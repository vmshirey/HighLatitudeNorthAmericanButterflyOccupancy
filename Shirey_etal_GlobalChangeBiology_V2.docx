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3D51D" w14:textId="77777777"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i/>
          <w:sz w:val="24"/>
          <w:szCs w:val="24"/>
        </w:rPr>
        <w:t>Target Journal:</w:t>
      </w:r>
      <w:r w:rsidRPr="00CE5E5C">
        <w:rPr>
          <w:rFonts w:ascii="Times New Roman" w:hAnsi="Times New Roman" w:cs="Times New Roman"/>
          <w:i/>
          <w:sz w:val="24"/>
          <w:szCs w:val="24"/>
        </w:rPr>
        <w:t xml:space="preserve"> </w:t>
      </w:r>
      <w:r w:rsidRPr="00CE5E5C">
        <w:rPr>
          <w:rFonts w:ascii="Times New Roman" w:hAnsi="Times New Roman" w:cs="Times New Roman"/>
          <w:sz w:val="24"/>
          <w:szCs w:val="24"/>
        </w:rPr>
        <w:t>Global Change Biology</w:t>
      </w:r>
    </w:p>
    <w:p w14:paraId="0D037568" w14:textId="77777777"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i/>
          <w:sz w:val="24"/>
          <w:szCs w:val="24"/>
        </w:rPr>
        <w:t xml:space="preserve">Recommended Reviewers: </w:t>
      </w:r>
    </w:p>
    <w:p w14:paraId="58BBCF47" w14:textId="77777777" w:rsidR="00F21671" w:rsidRPr="00CE5E5C" w:rsidRDefault="00000000">
      <w:pPr>
        <w:numPr>
          <w:ilvl w:val="0"/>
          <w:numId w:val="1"/>
        </w:numPr>
        <w:spacing w:line="240" w:lineRule="auto"/>
        <w:jc w:val="both"/>
        <w:rPr>
          <w:rFonts w:ascii="Times New Roman" w:hAnsi="Times New Roman" w:cs="Times New Roman"/>
          <w:sz w:val="24"/>
          <w:szCs w:val="24"/>
        </w:rPr>
      </w:pPr>
      <w:r w:rsidRPr="00CE5E5C">
        <w:rPr>
          <w:rFonts w:ascii="Times New Roman" w:hAnsi="Times New Roman" w:cs="Times New Roman"/>
          <w:sz w:val="24"/>
          <w:szCs w:val="24"/>
        </w:rPr>
        <w:t xml:space="preserve">Derek Sikes, </w:t>
      </w:r>
      <w:hyperlink r:id="rId7">
        <w:r w:rsidRPr="00CE5E5C">
          <w:rPr>
            <w:rFonts w:ascii="Times New Roman" w:hAnsi="Times New Roman" w:cs="Times New Roman"/>
            <w:color w:val="1155CC"/>
            <w:sz w:val="24"/>
            <w:szCs w:val="24"/>
            <w:u w:val="single"/>
          </w:rPr>
          <w:t>dssikes@alaska.edu</w:t>
        </w:r>
      </w:hyperlink>
    </w:p>
    <w:p w14:paraId="380BAEFC" w14:textId="77777777" w:rsidR="00F21671" w:rsidRPr="00CE5E5C" w:rsidRDefault="00000000">
      <w:pPr>
        <w:numPr>
          <w:ilvl w:val="0"/>
          <w:numId w:val="1"/>
        </w:numPr>
        <w:spacing w:line="240" w:lineRule="auto"/>
        <w:jc w:val="both"/>
        <w:rPr>
          <w:rFonts w:ascii="Times New Roman" w:hAnsi="Times New Roman" w:cs="Times New Roman"/>
          <w:sz w:val="24"/>
          <w:szCs w:val="24"/>
        </w:rPr>
      </w:pPr>
      <w:r w:rsidRPr="00CE5E5C">
        <w:rPr>
          <w:rFonts w:ascii="Times New Roman" w:hAnsi="Times New Roman" w:cs="Times New Roman"/>
          <w:sz w:val="24"/>
          <w:szCs w:val="24"/>
        </w:rPr>
        <w:t xml:space="preserve">Toke </w:t>
      </w:r>
      <w:proofErr w:type="spellStart"/>
      <w:r w:rsidRPr="00CE5E5C">
        <w:rPr>
          <w:rFonts w:ascii="Times New Roman" w:hAnsi="Times New Roman" w:cs="Times New Roman"/>
          <w:sz w:val="24"/>
          <w:szCs w:val="24"/>
        </w:rPr>
        <w:t>Høye</w:t>
      </w:r>
      <w:proofErr w:type="spellEnd"/>
      <w:r w:rsidRPr="00CE5E5C">
        <w:rPr>
          <w:rFonts w:ascii="Times New Roman" w:hAnsi="Times New Roman" w:cs="Times New Roman"/>
          <w:sz w:val="24"/>
          <w:szCs w:val="24"/>
        </w:rPr>
        <w:t xml:space="preserve">, </w:t>
      </w:r>
      <w:hyperlink r:id="rId8">
        <w:r w:rsidRPr="00CE5E5C">
          <w:rPr>
            <w:rFonts w:ascii="Times New Roman" w:hAnsi="Times New Roman" w:cs="Times New Roman"/>
            <w:color w:val="1155CC"/>
            <w:sz w:val="24"/>
            <w:szCs w:val="24"/>
            <w:u w:val="single"/>
          </w:rPr>
          <w:t>tth@ecos.au.dk</w:t>
        </w:r>
      </w:hyperlink>
    </w:p>
    <w:p w14:paraId="3344CB5F" w14:textId="77777777" w:rsidR="00F21671" w:rsidRPr="00CE5E5C" w:rsidRDefault="00000000">
      <w:pPr>
        <w:numPr>
          <w:ilvl w:val="0"/>
          <w:numId w:val="1"/>
        </w:numPr>
        <w:spacing w:line="240" w:lineRule="auto"/>
        <w:jc w:val="both"/>
        <w:rPr>
          <w:rFonts w:ascii="Times New Roman" w:hAnsi="Times New Roman" w:cs="Times New Roman"/>
          <w:sz w:val="24"/>
          <w:szCs w:val="24"/>
        </w:rPr>
      </w:pPr>
      <w:r w:rsidRPr="00CE5E5C">
        <w:rPr>
          <w:rFonts w:ascii="Times New Roman" w:hAnsi="Times New Roman" w:cs="Times New Roman"/>
          <w:sz w:val="24"/>
          <w:szCs w:val="24"/>
        </w:rPr>
        <w:t>Syd Cannings, syd.cannings@ec.gc.ca</w:t>
      </w:r>
    </w:p>
    <w:p w14:paraId="713ABC79" w14:textId="77777777" w:rsidR="00F21671" w:rsidRPr="00CE5E5C" w:rsidRDefault="00F21671">
      <w:pPr>
        <w:spacing w:line="240" w:lineRule="auto"/>
        <w:jc w:val="both"/>
        <w:rPr>
          <w:rFonts w:ascii="Times New Roman" w:hAnsi="Times New Roman" w:cs="Times New Roman"/>
          <w:b/>
          <w:sz w:val="24"/>
          <w:szCs w:val="24"/>
        </w:rPr>
      </w:pPr>
    </w:p>
    <w:p w14:paraId="755D5A4D" w14:textId="13A7790E"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 xml:space="preserve">RISING MINIMUM TEMPERATURES CONTRIBUTED TO 50 YEARS OF SHIFTING </w:t>
      </w:r>
      <w:r w:rsidR="009B514E">
        <w:rPr>
          <w:rFonts w:ascii="Times New Roman" w:hAnsi="Times New Roman" w:cs="Times New Roman"/>
          <w:b/>
          <w:sz w:val="24"/>
          <w:szCs w:val="24"/>
        </w:rPr>
        <w:t xml:space="preserve">NORTH AMERICAN </w:t>
      </w:r>
      <w:r w:rsidRPr="00CE5E5C">
        <w:rPr>
          <w:rFonts w:ascii="Times New Roman" w:hAnsi="Times New Roman" w:cs="Times New Roman"/>
          <w:b/>
          <w:sz w:val="24"/>
          <w:szCs w:val="24"/>
        </w:rPr>
        <w:t>ARCTIC AND BOREAL BUTTERFLY COMMUNITIES</w:t>
      </w:r>
    </w:p>
    <w:p w14:paraId="195E2EFE" w14:textId="34306B81"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sz w:val="24"/>
          <w:szCs w:val="24"/>
        </w:rPr>
        <w:t>Vaughn Shirey</w:t>
      </w:r>
      <w:r w:rsidR="00A061B8" w:rsidRPr="00CE5E5C">
        <w:rPr>
          <w:rFonts w:ascii="Times New Roman" w:hAnsi="Times New Roman" w:cs="Times New Roman"/>
          <w:sz w:val="24"/>
          <w:szCs w:val="24"/>
          <w:vertAlign w:val="superscript"/>
        </w:rPr>
        <w:t>1</w:t>
      </w:r>
      <w:r w:rsidRPr="00CE5E5C">
        <w:rPr>
          <w:rFonts w:ascii="Times New Roman" w:hAnsi="Times New Roman" w:cs="Times New Roman"/>
          <w:sz w:val="24"/>
          <w:szCs w:val="24"/>
        </w:rPr>
        <w:t xml:space="preserve">, </w:t>
      </w:r>
      <w:commentRangeStart w:id="0"/>
      <w:r w:rsidRPr="00CE5E5C">
        <w:rPr>
          <w:rFonts w:ascii="Times New Roman" w:hAnsi="Times New Roman" w:cs="Times New Roman"/>
          <w:sz w:val="24"/>
          <w:szCs w:val="24"/>
        </w:rPr>
        <w:t>Robert Guralnick</w:t>
      </w:r>
      <w:r w:rsidR="00A061B8" w:rsidRPr="00CE5E5C">
        <w:rPr>
          <w:rFonts w:ascii="Times New Roman" w:hAnsi="Times New Roman" w:cs="Times New Roman"/>
          <w:sz w:val="24"/>
          <w:szCs w:val="24"/>
          <w:vertAlign w:val="superscript"/>
        </w:rPr>
        <w:t>2</w:t>
      </w:r>
      <w:r w:rsidRPr="00CE5E5C">
        <w:rPr>
          <w:rFonts w:ascii="Times New Roman" w:hAnsi="Times New Roman" w:cs="Times New Roman"/>
          <w:sz w:val="24"/>
          <w:szCs w:val="24"/>
        </w:rPr>
        <w:t>, Naresh Neupane</w:t>
      </w:r>
      <w:r w:rsidR="00A061B8" w:rsidRPr="00CE5E5C">
        <w:rPr>
          <w:rFonts w:ascii="Times New Roman" w:hAnsi="Times New Roman" w:cs="Times New Roman"/>
          <w:sz w:val="24"/>
          <w:szCs w:val="24"/>
          <w:vertAlign w:val="superscript"/>
        </w:rPr>
        <w:t>1</w:t>
      </w:r>
      <w:commentRangeEnd w:id="0"/>
      <w:r w:rsidR="00E25C0F">
        <w:rPr>
          <w:rStyle w:val="CommentReference"/>
        </w:rPr>
        <w:commentReference w:id="0"/>
      </w:r>
      <w:r w:rsidRPr="00CE5E5C">
        <w:rPr>
          <w:rFonts w:ascii="Times New Roman" w:hAnsi="Times New Roman" w:cs="Times New Roman"/>
          <w:sz w:val="24"/>
          <w:szCs w:val="24"/>
        </w:rPr>
        <w:t>, Leslie Ries</w:t>
      </w:r>
      <w:r w:rsidR="00A061B8" w:rsidRPr="00CE5E5C">
        <w:rPr>
          <w:rFonts w:ascii="Times New Roman" w:hAnsi="Times New Roman" w:cs="Times New Roman"/>
          <w:sz w:val="24"/>
          <w:szCs w:val="24"/>
          <w:vertAlign w:val="superscript"/>
        </w:rPr>
        <w:t>1</w:t>
      </w:r>
    </w:p>
    <w:p w14:paraId="4D3D72DB" w14:textId="40991532" w:rsidR="00F21671" w:rsidRPr="00CE5E5C" w:rsidRDefault="00000000">
      <w:pPr>
        <w:spacing w:line="240" w:lineRule="auto"/>
        <w:jc w:val="both"/>
        <w:rPr>
          <w:rFonts w:ascii="Times New Roman" w:hAnsi="Times New Roman" w:cs="Times New Roman"/>
        </w:rPr>
      </w:pPr>
      <w:r w:rsidRPr="00CE5E5C">
        <w:rPr>
          <w:rFonts w:ascii="Times New Roman" w:hAnsi="Times New Roman" w:cs="Times New Roman"/>
        </w:rPr>
        <w:t>1 Department of Biology, Georgetown University; Washington, DC; United States of America</w:t>
      </w:r>
    </w:p>
    <w:p w14:paraId="4BCEF721" w14:textId="21640623" w:rsidR="00A061B8" w:rsidRPr="00CE5E5C" w:rsidRDefault="00A061B8">
      <w:pPr>
        <w:spacing w:line="240" w:lineRule="auto"/>
        <w:jc w:val="both"/>
        <w:rPr>
          <w:rFonts w:ascii="Times New Roman" w:hAnsi="Times New Roman" w:cs="Times New Roman"/>
        </w:rPr>
      </w:pPr>
      <w:r w:rsidRPr="00CE5E5C">
        <w:rPr>
          <w:rFonts w:ascii="Times New Roman" w:hAnsi="Times New Roman" w:cs="Times New Roman"/>
        </w:rPr>
        <w:t>2 Florida Museum of Natural History – University of Florida; Gainesville, FL; United States of America</w:t>
      </w:r>
    </w:p>
    <w:p w14:paraId="496C1852" w14:textId="77777777" w:rsidR="00F21671" w:rsidRPr="00CE5E5C" w:rsidRDefault="00F21671">
      <w:pPr>
        <w:spacing w:line="240" w:lineRule="auto"/>
        <w:jc w:val="both"/>
        <w:rPr>
          <w:rFonts w:ascii="Times New Roman" w:hAnsi="Times New Roman" w:cs="Times New Roman"/>
          <w:sz w:val="24"/>
          <w:szCs w:val="24"/>
        </w:rPr>
      </w:pPr>
    </w:p>
    <w:p w14:paraId="52EDD6AF" w14:textId="35B7EBEF"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 xml:space="preserve">Abstract: </w:t>
      </w:r>
      <w:r w:rsidRPr="00CE5E5C">
        <w:rPr>
          <w:rFonts w:ascii="Times New Roman" w:hAnsi="Times New Roman" w:cs="Times New Roman"/>
          <w:sz w:val="24"/>
          <w:szCs w:val="24"/>
        </w:rPr>
        <w:t xml:space="preserve">Global climate change has been identified as a major driver of potential insect declines yet </w:t>
      </w:r>
      <w:r w:rsidR="000E4EA8">
        <w:rPr>
          <w:rFonts w:ascii="Times New Roman" w:hAnsi="Times New Roman" w:cs="Times New Roman"/>
          <w:sz w:val="24"/>
          <w:szCs w:val="24"/>
        </w:rPr>
        <w:t>in many regions</w:t>
      </w:r>
      <w:r w:rsidRPr="00CE5E5C">
        <w:rPr>
          <w:rFonts w:ascii="Times New Roman" w:hAnsi="Times New Roman" w:cs="Times New Roman"/>
          <w:sz w:val="24"/>
          <w:szCs w:val="24"/>
        </w:rPr>
        <w:t xml:space="preserve">, there </w:t>
      </w:r>
      <w:r w:rsidR="000E4EA8" w:rsidRPr="00CE5E5C">
        <w:rPr>
          <w:rFonts w:ascii="Times New Roman" w:hAnsi="Times New Roman" w:cs="Times New Roman"/>
          <w:sz w:val="24"/>
          <w:szCs w:val="24"/>
        </w:rPr>
        <w:t>are critical</w:t>
      </w:r>
      <w:r w:rsidRPr="00CE5E5C">
        <w:rPr>
          <w:rFonts w:ascii="Times New Roman" w:hAnsi="Times New Roman" w:cs="Times New Roman"/>
          <w:sz w:val="24"/>
          <w:szCs w:val="24"/>
        </w:rPr>
        <w:t xml:space="preserve"> knowledge gaps for </w:t>
      </w:r>
      <w:r w:rsidR="000E4EA8">
        <w:rPr>
          <w:rFonts w:ascii="Times New Roman" w:hAnsi="Times New Roman" w:cs="Times New Roman"/>
          <w:sz w:val="24"/>
          <w:szCs w:val="24"/>
        </w:rPr>
        <w:t>how communities are shifting in</w:t>
      </w:r>
      <w:r w:rsidR="000E4EA8" w:rsidRPr="00CE5E5C">
        <w:rPr>
          <w:rFonts w:ascii="Times New Roman" w:hAnsi="Times New Roman" w:cs="Times New Roman"/>
          <w:sz w:val="24"/>
          <w:szCs w:val="24"/>
        </w:rPr>
        <w:t xml:space="preserve"> </w:t>
      </w:r>
      <w:r w:rsidRPr="00CE5E5C">
        <w:rPr>
          <w:rFonts w:ascii="Times New Roman" w:hAnsi="Times New Roman" w:cs="Times New Roman"/>
          <w:sz w:val="24"/>
          <w:szCs w:val="24"/>
        </w:rPr>
        <w:t xml:space="preserve">response to climate. </w:t>
      </w:r>
      <w:r w:rsidR="000E4EA8">
        <w:rPr>
          <w:rFonts w:ascii="Times New Roman" w:hAnsi="Times New Roman" w:cs="Times New Roman"/>
          <w:sz w:val="24"/>
          <w:szCs w:val="24"/>
        </w:rPr>
        <w:t xml:space="preserve">Poleward regions are of particular interest because warming is most rapid, but biodiversity data are sparse. Building on recent advances in </w:t>
      </w:r>
      <w:r w:rsidR="00894144">
        <w:rPr>
          <w:rFonts w:ascii="Times New Roman" w:hAnsi="Times New Roman" w:cs="Times New Roman"/>
          <w:sz w:val="24"/>
          <w:szCs w:val="24"/>
        </w:rPr>
        <w:t xml:space="preserve">occupancy modeling approaches to </w:t>
      </w:r>
      <w:r w:rsidR="000E4EA8">
        <w:rPr>
          <w:rFonts w:ascii="Times New Roman" w:hAnsi="Times New Roman" w:cs="Times New Roman"/>
          <w:sz w:val="24"/>
          <w:szCs w:val="24"/>
        </w:rPr>
        <w:t xml:space="preserve">presence-only data, </w:t>
      </w:r>
      <w:r w:rsidR="00894144">
        <w:rPr>
          <w:rFonts w:ascii="Times New Roman" w:hAnsi="Times New Roman" w:cs="Times New Roman"/>
          <w:sz w:val="24"/>
          <w:szCs w:val="24"/>
        </w:rPr>
        <w:t xml:space="preserve">we </w:t>
      </w:r>
      <w:r w:rsidRPr="00CE5E5C">
        <w:rPr>
          <w:rFonts w:ascii="Times New Roman" w:hAnsi="Times New Roman" w:cs="Times New Roman"/>
          <w:sz w:val="24"/>
          <w:szCs w:val="24"/>
        </w:rPr>
        <w:t>reconstruct</w:t>
      </w:r>
      <w:r w:rsidR="000E4EA8">
        <w:rPr>
          <w:rFonts w:ascii="Times New Roman" w:hAnsi="Times New Roman" w:cs="Times New Roman"/>
          <w:sz w:val="24"/>
          <w:szCs w:val="24"/>
        </w:rPr>
        <w:t>ed</w:t>
      </w:r>
      <w:r w:rsidRPr="00CE5E5C">
        <w:rPr>
          <w:rFonts w:ascii="Times New Roman" w:hAnsi="Times New Roman" w:cs="Times New Roman"/>
          <w:sz w:val="24"/>
          <w:szCs w:val="24"/>
        </w:rPr>
        <w:t xml:space="preserve"> 50 years (1970-2019) of butterfly </w:t>
      </w:r>
      <w:r w:rsidR="00855515" w:rsidRPr="00CE5E5C">
        <w:rPr>
          <w:rFonts w:ascii="Times New Roman" w:hAnsi="Times New Roman" w:cs="Times New Roman"/>
          <w:sz w:val="24"/>
          <w:szCs w:val="24"/>
        </w:rPr>
        <w:t>occupancy</w:t>
      </w:r>
      <w:r w:rsidRPr="00CE5E5C">
        <w:rPr>
          <w:rFonts w:ascii="Times New Roman" w:hAnsi="Times New Roman" w:cs="Times New Roman"/>
          <w:sz w:val="24"/>
          <w:szCs w:val="24"/>
        </w:rPr>
        <w:t xml:space="preserve"> </w:t>
      </w:r>
      <w:r w:rsidR="00855515" w:rsidRPr="00CE5E5C">
        <w:rPr>
          <w:rFonts w:ascii="Times New Roman" w:hAnsi="Times New Roman" w:cs="Times New Roman"/>
          <w:sz w:val="24"/>
          <w:szCs w:val="24"/>
        </w:rPr>
        <w:t>trends</w:t>
      </w:r>
      <w:r w:rsidRPr="00CE5E5C">
        <w:rPr>
          <w:rFonts w:ascii="Times New Roman" w:hAnsi="Times New Roman" w:cs="Times New Roman"/>
          <w:sz w:val="24"/>
          <w:szCs w:val="24"/>
        </w:rPr>
        <w:t xml:space="preserve"> in response to rising minimum temperatures. </w:t>
      </w:r>
      <w:commentRangeStart w:id="1"/>
      <w:r w:rsidRPr="00CE5E5C">
        <w:rPr>
          <w:rFonts w:ascii="Times New Roman" w:hAnsi="Times New Roman" w:cs="Times New Roman"/>
          <w:sz w:val="24"/>
          <w:szCs w:val="24"/>
        </w:rPr>
        <w:t xml:space="preserve">Among 90 modeled species, we found that cold-adapted species are far more often in decline (probability of occupancy) compared to their warm-adapted, more southerly distributed counterparts. Further, in a post-hoc analysis using species’ traits, we find that </w:t>
      </w:r>
      <w:r w:rsidR="002D210D">
        <w:rPr>
          <w:rFonts w:ascii="Times New Roman" w:hAnsi="Times New Roman" w:cs="Times New Roman"/>
          <w:sz w:val="24"/>
          <w:szCs w:val="24"/>
        </w:rPr>
        <w:t>species’ range-wide average annual temperature is a consistent predictor of occupancy decline/increase</w:t>
      </w:r>
      <w:r w:rsidRPr="00CE5E5C">
        <w:rPr>
          <w:rFonts w:ascii="Times New Roman" w:hAnsi="Times New Roman" w:cs="Times New Roman"/>
          <w:sz w:val="24"/>
          <w:szCs w:val="24"/>
        </w:rPr>
        <w:t xml:space="preserve">. </w:t>
      </w:r>
      <w:r w:rsidR="002D210D">
        <w:rPr>
          <w:rFonts w:ascii="Times New Roman" w:hAnsi="Times New Roman" w:cs="Times New Roman"/>
          <w:sz w:val="24"/>
          <w:szCs w:val="24"/>
        </w:rPr>
        <w:t>Species with warmer ranges are likely to be increasing in occupancy, especially at the northern periphery of their ranges.</w:t>
      </w:r>
      <w:r w:rsidRPr="00CE5E5C">
        <w:rPr>
          <w:rFonts w:ascii="Times New Roman" w:hAnsi="Times New Roman" w:cs="Times New Roman"/>
          <w:sz w:val="24"/>
          <w:szCs w:val="24"/>
        </w:rPr>
        <w:t xml:space="preserve">  </w:t>
      </w:r>
      <w:commentRangeEnd w:id="1"/>
      <w:r w:rsidR="00894144">
        <w:rPr>
          <w:rStyle w:val="CommentReference"/>
        </w:rPr>
        <w:commentReference w:id="1"/>
      </w:r>
      <w:r w:rsidRPr="00CE5E5C">
        <w:rPr>
          <w:rFonts w:ascii="Times New Roman" w:hAnsi="Times New Roman" w:cs="Times New Roman"/>
          <w:sz w:val="24"/>
          <w:szCs w:val="24"/>
        </w:rPr>
        <w:t xml:space="preserve">Our results </w:t>
      </w:r>
      <w:r w:rsidR="00894144">
        <w:rPr>
          <w:rFonts w:ascii="Times New Roman" w:hAnsi="Times New Roman" w:cs="Times New Roman"/>
          <w:sz w:val="24"/>
          <w:szCs w:val="24"/>
        </w:rPr>
        <w:t>p</w:t>
      </w:r>
      <w:r w:rsidR="00894144" w:rsidRPr="00CE5E5C">
        <w:rPr>
          <w:rFonts w:ascii="Times New Roman" w:hAnsi="Times New Roman" w:cs="Times New Roman"/>
          <w:sz w:val="24"/>
          <w:szCs w:val="24"/>
        </w:rPr>
        <w:t xml:space="preserve">rovide </w:t>
      </w:r>
      <w:r w:rsidR="00894144">
        <w:rPr>
          <w:rFonts w:ascii="Times New Roman" w:hAnsi="Times New Roman" w:cs="Times New Roman"/>
          <w:sz w:val="24"/>
          <w:szCs w:val="24"/>
        </w:rPr>
        <w:t>the</w:t>
      </w:r>
      <w:r w:rsidR="00894144" w:rsidRPr="00CE5E5C">
        <w:rPr>
          <w:rFonts w:ascii="Times New Roman" w:hAnsi="Times New Roman" w:cs="Times New Roman"/>
          <w:sz w:val="24"/>
          <w:szCs w:val="24"/>
        </w:rPr>
        <w:t xml:space="preserve"> first look at macroscale butterfly biodiversity shifts in a critically under</w:t>
      </w:r>
      <w:r w:rsidR="00894144">
        <w:rPr>
          <w:rFonts w:ascii="Times New Roman" w:hAnsi="Times New Roman" w:cs="Times New Roman"/>
          <w:sz w:val="24"/>
          <w:szCs w:val="24"/>
        </w:rPr>
        <w:t xml:space="preserve"> </w:t>
      </w:r>
      <w:r w:rsidR="00894144" w:rsidRPr="00CE5E5C">
        <w:rPr>
          <w:rFonts w:ascii="Times New Roman" w:hAnsi="Times New Roman" w:cs="Times New Roman"/>
          <w:sz w:val="24"/>
          <w:szCs w:val="24"/>
        </w:rPr>
        <w:t xml:space="preserve">sampled region of North America </w:t>
      </w:r>
      <w:r w:rsidR="00894144">
        <w:rPr>
          <w:rFonts w:ascii="Times New Roman" w:hAnsi="Times New Roman" w:cs="Times New Roman"/>
          <w:sz w:val="24"/>
          <w:szCs w:val="24"/>
        </w:rPr>
        <w:t xml:space="preserve">and </w:t>
      </w:r>
      <w:r w:rsidRPr="00CE5E5C">
        <w:rPr>
          <w:rFonts w:ascii="Times New Roman" w:hAnsi="Times New Roman" w:cs="Times New Roman"/>
          <w:sz w:val="24"/>
          <w:szCs w:val="24"/>
        </w:rPr>
        <w:t xml:space="preserve">highlight the </w:t>
      </w:r>
      <w:r w:rsidR="00894144">
        <w:rPr>
          <w:rFonts w:ascii="Times New Roman" w:hAnsi="Times New Roman" w:cs="Times New Roman"/>
          <w:sz w:val="24"/>
          <w:szCs w:val="24"/>
        </w:rPr>
        <w:t>potential</w:t>
      </w:r>
      <w:r w:rsidR="00894144" w:rsidRPr="00CE5E5C">
        <w:rPr>
          <w:rFonts w:ascii="Times New Roman" w:hAnsi="Times New Roman" w:cs="Times New Roman"/>
          <w:sz w:val="24"/>
          <w:szCs w:val="24"/>
        </w:rPr>
        <w:t xml:space="preserve"> </w:t>
      </w:r>
      <w:r w:rsidRPr="00CE5E5C">
        <w:rPr>
          <w:rFonts w:ascii="Times New Roman" w:hAnsi="Times New Roman" w:cs="Times New Roman"/>
          <w:sz w:val="24"/>
          <w:szCs w:val="24"/>
        </w:rPr>
        <w:t xml:space="preserve">of </w:t>
      </w:r>
      <w:r w:rsidR="00894144">
        <w:rPr>
          <w:rFonts w:ascii="Times New Roman" w:hAnsi="Times New Roman" w:cs="Times New Roman"/>
          <w:sz w:val="24"/>
          <w:szCs w:val="24"/>
        </w:rPr>
        <w:t xml:space="preserve">leveraging methods that can match recent increases in community science participation with more sparse historical data to reconstruct trends even in </w:t>
      </w:r>
      <w:r w:rsidR="003C3DE7">
        <w:rPr>
          <w:rFonts w:ascii="Times New Roman" w:hAnsi="Times New Roman" w:cs="Times New Roman"/>
          <w:sz w:val="24"/>
          <w:szCs w:val="24"/>
        </w:rPr>
        <w:t>poorly sampled</w:t>
      </w:r>
      <w:r w:rsidR="00894144">
        <w:rPr>
          <w:rFonts w:ascii="Times New Roman" w:hAnsi="Times New Roman" w:cs="Times New Roman"/>
          <w:sz w:val="24"/>
          <w:szCs w:val="24"/>
        </w:rPr>
        <w:t xml:space="preserve"> regions </w:t>
      </w:r>
      <w:r w:rsidRPr="00CE5E5C">
        <w:rPr>
          <w:rFonts w:ascii="Times New Roman" w:hAnsi="Times New Roman" w:cs="Times New Roman"/>
          <w:sz w:val="24"/>
          <w:szCs w:val="24"/>
        </w:rPr>
        <w:t xml:space="preserve">using </w:t>
      </w:r>
      <w:r w:rsidR="003C3DE7">
        <w:rPr>
          <w:rFonts w:ascii="Times New Roman" w:hAnsi="Times New Roman" w:cs="Times New Roman"/>
          <w:sz w:val="24"/>
          <w:szCs w:val="24"/>
        </w:rPr>
        <w:t xml:space="preserve">presence-only </w:t>
      </w:r>
      <w:r w:rsidR="00894144">
        <w:rPr>
          <w:rFonts w:ascii="Times New Roman" w:hAnsi="Times New Roman" w:cs="Times New Roman"/>
          <w:sz w:val="24"/>
          <w:szCs w:val="24"/>
        </w:rPr>
        <w:t>data.</w:t>
      </w:r>
      <w:r w:rsidRPr="00CE5E5C">
        <w:rPr>
          <w:rFonts w:ascii="Times New Roman" w:hAnsi="Times New Roman" w:cs="Times New Roman"/>
          <w:sz w:val="24"/>
          <w:szCs w:val="24"/>
        </w:rPr>
        <w:t xml:space="preserve"> </w:t>
      </w:r>
    </w:p>
    <w:p w14:paraId="0951C9B3" w14:textId="77777777" w:rsidR="00F21671" w:rsidRPr="00CE5E5C" w:rsidRDefault="00F21671">
      <w:pPr>
        <w:spacing w:line="240" w:lineRule="auto"/>
        <w:jc w:val="both"/>
        <w:rPr>
          <w:rFonts w:ascii="Times New Roman" w:hAnsi="Times New Roman" w:cs="Times New Roman"/>
          <w:b/>
          <w:sz w:val="24"/>
          <w:szCs w:val="24"/>
        </w:rPr>
      </w:pPr>
    </w:p>
    <w:p w14:paraId="21B38E81" w14:textId="77777777"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Keywords:</w:t>
      </w:r>
      <w:r w:rsidRPr="00CE5E5C">
        <w:rPr>
          <w:rFonts w:ascii="Times New Roman" w:hAnsi="Times New Roman" w:cs="Times New Roman"/>
          <w:sz w:val="24"/>
          <w:szCs w:val="24"/>
        </w:rPr>
        <w:t xml:space="preserve"> arctic, biodiversity, boreal, butterflies, climate change, Lepidoptera</w:t>
      </w:r>
    </w:p>
    <w:p w14:paraId="006EA05E" w14:textId="77777777" w:rsidR="00F21671" w:rsidRPr="00CE5E5C" w:rsidRDefault="00F21671">
      <w:pPr>
        <w:spacing w:line="240" w:lineRule="auto"/>
        <w:jc w:val="both"/>
        <w:rPr>
          <w:rFonts w:ascii="Times New Roman" w:hAnsi="Times New Roman" w:cs="Times New Roman"/>
          <w:sz w:val="24"/>
          <w:szCs w:val="24"/>
        </w:rPr>
      </w:pPr>
    </w:p>
    <w:p w14:paraId="2F0ADDC9" w14:textId="77777777"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Authorship Contributions:</w:t>
      </w:r>
      <w:r w:rsidRPr="00CE5E5C">
        <w:rPr>
          <w:rFonts w:ascii="Times New Roman" w:hAnsi="Times New Roman" w:cs="Times New Roman"/>
          <w:sz w:val="24"/>
          <w:szCs w:val="24"/>
        </w:rPr>
        <w:t xml:space="preserve"> VS came up with the study idea and design. NN obtained and processed climate data. VS conducted the analysis and original interpretation. RG, NN, and LR provided feedback on the analysis. VS wrote the original manuscript, and all authors edited the manuscript together.</w:t>
      </w:r>
    </w:p>
    <w:p w14:paraId="4EEB453B" w14:textId="77777777" w:rsidR="00F21671" w:rsidRPr="00CE5E5C" w:rsidRDefault="00F21671">
      <w:pPr>
        <w:spacing w:line="240" w:lineRule="auto"/>
        <w:jc w:val="both"/>
        <w:rPr>
          <w:rFonts w:ascii="Times New Roman" w:hAnsi="Times New Roman" w:cs="Times New Roman"/>
          <w:b/>
          <w:sz w:val="24"/>
          <w:szCs w:val="24"/>
        </w:rPr>
      </w:pPr>
    </w:p>
    <w:p w14:paraId="32CBCC47" w14:textId="6F067BC2"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 xml:space="preserve">Funding: </w:t>
      </w:r>
      <w:r w:rsidRPr="00CE5E5C">
        <w:rPr>
          <w:rFonts w:ascii="Times New Roman" w:hAnsi="Times New Roman" w:cs="Times New Roman"/>
          <w:sz w:val="24"/>
          <w:szCs w:val="24"/>
        </w:rPr>
        <w:t xml:space="preserve">VS was funded by the Georgetown University Department of Biology, Georgetown Graduate Student Government STEM for the Public Good Award, a National Science Foundation Graduate Research Fellowship (#1937959). Additional funding </w:t>
      </w:r>
      <w:r w:rsidR="00A7198F">
        <w:rPr>
          <w:rFonts w:ascii="Times New Roman" w:hAnsi="Times New Roman" w:cs="Times New Roman"/>
          <w:sz w:val="24"/>
          <w:szCs w:val="24"/>
        </w:rPr>
        <w:t xml:space="preserve">came </w:t>
      </w:r>
      <w:r w:rsidRPr="00CE5E5C">
        <w:rPr>
          <w:rFonts w:ascii="Times New Roman" w:hAnsi="Times New Roman" w:cs="Times New Roman"/>
          <w:sz w:val="24"/>
          <w:szCs w:val="24"/>
        </w:rPr>
        <w:t>from a Global Biodiversity Information Facility Young Researchers</w:t>
      </w:r>
      <w:r w:rsidR="00A7198F">
        <w:rPr>
          <w:rFonts w:ascii="Times New Roman" w:hAnsi="Times New Roman" w:cs="Times New Roman"/>
          <w:sz w:val="24"/>
          <w:szCs w:val="24"/>
        </w:rPr>
        <w:t xml:space="preserve"> Award.</w:t>
      </w:r>
    </w:p>
    <w:p w14:paraId="4F6887E0" w14:textId="77777777" w:rsidR="00F21671" w:rsidRPr="00CE5E5C" w:rsidRDefault="00F21671">
      <w:pPr>
        <w:spacing w:line="240" w:lineRule="auto"/>
        <w:jc w:val="both"/>
        <w:rPr>
          <w:rFonts w:ascii="Times New Roman" w:hAnsi="Times New Roman" w:cs="Times New Roman"/>
          <w:b/>
          <w:sz w:val="24"/>
          <w:szCs w:val="24"/>
        </w:rPr>
      </w:pPr>
    </w:p>
    <w:p w14:paraId="78316C2C" w14:textId="69068C2D" w:rsidR="00F21671" w:rsidRPr="00CE5E5C" w:rsidRDefault="00000000">
      <w:pPr>
        <w:spacing w:line="240" w:lineRule="auto"/>
        <w:jc w:val="both"/>
        <w:rPr>
          <w:rFonts w:ascii="Times New Roman" w:hAnsi="Times New Roman" w:cs="Times New Roman"/>
          <w:sz w:val="24"/>
          <w:szCs w:val="24"/>
        </w:rPr>
      </w:pPr>
      <w:commentRangeStart w:id="2"/>
      <w:r w:rsidRPr="00CE5E5C">
        <w:rPr>
          <w:rFonts w:ascii="Times New Roman" w:hAnsi="Times New Roman" w:cs="Times New Roman"/>
          <w:b/>
          <w:sz w:val="24"/>
          <w:szCs w:val="24"/>
        </w:rPr>
        <w:t>Acknowledgments:</w:t>
      </w:r>
      <w:commentRangeEnd w:id="2"/>
      <w:r w:rsidR="005E1136">
        <w:rPr>
          <w:rStyle w:val="CommentReference"/>
        </w:rPr>
        <w:commentReference w:id="2"/>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 xml:space="preserve">Firstly, we want to thank all of the museum staff, volunteers, and community scientists who aid in the mobilization of biodiversity data used in this study. We would like to thank Laura Melissa Guzman, Rassim Khelifa, Leithen M’Gonigle, Sarah Johnson, Hanna Jackson, and Elijah Reyes for insightful conversations and collaboration on the use of occupancy models with presence-only </w:t>
      </w:r>
      <w:commentRangeStart w:id="3"/>
      <w:r w:rsidRPr="00CE5E5C">
        <w:rPr>
          <w:rFonts w:ascii="Times New Roman" w:hAnsi="Times New Roman" w:cs="Times New Roman"/>
          <w:sz w:val="24"/>
          <w:szCs w:val="24"/>
        </w:rPr>
        <w:t xml:space="preserve">data. </w:t>
      </w:r>
      <w:commentRangeStart w:id="4"/>
      <w:r w:rsidRPr="00CE5E5C">
        <w:rPr>
          <w:rFonts w:ascii="Times New Roman" w:hAnsi="Times New Roman" w:cs="Times New Roman"/>
          <w:sz w:val="24"/>
          <w:szCs w:val="24"/>
        </w:rPr>
        <w:t xml:space="preserve">All authors would like to thank </w:t>
      </w:r>
      <w:commentRangeEnd w:id="4"/>
      <w:r w:rsidR="005E1136">
        <w:rPr>
          <w:rStyle w:val="CommentReference"/>
        </w:rPr>
        <w:commentReference w:id="4"/>
      </w:r>
      <w:r w:rsidRPr="00CE5E5C">
        <w:rPr>
          <w:rFonts w:ascii="Times New Roman" w:hAnsi="Times New Roman" w:cs="Times New Roman"/>
          <w:sz w:val="24"/>
          <w:szCs w:val="24"/>
        </w:rPr>
        <w:t xml:space="preserve">Martha Weiss, Gina Wimp, and Greg Breed for their feedback on the original manuscript. Members of the Ries </w:t>
      </w:r>
      <w:r w:rsidR="00A7198F" w:rsidRPr="00CE5E5C">
        <w:rPr>
          <w:rFonts w:ascii="Times New Roman" w:hAnsi="Times New Roman" w:cs="Times New Roman"/>
          <w:sz w:val="24"/>
          <w:szCs w:val="24"/>
        </w:rPr>
        <w:t xml:space="preserve">Lab </w:t>
      </w:r>
      <w:r w:rsidR="00A7198F">
        <w:rPr>
          <w:rFonts w:ascii="Times New Roman" w:hAnsi="Times New Roman" w:cs="Times New Roman"/>
          <w:sz w:val="24"/>
          <w:szCs w:val="24"/>
        </w:rPr>
        <w:t>provided</w:t>
      </w:r>
      <w:r w:rsidRPr="00CE5E5C">
        <w:rPr>
          <w:rFonts w:ascii="Times New Roman" w:hAnsi="Times New Roman" w:cs="Times New Roman"/>
          <w:sz w:val="24"/>
          <w:szCs w:val="24"/>
        </w:rPr>
        <w:t xml:space="preserve"> helpful feedback and general comments on the manuscript. </w:t>
      </w:r>
      <w:commentRangeEnd w:id="3"/>
      <w:r w:rsidR="005E1136">
        <w:rPr>
          <w:rStyle w:val="CommentReference"/>
        </w:rPr>
        <w:commentReference w:id="3"/>
      </w:r>
      <w:r w:rsidR="00B43EF5" w:rsidRPr="00CE5E5C">
        <w:rPr>
          <w:rFonts w:ascii="Times New Roman" w:hAnsi="Times New Roman" w:cs="Times New Roman"/>
          <w:sz w:val="24"/>
          <w:szCs w:val="24"/>
        </w:rPr>
        <w:t>Finally, m</w:t>
      </w:r>
      <w:r w:rsidRPr="00CE5E5C">
        <w:rPr>
          <w:rFonts w:ascii="Times New Roman" w:hAnsi="Times New Roman" w:cs="Times New Roman"/>
          <w:sz w:val="24"/>
          <w:szCs w:val="24"/>
        </w:rPr>
        <w:t xml:space="preserve">odel development, testing, </w:t>
      </w:r>
      <w:r w:rsidRPr="00CE5E5C">
        <w:rPr>
          <w:rFonts w:ascii="Times New Roman" w:hAnsi="Times New Roman" w:cs="Times New Roman"/>
          <w:sz w:val="24"/>
          <w:szCs w:val="24"/>
        </w:rPr>
        <w:lastRenderedPageBreak/>
        <w:t>and implementation were performed on the Georgetown High-performance Computing Cluster (</w:t>
      </w:r>
      <w:proofErr w:type="spellStart"/>
      <w:r w:rsidRPr="00CE5E5C">
        <w:rPr>
          <w:rFonts w:ascii="Times New Roman" w:hAnsi="Times New Roman" w:cs="Times New Roman"/>
          <w:sz w:val="24"/>
          <w:szCs w:val="24"/>
        </w:rPr>
        <w:t>Woonki</w:t>
      </w:r>
      <w:proofErr w:type="spellEnd"/>
      <w:r w:rsidRPr="00CE5E5C">
        <w:rPr>
          <w:rFonts w:ascii="Times New Roman" w:hAnsi="Times New Roman" w:cs="Times New Roman"/>
          <w:sz w:val="24"/>
          <w:szCs w:val="24"/>
        </w:rPr>
        <w:t xml:space="preserve"> Chung), Georgetown Massive Data Institute (Lisa Singh), and the University of Florida </w:t>
      </w:r>
      <w:proofErr w:type="spellStart"/>
      <w:r w:rsidRPr="00CE5E5C">
        <w:rPr>
          <w:rFonts w:ascii="Times New Roman" w:hAnsi="Times New Roman" w:cs="Times New Roman"/>
          <w:sz w:val="24"/>
          <w:szCs w:val="24"/>
        </w:rPr>
        <w:t>HiperGator</w:t>
      </w:r>
      <w:proofErr w:type="spellEnd"/>
      <w:r w:rsidRPr="00CE5E5C">
        <w:rPr>
          <w:rFonts w:ascii="Times New Roman" w:hAnsi="Times New Roman" w:cs="Times New Roman"/>
          <w:sz w:val="24"/>
          <w:szCs w:val="24"/>
        </w:rPr>
        <w:t xml:space="preserve"> HPC system </w:t>
      </w:r>
      <w:commentRangeStart w:id="5"/>
      <w:r w:rsidRPr="00CE5E5C">
        <w:rPr>
          <w:rFonts w:ascii="Times New Roman" w:hAnsi="Times New Roman" w:cs="Times New Roman"/>
          <w:sz w:val="24"/>
          <w:szCs w:val="24"/>
        </w:rPr>
        <w:t xml:space="preserve">(Rob </w:t>
      </w:r>
      <w:proofErr w:type="spellStart"/>
      <w:r w:rsidRPr="00CE5E5C">
        <w:rPr>
          <w:rFonts w:ascii="Times New Roman" w:hAnsi="Times New Roman" w:cs="Times New Roman"/>
          <w:sz w:val="24"/>
          <w:szCs w:val="24"/>
        </w:rPr>
        <w:t>Guralnick</w:t>
      </w:r>
      <w:proofErr w:type="spellEnd"/>
      <w:r w:rsidRPr="00CE5E5C">
        <w:rPr>
          <w:rFonts w:ascii="Times New Roman" w:hAnsi="Times New Roman" w:cs="Times New Roman"/>
          <w:sz w:val="24"/>
          <w:szCs w:val="24"/>
        </w:rPr>
        <w:t>).</w:t>
      </w:r>
      <w:commentRangeEnd w:id="5"/>
      <w:r w:rsidR="005E1136">
        <w:rPr>
          <w:rStyle w:val="CommentReference"/>
        </w:rPr>
        <w:commentReference w:id="5"/>
      </w:r>
      <w:r w:rsidRPr="00CE5E5C">
        <w:rPr>
          <w:rFonts w:ascii="Times New Roman" w:hAnsi="Times New Roman" w:cs="Times New Roman"/>
        </w:rPr>
        <w:br w:type="page"/>
      </w:r>
    </w:p>
    <w:p w14:paraId="1B0FBEFC" w14:textId="77777777" w:rsidR="00F21671" w:rsidRPr="00CE5E5C" w:rsidRDefault="00000000">
      <w:pPr>
        <w:spacing w:line="480" w:lineRule="auto"/>
        <w:jc w:val="both"/>
        <w:rPr>
          <w:rFonts w:ascii="Times New Roman" w:hAnsi="Times New Roman" w:cs="Times New Roman"/>
          <w:b/>
          <w:sz w:val="24"/>
          <w:szCs w:val="24"/>
        </w:rPr>
      </w:pPr>
      <w:r w:rsidRPr="00CE5E5C">
        <w:rPr>
          <w:rFonts w:ascii="Times New Roman" w:hAnsi="Times New Roman" w:cs="Times New Roman"/>
          <w:b/>
          <w:sz w:val="24"/>
          <w:szCs w:val="24"/>
        </w:rPr>
        <w:lastRenderedPageBreak/>
        <w:t xml:space="preserve">1. </w:t>
      </w:r>
      <w:commentRangeStart w:id="6"/>
      <w:r w:rsidRPr="00CE5E5C">
        <w:rPr>
          <w:rFonts w:ascii="Times New Roman" w:hAnsi="Times New Roman" w:cs="Times New Roman"/>
          <w:b/>
          <w:sz w:val="24"/>
          <w:szCs w:val="24"/>
        </w:rPr>
        <w:t>INTRODUCTION</w:t>
      </w:r>
      <w:commentRangeEnd w:id="6"/>
      <w:r w:rsidR="00D35212">
        <w:rPr>
          <w:rStyle w:val="CommentReference"/>
        </w:rPr>
        <w:commentReference w:id="6"/>
      </w:r>
    </w:p>
    <w:p w14:paraId="461E8BB5" w14:textId="4193BE36" w:rsidR="00F21671" w:rsidRPr="00CE5E5C" w:rsidRDefault="00000000">
      <w:pPr>
        <w:spacing w:line="480" w:lineRule="auto"/>
        <w:jc w:val="both"/>
        <w:rPr>
          <w:rFonts w:ascii="Times New Roman" w:hAnsi="Times New Roman" w:cs="Times New Roman"/>
          <w:sz w:val="24"/>
          <w:szCs w:val="24"/>
        </w:rPr>
      </w:pPr>
      <w:r w:rsidRPr="00CE5E5C">
        <w:rPr>
          <w:rFonts w:ascii="Times New Roman" w:hAnsi="Times New Roman" w:cs="Times New Roman"/>
          <w:sz w:val="24"/>
          <w:szCs w:val="24"/>
        </w:rPr>
        <w:tab/>
        <w:t>Multiple lines of scientific evidence have pointed to the potential for an alarming recent decline in insect biodiversity across the planet</w:t>
      </w:r>
      <w:r w:rsidR="00E554A8" w:rsidRPr="00CE5E5C">
        <w:rPr>
          <w:rFonts w:ascii="Times New Roman" w:hAnsi="Times New Roman" w:cs="Times New Roman"/>
        </w:rPr>
        <w:t xml:space="preserve"> </w:t>
      </w:r>
      <w:commentRangeStart w:id="7"/>
      <w:r w:rsidR="00E554A8" w:rsidRPr="00CE5E5C">
        <w:rPr>
          <w:rFonts w:ascii="Times New Roman" w:hAnsi="Times New Roman" w:cs="Times New Roman"/>
        </w:rPr>
        <w:fldChar w:fldCharType="begin"/>
      </w:r>
      <w:r w:rsidR="00B71B27">
        <w:rPr>
          <w:rFonts w:ascii="Times New Roman" w:hAnsi="Times New Roman" w:cs="Times New Roman"/>
        </w:rPr>
        <w:instrText xml:space="preserve"> ADDIN ZOTERO_ITEM CSL_CITATION {"citationID":"YFQ2kxA5","properties":{"formattedCitation":"(Cardoso {\\i{}et al.} 2020; Wagner {\\i{}et al.} 2021a, b)","plainCitation":"(Cardoso et al. 2020; Wagner et al. 2021a, b)","noteIndex":0},"citationItems":[{"id":498,"uris":["http://zotero.org/users/3183432/items/HCUUZKB4"],"itemData":{"id":498,"type":"article-journal","abstract":"Here we build on the manifesto 'World Scientists' Warning to Humanity, issued by the Alliance of World Scientists. As a group of conservation biologists deeply concerned about the decline of insect populations, we here review what we know about the drivers of insect extinctions, their consequences, and how extinctions can negatively impact humanity.\nWe are causing insect extinctions by driving habitat loss, degradation, and fragmentation, use of polluting and harmful substances, the spread of invasive species, global climate change, direct overexploitation, and co-extinction of species dependent on other species.\nWith insect extinctions, we lose much more than species. We lose abundance and biomass of insects, diversity across space and time with consequent homogenization, large parts of the tree of life, unique ecological functions and traits, and fundamental parts of extensive networks of biotic interactions. Such losses lead to the decline of key ecosystem services on which humanity depends. From pollination and decomposition, to being resources for new medicines, habitat quality indication and many others, insects provide essential and irreplaceable services. We appeal for urgent action to close key knowledge gaps and curb insect extinctions. An investment in research programs that generate local, regional and global strategies that counter this trend is essential. Solutions are available and implementable, but urgent action is needed now to match our intentions.","archive_location":"WOS:000517855100031","container-title":"Biological Conservation","DOI":"10.1016/j.biocon.2020.108426","title":"Scientists' warning to humanity on insect extinctions","volume":"242","author":[{"family":"Cardoso","given":"P"},{"family":"Barton","given":"PS"},{"family":"Birkhofer","given":"K"},{"family":"Chichorro","given":"F"},{"family":"Deacon","given":"C"},{"family":"Fartmann","given":"T"},{"family":"Fukushima","given":"CS"},{"family":"Gaigher","given":"R"},{"family":"Habel","given":"JC"},{"family":"Hallmann","given":"CA"},{"family":"Hill","given":"MJ"},{"family":"Hochkirch","given":"A"},{"family":"Kwak","given":"ML"},{"family":"Mammola","given":"S"},{"family":"Noriega","given":"JA"},{"family":"Orfinger","given":"AB"},{"family":"Pedraza","given":"F"},{"family":"Pryke","given":"JS"},{"family":"Roque","given":"FO"},{"family":"Settele","given":"J"},{"family":"Simaika","given":"JP"},{"family":"Stork","given":"NE"},{"family":"Suhling","given":"F"},{"family":"Vorster","given":"C"},{"family":"Samways","given":"MJ"}],"issued":{"date-parts":[["2020",2]]}}},{"id":552,"uris":["http://zotero.org/users/3183432/items/P24NJU2D"],"itemData":{"id":552,"type":"article-journal","abstract":"Moths are the most taxonomically and ecologically diverse insect taxon for which there exist considerable time-series abundance data. There is an alarming record of decreases in moth abundance and diversity from across Europe, with rates varying markedly among and within regions. Recent reports from Costa Rica reveal steep cross-lineage declines of caterpillars, while other sites (Ecuador and Arizona, reported here) show no or only modest long-term decreases over the past two decades. Rates of decline for dietary and ecological specialists are steeper than those for ecologically generalized taxa. Additional traits commonly associated with elevated risks include large wingspans, small geographic ranges, low dispersal ability, and univoltinism; taxa associated with grasslands, aridlands, and nutrient-poor habitats also appear to be at higher risk. In temperate areas, many moth taxa limited historically by abiotic factors are increasing in abundance and range. We regard the most important continental-scale stressors to include reductions in habitat quality and quantity resulting from land-use change and climate change and, to a lesser extent, atmospheric nitrification and introduced species. Site-specific stressors include pesticide use and light pollution. Our assessment of global macrolepidopteran population trends includes numerous cases of both region-wide and local losses and studies that report no declines. Spatial variation of reported losses suggests that multiple stressors are in play. With the exception of recent reports from Costa Rica, the most severe examples of moth declines are from Northern Hemisphere regions of high human-population density and intensive agriculture.","archive_location":"WOS:000607277100009","container-title":"Proceedings of the National Academy of Sciences of the United States of America","DOI":"10.1073/pnas.2002549117","issue":"2","title":"A window to the world of global insect declines: Moth biodiversity trends are complex and heterogeneous","volume":"118","author":[{"family":"Wagner","given":"DL"},{"family":"Fox","given":"R"},{"family":"Salcido","given":"DM"},{"family":"Dyer","given":"LA"}],"issued":{"date-parts":[["2021",1,12]]}}},{"id":610,"uris":["http://zotero.org/users/3183432/items/8SPB5KI3"],"itemData":{"id":610,"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E554A8" w:rsidRPr="00CE5E5C">
        <w:rPr>
          <w:rFonts w:ascii="Times New Roman" w:hAnsi="Times New Roman" w:cs="Times New Roman"/>
        </w:rPr>
        <w:fldChar w:fldCharType="separate"/>
      </w:r>
      <w:r w:rsidR="00B71B27" w:rsidRPr="00B71B27">
        <w:rPr>
          <w:rFonts w:ascii="Times New Roman" w:hAnsi="Times New Roman" w:cs="Times New Roman"/>
          <w:szCs w:val="24"/>
        </w:rPr>
        <w:t xml:space="preserve">(Cardoso </w:t>
      </w:r>
      <w:r w:rsidR="00B71B27" w:rsidRPr="00B71B27">
        <w:rPr>
          <w:rFonts w:ascii="Times New Roman" w:hAnsi="Times New Roman" w:cs="Times New Roman"/>
          <w:i/>
          <w:iCs/>
          <w:szCs w:val="24"/>
        </w:rPr>
        <w:t>et al.</w:t>
      </w:r>
      <w:r w:rsidR="00B71B27" w:rsidRPr="00B71B27">
        <w:rPr>
          <w:rFonts w:ascii="Times New Roman" w:hAnsi="Times New Roman" w:cs="Times New Roman"/>
          <w:szCs w:val="24"/>
        </w:rPr>
        <w:t xml:space="preserve"> 2020; Wagner </w:t>
      </w:r>
      <w:r w:rsidR="00B71B27" w:rsidRPr="00B71B27">
        <w:rPr>
          <w:rFonts w:ascii="Times New Roman" w:hAnsi="Times New Roman" w:cs="Times New Roman"/>
          <w:i/>
          <w:iCs/>
          <w:szCs w:val="24"/>
        </w:rPr>
        <w:t>et al.</w:t>
      </w:r>
      <w:r w:rsidR="00B71B27" w:rsidRPr="00B71B27">
        <w:rPr>
          <w:rFonts w:ascii="Times New Roman" w:hAnsi="Times New Roman" w:cs="Times New Roman"/>
          <w:szCs w:val="24"/>
        </w:rPr>
        <w:t xml:space="preserve"> 2021a, b)</w:t>
      </w:r>
      <w:r w:rsidR="00E554A8" w:rsidRPr="00CE5E5C">
        <w:rPr>
          <w:rFonts w:ascii="Times New Roman" w:hAnsi="Times New Roman" w:cs="Times New Roman"/>
        </w:rPr>
        <w:fldChar w:fldCharType="end"/>
      </w:r>
      <w:commentRangeEnd w:id="7"/>
      <w:r w:rsidR="005E1136">
        <w:rPr>
          <w:rStyle w:val="CommentReference"/>
        </w:rPr>
        <w:commentReference w:id="7"/>
      </w:r>
      <w:r w:rsidRPr="00CE5E5C">
        <w:rPr>
          <w:rFonts w:ascii="Times New Roman" w:hAnsi="Times New Roman" w:cs="Times New Roman"/>
          <w:sz w:val="24"/>
          <w:szCs w:val="24"/>
        </w:rPr>
        <w:t>. Major changes in the abundance and composition of insect populations increase the risk of losing vital insect-mediated ecosystem services, including pollination, decomposition, and pest control</w:t>
      </w:r>
      <w:r w:rsidR="00E554A8" w:rsidRPr="00CE5E5C">
        <w:rPr>
          <w:rFonts w:ascii="Times New Roman" w:hAnsi="Times New Roman" w:cs="Times New Roman"/>
          <w:sz w:val="24"/>
          <w:szCs w:val="24"/>
        </w:rPr>
        <w:t xml:space="preserve"> </w:t>
      </w:r>
      <w:r w:rsidR="00E554A8"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{"citationID":"XFgHtQBp","properties":{"formattedCitation":"(Kremen {\\i{}et al.} 2007)","plainCitation":"(Kremen et al. 2007)","noteIndex":0},"citationItems":[{"id":692,"uris":["http://zotero.org/users/3183432/items/8WIPQCBJ"],"itemData":{"id":692,"type":"paper-conference","container-title":"Insect conservation biology: proceedings of the royal entomological society’s 23rd symposium","page":"349–382","publisher":"CABI Publishing","title":"Insects as providers of ecosystem services: crop pollination and pest control","author":[{"family":"Kremen","given":"Claire"},{"family":"Chaplin-Kramer","given":"Rebecca"},{"literal":"others"}],"issued":{"date-parts":[["2007"]]}}}],"schema":"https://github.com/citation-style-language/schema/raw/master/csl-citation.json"} </w:instrText>
      </w:r>
      <w:r w:rsidR="00E554A8"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w:t>
      </w:r>
      <w:proofErr w:type="spellStart"/>
      <w:r w:rsidR="00B71B27" w:rsidRPr="00B71B27">
        <w:rPr>
          <w:rFonts w:ascii="Times New Roman" w:hAnsi="Times New Roman" w:cs="Times New Roman"/>
          <w:sz w:val="24"/>
          <w:szCs w:val="24"/>
        </w:rPr>
        <w:t>Kremen</w:t>
      </w:r>
      <w:proofErr w:type="spellEnd"/>
      <w:r w:rsidR="00B71B27" w:rsidRPr="00B71B27">
        <w:rPr>
          <w:rFonts w:ascii="Times New Roman" w:hAnsi="Times New Roman" w:cs="Times New Roman"/>
          <w:sz w:val="24"/>
          <w:szCs w:val="24"/>
        </w:rPr>
        <w:t xml:space="preserv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2007)</w:t>
      </w:r>
      <w:r w:rsidR="00E554A8" w:rsidRPr="00CE5E5C">
        <w:rPr>
          <w:rFonts w:ascii="Times New Roman" w:hAnsi="Times New Roman" w:cs="Times New Roman"/>
          <w:sz w:val="24"/>
          <w:szCs w:val="24"/>
        </w:rPr>
        <w:fldChar w:fldCharType="end"/>
      </w:r>
      <w:r w:rsidRPr="00CE5E5C">
        <w:rPr>
          <w:rFonts w:ascii="Times New Roman" w:hAnsi="Times New Roman" w:cs="Times New Roman"/>
          <w:sz w:val="24"/>
          <w:szCs w:val="24"/>
        </w:rPr>
        <w:t>, and the potential for collapse of some ecological networks</w:t>
      </w:r>
      <w:r w:rsidR="00E554A8" w:rsidRPr="00CE5E5C">
        <w:rPr>
          <w:rFonts w:ascii="Times New Roman" w:hAnsi="Times New Roman" w:cs="Times New Roman"/>
        </w:rPr>
        <w:t xml:space="preserve"> </w:t>
      </w:r>
      <w:commentRangeStart w:id="8"/>
      <w:r w:rsidR="00E554A8" w:rsidRPr="00CE5E5C">
        <w:rPr>
          <w:rFonts w:ascii="Times New Roman" w:hAnsi="Times New Roman" w:cs="Times New Roman"/>
        </w:rPr>
        <w:fldChar w:fldCharType="begin"/>
      </w:r>
      <w:r w:rsidR="00B71B27">
        <w:rPr>
          <w:rFonts w:ascii="Times New Roman" w:hAnsi="Times New Roman" w:cs="Times New Roman"/>
        </w:rPr>
        <w:instrText xml:space="preserve"> ADDIN ZOTERO_ITEM CSL_CITATION {"citationID":"1H5f6D0Z","properties":{"formattedCitation":"(Dunne {\\i{}et al.} 2002; Memmott {\\i{}et al.} 2004; Grames {\\i{}et al.} 2023)","plainCitation":"(Dunne et al. 2002; Memmott et al. 2004; Grames et al. 2023)","noteIndex":0},"citationItems":[{"id":791,"uris":["http://zotero.org/users/3183432/items/VLA7TAFZ"],"itemData":{"id":791,"type":"article-journal","container-title":"Ecology letters","issue":"4","note":"publisher: Wiley Online Library","page":"558–567","title":"Network structure and biodiversity loss in food webs: robustness increases with connectance","volume":"5","author":[{"family":"Dunne","given":"Jennifer A"},{"family":"Williams","given":"Richard J"},{"family":"Martinez","given":"Neo D"}],"issued":{"date-parts":[["2002"]]}}},{"id":808,"uris":["http://zotero.org/users/3183432/items/KD4A2W2M"],"itemData":{"id":808,"type":"article-journal","container-title":"Ecology Letters","note":"publisher: Wiley Online Library","title":"The effect of insect food availability on songbird reproductive success and chick body condition: Evidence from a systematic review and meta-analysis","author":[{"family":"Grames","given":"Eliza M"},{"family":"Montgomery","given":"Graham A"},{"family":"Youngflesh","given":"Casey"},{"family":"Tingley","given":"Morgan W"},{"family":"Elphick","given":"Chris S"}],"issued":{"date-parts":[["2023"]]}}},{"id":790,"uris":["http://zotero.org/users/3183432/items/SQCR7N74"],"itemData":{"id":790,"type":"article-journal","container-title":"Proceedings of the Royal Society of London. Series B: Biological Sciences","issue":"1557","note":"publisher: The Royal Society","page":"2605–2611","title":"Tolerance of pollination networks to species extinctions","volume":"271","author":[{"family":"Memmott","given":"Jane"},{"family":"Waser","given":"Nickolas M"},{"family":"Price","given":"Mary V"}],"issued":{"date-parts":[["2004"]]}}}],"schema":"https://github.com/citation-style-language/schema/raw/master/csl-citation.json"} </w:instrText>
      </w:r>
      <w:r w:rsidR="00E554A8" w:rsidRPr="00CE5E5C">
        <w:rPr>
          <w:rFonts w:ascii="Times New Roman" w:hAnsi="Times New Roman" w:cs="Times New Roman"/>
        </w:rPr>
        <w:fldChar w:fldCharType="separate"/>
      </w:r>
      <w:r w:rsidR="00B71B27" w:rsidRPr="00B71B27">
        <w:rPr>
          <w:rFonts w:ascii="Times New Roman" w:hAnsi="Times New Roman" w:cs="Times New Roman"/>
          <w:szCs w:val="24"/>
        </w:rPr>
        <w:t xml:space="preserve">(Dunne </w:t>
      </w:r>
      <w:r w:rsidR="00B71B27" w:rsidRPr="00B71B27">
        <w:rPr>
          <w:rFonts w:ascii="Times New Roman" w:hAnsi="Times New Roman" w:cs="Times New Roman"/>
          <w:i/>
          <w:iCs/>
          <w:szCs w:val="24"/>
        </w:rPr>
        <w:t>et al.</w:t>
      </w:r>
      <w:r w:rsidR="00B71B27" w:rsidRPr="00B71B27">
        <w:rPr>
          <w:rFonts w:ascii="Times New Roman" w:hAnsi="Times New Roman" w:cs="Times New Roman"/>
          <w:szCs w:val="24"/>
        </w:rPr>
        <w:t xml:space="preserve"> 2002; Memmott </w:t>
      </w:r>
      <w:r w:rsidR="00B71B27" w:rsidRPr="00B71B27">
        <w:rPr>
          <w:rFonts w:ascii="Times New Roman" w:hAnsi="Times New Roman" w:cs="Times New Roman"/>
          <w:i/>
          <w:iCs/>
          <w:szCs w:val="24"/>
        </w:rPr>
        <w:t>et al.</w:t>
      </w:r>
      <w:r w:rsidR="00B71B27" w:rsidRPr="00B71B27">
        <w:rPr>
          <w:rFonts w:ascii="Times New Roman" w:hAnsi="Times New Roman" w:cs="Times New Roman"/>
          <w:szCs w:val="24"/>
        </w:rPr>
        <w:t xml:space="preserve"> 2004; </w:t>
      </w:r>
      <w:proofErr w:type="spellStart"/>
      <w:r w:rsidR="00B71B27" w:rsidRPr="00B71B27">
        <w:rPr>
          <w:rFonts w:ascii="Times New Roman" w:hAnsi="Times New Roman" w:cs="Times New Roman"/>
          <w:szCs w:val="24"/>
        </w:rPr>
        <w:t>Grames</w:t>
      </w:r>
      <w:proofErr w:type="spellEnd"/>
      <w:r w:rsidR="00B71B27" w:rsidRPr="00B71B27">
        <w:rPr>
          <w:rFonts w:ascii="Times New Roman" w:hAnsi="Times New Roman" w:cs="Times New Roman"/>
          <w:szCs w:val="24"/>
        </w:rPr>
        <w:t xml:space="preserve"> </w:t>
      </w:r>
      <w:r w:rsidR="00B71B27" w:rsidRPr="00B71B27">
        <w:rPr>
          <w:rFonts w:ascii="Times New Roman" w:hAnsi="Times New Roman" w:cs="Times New Roman"/>
          <w:i/>
          <w:iCs/>
          <w:szCs w:val="24"/>
        </w:rPr>
        <w:t>et al.</w:t>
      </w:r>
      <w:r w:rsidR="00B71B27" w:rsidRPr="00B71B27">
        <w:rPr>
          <w:rFonts w:ascii="Times New Roman" w:hAnsi="Times New Roman" w:cs="Times New Roman"/>
          <w:szCs w:val="24"/>
        </w:rPr>
        <w:t xml:space="preserve"> 2023)</w:t>
      </w:r>
      <w:r w:rsidR="00E554A8" w:rsidRPr="00CE5E5C">
        <w:rPr>
          <w:rFonts w:ascii="Times New Roman" w:hAnsi="Times New Roman" w:cs="Times New Roman"/>
        </w:rPr>
        <w:fldChar w:fldCharType="end"/>
      </w:r>
      <w:commentRangeEnd w:id="8"/>
      <w:r w:rsidR="005E1136">
        <w:rPr>
          <w:rStyle w:val="CommentReference"/>
        </w:rPr>
        <w:commentReference w:id="8"/>
      </w:r>
      <w:r w:rsidRPr="00CE5E5C">
        <w:rPr>
          <w:rFonts w:ascii="Times New Roman" w:hAnsi="Times New Roman" w:cs="Times New Roman"/>
          <w:sz w:val="24"/>
          <w:szCs w:val="24"/>
        </w:rPr>
        <w:t xml:space="preserve">. Although the list of potential agents driving insect decline is multifaceted </w:t>
      </w:r>
      <w:r w:rsidR="00E554A8" w:rsidRPr="00CE5E5C">
        <w:rPr>
          <w:rFonts w:ascii="Times New Roman" w:hAnsi="Times New Roman" w:cs="Times New Roman"/>
          <w:sz w:val="24"/>
          <w:szCs w:val="24"/>
        </w:rPr>
        <w:t xml:space="preserve"> </w:t>
      </w:r>
      <w:r w:rsidRPr="00CE5E5C">
        <w:rPr>
          <w:rFonts w:ascii="Times New Roman" w:hAnsi="Times New Roman" w:cs="Times New Roman"/>
          <w:sz w:val="24"/>
          <w:szCs w:val="24"/>
        </w:rPr>
        <w:t>, climate change has been put forth as a major contributo</w:t>
      </w:r>
      <w:r w:rsidR="00B71B27">
        <w:rPr>
          <w:rFonts w:ascii="Times New Roman" w:hAnsi="Times New Roman" w:cs="Times New Roman"/>
          <w:sz w:val="24"/>
          <w:szCs w:val="24"/>
        </w:rPr>
        <w:t>r</w:t>
      </w:r>
      <w:r w:rsidR="003C6E1A">
        <w:rPr>
          <w:rFonts w:ascii="Times New Roman" w:hAnsi="Times New Roman" w:cs="Times New Roman"/>
          <w:sz w:val="24"/>
          <w:szCs w:val="24"/>
        </w:rPr>
        <w:t xml:space="preserve"> </w:t>
      </w:r>
      <w:hyperlink r:id="rId13">
        <w:r w:rsidR="003C6E1A" w:rsidRPr="00CE5E5C">
          <w:rPr>
            <w:rFonts w:ascii="Times New Roman" w:hAnsi="Times New Roman" w:cs="Times New Roman"/>
          </w:rPr>
          <w:fldChar w:fldCharType="begin"/>
        </w:r>
        <w:r w:rsidR="00B71B27">
          <w:rPr>
            <w:rFonts w:ascii="Times New Roman" w:hAnsi="Times New Roman" w:cs="Times New Roman"/>
          </w:rPr>
          <w:instrText xml:space="preserve"> ADDIN ZOTERO_ITEM CSL_CITATION {"citationID":"i2Xmxg76","properties":{"formattedCitation":"(Wagner {\\i{}et al.} 2021b)","plainCitation":"(Wagner et al. 2021b)","noteIndex":0},"citationItems":[{"id":610,"uris":["http://zotero.org/users/3183432/items/8SPB5KI3"],"itemData":{"id":610,"type":"article-journal","container-title":"Proceedings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3C6E1A" w:rsidRPr="00CE5E5C">
          <w:rPr>
            <w:rFonts w:ascii="Times New Roman" w:hAnsi="Times New Roman" w:cs="Times New Roman"/>
          </w:rPr>
          <w:fldChar w:fldCharType="separate"/>
        </w:r>
        <w:r w:rsidR="00B71B27" w:rsidRPr="00B71B27">
          <w:rPr>
            <w:rFonts w:ascii="Times New Roman" w:hAnsi="Times New Roman" w:cs="Times New Roman"/>
            <w:szCs w:val="24"/>
          </w:rPr>
          <w:t xml:space="preserve">(Wagner </w:t>
        </w:r>
        <w:r w:rsidR="00B71B27" w:rsidRPr="00B71B27">
          <w:rPr>
            <w:rFonts w:ascii="Times New Roman" w:hAnsi="Times New Roman" w:cs="Times New Roman"/>
            <w:i/>
            <w:iCs/>
            <w:szCs w:val="24"/>
          </w:rPr>
          <w:t>et al.</w:t>
        </w:r>
        <w:r w:rsidR="00B71B27" w:rsidRPr="00B71B27">
          <w:rPr>
            <w:rFonts w:ascii="Times New Roman" w:hAnsi="Times New Roman" w:cs="Times New Roman"/>
            <w:szCs w:val="24"/>
          </w:rPr>
          <w:t xml:space="preserve"> 2021b)</w:t>
        </w:r>
        <w:r w:rsidR="003C6E1A" w:rsidRPr="00CE5E5C">
          <w:rPr>
            <w:rFonts w:ascii="Times New Roman" w:hAnsi="Times New Roman" w:cs="Times New Roman"/>
          </w:rPr>
          <w:fldChar w:fldCharType="end"/>
        </w:r>
      </w:hyperlink>
      <w:r w:rsidRPr="00CE5E5C">
        <w:rPr>
          <w:rFonts w:ascii="Times New Roman" w:hAnsi="Times New Roman" w:cs="Times New Roman"/>
          <w:sz w:val="24"/>
          <w:szCs w:val="24"/>
        </w:rPr>
        <w:t xml:space="preserve">.  As ectotherms, insects are especially sensitive to both local and </w:t>
      </w:r>
      <w:commentRangeStart w:id="9"/>
      <w:r w:rsidRPr="00CE5E5C">
        <w:rPr>
          <w:rFonts w:ascii="Times New Roman" w:hAnsi="Times New Roman" w:cs="Times New Roman"/>
          <w:sz w:val="24"/>
          <w:szCs w:val="24"/>
        </w:rPr>
        <w:t xml:space="preserve">macroscale climatic conditions  </w:t>
      </w:r>
      <w:commentRangeEnd w:id="9"/>
      <w:r w:rsidR="003C6E1A">
        <w:rPr>
          <w:rStyle w:val="CommentReference"/>
        </w:rPr>
        <w:commentReference w:id="9"/>
      </w:r>
      <w:r w:rsidR="00D3063F"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{"citationID":"hkd9C1Is","properties":{"formattedCitation":"(Deutsch {\\i{}et al.} 2008)","plainCitation":"(Deutsch et al. 2008)","noteIndex":0},"citationItems":[{"id":813,"uris":["http://zotero.org/users/3183432/items/B8EH7ZXB"],"itemData":{"id":813,"type":"article-journal","container-title":"Proceedings of the National Academy of Sciences","issue":"18","note":"publisher: National Acad Sciences","page":"6668–6672","title":"Impacts of climate warming on terrestrial ectotherms across latitude","volume":"105","author":[{"family":"Deutsch","given":"Curtis A"},{"family":"Tewksbury","given":"Joshua J"},{"family":"Huey","given":"Raymond B"},{"family":"Sheldon","given":"Kimberly S"},{"family":"Ghalambor","given":"Cameron K"},{"family":"Haak","given":"David C"},{"family":"Martin","given":"Paul R"}],"issued":{"date-parts":[["2008"]]}}}],"schema":"https://github.com/citation-style-language/schema/raw/master/csl-citation.json"} </w:instrText>
      </w:r>
      <w:r w:rsidR="00D3063F"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 xml:space="preserve">(Deutsch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2008)</w:t>
      </w:r>
      <w:r w:rsidR="00D3063F"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w:t>
      </w:r>
      <w:r w:rsidR="003C6E1A">
        <w:rPr>
          <w:rFonts w:ascii="Times New Roman" w:hAnsi="Times New Roman" w:cs="Times New Roman"/>
          <w:sz w:val="24"/>
          <w:szCs w:val="24"/>
        </w:rPr>
        <w:t xml:space="preserve">Among insects, </w:t>
      </w:r>
      <w:r w:rsidR="004D06F9" w:rsidRPr="00CE5E5C">
        <w:rPr>
          <w:rFonts w:ascii="Times New Roman" w:hAnsi="Times New Roman" w:cs="Times New Roman"/>
          <w:sz w:val="24"/>
          <w:szCs w:val="24"/>
        </w:rPr>
        <w:t>butterflies</w:t>
      </w:r>
      <w:r w:rsidR="004D06F9">
        <w:rPr>
          <w:rFonts w:ascii="Times New Roman" w:hAnsi="Times New Roman" w:cs="Times New Roman"/>
          <w:sz w:val="24"/>
          <w:szCs w:val="24"/>
        </w:rPr>
        <w:t xml:space="preserve"> have</w:t>
      </w:r>
      <w:r w:rsidR="003C6E1A">
        <w:rPr>
          <w:rFonts w:ascii="Times New Roman" w:hAnsi="Times New Roman" w:cs="Times New Roman"/>
          <w:sz w:val="24"/>
          <w:szCs w:val="24"/>
        </w:rPr>
        <w:t xml:space="preserve"> by far the densest distribution and natural history data </w:t>
      </w:r>
      <w:r w:rsidRPr="00CE5E5C">
        <w:rPr>
          <w:rFonts w:ascii="Times New Roman" w:hAnsi="Times New Roman" w:cs="Times New Roman"/>
          <w:sz w:val="24"/>
          <w:szCs w:val="24"/>
        </w:rPr>
        <w:t xml:space="preserve">due to their </w:t>
      </w:r>
      <w:r w:rsidR="003C6E1A">
        <w:rPr>
          <w:rFonts w:ascii="Times New Roman" w:hAnsi="Times New Roman" w:cs="Times New Roman"/>
          <w:sz w:val="24"/>
          <w:szCs w:val="24"/>
        </w:rPr>
        <w:t xml:space="preserve">high public </w:t>
      </w:r>
      <w:r w:rsidR="004D06F9">
        <w:rPr>
          <w:rFonts w:ascii="Times New Roman" w:hAnsi="Times New Roman" w:cs="Times New Roman"/>
          <w:sz w:val="24"/>
          <w:szCs w:val="24"/>
        </w:rPr>
        <w:t xml:space="preserve">profile </w:t>
      </w:r>
      <w:r w:rsidR="004D06F9" w:rsidRPr="00CE5E5C">
        <w:rPr>
          <w:rFonts w:ascii="Times New Roman" w:hAnsi="Times New Roman" w:cs="Times New Roman"/>
          <w:sz w:val="24"/>
          <w:szCs w:val="24"/>
        </w:rPr>
        <w:t>and</w:t>
      </w:r>
      <w:r w:rsidR="003C6E1A">
        <w:rPr>
          <w:rFonts w:ascii="Times New Roman" w:hAnsi="Times New Roman" w:cs="Times New Roman"/>
          <w:sz w:val="24"/>
          <w:szCs w:val="24"/>
        </w:rPr>
        <w:t xml:space="preserve"> apparency in nature. </w:t>
      </w:r>
      <w:r w:rsidRPr="00CE5E5C">
        <w:rPr>
          <w:rFonts w:ascii="Times New Roman" w:hAnsi="Times New Roman" w:cs="Times New Roman"/>
          <w:sz w:val="24"/>
          <w:szCs w:val="24"/>
        </w:rPr>
        <w:t xml:space="preserve">Numerous foundational studies in global change biology have used butterflies to better understand how </w:t>
      </w:r>
      <w:r w:rsidR="003C6E1A">
        <w:rPr>
          <w:rFonts w:ascii="Times New Roman" w:hAnsi="Times New Roman" w:cs="Times New Roman"/>
          <w:sz w:val="24"/>
          <w:szCs w:val="24"/>
        </w:rPr>
        <w:t>life history, ecological traits, and species interactions may drive responses</w:t>
      </w:r>
      <w:r w:rsidRPr="00CE5E5C">
        <w:rPr>
          <w:rFonts w:ascii="Times New Roman" w:hAnsi="Times New Roman" w:cs="Times New Roman"/>
          <w:sz w:val="24"/>
          <w:szCs w:val="24"/>
        </w:rPr>
        <w:t xml:space="preserve"> to novel climatic conditions </w:t>
      </w:r>
      <w:hyperlink r:id="rId14">
        <w:r w:rsidR="00E554A8" w:rsidRPr="00CE5E5C">
          <w:rPr>
            <w:rFonts w:ascii="Times New Roman" w:hAnsi="Times New Roman" w:cs="Times New Roman"/>
          </w:rPr>
          <w:fldChar w:fldCharType="begin"/>
        </w:r>
        <w:r w:rsidR="00B71B27">
          <w:rPr>
            <w:rFonts w:ascii="Times New Roman" w:hAnsi="Times New Roman" w:cs="Times New Roman"/>
          </w:rPr>
          <w:instrText xml:space="preserve"> ADDIN ZOTERO_ITEM CSL_CITATION {"citationID":"dQSRCNA7","properties":{"formattedCitation":"(Parmesan {\\i{}et al.} 1999; Poyry {\\i{}et al.} 2009; Breed {\\i{}et al.} 2013)","plainCitation":"(Parmesan et al. 1999; Poyry et al. 2009; Breed et al. 2013)","noteIndex":0},"citationItems":[{"id":520,"uris":["http://zotero.org/users/3183432/items/KZQPRW9S"],"itemData":{"id":520,"type":"article-journal","abstract":"Climate warming is expected to change the distribution and abundance of many species(1-3). Range shifts have been detected in a number of European taxa for which long-term government-initiated or organized-survey data are available(4-8). In North America, well-organized long-term data needed to document such shifts are much less common. Opportunistic observations made by citizen scientist groups 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underway.","archive_location":"WOS:000319397500016","container-title":"Nature Climate Change","DOI":"10.1038/NCLIMATE1663","issue":"2","page":"142-145","title":"Climate-driven changes in northeastern US butterfly communities","volume":"3","author":[{"family":"Breed","given":"GA"},{"family":"Stichter","given":"S"},{"family":"Crone","given":"EE"}],"issued":{"date-parts":[["2013",2]]}}},{"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oyry","given":"J"},{"family":"Luoto","given":"M"},{"family":"Heikkinen","given":"RK"},{"family":"Kuussaari","given":"M"},{"family":"Saarinen","given":"K"}],"issued":{"date-parts":[["2009",3]]}}}],"schema":"https://github.com/citation-style-language/schema/raw/master/csl-citation.json"} </w:instrText>
        </w:r>
        <w:r w:rsidR="00E554A8" w:rsidRPr="00CE5E5C">
          <w:rPr>
            <w:rFonts w:ascii="Times New Roman" w:hAnsi="Times New Roman" w:cs="Times New Roman"/>
          </w:rPr>
          <w:fldChar w:fldCharType="separate"/>
        </w:r>
        <w:r w:rsidR="00B71B27" w:rsidRPr="00B71B27">
          <w:rPr>
            <w:rFonts w:ascii="Times New Roman" w:hAnsi="Times New Roman" w:cs="Times New Roman"/>
            <w:szCs w:val="24"/>
          </w:rPr>
          <w:t xml:space="preserve">(Parmesan </w:t>
        </w:r>
        <w:r w:rsidR="00B71B27" w:rsidRPr="00B71B27">
          <w:rPr>
            <w:rFonts w:ascii="Times New Roman" w:hAnsi="Times New Roman" w:cs="Times New Roman"/>
            <w:i/>
            <w:iCs/>
            <w:szCs w:val="24"/>
          </w:rPr>
          <w:t>et al.</w:t>
        </w:r>
        <w:r w:rsidR="00B71B27" w:rsidRPr="00B71B27">
          <w:rPr>
            <w:rFonts w:ascii="Times New Roman" w:hAnsi="Times New Roman" w:cs="Times New Roman"/>
            <w:szCs w:val="24"/>
          </w:rPr>
          <w:t xml:space="preserve"> 1999; Poyry </w:t>
        </w:r>
        <w:r w:rsidR="00B71B27" w:rsidRPr="00B71B27">
          <w:rPr>
            <w:rFonts w:ascii="Times New Roman" w:hAnsi="Times New Roman" w:cs="Times New Roman"/>
            <w:i/>
            <w:iCs/>
            <w:szCs w:val="24"/>
          </w:rPr>
          <w:t>et al.</w:t>
        </w:r>
        <w:r w:rsidR="00B71B27" w:rsidRPr="00B71B27">
          <w:rPr>
            <w:rFonts w:ascii="Times New Roman" w:hAnsi="Times New Roman" w:cs="Times New Roman"/>
            <w:szCs w:val="24"/>
          </w:rPr>
          <w:t xml:space="preserve"> 2009; Breed </w:t>
        </w:r>
        <w:r w:rsidR="00B71B27" w:rsidRPr="00B71B27">
          <w:rPr>
            <w:rFonts w:ascii="Times New Roman" w:hAnsi="Times New Roman" w:cs="Times New Roman"/>
            <w:i/>
            <w:iCs/>
            <w:szCs w:val="24"/>
          </w:rPr>
          <w:t>et al.</w:t>
        </w:r>
        <w:r w:rsidR="00B71B27" w:rsidRPr="00B71B27">
          <w:rPr>
            <w:rFonts w:ascii="Times New Roman" w:hAnsi="Times New Roman" w:cs="Times New Roman"/>
            <w:szCs w:val="24"/>
          </w:rPr>
          <w:t xml:space="preserve"> 2013)</w:t>
        </w:r>
        <w:r w:rsidR="00E554A8" w:rsidRPr="00CE5E5C">
          <w:rPr>
            <w:rFonts w:ascii="Times New Roman" w:hAnsi="Times New Roman" w:cs="Times New Roman"/>
          </w:rPr>
          <w:fldChar w:fldCharType="end"/>
        </w:r>
      </w:hyperlink>
      <w:r w:rsidR="00E554A8" w:rsidRPr="00CE5E5C">
        <w:rPr>
          <w:rFonts w:ascii="Times New Roman" w:hAnsi="Times New Roman" w:cs="Times New Roman"/>
          <w:sz w:val="24"/>
          <w:szCs w:val="24"/>
        </w:rPr>
        <w:t xml:space="preserve"> </w:t>
      </w:r>
      <w:r w:rsidRPr="00CE5E5C">
        <w:rPr>
          <w:rFonts w:ascii="Times New Roman" w:hAnsi="Times New Roman" w:cs="Times New Roman"/>
          <w:sz w:val="24"/>
          <w:szCs w:val="24"/>
        </w:rPr>
        <w:t>.</w:t>
      </w:r>
    </w:p>
    <w:p w14:paraId="1CE28782" w14:textId="55163B7B"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Surface-level temperatures have risen more drastically in high-latitude regions</w:t>
      </w:r>
      <w:r w:rsidR="00587906">
        <w:rPr>
          <w:rFonts w:ascii="Times New Roman" w:hAnsi="Times New Roman" w:cs="Times New Roman"/>
          <w:sz w:val="24"/>
          <w:szCs w:val="24"/>
        </w:rPr>
        <w:t xml:space="preserve"> </w:t>
      </w:r>
      <w:r w:rsidRPr="00CE5E5C">
        <w:rPr>
          <w:rFonts w:ascii="Times New Roman" w:hAnsi="Times New Roman" w:cs="Times New Roman"/>
          <w:sz w:val="24"/>
          <w:szCs w:val="24"/>
        </w:rPr>
        <w:t xml:space="preserve">than anywhere else </w:t>
      </w:r>
      <w:r w:rsidR="006D340F"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{"citationID":"cBGsuxr4","properties":{"formattedCitation":"(Holland &amp; Bitz 2003)","plainCitation":"(Holland &amp; Bitz 2003)","noteIndex":0},"citationItems":[{"id":814,"uris":["http://zotero.org/users/3183432/items/MS92TRII"],"itemData":{"id":814,"type":"article-journal","container-title":"Climate dynamics","issue":"3-4","note":"publisher: Springer","page":"221–232","title":"Polar amplification of climate change in coupled models","volume":"21","author":[{"family":"Holland","given":"Marika M"},{"family":"Bitz","given":"Cecilia M"}],"issued":{"date-parts":[["2003"]]}}}],"schema":"https://github.com/citation-style-language/schema/raw/master/csl-citation.json"} </w:instrText>
      </w:r>
      <w:r w:rsidR="006D340F" w:rsidRPr="00CE5E5C">
        <w:rPr>
          <w:rFonts w:ascii="Times New Roman" w:hAnsi="Times New Roman" w:cs="Times New Roman"/>
          <w:sz w:val="24"/>
          <w:szCs w:val="24"/>
        </w:rPr>
        <w:fldChar w:fldCharType="separate"/>
      </w:r>
      <w:r w:rsidR="00B71B27" w:rsidRPr="00B71B27">
        <w:rPr>
          <w:rFonts w:ascii="Times New Roman" w:hAnsi="Times New Roman" w:cs="Times New Roman"/>
          <w:sz w:val="24"/>
        </w:rPr>
        <w:t xml:space="preserve">(Holland &amp; </w:t>
      </w:r>
      <w:proofErr w:type="spellStart"/>
      <w:r w:rsidR="00B71B27" w:rsidRPr="00B71B27">
        <w:rPr>
          <w:rFonts w:ascii="Times New Roman" w:hAnsi="Times New Roman" w:cs="Times New Roman"/>
          <w:sz w:val="24"/>
        </w:rPr>
        <w:t>Bitz</w:t>
      </w:r>
      <w:proofErr w:type="spellEnd"/>
      <w:r w:rsidR="00B71B27" w:rsidRPr="00B71B27">
        <w:rPr>
          <w:rFonts w:ascii="Times New Roman" w:hAnsi="Times New Roman" w:cs="Times New Roman"/>
          <w:sz w:val="24"/>
        </w:rPr>
        <w:t xml:space="preserve"> 2003)</w:t>
      </w:r>
      <w:r w:rsidR="006D340F" w:rsidRPr="00CE5E5C">
        <w:rPr>
          <w:rFonts w:ascii="Times New Roman" w:hAnsi="Times New Roman" w:cs="Times New Roman"/>
          <w:sz w:val="24"/>
          <w:szCs w:val="24"/>
        </w:rPr>
        <w:fldChar w:fldCharType="end"/>
      </w:r>
      <w:r w:rsidR="006D340F" w:rsidRPr="00CE5E5C">
        <w:rPr>
          <w:rFonts w:ascii="Times New Roman" w:hAnsi="Times New Roman" w:cs="Times New Roman"/>
          <w:sz w:val="24"/>
          <w:szCs w:val="24"/>
        </w:rPr>
        <w:t xml:space="preserve">, </w:t>
      </w:r>
      <w:r w:rsidRPr="00CE5E5C">
        <w:rPr>
          <w:rFonts w:ascii="Times New Roman" w:hAnsi="Times New Roman" w:cs="Times New Roman"/>
          <w:sz w:val="24"/>
          <w:szCs w:val="24"/>
        </w:rPr>
        <w:t>a trend that is expected to continue under nearly all climate change forecasts</w:t>
      </w:r>
      <w:ins w:id="10" w:author="Leslie Ries" w:date="2023-03-19T08:43:00Z">
        <w:r w:rsidR="003C6E1A">
          <w:rPr>
            <w:rFonts w:ascii="Times New Roman" w:hAnsi="Times New Roman" w:cs="Times New Roman"/>
            <w:sz w:val="24"/>
            <w:szCs w:val="24"/>
          </w:rPr>
          <w:t xml:space="preserve"> (ref)</w:t>
        </w:r>
      </w:ins>
      <w:r w:rsidRPr="00CE5E5C">
        <w:rPr>
          <w:rFonts w:ascii="Times New Roman" w:hAnsi="Times New Roman" w:cs="Times New Roman"/>
          <w:sz w:val="24"/>
          <w:szCs w:val="24"/>
        </w:rPr>
        <w:t xml:space="preserve">. Under current, “business-as-usual” carbon-dioxide emission scenarios, </w:t>
      </w:r>
      <w:r w:rsidR="003C6E1A">
        <w:rPr>
          <w:rFonts w:ascii="Times New Roman" w:hAnsi="Times New Roman" w:cs="Times New Roman"/>
          <w:sz w:val="24"/>
          <w:szCs w:val="24"/>
        </w:rPr>
        <w:t xml:space="preserve"> </w:t>
      </w:r>
      <w:r w:rsidRPr="00CE5E5C">
        <w:rPr>
          <w:rFonts w:ascii="Times New Roman" w:hAnsi="Times New Roman" w:cs="Times New Roman"/>
          <w:sz w:val="24"/>
          <w:szCs w:val="24"/>
        </w:rPr>
        <w:t xml:space="preserve"> surface temperatures </w:t>
      </w:r>
      <w:r w:rsidR="003C6E1A">
        <w:rPr>
          <w:rFonts w:ascii="Times New Roman" w:hAnsi="Times New Roman" w:cs="Times New Roman"/>
          <w:sz w:val="24"/>
          <w:szCs w:val="24"/>
        </w:rPr>
        <w:t xml:space="preserve">are projected to increase </w:t>
      </w:r>
      <w:r w:rsidRPr="00CE5E5C">
        <w:rPr>
          <w:rFonts w:ascii="Times New Roman" w:hAnsi="Times New Roman" w:cs="Times New Roman"/>
          <w:sz w:val="24"/>
          <w:szCs w:val="24"/>
        </w:rPr>
        <w:t xml:space="preserve">in the Arctic by an average of 10° Celsius through 2100, </w:t>
      </w:r>
      <w:r w:rsidR="003C6E1A">
        <w:rPr>
          <w:rFonts w:ascii="Times New Roman" w:hAnsi="Times New Roman" w:cs="Times New Roman"/>
          <w:sz w:val="24"/>
          <w:szCs w:val="24"/>
        </w:rPr>
        <w:t>roughly four times greater than other global regions</w:t>
      </w:r>
      <w:r w:rsidR="00511E00" w:rsidRPr="00CE5E5C">
        <w:rPr>
          <w:rFonts w:ascii="Times New Roman" w:hAnsi="Times New Roman" w:cs="Times New Roman"/>
          <w:sz w:val="24"/>
          <w:szCs w:val="24"/>
        </w:rPr>
        <w:t xml:space="preserve"> </w:t>
      </w:r>
      <w:r w:rsidR="00511E00"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{"citationID":"8fQcsogj","properties":{"formattedCitation":"(You {\\i{}et al.} 2021)","plainCitation":"(You et al. 2021)","noteIndex":0},"citationItems":[{"id":770,"uris":["http://zotero.org/users/3183432/items/DV2LGNSW"],"itemData":{"id":770,"type":"article-journal","container-title":"Earth-Science Reviews","note":"publisher: Elsevier","page":"103625","title":"Warming amplification over the Arctic Pole and Third Pole: Trends, mechanisms and consequences","volume":"217","author":[{"family":"You","given":"Qinglong"},{"family":"Cai","given":"Ziyi"},{"family":"Pepin","given":"Nick"},{"family":"Chen","given":"Deliang"},{"family":"Ahrens","given":"Bodo"},{"family":"Jiang","given":"Zhihong"},{"family":"Wu","given":"Fangying"},{"family":"Kang","given":"Shichang"},{"family":"Zhang","given":"Ruonan"},{"family":"Wu","given":"Tonghua"},{"literal":"others"}],"issued":{"date-parts":[["2021"]]}}}],"schema":"https://github.com/citation-style-language/schema/raw/master/csl-citation.json"} </w:instrText>
      </w:r>
      <w:r w:rsidR="00511E00"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 xml:space="preserve">(You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2021)</w:t>
      </w:r>
      <w:r w:rsidR="00511E00"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Further, </w:t>
      </w:r>
      <w:r w:rsidR="003C6E1A">
        <w:rPr>
          <w:rFonts w:ascii="Times New Roman" w:hAnsi="Times New Roman" w:cs="Times New Roman"/>
          <w:sz w:val="24"/>
          <w:szCs w:val="24"/>
        </w:rPr>
        <w:t xml:space="preserve">this will likely result in </w:t>
      </w:r>
      <w:r w:rsidRPr="00CE5E5C">
        <w:rPr>
          <w:rFonts w:ascii="Times New Roman" w:hAnsi="Times New Roman" w:cs="Times New Roman"/>
          <w:sz w:val="24"/>
          <w:szCs w:val="24"/>
        </w:rPr>
        <w:t>rainier</w:t>
      </w:r>
      <w:r w:rsidR="003C6E1A">
        <w:rPr>
          <w:rFonts w:ascii="Times New Roman" w:hAnsi="Times New Roman" w:cs="Times New Roman"/>
          <w:sz w:val="24"/>
          <w:szCs w:val="24"/>
        </w:rPr>
        <w:t xml:space="preserve"> rather than </w:t>
      </w:r>
      <w:r w:rsidR="00396D47">
        <w:rPr>
          <w:rFonts w:ascii="Times New Roman" w:hAnsi="Times New Roman" w:cs="Times New Roman"/>
          <w:sz w:val="24"/>
          <w:szCs w:val="24"/>
        </w:rPr>
        <w:t>snowy</w:t>
      </w:r>
      <w:r w:rsidR="003C6E1A">
        <w:rPr>
          <w:rFonts w:ascii="Times New Roman" w:hAnsi="Times New Roman" w:cs="Times New Roman"/>
          <w:sz w:val="24"/>
          <w:szCs w:val="24"/>
        </w:rPr>
        <w:t xml:space="preserve"> winters</w:t>
      </w:r>
      <w:r w:rsidR="00587906">
        <w:rPr>
          <w:rFonts w:ascii="Times New Roman" w:hAnsi="Times New Roman" w:cs="Times New Roman"/>
          <w:sz w:val="24"/>
          <w:szCs w:val="24"/>
        </w:rPr>
        <w:t xml:space="preserve"> </w:t>
      </w:r>
      <w:r w:rsidRPr="00CE5E5C">
        <w:rPr>
          <w:rFonts w:ascii="Times New Roman" w:hAnsi="Times New Roman" w:cs="Times New Roman"/>
          <w:sz w:val="24"/>
          <w:szCs w:val="24"/>
        </w:rPr>
        <w:t>across</w:t>
      </w:r>
      <w:r w:rsidR="00396D47">
        <w:rPr>
          <w:rFonts w:ascii="Times New Roman" w:hAnsi="Times New Roman" w:cs="Times New Roman"/>
          <w:sz w:val="24"/>
          <w:szCs w:val="24"/>
        </w:rPr>
        <w:t xml:space="preserve"> polar</w:t>
      </w:r>
      <w:r w:rsidRPr="00CE5E5C">
        <w:rPr>
          <w:rFonts w:ascii="Times New Roman" w:hAnsi="Times New Roman" w:cs="Times New Roman"/>
          <w:sz w:val="24"/>
          <w:szCs w:val="24"/>
        </w:rPr>
        <w:t xml:space="preserve"> region</w:t>
      </w:r>
      <w:r w:rsidR="003C6E1A">
        <w:rPr>
          <w:rFonts w:ascii="Times New Roman" w:hAnsi="Times New Roman" w:cs="Times New Roman"/>
          <w:sz w:val="24"/>
          <w:szCs w:val="24"/>
        </w:rPr>
        <w:t xml:space="preserve"> </w:t>
      </w:r>
      <w:r w:rsidR="00511E00"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{"citationID":"QuOnxjaX","properties":{"formattedCitation":"(Bintanja &amp; Andry 2017; McCrystall {\\i{}et al.} 2021)","plainCitation":"(Bintanja &amp; Andry 2017; McCrystall et al. 2021)","noteIndex":0},"citationItems":[{"id":772,"uris":["http://zotero.org/users/3183432/items/S4FNM9UH"],"itemData":{"id":772,"type":"article-journal","container-title":"Nature Climate Change","issue":"4","note":"publisher: Nature Publishing Group","page":"263–267","title":"Towards a rain-dominated Arctic","volume":"7","author":[{"family":"Bintanja","given":"Richard"},{"family":"Andry","given":"Olivier"}],"issued":{"date-parts":[["2017"]]}}},{"id":771,"uris":["http://zotero.org/users/3183432/items/P3Y9DQEG"],"itemData":{"id":771,"type":"article-journal","container-title":"Nature communications","issue":"1","note":"publisher: Nature Publishing Group","page":"1–12","title":"New climate models reveal faster and larger increases in Arctic precipitation than previously projected","volume":"12","author":[{"family":"McCrystall","given":"Michelle R"},{"family":"Stroeve","given":"Julienne"},{"family":"Serreze","given":"Mark"},{"family":"Forbes","given":"Bruce C"},{"family":"Screen","given":"James A"}],"issued":{"date-parts":[["2021"]]}}}],"schema":"https://github.com/citation-style-language/schema/raw/master/csl-citation.json"} </w:instrText>
      </w:r>
      <w:r w:rsidR="00511E00"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w:t>
      </w:r>
      <w:proofErr w:type="spellStart"/>
      <w:r w:rsidR="00B71B27" w:rsidRPr="00B71B27">
        <w:rPr>
          <w:rFonts w:ascii="Times New Roman" w:hAnsi="Times New Roman" w:cs="Times New Roman"/>
          <w:sz w:val="24"/>
          <w:szCs w:val="24"/>
        </w:rPr>
        <w:t>Bintanja</w:t>
      </w:r>
      <w:proofErr w:type="spellEnd"/>
      <w:r w:rsidR="00B71B27" w:rsidRPr="00B71B27">
        <w:rPr>
          <w:rFonts w:ascii="Times New Roman" w:hAnsi="Times New Roman" w:cs="Times New Roman"/>
          <w:sz w:val="24"/>
          <w:szCs w:val="24"/>
        </w:rPr>
        <w:t xml:space="preserve"> &amp; Andry 2017; </w:t>
      </w:r>
      <w:proofErr w:type="spellStart"/>
      <w:r w:rsidR="00B71B27" w:rsidRPr="00B71B27">
        <w:rPr>
          <w:rFonts w:ascii="Times New Roman" w:hAnsi="Times New Roman" w:cs="Times New Roman"/>
          <w:sz w:val="24"/>
          <w:szCs w:val="24"/>
        </w:rPr>
        <w:t>McCrystall</w:t>
      </w:r>
      <w:proofErr w:type="spellEnd"/>
      <w:r w:rsidR="00B71B27" w:rsidRPr="00B71B27">
        <w:rPr>
          <w:rFonts w:ascii="Times New Roman" w:hAnsi="Times New Roman" w:cs="Times New Roman"/>
          <w:sz w:val="24"/>
          <w:szCs w:val="24"/>
        </w:rPr>
        <w:t xml:space="preserv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2021)</w:t>
      </w:r>
      <w:r w:rsidR="00511E00"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For butterflies in high-latitude regions to persist under such drastically shifting climatic conditions, they must be able to either move to where conditions are favorable, adapt to novel climates </w:t>
      </w:r>
      <w:r w:rsidRPr="00CE5E5C">
        <w:rPr>
          <w:rFonts w:ascii="Times New Roman" w:hAnsi="Times New Roman" w:cs="Times New Roman"/>
          <w:i/>
          <w:sz w:val="24"/>
          <w:szCs w:val="24"/>
        </w:rPr>
        <w:t>in situ</w:t>
      </w:r>
      <w:r w:rsidRPr="00CE5E5C">
        <w:rPr>
          <w:rFonts w:ascii="Times New Roman" w:hAnsi="Times New Roman" w:cs="Times New Roman"/>
          <w:sz w:val="24"/>
          <w:szCs w:val="24"/>
        </w:rPr>
        <w:t xml:space="preserve"> or face significant risk of population declines</w:t>
      </w:r>
      <w:r w:rsidR="00396D47">
        <w:rPr>
          <w:rFonts w:ascii="Times New Roman" w:hAnsi="Times New Roman" w:cs="Times New Roman"/>
          <w:sz w:val="24"/>
          <w:szCs w:val="24"/>
        </w:rPr>
        <w:t xml:space="preserve"> </w:t>
      </w:r>
      <w:commentRangeStart w:id="11"/>
      <w:r w:rsidR="00396D47"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{"citationID":"dIrqo5ET","properties":{"formattedCitation":"(Corlett &amp; Westcott 2013; Kellermann &amp; van Heerwaarden 2019)","plainCitation":"(Corlett &amp; Westcott 2013; Kellermann &amp; van Heerwaarden 2019)","noteIndex":0},"citationItems":[{"id":816,"uris":["http://zotero.org/users/3183432/items/XDN4FX34"],"itemData":{"id":816,"type":"article-journal","container-title":"Trends in ecology &amp; evolution","issue":"8","note":"publisher: Elsevier","page":"482–488","title":"Will plant movements keep up with climate change?","volume":"28","author":[{"family":"Corlett","given":"Richard T"},{"family":"Westcott","given":"David A"}],"issued":{"date-parts":[["2013"]]}}},{"id":815,"uris":["http://zotero.org/users/3183432/items/DLJDITW7"],"itemData":{"id":815,"type":"article-journal","container-title":"Physiological Entomology","issue":"2","note":"publisher: Wiley Online Library","page":"99–115","title":"Terrestrial insects and climate change: adaptive responses in key traits","volume":"44","author":[{"family":"Kellermann","given":"Vanessa"},{"family":"Heerwaarden","given":"Belinda","non-dropping-particle":"van"}],"issued":{"date-parts":[["2019"]]}}}],"schema":"https://github.com/citation-style-language/schema/raw/master/csl-citation.json"} </w:instrText>
      </w:r>
      <w:r w:rsidR="00396D47" w:rsidRPr="00CE5E5C">
        <w:rPr>
          <w:rFonts w:ascii="Times New Roman" w:hAnsi="Times New Roman" w:cs="Times New Roman"/>
          <w:sz w:val="24"/>
          <w:szCs w:val="24"/>
        </w:rPr>
        <w:fldChar w:fldCharType="separate"/>
      </w:r>
      <w:r w:rsidR="00B71B27" w:rsidRPr="00B71B27">
        <w:rPr>
          <w:rFonts w:ascii="Times New Roman" w:hAnsi="Times New Roman" w:cs="Times New Roman"/>
          <w:sz w:val="24"/>
        </w:rPr>
        <w:t xml:space="preserve">(Corlett &amp; Westcott </w:t>
      </w:r>
      <w:r w:rsidR="00B71B27" w:rsidRPr="00B71B27">
        <w:rPr>
          <w:rFonts w:ascii="Times New Roman" w:hAnsi="Times New Roman" w:cs="Times New Roman"/>
          <w:sz w:val="24"/>
        </w:rPr>
        <w:lastRenderedPageBreak/>
        <w:t xml:space="preserve">2013; </w:t>
      </w:r>
      <w:proofErr w:type="spellStart"/>
      <w:r w:rsidR="00B71B27" w:rsidRPr="00B71B27">
        <w:rPr>
          <w:rFonts w:ascii="Times New Roman" w:hAnsi="Times New Roman" w:cs="Times New Roman"/>
          <w:sz w:val="24"/>
        </w:rPr>
        <w:t>Kellermann</w:t>
      </w:r>
      <w:proofErr w:type="spellEnd"/>
      <w:r w:rsidR="00B71B27" w:rsidRPr="00B71B27">
        <w:rPr>
          <w:rFonts w:ascii="Times New Roman" w:hAnsi="Times New Roman" w:cs="Times New Roman"/>
          <w:sz w:val="24"/>
        </w:rPr>
        <w:t xml:space="preserve"> &amp; van </w:t>
      </w:r>
      <w:proofErr w:type="spellStart"/>
      <w:r w:rsidR="00B71B27" w:rsidRPr="00B71B27">
        <w:rPr>
          <w:rFonts w:ascii="Times New Roman" w:hAnsi="Times New Roman" w:cs="Times New Roman"/>
          <w:sz w:val="24"/>
        </w:rPr>
        <w:t>Heerwaarden</w:t>
      </w:r>
      <w:proofErr w:type="spellEnd"/>
      <w:r w:rsidR="00B71B27" w:rsidRPr="00B71B27">
        <w:rPr>
          <w:rFonts w:ascii="Times New Roman" w:hAnsi="Times New Roman" w:cs="Times New Roman"/>
          <w:sz w:val="24"/>
        </w:rPr>
        <w:t xml:space="preserve"> 2019)</w:t>
      </w:r>
      <w:r w:rsidR="00396D47" w:rsidRPr="00CE5E5C">
        <w:rPr>
          <w:rFonts w:ascii="Times New Roman" w:hAnsi="Times New Roman" w:cs="Times New Roman"/>
          <w:sz w:val="24"/>
          <w:szCs w:val="24"/>
        </w:rPr>
        <w:fldChar w:fldCharType="end"/>
      </w:r>
      <w:commentRangeEnd w:id="11"/>
      <w:r w:rsidR="00396D47">
        <w:rPr>
          <w:rStyle w:val="CommentReference"/>
        </w:rPr>
        <w:commentReference w:id="11"/>
      </w:r>
      <w:r w:rsidRPr="00CE5E5C">
        <w:rPr>
          <w:rFonts w:ascii="Times New Roman" w:hAnsi="Times New Roman" w:cs="Times New Roman"/>
          <w:sz w:val="24"/>
          <w:szCs w:val="24"/>
        </w:rPr>
        <w:t xml:space="preserve">. The rapid climatic changes in this region and the </w:t>
      </w:r>
      <w:commentRangeStart w:id="12"/>
      <w:r w:rsidRPr="00CE5E5C">
        <w:rPr>
          <w:rFonts w:ascii="Times New Roman" w:hAnsi="Times New Roman" w:cs="Times New Roman"/>
          <w:sz w:val="24"/>
          <w:szCs w:val="24"/>
        </w:rPr>
        <w:t xml:space="preserve">potential for significant barriers </w:t>
      </w:r>
      <w:commentRangeEnd w:id="12"/>
      <w:r w:rsidR="00396D47">
        <w:rPr>
          <w:rStyle w:val="CommentReference"/>
        </w:rPr>
        <w:commentReference w:id="12"/>
      </w:r>
      <w:r w:rsidRPr="00CE5E5C">
        <w:rPr>
          <w:rFonts w:ascii="Times New Roman" w:hAnsi="Times New Roman" w:cs="Times New Roman"/>
          <w:sz w:val="24"/>
          <w:szCs w:val="24"/>
        </w:rPr>
        <w:t xml:space="preserve">to movement contribute to a high degree of “climate debt” for butterflies </w:t>
      </w:r>
      <w:commentRangeStart w:id="13"/>
      <w:commentRangeStart w:id="14"/>
      <w:r w:rsidR="00A26BDB"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{"citationID":"DVW1SbtV","properties":{"formattedCitation":"(Lewthwaite {\\i{}et al.} 2018)","plainCitation":"(Lewthwaite et al. 2018)","noteIndex":0},"citationItems":[{"id":344,"uris":["http://zotero.org/users/3183432/items/37QIQ83K"],"itemData":{"id":344,"type":"article-journal","container-title":"Ecography","issue":"12","page":"2005-2015","title":"Canadian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instrText>
      </w:r>
      <w:r w:rsidR="00A26BDB"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 xml:space="preserve">(Lewthwaite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2018)</w:t>
      </w:r>
      <w:r w:rsidR="00A26BDB" w:rsidRPr="00CE5E5C">
        <w:rPr>
          <w:rFonts w:ascii="Times New Roman" w:hAnsi="Times New Roman" w:cs="Times New Roman"/>
          <w:sz w:val="24"/>
          <w:szCs w:val="24"/>
        </w:rPr>
        <w:fldChar w:fldCharType="end"/>
      </w:r>
      <w:commentRangeEnd w:id="13"/>
      <w:r w:rsidR="00396D47">
        <w:rPr>
          <w:rStyle w:val="CommentReference"/>
        </w:rPr>
        <w:commentReference w:id="13"/>
      </w:r>
      <w:commentRangeEnd w:id="14"/>
      <w:r w:rsidR="00396D47">
        <w:rPr>
          <w:rStyle w:val="CommentReference"/>
        </w:rPr>
        <w:commentReference w:id="14"/>
      </w:r>
      <w:r w:rsidRPr="00CE5E5C">
        <w:rPr>
          <w:rFonts w:ascii="Times New Roman" w:hAnsi="Times New Roman" w:cs="Times New Roman"/>
          <w:sz w:val="24"/>
          <w:szCs w:val="24"/>
        </w:rPr>
        <w:t xml:space="preserve"> </w:t>
      </w:r>
      <w:commentRangeStart w:id="15"/>
      <w:r w:rsidRPr="00CE5E5C">
        <w:rPr>
          <w:rFonts w:ascii="Times New Roman" w:hAnsi="Times New Roman" w:cs="Times New Roman"/>
          <w:sz w:val="24"/>
          <w:szCs w:val="24"/>
        </w:rPr>
        <w:t xml:space="preserve">or an increase in the disparity between current species ranges and the range shifts required to track climatic niche space under future climate change scenarios. </w:t>
      </w:r>
      <w:commentRangeEnd w:id="15"/>
      <w:r w:rsidR="00396D47">
        <w:rPr>
          <w:rStyle w:val="CommentReference"/>
        </w:rPr>
        <w:commentReference w:id="15"/>
      </w:r>
    </w:p>
    <w:p w14:paraId="39753728" w14:textId="62CDAB89"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Despite the magnitude of change happening in high-latitude regions</w:t>
      </w:r>
      <w:r w:rsidR="00587906">
        <w:rPr>
          <w:rFonts w:ascii="Times New Roman" w:hAnsi="Times New Roman" w:cs="Times New Roman"/>
          <w:sz w:val="24"/>
          <w:szCs w:val="24"/>
        </w:rPr>
        <w:t xml:space="preserve"> </w:t>
      </w:r>
      <w:r w:rsidRPr="00CE5E5C">
        <w:rPr>
          <w:rFonts w:ascii="Times New Roman" w:hAnsi="Times New Roman" w:cs="Times New Roman"/>
          <w:sz w:val="24"/>
          <w:szCs w:val="24"/>
        </w:rPr>
        <w:t xml:space="preserve">North American boreal and Arctic regions remain critically </w:t>
      </w:r>
      <w:r w:rsidR="0050123D" w:rsidRPr="00CE5E5C">
        <w:rPr>
          <w:rFonts w:ascii="Times New Roman" w:hAnsi="Times New Roman" w:cs="Times New Roman"/>
          <w:sz w:val="24"/>
          <w:szCs w:val="24"/>
        </w:rPr>
        <w:t>under sampled</w:t>
      </w:r>
      <w:r w:rsidRPr="00CE5E5C">
        <w:rPr>
          <w:rFonts w:ascii="Times New Roman" w:hAnsi="Times New Roman" w:cs="Times New Roman"/>
          <w:sz w:val="24"/>
          <w:szCs w:val="24"/>
        </w:rPr>
        <w:t xml:space="preserve"> for butterflies</w:t>
      </w:r>
      <w:r w:rsidR="00A7686D">
        <w:rPr>
          <w:rFonts w:ascii="Times New Roman" w:hAnsi="Times New Roman" w:cs="Times New Roman"/>
          <w:sz w:val="24"/>
          <w:szCs w:val="24"/>
        </w:rPr>
        <w:t>, and available data are highly biased</w:t>
      </w:r>
      <w:r w:rsidRPr="00CE5E5C">
        <w:rPr>
          <w:rFonts w:ascii="Times New Roman" w:hAnsi="Times New Roman" w:cs="Times New Roman"/>
          <w:sz w:val="24"/>
          <w:szCs w:val="24"/>
        </w:rPr>
        <w:t xml:space="preserve"> </w:t>
      </w:r>
      <w:hyperlink r:id="rId15">
        <w:r w:rsidR="00E733B8" w:rsidRPr="00CE5E5C">
          <w:rPr>
            <w:rFonts w:ascii="Times New Roman" w:hAnsi="Times New Roman" w:cs="Times New Roman"/>
          </w:rPr>
          <w:fldChar w:fldCharType="begin"/>
        </w:r>
        <w:r w:rsidR="00B71B27">
          <w:rPr>
            <w:rFonts w:ascii="Times New Roman" w:hAnsi="Times New Roman" w:cs="Times New Roman"/>
          </w:rPr>
          <w:instrText xml:space="preserve"> ADDIN ZOTERO_ITEM CSL_CITATION {"citationID":"N3hOakNU","properties":{"formattedCitation":"(Shirey {\\i{}et al.} 2021)","plainCitation":"(Shirey et al. 2021)","noteIndex":0},"citationItems":[{"id":300,"uris":["http://zotero.org/users/3183432/items/PHZIA7QR"],"itemData":{"id":300,"type":"article-journal","container-title":"Ecography","issue":"4","title":"A complete inventory of North American butterfly occurrence data: narrowing data gaps, but increasing bias","volume":"44","author":[{"family":"Shirey","given":"Vaughn"},{"family":"Belitz","given":"Michael W."},{"family":"Barve","given":"Vijay"},{"family":"Guralnick","given":"R"}],"issued":{"date-parts":[["2021"]]}}}],"schema":"https://github.com/citation-style-language/schema/raw/master/csl-citation.json"} </w:instrText>
        </w:r>
        <w:r w:rsidR="00E733B8" w:rsidRPr="00CE5E5C">
          <w:rPr>
            <w:rFonts w:ascii="Times New Roman" w:hAnsi="Times New Roman" w:cs="Times New Roman"/>
          </w:rPr>
          <w:fldChar w:fldCharType="separate"/>
        </w:r>
        <w:r w:rsidR="00B71B27" w:rsidRPr="00B71B27">
          <w:rPr>
            <w:rFonts w:ascii="Times New Roman" w:hAnsi="Times New Roman" w:cs="Times New Roman"/>
            <w:szCs w:val="24"/>
          </w:rPr>
          <w:t xml:space="preserve">(Shirey </w:t>
        </w:r>
        <w:r w:rsidR="00B71B27" w:rsidRPr="00B71B27">
          <w:rPr>
            <w:rFonts w:ascii="Times New Roman" w:hAnsi="Times New Roman" w:cs="Times New Roman"/>
            <w:i/>
            <w:iCs/>
            <w:szCs w:val="24"/>
          </w:rPr>
          <w:t>et al.</w:t>
        </w:r>
        <w:r w:rsidR="00B71B27" w:rsidRPr="00B71B27">
          <w:rPr>
            <w:rFonts w:ascii="Times New Roman" w:hAnsi="Times New Roman" w:cs="Times New Roman"/>
            <w:szCs w:val="24"/>
          </w:rPr>
          <w:t xml:space="preserve"> 2021)</w:t>
        </w:r>
        <w:r w:rsidR="00E733B8" w:rsidRPr="00CE5E5C">
          <w:rPr>
            <w:rFonts w:ascii="Times New Roman" w:hAnsi="Times New Roman" w:cs="Times New Roman"/>
          </w:rPr>
          <w:fldChar w:fldCharType="end"/>
        </w:r>
      </w:hyperlink>
      <w:r w:rsidRPr="00CE5E5C">
        <w:rPr>
          <w:rFonts w:ascii="Times New Roman" w:hAnsi="Times New Roman" w:cs="Times New Roman"/>
          <w:sz w:val="24"/>
          <w:szCs w:val="24"/>
        </w:rPr>
        <w:t xml:space="preserve">. These sampling gaps are major impediments to conservation, especially for invertebrates </w:t>
      </w:r>
      <w:hyperlink r:id="rId16">
        <w:r w:rsidR="00E733B8" w:rsidRPr="00CE5E5C">
          <w:rPr>
            <w:rFonts w:ascii="Times New Roman" w:hAnsi="Times New Roman" w:cs="Times New Roman"/>
          </w:rPr>
          <w:fldChar w:fldCharType="begin"/>
        </w:r>
        <w:r w:rsidR="00B71B27">
          <w:rPr>
            <w:rFonts w:ascii="Times New Roman" w:hAnsi="Times New Roman" w:cs="Times New Roman"/>
          </w:rPr>
          <w:instrText xml:space="preserve"> ADDIN ZOTERO_ITEM CSL_CITATION {"citationID":"XoICRiDG","properties":{"formattedCitation":"(Cardoso {\\i{}et al.} 2011)","plainCitation":"(Cardoso et al. 2011)","noteIndex":0},"citationItems":[{"id":575,"uris":["http://zotero.org/users/3183432/items/IGKV5BTJ"],"itemData":{"id":575,"type":"article-journal","abstract":"Despite their high diversity and importance for humankind, invertebrates are often neglected in biodiversity conservation policies. We identify seven impediments to their effective protection: (1) invertebrates and their ecological services are mostly unknown to the general public (the public dilemma); (2) policymakers and stakeholders are mostly unaware of invertebrate conservation problems (the political dilemma); (3) basic science on invertebrates is scarce and underfunded (the scientific dilemma); (4) most species are undescribed (the Linnean shortfall); (5) the distribution of described species is mostly unknown (the Wallacean shortfall); (6) the abundance of species and their changes in space and time are unknown (the Prestonian shortfall); (7) species ways of life and sensitivities to habitat change are largely unknown (the Hutchinsonian shortfall).\n\nNumerous recent developments in taxonomy, inventorying, monitoring, data compilation, statistical analysis and science communication facilitate overcoming these impediments in both policy and practice. We suggest as possible solutions for the public dilemma: better public information and marketing. For the political dilemma: red-listing, legal priority listing and inclusion in environmental impact assessment studies. For the scientific dilemma: parataxonomy, citizen science programs and biodiversity informatics. For the Linnean shortfall: biodiversity surrogacy, increased support for taxonomy and advances in taxonomic publications. For the Wallacean shortfall: funding of inventories, compilation of data in public repositories and species distribution modeling. For the Prestonian shortfall: standardized protocols for inventorying and monitoring, widespread use of analogous protocols and increased support for natural history collections. For the Hutchinsonian shortfall: identifying good indicator taxa and studying extinction rates by indirect evidence.","container-title":"Biological Conservation","DOI":"10.1016/j.biocon.2011.07.024","issue":"11","page":"2647-2655","title":"The seven impediments in invertebrate conservation and how to overcome them","volume":"144","author":[{"family":"Cardoso","given":"P."},{"family":"Erwin","given":"T.L."},{"family":"Borges","given":"P.A.V."}],"issued":{"date-parts":[["2011"]]}}}],"schema":"https://github.com/citation-style-language/schema/raw/master/csl-citation.json"} </w:instrText>
        </w:r>
        <w:r w:rsidR="00E733B8" w:rsidRPr="00CE5E5C">
          <w:rPr>
            <w:rFonts w:ascii="Times New Roman" w:hAnsi="Times New Roman" w:cs="Times New Roman"/>
          </w:rPr>
          <w:fldChar w:fldCharType="separate"/>
        </w:r>
        <w:r w:rsidR="00B71B27" w:rsidRPr="00B71B27">
          <w:rPr>
            <w:rFonts w:ascii="Times New Roman" w:hAnsi="Times New Roman" w:cs="Times New Roman"/>
            <w:szCs w:val="24"/>
          </w:rPr>
          <w:t xml:space="preserve">(Cardoso </w:t>
        </w:r>
        <w:r w:rsidR="00B71B27" w:rsidRPr="00B71B27">
          <w:rPr>
            <w:rFonts w:ascii="Times New Roman" w:hAnsi="Times New Roman" w:cs="Times New Roman"/>
            <w:i/>
            <w:iCs/>
            <w:szCs w:val="24"/>
          </w:rPr>
          <w:t>et al.</w:t>
        </w:r>
        <w:r w:rsidR="00B71B27" w:rsidRPr="00B71B27">
          <w:rPr>
            <w:rFonts w:ascii="Times New Roman" w:hAnsi="Times New Roman" w:cs="Times New Roman"/>
            <w:szCs w:val="24"/>
          </w:rPr>
          <w:t xml:space="preserve"> 2011)</w:t>
        </w:r>
        <w:r w:rsidR="00E733B8" w:rsidRPr="00CE5E5C">
          <w:rPr>
            <w:rFonts w:ascii="Times New Roman" w:hAnsi="Times New Roman" w:cs="Times New Roman"/>
          </w:rPr>
          <w:fldChar w:fldCharType="end"/>
        </w:r>
      </w:hyperlink>
      <w:r w:rsidR="00E733B8" w:rsidRPr="00CE5E5C">
        <w:rPr>
          <w:rFonts w:ascii="Times New Roman" w:hAnsi="Times New Roman" w:cs="Times New Roman"/>
          <w:sz w:val="24"/>
          <w:szCs w:val="24"/>
        </w:rPr>
        <w:t xml:space="preserve"> </w:t>
      </w:r>
      <w:r w:rsidRPr="00CE5E5C">
        <w:rPr>
          <w:rFonts w:ascii="Times New Roman" w:hAnsi="Times New Roman" w:cs="Times New Roman"/>
          <w:sz w:val="24"/>
          <w:szCs w:val="24"/>
        </w:rPr>
        <w:t xml:space="preserve">. Data that do exist in this region come largely from natural history museum collections and community science platforms (such as records from online and mobile platforms like </w:t>
      </w:r>
      <w:proofErr w:type="spellStart"/>
      <w:r w:rsidRPr="00CE5E5C">
        <w:rPr>
          <w:rFonts w:ascii="Times New Roman" w:hAnsi="Times New Roman" w:cs="Times New Roman"/>
          <w:sz w:val="24"/>
          <w:szCs w:val="24"/>
        </w:rPr>
        <w:t>iNaturalist</w:t>
      </w:r>
      <w:proofErr w:type="spellEnd"/>
      <w:r w:rsidRPr="00CE5E5C">
        <w:rPr>
          <w:rFonts w:ascii="Times New Roman" w:hAnsi="Times New Roman" w:cs="Times New Roman"/>
          <w:sz w:val="24"/>
          <w:szCs w:val="24"/>
        </w:rPr>
        <w:t>) and are almost all</w:t>
      </w:r>
      <w:r w:rsidR="00396D47">
        <w:rPr>
          <w:rFonts w:ascii="Times New Roman" w:hAnsi="Times New Roman" w:cs="Times New Roman"/>
          <w:sz w:val="24"/>
          <w:szCs w:val="24"/>
        </w:rPr>
        <w:t xml:space="preserve"> opportunistic</w:t>
      </w:r>
      <w:r w:rsidRPr="00CE5E5C">
        <w:rPr>
          <w:rFonts w:ascii="Times New Roman" w:hAnsi="Times New Roman" w:cs="Times New Roman"/>
          <w:sz w:val="24"/>
          <w:szCs w:val="24"/>
        </w:rPr>
        <w:t xml:space="preserve"> “presence-only” </w:t>
      </w:r>
      <w:ins w:id="16" w:author="Leslie Ries" w:date="2023-03-19T08:55:00Z">
        <w:r w:rsidR="00396D47">
          <w:rPr>
            <w:rFonts w:ascii="Times New Roman" w:hAnsi="Times New Roman" w:cs="Times New Roman"/>
            <w:sz w:val="24"/>
            <w:szCs w:val="24"/>
          </w:rPr>
          <w:t xml:space="preserve">(PO?) </w:t>
        </w:r>
      </w:ins>
      <w:del w:id="17" w:author="Leslie Ries" w:date="2023-03-19T08:55:00Z">
        <w:r w:rsidRPr="00CE5E5C" w:rsidDel="00396D47">
          <w:rPr>
            <w:rFonts w:ascii="Times New Roman" w:hAnsi="Times New Roman" w:cs="Times New Roman"/>
            <w:sz w:val="24"/>
            <w:szCs w:val="24"/>
          </w:rPr>
          <w:delText>or “opportunistic”</w:delText>
        </w:r>
      </w:del>
      <w:ins w:id="18" w:author="Leslie Ries" w:date="2023-03-19T08:55:00Z">
        <w:r w:rsidR="00396D47">
          <w:rPr>
            <w:rFonts w:ascii="Times New Roman" w:hAnsi="Times New Roman" w:cs="Times New Roman"/>
            <w:sz w:val="24"/>
            <w:szCs w:val="24"/>
          </w:rPr>
          <w:t xml:space="preserve"> </w:t>
        </w:r>
      </w:ins>
      <w:r w:rsidRPr="00CE5E5C">
        <w:rPr>
          <w:rFonts w:ascii="Times New Roman" w:hAnsi="Times New Roman" w:cs="Times New Roman"/>
          <w:sz w:val="24"/>
          <w:szCs w:val="24"/>
        </w:rPr>
        <w:t xml:space="preserve"> (</w:t>
      </w:r>
      <w:del w:id="19" w:author="Leslie Ries" w:date="2023-03-19T08:54:00Z">
        <w:r w:rsidRPr="00CE5E5C" w:rsidDel="00396D47">
          <w:rPr>
            <w:rFonts w:ascii="Times New Roman" w:hAnsi="Times New Roman" w:cs="Times New Roman"/>
            <w:sz w:val="24"/>
            <w:szCs w:val="24"/>
          </w:rPr>
          <w:delText xml:space="preserve">henceforth referred to by the </w:delText>
        </w:r>
        <w:commentRangeStart w:id="20"/>
        <w:r w:rsidRPr="00CE5E5C" w:rsidDel="00396D47">
          <w:rPr>
            <w:rFonts w:ascii="Times New Roman" w:hAnsi="Times New Roman" w:cs="Times New Roman"/>
            <w:sz w:val="24"/>
            <w:szCs w:val="24"/>
          </w:rPr>
          <w:delText>former</w:delText>
        </w:r>
      </w:del>
      <w:ins w:id="21" w:author="Leslie Ries" w:date="2023-03-19T08:54:00Z">
        <w:r w:rsidR="00396D47">
          <w:rPr>
            <w:rFonts w:ascii="Times New Roman" w:hAnsi="Times New Roman" w:cs="Times New Roman"/>
            <w:sz w:val="24"/>
            <w:szCs w:val="24"/>
          </w:rPr>
          <w:t>hereafter, presence only</w:t>
        </w:r>
        <w:commentRangeEnd w:id="20"/>
        <w:r w:rsidR="00396D47">
          <w:rPr>
            <w:rStyle w:val="CommentReference"/>
          </w:rPr>
          <w:commentReference w:id="20"/>
        </w:r>
      </w:ins>
      <w:r w:rsidRPr="00CE5E5C">
        <w:rPr>
          <w:rFonts w:ascii="Times New Roman" w:hAnsi="Times New Roman" w:cs="Times New Roman"/>
          <w:sz w:val="24"/>
          <w:szCs w:val="24"/>
        </w:rPr>
        <w:t xml:space="preserve">). Presence-only data </w:t>
      </w:r>
      <w:r w:rsidR="00A7686D">
        <w:rPr>
          <w:rFonts w:ascii="Times New Roman" w:hAnsi="Times New Roman" w:cs="Times New Roman"/>
          <w:sz w:val="24"/>
          <w:szCs w:val="24"/>
        </w:rPr>
        <w:t xml:space="preserve">rarely </w:t>
      </w:r>
      <w:r w:rsidRPr="00CE5E5C">
        <w:rPr>
          <w:rFonts w:ascii="Times New Roman" w:hAnsi="Times New Roman" w:cs="Times New Roman"/>
          <w:sz w:val="24"/>
          <w:szCs w:val="24"/>
        </w:rPr>
        <w:t xml:space="preserve">reflect </w:t>
      </w:r>
      <w:r w:rsidR="00A7686D">
        <w:rPr>
          <w:rFonts w:ascii="Times New Roman" w:hAnsi="Times New Roman" w:cs="Times New Roman"/>
          <w:sz w:val="24"/>
          <w:szCs w:val="24"/>
        </w:rPr>
        <w:t xml:space="preserve">complete community sampling and </w:t>
      </w:r>
      <w:r w:rsidR="00587906">
        <w:rPr>
          <w:rFonts w:ascii="Times New Roman" w:hAnsi="Times New Roman" w:cs="Times New Roman"/>
          <w:sz w:val="24"/>
          <w:szCs w:val="24"/>
        </w:rPr>
        <w:t>may</w:t>
      </w:r>
      <w:r w:rsidR="00A7686D" w:rsidRPr="00CE5E5C">
        <w:rPr>
          <w:rFonts w:ascii="Times New Roman" w:hAnsi="Times New Roman" w:cs="Times New Roman"/>
          <w:sz w:val="24"/>
          <w:szCs w:val="24"/>
        </w:rPr>
        <w:t xml:space="preserve"> </w:t>
      </w:r>
      <w:r w:rsidRPr="00CE5E5C">
        <w:rPr>
          <w:rFonts w:ascii="Times New Roman" w:hAnsi="Times New Roman" w:cs="Times New Roman"/>
          <w:sz w:val="24"/>
          <w:szCs w:val="24"/>
        </w:rPr>
        <w:t xml:space="preserve">not capture all species </w:t>
      </w:r>
      <w:r w:rsidR="00A7686D">
        <w:rPr>
          <w:rFonts w:ascii="Times New Roman" w:hAnsi="Times New Roman" w:cs="Times New Roman"/>
          <w:sz w:val="24"/>
          <w:szCs w:val="24"/>
        </w:rPr>
        <w:t>in a</w:t>
      </w:r>
      <w:r w:rsidRPr="00CE5E5C">
        <w:rPr>
          <w:rFonts w:ascii="Times New Roman" w:hAnsi="Times New Roman" w:cs="Times New Roman"/>
          <w:sz w:val="24"/>
          <w:szCs w:val="24"/>
        </w:rPr>
        <w:t xml:space="preserve"> broader </w:t>
      </w:r>
      <w:r w:rsidR="00A7686D">
        <w:rPr>
          <w:rFonts w:ascii="Times New Roman" w:hAnsi="Times New Roman" w:cs="Times New Roman"/>
          <w:sz w:val="24"/>
          <w:szCs w:val="24"/>
        </w:rPr>
        <w:t xml:space="preserve"> </w:t>
      </w:r>
      <w:r w:rsidR="00A7686D" w:rsidRPr="00CE5E5C">
        <w:rPr>
          <w:rFonts w:ascii="Times New Roman" w:hAnsi="Times New Roman" w:cs="Times New Roman"/>
          <w:sz w:val="24"/>
          <w:szCs w:val="24"/>
        </w:rPr>
        <w:t xml:space="preserve"> </w:t>
      </w:r>
      <w:r w:rsidRPr="00CE5E5C">
        <w:rPr>
          <w:rFonts w:ascii="Times New Roman" w:hAnsi="Times New Roman" w:cs="Times New Roman"/>
          <w:sz w:val="24"/>
          <w:szCs w:val="24"/>
        </w:rPr>
        <w:t xml:space="preserve">community </w:t>
      </w:r>
      <w:r w:rsidR="004D7965"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{"citationID":"CnvF15MY","properties":{"formattedCitation":"(Kelling {\\i{}et al.} 2019)","plainCitation":"(Kelling et al. 2019)","noteIndex":0},"citationItems":[{"id":817,"uris":["http://zotero.org/users/3183432/items/KBHCT9JL"],"itemData":{"id":817,"type":"article-journal","container-title":"BioScience","issue":"3","note":"publisher: Oxford University Press","page":"170–179","title":"Using semistructured surveys to improve citizen science data for monitoring biodiversity","volume":"69","author":[{"family":"Kelling","given":"Steve"},{"family":"Johnston","given":"Alison"},{"family":"Bonn","given":"Aletta"},{"family":"Fink","given":"Daniel"},{"family":"Ruiz-Gutierrez","given":"Viviana"},{"family":"Bonney","given":"Rick"},{"family":"Fernandez","given":"Miguel"},{"family":"Hochachka","given":"Wesley M"},{"family":"Julliard","given":"Romain"},{"family":"Kraemer","given":"Roland"},{"literal":"others"}],"issued":{"date-parts":[["2019"]]}}}],"schema":"https://github.com/citation-style-language/schema/raw/master/csl-citation.json"} </w:instrText>
      </w:r>
      <w:r w:rsidR="004D7965"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w:t>
      </w:r>
      <w:proofErr w:type="spellStart"/>
      <w:r w:rsidR="00B71B27" w:rsidRPr="00B71B27">
        <w:rPr>
          <w:rFonts w:ascii="Times New Roman" w:hAnsi="Times New Roman" w:cs="Times New Roman"/>
          <w:sz w:val="24"/>
          <w:szCs w:val="24"/>
        </w:rPr>
        <w:t>Kelling</w:t>
      </w:r>
      <w:proofErr w:type="spellEnd"/>
      <w:r w:rsidR="00B71B27" w:rsidRPr="00B71B27">
        <w:rPr>
          <w:rFonts w:ascii="Times New Roman" w:hAnsi="Times New Roman" w:cs="Times New Roman"/>
          <w:sz w:val="24"/>
          <w:szCs w:val="24"/>
        </w:rPr>
        <w:t xml:space="preserv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2019)</w:t>
      </w:r>
      <w:r w:rsidR="004D7965"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For example, collectors/observers may more often record species of particular interest or </w:t>
      </w:r>
      <w:r w:rsidR="00A7686D">
        <w:rPr>
          <w:rFonts w:ascii="Times New Roman" w:hAnsi="Times New Roman" w:cs="Times New Roman"/>
          <w:sz w:val="24"/>
          <w:szCs w:val="24"/>
        </w:rPr>
        <w:t>more detectable or a site may only have been ever visited one time</w:t>
      </w:r>
      <w:r w:rsidR="00587906">
        <w:rPr>
          <w:rFonts w:ascii="Times New Roman" w:hAnsi="Times New Roman" w:cs="Times New Roman"/>
          <w:sz w:val="24"/>
          <w:szCs w:val="24"/>
        </w:rPr>
        <w:t xml:space="preserve"> </w:t>
      </w:r>
      <w:r w:rsidR="00A7686D">
        <w:rPr>
          <w:rFonts w:ascii="Times New Roman" w:hAnsi="Times New Roman" w:cs="Times New Roman"/>
          <w:sz w:val="24"/>
          <w:szCs w:val="24"/>
        </w:rPr>
        <w:t>while</w:t>
      </w:r>
      <w:r w:rsidRPr="00CE5E5C">
        <w:rPr>
          <w:rFonts w:ascii="Times New Roman" w:hAnsi="Times New Roman" w:cs="Times New Roman"/>
          <w:sz w:val="24"/>
          <w:szCs w:val="24"/>
        </w:rPr>
        <w:t>, cryptic</w:t>
      </w:r>
      <w:r w:rsidR="00A7686D">
        <w:rPr>
          <w:rFonts w:ascii="Times New Roman" w:hAnsi="Times New Roman" w:cs="Times New Roman"/>
          <w:sz w:val="24"/>
          <w:szCs w:val="24"/>
        </w:rPr>
        <w:t>,</w:t>
      </w:r>
      <w:r w:rsidR="00587906">
        <w:rPr>
          <w:rFonts w:ascii="Times New Roman" w:hAnsi="Times New Roman" w:cs="Times New Roman"/>
          <w:sz w:val="24"/>
          <w:szCs w:val="24"/>
        </w:rPr>
        <w:t xml:space="preserve"> </w:t>
      </w:r>
      <w:r w:rsidRPr="00CE5E5C">
        <w:rPr>
          <w:rFonts w:ascii="Times New Roman" w:hAnsi="Times New Roman" w:cs="Times New Roman"/>
          <w:sz w:val="24"/>
          <w:szCs w:val="24"/>
        </w:rPr>
        <w:t>drab species may go under-reported</w:t>
      </w:r>
      <w:r w:rsidR="00A7686D">
        <w:rPr>
          <w:rFonts w:ascii="Times New Roman" w:hAnsi="Times New Roman" w:cs="Times New Roman"/>
          <w:sz w:val="24"/>
          <w:szCs w:val="24"/>
        </w:rPr>
        <w:t xml:space="preserve"> </w:t>
      </w:r>
      <w:r w:rsidR="00A7686D"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{"citationID":"2eO9aGsn","properties":{"formattedCitation":"(Meyer {\\i{}et al.} 2016; Adamo {\\i{}et al.} 2021)","plainCitation":"(Meyer et al. 2016; Adamo et al. 2021)","noteIndex":0},"citationItems":[{"id":819,"uris":["http://zotero.org/users/3183432/items/35Q8F7W6"],"itemData":{"id":819,"type":"article-journal","container-title":"Nature plants","issue":"5","note":"publisher: Nature Publishing Group UK London","page":"574–578","title":"Plant scientists’ research attention is skewed towards colourful, conspicuous and broadly distributed flowers","volume":"7","author":[{"family":"Adamo","given":"Martino"},{"family":"Chialva","given":"Matteo"},{"family":"Calevo","given":"Jacopo"},{"family":"Bertoni","given":"Filippo"},{"family":"Dixon","given":"Kingsley"},{"family":"Mammola","given":"Stefano"}],"issued":{"date-parts":[["2021"]]}}},{"id":818,"uris":["http://zotero.org/users/3183432/items/GTZ5SFFT"],"itemData":{"id":818,"type":"article-journal","container-title":"Global Ecology and Biogeography","issue":"10","note":"publisher: Wiley Online Library","page":"1181–1193","title":"Range geometry and socio-economics dominate species-level biases in occurrence information","volume":"25","author":[{"family":"Meyer","given":"Carsten"},{"family":"Jetz","given":"Walter"},{"family":"Guralnick","given":"Robert P"},{"family":"Fritz","given":"Susanne A"},{"family":"Kreft","given":"Holger"}],"issued":{"date-parts":[["2016"]]}}}],"schema":"https://github.com/citation-style-language/schema/raw/master/csl-citation.json"} </w:instrText>
      </w:r>
      <w:r w:rsidR="00A7686D"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 xml:space="preserve">(Meyer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2016; Adamo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2021)</w:t>
      </w:r>
      <w:r w:rsidR="00A7686D"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w:t>
      </w:r>
      <w:r w:rsidR="00A7686D">
        <w:rPr>
          <w:rFonts w:ascii="Times New Roman" w:hAnsi="Times New Roman" w:cs="Times New Roman"/>
          <w:sz w:val="24"/>
          <w:szCs w:val="24"/>
        </w:rPr>
        <w:t>Finally, t</w:t>
      </w:r>
      <w:r w:rsidRPr="00CE5E5C">
        <w:rPr>
          <w:rFonts w:ascii="Times New Roman" w:hAnsi="Times New Roman" w:cs="Times New Roman"/>
          <w:sz w:val="24"/>
          <w:szCs w:val="24"/>
        </w:rPr>
        <w:t>h</w:t>
      </w:r>
      <w:r w:rsidR="00587906">
        <w:rPr>
          <w:rFonts w:ascii="Times New Roman" w:hAnsi="Times New Roman" w:cs="Times New Roman"/>
          <w:sz w:val="24"/>
          <w:szCs w:val="24"/>
        </w:rPr>
        <w:t>ese data are</w:t>
      </w:r>
      <w:r w:rsidRPr="00CE5E5C">
        <w:rPr>
          <w:rFonts w:ascii="Times New Roman" w:hAnsi="Times New Roman" w:cs="Times New Roman"/>
          <w:sz w:val="24"/>
          <w:szCs w:val="24"/>
        </w:rPr>
        <w:t xml:space="preserve"> </w:t>
      </w:r>
      <w:r w:rsidR="00A7686D">
        <w:rPr>
          <w:rFonts w:ascii="Times New Roman" w:hAnsi="Times New Roman" w:cs="Times New Roman"/>
          <w:sz w:val="24"/>
          <w:szCs w:val="24"/>
        </w:rPr>
        <w:t>highly biased because</w:t>
      </w:r>
      <w:r w:rsidRPr="00CE5E5C">
        <w:rPr>
          <w:rFonts w:ascii="Times New Roman" w:hAnsi="Times New Roman" w:cs="Times New Roman"/>
          <w:sz w:val="24"/>
          <w:szCs w:val="24"/>
        </w:rPr>
        <w:t xml:space="preserve"> sampling intent </w:t>
      </w:r>
      <w:commentRangeStart w:id="22"/>
      <w:r w:rsidR="00A7686D">
        <w:rPr>
          <w:rFonts w:ascii="Times New Roman" w:hAnsi="Times New Roman" w:cs="Times New Roman"/>
          <w:sz w:val="24"/>
          <w:szCs w:val="24"/>
        </w:rPr>
        <w:t>are both unknown and unknowable</w:t>
      </w:r>
      <w:commentRangeEnd w:id="22"/>
      <w:r w:rsidR="00A7686D">
        <w:rPr>
          <w:rStyle w:val="CommentReference"/>
        </w:rPr>
        <w:commentReference w:id="22"/>
      </w:r>
      <w:r w:rsidRPr="00CE5E5C">
        <w:rPr>
          <w:rFonts w:ascii="Times New Roman" w:hAnsi="Times New Roman" w:cs="Times New Roman"/>
          <w:sz w:val="24"/>
          <w:szCs w:val="24"/>
        </w:rPr>
        <w:t xml:space="preserve">. </w:t>
      </w:r>
      <w:commentRangeStart w:id="23"/>
      <w:r w:rsidRPr="00CE5E5C">
        <w:rPr>
          <w:rFonts w:ascii="Times New Roman" w:hAnsi="Times New Roman" w:cs="Times New Roman"/>
          <w:sz w:val="24"/>
          <w:szCs w:val="24"/>
        </w:rPr>
        <w:t>Uncorrected or mishandled biases in downstream analyses can cause problems when attempting to reconstruct ecological trends over large spatial extents and through time</w:t>
      </w:r>
      <w:commentRangeEnd w:id="23"/>
      <w:r w:rsidR="001943B0">
        <w:rPr>
          <w:rStyle w:val="CommentReference"/>
        </w:rPr>
        <w:commentReference w:id="23"/>
      </w:r>
      <w:r w:rsidRPr="00CE5E5C">
        <w:rPr>
          <w:rFonts w:ascii="Times New Roman" w:hAnsi="Times New Roman" w:cs="Times New Roman"/>
          <w:sz w:val="24"/>
          <w:szCs w:val="24"/>
        </w:rPr>
        <w:t xml:space="preserve"> </w:t>
      </w:r>
      <w:hyperlink r:id="rId17">
        <w:r w:rsidR="00F4001C" w:rsidRPr="00CE5E5C">
          <w:rPr>
            <w:rFonts w:ascii="Times New Roman" w:hAnsi="Times New Roman" w:cs="Times New Roman"/>
          </w:rPr>
          <w:fldChar w:fldCharType="begin"/>
        </w:r>
        <w:r w:rsidR="00B71B27">
          <w:rPr>
            <w:rFonts w:ascii="Times New Roman" w:hAnsi="Times New Roman" w:cs="Times New Roman"/>
          </w:rPr>
          <w:instrText xml:space="preserve"> ADDIN ZOTERO_ITEM CSL_CITATION {"citationID":"BdTO0wG8","properties":{"formattedCitation":"(Guzman {\\i{}et al.} 2021; Larsen &amp; Shirey 2021)","plainCitation":"(Guzman et al. 2021; Larsen &amp; Shirey 2021)","noteIndex":0},"citationItems":[{"id":642,"uris":["http://zotero.org/users/3183432/items/W9UWDUCJ"],"itemData":{"id":642,"type":"article-journal","container-title":"Biological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K"}],"issued":{"date-parts":[["2021"]]}}},{"id":641,"uris":["http://zotero.org/users/3183432/items/VUT6QZBW"],"itemData":{"id":641,"type":"article-journal","container-title":"Ecology Letters","issue":"6","note":"publisher: Wiley Online Library","page":"1287–1289","title":"Method matters: pitfalls in analysing phenology from occurrence records","volume":"24","author":[{"family":"Larsen","given":"Elise A"},{"family":"Shirey","given":"Vaughn"}],"issued":{"date-parts":[["2021"]]}}}],"schema":"https://github.com/citation-style-language/schema/raw/master/csl-citation.json"} </w:instrText>
        </w:r>
        <w:r w:rsidR="00F4001C" w:rsidRPr="00CE5E5C">
          <w:rPr>
            <w:rFonts w:ascii="Times New Roman" w:hAnsi="Times New Roman" w:cs="Times New Roman"/>
          </w:rPr>
          <w:fldChar w:fldCharType="separate"/>
        </w:r>
        <w:r w:rsidR="00B71B27" w:rsidRPr="00B71B27">
          <w:rPr>
            <w:rFonts w:ascii="Times New Roman" w:hAnsi="Times New Roman" w:cs="Times New Roman"/>
            <w:szCs w:val="24"/>
          </w:rPr>
          <w:t xml:space="preserve">(Guzman </w:t>
        </w:r>
        <w:r w:rsidR="00B71B27" w:rsidRPr="00B71B27">
          <w:rPr>
            <w:rFonts w:ascii="Times New Roman" w:hAnsi="Times New Roman" w:cs="Times New Roman"/>
            <w:i/>
            <w:iCs/>
            <w:szCs w:val="24"/>
          </w:rPr>
          <w:t>et al.</w:t>
        </w:r>
        <w:r w:rsidR="00B71B27" w:rsidRPr="00B71B27">
          <w:rPr>
            <w:rFonts w:ascii="Times New Roman" w:hAnsi="Times New Roman" w:cs="Times New Roman"/>
            <w:szCs w:val="24"/>
          </w:rPr>
          <w:t xml:space="preserve"> 2021; Larsen &amp; Shirey 2021)</w:t>
        </w:r>
        <w:r w:rsidR="00F4001C" w:rsidRPr="00CE5E5C">
          <w:rPr>
            <w:rFonts w:ascii="Times New Roman" w:hAnsi="Times New Roman" w:cs="Times New Roman"/>
          </w:rPr>
          <w:fldChar w:fldCharType="end"/>
        </w:r>
      </w:hyperlink>
      <w:r w:rsidRPr="00CE5E5C">
        <w:rPr>
          <w:rFonts w:ascii="Times New Roman" w:hAnsi="Times New Roman" w:cs="Times New Roman"/>
          <w:sz w:val="24"/>
          <w:szCs w:val="24"/>
        </w:rPr>
        <w:t xml:space="preserve">. </w:t>
      </w:r>
    </w:p>
    <w:p w14:paraId="7147EB44" w14:textId="4380D0D6" w:rsidR="007B72B7" w:rsidRDefault="00000000" w:rsidP="00296FBC">
      <w:pPr>
        <w:spacing w:line="480" w:lineRule="auto"/>
        <w:ind w:firstLine="720"/>
        <w:jc w:val="both"/>
        <w:rPr>
          <w:rFonts w:ascii="Times New Roman" w:hAnsi="Times New Roman" w:cs="Times New Roman"/>
          <w:sz w:val="24"/>
          <w:szCs w:val="24"/>
        </w:rPr>
      </w:pPr>
      <w:commentRangeStart w:id="24"/>
      <w:commentRangeStart w:id="25"/>
      <w:r w:rsidRPr="00CE5E5C">
        <w:rPr>
          <w:rFonts w:ascii="Times New Roman" w:hAnsi="Times New Roman" w:cs="Times New Roman"/>
          <w:sz w:val="24"/>
          <w:szCs w:val="24"/>
        </w:rPr>
        <w:t xml:space="preserve">Fortunately, new advances in statistical modeling may be able to address this </w:t>
      </w:r>
      <w:r w:rsidR="001943B0" w:rsidRPr="00CE5E5C">
        <w:rPr>
          <w:rFonts w:ascii="Times New Roman" w:hAnsi="Times New Roman" w:cs="Times New Roman"/>
          <w:sz w:val="24"/>
          <w:szCs w:val="24"/>
        </w:rPr>
        <w:t>bias and</w:t>
      </w:r>
      <w:r w:rsidRPr="00CE5E5C">
        <w:rPr>
          <w:rFonts w:ascii="Times New Roman" w:hAnsi="Times New Roman" w:cs="Times New Roman"/>
          <w:sz w:val="24"/>
          <w:szCs w:val="24"/>
        </w:rPr>
        <w:t xml:space="preserve"> unlock the potential of these data for broader research use. </w:t>
      </w:r>
      <w:commentRangeEnd w:id="24"/>
      <w:r w:rsidR="00D35212">
        <w:rPr>
          <w:rStyle w:val="CommentReference"/>
        </w:rPr>
        <w:commentReference w:id="24"/>
      </w:r>
      <w:commentRangeEnd w:id="25"/>
      <w:r w:rsidR="00D35212">
        <w:rPr>
          <w:rStyle w:val="CommentReference"/>
        </w:rPr>
        <w:commentReference w:id="25"/>
      </w:r>
      <w:r w:rsidRPr="00CE5E5C">
        <w:rPr>
          <w:rFonts w:ascii="Times New Roman" w:hAnsi="Times New Roman" w:cs="Times New Roman"/>
          <w:sz w:val="24"/>
          <w:szCs w:val="24"/>
        </w:rPr>
        <w:t xml:space="preserve">For example, occupancy-detection models, which </w:t>
      </w:r>
      <w:r w:rsidR="00C24AA6">
        <w:rPr>
          <w:rFonts w:ascii="Times New Roman" w:hAnsi="Times New Roman" w:cs="Times New Roman"/>
          <w:sz w:val="24"/>
          <w:szCs w:val="24"/>
        </w:rPr>
        <w:t>are designed</w:t>
      </w:r>
      <w:r w:rsidR="00C24AA6" w:rsidRPr="00CE5E5C">
        <w:rPr>
          <w:rFonts w:ascii="Times New Roman" w:hAnsi="Times New Roman" w:cs="Times New Roman"/>
          <w:sz w:val="24"/>
          <w:szCs w:val="24"/>
        </w:rPr>
        <w:t xml:space="preserve"> </w:t>
      </w:r>
      <w:r w:rsidR="0006754C"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{"citationID":"V2JWDODG","properties":{"formattedCitation":"(MacKenzie {\\i{}et al.} 2002; K\\uc0\\u233{}ry &amp; Royle 2015)","plainCitation":"(MacKenzie et al. 2002;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06754C"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w:t>
      </w:r>
      <w:proofErr w:type="spellStart"/>
      <w:r w:rsidR="00B71B27" w:rsidRPr="00B71B27">
        <w:rPr>
          <w:rFonts w:ascii="Times New Roman" w:hAnsi="Times New Roman" w:cs="Times New Roman"/>
          <w:sz w:val="24"/>
          <w:szCs w:val="24"/>
        </w:rPr>
        <w:t>MacKenzie</w:t>
      </w:r>
      <w:proofErr w:type="spellEnd"/>
      <w:r w:rsidR="00B71B27" w:rsidRPr="00B71B27">
        <w:rPr>
          <w:rFonts w:ascii="Times New Roman" w:hAnsi="Times New Roman" w:cs="Times New Roman"/>
          <w:sz w:val="24"/>
          <w:szCs w:val="24"/>
        </w:rPr>
        <w:t xml:space="preserv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2002; </w:t>
      </w:r>
      <w:proofErr w:type="spellStart"/>
      <w:r w:rsidR="00B71B27" w:rsidRPr="00B71B27">
        <w:rPr>
          <w:rFonts w:ascii="Times New Roman" w:hAnsi="Times New Roman" w:cs="Times New Roman"/>
          <w:sz w:val="24"/>
          <w:szCs w:val="24"/>
        </w:rPr>
        <w:t>Kéry</w:t>
      </w:r>
      <w:proofErr w:type="spellEnd"/>
      <w:r w:rsidR="00B71B27" w:rsidRPr="00B71B27">
        <w:rPr>
          <w:rFonts w:ascii="Times New Roman" w:hAnsi="Times New Roman" w:cs="Times New Roman"/>
          <w:sz w:val="24"/>
          <w:szCs w:val="24"/>
        </w:rPr>
        <w:t xml:space="preserve"> &amp; </w:t>
      </w:r>
      <w:proofErr w:type="spellStart"/>
      <w:r w:rsidR="00B71B27" w:rsidRPr="00B71B27">
        <w:rPr>
          <w:rFonts w:ascii="Times New Roman" w:hAnsi="Times New Roman" w:cs="Times New Roman"/>
          <w:sz w:val="24"/>
          <w:szCs w:val="24"/>
        </w:rPr>
        <w:t>Royle</w:t>
      </w:r>
      <w:proofErr w:type="spellEnd"/>
      <w:r w:rsidR="00B71B27" w:rsidRPr="00B71B27">
        <w:rPr>
          <w:rFonts w:ascii="Times New Roman" w:hAnsi="Times New Roman" w:cs="Times New Roman"/>
          <w:sz w:val="24"/>
          <w:szCs w:val="24"/>
        </w:rPr>
        <w:t xml:space="preserve"> 2015)</w:t>
      </w:r>
      <w:r w:rsidR="0006754C" w:rsidRPr="00CE5E5C">
        <w:rPr>
          <w:rFonts w:ascii="Times New Roman" w:hAnsi="Times New Roman" w:cs="Times New Roman"/>
          <w:sz w:val="24"/>
          <w:szCs w:val="24"/>
        </w:rPr>
        <w:fldChar w:fldCharType="end"/>
      </w:r>
      <w:r w:rsidR="00C74148" w:rsidRPr="00CE5E5C">
        <w:rPr>
          <w:rFonts w:ascii="Times New Roman" w:hAnsi="Times New Roman" w:cs="Times New Roman"/>
          <w:sz w:val="24"/>
          <w:szCs w:val="24"/>
        </w:rPr>
        <w:t xml:space="preserve"> </w:t>
      </w:r>
      <w:r w:rsidR="00D35212">
        <w:rPr>
          <w:rFonts w:ascii="Times New Roman" w:hAnsi="Times New Roman" w:cs="Times New Roman"/>
          <w:sz w:val="24"/>
          <w:szCs w:val="24"/>
        </w:rPr>
        <w:t xml:space="preserve">have long been used </w:t>
      </w:r>
      <w:r w:rsidRPr="00CE5E5C">
        <w:rPr>
          <w:rFonts w:ascii="Times New Roman" w:hAnsi="Times New Roman" w:cs="Times New Roman"/>
          <w:sz w:val="24"/>
          <w:szCs w:val="24"/>
        </w:rPr>
        <w:t xml:space="preserve">to </w:t>
      </w:r>
      <w:r w:rsidR="00C24AA6" w:rsidRPr="00CE5E5C">
        <w:rPr>
          <w:rFonts w:ascii="Times New Roman" w:hAnsi="Times New Roman" w:cs="Times New Roman"/>
          <w:sz w:val="24"/>
          <w:szCs w:val="24"/>
        </w:rPr>
        <w:t xml:space="preserve"> </w:t>
      </w:r>
      <w:r w:rsidRPr="00CE5E5C">
        <w:rPr>
          <w:rFonts w:ascii="Times New Roman" w:hAnsi="Times New Roman" w:cs="Times New Roman"/>
          <w:sz w:val="24"/>
          <w:szCs w:val="24"/>
        </w:rPr>
        <w:t xml:space="preserve">reconstruct ecological signals over space and time from </w:t>
      </w:r>
      <w:commentRangeStart w:id="26"/>
      <w:commentRangeStart w:id="27"/>
      <w:r w:rsidRPr="00CE5E5C">
        <w:rPr>
          <w:rFonts w:ascii="Times New Roman" w:hAnsi="Times New Roman" w:cs="Times New Roman"/>
          <w:sz w:val="24"/>
          <w:szCs w:val="24"/>
        </w:rPr>
        <w:t>presence-</w:t>
      </w:r>
      <w:r w:rsidR="00C24AA6">
        <w:rPr>
          <w:rFonts w:ascii="Times New Roman" w:hAnsi="Times New Roman" w:cs="Times New Roman"/>
          <w:sz w:val="24"/>
          <w:szCs w:val="24"/>
        </w:rPr>
        <w:t xml:space="preserve">absence or, more accurately, </w:t>
      </w:r>
      <w:r w:rsidR="00C24AA6">
        <w:rPr>
          <w:rFonts w:ascii="Times New Roman" w:hAnsi="Times New Roman" w:cs="Times New Roman"/>
          <w:sz w:val="24"/>
          <w:szCs w:val="24"/>
        </w:rPr>
        <w:lastRenderedPageBreak/>
        <w:t>detection-non detection</w:t>
      </w:r>
      <w:r w:rsidR="00C24AA6" w:rsidRPr="00CE5E5C">
        <w:rPr>
          <w:rFonts w:ascii="Times New Roman" w:hAnsi="Times New Roman" w:cs="Times New Roman"/>
          <w:sz w:val="24"/>
          <w:szCs w:val="24"/>
        </w:rPr>
        <w:t xml:space="preserve"> </w:t>
      </w:r>
      <w:commentRangeEnd w:id="26"/>
      <w:r w:rsidR="00C24AA6">
        <w:rPr>
          <w:rStyle w:val="CommentReference"/>
        </w:rPr>
        <w:commentReference w:id="26"/>
      </w:r>
      <w:commentRangeEnd w:id="27"/>
      <w:r w:rsidR="00C24AA6">
        <w:rPr>
          <w:rStyle w:val="CommentReference"/>
        </w:rPr>
        <w:commentReference w:id="27"/>
      </w:r>
      <w:r w:rsidRPr="00CE5E5C">
        <w:rPr>
          <w:rFonts w:ascii="Times New Roman" w:hAnsi="Times New Roman" w:cs="Times New Roman"/>
          <w:sz w:val="24"/>
          <w:szCs w:val="24"/>
        </w:rPr>
        <w:t>data</w:t>
      </w:r>
      <w:r w:rsidR="00C24AA6">
        <w:rPr>
          <w:rFonts w:ascii="Times New Roman" w:hAnsi="Times New Roman" w:cs="Times New Roman"/>
          <w:sz w:val="24"/>
          <w:szCs w:val="24"/>
        </w:rPr>
        <w:t xml:space="preserve">, where sites were repeated visited and patterns in the series of detections and non-detections were used </w:t>
      </w:r>
      <w:r w:rsidR="00C24AA6" w:rsidRPr="00CE5E5C">
        <w:rPr>
          <w:rFonts w:ascii="Times New Roman" w:hAnsi="Times New Roman" w:cs="Times New Roman"/>
          <w:sz w:val="24"/>
          <w:szCs w:val="24"/>
        </w:rPr>
        <w:t>to disentangle the process of observation from underlying ecology</w:t>
      </w:r>
      <w:r w:rsidR="00C24AA6">
        <w:rPr>
          <w:rFonts w:ascii="Times New Roman" w:hAnsi="Times New Roman" w:cs="Times New Roman"/>
          <w:sz w:val="24"/>
          <w:szCs w:val="24"/>
        </w:rPr>
        <w:t xml:space="preserve"> </w:t>
      </w:r>
      <w:r w:rsidR="00A862E5" w:rsidRPr="00CE5E5C">
        <w:rPr>
          <w:rFonts w:ascii="Times New Roman" w:hAnsi="Times New Roman" w:cs="Times New Roman"/>
          <w:sz w:val="24"/>
          <w:szCs w:val="24"/>
        </w:rPr>
        <w:t xml:space="preserve"> </w:t>
      </w:r>
      <w:commentRangeStart w:id="28"/>
      <w:r w:rsidR="00A862E5"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{"citationID":"oormIYET","properties":{"formattedCitation":"(van Strien {\\i{}et al.} 2013; J\\uc0\\u246{}nsson {\\i{}et al.} 2021; Engelhardt {\\i{}et al.} 2022; Jackson {\\i{}et al.} 2022; Shirey {\\i{}et al.} 2022a)","plainCitation":"(van Strien et al. 2013; Jönsson et al. 2021; Engelhardt et al. 2022; Jackson et al. 2022; Shirey et al. 2022a)","noteIndex":0},"citationItems":[{"id":584,"uris":["http://zotero.org/users/3183432/items/ZVFUSF5B"],"itemData":{"id":584,"type":"article-journal","abstract":"Abstract Recent climate and land-use changes are having substantial impacts on biodiversity, including population declines, range shifts, and changes in community composition. However, few studies have compared these impacts among multiple taxa, particularly because of a lack of standardized time series data over long periods. Existing data sets are typically of low resolution or poor coverage, both spatially and temporally, thereby limiting the inferences that can be drawn from such studies. Here, we compare climate and land-use driven occupancy changes in butterflies, grasshoppers, and dragonflies using an extensive data set of highly heterogeneous observation data collected in the central European region of Bavaria (Germany) over a 40-year period. Using occupancy models, we find occupancies (the proportion of sites occupied by a species in each year) of 37% of species have decreased, 30% have increased and 33% showed no significant trend. Butterflies and grasshoppers show strongest declines with 41% of species each. By contrast, 52% of dragonfly species increased. Temperature preference and habitat specificity appear as significant drivers of species trends. We show that cold-adapted species across all taxa have declined, whereas warm-adapted species have increased. In butterflies, habitat specialists have decreased, while generalists increased or remained stable. The trends of habitat generalists and specialists both in grasshoppers and semi-aquatic dragonflies, however did not differ. Our findings indicate strong and consistent effects of climate warming across insect taxa. The decrease of butterfly specialists could hint towards a threat from land-use change, as especially butterfly specialists' occurrence depends mostly on habitat quality and area. Our study not only illustrates how these taxa showed differing trends in the past but also provides hints on how we might mitigate the detrimental effects of human development on their diversity in the future.","container-title":"Global Change Biology","DOI":"https://doi.org/10.1111/gcb.16200","issue":"13","note":"_eprint: https://onlinelibrary.wiley.com/doi/pdf/10.1111/gcb.16200","page":"3998-4012","title":"Consistent signals of a warming climate in occupancy changes of three insect taxa over 40 years in central Europe","volume":"28","author":[{"family":"Engelhardt","given":"Eva Katharina"},{"family":"Biber","given":"Matthias F."},{"family":"Dolek","given":"Matthias"},{"family":"Fartmann","given":"Thomas"},{"family":"Hochkirch","given":"Axel"},{"family":"Leidinger","given":"Jan"},{"family":"Löffler","given":"Franz"},{"family":"Pinkert","given":"Stefan"},{"family":"Poniatowski","given":"Dominik"},{"family":"Voith","given":"Johannes"},{"family":"Winterholler","given":"Michael"},{"family":"Zeuss","given":"Dirk"},{"family":"Bowler","given":"Diana E."},{"family":"Hof","given":"Christian"}],"issued":{"date-parts":[["2022"]]}}},{"id":607,"uris":["http://zotero.org/users/3183432/items/9I2V6R3X"],"itemData":{"id":607,"type":"article-journal","container-title":"Biology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K"}],"issued":{"date-parts":[["2022"]]}}},{"id":787,"uris":["http://zotero.org/users/3183432/items/DFW9IVKX"],"itemData":{"id":787,"type":"article-journal","container-title":"Insect Conservation and Diversity","issue":"5","note":"publisher: Wiley Online Library","page":"543–555","title":"A century of social wasp occupancy trends from natural history collections: spatiotemporal resolutions have little effect on model performance","volume":"14","author":[{"family":"Jönsson","given":"Galina M"},{"family":"Broad","given":"Gavin R"},{"family":"Sumner","given":"Seirian"},{"family":"Isaac","given":"Nick JB"}],"issued":{"date-parts":[["2021"]]}}},{"id":305,"uris":["http://zotero.org/users/3183432/items/AWJTK625"],"itemData":{"id":305,"type":"article-journal","container-title":"Methods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Melissa"}],"issued":{"date-parts":[["2022"]]}}},{"id":293,"uris":["http://zotero.org/users/3183432/items/ERGFU5GW"],"itemData":{"id":293,"type":"article-journal","abstract":"Many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A862E5"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 xml:space="preserve">(van </w:t>
      </w:r>
      <w:proofErr w:type="spellStart"/>
      <w:r w:rsidR="00B71B27" w:rsidRPr="00B71B27">
        <w:rPr>
          <w:rFonts w:ascii="Times New Roman" w:hAnsi="Times New Roman" w:cs="Times New Roman"/>
          <w:sz w:val="24"/>
          <w:szCs w:val="24"/>
        </w:rPr>
        <w:t>Strien</w:t>
      </w:r>
      <w:proofErr w:type="spellEnd"/>
      <w:r w:rsidR="00B71B27" w:rsidRPr="00B71B27">
        <w:rPr>
          <w:rFonts w:ascii="Times New Roman" w:hAnsi="Times New Roman" w:cs="Times New Roman"/>
          <w:sz w:val="24"/>
          <w:szCs w:val="24"/>
        </w:rPr>
        <w:t xml:space="preserv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2013; </w:t>
      </w:r>
      <w:proofErr w:type="spellStart"/>
      <w:r w:rsidR="00B71B27" w:rsidRPr="00B71B27">
        <w:rPr>
          <w:rFonts w:ascii="Times New Roman" w:hAnsi="Times New Roman" w:cs="Times New Roman"/>
          <w:sz w:val="24"/>
          <w:szCs w:val="24"/>
        </w:rPr>
        <w:t>Jönsson</w:t>
      </w:r>
      <w:proofErr w:type="spellEnd"/>
      <w:r w:rsidR="00B71B27" w:rsidRPr="00B71B27">
        <w:rPr>
          <w:rFonts w:ascii="Times New Roman" w:hAnsi="Times New Roman" w:cs="Times New Roman"/>
          <w:sz w:val="24"/>
          <w:szCs w:val="24"/>
        </w:rPr>
        <w:t xml:space="preserv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2021; Engelhardt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2022; Jackson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2022; Shirey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2022a)</w:t>
      </w:r>
      <w:r w:rsidR="00A862E5" w:rsidRPr="00CE5E5C">
        <w:rPr>
          <w:rFonts w:ascii="Times New Roman" w:hAnsi="Times New Roman" w:cs="Times New Roman"/>
          <w:sz w:val="24"/>
          <w:szCs w:val="24"/>
        </w:rPr>
        <w:fldChar w:fldCharType="end"/>
      </w:r>
      <w:commentRangeEnd w:id="28"/>
      <w:r w:rsidR="00C24AA6">
        <w:rPr>
          <w:rStyle w:val="CommentReference"/>
        </w:rPr>
        <w:commentReference w:id="28"/>
      </w:r>
      <w:r w:rsidRPr="00CE5E5C">
        <w:rPr>
          <w:rFonts w:ascii="Times New Roman" w:hAnsi="Times New Roman" w:cs="Times New Roman"/>
          <w:sz w:val="24"/>
          <w:szCs w:val="24"/>
        </w:rPr>
        <w:t xml:space="preserve">. </w:t>
      </w:r>
      <w:commentRangeStart w:id="29"/>
      <w:ins w:id="30" w:author="Leslie Ries" w:date="2023-03-19T09:33:00Z">
        <w:r w:rsidR="00C24AA6">
          <w:rPr>
            <w:rFonts w:ascii="Times New Roman" w:hAnsi="Times New Roman" w:cs="Times New Roman"/>
            <w:sz w:val="24"/>
            <w:szCs w:val="24"/>
          </w:rPr>
          <w:t>Further, both simulation (</w:t>
        </w:r>
      </w:ins>
      <w:ins w:id="31" w:author="Leslie Ries" w:date="2023-03-19T11:29:00Z">
        <w:r w:rsidR="00DF2B27">
          <w:rPr>
            <w:rFonts w:ascii="Times New Roman" w:hAnsi="Times New Roman" w:cs="Times New Roman"/>
            <w:sz w:val="24"/>
            <w:szCs w:val="24"/>
          </w:rPr>
          <w:t>Strayer 1999,</w:t>
        </w:r>
      </w:ins>
      <w:commentRangeStart w:id="32"/>
      <w:ins w:id="33" w:author="Leslie Ries" w:date="2023-03-19T11:41:00Z">
        <w:r w:rsidR="002E769B">
          <w:rPr>
            <w:rFonts w:ascii="Times New Roman" w:hAnsi="Times New Roman" w:cs="Times New Roman"/>
            <w:sz w:val="24"/>
            <w:szCs w:val="24"/>
          </w:rPr>
          <w:t xml:space="preserve">Gaston et al., </w:t>
        </w:r>
      </w:ins>
      <w:ins w:id="34" w:author="Leslie Ries" w:date="2023-03-19T11:29:00Z">
        <w:r w:rsidR="00DF2B27">
          <w:rPr>
            <w:rFonts w:ascii="Times New Roman" w:hAnsi="Times New Roman" w:cs="Times New Roman"/>
            <w:sz w:val="24"/>
            <w:szCs w:val="24"/>
          </w:rPr>
          <w:t xml:space="preserve"> </w:t>
        </w:r>
      </w:ins>
      <w:commentRangeEnd w:id="32"/>
      <w:ins w:id="35" w:author="Leslie Ries" w:date="2023-03-19T11:41:00Z">
        <w:r w:rsidR="002E769B">
          <w:rPr>
            <w:rStyle w:val="CommentReference"/>
          </w:rPr>
          <w:commentReference w:id="32"/>
        </w:r>
      </w:ins>
      <w:proofErr w:type="spellStart"/>
      <w:ins w:id="36" w:author="Leslie Ries" w:date="2023-03-19T11:29:00Z">
        <w:r w:rsidR="00DF2B27">
          <w:rPr>
            <w:rFonts w:ascii="Times New Roman" w:hAnsi="Times New Roman" w:cs="Times New Roman"/>
            <w:sz w:val="24"/>
            <w:szCs w:val="24"/>
          </w:rPr>
          <w:t>Kery</w:t>
        </w:r>
        <w:proofErr w:type="spellEnd"/>
        <w:r w:rsidR="00DF2B27">
          <w:rPr>
            <w:rFonts w:ascii="Times New Roman" w:hAnsi="Times New Roman" w:cs="Times New Roman"/>
            <w:sz w:val="24"/>
            <w:szCs w:val="24"/>
          </w:rPr>
          <w:t xml:space="preserve"> and </w:t>
        </w:r>
        <w:proofErr w:type="spellStart"/>
        <w:r w:rsidR="00DF2B27">
          <w:rPr>
            <w:rFonts w:ascii="Times New Roman" w:hAnsi="Times New Roman" w:cs="Times New Roman"/>
            <w:sz w:val="24"/>
            <w:szCs w:val="24"/>
          </w:rPr>
          <w:t>Royle</w:t>
        </w:r>
        <w:proofErr w:type="spellEnd"/>
        <w:r w:rsidR="00DF2B27">
          <w:rPr>
            <w:rFonts w:ascii="Times New Roman" w:hAnsi="Times New Roman" w:cs="Times New Roman"/>
            <w:sz w:val="24"/>
            <w:szCs w:val="24"/>
          </w:rPr>
          <w:t xml:space="preserve"> book</w:t>
        </w:r>
      </w:ins>
      <w:ins w:id="37" w:author="Leslie Ries" w:date="2023-03-19T09:33:00Z">
        <w:r w:rsidR="00C24AA6">
          <w:rPr>
            <w:rFonts w:ascii="Times New Roman" w:hAnsi="Times New Roman" w:cs="Times New Roman"/>
            <w:sz w:val="24"/>
            <w:szCs w:val="24"/>
          </w:rPr>
          <w:t xml:space="preserve">) and </w:t>
        </w:r>
        <w:commentRangeStart w:id="38"/>
        <w:r w:rsidR="00C24AA6">
          <w:rPr>
            <w:rFonts w:ascii="Times New Roman" w:hAnsi="Times New Roman" w:cs="Times New Roman"/>
            <w:sz w:val="24"/>
            <w:szCs w:val="24"/>
          </w:rPr>
          <w:t xml:space="preserve">field studies </w:t>
        </w:r>
      </w:ins>
      <w:ins w:id="39" w:author="Leslie Ries" w:date="2023-03-19T09:43:00Z">
        <w:r w:rsidR="003360F9">
          <w:rPr>
            <w:rFonts w:ascii="Times New Roman" w:hAnsi="Times New Roman" w:cs="Times New Roman"/>
            <w:sz w:val="24"/>
            <w:szCs w:val="24"/>
          </w:rPr>
          <w:t xml:space="preserve">( ) </w:t>
        </w:r>
      </w:ins>
      <w:commentRangeEnd w:id="38"/>
      <w:ins w:id="40" w:author="Leslie Ries" w:date="2023-03-19T11:48:00Z">
        <w:r w:rsidR="00296FBC">
          <w:rPr>
            <w:rStyle w:val="CommentReference"/>
          </w:rPr>
          <w:commentReference w:id="38"/>
        </w:r>
      </w:ins>
      <w:ins w:id="41" w:author="Leslie Ries" w:date="2023-03-19T09:33:00Z">
        <w:r w:rsidR="00C24AA6">
          <w:rPr>
            <w:rFonts w:ascii="Times New Roman" w:hAnsi="Times New Roman" w:cs="Times New Roman"/>
            <w:sz w:val="24"/>
            <w:szCs w:val="24"/>
          </w:rPr>
          <w:t xml:space="preserve">have shown that </w:t>
        </w:r>
      </w:ins>
      <w:ins w:id="42" w:author="Leslie Ries" w:date="2023-03-19T09:34:00Z">
        <w:r w:rsidR="00C24AA6">
          <w:rPr>
            <w:rFonts w:ascii="Times New Roman" w:hAnsi="Times New Roman" w:cs="Times New Roman"/>
            <w:sz w:val="24"/>
            <w:szCs w:val="24"/>
          </w:rPr>
          <w:t>detection-non detection</w:t>
        </w:r>
      </w:ins>
      <w:ins w:id="43" w:author="Leslie Ries" w:date="2023-03-19T09:38:00Z">
        <w:r w:rsidR="003360F9">
          <w:rPr>
            <w:rFonts w:ascii="Times New Roman" w:hAnsi="Times New Roman" w:cs="Times New Roman"/>
            <w:sz w:val="24"/>
            <w:szCs w:val="24"/>
          </w:rPr>
          <w:t xml:space="preserve"> data provide </w:t>
        </w:r>
      </w:ins>
      <w:ins w:id="44" w:author="Leslie Ries" w:date="2023-03-19T11:28:00Z">
        <w:r w:rsidR="00DF2B27">
          <w:rPr>
            <w:rFonts w:ascii="Times New Roman" w:hAnsi="Times New Roman" w:cs="Times New Roman"/>
            <w:sz w:val="24"/>
            <w:szCs w:val="24"/>
          </w:rPr>
          <w:t>similar</w:t>
        </w:r>
      </w:ins>
      <w:ins w:id="45" w:author="Leslie Ries" w:date="2023-03-19T09:38:00Z">
        <w:r w:rsidR="003360F9">
          <w:rPr>
            <w:rFonts w:ascii="Times New Roman" w:hAnsi="Times New Roman" w:cs="Times New Roman"/>
            <w:sz w:val="24"/>
            <w:szCs w:val="24"/>
          </w:rPr>
          <w:t xml:space="preserve"> trends to surveys that document abundances</w:t>
        </w:r>
      </w:ins>
      <w:ins w:id="46" w:author="Leslie Ries" w:date="2023-03-19T11:48:00Z">
        <w:r w:rsidR="00296FBC">
          <w:rPr>
            <w:rFonts w:ascii="Times New Roman" w:hAnsi="Times New Roman" w:cs="Times New Roman"/>
            <w:sz w:val="24"/>
            <w:szCs w:val="24"/>
          </w:rPr>
          <w:t xml:space="preserve"> (but see Dennis et al., 2019</w:t>
        </w:r>
      </w:ins>
      <w:ins w:id="47" w:author="Leslie Ries" w:date="2023-03-19T11:28:00Z">
        <w:r w:rsidR="00DF2B27">
          <w:rPr>
            <w:rFonts w:ascii="Times New Roman" w:hAnsi="Times New Roman" w:cs="Times New Roman"/>
            <w:sz w:val="24"/>
            <w:szCs w:val="24"/>
          </w:rPr>
          <w:t>.</w:t>
        </w:r>
      </w:ins>
      <w:commentRangeEnd w:id="29"/>
      <w:ins w:id="48" w:author="Leslie Ries" w:date="2023-03-19T11:42:00Z">
        <w:r w:rsidR="002E769B">
          <w:rPr>
            <w:rStyle w:val="CommentReference"/>
          </w:rPr>
          <w:commentReference w:id="29"/>
        </w:r>
      </w:ins>
      <w:ins w:id="49" w:author="Leslie Ries" w:date="2023-03-19T11:51:00Z">
        <w:r w:rsidR="00296FBC">
          <w:rPr>
            <w:rFonts w:ascii="Times New Roman" w:hAnsi="Times New Roman" w:cs="Times New Roman"/>
            <w:sz w:val="24"/>
            <w:szCs w:val="24"/>
          </w:rPr>
          <w:t xml:space="preserve">  </w:t>
        </w:r>
      </w:ins>
      <w:r w:rsidRPr="00CE5E5C">
        <w:rPr>
          <w:rFonts w:ascii="Times New Roman" w:hAnsi="Times New Roman" w:cs="Times New Roman"/>
          <w:sz w:val="24"/>
          <w:szCs w:val="24"/>
        </w:rPr>
        <w:t>Th</w:t>
      </w:r>
      <w:r w:rsidR="00296FBC">
        <w:rPr>
          <w:rFonts w:ascii="Times New Roman" w:hAnsi="Times New Roman" w:cs="Times New Roman"/>
          <w:sz w:val="24"/>
          <w:szCs w:val="24"/>
        </w:rPr>
        <w:t>is</w:t>
      </w:r>
      <w:r w:rsidRPr="00CE5E5C">
        <w:rPr>
          <w:rFonts w:ascii="Times New Roman" w:hAnsi="Times New Roman" w:cs="Times New Roman"/>
          <w:sz w:val="24"/>
          <w:szCs w:val="24"/>
        </w:rPr>
        <w:t xml:space="preserve"> </w:t>
      </w:r>
      <w:r w:rsidR="00C24AA6">
        <w:rPr>
          <w:rFonts w:ascii="Times New Roman" w:hAnsi="Times New Roman" w:cs="Times New Roman"/>
          <w:sz w:val="24"/>
          <w:szCs w:val="24"/>
        </w:rPr>
        <w:t xml:space="preserve">recent innovation that provides a pathway to </w:t>
      </w:r>
      <w:r w:rsidRPr="00CE5E5C">
        <w:rPr>
          <w:rFonts w:ascii="Times New Roman" w:hAnsi="Times New Roman" w:cs="Times New Roman"/>
          <w:sz w:val="24"/>
          <w:szCs w:val="24"/>
        </w:rPr>
        <w:t xml:space="preserve">use occupancy-detection models, especially in </w:t>
      </w:r>
      <w:r w:rsidR="00296FBC">
        <w:rPr>
          <w:rFonts w:ascii="Times New Roman" w:hAnsi="Times New Roman" w:cs="Times New Roman"/>
          <w:sz w:val="24"/>
          <w:szCs w:val="24"/>
        </w:rPr>
        <w:t>large</w:t>
      </w:r>
      <w:r w:rsidR="00296FBC" w:rsidRPr="00CE5E5C">
        <w:rPr>
          <w:rFonts w:ascii="Times New Roman" w:hAnsi="Times New Roman" w:cs="Times New Roman"/>
          <w:sz w:val="24"/>
          <w:szCs w:val="24"/>
        </w:rPr>
        <w:t xml:space="preserve"> </w:t>
      </w:r>
      <w:r w:rsidRPr="00CE5E5C">
        <w:rPr>
          <w:rFonts w:ascii="Times New Roman" w:hAnsi="Times New Roman" w:cs="Times New Roman"/>
          <w:sz w:val="24"/>
          <w:szCs w:val="24"/>
        </w:rPr>
        <w:t>region</w:t>
      </w:r>
      <w:r w:rsidR="00296FBC">
        <w:rPr>
          <w:rFonts w:ascii="Times New Roman" w:hAnsi="Times New Roman" w:cs="Times New Roman"/>
          <w:sz w:val="24"/>
          <w:szCs w:val="24"/>
        </w:rPr>
        <w:t>s</w:t>
      </w:r>
      <w:r w:rsidRPr="00CE5E5C">
        <w:rPr>
          <w:rFonts w:ascii="Times New Roman" w:hAnsi="Times New Roman" w:cs="Times New Roman"/>
          <w:sz w:val="24"/>
          <w:szCs w:val="24"/>
        </w:rPr>
        <w:t xml:space="preserve"> </w:t>
      </w:r>
      <w:r w:rsidR="00296FBC">
        <w:rPr>
          <w:rFonts w:ascii="Times New Roman" w:hAnsi="Times New Roman" w:cs="Times New Roman"/>
          <w:sz w:val="24"/>
          <w:szCs w:val="24"/>
        </w:rPr>
        <w:t>with</w:t>
      </w:r>
      <w:r w:rsidRPr="00CE5E5C">
        <w:rPr>
          <w:rFonts w:ascii="Times New Roman" w:hAnsi="Times New Roman" w:cs="Times New Roman"/>
          <w:sz w:val="24"/>
          <w:szCs w:val="24"/>
        </w:rPr>
        <w:t xml:space="preserve"> sparse, presence-only sampling</w:t>
      </w:r>
      <w:r w:rsidR="00296FBC">
        <w:rPr>
          <w:rFonts w:ascii="Times New Roman" w:hAnsi="Times New Roman" w:cs="Times New Roman"/>
          <w:sz w:val="24"/>
          <w:szCs w:val="24"/>
        </w:rPr>
        <w:t xml:space="preserve"> is multiple, hierarchical spatial and temporal binning of data along with tests of community samples to build data sets that infer repeated sampling which are at the core of occupancy-detection models (Shirey et al., 202</w:t>
      </w:r>
      <w:r w:rsidR="006006B8">
        <w:rPr>
          <w:rFonts w:ascii="Times New Roman" w:hAnsi="Times New Roman" w:cs="Times New Roman"/>
          <w:sz w:val="24"/>
          <w:szCs w:val="24"/>
        </w:rPr>
        <w:t>2)</w:t>
      </w:r>
      <w:r w:rsidR="00F81350">
        <w:rPr>
          <w:rFonts w:ascii="Times New Roman" w:hAnsi="Times New Roman" w:cs="Times New Roman"/>
          <w:sz w:val="24"/>
          <w:szCs w:val="24"/>
        </w:rPr>
        <w:t>.</w:t>
      </w:r>
      <w:r w:rsidR="00296FBC">
        <w:rPr>
          <w:rFonts w:ascii="Times New Roman" w:hAnsi="Times New Roman" w:cs="Times New Roman"/>
          <w:sz w:val="24"/>
          <w:szCs w:val="24"/>
        </w:rPr>
        <w:t xml:space="preserve"> </w:t>
      </w:r>
    </w:p>
    <w:p w14:paraId="60D1C475" w14:textId="2B6BC983"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Here, we used an occupancy-detection approach to account for a complex</w:t>
      </w:r>
      <w:r w:rsidR="00863C69">
        <w:rPr>
          <w:rFonts w:ascii="Times New Roman" w:hAnsi="Times New Roman" w:cs="Times New Roman"/>
          <w:sz w:val="24"/>
          <w:szCs w:val="24"/>
        </w:rPr>
        <w:t xml:space="preserve"> and undocumented</w:t>
      </w:r>
      <w:r w:rsidRPr="00CE5E5C">
        <w:rPr>
          <w:rFonts w:ascii="Times New Roman" w:hAnsi="Times New Roman" w:cs="Times New Roman"/>
          <w:sz w:val="24"/>
          <w:szCs w:val="24"/>
        </w:rPr>
        <w:t xml:space="preserve"> detection process </w:t>
      </w:r>
      <w:r w:rsidR="00863C69">
        <w:rPr>
          <w:rFonts w:ascii="Times New Roman" w:hAnsi="Times New Roman" w:cs="Times New Roman"/>
          <w:sz w:val="24"/>
          <w:szCs w:val="24"/>
        </w:rPr>
        <w:t>to</w:t>
      </w:r>
      <w:r w:rsidRPr="00CE5E5C">
        <w:rPr>
          <w:rFonts w:ascii="Times New Roman" w:hAnsi="Times New Roman" w:cs="Times New Roman"/>
          <w:sz w:val="24"/>
          <w:szCs w:val="24"/>
        </w:rPr>
        <w:t xml:space="preserve"> reconstruct patterns of change in </w:t>
      </w:r>
      <w:r w:rsidR="00863C69">
        <w:rPr>
          <w:rFonts w:ascii="Times New Roman" w:hAnsi="Times New Roman" w:cs="Times New Roman"/>
          <w:sz w:val="24"/>
          <w:szCs w:val="24"/>
        </w:rPr>
        <w:t>North America above 45</w:t>
      </w:r>
      <w:r w:rsidR="00863C69" w:rsidRPr="00863C69">
        <w:rPr>
          <w:rFonts w:ascii="Times New Roman" w:hAnsi="Times New Roman" w:cs="Times New Roman"/>
          <w:sz w:val="24"/>
          <w:szCs w:val="24"/>
          <w:vertAlign w:val="superscript"/>
          <w:rPrChange w:id="50" w:author="Leslie Ries" w:date="2023-03-19T12:30:00Z">
            <w:rPr>
              <w:rFonts w:ascii="Times New Roman" w:hAnsi="Times New Roman" w:cs="Times New Roman"/>
              <w:sz w:val="24"/>
              <w:szCs w:val="24"/>
            </w:rPr>
          </w:rPrChange>
        </w:rPr>
        <w:t>0</w:t>
      </w:r>
      <w:r w:rsidR="00863C69">
        <w:rPr>
          <w:rFonts w:ascii="Times New Roman" w:hAnsi="Times New Roman" w:cs="Times New Roman"/>
          <w:sz w:val="24"/>
          <w:szCs w:val="24"/>
        </w:rPr>
        <w:t xml:space="preserve"> latitude</w:t>
      </w:r>
      <w:r w:rsidRPr="00CE5E5C">
        <w:rPr>
          <w:rFonts w:ascii="Times New Roman" w:hAnsi="Times New Roman" w:cs="Times New Roman"/>
          <w:sz w:val="24"/>
          <w:szCs w:val="24"/>
        </w:rPr>
        <w:t xml:space="preserve"> over a </w:t>
      </w:r>
      <w:r w:rsidR="007B72B7" w:rsidRPr="00CE5E5C">
        <w:rPr>
          <w:rFonts w:ascii="Times New Roman" w:hAnsi="Times New Roman" w:cs="Times New Roman"/>
          <w:sz w:val="24"/>
          <w:szCs w:val="24"/>
        </w:rPr>
        <w:t>50-year</w:t>
      </w:r>
      <w:r w:rsidRPr="00CE5E5C">
        <w:rPr>
          <w:rFonts w:ascii="Times New Roman" w:hAnsi="Times New Roman" w:cs="Times New Roman"/>
          <w:sz w:val="24"/>
          <w:szCs w:val="24"/>
        </w:rPr>
        <w:t xml:space="preserve"> period (1970-2019). Specifically, we examined the influence of changes in minimum temperature on species-specific occupancy patterns through space and time. Following prior work, we hypothesized that warm-associated species are likely faring, on average, better than their cold-associated counterparts as warmer winters support enhanced  population establishment</w:t>
      </w:r>
      <w:r w:rsidR="004307D1" w:rsidRPr="00CE5E5C">
        <w:rPr>
          <w:rFonts w:ascii="Times New Roman" w:hAnsi="Times New Roman" w:cs="Times New Roman"/>
        </w:rPr>
        <w:t xml:space="preserve"> </w:t>
      </w:r>
      <w:commentRangeStart w:id="51"/>
      <w:r w:rsidR="004307D1" w:rsidRPr="00CE5E5C">
        <w:rPr>
          <w:rFonts w:ascii="Times New Roman" w:hAnsi="Times New Roman" w:cs="Times New Roman"/>
        </w:rPr>
        <w:fldChar w:fldCharType="begin"/>
      </w:r>
      <w:r w:rsidR="00B71B27">
        <w:rPr>
          <w:rFonts w:ascii="Times New Roman" w:hAnsi="Times New Roman" w:cs="Times New Roman"/>
        </w:rPr>
        <w:instrText xml:space="preserve"> ADDIN ZOTERO_ITEM CSL_CITATION {"citationID":"4iWYHo7o","properties":{"formattedCitation":"(Crozier 2003, 2004)","plainCitation":"(Crozier 2003, 2004)","noteIndex":0},"citationItems":[{"id":532,"uris":["http://zotero.org/users/3183432/items/CPZYDTAJ"],"itemData":{"id":532,"type":"article-journal","abstract":"Our ability to predict ecological and evolutionary responses to climate change requires an understanding of the mechanistic links between climate and range limits. The warming trend over the past half-century has generated numerous opportunities to develop much-needed case studies of these links. Species that are only limited by climatic factors are likely to shift range quickly during periods of warming. Such species directly impact recipient communities and indicate trends that will become more widespread. Because minimum temperature (T-min) is rising at twice the rate of maximum temperature, species with this range-limiting factor may be especially responsive to global warming. In this study, I test the hypothesis that rising T-min has directly affected the range of a skipper butterfly. Atalopedes campestris has moved northward rapidly this century, recently colonizing eastern Washington where January T-min has risen 3degreesC in 50 years. The results show that:\n1. A. campestris' range lies completely within the -4degreesC January average minimum isotherm, and that recently colonized areas were below this threshold earlier this century.\n2. In acute cold stress experiments, -4 to -7degreesC proved to be a critical thermal limit: median supercooling point was -6.3degreesC, and minimum lethal temperature (LT50 with 12-h exposure) was -5.7degreesC.\n3. In chronic cold stress experiments, survivorship declined sharply in diurnally fluctuating thermal regimes typical of the current range edge. High mortality occurred under constant 0degreesC conditions as well as in fluctuating regimes, implying that thermal insulation from snow would not protect A. campestris.\n4. There was no evidence of evolution in cold tolerance at the range margin, despite strong selection. Thus, winter warming was apparently a prerequisite for the range expansion. Characteristics of this species that seem to be associated with its rapid response are that it is an opportunistic species, it is not habitat or dispersal limited, and it is constrained by T-min.","archive_location":"WOS:000183722700020","container-title":"Oecologia","DOI":"10.1007/s00442-003-1219-2","issue":"4","page":"648-656","title":"Winter warming facilitates range expansion: cold tolerance of the butterfly Atalopedes campestris","volume":"135","author":[{"family":"Crozier","given":"L"}],"issued":{"date-parts":[["2003",5]]}}},{"id":510,"uris":["http://zotero.org/users/3183432/items/BG6G6LP4"],"itemData":{"id":510,"type":"article-journal","abstract":"As the climate warms, many species are moving to higher latitudes and elevations. However, range shifts can be caused by many factors. These factors are unknown in most cases. The specific role of climate in these dynamics needs study to better predict future consequences of global warming. This case study evaluates whether warming,is driving the northward range expansion of a skipper butterfly (Atalopedes campestris). Recently colonized areas have warmed 2-4degreesC over the past 50 years. To assess the importance of climate change for population persistence in these areas, I compared population dynamics at two locations (at the current range edge and just inside the range) that differ by 2-3degreesC. Population growth rate at these two locations over two years was positively correlated with January mean and annual mean temperatures. To determine whether larval overwinter survivorship could explain this correlation, I transplanted larvae over winter to both sites. Larval survivorship was very low at both locations, but significantly lower at the range edge, probably because lower lethal temperatures frequently occurred there. To estimate the direct effect of cold stress on larval survivorship, I applied a previously derived hazard-rate model based on laboratory experiments. With input from field-measured daily mean temperature, the model accurately predicted transplant survivorship at both locations over two winters. Combined results from population and larval transplant analyses indicate that winter temperatures directly affect the persistence of A. campestris at its northern range edge, and that winter warming was a prerequisite for this butterfly's range expansion.","archive_location":"WOS:000188869000025","container-title":"Ecology","DOI":"10.1890/02-0607","issue":"1","page":"231-241","title":"Warmer winters drive butterfly range expansion by increasing survivorship","volume":"85","author":[{"family":"Crozier","given":"L"}],"issued":{"date-parts":[["2004",1]]}}}],"schema":"https://github.com/citation-style-language/schema/raw/master/csl-citation.json"} </w:instrText>
      </w:r>
      <w:r w:rsidR="004307D1" w:rsidRPr="00CE5E5C">
        <w:rPr>
          <w:rFonts w:ascii="Times New Roman" w:hAnsi="Times New Roman" w:cs="Times New Roman"/>
        </w:rPr>
        <w:fldChar w:fldCharType="separate"/>
      </w:r>
      <w:r w:rsidR="00B71B27" w:rsidRPr="00B71B27">
        <w:rPr>
          <w:rFonts w:ascii="Times New Roman" w:hAnsi="Times New Roman" w:cs="Times New Roman"/>
        </w:rPr>
        <w:t>(Crozier 2003, 2004)</w:t>
      </w:r>
      <w:r w:rsidR="004307D1" w:rsidRPr="00CE5E5C">
        <w:rPr>
          <w:rFonts w:ascii="Times New Roman" w:hAnsi="Times New Roman" w:cs="Times New Roman"/>
        </w:rPr>
        <w:fldChar w:fldCharType="end"/>
      </w:r>
      <w:commentRangeEnd w:id="51"/>
      <w:r w:rsidR="00863C69">
        <w:rPr>
          <w:rStyle w:val="CommentReference"/>
        </w:rPr>
        <w:commentReference w:id="51"/>
      </w:r>
      <w:r w:rsidRPr="00CE5E5C">
        <w:rPr>
          <w:rFonts w:ascii="Times New Roman" w:hAnsi="Times New Roman" w:cs="Times New Roman"/>
          <w:sz w:val="24"/>
          <w:szCs w:val="24"/>
        </w:rPr>
        <w:t xml:space="preserve">. </w:t>
      </w:r>
      <w:commentRangeStart w:id="52"/>
      <w:r w:rsidRPr="00CE5E5C">
        <w:rPr>
          <w:rFonts w:ascii="Times New Roman" w:hAnsi="Times New Roman" w:cs="Times New Roman"/>
          <w:sz w:val="24"/>
          <w:szCs w:val="24"/>
        </w:rPr>
        <w:t xml:space="preserve">In contrast, cold-adapted species may suffer if warm events lead to stress during or early termination of diapause followed by exposure to typical winter lows </w:t>
      </w:r>
      <w:commentRangeStart w:id="53"/>
      <w:r w:rsidR="0075223C"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{"citationID":"XYty0km1","properties":{"formattedCitation":"(Abarca {\\i{}et al.} 2019; Klockmann &amp; Fischer 2019)","plainCitation":"(Abarca et al. 2019; Klockmann &amp; Fischer 2019)","noteIndex":0},"citationItems":[{"id":571,"uris":["http://zotero.org/users/3183432/items/NBDXBNTZ"],"itemData":{"id":571,"type":"article-journal","abstract":"Disruptive effects of climate change include range shifts, phenological mismatches among consumers and producers, and population declines. While these biological alterations have been widely documented, studies identifying specific mechanisms linking climate change to population declines are scarce. Extreme events, such as heatwaves can have devastating effects on living organisms and are increasing in frequency as Earth warms. Hence, understanding the effects of heatwaves on insects is necessary to inform conservation efforts and to develop predictions of population dynamics under future climate scenarios. Here, we experimentally evaluated the effects of heatwaves on the survival and phenology of the Baltimore Checkerspot (Euphydryas phaeton phaeton), a wetland butterfly with imperiled populations that has incorporated a novel host. We performed laboratory manipulations (implementing realistic temperature regimes) to assess the effect of heatwaves during summer and winter on the survival and phenology of E. p. phaeton. In addition, we analyzed historical temperature records to quantify the incidence of heatwaves within E. p. phaeton's range to assess their potential role in the decline of southeastern populations. We found that winter heatwaves with maximum temperatures of 20°C can have more devastating effects on survival than summer heatwaves (up to 41°C). Eggs endured acute heat stress during summer with no significant effects on phenology and survival; similarly, pre-overwintering larvae were robust to heatwave exposure, as only the most intense heatwave treatment reduced their survival (37% reduction compared to control conditions). By contrast, dormant larvae were the most vulnerable stage, as they lost from 2 to 6% of their body mass after a three-day summer heatwave. Furthermore, their exposure to winter heatwaves resulted in 75 to 100% mortality. Feeding on the native host provided higher resilience under thermal stress than feeding on the invasive, recently acquired host. Finally, both heatwave incidence and severity have increased in the southern range of E. p. phaeton in the period from 1894 to 2011. We show that warm winter days induced severe mortality, providing a mechanistic explanation of how climate change can trigger population declines in E. p. phaeton and other insects.","container-title":"Frontiers in Ecology and Evolution","page":"193","title":"Heatwaves and novel host consumption increase overwinter mortality of an imperiled wetland butterfly","volume":"7","author":[{"family":"Abarca","given":"Mariana"},{"family":"Larsen","given":"Elise A."},{"family":"Ries","given":"Leslie"}],"issued":{"date-parts":[["2019"]]}}},{"id":574,"uris":["http://zotero.org/users/3183432/items/ME4MB958"],"itemData":{"id":574,"type":"article-journal","abstract":"Anthropogenic climate change poses substantial challenges to biodiversity conservation. Effects of climate change on summer conditions and associated heat and desiccation stress have attracted much research interest, while the implications of changing winter conditions on hibernation have hitherto received fairly little attention. This is surprising as the latter may also strongly affect biodiversity. By investigating the effects of overwintering conditions on diapause and postdiapause survival in a temperate-zone butterfly, we found that warmer and moister winter conditions substantially decreased survival rates. However, detrimental effects were restricted to survival during diapause and subsequent development and had no clear effects on butterfly performance. We suggest that overwintering survival is an important driver of vulnerability to climate change. Our study stresses the importance of collating more data on overwintering survival in species with different hibernation strategies to predict the impact of ongoing climate change on biodiversity.","container-title":"Population Ecology","DOI":"10.1002/1438-390X.1016","issue":"2","page":"150-159","title":"Strong reduction in diapause survival under warm and humid overwintering conditions in a temperate-zone butterfly","volume":"61","author":[{"family":"Klockmann","given":"Michael"},{"family":"Fischer","given":"Klaus"}],"issued":{"date-parts":[["2019"]]}}}],"schema":"https://github.com/citation-style-language/schema/raw/master/csl-citation.json"} </w:instrText>
      </w:r>
      <w:r w:rsidR="0075223C"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w:t>
      </w:r>
      <w:proofErr w:type="spellStart"/>
      <w:r w:rsidR="00B71B27" w:rsidRPr="00B71B27">
        <w:rPr>
          <w:rFonts w:ascii="Times New Roman" w:hAnsi="Times New Roman" w:cs="Times New Roman"/>
          <w:sz w:val="24"/>
          <w:szCs w:val="24"/>
        </w:rPr>
        <w:t>Abarca</w:t>
      </w:r>
      <w:proofErr w:type="spellEnd"/>
      <w:r w:rsidR="00B71B27" w:rsidRPr="00B71B27">
        <w:rPr>
          <w:rFonts w:ascii="Times New Roman" w:hAnsi="Times New Roman" w:cs="Times New Roman"/>
          <w:sz w:val="24"/>
          <w:szCs w:val="24"/>
        </w:rPr>
        <w:t xml:space="preserv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2019; </w:t>
      </w:r>
      <w:proofErr w:type="spellStart"/>
      <w:r w:rsidR="00B71B27" w:rsidRPr="00B71B27">
        <w:rPr>
          <w:rFonts w:ascii="Times New Roman" w:hAnsi="Times New Roman" w:cs="Times New Roman"/>
          <w:sz w:val="24"/>
          <w:szCs w:val="24"/>
        </w:rPr>
        <w:t>Klockmann</w:t>
      </w:r>
      <w:proofErr w:type="spellEnd"/>
      <w:r w:rsidR="00B71B27" w:rsidRPr="00B71B27">
        <w:rPr>
          <w:rFonts w:ascii="Times New Roman" w:hAnsi="Times New Roman" w:cs="Times New Roman"/>
          <w:sz w:val="24"/>
          <w:szCs w:val="24"/>
        </w:rPr>
        <w:t xml:space="preserve"> &amp; Fischer 2019)</w:t>
      </w:r>
      <w:r w:rsidR="0075223C" w:rsidRPr="00CE5E5C">
        <w:rPr>
          <w:rFonts w:ascii="Times New Roman" w:hAnsi="Times New Roman" w:cs="Times New Roman"/>
          <w:sz w:val="24"/>
          <w:szCs w:val="24"/>
        </w:rPr>
        <w:fldChar w:fldCharType="end"/>
      </w:r>
      <w:commentRangeEnd w:id="53"/>
      <w:r w:rsidR="00863C69">
        <w:rPr>
          <w:rStyle w:val="CommentReference"/>
        </w:rPr>
        <w:commentReference w:id="53"/>
      </w:r>
      <w:hyperlink r:id="rId18"/>
      <w:r w:rsidRPr="00CE5E5C">
        <w:rPr>
          <w:rFonts w:ascii="Times New Roman" w:hAnsi="Times New Roman" w:cs="Times New Roman"/>
          <w:sz w:val="24"/>
          <w:szCs w:val="24"/>
        </w:rPr>
        <w:t xml:space="preserve">. </w:t>
      </w:r>
      <w:commentRangeEnd w:id="52"/>
      <w:r w:rsidR="00863C69">
        <w:rPr>
          <w:rStyle w:val="CommentReference"/>
        </w:rPr>
        <w:commentReference w:id="52"/>
      </w:r>
      <w:commentRangeStart w:id="54"/>
      <w:r w:rsidRPr="00CE5E5C">
        <w:rPr>
          <w:rFonts w:ascii="Times New Roman" w:hAnsi="Times New Roman" w:cs="Times New Roman"/>
          <w:sz w:val="24"/>
          <w:szCs w:val="24"/>
        </w:rPr>
        <w:t>We split our modeled occupancy trends into three distinct spatial contexts per species: the southernmost location</w:t>
      </w:r>
      <w:r w:rsidR="00625849" w:rsidRPr="00CE5E5C">
        <w:rPr>
          <w:rFonts w:ascii="Times New Roman" w:hAnsi="Times New Roman" w:cs="Times New Roman"/>
          <w:sz w:val="24"/>
          <w:szCs w:val="24"/>
        </w:rPr>
        <w:t>s</w:t>
      </w:r>
      <w:r w:rsidRPr="00CE5E5C">
        <w:rPr>
          <w:rFonts w:ascii="Times New Roman" w:hAnsi="Times New Roman" w:cs="Times New Roman"/>
          <w:sz w:val="24"/>
          <w:szCs w:val="24"/>
        </w:rPr>
        <w:t xml:space="preserve">, core/mid-latitude locations, and northernmost locations to provide additional information about range shifts in each of these regions of species’ </w:t>
      </w:r>
      <w:r w:rsidR="00931A6F" w:rsidRPr="00CE5E5C">
        <w:rPr>
          <w:rFonts w:ascii="Times New Roman" w:hAnsi="Times New Roman" w:cs="Times New Roman"/>
          <w:sz w:val="24"/>
          <w:szCs w:val="24"/>
        </w:rPr>
        <w:t>ranges.</w:t>
      </w:r>
      <w:r w:rsidRPr="00CE5E5C">
        <w:rPr>
          <w:rFonts w:ascii="Times New Roman" w:hAnsi="Times New Roman" w:cs="Times New Roman"/>
          <w:sz w:val="24"/>
          <w:szCs w:val="24"/>
        </w:rPr>
        <w:t xml:space="preserve"> Finally, we also aimed to test how key species’ traits such as affinity for </w:t>
      </w:r>
      <w:r w:rsidRPr="00CE5E5C">
        <w:rPr>
          <w:rFonts w:ascii="Times New Roman" w:hAnsi="Times New Roman" w:cs="Times New Roman"/>
          <w:sz w:val="24"/>
          <w:szCs w:val="24"/>
        </w:rPr>
        <w:lastRenderedPageBreak/>
        <w:t xml:space="preserve">disturbed habitats, wingspan, host plant breadth, overwintering life-stage, along with phylogeny predict overall occupancy shifts in a </w:t>
      </w:r>
      <w:r w:rsidRPr="00CE5E5C">
        <w:rPr>
          <w:rFonts w:ascii="Times New Roman" w:hAnsi="Times New Roman" w:cs="Times New Roman"/>
          <w:i/>
          <w:sz w:val="24"/>
          <w:szCs w:val="24"/>
        </w:rPr>
        <w:t>post-hoc</w:t>
      </w:r>
      <w:r w:rsidRPr="00CE5E5C">
        <w:rPr>
          <w:rFonts w:ascii="Times New Roman" w:hAnsi="Times New Roman" w:cs="Times New Roman"/>
          <w:sz w:val="24"/>
          <w:szCs w:val="24"/>
        </w:rPr>
        <w:t xml:space="preserve"> analysis. </w:t>
      </w:r>
      <w:commentRangeEnd w:id="54"/>
      <w:r w:rsidR="00893AFD">
        <w:rPr>
          <w:rStyle w:val="CommentReference"/>
        </w:rPr>
        <w:commentReference w:id="54"/>
      </w:r>
    </w:p>
    <w:p w14:paraId="6A6AAEEB" w14:textId="77777777" w:rsidR="00F21671" w:rsidRPr="00CE5E5C" w:rsidRDefault="00F21671">
      <w:pPr>
        <w:spacing w:line="480" w:lineRule="auto"/>
        <w:ind w:firstLine="720"/>
        <w:jc w:val="both"/>
        <w:rPr>
          <w:rFonts w:ascii="Times New Roman" w:hAnsi="Times New Roman" w:cs="Times New Roman"/>
          <w:sz w:val="24"/>
          <w:szCs w:val="24"/>
        </w:rPr>
      </w:pPr>
    </w:p>
    <w:p w14:paraId="19C55539" w14:textId="77777777" w:rsidR="00F21671" w:rsidRPr="00CE5E5C" w:rsidRDefault="00000000">
      <w:pPr>
        <w:spacing w:line="480" w:lineRule="auto"/>
        <w:jc w:val="both"/>
        <w:rPr>
          <w:rFonts w:ascii="Times New Roman" w:hAnsi="Times New Roman" w:cs="Times New Roman"/>
          <w:b/>
          <w:sz w:val="24"/>
          <w:szCs w:val="24"/>
        </w:rPr>
      </w:pPr>
      <w:r w:rsidRPr="00CE5E5C">
        <w:rPr>
          <w:rFonts w:ascii="Times New Roman" w:hAnsi="Times New Roman" w:cs="Times New Roman"/>
          <w:b/>
          <w:sz w:val="24"/>
          <w:szCs w:val="24"/>
        </w:rPr>
        <w:t xml:space="preserve">2. </w:t>
      </w:r>
      <w:commentRangeStart w:id="55"/>
      <w:r w:rsidRPr="00CE5E5C">
        <w:rPr>
          <w:rFonts w:ascii="Times New Roman" w:hAnsi="Times New Roman" w:cs="Times New Roman"/>
          <w:b/>
          <w:sz w:val="24"/>
          <w:szCs w:val="24"/>
        </w:rPr>
        <w:t>METHODOLOGY</w:t>
      </w:r>
      <w:commentRangeEnd w:id="55"/>
      <w:r w:rsidR="00893AFD">
        <w:rPr>
          <w:rStyle w:val="CommentReference"/>
        </w:rPr>
        <w:commentReference w:id="55"/>
      </w:r>
    </w:p>
    <w:p w14:paraId="42633C1B" w14:textId="6FF6FCF3" w:rsidR="00F21671" w:rsidRPr="00CE5E5C" w:rsidRDefault="00000000">
      <w:pPr>
        <w:spacing w:line="480" w:lineRule="auto"/>
        <w:jc w:val="both"/>
        <w:rPr>
          <w:rFonts w:ascii="Times New Roman" w:hAnsi="Times New Roman" w:cs="Times New Roman"/>
          <w:sz w:val="24"/>
          <w:szCs w:val="24"/>
        </w:rPr>
      </w:pPr>
      <w:r w:rsidRPr="00CE5E5C">
        <w:rPr>
          <w:rFonts w:ascii="Times New Roman" w:hAnsi="Times New Roman" w:cs="Times New Roman"/>
          <w:sz w:val="24"/>
          <w:szCs w:val="24"/>
        </w:rPr>
        <w:tab/>
        <w:t>The use of presence-only biodiversity data to reconstruct trends in communities presents several methodological challenges including unknown sample effort and intent, and often significant spatiotemporal and taxonomic biases</w:t>
      </w:r>
      <w:r w:rsidR="008466A2" w:rsidRPr="00CE5E5C">
        <w:rPr>
          <w:rFonts w:ascii="Times New Roman" w:hAnsi="Times New Roman" w:cs="Times New Roman"/>
          <w:sz w:val="24"/>
          <w:szCs w:val="24"/>
        </w:rPr>
        <w:t xml:space="preserve"> </w:t>
      </w:r>
      <w:r w:rsidR="008466A2"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{"citationID":"GdCPK4hh","properties":{"formattedCitation":"(Troudet {\\i{}et al.} 2017; Shirey {\\i{}et al.} 2021; Bowler {\\i{}et al.} 2022)","plainCitation":"(Troudet et al. 2017; Shirey et al. 2021; Bowler et al. 2022)","noteIndex":0},"citationItems":[{"id":723,"uris":["http://zotero.org/users/3183432/items/VJCH3MDV"],"itemData":{"id":723,"type":"article-journal","container-title":"Ecography","note":"publisher: Wiley Online Library","page":"e06219","title":"Temporal trends in the spatial bias of species occurrence records","author":[{"family":"Bowler","given":"Diana E"},{"family":"Callaghan","given":"Corey T"},{"family":"Bhandari","given":"Netra"},{"family":"Henle","given":"Klaus"},{"family":"Benjamin Barth","given":"M"},{"family":"Koppitz","given":"Christian"},{"family":"Klenke","given":"Reinhard"},{"family":"Winter","given":"Marten"},{"family":"Jansen","given":"Florian"},{"family":"Bruelheide","given":"Helge"},{"literal":"others"}],"issued":{"date-parts":[["2022"]]}}},{"id":300,"uris":["http://zotero.org/users/3183432/items/PHZIA7QR"],"itemData":{"id":300,"type":"article-journal","container-title":"Ecography","issue":"4","title":"A complete inventory of North American butterfly occurrence data: narrowing data gaps, but increasing bias","volume":"44","author":[{"family":"Shirey","given":"Vaughn"},{"family":"Belitz","given":"Michael W."},{"family":"Barve","given":"Vijay"},{"family":"Guralnick","given":"R"}],"issued":{"date-parts":[["2021"]]}}},{"id":576,"uris":["http://zotero.org/users/3183432/items/V442B3I8"],"itemData":{"id":576,"type":"article-journal","abstract":"Studying and protecting each and every living species on Earth is a major challenge of the 21st century. Yet, most species remain unknown or unstudied, while others attract most of the public, scientific and government attention. Although known to be detrimental, this taxonomic bias continues to be pervasive in the scientific literature, but is still poorly studied and understood. Here, we used 626 million occurrences from the Global Biodiversity Information Facility (GBIF), the biggest biodiversity data portal, to characterize the taxonomic bias in biodiversity data. We also investigated how societal preferences and taxonomic research relate to biodiversity data gathering. For each species belonging to 24 taxonomic classes, we used the number of publications from Web of Science and the number of web pages from Bing searches to approximate research activity and societal preferences. Our results show that societal preferences, rather than research activity, strongly correlate with taxonomic bias, which lead us to assert that scientists should advertise less charismatic species and develop societal initiatives (e.g. citizen science) that specifically target neglected organisms. Ensuring that biodiversity is representatively sampled while this is still possible is an urgent prerequisite for achieving efficient conservation plans and a global understanding of our surrounding environment.","container-title":"Scientific Reports","DOI":"10.1038/s41598-017-09084-6","page":"9132","title":"Taxonomic bias in biodiversity data and societal preferences","volume":"7","author":[{"family":"Troudet","given":"Julien"},{"family":"Grandcolas","given":"Philippe"},{"family":"Blin","given":"Amandine"},{"family":"Vignes-Lebbe","given":"R."},{"family":"Legendre","given":"F"}],"issued":{"date-parts":[["2017"]]}}}],"schema":"https://github.com/citation-style-language/schema/raw/master/csl-citation.json"} </w:instrText>
      </w:r>
      <w:r w:rsidR="008466A2"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w:t>
      </w:r>
      <w:proofErr w:type="spellStart"/>
      <w:r w:rsidR="00B71B27" w:rsidRPr="00B71B27">
        <w:rPr>
          <w:rFonts w:ascii="Times New Roman" w:hAnsi="Times New Roman" w:cs="Times New Roman"/>
          <w:sz w:val="24"/>
          <w:szCs w:val="24"/>
        </w:rPr>
        <w:t>Troudet</w:t>
      </w:r>
      <w:proofErr w:type="spellEnd"/>
      <w:r w:rsidR="00B71B27" w:rsidRPr="00B71B27">
        <w:rPr>
          <w:rFonts w:ascii="Times New Roman" w:hAnsi="Times New Roman" w:cs="Times New Roman"/>
          <w:sz w:val="24"/>
          <w:szCs w:val="24"/>
        </w:rPr>
        <w:t xml:space="preserv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2017; Shirey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2021; Bowler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2022)</w:t>
      </w:r>
      <w:r w:rsidR="008466A2"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Recently, much attention has been paid to developing better ways to analyze these data with recognition of their limitations </w:t>
      </w:r>
      <w:r w:rsidR="00821568"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{"citationID":"5FNUYIl3","properties":{"formattedCitation":"(Ries {\\i{}et al.} 2019; Guzman {\\i{}et al.} 2021; Larsen &amp; Shirey 2021; Belitz {\\i{}et al.} 2022; Jackson {\\i{}et al.} 2022; Larsen {\\i{}et al.} 2022; Shirey {\\i{}et al.} 2022a)","plainCitation":"(Ries et al. 2019; Guzman et al. 2021; Larsen &amp; Shirey 2021; Belitz et al. 2022; Jackson et al. 2022; Larsen et al. 2022; Shirey et al. 2022a)","noteIndex":0},"citationItems":[{"id":682,"uris":["http://zotero.org/users/3183432/items/5NKQYBBU"],"itemData":{"id":682,"type":"article-journal","abstract":"Abstract Natural history collections (NHCs) have been indispensable to understanding longer-term trends of the timing of seasonal events. Massive-scale digitization of specimens promises to further enable phenological research, especially the ability to move towards a deeper understanding of drivers of change and how trait-environment interactions shape phenological sensitivity. Despite the promise of NHCs to answer fundamental phenology questions, use of these data resources present unique and often overlooked challenges requiring specialized workflow steps, such as assembling multisource data, accounting for date imprecision, and making decisions about trade-offs between data density and spatial resolution. We provide a set of key best practice recommendations and showcase these via a case study that utilizes NHC data to test hypotheses about spatiotemporal trends in adult Lepidoptera (i.e., butterflies and moths) flight timing across North America. Our case study is a worked example of these best practices, helping practitioners recognize and overcome potential pitfalls at each step, from data acquisition and cleaning, to delineating spatial units and proper estimation of phenological metrics and associated uncertainty, to building appropriate models. We confirm and extend the critical importance of voltinism and diapause strategy, but less-so daily activity patterns, for predicting Lepidoptera phenology spatiotemporal trends. Our case study also showcases the unique power of NHC data to test existing hypotheses and generate new insights about temporal phenological trends. Specifically, migratory species and species that enter diapause as adults are advancing the start of flight periods in more recent years, even after accounting for climate context. These results highlight the physiological and adaptive differences between species with different overwintering strategies. We close by noting the value of partnerships between data scientists, museum experts, and ecological modelers to fully harness the power of digital data resources to address pressing global change challenges. These partnerships can extend approaches for integrating multiple data types to fully unlock our understanding of the tempo, mode, drivers, and outcomes of phenological changes at greater spatial, temporal, and taxonomic scales.","container-title":"Functional Ecology","DOI":"https://doi.org/10.1111/1365-2435.14173","note":"_eprint: https://besjournals.onlinelibrary.wiley.com/doi/pdf/10.1111/1365-2435.14173","title":"Phenological research based on natural history collections: practical guidelines and a Lepidopteran case study","URL":"https://besjournals.onlinelibrary.wiley.com/doi/abs/10.1111/1365-2435.14173","volume":"Early View","author":[{"family":"Belitz","given":"Michael W."},{"family":"Larsen","given":"Elise A."},{"family":"Shirey","given":"Vaughn"},{"family":"Li","given":"Daijiang"},{"family":"Guralnick","given":"Robert P."}],"issued":{"date-parts":[["2022"]]}}},{"id":642,"uris":["http://zotero.org/users/3183432/items/W9UWDUCJ"],"itemData":{"id":642,"type":"article-journal","container-title":"Biological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K"}],"issued":{"date-parts":[["2022"]]}}},{"id":681,"uris":["http://zotero.org/users/3183432/items/59B5V744"],"itemData":{"id":681,"type":"article-journal","container-title":"Scientific reports","issue":"1","note":"publisher: Nature Publishing Group","page":"1–10","title":"Consistent trait-temperature interactions drive butterfly phenology in both incidental and survey data","volume":"12","author":[{"family":"Larsen","given":"Elise A"},{"family":"Belitz","given":"Michael W"},{"family":"Guralnick","given":"Robert P"},{"family":"Ries","given":"Leslie"}],"issued":{"date-parts":[["2022"]]}}},{"id":641,"uris":["http://zotero.org/users/3183432/items/VUT6QZBW"],"itemData":{"id":641,"type":"article-journal","container-title":"Ecology Letters","issue":"6","note":"publisher: Wiley Online Library","page":"1287–1289","title":"Method matters: pitfalls in analysing phenology from occurrence records","volume":"24","author":[{"family":"Larsen","given":"Elise A"},{"family":"Shirey","given":"Vaughn"}],"issued":{"date-parts":[["2021"]]}}},{"id":774,"uris":["http://zotero.org/users/3183432/items/4HJLTIHW"],"itemData":{"id":774,"type":"article-journal","container-title":"Proceedings of the National Academy of Sciences","issue":"28","note":"publisher: National Acad Sciences","page":"13745–13748","title":"Tracking trends in monarch abundance over the 20th century is currently impossible using museum records","volume":"116","author":[{"family":"Ries","given":"Leslie"},{"family":"Zipkin","given":"Elise F"},{"family":"Guralnick","given":"Robert P"}],"issued":{"date-parts":[["2019"]]}}},{"id":305,"uris":["http://zotero.org/users/3183432/items/AWJTK625"],"itemData":{"id":305,"type":"article-journal","container-title":"Methods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821568"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 xml:space="preserve">(Ries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2019; Guzman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2021; Larsen &amp; Shirey 2021; </w:t>
      </w:r>
      <w:proofErr w:type="spellStart"/>
      <w:r w:rsidR="00B71B27" w:rsidRPr="00B71B27">
        <w:rPr>
          <w:rFonts w:ascii="Times New Roman" w:hAnsi="Times New Roman" w:cs="Times New Roman"/>
          <w:sz w:val="24"/>
          <w:szCs w:val="24"/>
        </w:rPr>
        <w:t>Belitz</w:t>
      </w:r>
      <w:proofErr w:type="spellEnd"/>
      <w:r w:rsidR="00B71B27" w:rsidRPr="00B71B27">
        <w:rPr>
          <w:rFonts w:ascii="Times New Roman" w:hAnsi="Times New Roman" w:cs="Times New Roman"/>
          <w:sz w:val="24"/>
          <w:szCs w:val="24"/>
        </w:rPr>
        <w:t xml:space="preserv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2022; Jackson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2022; Larsen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2022; Shirey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2022a)</w:t>
      </w:r>
      <w:r w:rsidR="00821568"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Occupancy-detection models have emerged as one modeling approach that can be used to disentangle the process of observation from the underlying ecology </w:t>
      </w:r>
      <w:r w:rsidR="00D974C6"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{"citationID":"rZlWRu2J","properties":{"formattedCitation":"(MacKenzie {\\i{}et al.} 2002; van Strien {\\i{}et al.} 2013; K\\uc0\\u233{}ry &amp; Royle 2015)","plainCitation":"(MacKenzie et al. 2002; van Strien et al. 2013;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A"}],"issued":{"date-parts":[["2002"]]}}},{"id":293,"uris":["http://zotero.org/users/3183432/items/ERGFU5GW"],"itemData":{"id":293,"type":"article-journal","abstract":"Many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D974C6"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w:t>
      </w:r>
      <w:proofErr w:type="spellStart"/>
      <w:r w:rsidR="00B71B27" w:rsidRPr="00B71B27">
        <w:rPr>
          <w:rFonts w:ascii="Times New Roman" w:hAnsi="Times New Roman" w:cs="Times New Roman"/>
          <w:sz w:val="24"/>
          <w:szCs w:val="24"/>
        </w:rPr>
        <w:t>MacKenzie</w:t>
      </w:r>
      <w:proofErr w:type="spellEnd"/>
      <w:r w:rsidR="00B71B27" w:rsidRPr="00B71B27">
        <w:rPr>
          <w:rFonts w:ascii="Times New Roman" w:hAnsi="Times New Roman" w:cs="Times New Roman"/>
          <w:sz w:val="24"/>
          <w:szCs w:val="24"/>
        </w:rPr>
        <w:t xml:space="preserv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2002; van </w:t>
      </w:r>
      <w:proofErr w:type="spellStart"/>
      <w:r w:rsidR="00B71B27" w:rsidRPr="00B71B27">
        <w:rPr>
          <w:rFonts w:ascii="Times New Roman" w:hAnsi="Times New Roman" w:cs="Times New Roman"/>
          <w:sz w:val="24"/>
          <w:szCs w:val="24"/>
        </w:rPr>
        <w:t>Strien</w:t>
      </w:r>
      <w:proofErr w:type="spellEnd"/>
      <w:r w:rsidR="00B71B27" w:rsidRPr="00B71B27">
        <w:rPr>
          <w:rFonts w:ascii="Times New Roman" w:hAnsi="Times New Roman" w:cs="Times New Roman"/>
          <w:sz w:val="24"/>
          <w:szCs w:val="24"/>
        </w:rPr>
        <w:t xml:space="preserv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2013; </w:t>
      </w:r>
      <w:proofErr w:type="spellStart"/>
      <w:r w:rsidR="00B71B27" w:rsidRPr="00B71B27">
        <w:rPr>
          <w:rFonts w:ascii="Times New Roman" w:hAnsi="Times New Roman" w:cs="Times New Roman"/>
          <w:sz w:val="24"/>
          <w:szCs w:val="24"/>
        </w:rPr>
        <w:t>Kéry</w:t>
      </w:r>
      <w:proofErr w:type="spellEnd"/>
      <w:r w:rsidR="00B71B27" w:rsidRPr="00B71B27">
        <w:rPr>
          <w:rFonts w:ascii="Times New Roman" w:hAnsi="Times New Roman" w:cs="Times New Roman"/>
          <w:sz w:val="24"/>
          <w:szCs w:val="24"/>
        </w:rPr>
        <w:t xml:space="preserve"> &amp; </w:t>
      </w:r>
      <w:proofErr w:type="spellStart"/>
      <w:r w:rsidR="00B71B27" w:rsidRPr="00B71B27">
        <w:rPr>
          <w:rFonts w:ascii="Times New Roman" w:hAnsi="Times New Roman" w:cs="Times New Roman"/>
          <w:sz w:val="24"/>
          <w:szCs w:val="24"/>
        </w:rPr>
        <w:t>Royle</w:t>
      </w:r>
      <w:proofErr w:type="spellEnd"/>
      <w:r w:rsidR="00B71B27" w:rsidRPr="00B71B27">
        <w:rPr>
          <w:rFonts w:ascii="Times New Roman" w:hAnsi="Times New Roman" w:cs="Times New Roman"/>
          <w:sz w:val="24"/>
          <w:szCs w:val="24"/>
        </w:rPr>
        <w:t xml:space="preserve"> 2015)</w:t>
      </w:r>
      <w:r w:rsidR="00D974C6" w:rsidRPr="00CE5E5C">
        <w:rPr>
          <w:rFonts w:ascii="Times New Roman" w:hAnsi="Times New Roman" w:cs="Times New Roman"/>
          <w:sz w:val="24"/>
          <w:szCs w:val="24"/>
        </w:rPr>
        <w:fldChar w:fldCharType="end"/>
      </w:r>
      <w:r w:rsidR="00D974C6" w:rsidRPr="00CE5E5C">
        <w:rPr>
          <w:rFonts w:ascii="Times New Roman" w:hAnsi="Times New Roman" w:cs="Times New Roman"/>
        </w:rPr>
        <w:t>.</w:t>
      </w:r>
      <w:r w:rsidRPr="00CE5E5C">
        <w:rPr>
          <w:rFonts w:ascii="Times New Roman" w:hAnsi="Times New Roman" w:cs="Times New Roman"/>
          <w:sz w:val="24"/>
          <w:szCs w:val="24"/>
        </w:rPr>
        <w:t xml:space="preserve"> Further, multi-species occupancy models can be used to leverage community definitions of parameter values to model multiple species at the same time </w:t>
      </w:r>
      <w:commentRangeStart w:id="56"/>
      <w:r w:rsidR="004E356F"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{"citationID":"g9ZW7lBF","properties":{"formattedCitation":"(Dorazio &amp; Royle 2005)","plainCitation":"(Dorazio &amp; Royle 2005)","noteIndex":0},"citationItems":[{"id":792,"uris":["http://zotero.org/users/3183432/items/BU9D558N"],"itemData":{"id":792,"type":"article-journal","container-title":"Journal of the American Statistical Association","issue":"470","note":"publisher: Taylor &amp; Francis","page":"389–398","title":"Estimating size and composition of biological communities by modeling the occurrence of species","volume":"100","author":[{"family":"Dorazio","given":"Robert M"},{"family":"Royle","given":"J Andrew"}],"issued":{"date-parts":[["2005"]]}}}],"schema":"https://github.com/citation-style-language/schema/raw/master/csl-citation.json"} </w:instrText>
      </w:r>
      <w:r w:rsidR="004E356F" w:rsidRPr="00CE5E5C">
        <w:rPr>
          <w:rFonts w:ascii="Times New Roman" w:hAnsi="Times New Roman" w:cs="Times New Roman"/>
          <w:sz w:val="24"/>
          <w:szCs w:val="24"/>
        </w:rPr>
        <w:fldChar w:fldCharType="separate"/>
      </w:r>
      <w:r w:rsidR="00B71B27" w:rsidRPr="00B71B27">
        <w:rPr>
          <w:rFonts w:ascii="Times New Roman" w:hAnsi="Times New Roman" w:cs="Times New Roman"/>
          <w:sz w:val="24"/>
        </w:rPr>
        <w:t>(</w:t>
      </w:r>
      <w:proofErr w:type="spellStart"/>
      <w:r w:rsidR="00B71B27" w:rsidRPr="00B71B27">
        <w:rPr>
          <w:rFonts w:ascii="Times New Roman" w:hAnsi="Times New Roman" w:cs="Times New Roman"/>
          <w:sz w:val="24"/>
        </w:rPr>
        <w:t>Dorazio</w:t>
      </w:r>
      <w:proofErr w:type="spellEnd"/>
      <w:r w:rsidR="00B71B27" w:rsidRPr="00B71B27">
        <w:rPr>
          <w:rFonts w:ascii="Times New Roman" w:hAnsi="Times New Roman" w:cs="Times New Roman"/>
          <w:sz w:val="24"/>
        </w:rPr>
        <w:t xml:space="preserve"> &amp; </w:t>
      </w:r>
      <w:proofErr w:type="spellStart"/>
      <w:r w:rsidR="00B71B27" w:rsidRPr="00B71B27">
        <w:rPr>
          <w:rFonts w:ascii="Times New Roman" w:hAnsi="Times New Roman" w:cs="Times New Roman"/>
          <w:sz w:val="24"/>
        </w:rPr>
        <w:t>Royle</w:t>
      </w:r>
      <w:proofErr w:type="spellEnd"/>
      <w:r w:rsidR="00B71B27" w:rsidRPr="00B71B27">
        <w:rPr>
          <w:rFonts w:ascii="Times New Roman" w:hAnsi="Times New Roman" w:cs="Times New Roman"/>
          <w:sz w:val="24"/>
        </w:rPr>
        <w:t xml:space="preserve"> 2005)</w:t>
      </w:r>
      <w:r w:rsidR="004E356F" w:rsidRPr="00CE5E5C">
        <w:rPr>
          <w:rFonts w:ascii="Times New Roman" w:hAnsi="Times New Roman" w:cs="Times New Roman"/>
          <w:sz w:val="24"/>
          <w:szCs w:val="24"/>
        </w:rPr>
        <w:fldChar w:fldCharType="end"/>
      </w:r>
      <w:commentRangeEnd w:id="56"/>
      <w:r w:rsidR="001A4C61">
        <w:rPr>
          <w:rStyle w:val="CommentReference"/>
        </w:rPr>
        <w:commentReference w:id="56"/>
      </w:r>
      <w:hyperlink r:id="rId19"/>
      <w:r w:rsidRPr="00CE5E5C">
        <w:rPr>
          <w:rFonts w:ascii="Times New Roman" w:hAnsi="Times New Roman" w:cs="Times New Roman"/>
          <w:sz w:val="24"/>
          <w:szCs w:val="24"/>
        </w:rPr>
        <w:t>. In a recent simulation study, these models have demonstrated the ability to accurately reconstruct ecological trends from presence-only datasets that meet certain pre-qualifying conditions</w:t>
      </w:r>
      <w:r w:rsidR="00D66115" w:rsidRPr="00CE5E5C">
        <w:rPr>
          <w:rFonts w:ascii="Times New Roman" w:hAnsi="Times New Roman" w:cs="Times New Roman"/>
          <w:sz w:val="24"/>
          <w:szCs w:val="24"/>
        </w:rPr>
        <w:t xml:space="preserve"> </w:t>
      </w:r>
      <w:commentRangeStart w:id="57"/>
      <w:r w:rsidR="00D66115"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{"citationID":"Iwnt6OF4","properties":{"formattedCitation":"(Shirey {\\i{}et al.} 2022a)","plainCitation":"(Shirey et al. 2022a)","noteIndex":0},"citationItems":[{"id":305,"uris":["http://zotero.org/users/3183432/items/AWJTK625"],"itemData":{"id":305,"type":"article-journal","container-title":"Methods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D66115"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 xml:space="preserve">(Shirey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2022a)</w:t>
      </w:r>
      <w:r w:rsidR="00D66115" w:rsidRPr="00CE5E5C">
        <w:rPr>
          <w:rFonts w:ascii="Times New Roman" w:hAnsi="Times New Roman" w:cs="Times New Roman"/>
          <w:sz w:val="24"/>
          <w:szCs w:val="24"/>
        </w:rPr>
        <w:fldChar w:fldCharType="end"/>
      </w:r>
      <w:commentRangeEnd w:id="57"/>
      <w:r w:rsidR="001A4C61">
        <w:rPr>
          <w:rStyle w:val="CommentReference"/>
        </w:rPr>
        <w:commentReference w:id="57"/>
      </w:r>
      <w:hyperlink r:id="rId20"/>
      <w:r w:rsidRPr="00CE5E5C">
        <w:rPr>
          <w:rFonts w:ascii="Times New Roman" w:hAnsi="Times New Roman" w:cs="Times New Roman"/>
          <w:sz w:val="24"/>
          <w:szCs w:val="24"/>
        </w:rPr>
        <w:t xml:space="preserve">.  </w:t>
      </w:r>
    </w:p>
    <w:p w14:paraId="7405ADD3" w14:textId="5646DD29"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To </w:t>
      </w:r>
      <w:r w:rsidR="001A4C61">
        <w:rPr>
          <w:rFonts w:ascii="Times New Roman" w:hAnsi="Times New Roman" w:cs="Times New Roman"/>
          <w:sz w:val="24"/>
          <w:szCs w:val="24"/>
        </w:rPr>
        <w:t>implement</w:t>
      </w:r>
      <w:r w:rsidR="001A4C61" w:rsidRPr="00CE5E5C">
        <w:rPr>
          <w:rFonts w:ascii="Times New Roman" w:hAnsi="Times New Roman" w:cs="Times New Roman"/>
          <w:sz w:val="24"/>
          <w:szCs w:val="24"/>
        </w:rPr>
        <w:t xml:space="preserve"> </w:t>
      </w:r>
      <w:r w:rsidRPr="00CE5E5C">
        <w:rPr>
          <w:rFonts w:ascii="Times New Roman" w:hAnsi="Times New Roman" w:cs="Times New Roman"/>
          <w:sz w:val="24"/>
          <w:szCs w:val="24"/>
        </w:rPr>
        <w:t>occupancy-detection models for this study, we established grids of 100</w:t>
      </w:r>
      <w:r w:rsidRPr="00CE5E5C">
        <w:rPr>
          <w:rFonts w:ascii="Times New Roman" w:hAnsi="Times New Roman" w:cs="Times New Roman"/>
          <w:color w:val="202124"/>
          <w:sz w:val="24"/>
          <w:szCs w:val="24"/>
          <w:highlight w:val="white"/>
        </w:rPr>
        <w:t>×</w:t>
      </w:r>
      <w:r w:rsidRPr="00CE5E5C">
        <w:rPr>
          <w:rFonts w:ascii="Times New Roman" w:hAnsi="Times New Roman" w:cs="Times New Roman"/>
          <w:sz w:val="24"/>
          <w:szCs w:val="24"/>
        </w:rPr>
        <w:t>100 and 200</w:t>
      </w:r>
      <w:r w:rsidRPr="00CE5E5C">
        <w:rPr>
          <w:rFonts w:ascii="Times New Roman" w:hAnsi="Times New Roman" w:cs="Times New Roman"/>
          <w:color w:val="202124"/>
          <w:sz w:val="24"/>
          <w:szCs w:val="24"/>
          <w:highlight w:val="white"/>
        </w:rPr>
        <w:t>×</w:t>
      </w:r>
      <w:r w:rsidR="00C53F68" w:rsidRPr="00CE5E5C">
        <w:rPr>
          <w:rFonts w:ascii="Times New Roman" w:hAnsi="Times New Roman" w:cs="Times New Roman"/>
          <w:sz w:val="24"/>
          <w:szCs w:val="24"/>
        </w:rPr>
        <w:t>200-kilometer</w:t>
      </w:r>
      <w:r w:rsidRPr="00CE5E5C">
        <w:rPr>
          <w:rFonts w:ascii="Times New Roman" w:hAnsi="Times New Roman" w:cs="Times New Roman"/>
          <w:sz w:val="24"/>
          <w:szCs w:val="24"/>
        </w:rPr>
        <w:t xml:space="preserve"> </w:t>
      </w:r>
      <w:commentRangeStart w:id="58"/>
      <w:r w:rsidRPr="00CE5E5C">
        <w:rPr>
          <w:rFonts w:ascii="Times New Roman" w:hAnsi="Times New Roman" w:cs="Times New Roman"/>
          <w:sz w:val="24"/>
          <w:szCs w:val="24"/>
        </w:rPr>
        <w:t xml:space="preserve">square cells </w:t>
      </w:r>
      <w:commentRangeEnd w:id="58"/>
      <w:r w:rsidR="00DF427B">
        <w:rPr>
          <w:rStyle w:val="CommentReference"/>
        </w:rPr>
        <w:commentReference w:id="58"/>
      </w:r>
      <w:r w:rsidRPr="00CE5E5C">
        <w:rPr>
          <w:rFonts w:ascii="Times New Roman" w:hAnsi="Times New Roman" w:cs="Times New Roman"/>
          <w:sz w:val="24"/>
          <w:szCs w:val="24"/>
        </w:rPr>
        <w:t>across our study region</w:t>
      </w:r>
      <w:r w:rsidR="001A4C61">
        <w:rPr>
          <w:rFonts w:ascii="Times New Roman" w:hAnsi="Times New Roman" w:cs="Times New Roman"/>
          <w:sz w:val="24"/>
          <w:szCs w:val="24"/>
        </w:rPr>
        <w:t xml:space="preserve"> to determine if the spatial grain of our study impacted our results</w:t>
      </w:r>
      <w:r w:rsidRPr="00CE5E5C">
        <w:rPr>
          <w:rFonts w:ascii="Times New Roman" w:hAnsi="Times New Roman" w:cs="Times New Roman"/>
          <w:sz w:val="24"/>
          <w:szCs w:val="24"/>
        </w:rPr>
        <w:t xml:space="preserve">. We set our analysis to the 50 years between 1970 and 2019 and divided this period into ten, five-year-long intervals. </w:t>
      </w:r>
      <w:r w:rsidR="001A4C61">
        <w:rPr>
          <w:rFonts w:ascii="Times New Roman" w:hAnsi="Times New Roman" w:cs="Times New Roman"/>
          <w:sz w:val="24"/>
          <w:szCs w:val="24"/>
        </w:rPr>
        <w:t>Previous simulation results found that five temporal bins were found to provide sufficient granularity to detect trends, while two time periods, a common method in these studies, often produced poor results (Shirey et al., 202</w:t>
      </w:r>
      <w:r w:rsidR="00F81350">
        <w:rPr>
          <w:rFonts w:ascii="Times New Roman" w:hAnsi="Times New Roman" w:cs="Times New Roman"/>
          <w:sz w:val="24"/>
          <w:szCs w:val="24"/>
        </w:rPr>
        <w:t>2</w:t>
      </w:r>
      <w:r w:rsidR="001A4C61">
        <w:rPr>
          <w:rFonts w:ascii="Times New Roman" w:hAnsi="Times New Roman" w:cs="Times New Roman"/>
          <w:sz w:val="24"/>
          <w:szCs w:val="24"/>
        </w:rPr>
        <w:t xml:space="preserve">). </w:t>
      </w:r>
      <w:r w:rsidRPr="00CE5E5C">
        <w:rPr>
          <w:rFonts w:ascii="Times New Roman" w:hAnsi="Times New Roman" w:cs="Times New Roman"/>
          <w:sz w:val="24"/>
          <w:szCs w:val="24"/>
        </w:rPr>
        <w:t xml:space="preserve">In each of these </w:t>
      </w:r>
      <w:r w:rsidRPr="00CE5E5C">
        <w:rPr>
          <w:rFonts w:ascii="Times New Roman" w:hAnsi="Times New Roman" w:cs="Times New Roman"/>
          <w:sz w:val="24"/>
          <w:szCs w:val="24"/>
        </w:rPr>
        <w:lastRenderedPageBreak/>
        <w:t>periods we estimated the probability that a given species is an occupant of a specific grid cell. These “occupancy intervals” were further broken down into five one-year-long “visit intervals” to provide a basis for separate estimation of detection and occupancy, which requires tracking multiple visits as repeated trials within the larger occupancy interval</w:t>
      </w:r>
      <w:r w:rsidR="001E1C49" w:rsidRPr="00CE5E5C">
        <w:rPr>
          <w:rFonts w:ascii="Times New Roman" w:hAnsi="Times New Roman" w:cs="Times New Roman"/>
        </w:rPr>
        <w:t xml:space="preserve"> </w:t>
      </w:r>
      <w:r w:rsidR="001E1C49" w:rsidRPr="00CE5E5C">
        <w:rPr>
          <w:rFonts w:ascii="Times New Roman" w:hAnsi="Times New Roman" w:cs="Times New Roman"/>
        </w:rPr>
        <w:fldChar w:fldCharType="begin"/>
      </w:r>
      <w:r w:rsidR="00B71B27">
        <w:rPr>
          <w:rFonts w:ascii="Times New Roman" w:hAnsi="Times New Roman" w:cs="Times New Roman"/>
        </w:rPr>
        <w:instrText xml:space="preserve"> ADDIN ZOTERO_ITEM CSL_CITATION {"citationID":"DhD2GPLq","properties":{"formattedCitation":"(MacKenzie {\\i{}et al.} 2002)","plainCitation":"(MacKenzie et al. 2002)","noteIndex":0},"citationItems":[{"id":775,"uris":["http://zotero.org/users/3183432/items/GKNDNRSK"],"itemData":{"id":775,"type":"article-journal","container-title":"Ecology","issue":"8","note":"publisher: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1E1C49" w:rsidRPr="00CE5E5C">
        <w:rPr>
          <w:rFonts w:ascii="Times New Roman" w:hAnsi="Times New Roman" w:cs="Times New Roman"/>
        </w:rPr>
        <w:fldChar w:fldCharType="separate"/>
      </w:r>
      <w:r w:rsidR="00B71B27" w:rsidRPr="00B71B27">
        <w:rPr>
          <w:rFonts w:ascii="Times New Roman" w:hAnsi="Times New Roman" w:cs="Times New Roman"/>
          <w:szCs w:val="24"/>
        </w:rPr>
        <w:t>(</w:t>
      </w:r>
      <w:proofErr w:type="spellStart"/>
      <w:r w:rsidR="00B71B27" w:rsidRPr="00B71B27">
        <w:rPr>
          <w:rFonts w:ascii="Times New Roman" w:hAnsi="Times New Roman" w:cs="Times New Roman"/>
          <w:szCs w:val="24"/>
        </w:rPr>
        <w:t>MacKenzie</w:t>
      </w:r>
      <w:proofErr w:type="spellEnd"/>
      <w:r w:rsidR="00B71B27" w:rsidRPr="00B71B27">
        <w:rPr>
          <w:rFonts w:ascii="Times New Roman" w:hAnsi="Times New Roman" w:cs="Times New Roman"/>
          <w:szCs w:val="24"/>
        </w:rPr>
        <w:t xml:space="preserve"> </w:t>
      </w:r>
      <w:r w:rsidR="00B71B27" w:rsidRPr="00B71B27">
        <w:rPr>
          <w:rFonts w:ascii="Times New Roman" w:hAnsi="Times New Roman" w:cs="Times New Roman"/>
          <w:i/>
          <w:iCs/>
          <w:szCs w:val="24"/>
        </w:rPr>
        <w:t>et al.</w:t>
      </w:r>
      <w:r w:rsidR="00B71B27" w:rsidRPr="00B71B27">
        <w:rPr>
          <w:rFonts w:ascii="Times New Roman" w:hAnsi="Times New Roman" w:cs="Times New Roman"/>
          <w:szCs w:val="24"/>
        </w:rPr>
        <w:t xml:space="preserve"> 2002)</w:t>
      </w:r>
      <w:r w:rsidR="001E1C49" w:rsidRPr="00CE5E5C">
        <w:rPr>
          <w:rFonts w:ascii="Times New Roman" w:hAnsi="Times New Roman" w:cs="Times New Roman"/>
        </w:rPr>
        <w:fldChar w:fldCharType="end"/>
      </w:r>
      <w:r w:rsidRPr="00CE5E5C">
        <w:rPr>
          <w:rFonts w:ascii="Times New Roman" w:hAnsi="Times New Roman" w:cs="Times New Roman"/>
          <w:sz w:val="24"/>
          <w:szCs w:val="24"/>
        </w:rPr>
        <w:t>.</w:t>
      </w:r>
      <w:r w:rsidR="00173B7B">
        <w:rPr>
          <w:rFonts w:ascii="Times New Roman" w:hAnsi="Times New Roman" w:cs="Times New Roman"/>
          <w:sz w:val="24"/>
          <w:szCs w:val="24"/>
        </w:rPr>
        <w:t xml:space="preserve"> </w:t>
      </w:r>
      <w:r w:rsidRPr="00CE5E5C">
        <w:rPr>
          <w:rFonts w:ascii="Times New Roman" w:hAnsi="Times New Roman" w:cs="Times New Roman"/>
          <w:sz w:val="24"/>
          <w:szCs w:val="24"/>
        </w:rPr>
        <w:t xml:space="preserve">A graphical representation of our workflow </w:t>
      </w:r>
      <w:r w:rsidR="00B57403">
        <w:rPr>
          <w:rFonts w:ascii="Times New Roman" w:hAnsi="Times New Roman" w:cs="Times New Roman"/>
          <w:sz w:val="24"/>
          <w:szCs w:val="24"/>
        </w:rPr>
        <w:t xml:space="preserve">with details about our methods of inferring zeros </w:t>
      </w:r>
      <w:r w:rsidRPr="00CE5E5C">
        <w:rPr>
          <w:rFonts w:ascii="Times New Roman" w:hAnsi="Times New Roman" w:cs="Times New Roman"/>
          <w:sz w:val="24"/>
          <w:szCs w:val="24"/>
        </w:rPr>
        <w:t xml:space="preserve">is illustrated in </w:t>
      </w:r>
      <w:r w:rsidR="00FE06FC">
        <w:rPr>
          <w:rFonts w:ascii="Times New Roman" w:hAnsi="Times New Roman" w:cs="Times New Roman"/>
          <w:sz w:val="24"/>
          <w:szCs w:val="24"/>
        </w:rPr>
        <w:t>Supplemental Figure 1</w:t>
      </w:r>
      <w:r w:rsidRPr="00CE5E5C">
        <w:rPr>
          <w:rFonts w:ascii="Times New Roman" w:hAnsi="Times New Roman" w:cs="Times New Roman"/>
          <w:sz w:val="24"/>
          <w:szCs w:val="24"/>
        </w:rPr>
        <w:t xml:space="preserve">. </w:t>
      </w:r>
    </w:p>
    <w:p w14:paraId="18EA6593" w14:textId="77777777" w:rsidR="00F21671" w:rsidRPr="00CE5E5C" w:rsidRDefault="00F21671">
      <w:pPr>
        <w:spacing w:line="480" w:lineRule="auto"/>
        <w:ind w:firstLine="720"/>
        <w:jc w:val="both"/>
        <w:rPr>
          <w:rFonts w:ascii="Times New Roman" w:hAnsi="Times New Roman" w:cs="Times New Roman"/>
          <w:sz w:val="24"/>
          <w:szCs w:val="24"/>
        </w:rPr>
      </w:pPr>
    </w:p>
    <w:p w14:paraId="73477DDC" w14:textId="77777777" w:rsidR="00F21671" w:rsidRPr="00CE5E5C" w:rsidRDefault="00000000">
      <w:pPr>
        <w:spacing w:line="480" w:lineRule="auto"/>
        <w:jc w:val="both"/>
        <w:rPr>
          <w:rFonts w:ascii="Times New Roman" w:hAnsi="Times New Roman" w:cs="Times New Roman"/>
          <w:b/>
          <w:i/>
          <w:sz w:val="24"/>
          <w:szCs w:val="24"/>
        </w:rPr>
      </w:pPr>
      <w:r w:rsidRPr="00CE5E5C">
        <w:rPr>
          <w:rFonts w:ascii="Times New Roman" w:hAnsi="Times New Roman" w:cs="Times New Roman"/>
          <w:b/>
          <w:i/>
          <w:sz w:val="24"/>
          <w:szCs w:val="24"/>
        </w:rPr>
        <w:t>2.1 Species Occurrence, Range, Trait, and Phylogenetic Data</w:t>
      </w:r>
    </w:p>
    <w:p w14:paraId="18B44960" w14:textId="7D30D386" w:rsidR="00F21671" w:rsidRPr="00CE5E5C" w:rsidRDefault="00B57403">
      <w:pPr>
        <w:spacing w:line="480" w:lineRule="auto"/>
        <w:ind w:firstLine="720"/>
        <w:jc w:val="both"/>
        <w:rPr>
          <w:rFonts w:ascii="Times New Roman" w:hAnsi="Times New Roman" w:cs="Times New Roman"/>
          <w:sz w:val="24"/>
          <w:szCs w:val="24"/>
        </w:rPr>
      </w:pPr>
      <w:commentRangeStart w:id="59"/>
      <w:commentRangeEnd w:id="59"/>
      <w:r>
        <w:rPr>
          <w:rStyle w:val="CommentReference"/>
        </w:rPr>
        <w:commentReference w:id="59"/>
      </w:r>
      <w:r w:rsidR="00000000" w:rsidRPr="00CE5E5C">
        <w:rPr>
          <w:rFonts w:ascii="Times New Roman" w:hAnsi="Times New Roman" w:cs="Times New Roman"/>
          <w:sz w:val="24"/>
          <w:szCs w:val="24"/>
        </w:rPr>
        <w:t xml:space="preserve">First, species occurrence data were needed to infer detection/non-detection datasets across the 50 years of the study. </w:t>
      </w:r>
      <w:commentRangeStart w:id="60"/>
      <w:r w:rsidR="00000000" w:rsidRPr="00CE5E5C">
        <w:rPr>
          <w:rFonts w:ascii="Times New Roman" w:hAnsi="Times New Roman" w:cs="Times New Roman"/>
          <w:sz w:val="24"/>
          <w:szCs w:val="24"/>
        </w:rPr>
        <w:t xml:space="preserve">Second, species range data were needed to constrain the analysis to regions where each species could plausibly occur. </w:t>
      </w:r>
      <w:commentRangeEnd w:id="60"/>
      <w:r>
        <w:rPr>
          <w:rStyle w:val="CommentReference"/>
        </w:rPr>
        <w:commentReference w:id="60"/>
      </w:r>
      <w:r>
        <w:rPr>
          <w:rFonts w:ascii="Times New Roman" w:hAnsi="Times New Roman" w:cs="Times New Roman"/>
          <w:sz w:val="24"/>
          <w:szCs w:val="24"/>
        </w:rPr>
        <w:t>We also</w:t>
      </w:r>
      <w:r w:rsidR="00000000" w:rsidRPr="00CE5E5C">
        <w:rPr>
          <w:rFonts w:ascii="Times New Roman" w:hAnsi="Times New Roman" w:cs="Times New Roman"/>
          <w:sz w:val="24"/>
          <w:szCs w:val="24"/>
        </w:rPr>
        <w:t xml:space="preserve"> used range data to extract climatic traits for each species (</w:t>
      </w:r>
      <w:r w:rsidR="007233BE" w:rsidRPr="00CE5E5C">
        <w:rPr>
          <w:rFonts w:ascii="Times New Roman" w:hAnsi="Times New Roman" w:cs="Times New Roman"/>
          <w:sz w:val="24"/>
          <w:szCs w:val="24"/>
        </w:rPr>
        <w:t>e.g.,</w:t>
      </w:r>
      <w:r w:rsidR="00000000" w:rsidRPr="00CE5E5C">
        <w:rPr>
          <w:rFonts w:ascii="Times New Roman" w:hAnsi="Times New Roman" w:cs="Times New Roman"/>
          <w:sz w:val="24"/>
          <w:szCs w:val="24"/>
        </w:rPr>
        <w:t xml:space="preserve"> average, </w:t>
      </w:r>
      <w:commentRangeStart w:id="61"/>
      <w:r w:rsidR="00000000" w:rsidRPr="00CE5E5C">
        <w:rPr>
          <w:rFonts w:ascii="Times New Roman" w:hAnsi="Times New Roman" w:cs="Times New Roman"/>
          <w:sz w:val="24"/>
          <w:szCs w:val="24"/>
        </w:rPr>
        <w:t>range-wide temperature/precipitation</w:t>
      </w:r>
      <w:commentRangeEnd w:id="61"/>
      <w:r>
        <w:rPr>
          <w:rStyle w:val="CommentReference"/>
        </w:rPr>
        <w:commentReference w:id="61"/>
      </w:r>
      <w:r w:rsidR="00000000" w:rsidRPr="00CE5E5C">
        <w:rPr>
          <w:rFonts w:ascii="Times New Roman" w:hAnsi="Times New Roman" w:cs="Times New Roman"/>
          <w:sz w:val="24"/>
          <w:szCs w:val="24"/>
        </w:rPr>
        <w:t xml:space="preserve">). Along with this </w:t>
      </w:r>
      <w:r w:rsidR="00FA49F2">
        <w:rPr>
          <w:rFonts w:ascii="Times New Roman" w:hAnsi="Times New Roman" w:cs="Times New Roman"/>
          <w:sz w:val="24"/>
          <w:szCs w:val="24"/>
        </w:rPr>
        <w:t xml:space="preserve">derived </w:t>
      </w:r>
      <w:r w:rsidR="00000000" w:rsidRPr="00CE5E5C">
        <w:rPr>
          <w:rFonts w:ascii="Times New Roman" w:hAnsi="Times New Roman" w:cs="Times New Roman"/>
          <w:sz w:val="24"/>
          <w:szCs w:val="24"/>
        </w:rPr>
        <w:t xml:space="preserve">climatic trait data, we aggregated other </w:t>
      </w:r>
      <w:r w:rsidR="00FA49F2">
        <w:rPr>
          <w:rFonts w:ascii="Times New Roman" w:hAnsi="Times New Roman" w:cs="Times New Roman"/>
          <w:sz w:val="24"/>
          <w:szCs w:val="24"/>
        </w:rPr>
        <w:t xml:space="preserve">ecological </w:t>
      </w:r>
      <w:r w:rsidR="00000000" w:rsidRPr="00CE5E5C">
        <w:rPr>
          <w:rFonts w:ascii="Times New Roman" w:hAnsi="Times New Roman" w:cs="Times New Roman"/>
          <w:sz w:val="24"/>
          <w:szCs w:val="24"/>
        </w:rPr>
        <w:t>traits including wingspan, host plant family breadth, and disturbance affinity to test how these traits may predict declines/increases</w:t>
      </w:r>
      <w:r w:rsidR="00FA49F2">
        <w:rPr>
          <w:rFonts w:ascii="Times New Roman" w:hAnsi="Times New Roman" w:cs="Times New Roman"/>
          <w:sz w:val="24"/>
          <w:szCs w:val="24"/>
        </w:rPr>
        <w:t xml:space="preserve"> from the </w:t>
      </w:r>
      <w:proofErr w:type="spellStart"/>
      <w:r w:rsidR="00FA49F2">
        <w:rPr>
          <w:rFonts w:ascii="Times New Roman" w:hAnsi="Times New Roman" w:cs="Times New Roman"/>
          <w:sz w:val="24"/>
          <w:szCs w:val="24"/>
        </w:rPr>
        <w:t>LepTraits</w:t>
      </w:r>
      <w:proofErr w:type="spellEnd"/>
      <w:r w:rsidR="00FA49F2">
        <w:rPr>
          <w:rFonts w:ascii="Times New Roman" w:hAnsi="Times New Roman" w:cs="Times New Roman"/>
          <w:sz w:val="24"/>
          <w:szCs w:val="24"/>
        </w:rPr>
        <w:t xml:space="preserve"> database (Shirey et al., 2022)</w:t>
      </w:r>
      <w:r w:rsidR="00000000" w:rsidRPr="00CE5E5C">
        <w:rPr>
          <w:rFonts w:ascii="Times New Roman" w:hAnsi="Times New Roman" w:cs="Times New Roman"/>
          <w:sz w:val="24"/>
          <w:szCs w:val="24"/>
        </w:rPr>
        <w:t xml:space="preserve">. Finally, to test for a phylogenetic signal in species-specific trends over time, we </w:t>
      </w:r>
      <w:commentRangeStart w:id="62"/>
      <w:r w:rsidR="007233BE" w:rsidRPr="00CE5E5C">
        <w:rPr>
          <w:rFonts w:ascii="Times New Roman" w:hAnsi="Times New Roman" w:cs="Times New Roman"/>
          <w:sz w:val="24"/>
          <w:szCs w:val="24"/>
        </w:rPr>
        <w:t>required the</w:t>
      </w:r>
      <w:r w:rsidR="00000000" w:rsidRPr="00CE5E5C">
        <w:rPr>
          <w:rFonts w:ascii="Times New Roman" w:hAnsi="Times New Roman" w:cs="Times New Roman"/>
          <w:sz w:val="24"/>
          <w:szCs w:val="24"/>
        </w:rPr>
        <w:t xml:space="preserve"> phylogeny of the species in the regio</w:t>
      </w:r>
      <w:commentRangeEnd w:id="62"/>
      <w:r w:rsidR="00FA49F2">
        <w:rPr>
          <w:rStyle w:val="CommentReference"/>
        </w:rPr>
        <w:commentReference w:id="62"/>
      </w:r>
      <w:r w:rsidR="00000000" w:rsidRPr="00CE5E5C">
        <w:rPr>
          <w:rFonts w:ascii="Times New Roman" w:hAnsi="Times New Roman" w:cs="Times New Roman"/>
          <w:sz w:val="24"/>
          <w:szCs w:val="24"/>
        </w:rPr>
        <w:t xml:space="preserve">n. </w:t>
      </w:r>
    </w:p>
    <w:p w14:paraId="576FA371" w14:textId="23404DA1" w:rsidR="00F21671" w:rsidRPr="00CE5E5C" w:rsidRDefault="00000000">
      <w:pPr>
        <w:spacing w:line="480" w:lineRule="auto"/>
        <w:ind w:firstLine="720"/>
        <w:jc w:val="both"/>
        <w:rPr>
          <w:rFonts w:ascii="Times New Roman" w:hAnsi="Times New Roman" w:cs="Times New Roman"/>
          <w:sz w:val="24"/>
          <w:szCs w:val="24"/>
        </w:rPr>
      </w:pPr>
      <w:commentRangeStart w:id="63"/>
      <w:r w:rsidRPr="00CE5E5C">
        <w:rPr>
          <w:rFonts w:ascii="Times New Roman" w:hAnsi="Times New Roman" w:cs="Times New Roman"/>
          <w:sz w:val="24"/>
          <w:szCs w:val="24"/>
        </w:rPr>
        <w:t xml:space="preserve">Species occurrence data </w:t>
      </w:r>
      <w:commentRangeStart w:id="64"/>
      <w:r w:rsidR="00FA49F2">
        <w:rPr>
          <w:rFonts w:ascii="Times New Roman" w:hAnsi="Times New Roman" w:cs="Times New Roman"/>
          <w:sz w:val="24"/>
          <w:szCs w:val="24"/>
        </w:rPr>
        <w:t xml:space="preserve">for all butterflies above 45N from 1970 to 2019 </w:t>
      </w:r>
      <w:commentRangeEnd w:id="64"/>
      <w:r w:rsidR="00FA49F2">
        <w:rPr>
          <w:rStyle w:val="CommentReference"/>
        </w:rPr>
        <w:commentReference w:id="64"/>
      </w:r>
      <w:r w:rsidRPr="00CE5E5C">
        <w:rPr>
          <w:rFonts w:ascii="Times New Roman" w:hAnsi="Times New Roman" w:cs="Times New Roman"/>
          <w:sz w:val="24"/>
          <w:szCs w:val="24"/>
        </w:rPr>
        <w:t>were obtained from the Global Biodiversity Information Facility (GBIF)</w:t>
      </w:r>
      <w:r w:rsidR="00A508E3"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{"citationID":"wHJB8pqQ","properties":{"formattedCitation":"(GBIF.org 2022)","plainCitation":"(GBIF.org 2022)","noteIndex":0},"citationItems":[{"id":583,"uris":["http://zotero.org/users/3183432/items/SNIQC6R5"],"itemData":{"id":583,"type":"document","license":"Creative Commons Attribution Non Commercial 4.0 International","note":"DOI: 10.15468/DL.PYK5BD","publisher":"The Global Biodiversity Information Facility","title":"Occurrence Download for High Latitude, North American Butterflies","URL":"https://www.gbif.org/occurrence/download/0098234-210914110416597","author":[{"literal":"GBIF.org"}],"issued":{"date-parts":[["2022"]]}}}],"schema":"https://github.com/citation-style-language/schema/raw/master/csl-citation.json"} </w:instrText>
      </w:r>
      <w:r w:rsidR="00A508E3" w:rsidRPr="00CE5E5C">
        <w:rPr>
          <w:rFonts w:ascii="Times New Roman" w:hAnsi="Times New Roman" w:cs="Times New Roman"/>
          <w:sz w:val="24"/>
          <w:szCs w:val="24"/>
        </w:rPr>
        <w:fldChar w:fldCharType="separate"/>
      </w:r>
      <w:r w:rsidR="00B71B27" w:rsidRPr="00B71B27">
        <w:rPr>
          <w:rFonts w:ascii="Times New Roman" w:hAnsi="Times New Roman" w:cs="Times New Roman"/>
          <w:sz w:val="24"/>
        </w:rPr>
        <w:t>(GBIF.org 2022)</w:t>
      </w:r>
      <w:r w:rsidR="00A508E3" w:rsidRPr="00CE5E5C">
        <w:rPr>
          <w:rFonts w:ascii="Times New Roman" w:hAnsi="Times New Roman" w:cs="Times New Roman"/>
          <w:sz w:val="24"/>
          <w:szCs w:val="24"/>
        </w:rPr>
        <w:fldChar w:fldCharType="end"/>
      </w:r>
      <w:r w:rsidRPr="00CE5E5C">
        <w:rPr>
          <w:rFonts w:ascii="Times New Roman" w:hAnsi="Times New Roman" w:cs="Times New Roman"/>
          <w:sz w:val="24"/>
          <w:szCs w:val="24"/>
        </w:rPr>
        <w:t>, Integrated Digitized Biocollections (</w:t>
      </w:r>
      <w:proofErr w:type="spellStart"/>
      <w:r w:rsidRPr="00CE5E5C">
        <w:rPr>
          <w:rFonts w:ascii="Times New Roman" w:hAnsi="Times New Roman" w:cs="Times New Roman"/>
          <w:sz w:val="24"/>
          <w:szCs w:val="24"/>
        </w:rPr>
        <w:t>iDigBio</w:t>
      </w:r>
      <w:proofErr w:type="spellEnd"/>
      <w:r w:rsidRPr="00CE5E5C">
        <w:rPr>
          <w:rFonts w:ascii="Times New Roman" w:hAnsi="Times New Roman" w:cs="Times New Roman"/>
          <w:sz w:val="24"/>
          <w:szCs w:val="24"/>
        </w:rPr>
        <w:t xml:space="preserve">), and the </w:t>
      </w:r>
      <w:proofErr w:type="spellStart"/>
      <w:r w:rsidRPr="00CE5E5C">
        <w:rPr>
          <w:rFonts w:ascii="Times New Roman" w:hAnsi="Times New Roman" w:cs="Times New Roman"/>
          <w:sz w:val="24"/>
          <w:szCs w:val="24"/>
        </w:rPr>
        <w:t>Symbiota</w:t>
      </w:r>
      <w:proofErr w:type="spellEnd"/>
      <w:r w:rsidRPr="00CE5E5C">
        <w:rPr>
          <w:rFonts w:ascii="Times New Roman" w:hAnsi="Times New Roman" w:cs="Times New Roman"/>
          <w:sz w:val="24"/>
          <w:szCs w:val="24"/>
        </w:rPr>
        <w:t xml:space="preserve"> Collections of Arthropods Network (SCAN) </w:t>
      </w:r>
      <w:r w:rsidR="00A45254"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{"citationID":"mvWmOwcw","properties":{"formattedCitation":"(Heinrich {\\i{}et al.} 2015)","plainCitation":"(Heinrich et al. 2015)","noteIndex":0},"citationItems":[{"id":820,"uris":["http://zotero.org/users/3183432/items/3WTSDR2X"],"itemData":{"id":820,"type":"article-journal","title":"Symbiota collections of arthropods network (SCAN): A data portal built to visualize, manipulate, and export species occurrences","author":[{"family":"Heinrich","given":"Paul L"},{"family":"Gilbert","given":"Edward"},{"family":"Cobb","given":"Neil Stanley"},{"family":"Franz","given":"Nico"}],"issued":{"date-parts":[["2015"]]}}}],"schema":"https://github.com/citation-style-language/schema/raw/master/csl-citation.json"} </w:instrText>
      </w:r>
      <w:r w:rsidR="00A45254"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 xml:space="preserve">(Heinrich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2015)</w:t>
      </w:r>
      <w:r w:rsidR="00A45254"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based on a list of species known to occur in high latitude regions. </w:t>
      </w:r>
      <w:commentRangeStart w:id="65"/>
      <w:ins w:id="66" w:author="Leslie Ries" w:date="2023-03-19T13:14:00Z">
        <w:r w:rsidR="00FA49F2">
          <w:rPr>
            <w:rFonts w:ascii="Times New Roman" w:hAnsi="Times New Roman" w:cs="Times New Roman"/>
            <w:sz w:val="24"/>
            <w:szCs w:val="24"/>
          </w:rPr>
          <w:t>All extracted data are available in – supplementary material (?)</w:t>
        </w:r>
      </w:ins>
      <w:commentRangeEnd w:id="65"/>
      <w:ins w:id="67" w:author="Leslie Ries" w:date="2023-03-19T13:15:00Z">
        <w:r w:rsidR="00FA49F2">
          <w:rPr>
            <w:rStyle w:val="CommentReference"/>
          </w:rPr>
          <w:commentReference w:id="65"/>
        </w:r>
      </w:ins>
      <w:ins w:id="68" w:author="Leslie Ries" w:date="2023-03-19T13:14:00Z">
        <w:r w:rsidR="00FA49F2">
          <w:rPr>
            <w:rFonts w:ascii="Times New Roman" w:hAnsi="Times New Roman" w:cs="Times New Roman"/>
            <w:sz w:val="24"/>
            <w:szCs w:val="24"/>
          </w:rPr>
          <w:t xml:space="preserve"> . </w:t>
        </w:r>
      </w:ins>
      <w:commentRangeStart w:id="69"/>
      <w:r w:rsidRPr="00CE5E5C">
        <w:rPr>
          <w:rFonts w:ascii="Times New Roman" w:hAnsi="Times New Roman" w:cs="Times New Roman"/>
          <w:sz w:val="24"/>
          <w:szCs w:val="24"/>
        </w:rPr>
        <w:t>Duplicate records were filtered out</w:t>
      </w:r>
      <w:commentRangeEnd w:id="69"/>
      <w:r w:rsidR="00FA49F2">
        <w:rPr>
          <w:rStyle w:val="CommentReference"/>
        </w:rPr>
        <w:commentReference w:id="69"/>
      </w:r>
      <w:r w:rsidRPr="00CE5E5C">
        <w:rPr>
          <w:rFonts w:ascii="Times New Roman" w:hAnsi="Times New Roman" w:cs="Times New Roman"/>
          <w:sz w:val="24"/>
          <w:szCs w:val="24"/>
        </w:rPr>
        <w:t xml:space="preserve">. </w:t>
      </w:r>
      <w:commentRangeEnd w:id="63"/>
      <w:r w:rsidR="00DD2ABE">
        <w:rPr>
          <w:rStyle w:val="CommentReference"/>
        </w:rPr>
        <w:commentReference w:id="63"/>
      </w:r>
      <w:r w:rsidRPr="00CE5E5C">
        <w:rPr>
          <w:rFonts w:ascii="Times New Roman" w:hAnsi="Times New Roman" w:cs="Times New Roman"/>
          <w:sz w:val="24"/>
          <w:szCs w:val="24"/>
        </w:rPr>
        <w:t xml:space="preserve">We removed records with exceptionally low coordinate precision (greater than 25 kilometers of a reported uncertainty radius). We reconciled the taxonomic names using the R </w:t>
      </w:r>
      <w:commentRangeStart w:id="70"/>
      <w:r w:rsidRPr="00CE5E5C">
        <w:rPr>
          <w:rFonts w:ascii="Times New Roman" w:hAnsi="Times New Roman" w:cs="Times New Roman"/>
          <w:sz w:val="24"/>
          <w:szCs w:val="24"/>
        </w:rPr>
        <w:t>package “</w:t>
      </w:r>
      <w:proofErr w:type="spellStart"/>
      <w:r w:rsidRPr="00CE5E5C">
        <w:rPr>
          <w:rFonts w:ascii="Times New Roman" w:hAnsi="Times New Roman" w:cs="Times New Roman"/>
          <w:sz w:val="24"/>
          <w:szCs w:val="24"/>
        </w:rPr>
        <w:t>taxize</w:t>
      </w:r>
      <w:proofErr w:type="spellEnd"/>
      <w:r w:rsidRPr="00CE5E5C">
        <w:rPr>
          <w:rFonts w:ascii="Times New Roman" w:hAnsi="Times New Roman" w:cs="Times New Roman"/>
          <w:sz w:val="24"/>
          <w:szCs w:val="24"/>
        </w:rPr>
        <w:t xml:space="preserve">” </w:t>
      </w:r>
      <w:commentRangeEnd w:id="70"/>
      <w:r w:rsidR="00FA49F2">
        <w:rPr>
          <w:rStyle w:val="CommentReference"/>
        </w:rPr>
        <w:commentReference w:id="70"/>
      </w:r>
      <w:r w:rsidR="00C16E6D"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{"citationID":"3N0Sj1Re","properties":{"formattedCitation":"(Scott Chamberlain &amp; Eduard Szocs 2013)","plainCitation":"(Scott Chamberlain &amp; Eduard Szocs 2013)","noteIndex":0},"citationItems":[{"id":676,"uris":["http://zotero.org/users/3183432/items/WV5QN9QD"],"itemData":{"id":676,"type":"article-journal","container-title":"F1000Research","title":"taxize - taxonomic search and retrieval in R","URL":"https://f1000research.com/articles/2-191/v2","author":[{"literal":"Scott Chamberlain"},{"literal":"Eduard Szocs"}],"issued":{"date-parts":[["2013"]]}}}],"schema":"https://github.com/citation-style-language/schema/raw/master/csl-citation.json"} </w:instrText>
      </w:r>
      <w:r w:rsidR="00C16E6D" w:rsidRPr="00CE5E5C">
        <w:rPr>
          <w:rFonts w:ascii="Times New Roman" w:hAnsi="Times New Roman" w:cs="Times New Roman"/>
          <w:sz w:val="24"/>
          <w:szCs w:val="24"/>
        </w:rPr>
        <w:fldChar w:fldCharType="separate"/>
      </w:r>
      <w:r w:rsidR="00B71B27" w:rsidRPr="00B71B27">
        <w:rPr>
          <w:rFonts w:ascii="Times New Roman" w:hAnsi="Times New Roman" w:cs="Times New Roman"/>
          <w:sz w:val="24"/>
        </w:rPr>
        <w:t xml:space="preserve">(Scott </w:t>
      </w:r>
      <w:r w:rsidR="00B71B27" w:rsidRPr="00B71B27">
        <w:rPr>
          <w:rFonts w:ascii="Times New Roman" w:hAnsi="Times New Roman" w:cs="Times New Roman"/>
          <w:sz w:val="24"/>
        </w:rPr>
        <w:lastRenderedPageBreak/>
        <w:t xml:space="preserve">Chamberlain &amp; Eduard </w:t>
      </w:r>
      <w:proofErr w:type="spellStart"/>
      <w:r w:rsidR="00B71B27" w:rsidRPr="00B71B27">
        <w:rPr>
          <w:rFonts w:ascii="Times New Roman" w:hAnsi="Times New Roman" w:cs="Times New Roman"/>
          <w:sz w:val="24"/>
        </w:rPr>
        <w:t>Szocs</w:t>
      </w:r>
      <w:proofErr w:type="spellEnd"/>
      <w:r w:rsidR="00B71B27" w:rsidRPr="00B71B27">
        <w:rPr>
          <w:rFonts w:ascii="Times New Roman" w:hAnsi="Times New Roman" w:cs="Times New Roman"/>
          <w:sz w:val="24"/>
        </w:rPr>
        <w:t xml:space="preserve"> 2013)</w:t>
      </w:r>
      <w:r w:rsidR="00C16E6D" w:rsidRPr="00CE5E5C">
        <w:rPr>
          <w:rFonts w:ascii="Times New Roman" w:hAnsi="Times New Roman" w:cs="Times New Roman"/>
          <w:sz w:val="24"/>
          <w:szCs w:val="24"/>
        </w:rPr>
        <w:fldChar w:fldCharType="end"/>
      </w:r>
      <w:hyperlink r:id="rId21"/>
      <w:r w:rsidRPr="00CE5E5C">
        <w:rPr>
          <w:rFonts w:ascii="Times New Roman" w:hAnsi="Times New Roman" w:cs="Times New Roman"/>
          <w:sz w:val="24"/>
          <w:szCs w:val="24"/>
        </w:rPr>
        <w:t xml:space="preserve"> and, for non-matches, we resolved the taxonomy by hand </w:t>
      </w:r>
      <w:commentRangeStart w:id="71"/>
      <w:r w:rsidRPr="00CE5E5C">
        <w:rPr>
          <w:rFonts w:ascii="Times New Roman" w:hAnsi="Times New Roman" w:cs="Times New Roman"/>
          <w:sz w:val="24"/>
          <w:szCs w:val="24"/>
        </w:rPr>
        <w:t xml:space="preserve">where tractable </w:t>
      </w:r>
      <w:commentRangeEnd w:id="71"/>
      <w:r w:rsidR="00FA49F2">
        <w:rPr>
          <w:rStyle w:val="CommentReference"/>
        </w:rPr>
        <w:commentReference w:id="71"/>
      </w:r>
      <w:r w:rsidRPr="00CE5E5C">
        <w:rPr>
          <w:rFonts w:ascii="Times New Roman" w:hAnsi="Times New Roman" w:cs="Times New Roman"/>
          <w:sz w:val="24"/>
          <w:szCs w:val="24"/>
        </w:rPr>
        <w:t>(e.g. by matching unresolved synonymies to currently accepted names). We used the Lamas taxonomy as a backbone</w:t>
      </w:r>
      <w:r w:rsidR="00CA0C65" w:rsidRPr="00CE5E5C">
        <w:rPr>
          <w:rFonts w:ascii="Times New Roman" w:hAnsi="Times New Roman" w:cs="Times New Roman"/>
          <w:sz w:val="24"/>
          <w:szCs w:val="24"/>
        </w:rPr>
        <w:t xml:space="preserve"> </w:t>
      </w:r>
      <w:r w:rsidR="00CA0C65"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{"citationID":"zL4Eep0b","properties":{"formattedCitation":"(Lamas 2015)","plainCitation":"(Lamas 2015)","noteIndex":0},"citationItems":[{"id":329,"uris":["http://zotero.org/users/3183432/items/6IXDY4P8"],"itemData":{"id":329,"type":"book","publisher":"Available from author","title":"Catalog of the butterflies (Papilionoidea)","author":[{"family":"Lamas","given":"G."}],"issued":{"date-parts":[["2015"]]}}}],"schema":"https://github.com/citation-style-language/schema/raw/master/csl-citation.json"} </w:instrText>
      </w:r>
      <w:r w:rsidR="00CA0C65" w:rsidRPr="00CE5E5C">
        <w:rPr>
          <w:rFonts w:ascii="Times New Roman" w:hAnsi="Times New Roman" w:cs="Times New Roman"/>
          <w:sz w:val="24"/>
          <w:szCs w:val="24"/>
        </w:rPr>
        <w:fldChar w:fldCharType="separate"/>
      </w:r>
      <w:r w:rsidR="00B71B27" w:rsidRPr="00B71B27">
        <w:rPr>
          <w:rFonts w:ascii="Times New Roman" w:hAnsi="Times New Roman" w:cs="Times New Roman"/>
          <w:sz w:val="24"/>
        </w:rPr>
        <w:t>(Lamas 2015)</w:t>
      </w:r>
      <w:r w:rsidR="00CA0C65" w:rsidRPr="00CE5E5C">
        <w:rPr>
          <w:rFonts w:ascii="Times New Roman" w:hAnsi="Times New Roman" w:cs="Times New Roman"/>
          <w:sz w:val="24"/>
          <w:szCs w:val="24"/>
        </w:rPr>
        <w:fldChar w:fldCharType="end"/>
      </w:r>
      <w:r w:rsidR="00CA0C65" w:rsidRPr="00CE5E5C">
        <w:rPr>
          <w:rFonts w:ascii="Times New Roman" w:hAnsi="Times New Roman" w:cs="Times New Roman"/>
          <w:sz w:val="24"/>
          <w:szCs w:val="24"/>
        </w:rPr>
        <w:t xml:space="preserve"> </w:t>
      </w:r>
      <w:commentRangeStart w:id="72"/>
      <w:r w:rsidRPr="00CE5E5C">
        <w:rPr>
          <w:rFonts w:ascii="Times New Roman" w:hAnsi="Times New Roman" w:cs="Times New Roman"/>
          <w:sz w:val="24"/>
          <w:szCs w:val="24"/>
        </w:rPr>
        <w:t>and removed species where taxonomic ambiguity would lead to issues with species’ range assessments</w:t>
      </w:r>
      <w:commentRangeEnd w:id="72"/>
      <w:r w:rsidR="00FA49F2">
        <w:rPr>
          <w:rStyle w:val="CommentReference"/>
        </w:rPr>
        <w:commentReference w:id="72"/>
      </w:r>
      <w:r w:rsidRPr="00CE5E5C">
        <w:rPr>
          <w:rFonts w:ascii="Times New Roman" w:hAnsi="Times New Roman" w:cs="Times New Roman"/>
          <w:sz w:val="24"/>
          <w:szCs w:val="24"/>
        </w:rPr>
        <w:t xml:space="preserve">. We then </w:t>
      </w:r>
      <w:r w:rsidR="009830EE">
        <w:rPr>
          <w:rFonts w:ascii="Times New Roman" w:hAnsi="Times New Roman" w:cs="Times New Roman"/>
          <w:sz w:val="24"/>
          <w:szCs w:val="24"/>
        </w:rPr>
        <w:t>limited our analysis</w:t>
      </w:r>
      <w:r w:rsidRPr="00CE5E5C">
        <w:rPr>
          <w:rFonts w:ascii="Times New Roman" w:hAnsi="Times New Roman" w:cs="Times New Roman"/>
          <w:sz w:val="24"/>
          <w:szCs w:val="24"/>
        </w:rPr>
        <w:t xml:space="preserve"> to </w:t>
      </w:r>
      <w:commentRangeStart w:id="73"/>
      <w:commentRangeStart w:id="74"/>
      <w:r w:rsidRPr="00CE5E5C">
        <w:rPr>
          <w:rFonts w:ascii="Times New Roman" w:hAnsi="Times New Roman" w:cs="Times New Roman"/>
          <w:sz w:val="24"/>
          <w:szCs w:val="24"/>
        </w:rPr>
        <w:t>include only species with at least 500 reported occurrences across the spatiotemporal scope of our study</w:t>
      </w:r>
      <w:commentRangeEnd w:id="73"/>
      <w:r w:rsidR="009830EE">
        <w:rPr>
          <w:rStyle w:val="CommentReference"/>
        </w:rPr>
        <w:commentReference w:id="73"/>
      </w:r>
      <w:commentRangeEnd w:id="74"/>
      <w:r w:rsidR="009830EE">
        <w:rPr>
          <w:rStyle w:val="CommentReference"/>
        </w:rPr>
        <w:commentReference w:id="74"/>
      </w:r>
      <w:r w:rsidRPr="00CE5E5C">
        <w:rPr>
          <w:rFonts w:ascii="Times New Roman" w:hAnsi="Times New Roman" w:cs="Times New Roman"/>
          <w:sz w:val="24"/>
          <w:szCs w:val="24"/>
        </w:rPr>
        <w:t xml:space="preserve">. </w:t>
      </w:r>
      <w:commentRangeStart w:id="75"/>
      <w:r w:rsidRPr="00CE5E5C">
        <w:rPr>
          <w:rFonts w:ascii="Times New Roman" w:hAnsi="Times New Roman" w:cs="Times New Roman"/>
          <w:sz w:val="24"/>
          <w:szCs w:val="24"/>
        </w:rPr>
        <w:t>Finally, we removed all species from the analysis that are known migrants (</w:t>
      </w:r>
      <w:r w:rsidRPr="00CE5E5C">
        <w:rPr>
          <w:rFonts w:ascii="Times New Roman" w:hAnsi="Times New Roman" w:cs="Times New Roman"/>
          <w:i/>
          <w:sz w:val="24"/>
          <w:szCs w:val="24"/>
        </w:rPr>
        <w:t xml:space="preserve">i.e., </w:t>
      </w:r>
      <w:r w:rsidRPr="00CE5E5C">
        <w:rPr>
          <w:rFonts w:ascii="Times New Roman" w:hAnsi="Times New Roman" w:cs="Times New Roman"/>
          <w:sz w:val="24"/>
          <w:szCs w:val="24"/>
        </w:rPr>
        <w:t>are not historically known to overwinter anywhere north of 45° in North America).</w:t>
      </w:r>
      <w:commentRangeEnd w:id="75"/>
      <w:r w:rsidR="009830EE">
        <w:rPr>
          <w:rStyle w:val="CommentReference"/>
        </w:rPr>
        <w:commentReference w:id="75"/>
      </w:r>
    </w:p>
    <w:p w14:paraId="70DE0F66" w14:textId="25958A7C"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Species range map data were derived from published field guides on North American butterfly species, including The Kaufman Field Guide to Butterflies of North America </w:t>
      </w:r>
      <w:r w:rsidR="00A06C63"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{"citationID":"PlSPiPuj","properties":{"formattedCitation":"(Brock &amp; Kaufman 2006)","plainCitation":"(Brock &amp; Kaufman 2006)","noteIndex":0},"citationItems":[{"id":580,"uris":["http://zotero.org/users/3183432/items/7JN33VDV"],"itemData":{"id":580,"type":"book","publisher":"Houghton Mifflin Harcourt","title":"Kaufman field guide to butterflies of North America","author":[{"family":"Brock","given":"Jim P"},{"family":"Kaufman","given":"Kenn"}],"issued":{"date-parts":[["2006"]]}}}],"schema":"https://github.com/citation-style-language/schema/raw/master/csl-citation.json"} </w:instrText>
      </w:r>
      <w:r w:rsidR="00A06C63" w:rsidRPr="00CE5E5C">
        <w:rPr>
          <w:rFonts w:ascii="Times New Roman" w:hAnsi="Times New Roman" w:cs="Times New Roman"/>
          <w:sz w:val="24"/>
          <w:szCs w:val="24"/>
        </w:rPr>
        <w:fldChar w:fldCharType="separate"/>
      </w:r>
      <w:r w:rsidR="00B71B27" w:rsidRPr="00B71B27">
        <w:rPr>
          <w:rFonts w:ascii="Times New Roman" w:hAnsi="Times New Roman" w:cs="Times New Roman"/>
          <w:sz w:val="24"/>
        </w:rPr>
        <w:t>(Brock &amp; Kaufman 2006)</w:t>
      </w:r>
      <w:r w:rsidR="00A06C63"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and </w:t>
      </w:r>
      <w:commentRangeStart w:id="76"/>
      <w:r w:rsidRPr="00CE5E5C">
        <w:rPr>
          <w:rFonts w:ascii="Times New Roman" w:hAnsi="Times New Roman" w:cs="Times New Roman"/>
          <w:sz w:val="24"/>
          <w:szCs w:val="24"/>
        </w:rPr>
        <w:t xml:space="preserve">A Swift Guide to Butterflies of Mexico and Central America </w:t>
      </w:r>
      <w:r w:rsidR="00A06C63"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{"citationID":"fcCxqHL8","properties":{"formattedCitation":"(Glassberg 2018)","plainCitation":"(Glassberg 2018)","noteIndex":0},"citationItems":[{"id":581,"uris":["http://zotero.org/users/3183432/items/HUAEFLSZ"],"itemData":{"id":581,"type":"book","publisher":"Princeton University Press","title":"A swift guide to butterflies of Mexico and Central America","author":[{"family":"Glassberg","given":"Jeffrey"}],"issued":{"date-parts":[["2018"]]}}}],"schema":"https://github.com/citation-style-language/schema/raw/master/csl-citation.json"} </w:instrText>
      </w:r>
      <w:r w:rsidR="00A06C63" w:rsidRPr="00CE5E5C">
        <w:rPr>
          <w:rFonts w:ascii="Times New Roman" w:hAnsi="Times New Roman" w:cs="Times New Roman"/>
          <w:sz w:val="24"/>
          <w:szCs w:val="24"/>
        </w:rPr>
        <w:fldChar w:fldCharType="separate"/>
      </w:r>
      <w:r w:rsidR="00B71B27" w:rsidRPr="00B71B27">
        <w:rPr>
          <w:rFonts w:ascii="Times New Roman" w:hAnsi="Times New Roman" w:cs="Times New Roman"/>
          <w:sz w:val="24"/>
        </w:rPr>
        <w:t>(Glassberg 2018)</w:t>
      </w:r>
      <w:r w:rsidR="00A06C63"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w:t>
      </w:r>
      <w:commentRangeEnd w:id="76"/>
      <w:r w:rsidR="009830EE">
        <w:rPr>
          <w:rStyle w:val="CommentReference"/>
        </w:rPr>
        <w:commentReference w:id="76"/>
      </w:r>
      <w:r w:rsidRPr="00CE5E5C">
        <w:rPr>
          <w:rFonts w:ascii="Times New Roman" w:hAnsi="Times New Roman" w:cs="Times New Roman"/>
          <w:sz w:val="24"/>
          <w:szCs w:val="24"/>
        </w:rPr>
        <w:t xml:space="preserve">The range maps were digitized as part of work by Earl et al. (2021) and were re-used here.  Range-wide average annual temperature/precipitation traits were extracted from each species’ range </w:t>
      </w:r>
      <w:r w:rsidR="009830EE">
        <w:rPr>
          <w:rFonts w:ascii="Times New Roman" w:hAnsi="Times New Roman" w:cs="Times New Roman"/>
          <w:sz w:val="24"/>
          <w:szCs w:val="24"/>
        </w:rPr>
        <w:t>averaging conditions over each</w:t>
      </w:r>
      <w:r w:rsidRPr="00CE5E5C">
        <w:rPr>
          <w:rFonts w:ascii="Times New Roman" w:hAnsi="Times New Roman" w:cs="Times New Roman"/>
          <w:sz w:val="24"/>
          <w:szCs w:val="24"/>
        </w:rPr>
        <w:t xml:space="preserve"> polygon </w:t>
      </w:r>
      <w:r w:rsidR="009830EE">
        <w:rPr>
          <w:rFonts w:ascii="Times New Roman" w:hAnsi="Times New Roman" w:cs="Times New Roman"/>
          <w:sz w:val="24"/>
          <w:szCs w:val="24"/>
        </w:rPr>
        <w:t>using the</w:t>
      </w:r>
      <w:r w:rsidRPr="00CE5E5C">
        <w:rPr>
          <w:rFonts w:ascii="Times New Roman" w:hAnsi="Times New Roman" w:cs="Times New Roman"/>
          <w:sz w:val="24"/>
          <w:szCs w:val="24"/>
        </w:rPr>
        <w:t xml:space="preserve"> </w:t>
      </w:r>
      <w:commentRangeStart w:id="77"/>
      <w:proofErr w:type="spellStart"/>
      <w:r w:rsidRPr="00CE5E5C">
        <w:rPr>
          <w:rFonts w:ascii="Times New Roman" w:hAnsi="Times New Roman" w:cs="Times New Roman"/>
          <w:sz w:val="24"/>
          <w:szCs w:val="24"/>
        </w:rPr>
        <w:t>BioClim</w:t>
      </w:r>
      <w:commentRangeEnd w:id="77"/>
      <w:r w:rsidR="009830EE">
        <w:rPr>
          <w:rStyle w:val="CommentReference"/>
        </w:rPr>
        <w:commentReference w:id="77"/>
      </w:r>
      <w:ins w:id="78" w:author="Leslie Ries" w:date="2023-03-19T13:31:00Z">
        <w:r w:rsidR="009830EE">
          <w:rPr>
            <w:rFonts w:ascii="Times New Roman" w:hAnsi="Times New Roman" w:cs="Times New Roman"/>
            <w:sz w:val="24"/>
            <w:szCs w:val="24"/>
          </w:rPr>
          <w:t>I</w:t>
        </w:r>
      </w:ins>
      <w:proofErr w:type="spellEnd"/>
      <w:r w:rsidRPr="00CE5E5C">
        <w:rPr>
          <w:rFonts w:ascii="Times New Roman" w:hAnsi="Times New Roman" w:cs="Times New Roman"/>
          <w:sz w:val="24"/>
          <w:szCs w:val="24"/>
        </w:rPr>
        <w:t xml:space="preserve"> dataset (representing average climatic conditions from 1970-2000) </w:t>
      </w:r>
      <w:hyperlink r:id="rId22">
        <w:r w:rsidRPr="00CE5E5C">
          <w:rPr>
            <w:rFonts w:ascii="Times New Roman" w:hAnsi="Times New Roman" w:cs="Times New Roman"/>
            <w:sz w:val="24"/>
            <w:szCs w:val="24"/>
          </w:rPr>
          <w:t xml:space="preserve">(Fick &amp; </w:t>
        </w:r>
        <w:proofErr w:type="spellStart"/>
        <w:r w:rsidRPr="00CE5E5C">
          <w:rPr>
            <w:rFonts w:ascii="Times New Roman" w:hAnsi="Times New Roman" w:cs="Times New Roman"/>
            <w:sz w:val="24"/>
            <w:szCs w:val="24"/>
          </w:rPr>
          <w:t>Hijmans</w:t>
        </w:r>
        <w:proofErr w:type="spellEnd"/>
        <w:r w:rsidRPr="00CE5E5C">
          <w:rPr>
            <w:rFonts w:ascii="Times New Roman" w:hAnsi="Times New Roman" w:cs="Times New Roman"/>
            <w:sz w:val="24"/>
            <w:szCs w:val="24"/>
          </w:rPr>
          <w:t>, 2017)</w:t>
        </w:r>
      </w:hyperlink>
      <w:r w:rsidRPr="00CE5E5C">
        <w:rPr>
          <w:rFonts w:ascii="Times New Roman" w:hAnsi="Times New Roman" w:cs="Times New Roman"/>
          <w:sz w:val="24"/>
          <w:szCs w:val="24"/>
        </w:rPr>
        <w:t xml:space="preserve">. We also calculated the total area of the North American range for each species. </w:t>
      </w:r>
      <w:commentRangeStart w:id="79"/>
      <w:r w:rsidRPr="00CE5E5C">
        <w:rPr>
          <w:rFonts w:ascii="Times New Roman" w:hAnsi="Times New Roman" w:cs="Times New Roman"/>
          <w:sz w:val="24"/>
          <w:szCs w:val="24"/>
        </w:rPr>
        <w:t xml:space="preserve">To obtain information regarding wingspan, host plant breadth, and disturbance affinity, we obtained trait data for each species from </w:t>
      </w:r>
      <w:proofErr w:type="spellStart"/>
      <w:r w:rsidRPr="00CE5E5C">
        <w:rPr>
          <w:rFonts w:ascii="Times New Roman" w:hAnsi="Times New Roman" w:cs="Times New Roman"/>
          <w:sz w:val="24"/>
          <w:szCs w:val="24"/>
        </w:rPr>
        <w:t>LepTraits</w:t>
      </w:r>
      <w:proofErr w:type="spellEnd"/>
      <w:r w:rsidR="005444F8" w:rsidRPr="00CE5E5C">
        <w:rPr>
          <w:rFonts w:ascii="Times New Roman" w:hAnsi="Times New Roman" w:cs="Times New Roman"/>
        </w:rPr>
        <w:t xml:space="preserve"> </w:t>
      </w:r>
      <w:r w:rsidR="005444F8" w:rsidRPr="00CE5E5C">
        <w:rPr>
          <w:rFonts w:ascii="Times New Roman" w:hAnsi="Times New Roman" w:cs="Times New Roman"/>
        </w:rPr>
        <w:fldChar w:fldCharType="begin"/>
      </w:r>
      <w:r w:rsidR="00B71B27">
        <w:rPr>
          <w:rFonts w:ascii="Times New Roman" w:hAnsi="Times New Roman" w:cs="Times New Roman"/>
        </w:rPr>
        <w:instrText xml:space="preserve"> ADDIN ZOTERO_ITEM CSL_CITATION {"citationID":"fJjm6Fyv","properties":{"formattedCitation":"(Shirey {\\i{}et al.} 2022b)","plainCitation":"(Shirey et al. 2022b)","noteIndex":0},"citationItems":[{"id":664,"uris":["http://zotero.org/users/3183432/items/WEBDFNNV"],"itemData":{"id":664,"type":"article-journal","container-title":"Scientific data","issue":"1","note":"publisher: Nature Publishing Group","page":"1–7","title":"LepTraits 1.0 A globally comprehensive dataset of butterfly traits","volume":"9","author":[{"family":"Shirey","given":"Vaughn"},{"family":"Larsen","given":"Elise"},{"family":"Doherty","given":"Andra"},{"family":"Kim","given":"Clifford A"},{"family":"Al-Sulaiman","given":"Faisal T"},{"family":"Hinolan","given":"Jomar D"},{"family":"Itliong","given":"Micael Gabriel A"},{"family":"Naive","given":"Mark Arcebal K"},{"family":"Ku","given":"Minji"},{"family":"Belitz","given":"Michael"},{"literal":"others"}],"issued":{"date-parts":[["2022"]]}}}],"schema":"https://github.com/citation-style-language/schema/raw/master/csl-citation.json"} </w:instrText>
      </w:r>
      <w:r w:rsidR="005444F8" w:rsidRPr="00CE5E5C">
        <w:rPr>
          <w:rFonts w:ascii="Times New Roman" w:hAnsi="Times New Roman" w:cs="Times New Roman"/>
        </w:rPr>
        <w:fldChar w:fldCharType="separate"/>
      </w:r>
      <w:r w:rsidR="00B71B27" w:rsidRPr="00B71B27">
        <w:rPr>
          <w:rFonts w:ascii="Times New Roman" w:hAnsi="Times New Roman" w:cs="Times New Roman"/>
          <w:sz w:val="24"/>
          <w:szCs w:val="24"/>
        </w:rPr>
        <w:t xml:space="preserve">(Shirey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2022b)</w:t>
      </w:r>
      <w:r w:rsidR="005444F8" w:rsidRPr="00CE5E5C">
        <w:rPr>
          <w:rFonts w:ascii="Times New Roman" w:hAnsi="Times New Roman" w:cs="Times New Roman"/>
        </w:rPr>
        <w:fldChar w:fldCharType="end"/>
      </w:r>
      <w:r w:rsidRPr="00CE5E5C">
        <w:rPr>
          <w:rFonts w:ascii="Times New Roman" w:hAnsi="Times New Roman" w:cs="Times New Roman"/>
          <w:sz w:val="24"/>
          <w:szCs w:val="24"/>
        </w:rPr>
        <w:t xml:space="preserve">. </w:t>
      </w:r>
      <w:commentRangeEnd w:id="79"/>
      <w:r w:rsidR="00702465">
        <w:rPr>
          <w:rStyle w:val="CommentReference"/>
        </w:rPr>
        <w:commentReference w:id="79"/>
      </w:r>
      <w:r w:rsidRPr="00CE5E5C">
        <w:rPr>
          <w:rFonts w:ascii="Times New Roman" w:hAnsi="Times New Roman" w:cs="Times New Roman"/>
          <w:sz w:val="24"/>
          <w:szCs w:val="24"/>
        </w:rPr>
        <w:t>The traits we obtained included disturbance affinity/avoidance, the number of host plant families the caterpillar can feed on, the average wingspan, and the overwintering life-stage of each species. Thus, the final dataset of butterfly traits consisted of range-wide average annual temperature, range-wide average annual precipitation, geographic range size, disturbance affinity/avoidance, host plant family breadth, average wingspan, and overwintering stage. Finally, we obtained a recently produced phylogeny</w:t>
      </w:r>
      <w:r w:rsidR="00B35BA2" w:rsidRPr="00CE5E5C">
        <w:rPr>
          <w:rFonts w:ascii="Times New Roman" w:hAnsi="Times New Roman" w:cs="Times New Roman"/>
          <w:sz w:val="24"/>
          <w:szCs w:val="24"/>
        </w:rPr>
        <w:t xml:space="preserve"> </w:t>
      </w:r>
      <w:r w:rsidR="00B35BA2"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{"citationID":"LUr783Ct","properties":{"formattedCitation":"(Earl {\\i{}et al.} 2021)","plainCitation":"(Earl et al. 2021)","noteIndex":0},"citationItems":[{"id":279,"uris":["http://zotero.org/users/3183432/items/TGRJMDKN"],"itemData":{"id":279,"type":"article-journal","abstract":"Broad-scale, quantitative assessments of insect biodiversity and the factors shaping it remain particularly poorly explored. Here we undertook a spatial phylogenetic analysis of North American butterflies to test whether climate stability and temperature gradients have shaped their diversity and endemism. We also performed the first quantitative comparisons of spatial phylogenetic patterns between butterflies and flowering plants. We expected concordance between the two groups based on shared historical environmental drivers and presumed strong butterfly-host plant specializations. We instead found that biodiversity patterns in butterflies are strikingly different from flowering plants, especially warm deserts. In particular, butterflies show different patterns of phylogenetic clustering compared with flowering plants, suggesting differences in habitat conservation between the two groups. These results suggest that shared biogeographic histories and trophic associations do not necessarily assure similar diversity outcomes. The work has applied value in conservation planning, documenting warm deserts as a North American butterfly biodiversity hotspot.","container-title":"iScience","DOI":"10.1016/j.isci.2021.102239","issue":"4","page":"102239","title":"Spatial phylogenetics of butterflies in relation to environmental drivers and angiosperm diversity across North America","volume":"24","author":[{"family":"Earl","given":"Chandra"},{"family":"Belitz","given":"Michael W"},{"family":"Laffan","given":"Shawn W"},{"family":"Barve","given":"Vijay"},{"family":"Barve","given":"Narayani"},{"family":"Soltis","given":"Douglas E"},{"family":"Allen","given":"Julie M"},{"family":"Soltis","given":"Pamela S"},{"family":"Mishler","given":"Brent D"},{"family":"Kawahara","given":"Akito Y"},{"family":"Guralnick","given":"R"}],"issued":{"date-parts":[["2021"]]}}}],"schema":"https://github.com/citation-style-language/schema/raw/master/csl-citation.json"} </w:instrText>
      </w:r>
      <w:r w:rsidR="00B35BA2"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 xml:space="preserve">(Earl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2021)</w:t>
      </w:r>
      <w:r w:rsidR="00B35BA2"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w:t>
      </w:r>
      <w:hyperlink r:id="rId23"/>
      <w:r w:rsidRPr="00CE5E5C">
        <w:rPr>
          <w:rFonts w:ascii="Times New Roman" w:hAnsi="Times New Roman" w:cs="Times New Roman"/>
          <w:sz w:val="24"/>
          <w:szCs w:val="24"/>
        </w:rPr>
        <w:t xml:space="preserve"> of North American butterfly species </w:t>
      </w:r>
      <w:r w:rsidRPr="00CE5E5C">
        <w:rPr>
          <w:rFonts w:ascii="Times New Roman" w:hAnsi="Times New Roman" w:cs="Times New Roman"/>
          <w:sz w:val="24"/>
          <w:szCs w:val="24"/>
        </w:rPr>
        <w:lastRenderedPageBreak/>
        <w:t xml:space="preserve">as a final data product to be used in our </w:t>
      </w:r>
      <w:r w:rsidRPr="00CE5E5C">
        <w:rPr>
          <w:rFonts w:ascii="Times New Roman" w:hAnsi="Times New Roman" w:cs="Times New Roman"/>
          <w:i/>
          <w:sz w:val="24"/>
          <w:szCs w:val="24"/>
        </w:rPr>
        <w:t xml:space="preserve">post hoc </w:t>
      </w:r>
      <w:r w:rsidRPr="00CE5E5C">
        <w:rPr>
          <w:rFonts w:ascii="Times New Roman" w:hAnsi="Times New Roman" w:cs="Times New Roman"/>
          <w:sz w:val="24"/>
          <w:szCs w:val="24"/>
        </w:rPr>
        <w:t>analysis of occupancy trends. We used this phylogeny to test for phylogenetic signal in our modeled occupancy results</w:t>
      </w:r>
      <w:r w:rsidR="002C1D2E" w:rsidRPr="00CE5E5C">
        <w:rPr>
          <w:rFonts w:ascii="Times New Roman" w:hAnsi="Times New Roman" w:cs="Times New Roman"/>
          <w:sz w:val="24"/>
          <w:szCs w:val="24"/>
        </w:rPr>
        <w:t>.</w:t>
      </w:r>
    </w:p>
    <w:p w14:paraId="1201A4BC" w14:textId="77777777" w:rsidR="00F21671" w:rsidRPr="00CE5E5C" w:rsidRDefault="00F21671">
      <w:pPr>
        <w:spacing w:line="480" w:lineRule="auto"/>
        <w:jc w:val="both"/>
        <w:rPr>
          <w:rFonts w:ascii="Times New Roman" w:hAnsi="Times New Roman" w:cs="Times New Roman"/>
          <w:sz w:val="24"/>
          <w:szCs w:val="24"/>
        </w:rPr>
      </w:pPr>
    </w:p>
    <w:p w14:paraId="64196A54" w14:textId="77777777" w:rsidR="00F21671" w:rsidRPr="00CE5E5C" w:rsidRDefault="00000000">
      <w:pPr>
        <w:spacing w:line="480" w:lineRule="auto"/>
        <w:jc w:val="both"/>
        <w:rPr>
          <w:rFonts w:ascii="Times New Roman" w:hAnsi="Times New Roman" w:cs="Times New Roman"/>
          <w:b/>
          <w:i/>
          <w:sz w:val="24"/>
          <w:szCs w:val="24"/>
        </w:rPr>
      </w:pPr>
      <w:r w:rsidRPr="00CE5E5C">
        <w:rPr>
          <w:rFonts w:ascii="Times New Roman" w:hAnsi="Times New Roman" w:cs="Times New Roman"/>
          <w:b/>
          <w:i/>
          <w:sz w:val="24"/>
          <w:szCs w:val="24"/>
        </w:rPr>
        <w:t>2.2 Climate Data</w:t>
      </w:r>
    </w:p>
    <w:p w14:paraId="3E1114E6" w14:textId="71348D26"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We used minimum temperatures and precipitation climate data to inform the ecological process of our occupancy-detection model. Land use is also a strong contributor to the occupancy of butterflies across our study region, but to our knowledge, no comprehensive dataset of land cover exists for high-latitude regions of North America extending back into the 1970s </w:t>
      </w:r>
      <w:r w:rsidR="00702465">
        <w:rPr>
          <w:rFonts w:ascii="Times New Roman" w:hAnsi="Times New Roman" w:cs="Times New Roman"/>
          <w:sz w:val="24"/>
          <w:szCs w:val="24"/>
        </w:rPr>
        <w:t xml:space="preserve">or even more recent time periods that would allow for our </w:t>
      </w:r>
      <w:r w:rsidR="007B1DD9">
        <w:rPr>
          <w:rFonts w:ascii="Times New Roman" w:hAnsi="Times New Roman" w:cs="Times New Roman"/>
          <w:sz w:val="24"/>
          <w:szCs w:val="24"/>
        </w:rPr>
        <w:t>5-year</w:t>
      </w:r>
      <w:r w:rsidR="00702465">
        <w:rPr>
          <w:rFonts w:ascii="Times New Roman" w:hAnsi="Times New Roman" w:cs="Times New Roman"/>
          <w:sz w:val="24"/>
          <w:szCs w:val="24"/>
        </w:rPr>
        <w:t xml:space="preserve"> temporal grain.  </w:t>
      </w:r>
      <w:r w:rsidRPr="00CE5E5C">
        <w:rPr>
          <w:rFonts w:ascii="Times New Roman" w:hAnsi="Times New Roman" w:cs="Times New Roman"/>
          <w:sz w:val="24"/>
          <w:szCs w:val="24"/>
        </w:rPr>
        <w:t xml:space="preserve"> </w:t>
      </w:r>
      <w:commentRangeStart w:id="80"/>
      <w:r w:rsidRPr="00CE5E5C">
        <w:rPr>
          <w:rFonts w:ascii="Times New Roman" w:hAnsi="Times New Roman" w:cs="Times New Roman"/>
          <w:sz w:val="24"/>
          <w:szCs w:val="24"/>
        </w:rPr>
        <w:t>Thus, we opted to inform our models solely with climatic predictors</w:t>
      </w:r>
      <w:commentRangeEnd w:id="80"/>
      <w:r w:rsidR="00702465">
        <w:rPr>
          <w:rStyle w:val="CommentReference"/>
        </w:rPr>
        <w:commentReference w:id="80"/>
      </w:r>
      <w:r w:rsidRPr="00CE5E5C">
        <w:rPr>
          <w:rFonts w:ascii="Times New Roman" w:hAnsi="Times New Roman" w:cs="Times New Roman"/>
          <w:sz w:val="24"/>
          <w:szCs w:val="24"/>
        </w:rPr>
        <w:t>.</w:t>
      </w:r>
    </w:p>
    <w:p w14:paraId="1FD2E721" w14:textId="74448357" w:rsidR="001555B5" w:rsidRPr="00CE5E5C" w:rsidRDefault="00000000" w:rsidP="001555B5">
      <w:pPr>
        <w:spacing w:line="480" w:lineRule="auto"/>
        <w:ind w:firstLine="720"/>
        <w:jc w:val="both"/>
        <w:rPr>
          <w:ins w:id="81" w:author="Leslie Ries" w:date="2023-03-19T16:11:00Z"/>
          <w:rFonts w:ascii="Times New Roman" w:hAnsi="Times New Roman" w:cs="Times New Roman"/>
          <w:sz w:val="24"/>
          <w:szCs w:val="24"/>
        </w:rPr>
      </w:pPr>
      <w:r w:rsidRPr="00CE5E5C">
        <w:rPr>
          <w:rFonts w:ascii="Times New Roman" w:hAnsi="Times New Roman" w:cs="Times New Roman"/>
          <w:sz w:val="24"/>
          <w:szCs w:val="24"/>
        </w:rPr>
        <w:t xml:space="preserve"> Monthly minimum temperatures from 1970 to 2015 were extracted from the National Oceanic and Atmospheric Administration's (NOAA) 20th-century reanalysis, 20CRv3</w:t>
      </w:r>
      <w:r w:rsidR="000D4874" w:rsidRPr="00CE5E5C">
        <w:rPr>
          <w:rFonts w:ascii="Times New Roman" w:hAnsi="Times New Roman" w:cs="Times New Roman"/>
          <w:sz w:val="24"/>
          <w:szCs w:val="24"/>
        </w:rPr>
        <w:t xml:space="preserve"> </w:t>
      </w:r>
      <w:r w:rsidR="000D4874"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{"citationID":"2Lxet2TI","properties":{"formattedCitation":"(Slivinski {\\i{}et al.} 2019)","plainCitation":"(Slivinski et al. 2019)","noteIndex":0},"citationItems":[{"id":599,"uris":["http://zotero.org/users/3183432/items/EMVM6GKW"],"itemData":{"id":599,"type":"article-journal","container-title":"Quarterly Journal of the Royal Meteorological Society","issue":"724","note":"publisher: Wiley Online Library","page":"2876–2908","title":"Towards a more reliable historical reanalysis: Improvements for version 3 of the Twentieth Century Reanalysis system","volume":"145","author":[{"family":"Slivinski","given":"Laura C"},{"family":"Compo","given":"Gilbert P"},{"family":"Whitaker","given":"Jeffrey S"},{"family":"Sardeshmukh","given":"Prashant D"},{"family":"Giese","given":"Benjamin S"},{"family":"McColl","given":"Chesley"},{"family":"Allan","given":"Rob"},{"family":"Yin","given":"Xungang"},{"family":"Vose","given":"Russell"},{"family":"Titchner","given":"Holly"},{"literal":"others"}],"issued":{"date-parts":[["2019"]]}}}],"schema":"https://github.com/citation-style-language/schema/raw/master/csl-citation.json"} </w:instrText>
      </w:r>
      <w:r w:rsidR="000D4874"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 xml:space="preserve">(Slivinski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2019)</w:t>
      </w:r>
      <w:r w:rsidR="000D4874" w:rsidRPr="00CE5E5C">
        <w:rPr>
          <w:rFonts w:ascii="Times New Roman" w:hAnsi="Times New Roman" w:cs="Times New Roman"/>
          <w:sz w:val="24"/>
          <w:szCs w:val="24"/>
        </w:rPr>
        <w:fldChar w:fldCharType="end"/>
      </w:r>
      <w:r w:rsidRPr="00CE5E5C">
        <w:rPr>
          <w:rFonts w:ascii="Times New Roman" w:hAnsi="Times New Roman" w:cs="Times New Roman"/>
          <w:sz w:val="24"/>
          <w:szCs w:val="24"/>
        </w:rPr>
        <w:t>. These data are available at 0.1-degree spatial and monthly temporal resolution from 1836 to 2015. Since NOAA data were not yet available for 2016 onward, variables for these years were obtained from the Climate Prediction Center (CPC)</w:t>
      </w:r>
      <w:r w:rsidR="000D4874" w:rsidRPr="00CE5E5C">
        <w:rPr>
          <w:rFonts w:ascii="Times New Roman" w:hAnsi="Times New Roman" w:cs="Times New Roman"/>
          <w:sz w:val="24"/>
          <w:szCs w:val="24"/>
        </w:rPr>
        <w:t xml:space="preserve"> </w:t>
      </w:r>
      <w:r w:rsidR="000D4874"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{"citationID":"NAQqZEYB","properties":{"formattedCitation":"(Climate Prediction Center 2022)","plainCitation":"(Climate Prediction Center 2022)","noteIndex":0},"citationItems":[{"id":601,"uris":["http://zotero.org/users/3183432/items/H5LACTC2"],"itemData":{"id":601,"type":"document","publisher":"NOAA/OAR/ESRL PSL","title":"Global Temperature data provided by the NOAA/OAR/ESRL PSL","URL":"www.psl.noaa.gov","author":[{"literal":"Climate Prediction Center"}],"issued":{"date-parts":[["2022"]]}}}],"schema":"https://github.com/citation-style-language/schema/raw/master/csl-citation.json"} </w:instrText>
      </w:r>
      <w:r w:rsidR="000D4874" w:rsidRPr="00CE5E5C">
        <w:rPr>
          <w:rFonts w:ascii="Times New Roman" w:hAnsi="Times New Roman" w:cs="Times New Roman"/>
          <w:sz w:val="24"/>
          <w:szCs w:val="24"/>
        </w:rPr>
        <w:fldChar w:fldCharType="separate"/>
      </w:r>
      <w:r w:rsidR="00B71B27" w:rsidRPr="00B71B27">
        <w:rPr>
          <w:rFonts w:ascii="Times New Roman" w:hAnsi="Times New Roman" w:cs="Times New Roman"/>
          <w:sz w:val="24"/>
        </w:rPr>
        <w:t>(Climate Prediction Center 2022)</w:t>
      </w:r>
      <w:r w:rsidR="000D4874" w:rsidRPr="00CE5E5C">
        <w:rPr>
          <w:rFonts w:ascii="Times New Roman" w:hAnsi="Times New Roman" w:cs="Times New Roman"/>
          <w:sz w:val="24"/>
          <w:szCs w:val="24"/>
        </w:rPr>
        <w:fldChar w:fldCharType="end"/>
      </w:r>
      <w:hyperlink r:id="rId24"/>
      <w:r w:rsidRPr="00CE5E5C">
        <w:rPr>
          <w:rFonts w:ascii="Times New Roman" w:hAnsi="Times New Roman" w:cs="Times New Roman"/>
          <w:sz w:val="24"/>
          <w:szCs w:val="24"/>
        </w:rPr>
        <w:t xml:space="preserve">. These data are available at 0.5-degree spatial and monthly temporal resolution. Monthly data were extracted from the Climate Research Unit (CRU) TS4.04 global precipitation dataset </w:t>
      </w:r>
      <w:r w:rsidR="00092E8B"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{"citationID":"ZSuTOKqc","properties":{"formattedCitation":"(Harris {\\i{}et al.} 2020a, b)","plainCitation":"(Harris et al. 2020a, b)","noteIndex":0},"citationItems":[{"id":598,"uris":["http://zotero.org/users/3183432/items/UE5H6XH7"],"itemData":{"id":598,"type":"article-journal","container-title":"Scientific data","issue":"1","note":"publisher: Nature Publishing Group","page":"1–18","title":"Version 4 of the CRU TS monthly high-resolution gridded multivariate climate dataset","volume":"7","author":[{"family":"Harris","given":"Ian"},{"family":"Osborn","given":"Timothy J"},{"family":"Jones","given":"Phil"},{"family":"Lister","given":"David"}],"issued":{"date-parts":[["2020"]]}}},{"id":600,"uris":["http://zotero.org/users/3183432/items/7TTHWY7Q"],"itemData":{"id":600,"type":"document","publisher":"Centre for Environmental Data Analysis | University of East Anglia Climatic Research Unit","title":"CRU TS4.04: Climatic Research Unit (CRU) Time-Series (TS) version 4.04 of high-resolution gridded data of month-by-month variation in climate (January 1901 – December 2019)","URL":"https://catalogue.ceda.ac.uk/uuid/89e1e34ec3554dc98594a5732622bce9","author":[{"family":"Harris","given":"I.C."},{"family":"Jones","given":"P.D."},{"family":"Osborn","given":"T."}],"issued":{"date-parts":[["2020"]]}}}],"schema":"https://github.com/citation-style-language/schema/raw/master/csl-citation.json"} </w:instrText>
      </w:r>
      <w:r w:rsidR="00092E8B"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 xml:space="preserve">(Harris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2020a, b)</w:t>
      </w:r>
      <w:r w:rsidR="00092E8B" w:rsidRPr="00CE5E5C">
        <w:rPr>
          <w:rFonts w:ascii="Times New Roman" w:hAnsi="Times New Roman" w:cs="Times New Roman"/>
          <w:sz w:val="24"/>
          <w:szCs w:val="24"/>
        </w:rPr>
        <w:fldChar w:fldCharType="end"/>
      </w:r>
      <w:hyperlink r:id="rId25"/>
      <w:r w:rsidRPr="00CE5E5C">
        <w:rPr>
          <w:rFonts w:ascii="Times New Roman" w:hAnsi="Times New Roman" w:cs="Times New Roman"/>
          <w:sz w:val="24"/>
          <w:szCs w:val="24"/>
        </w:rPr>
        <w:t xml:space="preserve">. The CRU data are available at </w:t>
      </w:r>
      <w:commentRangeStart w:id="82"/>
      <w:r w:rsidR="00C43D2B" w:rsidRPr="00CE5E5C">
        <w:rPr>
          <w:rFonts w:ascii="Times New Roman" w:hAnsi="Times New Roman" w:cs="Times New Roman"/>
          <w:sz w:val="24"/>
          <w:szCs w:val="24"/>
        </w:rPr>
        <w:t>___ spatial</w:t>
      </w:r>
      <w:r w:rsidRPr="00CE5E5C">
        <w:rPr>
          <w:rFonts w:ascii="Times New Roman" w:hAnsi="Times New Roman" w:cs="Times New Roman"/>
          <w:sz w:val="24"/>
          <w:szCs w:val="24"/>
        </w:rPr>
        <w:t xml:space="preserve"> resolution </w:t>
      </w:r>
      <w:commentRangeEnd w:id="82"/>
      <w:r w:rsidR="00C43D2B" w:rsidRPr="00CE5E5C">
        <w:rPr>
          <w:rStyle w:val="CommentReference"/>
          <w:rFonts w:ascii="Times New Roman" w:hAnsi="Times New Roman" w:cs="Times New Roman"/>
        </w:rPr>
        <w:commentReference w:id="82"/>
      </w:r>
      <w:r w:rsidRPr="00CE5E5C">
        <w:rPr>
          <w:rFonts w:ascii="Times New Roman" w:hAnsi="Times New Roman" w:cs="Times New Roman"/>
          <w:sz w:val="24"/>
          <w:szCs w:val="24"/>
        </w:rPr>
        <w:t xml:space="preserve">back to 1900. </w:t>
      </w:r>
      <w:ins w:id="83" w:author="Leslie Ries" w:date="2023-03-19T16:11:00Z">
        <w:r w:rsidR="001555B5">
          <w:rPr>
            <w:rFonts w:ascii="Times New Roman" w:hAnsi="Times New Roman" w:cs="Times New Roman"/>
            <w:sz w:val="24"/>
            <w:szCs w:val="24"/>
          </w:rPr>
          <w:t xml:space="preserve"> </w:t>
        </w:r>
        <w:r w:rsidR="001555B5" w:rsidRPr="00CE5E5C">
          <w:rPr>
            <w:rFonts w:ascii="Times New Roman" w:hAnsi="Times New Roman" w:cs="Times New Roman"/>
            <w:sz w:val="24"/>
            <w:szCs w:val="24"/>
          </w:rPr>
          <w:t>.</w:t>
        </w:r>
        <w:r w:rsidR="001555B5">
          <w:rPr>
            <w:rFonts w:ascii="Times New Roman" w:hAnsi="Times New Roman" w:cs="Times New Roman"/>
            <w:sz w:val="24"/>
            <w:szCs w:val="24"/>
          </w:rPr>
          <w:t xml:space="preserve"> Minimum average temperatures increased over the vast majority of our study range, up to 4C over the 50 year period (Fig. 1a) whil</w:t>
        </w:r>
      </w:ins>
      <w:ins w:id="84" w:author="Leslie Ries" w:date="2023-03-19T16:12:00Z">
        <w:r w:rsidR="001555B5">
          <w:rPr>
            <w:rFonts w:ascii="Times New Roman" w:hAnsi="Times New Roman" w:cs="Times New Roman"/>
            <w:sz w:val="24"/>
            <w:szCs w:val="24"/>
          </w:rPr>
          <w:t xml:space="preserve">e precipitation (brief summary) (Supplementary Fig. ? – or see supplementary figs – but a fig in the supplements would be nice if not already there). </w:t>
        </w:r>
      </w:ins>
    </w:p>
    <w:p w14:paraId="305B831D" w14:textId="78F9A43E" w:rsidR="00F21671" w:rsidRPr="00CE5E5C" w:rsidRDefault="00F21671">
      <w:pPr>
        <w:spacing w:line="480" w:lineRule="auto"/>
        <w:ind w:firstLine="720"/>
        <w:jc w:val="both"/>
        <w:rPr>
          <w:rFonts w:ascii="Times New Roman" w:hAnsi="Times New Roman" w:cs="Times New Roman"/>
          <w:sz w:val="24"/>
          <w:szCs w:val="24"/>
        </w:rPr>
      </w:pPr>
    </w:p>
    <w:p w14:paraId="41C1B4EB" w14:textId="6C11D8C7"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lastRenderedPageBreak/>
        <w:t xml:space="preserve">Climate raster data reflecting monthly average minimum temperature and monthly precipitation for the years 1970 through 2019 were read into R using the package “raster” </w:t>
      </w:r>
      <w:r w:rsidR="00490BB3"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{"citationID":"Qrc4Uvhm","properties":{"formattedCitation":"(Hijmans {\\i{}et al.} 2015)","plainCitation":"(Hijmans et al. 2015)","noteIndex":0},"citationItems":[{"id":823,"uris":["http://zotero.org/users/3183432/items/F5PN27TN"],"itemData":{"id":823,"type":"article-journal","container-title":"R package","note":"publisher: sn]","page":"473","title":"Package ‘raster’","volume":"734","author":[{"family":"Hijmans","given":"Robert J"},{"family":"Van Etten","given":"Jacob"},{"family":"Cheng","given":"Joe"},{"family":"Mattiuzzi","given":"Matteo"},{"family":"Sumner","given":"Michael"},{"family":"Greenberg","given":"Jonathan A"},{"family":"Lamigueiro","given":"Oscar Perpinan"},{"family":"Bevan","given":"Andrew"},{"family":"Racine","given":"Etienne B"},{"family":"Shortridge","given":"Ashton"},{"literal":"others"}],"issued":{"date-parts":[["2015"]]}}}],"schema":"https://github.com/citation-style-language/schema/raw/master/csl-citation.json"} </w:instrText>
      </w:r>
      <w:r w:rsidR="00490BB3"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w:t>
      </w:r>
      <w:proofErr w:type="spellStart"/>
      <w:r w:rsidR="00B71B27" w:rsidRPr="00B71B27">
        <w:rPr>
          <w:rFonts w:ascii="Times New Roman" w:hAnsi="Times New Roman" w:cs="Times New Roman"/>
          <w:sz w:val="24"/>
          <w:szCs w:val="24"/>
        </w:rPr>
        <w:t>Hijmans</w:t>
      </w:r>
      <w:proofErr w:type="spellEnd"/>
      <w:r w:rsidR="00B71B27" w:rsidRPr="00B71B27">
        <w:rPr>
          <w:rFonts w:ascii="Times New Roman" w:hAnsi="Times New Roman" w:cs="Times New Roman"/>
          <w:sz w:val="24"/>
          <w:szCs w:val="24"/>
        </w:rPr>
        <w:t xml:space="preserv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2015)</w:t>
      </w:r>
      <w:r w:rsidR="00490BB3"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The raster data were then reprojected to the project coordinate reference system (North America Albers Equal Area Conic) also used as the base projection for all other spatial data in this analysis. The raster data were </w:t>
      </w:r>
      <w:commentRangeStart w:id="85"/>
      <w:r w:rsidRPr="00CE5E5C">
        <w:rPr>
          <w:rFonts w:ascii="Times New Roman" w:hAnsi="Times New Roman" w:cs="Times New Roman"/>
          <w:sz w:val="24"/>
          <w:szCs w:val="24"/>
        </w:rPr>
        <w:t xml:space="preserve">further summarized </w:t>
      </w:r>
      <w:commentRangeEnd w:id="85"/>
      <w:r w:rsidR="00702465">
        <w:rPr>
          <w:rStyle w:val="CommentReference"/>
        </w:rPr>
        <w:commentReference w:id="85"/>
      </w:r>
      <w:r w:rsidR="00702465">
        <w:rPr>
          <w:rFonts w:ascii="Times New Roman" w:hAnsi="Times New Roman" w:cs="Times New Roman"/>
          <w:sz w:val="24"/>
          <w:szCs w:val="24"/>
        </w:rPr>
        <w:t>within each</w:t>
      </w:r>
      <w:r w:rsidRPr="00CE5E5C">
        <w:rPr>
          <w:rFonts w:ascii="Times New Roman" w:hAnsi="Times New Roman" w:cs="Times New Roman"/>
          <w:sz w:val="24"/>
          <w:szCs w:val="24"/>
        </w:rPr>
        <w:t xml:space="preserve"> grid cells using the mean value of all raster values </w:t>
      </w:r>
      <w:commentRangeStart w:id="86"/>
      <w:r w:rsidRPr="00CE5E5C">
        <w:rPr>
          <w:rFonts w:ascii="Times New Roman" w:hAnsi="Times New Roman" w:cs="Times New Roman"/>
          <w:sz w:val="24"/>
          <w:szCs w:val="24"/>
        </w:rPr>
        <w:t xml:space="preserve">within a given occupancy interval weighted </w:t>
      </w:r>
      <w:commentRangeEnd w:id="86"/>
      <w:r w:rsidR="00DF427B">
        <w:rPr>
          <w:rStyle w:val="CommentReference"/>
        </w:rPr>
        <w:commentReference w:id="86"/>
      </w:r>
      <w:commentRangeStart w:id="87"/>
      <w:r w:rsidRPr="00CE5E5C">
        <w:rPr>
          <w:rFonts w:ascii="Times New Roman" w:hAnsi="Times New Roman" w:cs="Times New Roman"/>
          <w:sz w:val="24"/>
          <w:szCs w:val="24"/>
        </w:rPr>
        <w:t xml:space="preserve">by their coverage of the cell. </w:t>
      </w:r>
      <w:commentRangeEnd w:id="87"/>
      <w:r w:rsidR="00702465">
        <w:rPr>
          <w:rStyle w:val="CommentReference"/>
        </w:rPr>
        <w:commentReference w:id="87"/>
      </w:r>
      <w:r w:rsidRPr="00CE5E5C">
        <w:rPr>
          <w:rFonts w:ascii="Times New Roman" w:hAnsi="Times New Roman" w:cs="Times New Roman"/>
          <w:sz w:val="24"/>
          <w:szCs w:val="24"/>
        </w:rPr>
        <w:t xml:space="preserve">Thus, average minimum </w:t>
      </w:r>
      <w:commentRangeStart w:id="88"/>
      <w:r w:rsidRPr="00CE5E5C">
        <w:rPr>
          <w:rFonts w:ascii="Times New Roman" w:hAnsi="Times New Roman" w:cs="Times New Roman"/>
          <w:sz w:val="24"/>
          <w:szCs w:val="24"/>
        </w:rPr>
        <w:t xml:space="preserve">temperature and average precipitation </w:t>
      </w:r>
      <w:commentRangeEnd w:id="88"/>
      <w:r w:rsidR="00DF427B">
        <w:rPr>
          <w:rStyle w:val="CommentReference"/>
        </w:rPr>
        <w:commentReference w:id="88"/>
      </w:r>
      <w:r w:rsidRPr="00CE5E5C">
        <w:rPr>
          <w:rFonts w:ascii="Times New Roman" w:hAnsi="Times New Roman" w:cs="Times New Roman"/>
          <w:sz w:val="24"/>
          <w:szCs w:val="24"/>
        </w:rPr>
        <w:t>reflect the area-weighted mean of a given five-year occupancy interval (e.g., 1970-1974). Finally, exploration of our climate data revealed that average minimum temperature and average precipitation were highly correlated (Pearson’s r</w:t>
      </w:r>
      <w:r w:rsidR="00A315FB" w:rsidRPr="00CE5E5C">
        <w:rPr>
          <w:rFonts w:ascii="Times New Roman" w:hAnsi="Times New Roman" w:cs="Times New Roman"/>
          <w:sz w:val="24"/>
          <w:szCs w:val="24"/>
        </w:rPr>
        <w:t xml:space="preserve"> </w:t>
      </w:r>
      <w:r w:rsidRPr="00CE5E5C">
        <w:rPr>
          <w:rFonts w:ascii="Times New Roman" w:hAnsi="Times New Roman" w:cs="Times New Roman"/>
          <w:sz w:val="24"/>
          <w:szCs w:val="24"/>
        </w:rPr>
        <w:t>=</w:t>
      </w:r>
      <w:r w:rsidR="00A315FB" w:rsidRPr="00CE5E5C">
        <w:rPr>
          <w:rFonts w:ascii="Times New Roman" w:hAnsi="Times New Roman" w:cs="Times New Roman"/>
          <w:sz w:val="24"/>
          <w:szCs w:val="24"/>
        </w:rPr>
        <w:t xml:space="preserve"> </w:t>
      </w:r>
      <w:r w:rsidRPr="00CE5E5C">
        <w:rPr>
          <w:rFonts w:ascii="Times New Roman" w:hAnsi="Times New Roman" w:cs="Times New Roman"/>
          <w:sz w:val="24"/>
          <w:szCs w:val="24"/>
        </w:rPr>
        <w:t>0.67 for the 100×</w:t>
      </w:r>
      <w:r w:rsidR="00F07B7F" w:rsidRPr="00CE5E5C">
        <w:rPr>
          <w:rFonts w:ascii="Times New Roman" w:hAnsi="Times New Roman" w:cs="Times New Roman"/>
          <w:sz w:val="24"/>
          <w:szCs w:val="24"/>
        </w:rPr>
        <w:t>100-kilometer</w:t>
      </w:r>
      <w:r w:rsidRPr="00CE5E5C">
        <w:rPr>
          <w:rFonts w:ascii="Times New Roman" w:hAnsi="Times New Roman" w:cs="Times New Roman"/>
          <w:sz w:val="24"/>
          <w:szCs w:val="24"/>
        </w:rPr>
        <w:t xml:space="preserve"> scale and Pearson’s r</w:t>
      </w:r>
      <w:r w:rsidR="00A315FB" w:rsidRPr="00CE5E5C">
        <w:rPr>
          <w:rFonts w:ascii="Times New Roman" w:hAnsi="Times New Roman" w:cs="Times New Roman"/>
          <w:sz w:val="24"/>
          <w:szCs w:val="24"/>
        </w:rPr>
        <w:t xml:space="preserve"> </w:t>
      </w:r>
      <w:r w:rsidRPr="00CE5E5C">
        <w:rPr>
          <w:rFonts w:ascii="Times New Roman" w:hAnsi="Times New Roman" w:cs="Times New Roman"/>
          <w:sz w:val="24"/>
          <w:szCs w:val="24"/>
        </w:rPr>
        <w:t>=</w:t>
      </w:r>
      <w:r w:rsidR="00A315FB" w:rsidRPr="00CE5E5C">
        <w:rPr>
          <w:rFonts w:ascii="Times New Roman" w:hAnsi="Times New Roman" w:cs="Times New Roman"/>
          <w:sz w:val="24"/>
          <w:szCs w:val="24"/>
        </w:rPr>
        <w:t xml:space="preserve"> </w:t>
      </w:r>
      <w:r w:rsidRPr="00CE5E5C">
        <w:rPr>
          <w:rFonts w:ascii="Times New Roman" w:hAnsi="Times New Roman" w:cs="Times New Roman"/>
          <w:sz w:val="24"/>
          <w:szCs w:val="24"/>
        </w:rPr>
        <w:t>0.73 for the 200×200</w:t>
      </w:r>
      <w:r w:rsidR="00F07B7F" w:rsidRPr="00CE5E5C">
        <w:rPr>
          <w:rFonts w:ascii="Times New Roman" w:hAnsi="Times New Roman" w:cs="Times New Roman"/>
          <w:sz w:val="24"/>
          <w:szCs w:val="24"/>
        </w:rPr>
        <w:t>-</w:t>
      </w:r>
      <w:r w:rsidRPr="00CE5E5C">
        <w:rPr>
          <w:rFonts w:ascii="Times New Roman" w:hAnsi="Times New Roman" w:cs="Times New Roman"/>
          <w:sz w:val="24"/>
          <w:szCs w:val="24"/>
        </w:rPr>
        <w:t xml:space="preserve">kilometer scale), thus we opted to include a single climate predictor, average minimum temperature, in our main models. We decided on temperature over precipitation as prior research has demonstrated temperature to be especially important for range dynamics in butterflies </w:t>
      </w:r>
      <w:r w:rsidR="00C47C40"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{"citationID":"ePKtTSzT","properties":{"formattedCitation":"(Keret {\\i{}et al.} 2020)","plainCitation":"(Keret et al. 2020)","noteIndex":0},"citationItems":[{"id":359,"uris":["http://zotero.org/users/3183432/items/L39PD3LG"],"itemData":{"id":359,"type":"article-journal","abstract":"Climate change has shifted geographical ranges of species northwards or to higher altitudes on elevational gradients. These changes have been associated with increases in ambient temperatures. For ectotherms in seasonal environments, however, life history theory relies largely on the length of summer, which varies somewhat independently of ambient temperature per se. Extension of summer reduces seasonal time constraints and enables species to establish in new areas as a result of over-wintering stage reaching in due time. The reduction of time constraints is also predicted to prolong organisms' breeding season when reproductive potential is under selection. We studied temporal change in the summer length and its effect on species' performance by combining long-term data on the occurrence and abundance of nocturnal moths with weather conditions in a boreal location at Varriotunturi fell in NE Finland. We found that summers have lengthened on average 5 days per decade from the late 1970s, profoundly due to increasing delays in the onset of winters. Moth abundance increased with increasing season length a year before. Most of the species occurrences expanded upwards in elevation. Moth communities in low elevation pine heath forest and middle elevation mountain birch forest have become inseparable. Yet, the flight periods have remained unchanged, probably due to unpredictable variation in proximate conditions (weather) that hinders life histories from selection. We conclude that climate change-driven changes in the season length have potential to affect species' ranges and affect the structure of insect assemblages, which may contribute to alteration of ecosystem-level processes.","archive_location":"WOS:000526455200019","container-title":"Oecologia","DOI":"10.1007/s00442-020-04632-w","ISSN":"0029-8549","issue":"4","language":"English","page":"1085-1098","title":"Climate change-driven elevational changes among boreal nocturnal moths","volume":"192","author":[{"family":"Keret","given":"NM"},{"family":"Mutanen","given":"MJ"},{"family":"Orell","given":"MI"},{"family":"Itamies","given":"JH"},{"family":"Valimaki","given":"PM"}],"issued":{"date-parts":[["2020",4]]}}}],"schema":"https://github.com/citation-style-language/schema/raw/master/csl-citation.json"} </w:instrText>
      </w:r>
      <w:r w:rsidR="00C47C40"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 xml:space="preserve">(Keret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2020)</w:t>
      </w:r>
      <w:r w:rsidR="00C47C40" w:rsidRPr="00CE5E5C">
        <w:rPr>
          <w:rFonts w:ascii="Times New Roman" w:hAnsi="Times New Roman" w:cs="Times New Roman"/>
          <w:sz w:val="24"/>
          <w:szCs w:val="24"/>
        </w:rPr>
        <w:fldChar w:fldCharType="end"/>
      </w:r>
      <w:r w:rsidRPr="00CE5E5C">
        <w:rPr>
          <w:rFonts w:ascii="Times New Roman" w:hAnsi="Times New Roman" w:cs="Times New Roman"/>
          <w:sz w:val="24"/>
          <w:szCs w:val="24"/>
        </w:rPr>
        <w:t>. We also ran precipitation-only models and include those results in the Supplementary Material</w:t>
      </w:r>
      <w:del w:id="89" w:author="Leslie Ries" w:date="2023-03-19T16:11:00Z">
        <w:r w:rsidRPr="00CE5E5C" w:rsidDel="00DD2ABE">
          <w:rPr>
            <w:rFonts w:ascii="Times New Roman" w:hAnsi="Times New Roman" w:cs="Times New Roman"/>
            <w:sz w:val="24"/>
            <w:szCs w:val="24"/>
          </w:rPr>
          <w:delText>.</w:delText>
        </w:r>
      </w:del>
    </w:p>
    <w:p w14:paraId="3F467CDA" w14:textId="77777777" w:rsidR="00F21671" w:rsidRPr="00CE5E5C" w:rsidRDefault="00F21671">
      <w:pPr>
        <w:spacing w:line="480" w:lineRule="auto"/>
        <w:jc w:val="both"/>
        <w:rPr>
          <w:rFonts w:ascii="Times New Roman" w:hAnsi="Times New Roman" w:cs="Times New Roman"/>
          <w:sz w:val="24"/>
          <w:szCs w:val="24"/>
        </w:rPr>
      </w:pPr>
    </w:p>
    <w:p w14:paraId="0E309D1A" w14:textId="77777777" w:rsidR="00F21671" w:rsidRPr="00CE5E5C" w:rsidRDefault="00000000">
      <w:pPr>
        <w:spacing w:line="480" w:lineRule="auto"/>
        <w:jc w:val="both"/>
        <w:rPr>
          <w:rFonts w:ascii="Times New Roman" w:hAnsi="Times New Roman" w:cs="Times New Roman"/>
          <w:b/>
          <w:i/>
          <w:sz w:val="24"/>
          <w:szCs w:val="24"/>
        </w:rPr>
      </w:pPr>
      <w:r w:rsidRPr="00CE5E5C">
        <w:rPr>
          <w:rFonts w:ascii="Times New Roman" w:hAnsi="Times New Roman" w:cs="Times New Roman"/>
          <w:b/>
          <w:i/>
          <w:sz w:val="24"/>
          <w:szCs w:val="24"/>
        </w:rPr>
        <w:t>2.3 Inferring Detection from Presence-only Observations</w:t>
      </w:r>
    </w:p>
    <w:p w14:paraId="7A07A31E" w14:textId="42476D6B" w:rsidR="00F21671" w:rsidRPr="00CE5E5C" w:rsidRDefault="00000000">
      <w:pPr>
        <w:spacing w:line="480" w:lineRule="auto"/>
        <w:jc w:val="both"/>
        <w:rPr>
          <w:rFonts w:ascii="Times New Roman" w:hAnsi="Times New Roman" w:cs="Times New Roman"/>
          <w:sz w:val="24"/>
          <w:szCs w:val="24"/>
        </w:rPr>
      </w:pPr>
      <w:r w:rsidRPr="00CE5E5C">
        <w:rPr>
          <w:rFonts w:ascii="Times New Roman" w:hAnsi="Times New Roman" w:cs="Times New Roman"/>
          <w:sz w:val="24"/>
          <w:szCs w:val="24"/>
        </w:rPr>
        <w:tab/>
        <w:t xml:space="preserve">Occupancy-detection models use detection/non-detection data to reconstruct occupancy trends </w:t>
      </w:r>
      <w:r w:rsidR="00AF351A"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{"citationID":"cX7ZxlQc","properties":{"formattedCitation":"(MacKenzie {\\i{}et al.} 2002; K\\uc0\\u233{}ry &amp; Royle 2015)","plainCitation":"(MacKenzie et al. 2002;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AF351A"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w:t>
      </w:r>
      <w:proofErr w:type="spellStart"/>
      <w:r w:rsidR="00B71B27" w:rsidRPr="00B71B27">
        <w:rPr>
          <w:rFonts w:ascii="Times New Roman" w:hAnsi="Times New Roman" w:cs="Times New Roman"/>
          <w:sz w:val="24"/>
          <w:szCs w:val="24"/>
        </w:rPr>
        <w:t>MacKenzie</w:t>
      </w:r>
      <w:proofErr w:type="spellEnd"/>
      <w:r w:rsidR="00B71B27" w:rsidRPr="00B71B27">
        <w:rPr>
          <w:rFonts w:ascii="Times New Roman" w:hAnsi="Times New Roman" w:cs="Times New Roman"/>
          <w:sz w:val="24"/>
          <w:szCs w:val="24"/>
        </w:rPr>
        <w:t xml:space="preserv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2002; </w:t>
      </w:r>
      <w:proofErr w:type="spellStart"/>
      <w:r w:rsidR="00B71B27" w:rsidRPr="00B71B27">
        <w:rPr>
          <w:rFonts w:ascii="Times New Roman" w:hAnsi="Times New Roman" w:cs="Times New Roman"/>
          <w:sz w:val="24"/>
          <w:szCs w:val="24"/>
        </w:rPr>
        <w:t>Kéry</w:t>
      </w:r>
      <w:proofErr w:type="spellEnd"/>
      <w:r w:rsidR="00B71B27" w:rsidRPr="00B71B27">
        <w:rPr>
          <w:rFonts w:ascii="Times New Roman" w:hAnsi="Times New Roman" w:cs="Times New Roman"/>
          <w:sz w:val="24"/>
          <w:szCs w:val="24"/>
        </w:rPr>
        <w:t xml:space="preserve"> &amp; </w:t>
      </w:r>
      <w:proofErr w:type="spellStart"/>
      <w:r w:rsidR="00B71B27" w:rsidRPr="00B71B27">
        <w:rPr>
          <w:rFonts w:ascii="Times New Roman" w:hAnsi="Times New Roman" w:cs="Times New Roman"/>
          <w:sz w:val="24"/>
          <w:szCs w:val="24"/>
        </w:rPr>
        <w:t>Royle</w:t>
      </w:r>
      <w:proofErr w:type="spellEnd"/>
      <w:r w:rsidR="00B71B27" w:rsidRPr="00B71B27">
        <w:rPr>
          <w:rFonts w:ascii="Times New Roman" w:hAnsi="Times New Roman" w:cs="Times New Roman"/>
          <w:sz w:val="24"/>
          <w:szCs w:val="24"/>
        </w:rPr>
        <w:t xml:space="preserve"> 2015)</w:t>
      </w:r>
      <w:r w:rsidR="00AF351A"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w:t>
      </w:r>
      <w:commentRangeStart w:id="90"/>
      <w:r w:rsidRPr="00CE5E5C">
        <w:rPr>
          <w:rFonts w:ascii="Times New Roman" w:hAnsi="Times New Roman" w:cs="Times New Roman"/>
          <w:sz w:val="24"/>
          <w:szCs w:val="24"/>
        </w:rPr>
        <w:t xml:space="preserve">This poses methodological challenges regarding when it is appropriate to infer non-detections from presence-only data. </w:t>
      </w:r>
      <w:commentRangeEnd w:id="90"/>
      <w:r w:rsidR="00DF427B">
        <w:rPr>
          <w:rStyle w:val="CommentReference"/>
        </w:rPr>
        <w:commentReference w:id="90"/>
      </w:r>
      <w:ins w:id="91" w:author="Leslie Ries" w:date="2023-03-19T13:56:00Z">
        <w:r w:rsidR="00DD1E02">
          <w:rPr>
            <w:rFonts w:ascii="Times New Roman" w:hAnsi="Times New Roman" w:cs="Times New Roman"/>
            <w:sz w:val="24"/>
            <w:szCs w:val="24"/>
          </w:rPr>
          <w:t xml:space="preserve">Our methods for imputing </w:t>
        </w:r>
      </w:ins>
      <w:ins w:id="92" w:author="Leslie Ries" w:date="2023-03-19T13:57:00Z">
        <w:r w:rsidR="00DD1E02">
          <w:rPr>
            <w:rFonts w:ascii="Times New Roman" w:hAnsi="Times New Roman" w:cs="Times New Roman"/>
            <w:sz w:val="24"/>
            <w:szCs w:val="24"/>
          </w:rPr>
          <w:t>non-detection</w:t>
        </w:r>
      </w:ins>
      <w:ins w:id="93" w:author="Leslie Ries" w:date="2023-03-19T13:56:00Z">
        <w:r w:rsidR="00DD1E02">
          <w:rPr>
            <w:rFonts w:ascii="Times New Roman" w:hAnsi="Times New Roman" w:cs="Times New Roman"/>
            <w:sz w:val="24"/>
            <w:szCs w:val="24"/>
          </w:rPr>
          <w:t xml:space="preserve"> is adapted in Supplement 1 from Shirey et al. (2022). </w:t>
        </w:r>
      </w:ins>
      <w:r w:rsidRPr="00CE5E5C">
        <w:rPr>
          <w:rFonts w:ascii="Times New Roman" w:hAnsi="Times New Roman" w:cs="Times New Roman"/>
          <w:sz w:val="24"/>
          <w:szCs w:val="24"/>
        </w:rPr>
        <w:t xml:space="preserve">We assume, for this study, </w:t>
      </w:r>
      <w:proofErr w:type="spellStart"/>
      <w:ins w:id="94" w:author="Leslie Ries" w:date="2023-03-19T13:56:00Z">
        <w:r w:rsidR="00DD1E02">
          <w:rPr>
            <w:rFonts w:ascii="Times New Roman" w:hAnsi="Times New Roman" w:cs="Times New Roman"/>
            <w:sz w:val="24"/>
            <w:szCs w:val="24"/>
          </w:rPr>
          <w:t>f</w:t>
        </w:r>
      </w:ins>
      <w:r w:rsidRPr="00CE5E5C">
        <w:rPr>
          <w:rFonts w:ascii="Times New Roman" w:hAnsi="Times New Roman" w:cs="Times New Roman"/>
          <w:sz w:val="24"/>
          <w:szCs w:val="24"/>
        </w:rPr>
        <w:t>that</w:t>
      </w:r>
      <w:proofErr w:type="spellEnd"/>
      <w:r w:rsidRPr="00CE5E5C">
        <w:rPr>
          <w:rFonts w:ascii="Times New Roman" w:hAnsi="Times New Roman" w:cs="Times New Roman"/>
          <w:sz w:val="24"/>
          <w:szCs w:val="24"/>
        </w:rPr>
        <w:t xml:space="preserve"> the detection of at least two distinct species in a given </w:t>
      </w:r>
      <w:commentRangeStart w:id="95"/>
      <w:r w:rsidRPr="00CE5E5C">
        <w:rPr>
          <w:rFonts w:ascii="Times New Roman" w:hAnsi="Times New Roman" w:cs="Times New Roman"/>
          <w:sz w:val="24"/>
          <w:szCs w:val="24"/>
        </w:rPr>
        <w:t>cell/</w:t>
      </w:r>
      <w:commentRangeStart w:id="96"/>
      <w:commentRangeStart w:id="97"/>
      <w:r w:rsidRPr="00CE5E5C">
        <w:rPr>
          <w:rFonts w:ascii="Times New Roman" w:hAnsi="Times New Roman" w:cs="Times New Roman"/>
          <w:sz w:val="24"/>
          <w:szCs w:val="24"/>
        </w:rPr>
        <w:t xml:space="preserve">visit </w:t>
      </w:r>
      <w:commentRangeEnd w:id="96"/>
      <w:r w:rsidR="00DF427B">
        <w:rPr>
          <w:rStyle w:val="CommentReference"/>
        </w:rPr>
        <w:commentReference w:id="96"/>
      </w:r>
      <w:commentRangeEnd w:id="97"/>
      <w:r w:rsidR="00DD1E02">
        <w:rPr>
          <w:rStyle w:val="CommentReference"/>
        </w:rPr>
        <w:commentReference w:id="97"/>
      </w:r>
      <w:proofErr w:type="spellStart"/>
      <w:ins w:id="98" w:author="Leslie Ries" w:date="2023-03-19T13:50:00Z">
        <w:r w:rsidR="00DF427B">
          <w:rPr>
            <w:rFonts w:ascii="Times New Roman" w:hAnsi="Times New Roman" w:cs="Times New Roman"/>
            <w:sz w:val="24"/>
            <w:szCs w:val="24"/>
          </w:rPr>
          <w:t>I</w:t>
        </w:r>
      </w:ins>
      <w:r w:rsidRPr="00CE5E5C">
        <w:rPr>
          <w:rFonts w:ascii="Times New Roman" w:hAnsi="Times New Roman" w:cs="Times New Roman"/>
          <w:sz w:val="24"/>
          <w:szCs w:val="24"/>
        </w:rPr>
        <w:t>interval</w:t>
      </w:r>
      <w:proofErr w:type="spellEnd"/>
      <w:r w:rsidRPr="00CE5E5C">
        <w:rPr>
          <w:rFonts w:ascii="Times New Roman" w:hAnsi="Times New Roman" w:cs="Times New Roman"/>
          <w:sz w:val="24"/>
          <w:szCs w:val="24"/>
        </w:rPr>
        <w:t xml:space="preserve"> </w:t>
      </w:r>
      <w:commentRangeEnd w:id="95"/>
      <w:r w:rsidR="00DD1E02">
        <w:rPr>
          <w:rStyle w:val="CommentReference"/>
        </w:rPr>
        <w:commentReference w:id="95"/>
      </w:r>
      <w:r w:rsidRPr="00CE5E5C">
        <w:rPr>
          <w:rFonts w:ascii="Times New Roman" w:hAnsi="Times New Roman" w:cs="Times New Roman"/>
          <w:sz w:val="24"/>
          <w:szCs w:val="24"/>
        </w:rPr>
        <w:t>is enough to impute non-detection data for all other species that could potentially occur at that grid cell (</w:t>
      </w:r>
      <w:r w:rsidRPr="00CE5E5C">
        <w:rPr>
          <w:rFonts w:ascii="Times New Roman" w:hAnsi="Times New Roman" w:cs="Times New Roman"/>
          <w:i/>
          <w:sz w:val="24"/>
          <w:szCs w:val="24"/>
        </w:rPr>
        <w:t xml:space="preserve">i.e., </w:t>
      </w:r>
      <w:r w:rsidRPr="00CE5E5C">
        <w:rPr>
          <w:rFonts w:ascii="Times New Roman" w:hAnsi="Times New Roman" w:cs="Times New Roman"/>
          <w:sz w:val="24"/>
          <w:szCs w:val="24"/>
        </w:rPr>
        <w:t xml:space="preserve">their range plus a </w:t>
      </w:r>
      <w:r w:rsidR="00AF432C" w:rsidRPr="00CE5E5C">
        <w:rPr>
          <w:rFonts w:ascii="Times New Roman" w:hAnsi="Times New Roman" w:cs="Times New Roman"/>
          <w:sz w:val="24"/>
          <w:szCs w:val="24"/>
        </w:rPr>
        <w:t>100-kilometer</w:t>
      </w:r>
      <w:r w:rsidRPr="00CE5E5C">
        <w:rPr>
          <w:rFonts w:ascii="Times New Roman" w:hAnsi="Times New Roman" w:cs="Times New Roman"/>
          <w:sz w:val="24"/>
          <w:szCs w:val="24"/>
        </w:rPr>
        <w:t xml:space="preserve"> buffer intersects the cell)</w:t>
      </w:r>
      <w:r w:rsidR="00DF6585" w:rsidRPr="00CE5E5C">
        <w:rPr>
          <w:rFonts w:ascii="Times New Roman" w:hAnsi="Times New Roman" w:cs="Times New Roman"/>
          <w:sz w:val="24"/>
          <w:szCs w:val="24"/>
        </w:rPr>
        <w:t xml:space="preserve"> </w:t>
      </w:r>
      <w:r w:rsidRPr="00CE5E5C">
        <w:rPr>
          <w:rFonts w:ascii="Times New Roman" w:hAnsi="Times New Roman" w:cs="Times New Roman"/>
          <w:sz w:val="24"/>
          <w:szCs w:val="24"/>
        </w:rPr>
        <w:t>(</w:t>
      </w:r>
      <w:r w:rsidR="006C7852" w:rsidRPr="00CE5E5C">
        <w:rPr>
          <w:rFonts w:ascii="Times New Roman" w:hAnsi="Times New Roman" w:cs="Times New Roman"/>
          <w:sz w:val="24"/>
          <w:szCs w:val="24"/>
        </w:rPr>
        <w:t>Supplemental Figure S1</w:t>
      </w:r>
      <w:r w:rsidRPr="00CE5E5C">
        <w:rPr>
          <w:rFonts w:ascii="Times New Roman" w:hAnsi="Times New Roman" w:cs="Times New Roman"/>
          <w:sz w:val="24"/>
          <w:szCs w:val="24"/>
        </w:rPr>
        <w:t>).</w:t>
      </w:r>
      <w:r w:rsidR="00F70FEA" w:rsidRPr="00CE5E5C">
        <w:rPr>
          <w:rFonts w:ascii="Times New Roman" w:hAnsi="Times New Roman" w:cs="Times New Roman"/>
          <w:sz w:val="24"/>
          <w:szCs w:val="24"/>
        </w:rPr>
        <w:t xml:space="preserve"> Both </w:t>
      </w:r>
      <w:r w:rsidR="00F70FEA" w:rsidRPr="00CE5E5C">
        <w:rPr>
          <w:rFonts w:ascii="Times New Roman" w:hAnsi="Times New Roman" w:cs="Times New Roman"/>
          <w:sz w:val="24"/>
          <w:szCs w:val="24"/>
        </w:rPr>
        <w:lastRenderedPageBreak/>
        <w:t xml:space="preserve">simulation and empirical studies have relied on this assumption and, in particular, simulation studies show that such an approach generates results that match </w:t>
      </w:r>
      <w:del w:id="99" w:author="Leslie Ries" w:date="2023-03-19T13:58:00Z">
        <w:r w:rsidR="00F70FEA" w:rsidRPr="00CE5E5C" w:rsidDel="00DD1E02">
          <w:rPr>
            <w:rFonts w:ascii="Times New Roman" w:hAnsi="Times New Roman" w:cs="Times New Roman"/>
            <w:sz w:val="24"/>
            <w:szCs w:val="24"/>
          </w:rPr>
          <w:delText xml:space="preserve">known </w:delText>
        </w:r>
      </w:del>
      <w:ins w:id="100" w:author="Leslie Ries" w:date="2023-03-19T13:58:00Z">
        <w:r w:rsidR="00DD1E02">
          <w:rPr>
            <w:rFonts w:ascii="Times New Roman" w:hAnsi="Times New Roman" w:cs="Times New Roman"/>
            <w:sz w:val="24"/>
            <w:szCs w:val="24"/>
          </w:rPr>
          <w:t>simulated</w:t>
        </w:r>
        <w:r w:rsidR="00DD1E02" w:rsidRPr="00CE5E5C">
          <w:rPr>
            <w:rFonts w:ascii="Times New Roman" w:hAnsi="Times New Roman" w:cs="Times New Roman"/>
            <w:sz w:val="24"/>
            <w:szCs w:val="24"/>
          </w:rPr>
          <w:t xml:space="preserve"> </w:t>
        </w:r>
      </w:ins>
      <w:r w:rsidR="00F70FEA" w:rsidRPr="00CE5E5C">
        <w:rPr>
          <w:rFonts w:ascii="Times New Roman" w:hAnsi="Times New Roman" w:cs="Times New Roman"/>
          <w:sz w:val="24"/>
          <w:szCs w:val="24"/>
        </w:rPr>
        <w:t>trends</w:t>
      </w:r>
      <w:ins w:id="101" w:author="Leslie Ries" w:date="2023-03-19T13:58:00Z">
        <w:r w:rsidR="00DD1E02">
          <w:rPr>
            <w:rFonts w:ascii="Times New Roman" w:hAnsi="Times New Roman" w:cs="Times New Roman"/>
            <w:sz w:val="24"/>
            <w:szCs w:val="24"/>
          </w:rPr>
          <w:t xml:space="preserve"> (Shirey et al., 2021 – any other</w:t>
        </w:r>
      </w:ins>
      <w:ins w:id="102" w:author="Leslie Ries" w:date="2023-03-19T13:59:00Z">
        <w:r w:rsidR="00DD1E02">
          <w:rPr>
            <w:rFonts w:ascii="Times New Roman" w:hAnsi="Times New Roman" w:cs="Times New Roman"/>
            <w:sz w:val="24"/>
            <w:szCs w:val="24"/>
          </w:rPr>
          <w:t>s that did something similar?)</w:t>
        </w:r>
      </w:ins>
      <w:r w:rsidR="00F70FEA" w:rsidRPr="00CE5E5C">
        <w:rPr>
          <w:rFonts w:ascii="Times New Roman" w:hAnsi="Times New Roman" w:cs="Times New Roman"/>
          <w:sz w:val="24"/>
          <w:szCs w:val="24"/>
        </w:rPr>
        <w:t xml:space="preserve">. </w:t>
      </w:r>
      <w:commentRangeStart w:id="103"/>
      <w:commentRangeStart w:id="104"/>
      <w:r w:rsidR="00F70FEA" w:rsidRPr="00CE5E5C">
        <w:rPr>
          <w:rFonts w:ascii="Times New Roman" w:hAnsi="Times New Roman" w:cs="Times New Roman"/>
          <w:sz w:val="24"/>
          <w:szCs w:val="24"/>
        </w:rPr>
        <w:t>Further, these simulations also demonstrate that occupancy-detection models are robust to violations of this assumption (e.g. an inferred non-detection came from a location/time period where not all species were looked for),</w:t>
      </w:r>
      <w:commentRangeEnd w:id="103"/>
      <w:r w:rsidR="00DD1E02">
        <w:rPr>
          <w:rStyle w:val="CommentReference"/>
        </w:rPr>
        <w:commentReference w:id="103"/>
      </w:r>
      <w:r w:rsidR="00F70FEA" w:rsidRPr="00CE5E5C">
        <w:rPr>
          <w:rFonts w:ascii="Times New Roman" w:hAnsi="Times New Roman" w:cs="Times New Roman"/>
          <w:sz w:val="24"/>
          <w:szCs w:val="24"/>
        </w:rPr>
        <w:t xml:space="preserve"> but generally, at least half of all sampling events should have intended to capture the entire community of species in order to produce accurate inferences</w:t>
      </w:r>
      <w:r w:rsidRPr="00CE5E5C">
        <w:rPr>
          <w:rFonts w:ascii="Times New Roman" w:hAnsi="Times New Roman" w:cs="Times New Roman"/>
          <w:sz w:val="24"/>
          <w:szCs w:val="24"/>
        </w:rPr>
        <w:t xml:space="preserve"> </w:t>
      </w:r>
      <w:r w:rsidR="00A36245"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{"citationID":"feUJCmgG","properties":{"formattedCitation":"(Shirey {\\i{}et al.} 2022a)","plainCitation":"(Shirey et al. 2022a)","noteIndex":0},"citationItems":[{"id":305,"uris":["http://zotero.org/users/3183432/items/AWJTK625"],"itemData":{"id":305,"type":"article-journal","container-title":"Methods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A36245"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 xml:space="preserve">(Shirey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2022a)</w:t>
      </w:r>
      <w:r w:rsidR="00A36245"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w:t>
      </w:r>
      <w:commentRangeEnd w:id="104"/>
      <w:r w:rsidR="00DD1E02">
        <w:rPr>
          <w:rStyle w:val="CommentReference"/>
        </w:rPr>
        <w:commentReference w:id="104"/>
      </w:r>
    </w:p>
    <w:p w14:paraId="1209AA57" w14:textId="50E886B5"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To proxy this probability of community-focused sampling events (events where all potentially occurring species were looked for) in our dataset, we spatiotemporally aggregated all of our occurrence </w:t>
      </w:r>
      <w:commentRangeStart w:id="105"/>
      <w:r w:rsidRPr="00CE5E5C">
        <w:rPr>
          <w:rFonts w:ascii="Times New Roman" w:hAnsi="Times New Roman" w:cs="Times New Roman"/>
          <w:sz w:val="24"/>
          <w:szCs w:val="24"/>
        </w:rPr>
        <w:t>data at the point level</w:t>
      </w:r>
      <w:commentRangeEnd w:id="105"/>
      <w:r w:rsidR="00031DEF">
        <w:rPr>
          <w:rStyle w:val="CommentReference"/>
        </w:rPr>
        <w:commentReference w:id="105"/>
      </w:r>
      <w:r w:rsidRPr="00CE5E5C">
        <w:rPr>
          <w:rFonts w:ascii="Times New Roman" w:hAnsi="Times New Roman" w:cs="Times New Roman"/>
          <w:sz w:val="24"/>
          <w:szCs w:val="24"/>
        </w:rPr>
        <w:t xml:space="preserve">. The occurrence records must have been collected during the same year and must also have been collected/observed within 5 kilometers of one another to be included in an aggregate cluster. </w:t>
      </w:r>
      <w:r w:rsidR="00FD471A" w:rsidRPr="00CE5E5C">
        <w:rPr>
          <w:rFonts w:ascii="Times New Roman" w:hAnsi="Times New Roman" w:cs="Times New Roman"/>
          <w:sz w:val="24"/>
          <w:szCs w:val="24"/>
        </w:rPr>
        <w:t xml:space="preserve">We then used the number of species in these spatiotemporal aggregations as a means to classify clusters. </w:t>
      </w:r>
      <w:r w:rsidRPr="00CE5E5C">
        <w:rPr>
          <w:rFonts w:ascii="Times New Roman" w:hAnsi="Times New Roman" w:cs="Times New Roman"/>
          <w:sz w:val="24"/>
          <w:szCs w:val="24"/>
        </w:rPr>
        <w:t xml:space="preserve">“Community clusters” were point aggregate clusters where more than one distinct species was reported; “singleton clusters” were point clusters or single points where only one species was reported. We took the percentage of points that fell within community clusters compared to the entire occurrence dataset as the proxy of community-focused visitation probability. This percentage was 69.64% and since this was above a 50% </w:t>
      </w:r>
      <w:del w:id="106" w:author="Leslie Ries" w:date="2023-03-19T14:04:00Z">
        <w:r w:rsidRPr="00CE5E5C" w:rsidDel="00031DEF">
          <w:rPr>
            <w:rFonts w:ascii="Times New Roman" w:hAnsi="Times New Roman" w:cs="Times New Roman"/>
            <w:sz w:val="24"/>
            <w:szCs w:val="24"/>
          </w:rPr>
          <w:delText xml:space="preserve">recommended </w:delText>
        </w:r>
      </w:del>
      <w:ins w:id="107" w:author="Leslie Ries" w:date="2023-03-19T14:04:00Z">
        <w:r w:rsidR="00031DEF">
          <w:rPr>
            <w:rFonts w:ascii="Times New Roman" w:hAnsi="Times New Roman" w:cs="Times New Roman"/>
            <w:sz w:val="24"/>
            <w:szCs w:val="24"/>
          </w:rPr>
          <w:t xml:space="preserve">found to be a sufficient cutoff in simulation studies (Shirey et al., 2021). </w:t>
        </w:r>
        <w:r w:rsidR="00031DEF" w:rsidRPr="00CE5E5C">
          <w:rPr>
            <w:rFonts w:ascii="Times New Roman" w:hAnsi="Times New Roman" w:cs="Times New Roman"/>
            <w:sz w:val="24"/>
            <w:szCs w:val="24"/>
          </w:rPr>
          <w:t xml:space="preserve"> </w:t>
        </w:r>
      </w:ins>
      <w:del w:id="108" w:author="Leslie Ries" w:date="2023-03-19T14:05:00Z">
        <w:r w:rsidRPr="00CE5E5C" w:rsidDel="00031DEF">
          <w:rPr>
            <w:rFonts w:ascii="Times New Roman" w:hAnsi="Times New Roman" w:cs="Times New Roman"/>
            <w:sz w:val="24"/>
            <w:szCs w:val="24"/>
          </w:rPr>
          <w:delText xml:space="preserve">threshold, we continued with occupancy-detection modeling. </w:delText>
        </w:r>
      </w:del>
      <w:ins w:id="109" w:author="Leslie Ries" w:date="2023-03-19T14:05:00Z">
        <w:r w:rsidR="00031DEF">
          <w:rPr>
            <w:rFonts w:ascii="Times New Roman" w:hAnsi="Times New Roman" w:cs="Times New Roman"/>
            <w:sz w:val="24"/>
            <w:szCs w:val="24"/>
          </w:rPr>
          <w:t xml:space="preserve"> </w:t>
        </w:r>
      </w:ins>
    </w:p>
    <w:p w14:paraId="17D88993" w14:textId="77777777" w:rsidR="00F21671" w:rsidRPr="00CE5E5C" w:rsidRDefault="00F21671">
      <w:pPr>
        <w:spacing w:line="480" w:lineRule="auto"/>
        <w:jc w:val="both"/>
        <w:rPr>
          <w:rFonts w:ascii="Times New Roman" w:hAnsi="Times New Roman" w:cs="Times New Roman"/>
          <w:sz w:val="24"/>
          <w:szCs w:val="24"/>
        </w:rPr>
      </w:pPr>
    </w:p>
    <w:p w14:paraId="69228831" w14:textId="77777777" w:rsidR="00F21671" w:rsidRPr="00CE5E5C" w:rsidRDefault="00000000">
      <w:pPr>
        <w:spacing w:line="480" w:lineRule="auto"/>
        <w:jc w:val="both"/>
        <w:rPr>
          <w:rFonts w:ascii="Times New Roman" w:hAnsi="Times New Roman" w:cs="Times New Roman"/>
          <w:b/>
          <w:i/>
          <w:sz w:val="24"/>
          <w:szCs w:val="24"/>
        </w:rPr>
      </w:pPr>
      <w:r w:rsidRPr="00CE5E5C">
        <w:rPr>
          <w:rFonts w:ascii="Times New Roman" w:hAnsi="Times New Roman" w:cs="Times New Roman"/>
          <w:b/>
          <w:i/>
          <w:sz w:val="24"/>
          <w:szCs w:val="24"/>
        </w:rPr>
        <w:t>2.4 Occupancy-detection Modeling</w:t>
      </w:r>
    </w:p>
    <w:p w14:paraId="6CCFBE0D" w14:textId="693A3899" w:rsidR="00F21671" w:rsidRDefault="00000000">
      <w:pPr>
        <w:spacing w:line="480" w:lineRule="auto"/>
        <w:ind w:firstLine="720"/>
        <w:jc w:val="both"/>
        <w:rPr>
          <w:rFonts w:ascii="Times New Roman" w:hAnsi="Times New Roman" w:cs="Times New Roman"/>
          <w:sz w:val="24"/>
          <w:szCs w:val="24"/>
        </w:rPr>
      </w:pPr>
      <w:commentRangeStart w:id="110"/>
      <w:r w:rsidRPr="00CE5E5C">
        <w:rPr>
          <w:rFonts w:ascii="Times New Roman" w:hAnsi="Times New Roman" w:cs="Times New Roman"/>
          <w:sz w:val="24"/>
          <w:szCs w:val="24"/>
        </w:rPr>
        <w:t xml:space="preserve">We specified </w:t>
      </w:r>
      <w:proofErr w:type="spellStart"/>
      <w:ins w:id="111" w:author="Leslie Ries" w:date="2023-03-19T16:34:00Z">
        <w:r w:rsidR="00892228">
          <w:rPr>
            <w:rFonts w:ascii="Times New Roman" w:hAnsi="Times New Roman" w:cs="Times New Roman"/>
            <w:sz w:val="24"/>
            <w:szCs w:val="24"/>
          </w:rPr>
          <w:t>a</w:t>
        </w:r>
      </w:ins>
      <w:del w:id="112" w:author="Leslie Ries" w:date="2023-03-19T16:34:00Z">
        <w:r w:rsidRPr="00CE5E5C" w:rsidDel="00892228">
          <w:rPr>
            <w:rFonts w:ascii="Times New Roman" w:hAnsi="Times New Roman" w:cs="Times New Roman"/>
            <w:sz w:val="24"/>
            <w:szCs w:val="24"/>
          </w:rPr>
          <w:delText>a general occupanc</w:delText>
        </w:r>
      </w:del>
      <w:del w:id="113" w:author="Leslie Ries" w:date="2023-03-19T16:33:00Z">
        <w:r w:rsidRPr="00CE5E5C" w:rsidDel="00892228">
          <w:rPr>
            <w:rFonts w:ascii="Times New Roman" w:hAnsi="Times New Roman" w:cs="Times New Roman"/>
            <w:sz w:val="24"/>
            <w:szCs w:val="24"/>
          </w:rPr>
          <w:delText xml:space="preserve">y </w:delText>
        </w:r>
      </w:del>
      <w:commentRangeStart w:id="114"/>
      <w:r w:rsidRPr="00CE5E5C">
        <w:rPr>
          <w:rFonts w:ascii="Times New Roman" w:hAnsi="Times New Roman" w:cs="Times New Roman"/>
          <w:sz w:val="24"/>
          <w:szCs w:val="24"/>
        </w:rPr>
        <w:t>model</w:t>
      </w:r>
      <w:proofErr w:type="spellEnd"/>
      <w:ins w:id="115" w:author="Leslie Ries" w:date="2023-03-19T16:33:00Z">
        <w:r w:rsidR="00892228">
          <w:rPr>
            <w:rFonts w:ascii="Times New Roman" w:hAnsi="Times New Roman" w:cs="Times New Roman"/>
            <w:sz w:val="24"/>
            <w:szCs w:val="24"/>
          </w:rPr>
          <w:t xml:space="preserve"> that estimated </w:t>
        </w:r>
      </w:ins>
      <w:ins w:id="116" w:author="Leslie Ries" w:date="2023-03-19T16:34:00Z">
        <w:r w:rsidR="00892228">
          <w:rPr>
            <w:rFonts w:ascii="Times New Roman" w:hAnsi="Times New Roman" w:cs="Times New Roman"/>
            <w:sz w:val="24"/>
            <w:szCs w:val="24"/>
          </w:rPr>
          <w:t>occupancy probability for each species in each spatial cell over the 50 year timespan of the study</w:t>
        </w:r>
      </w:ins>
      <w:commentRangeEnd w:id="114"/>
      <w:ins w:id="117" w:author="Leslie Ries" w:date="2023-03-19T16:35:00Z">
        <w:r w:rsidR="00892228">
          <w:rPr>
            <w:rStyle w:val="CommentReference"/>
          </w:rPr>
          <w:commentReference w:id="114"/>
        </w:r>
      </w:ins>
      <w:ins w:id="118" w:author="Leslie Ries" w:date="2023-03-19T16:34:00Z">
        <w:r w:rsidR="00892228">
          <w:rPr>
            <w:rFonts w:ascii="Times New Roman" w:hAnsi="Times New Roman" w:cs="Times New Roman"/>
            <w:sz w:val="24"/>
            <w:szCs w:val="24"/>
          </w:rPr>
          <w:t xml:space="preserve">. </w:t>
        </w:r>
      </w:ins>
      <w:r w:rsidRPr="00CE5E5C">
        <w:rPr>
          <w:rFonts w:ascii="Times New Roman" w:hAnsi="Times New Roman" w:cs="Times New Roman"/>
          <w:sz w:val="24"/>
          <w:szCs w:val="24"/>
        </w:rPr>
        <w:t xml:space="preserve"> that was used across all </w:t>
      </w:r>
      <w:r w:rsidRPr="00CE5E5C">
        <w:rPr>
          <w:rFonts w:ascii="Times New Roman" w:hAnsi="Times New Roman" w:cs="Times New Roman"/>
          <w:sz w:val="24"/>
          <w:szCs w:val="24"/>
        </w:rPr>
        <w:lastRenderedPageBreak/>
        <w:t xml:space="preserve">detection/non-detection datasets described above. </w:t>
      </w:r>
      <w:commentRangeEnd w:id="110"/>
      <w:r w:rsidR="00031DEF">
        <w:rPr>
          <w:rStyle w:val="CommentReference"/>
        </w:rPr>
        <w:commentReference w:id="110"/>
      </w:r>
      <w:r w:rsidRPr="00CE5E5C">
        <w:rPr>
          <w:rFonts w:ascii="Times New Roman" w:hAnsi="Times New Roman" w:cs="Times New Roman"/>
          <w:sz w:val="24"/>
          <w:szCs w:val="24"/>
        </w:rPr>
        <w:t>For the occupancy subcomponent of our model, we included two environmental predictors of occupancy, average minimum temperature (or average precipitation) across a 5-year-long period (e.g., 1970-1974, as species-specific slopes), and the terrestrial surface area of the grid cell (to account for cells along coastlines or with other large bodies of water).  We also included a species-specific intercept in our model to account for differences in baseline occupancy among species. Thus, the occupancy component of our model is:</w:t>
      </w:r>
    </w:p>
    <w:p w14:paraId="36E692BD" w14:textId="77777777" w:rsidR="00123762" w:rsidRPr="00CE5E5C" w:rsidRDefault="00123762">
      <w:pPr>
        <w:spacing w:line="480" w:lineRule="auto"/>
        <w:ind w:firstLine="720"/>
        <w:jc w:val="both"/>
        <w:rPr>
          <w:rFonts w:ascii="Times New Roman" w:hAnsi="Times New Roman" w:cs="Times New Roman"/>
          <w:sz w:val="24"/>
          <w:szCs w:val="24"/>
        </w:rPr>
      </w:pPr>
    </w:p>
    <w:p w14:paraId="78BAFB65" w14:textId="77777777" w:rsidR="00F21671" w:rsidRPr="00CE5E5C" w:rsidRDefault="00000000">
      <w:pPr>
        <w:spacing w:line="480" w:lineRule="auto"/>
        <w:ind w:firstLine="720"/>
        <w:rPr>
          <w:rFonts w:ascii="Times New Roman" w:hAnsi="Times New Roman" w:cs="Times New Roman"/>
          <w:sz w:val="24"/>
          <w:szCs w:val="24"/>
        </w:rPr>
      </w:pPr>
      <w:hyperlink r:id="rId26" w:anchor="0">
        <w:r w:rsidRPr="00CE5E5C">
          <w:rPr>
            <w:rFonts w:ascii="Times New Roman" w:hAnsi="Times New Roman" w:cs="Times New Roman"/>
            <w:noProof/>
            <w:sz w:val="24"/>
            <w:szCs w:val="24"/>
          </w:rPr>
          <w:drawing>
            <wp:inline distT="19050" distB="19050" distL="19050" distR="19050" wp14:anchorId="41097187" wp14:editId="22552CC0">
              <wp:extent cx="5524500" cy="419100"/>
              <wp:effectExtent l="0" t="0" r="0" b="0"/>
              <wp:docPr id="2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5524500" cy="419100"/>
                      </a:xfrm>
                      <a:prstGeom prst="rect">
                        <a:avLst/>
                      </a:prstGeom>
                      <a:ln/>
                    </pic:spPr>
                  </pic:pic>
                </a:graphicData>
              </a:graphic>
            </wp:inline>
          </w:drawing>
        </w:r>
      </w:hyperlink>
    </w:p>
    <w:p w14:paraId="5A95B8A4" w14:textId="77777777" w:rsidR="00123762" w:rsidRDefault="00123762">
      <w:pPr>
        <w:spacing w:line="480" w:lineRule="auto"/>
        <w:ind w:firstLine="720"/>
        <w:jc w:val="both"/>
        <w:rPr>
          <w:rFonts w:ascii="Times New Roman" w:hAnsi="Times New Roman" w:cs="Times New Roman"/>
          <w:sz w:val="24"/>
          <w:szCs w:val="24"/>
        </w:rPr>
      </w:pPr>
    </w:p>
    <w:p w14:paraId="384B4981" w14:textId="7CE0E3F2" w:rsidR="00F21671" w:rsidRPr="00CE5E5C" w:rsidRDefault="00000000">
      <w:pPr>
        <w:spacing w:line="480" w:lineRule="auto"/>
        <w:ind w:firstLine="720"/>
        <w:jc w:val="both"/>
        <w:rPr>
          <w:rFonts w:ascii="Times New Roman" w:hAnsi="Times New Roman" w:cs="Times New Roman"/>
          <w:sz w:val="24"/>
          <w:szCs w:val="24"/>
        </w:rPr>
      </w:pPr>
      <w:commentRangeStart w:id="119"/>
      <w:r w:rsidRPr="00CE5E5C">
        <w:rPr>
          <w:rFonts w:ascii="Times New Roman" w:hAnsi="Times New Roman" w:cs="Times New Roman"/>
          <w:sz w:val="24"/>
          <w:szCs w:val="24"/>
        </w:rPr>
        <w:t>where</w:t>
      </w:r>
      <w:commentRangeEnd w:id="119"/>
      <w:r w:rsidR="00031DEF">
        <w:rPr>
          <w:rStyle w:val="CommentReference"/>
        </w:rPr>
        <w:commentReference w:id="119"/>
      </w:r>
      <w:r w:rsidRPr="00CE5E5C">
        <w:rPr>
          <w:rFonts w:ascii="Times New Roman" w:hAnsi="Times New Roman" w:cs="Times New Roman"/>
          <w:sz w:val="24"/>
          <w:szCs w:val="24"/>
        </w:rPr>
        <w:t xml:space="preserve"> </w:t>
      </w:r>
      <w:hyperlink r:id="rId28" w:anchor="0">
        <w:r w:rsidRPr="00CE5E5C">
          <w:rPr>
            <w:rFonts w:ascii="Times New Roman" w:hAnsi="Times New Roman" w:cs="Times New Roman"/>
            <w:noProof/>
            <w:sz w:val="24"/>
            <w:szCs w:val="24"/>
          </w:rPr>
          <w:drawing>
            <wp:inline distT="19050" distB="19050" distL="19050" distR="19050" wp14:anchorId="38A27A06" wp14:editId="4C2FFB77">
              <wp:extent cx="342900" cy="152400"/>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342900" cy="152400"/>
                      </a:xfrm>
                      <a:prstGeom prst="rect">
                        <a:avLst/>
                      </a:prstGeom>
                      <a:ln/>
                    </pic:spPr>
                  </pic:pic>
                </a:graphicData>
              </a:graphic>
            </wp:inline>
          </w:drawing>
        </w:r>
      </w:hyperlink>
      <w:r w:rsidRPr="00CE5E5C">
        <w:rPr>
          <w:rFonts w:ascii="Times New Roman" w:hAnsi="Times New Roman" w:cs="Times New Roman"/>
          <w:sz w:val="24"/>
          <w:szCs w:val="24"/>
        </w:rPr>
        <w:t xml:space="preserve"> is the probability that a given species, </w:t>
      </w:r>
      <w:hyperlink r:id="rId30" w:anchor="0">
        <w:r w:rsidRPr="00CE5E5C">
          <w:rPr>
            <w:rFonts w:ascii="Times New Roman" w:hAnsi="Times New Roman" w:cs="Times New Roman"/>
            <w:noProof/>
            <w:sz w:val="24"/>
            <w:szCs w:val="24"/>
          </w:rPr>
          <w:drawing>
            <wp:inline distT="19050" distB="19050" distL="19050" distR="19050" wp14:anchorId="67CEE26A" wp14:editId="06D0E2B7">
              <wp:extent cx="50800" cy="762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0800" cy="76200"/>
                      </a:xfrm>
                      <a:prstGeom prst="rect">
                        <a:avLst/>
                      </a:prstGeom>
                      <a:ln/>
                    </pic:spPr>
                  </pic:pic>
                </a:graphicData>
              </a:graphic>
            </wp:inline>
          </w:drawing>
        </w:r>
      </w:hyperlink>
      <w:r w:rsidRPr="00CE5E5C">
        <w:rPr>
          <w:rFonts w:ascii="Times New Roman" w:hAnsi="Times New Roman" w:cs="Times New Roman"/>
          <w:sz w:val="24"/>
          <w:szCs w:val="24"/>
        </w:rPr>
        <w:t xml:space="preserve">, is an occupant of cell </w:t>
      </w:r>
      <w:hyperlink r:id="rId32" w:anchor="0">
        <w:r w:rsidRPr="00CE5E5C">
          <w:rPr>
            <w:rFonts w:ascii="Times New Roman" w:hAnsi="Times New Roman" w:cs="Times New Roman"/>
            <w:noProof/>
            <w:sz w:val="24"/>
            <w:szCs w:val="24"/>
          </w:rPr>
          <w:drawing>
            <wp:inline distT="19050" distB="19050" distL="19050" distR="19050" wp14:anchorId="169630AB" wp14:editId="1AD5CDB7">
              <wp:extent cx="76200" cy="1143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76200" cy="114300"/>
                      </a:xfrm>
                      <a:prstGeom prst="rect">
                        <a:avLst/>
                      </a:prstGeom>
                      <a:ln/>
                    </pic:spPr>
                  </pic:pic>
                </a:graphicData>
              </a:graphic>
            </wp:inline>
          </w:drawing>
        </w:r>
      </w:hyperlink>
      <w:r w:rsidRPr="00CE5E5C">
        <w:rPr>
          <w:rFonts w:ascii="Times New Roman" w:hAnsi="Times New Roman" w:cs="Times New Roman"/>
          <w:sz w:val="24"/>
          <w:szCs w:val="24"/>
        </w:rPr>
        <w:t xml:space="preserve"> in occupancy interval </w:t>
      </w:r>
      <w:hyperlink r:id="rId34" w:anchor="0">
        <w:r w:rsidRPr="00CE5E5C">
          <w:rPr>
            <w:rFonts w:ascii="Times New Roman" w:hAnsi="Times New Roman" w:cs="Times New Roman"/>
            <w:noProof/>
            <w:sz w:val="24"/>
            <w:szCs w:val="24"/>
          </w:rPr>
          <w:drawing>
            <wp:inline distT="19050" distB="19050" distL="19050" distR="19050" wp14:anchorId="1741A4CC" wp14:editId="4C5BEC3E">
              <wp:extent cx="38100" cy="1016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38100" cy="101600"/>
                      </a:xfrm>
                      <a:prstGeom prst="rect">
                        <a:avLst/>
                      </a:prstGeom>
                      <a:ln/>
                    </pic:spPr>
                  </pic:pic>
                </a:graphicData>
              </a:graphic>
            </wp:inline>
          </w:drawing>
        </w:r>
      </w:hyperlink>
      <w:r w:rsidRPr="00CE5E5C">
        <w:rPr>
          <w:rFonts w:ascii="Times New Roman" w:hAnsi="Times New Roman" w:cs="Times New Roman"/>
          <w:sz w:val="24"/>
          <w:szCs w:val="24"/>
        </w:rPr>
        <w:t xml:space="preserve">; </w:t>
      </w:r>
      <w:hyperlink r:id="rId36" w:anchor="0">
        <w:r w:rsidRPr="00CE5E5C">
          <w:rPr>
            <w:rFonts w:ascii="Times New Roman" w:hAnsi="Times New Roman" w:cs="Times New Roman"/>
            <w:noProof/>
            <w:sz w:val="24"/>
            <w:szCs w:val="24"/>
          </w:rPr>
          <w:drawing>
            <wp:inline distT="19050" distB="19050" distL="19050" distR="19050" wp14:anchorId="7D82E0F5" wp14:editId="20FD206D">
              <wp:extent cx="152400" cy="10160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rcRect/>
                      <a:stretch>
                        <a:fillRect/>
                      </a:stretch>
                    </pic:blipFill>
                    <pic:spPr>
                      <a:xfrm>
                        <a:off x="0" y="0"/>
                        <a:ext cx="152400" cy="101600"/>
                      </a:xfrm>
                      <a:prstGeom prst="rect">
                        <a:avLst/>
                      </a:prstGeom>
                      <a:ln/>
                    </pic:spPr>
                  </pic:pic>
                </a:graphicData>
              </a:graphic>
            </wp:inline>
          </w:drawing>
        </w:r>
      </w:hyperlink>
      <w:r w:rsidRPr="00CE5E5C">
        <w:rPr>
          <w:rFonts w:ascii="Times New Roman" w:hAnsi="Times New Roman" w:cs="Times New Roman"/>
          <w:sz w:val="24"/>
          <w:szCs w:val="24"/>
        </w:rPr>
        <w:t xml:space="preserve"> is the mean occupancy probability for butterflies (on a linear scale);</w:t>
      </w:r>
      <w:commentRangeStart w:id="120"/>
      <w:r w:rsidR="006B7D62" w:rsidRPr="00CE5E5C">
        <w:rPr>
          <w:rFonts w:ascii="Times New Roman" w:hAnsi="Times New Roman" w:cs="Times New Roman"/>
          <w:sz w:val="24"/>
          <w:szCs w:val="24"/>
        </w:rPr>
        <w:t xml:space="preserve"> </w:t>
      </w:r>
      <w:hyperlink r:id="rId38" w:anchor="0">
        <w:r w:rsidRPr="00CE5E5C">
          <w:rPr>
            <w:rFonts w:ascii="Times New Roman" w:hAnsi="Times New Roman" w:cs="Times New Roman"/>
            <w:noProof/>
            <w:sz w:val="24"/>
            <w:szCs w:val="24"/>
          </w:rPr>
          <w:drawing>
            <wp:inline distT="19050" distB="19050" distL="19050" distR="19050" wp14:anchorId="29D1AE2C" wp14:editId="6C1386C7">
              <wp:extent cx="215900" cy="114300"/>
              <wp:effectExtent l="0" t="0" r="0" b="0"/>
              <wp:docPr id="4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215900" cy="114300"/>
                      </a:xfrm>
                      <a:prstGeom prst="rect">
                        <a:avLst/>
                      </a:prstGeom>
                      <a:ln/>
                    </pic:spPr>
                  </pic:pic>
                </a:graphicData>
              </a:graphic>
            </wp:inline>
          </w:drawing>
        </w:r>
      </w:hyperlink>
      <w:r w:rsidRPr="00CE5E5C">
        <w:rPr>
          <w:rFonts w:ascii="Times New Roman" w:hAnsi="Times New Roman" w:cs="Times New Roman"/>
          <w:sz w:val="24"/>
          <w:szCs w:val="24"/>
        </w:rPr>
        <w:t xml:space="preserve"> </w:t>
      </w:r>
      <w:commentRangeEnd w:id="120"/>
      <w:r w:rsidR="00C86B3D">
        <w:rPr>
          <w:rStyle w:val="CommentReference"/>
        </w:rPr>
        <w:commentReference w:id="120"/>
      </w:r>
      <w:r w:rsidRPr="00CE5E5C">
        <w:rPr>
          <w:rFonts w:ascii="Times New Roman" w:hAnsi="Times New Roman" w:cs="Times New Roman"/>
          <w:sz w:val="24"/>
          <w:szCs w:val="24"/>
        </w:rPr>
        <w:t xml:space="preserve">is a species-specific intercept; </w:t>
      </w:r>
      <w:hyperlink r:id="rId40" w:anchor="0">
        <w:r w:rsidRPr="00CE5E5C">
          <w:rPr>
            <w:rFonts w:ascii="Times New Roman" w:hAnsi="Times New Roman" w:cs="Times New Roman"/>
            <w:noProof/>
            <w:sz w:val="24"/>
            <w:szCs w:val="24"/>
          </w:rPr>
          <w:drawing>
            <wp:inline distT="19050" distB="19050" distL="19050" distR="19050" wp14:anchorId="4426745B" wp14:editId="124AAED6">
              <wp:extent cx="139700" cy="1524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a:stretch>
                        <a:fillRect/>
                      </a:stretch>
                    </pic:blipFill>
                    <pic:spPr>
                      <a:xfrm>
                        <a:off x="0" y="0"/>
                        <a:ext cx="139700" cy="152400"/>
                      </a:xfrm>
                      <a:prstGeom prst="rect">
                        <a:avLst/>
                      </a:prstGeom>
                      <a:ln/>
                    </pic:spPr>
                  </pic:pic>
                </a:graphicData>
              </a:graphic>
            </wp:inline>
          </w:drawing>
        </w:r>
      </w:hyperlink>
      <w:r w:rsidRPr="00CE5E5C">
        <w:rPr>
          <w:rFonts w:ascii="Times New Roman" w:hAnsi="Times New Roman" w:cs="Times New Roman"/>
          <w:sz w:val="24"/>
          <w:szCs w:val="24"/>
        </w:rPr>
        <w:t xml:space="preserve"> is the effect of terrestrial surface area on occupancy probability; and </w:t>
      </w:r>
      <w:hyperlink r:id="rId42" w:anchor="0">
        <w:r w:rsidRPr="00CE5E5C">
          <w:rPr>
            <w:rFonts w:ascii="Times New Roman" w:hAnsi="Times New Roman" w:cs="Times New Roman"/>
            <w:noProof/>
            <w:sz w:val="24"/>
            <w:szCs w:val="24"/>
          </w:rPr>
          <w:drawing>
            <wp:inline distT="19050" distB="19050" distL="19050" distR="19050" wp14:anchorId="5622112C" wp14:editId="73F99F1F">
              <wp:extent cx="254000" cy="1524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254000" cy="152400"/>
                      </a:xfrm>
                      <a:prstGeom prst="rect">
                        <a:avLst/>
                      </a:prstGeom>
                      <a:ln/>
                    </pic:spPr>
                  </pic:pic>
                </a:graphicData>
              </a:graphic>
            </wp:inline>
          </w:drawing>
        </w:r>
      </w:hyperlink>
      <w:r w:rsidRPr="00CE5E5C">
        <w:rPr>
          <w:rFonts w:ascii="Times New Roman" w:hAnsi="Times New Roman" w:cs="Times New Roman"/>
          <w:sz w:val="24"/>
          <w:szCs w:val="24"/>
        </w:rPr>
        <w:t xml:space="preserve"> </w:t>
      </w:r>
      <w:commentRangeStart w:id="121"/>
      <w:r w:rsidRPr="00CE5E5C">
        <w:rPr>
          <w:rFonts w:ascii="Times New Roman" w:hAnsi="Times New Roman" w:cs="Times New Roman"/>
          <w:sz w:val="24"/>
          <w:szCs w:val="24"/>
        </w:rPr>
        <w:t>is the species-specific effect (slope) of minimum temperature/precipitation on occupancy.</w:t>
      </w:r>
      <w:commentRangeEnd w:id="121"/>
      <w:r w:rsidR="00892228">
        <w:rPr>
          <w:rStyle w:val="CommentReference"/>
        </w:rPr>
        <w:commentReference w:id="121"/>
      </w:r>
      <w:r w:rsidRPr="00CE5E5C">
        <w:rPr>
          <w:rFonts w:ascii="Times New Roman" w:hAnsi="Times New Roman" w:cs="Times New Roman"/>
          <w:sz w:val="24"/>
          <w:szCs w:val="24"/>
        </w:rPr>
        <w:t xml:space="preserve"> The </w:t>
      </w:r>
      <w:commentRangeStart w:id="122"/>
      <w:r w:rsidRPr="00CE5E5C">
        <w:rPr>
          <w:rFonts w:ascii="Times New Roman" w:hAnsi="Times New Roman" w:cs="Times New Roman"/>
          <w:sz w:val="24"/>
          <w:szCs w:val="24"/>
        </w:rPr>
        <w:t xml:space="preserve">parameter </w:t>
      </w:r>
      <w:hyperlink r:id="rId44" w:anchor="0">
        <w:r w:rsidRPr="00CE5E5C">
          <w:rPr>
            <w:rFonts w:ascii="Times New Roman" w:hAnsi="Times New Roman" w:cs="Times New Roman"/>
            <w:noProof/>
            <w:sz w:val="24"/>
            <w:szCs w:val="24"/>
          </w:rPr>
          <w:drawing>
            <wp:inline distT="19050" distB="19050" distL="19050" distR="19050" wp14:anchorId="4A5A55CE" wp14:editId="069AAF42">
              <wp:extent cx="254000" cy="152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254000" cy="152400"/>
                      </a:xfrm>
                      <a:prstGeom prst="rect">
                        <a:avLst/>
                      </a:prstGeom>
                      <a:ln/>
                    </pic:spPr>
                  </pic:pic>
                </a:graphicData>
              </a:graphic>
            </wp:inline>
          </w:drawing>
        </w:r>
      </w:hyperlink>
      <w:r w:rsidRPr="00CE5E5C">
        <w:rPr>
          <w:rFonts w:ascii="Times New Roman" w:hAnsi="Times New Roman" w:cs="Times New Roman"/>
          <w:sz w:val="24"/>
          <w:szCs w:val="24"/>
        </w:rPr>
        <w:t xml:space="preserve"> is only estimated in the temperature model to estimate the potential quadratic effect of minimum temperature on occupancy probability</w:t>
      </w:r>
      <w:commentRangeEnd w:id="122"/>
      <w:r w:rsidR="00C86B3D">
        <w:rPr>
          <w:rStyle w:val="CommentReference"/>
        </w:rPr>
        <w:commentReference w:id="122"/>
      </w:r>
      <w:r w:rsidRPr="00CE5E5C">
        <w:rPr>
          <w:rFonts w:ascii="Times New Roman" w:hAnsi="Times New Roman" w:cs="Times New Roman"/>
          <w:sz w:val="24"/>
          <w:szCs w:val="24"/>
        </w:rPr>
        <w:t xml:space="preserve">. For all parameters, we assumed the values were </w:t>
      </w:r>
      <w:commentRangeStart w:id="123"/>
      <w:r w:rsidRPr="00CE5E5C">
        <w:rPr>
          <w:rFonts w:ascii="Times New Roman" w:hAnsi="Times New Roman" w:cs="Times New Roman"/>
          <w:sz w:val="24"/>
          <w:szCs w:val="24"/>
        </w:rPr>
        <w:t>to be drawn</w:t>
      </w:r>
      <w:commentRangeEnd w:id="123"/>
      <w:r w:rsidR="00892228">
        <w:rPr>
          <w:rStyle w:val="CommentReference"/>
        </w:rPr>
        <w:commentReference w:id="123"/>
      </w:r>
      <w:r w:rsidRPr="00CE5E5C">
        <w:rPr>
          <w:rFonts w:ascii="Times New Roman" w:hAnsi="Times New Roman" w:cs="Times New Roman"/>
          <w:sz w:val="24"/>
          <w:szCs w:val="24"/>
        </w:rPr>
        <w:t xml:space="preserve"> from normal distributions with a mean of zero and a variance that was estimated at the parameter level. </w:t>
      </w:r>
    </w:p>
    <w:p w14:paraId="3B4F9E6C" w14:textId="2DF04122" w:rsidR="00F21671"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The detection component of our model was informed by a random-effects structure which included an average intercept value estimated across all grid cell, occupancy interval, and species combinations, a fixed-effect of occupancy interval on detection (to account for potentially increasing detectability due to modern survey methods and digital platforms such as </w:t>
      </w:r>
      <w:proofErr w:type="spellStart"/>
      <w:r w:rsidRPr="00CE5E5C">
        <w:rPr>
          <w:rFonts w:ascii="Times New Roman" w:hAnsi="Times New Roman" w:cs="Times New Roman"/>
          <w:sz w:val="24"/>
          <w:szCs w:val="24"/>
        </w:rPr>
        <w:t>iNaturalist</w:t>
      </w:r>
      <w:proofErr w:type="spellEnd"/>
      <w:r w:rsidRPr="00CE5E5C">
        <w:rPr>
          <w:rFonts w:ascii="Times New Roman" w:hAnsi="Times New Roman" w:cs="Times New Roman"/>
          <w:sz w:val="24"/>
          <w:szCs w:val="24"/>
        </w:rPr>
        <w:t xml:space="preserve">), </w:t>
      </w:r>
      <w:r w:rsidRPr="00CE5E5C">
        <w:rPr>
          <w:rFonts w:ascii="Times New Roman" w:hAnsi="Times New Roman" w:cs="Times New Roman"/>
          <w:sz w:val="24"/>
          <w:szCs w:val="24"/>
        </w:rPr>
        <w:lastRenderedPageBreak/>
        <w:t>and two random intercepts that varies by (a) species and (b) cell by occupancy interval. Mathematically, our detection component is defined as:</w:t>
      </w:r>
    </w:p>
    <w:p w14:paraId="74FF71AA" w14:textId="77777777" w:rsidR="00123762" w:rsidRPr="00CE5E5C" w:rsidRDefault="00123762">
      <w:pPr>
        <w:spacing w:line="480" w:lineRule="auto"/>
        <w:ind w:firstLine="720"/>
        <w:jc w:val="both"/>
        <w:rPr>
          <w:rFonts w:ascii="Times New Roman" w:hAnsi="Times New Roman" w:cs="Times New Roman"/>
          <w:sz w:val="24"/>
          <w:szCs w:val="24"/>
        </w:rPr>
      </w:pPr>
    </w:p>
    <w:p w14:paraId="787D76CA" w14:textId="77777777" w:rsidR="00F21671" w:rsidRPr="00CE5E5C" w:rsidRDefault="00000000">
      <w:pPr>
        <w:spacing w:line="480" w:lineRule="auto"/>
        <w:jc w:val="center"/>
        <w:rPr>
          <w:rFonts w:ascii="Times New Roman" w:hAnsi="Times New Roman" w:cs="Times New Roman"/>
          <w:sz w:val="24"/>
          <w:szCs w:val="24"/>
        </w:rPr>
      </w:pPr>
      <w:hyperlink r:id="rId46" w:anchor="0">
        <w:r w:rsidRPr="00CE5E5C">
          <w:rPr>
            <w:rFonts w:ascii="Times New Roman" w:hAnsi="Times New Roman" w:cs="Times New Roman"/>
            <w:noProof/>
            <w:sz w:val="24"/>
            <w:szCs w:val="24"/>
          </w:rPr>
          <w:drawing>
            <wp:inline distT="19050" distB="19050" distL="19050" distR="19050" wp14:anchorId="77422E45" wp14:editId="40F60F38">
              <wp:extent cx="3784600" cy="1524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3784600" cy="152400"/>
                      </a:xfrm>
                      <a:prstGeom prst="rect">
                        <a:avLst/>
                      </a:prstGeom>
                      <a:ln/>
                    </pic:spPr>
                  </pic:pic>
                </a:graphicData>
              </a:graphic>
            </wp:inline>
          </w:drawing>
        </w:r>
      </w:hyperlink>
    </w:p>
    <w:p w14:paraId="6C740953" w14:textId="77777777" w:rsidR="00123762" w:rsidRDefault="00123762">
      <w:pPr>
        <w:spacing w:line="480" w:lineRule="auto"/>
        <w:ind w:firstLine="720"/>
        <w:jc w:val="both"/>
        <w:rPr>
          <w:rFonts w:ascii="Times New Roman" w:hAnsi="Times New Roman" w:cs="Times New Roman"/>
          <w:sz w:val="24"/>
          <w:szCs w:val="24"/>
        </w:rPr>
      </w:pPr>
    </w:p>
    <w:p w14:paraId="00431042" w14:textId="1E137B75"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where </w:t>
      </w:r>
      <w:hyperlink r:id="rId48" w:anchor="0">
        <w:r w:rsidRPr="00CE5E5C">
          <w:rPr>
            <w:rFonts w:ascii="Times New Roman" w:hAnsi="Times New Roman" w:cs="Times New Roman"/>
            <w:noProof/>
            <w:sz w:val="24"/>
            <w:szCs w:val="24"/>
          </w:rPr>
          <w:drawing>
            <wp:inline distT="19050" distB="19050" distL="19050" distR="19050" wp14:anchorId="3AB29E74" wp14:editId="71758A13">
              <wp:extent cx="304800" cy="114300"/>
              <wp:effectExtent l="0" t="0" r="0" b="0"/>
              <wp:docPr id="3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9"/>
                      <a:srcRect/>
                      <a:stretch>
                        <a:fillRect/>
                      </a:stretch>
                    </pic:blipFill>
                    <pic:spPr>
                      <a:xfrm>
                        <a:off x="0" y="0"/>
                        <a:ext cx="304800" cy="114300"/>
                      </a:xfrm>
                      <a:prstGeom prst="rect">
                        <a:avLst/>
                      </a:prstGeom>
                      <a:ln/>
                    </pic:spPr>
                  </pic:pic>
                </a:graphicData>
              </a:graphic>
            </wp:inline>
          </w:drawing>
        </w:r>
      </w:hyperlink>
      <w:r w:rsidRPr="00CE5E5C">
        <w:rPr>
          <w:rFonts w:ascii="Times New Roman" w:hAnsi="Times New Roman" w:cs="Times New Roman"/>
          <w:sz w:val="24"/>
          <w:szCs w:val="24"/>
        </w:rPr>
        <w:t xml:space="preserve"> is the detection probability of a given species, </w:t>
      </w:r>
      <w:hyperlink r:id="rId50" w:anchor="0">
        <w:r w:rsidRPr="00CE5E5C">
          <w:rPr>
            <w:rFonts w:ascii="Times New Roman" w:hAnsi="Times New Roman" w:cs="Times New Roman"/>
            <w:noProof/>
            <w:sz w:val="24"/>
            <w:szCs w:val="24"/>
          </w:rPr>
          <w:drawing>
            <wp:inline distT="19050" distB="19050" distL="19050" distR="19050" wp14:anchorId="453EF51C" wp14:editId="1B4E16E7">
              <wp:extent cx="50800" cy="762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0800" cy="76200"/>
                      </a:xfrm>
                      <a:prstGeom prst="rect">
                        <a:avLst/>
                      </a:prstGeom>
                      <a:ln/>
                    </pic:spPr>
                  </pic:pic>
                </a:graphicData>
              </a:graphic>
            </wp:inline>
          </w:drawing>
        </w:r>
      </w:hyperlink>
      <w:r w:rsidRPr="00CE5E5C">
        <w:rPr>
          <w:rFonts w:ascii="Times New Roman" w:hAnsi="Times New Roman" w:cs="Times New Roman"/>
          <w:sz w:val="24"/>
          <w:szCs w:val="24"/>
        </w:rPr>
        <w:t xml:space="preserve">, during a given occupancy interval, </w:t>
      </w:r>
      <w:hyperlink r:id="rId51" w:anchor="0">
        <w:r w:rsidRPr="00CE5E5C">
          <w:rPr>
            <w:rFonts w:ascii="Times New Roman" w:hAnsi="Times New Roman" w:cs="Times New Roman"/>
            <w:noProof/>
            <w:sz w:val="24"/>
            <w:szCs w:val="24"/>
          </w:rPr>
          <w:drawing>
            <wp:inline distT="19050" distB="19050" distL="19050" distR="19050" wp14:anchorId="1DD16CB1" wp14:editId="064394CD">
              <wp:extent cx="38100" cy="1016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38100" cy="101600"/>
                      </a:xfrm>
                      <a:prstGeom prst="rect">
                        <a:avLst/>
                      </a:prstGeom>
                      <a:ln/>
                    </pic:spPr>
                  </pic:pic>
                </a:graphicData>
              </a:graphic>
            </wp:inline>
          </w:drawing>
        </w:r>
      </w:hyperlink>
      <w:r w:rsidRPr="00CE5E5C">
        <w:rPr>
          <w:rFonts w:ascii="Times New Roman" w:hAnsi="Times New Roman" w:cs="Times New Roman"/>
          <w:sz w:val="24"/>
          <w:szCs w:val="24"/>
        </w:rPr>
        <w:t xml:space="preserve">, at a particular cell, </w:t>
      </w:r>
      <w:hyperlink r:id="rId52" w:anchor="0">
        <w:r w:rsidRPr="00CE5E5C">
          <w:rPr>
            <w:rFonts w:ascii="Times New Roman" w:hAnsi="Times New Roman" w:cs="Times New Roman"/>
            <w:noProof/>
            <w:sz w:val="24"/>
            <w:szCs w:val="24"/>
          </w:rPr>
          <w:drawing>
            <wp:inline distT="19050" distB="19050" distL="19050" distR="19050" wp14:anchorId="69B02F6C" wp14:editId="27182FDB">
              <wp:extent cx="76200" cy="1143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76200" cy="114300"/>
                      </a:xfrm>
                      <a:prstGeom prst="rect">
                        <a:avLst/>
                      </a:prstGeom>
                      <a:ln/>
                    </pic:spPr>
                  </pic:pic>
                </a:graphicData>
              </a:graphic>
            </wp:inline>
          </w:drawing>
        </w:r>
      </w:hyperlink>
      <w:r w:rsidRPr="00CE5E5C">
        <w:rPr>
          <w:rFonts w:ascii="Times New Roman" w:hAnsi="Times New Roman" w:cs="Times New Roman"/>
          <w:sz w:val="24"/>
          <w:szCs w:val="24"/>
        </w:rPr>
        <w:t xml:space="preserve">; the parameter </w:t>
      </w:r>
      <w:hyperlink r:id="rId53" w:anchor="0">
        <w:r w:rsidRPr="00CE5E5C">
          <w:rPr>
            <w:rFonts w:ascii="Times New Roman" w:hAnsi="Times New Roman" w:cs="Times New Roman"/>
            <w:noProof/>
            <w:sz w:val="24"/>
            <w:szCs w:val="24"/>
          </w:rPr>
          <w:drawing>
            <wp:inline distT="19050" distB="19050" distL="19050" distR="19050" wp14:anchorId="65F0B46E" wp14:editId="5E46D1ED">
              <wp:extent cx="152400" cy="1016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152400" cy="101600"/>
                      </a:xfrm>
                      <a:prstGeom prst="rect">
                        <a:avLst/>
                      </a:prstGeom>
                      <a:ln/>
                    </pic:spPr>
                  </pic:pic>
                </a:graphicData>
              </a:graphic>
            </wp:inline>
          </w:drawing>
        </w:r>
      </w:hyperlink>
      <w:r w:rsidRPr="00CE5E5C">
        <w:rPr>
          <w:rFonts w:ascii="Times New Roman" w:hAnsi="Times New Roman" w:cs="Times New Roman"/>
          <w:sz w:val="24"/>
          <w:szCs w:val="24"/>
        </w:rPr>
        <w:t xml:space="preserve"> is the mean detection probability for all butterflies (on a linear scale); </w:t>
      </w:r>
      <w:hyperlink r:id="rId54" w:anchor="0">
        <w:r w:rsidRPr="00CE5E5C">
          <w:rPr>
            <w:rFonts w:ascii="Times New Roman" w:hAnsi="Times New Roman" w:cs="Times New Roman"/>
            <w:noProof/>
            <w:sz w:val="24"/>
            <w:szCs w:val="24"/>
          </w:rPr>
          <w:drawing>
            <wp:inline distT="19050" distB="19050" distL="19050" distR="19050" wp14:anchorId="5DF05580" wp14:editId="680CF89F">
              <wp:extent cx="152400" cy="1016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5"/>
                      <a:srcRect/>
                      <a:stretch>
                        <a:fillRect/>
                      </a:stretch>
                    </pic:blipFill>
                    <pic:spPr>
                      <a:xfrm>
                        <a:off x="0" y="0"/>
                        <a:ext cx="152400" cy="101600"/>
                      </a:xfrm>
                      <a:prstGeom prst="rect">
                        <a:avLst/>
                      </a:prstGeom>
                      <a:ln/>
                    </pic:spPr>
                  </pic:pic>
                </a:graphicData>
              </a:graphic>
            </wp:inline>
          </w:drawing>
        </w:r>
      </w:hyperlink>
      <w:r w:rsidRPr="00CE5E5C">
        <w:rPr>
          <w:rFonts w:ascii="Times New Roman" w:hAnsi="Times New Roman" w:cs="Times New Roman"/>
          <w:sz w:val="24"/>
          <w:szCs w:val="24"/>
        </w:rPr>
        <w:t xml:space="preserve"> is a random species-specific intercept; </w:t>
      </w:r>
      <w:hyperlink r:id="rId56" w:anchor="0">
        <w:r w:rsidRPr="00CE5E5C">
          <w:rPr>
            <w:rFonts w:ascii="Times New Roman" w:hAnsi="Times New Roman" w:cs="Times New Roman"/>
            <w:noProof/>
            <w:sz w:val="24"/>
            <w:szCs w:val="24"/>
          </w:rPr>
          <w:drawing>
            <wp:inline distT="19050" distB="19050" distL="19050" distR="19050" wp14:anchorId="54AAE5E5" wp14:editId="3B425EE1">
              <wp:extent cx="228600" cy="1143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7"/>
                      <a:srcRect/>
                      <a:stretch>
                        <a:fillRect/>
                      </a:stretch>
                    </pic:blipFill>
                    <pic:spPr>
                      <a:xfrm>
                        <a:off x="0" y="0"/>
                        <a:ext cx="228600" cy="114300"/>
                      </a:xfrm>
                      <a:prstGeom prst="rect">
                        <a:avLst/>
                      </a:prstGeom>
                      <a:ln/>
                    </pic:spPr>
                  </pic:pic>
                </a:graphicData>
              </a:graphic>
            </wp:inline>
          </w:drawing>
        </w:r>
      </w:hyperlink>
      <w:r w:rsidRPr="00CE5E5C">
        <w:rPr>
          <w:rFonts w:ascii="Times New Roman" w:hAnsi="Times New Roman" w:cs="Times New Roman"/>
          <w:sz w:val="24"/>
          <w:szCs w:val="24"/>
        </w:rPr>
        <w:t xml:space="preserve"> is a cell by occupancy interval random intercept; and </w:t>
      </w:r>
      <w:hyperlink r:id="rId58" w:anchor="0">
        <w:r w:rsidRPr="00CE5E5C">
          <w:rPr>
            <w:rFonts w:ascii="Times New Roman" w:hAnsi="Times New Roman" w:cs="Times New Roman"/>
            <w:noProof/>
            <w:sz w:val="24"/>
            <w:szCs w:val="24"/>
          </w:rPr>
          <w:drawing>
            <wp:inline distT="19050" distB="19050" distL="19050" distR="19050" wp14:anchorId="7C3EABA9" wp14:editId="0B4C6F01">
              <wp:extent cx="139700" cy="1524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9"/>
                      <a:srcRect/>
                      <a:stretch>
                        <a:fillRect/>
                      </a:stretch>
                    </pic:blipFill>
                    <pic:spPr>
                      <a:xfrm>
                        <a:off x="0" y="0"/>
                        <a:ext cx="139700" cy="152400"/>
                      </a:xfrm>
                      <a:prstGeom prst="rect">
                        <a:avLst/>
                      </a:prstGeom>
                      <a:ln/>
                    </pic:spPr>
                  </pic:pic>
                </a:graphicData>
              </a:graphic>
            </wp:inline>
          </w:drawing>
        </w:r>
      </w:hyperlink>
      <w:r w:rsidRPr="00CE5E5C">
        <w:rPr>
          <w:rFonts w:ascii="Times New Roman" w:hAnsi="Times New Roman" w:cs="Times New Roman"/>
          <w:sz w:val="24"/>
          <w:szCs w:val="24"/>
        </w:rPr>
        <w:t xml:space="preserve"> </w:t>
      </w:r>
      <w:commentRangeStart w:id="124"/>
      <w:r w:rsidRPr="00CE5E5C">
        <w:rPr>
          <w:rFonts w:ascii="Times New Roman" w:hAnsi="Times New Roman" w:cs="Times New Roman"/>
          <w:sz w:val="24"/>
          <w:szCs w:val="24"/>
        </w:rPr>
        <w:t>is the effect of occupancy interval (OI) on detection probability</w:t>
      </w:r>
      <w:commentRangeEnd w:id="124"/>
      <w:r w:rsidR="00A14E31">
        <w:rPr>
          <w:rStyle w:val="CommentReference"/>
        </w:rPr>
        <w:commentReference w:id="124"/>
      </w:r>
      <w:r w:rsidRPr="00CE5E5C">
        <w:rPr>
          <w:rFonts w:ascii="Times New Roman" w:hAnsi="Times New Roman" w:cs="Times New Roman"/>
          <w:sz w:val="24"/>
          <w:szCs w:val="24"/>
        </w:rPr>
        <w:t xml:space="preserve">. For all parameters, we assumed the values were to be drawn from normal distributions with a mean of zero and a variance that was estimated at the parameter level. Finally, the likelihood in our model was defined by the product of the latent occupancy state (either present or absent per a Bernoulli draw of the calculated occupancy probability </w:t>
      </w:r>
      <w:hyperlink r:id="rId60" w:anchor="0">
        <w:r w:rsidRPr="00CE5E5C">
          <w:rPr>
            <w:rFonts w:ascii="Times New Roman" w:hAnsi="Times New Roman" w:cs="Times New Roman"/>
            <w:noProof/>
            <w:sz w:val="24"/>
            <w:szCs w:val="24"/>
          </w:rPr>
          <w:drawing>
            <wp:inline distT="19050" distB="19050" distL="19050" distR="19050" wp14:anchorId="0E4B2F8A" wp14:editId="756B811E">
              <wp:extent cx="342900" cy="152400"/>
              <wp:effectExtent l="0" t="0" r="0" b="0"/>
              <wp:docPr id="2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342900" cy="152400"/>
                      </a:xfrm>
                      <a:prstGeom prst="rect">
                        <a:avLst/>
                      </a:prstGeom>
                      <a:ln/>
                    </pic:spPr>
                  </pic:pic>
                </a:graphicData>
              </a:graphic>
            </wp:inline>
          </w:drawing>
        </w:r>
      </w:hyperlink>
      <w:r w:rsidRPr="00CE5E5C">
        <w:rPr>
          <w:rFonts w:ascii="Times New Roman" w:hAnsi="Times New Roman" w:cs="Times New Roman"/>
          <w:sz w:val="24"/>
          <w:szCs w:val="24"/>
        </w:rPr>
        <w:t xml:space="preserve">) and the probability of detection, </w:t>
      </w:r>
      <w:hyperlink r:id="rId61" w:anchor="0">
        <w:r w:rsidRPr="00CE5E5C">
          <w:rPr>
            <w:rFonts w:ascii="Times New Roman" w:hAnsi="Times New Roman" w:cs="Times New Roman"/>
            <w:noProof/>
            <w:sz w:val="24"/>
            <w:szCs w:val="24"/>
          </w:rPr>
          <w:drawing>
            <wp:inline distT="19050" distB="19050" distL="19050" distR="19050" wp14:anchorId="384560BF" wp14:editId="589D5B2C">
              <wp:extent cx="304800" cy="114300"/>
              <wp:effectExtent l="0" t="0" r="0" b="0"/>
              <wp:docPr id="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9"/>
                      <a:srcRect/>
                      <a:stretch>
                        <a:fillRect/>
                      </a:stretch>
                    </pic:blipFill>
                    <pic:spPr>
                      <a:xfrm>
                        <a:off x="0" y="0"/>
                        <a:ext cx="304800" cy="114300"/>
                      </a:xfrm>
                      <a:prstGeom prst="rect">
                        <a:avLst/>
                      </a:prstGeom>
                      <a:ln/>
                    </pic:spPr>
                  </pic:pic>
                </a:graphicData>
              </a:graphic>
            </wp:inline>
          </w:drawing>
        </w:r>
      </w:hyperlink>
      <w:r w:rsidRPr="00CE5E5C">
        <w:rPr>
          <w:rFonts w:ascii="Times New Roman" w:hAnsi="Times New Roman" w:cs="Times New Roman"/>
          <w:sz w:val="24"/>
          <w:szCs w:val="24"/>
        </w:rPr>
        <w:t>.</w:t>
      </w:r>
    </w:p>
    <w:p w14:paraId="27D3649B" w14:textId="4FDA5D89"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We ran our occupancy models using JAGS</w:t>
      </w:r>
      <w:r w:rsidR="002D66A9" w:rsidRPr="00CE5E5C">
        <w:rPr>
          <w:rFonts w:ascii="Times New Roman" w:hAnsi="Times New Roman" w:cs="Times New Roman"/>
          <w:sz w:val="24"/>
          <w:szCs w:val="24"/>
        </w:rPr>
        <w:t xml:space="preserve"> </w:t>
      </w:r>
      <w:r w:rsidR="002D66A9"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{"citationID":"0eK6MLw0","properties":{"formattedCitation":"(Plummer 2003)","plainCitation":"(Plummer 2003)","noteIndex":0},"citationItems":[{"id":789,"uris":["http://zotero.org/users/3183432/items/53GK3KCI"],"itemData":{"id":789,"type":"paper-conference","container-title":"Proceedings of the 3rd international workshop on distributed statistical computing","note":"issue: 125.10","page":"1–10","publisher":"Vienna, Austria.","title":"JAGS: A program for analysis of Bayesian graphical models using Gibbs sampling","volume":"124","author":[{"family":"Plummer","given":"Martyn"}],"issued":{"date-parts":[["2003"]]}}}],"schema":"https://github.com/citation-style-language/schema/raw/master/csl-citation.json"} </w:instrText>
      </w:r>
      <w:r w:rsidR="002D66A9" w:rsidRPr="00CE5E5C">
        <w:rPr>
          <w:rFonts w:ascii="Times New Roman" w:hAnsi="Times New Roman" w:cs="Times New Roman"/>
          <w:sz w:val="24"/>
          <w:szCs w:val="24"/>
        </w:rPr>
        <w:fldChar w:fldCharType="separate"/>
      </w:r>
      <w:r w:rsidR="00B71B27" w:rsidRPr="00B71B27">
        <w:rPr>
          <w:rFonts w:ascii="Times New Roman" w:hAnsi="Times New Roman" w:cs="Times New Roman"/>
          <w:sz w:val="24"/>
        </w:rPr>
        <w:t>(Plummer 2003)</w:t>
      </w:r>
      <w:r w:rsidR="002D66A9" w:rsidRPr="00CE5E5C">
        <w:rPr>
          <w:rFonts w:ascii="Times New Roman" w:hAnsi="Times New Roman" w:cs="Times New Roman"/>
          <w:sz w:val="24"/>
          <w:szCs w:val="24"/>
        </w:rPr>
        <w:fldChar w:fldCharType="end"/>
      </w:r>
      <w:r w:rsidR="002D66A9" w:rsidRPr="00CE5E5C">
        <w:rPr>
          <w:rFonts w:ascii="Times New Roman" w:hAnsi="Times New Roman" w:cs="Times New Roman"/>
          <w:sz w:val="24"/>
          <w:szCs w:val="24"/>
        </w:rPr>
        <w:t xml:space="preserve"> </w:t>
      </w:r>
      <w:r w:rsidRPr="00CE5E5C">
        <w:rPr>
          <w:rFonts w:ascii="Times New Roman" w:hAnsi="Times New Roman" w:cs="Times New Roman"/>
          <w:sz w:val="24"/>
          <w:szCs w:val="24"/>
        </w:rPr>
        <w:t xml:space="preserve">on each detection/non-detection dataset for 150,000 iterations, 50,000 of which were discarded as “burn-in,” </w:t>
      </w:r>
      <w:commentRangeStart w:id="125"/>
      <w:r w:rsidRPr="00CE5E5C">
        <w:rPr>
          <w:rFonts w:ascii="Times New Roman" w:hAnsi="Times New Roman" w:cs="Times New Roman"/>
          <w:sz w:val="24"/>
          <w:szCs w:val="24"/>
        </w:rPr>
        <w:t>sampling every 100 iterations</w:t>
      </w:r>
      <w:commentRangeEnd w:id="125"/>
      <w:r w:rsidR="00A14E31">
        <w:rPr>
          <w:rStyle w:val="CommentReference"/>
        </w:rPr>
        <w:commentReference w:id="125"/>
      </w:r>
      <w:r w:rsidRPr="00CE5E5C">
        <w:rPr>
          <w:rFonts w:ascii="Times New Roman" w:hAnsi="Times New Roman" w:cs="Times New Roman"/>
          <w:sz w:val="24"/>
          <w:szCs w:val="24"/>
        </w:rPr>
        <w:t xml:space="preserve"> across four chains for a total of 4,000 samples from the posterior distribution. We assessed convergence across these chains by examining both Gelman-Rubin diagnostic values </w:t>
      </w:r>
      <w:r w:rsidR="00E24CE0"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{"citationID":"pFrq8Htx","properties":{"formattedCitation":"(Gelman &amp; Rubin 1992)","plainCitation":"(Gelman &amp; Rubin 1992)","noteIndex":0},"citationItems":[{"id":788,"uris":["http://zotero.org/users/3183432/items/F6V32TTQ"],"itemData":{"id":788,"type":"article-journal","container-title":"Statistical science","note":"publisher: JSTOR","page":"457–472","title":"Inference from iterative simulation using multiple sequences","author":[{"family":"Gelman","given":"Andrew"},{"family":"Rubin","given":"Donald B"}],"issued":{"date-parts":[["1992"]]}}}],"schema":"https://github.com/citation-style-language/schema/raw/master/csl-citation.json"} </w:instrText>
      </w:r>
      <w:r w:rsidR="00E24CE0" w:rsidRPr="00CE5E5C">
        <w:rPr>
          <w:rFonts w:ascii="Times New Roman" w:hAnsi="Times New Roman" w:cs="Times New Roman"/>
          <w:sz w:val="24"/>
          <w:szCs w:val="24"/>
        </w:rPr>
        <w:fldChar w:fldCharType="separate"/>
      </w:r>
      <w:r w:rsidR="00B71B27" w:rsidRPr="00B71B27">
        <w:rPr>
          <w:rFonts w:ascii="Times New Roman" w:hAnsi="Times New Roman" w:cs="Times New Roman"/>
          <w:sz w:val="24"/>
        </w:rPr>
        <w:t>(Gelman &amp; Rubin 1992)</w:t>
      </w:r>
      <w:r w:rsidR="00E24CE0" w:rsidRPr="00CE5E5C">
        <w:rPr>
          <w:rFonts w:ascii="Times New Roman" w:hAnsi="Times New Roman" w:cs="Times New Roman"/>
          <w:sz w:val="24"/>
          <w:szCs w:val="24"/>
        </w:rPr>
        <w:fldChar w:fldCharType="end"/>
      </w:r>
      <w:hyperlink r:id="rId62"/>
      <w:r w:rsidRPr="00CE5E5C">
        <w:rPr>
          <w:rFonts w:ascii="Times New Roman" w:hAnsi="Times New Roman" w:cs="Times New Roman"/>
          <w:sz w:val="24"/>
          <w:szCs w:val="24"/>
        </w:rPr>
        <w:t xml:space="preserve"> (using 1.1 as a</w:t>
      </w:r>
      <w:r w:rsidR="00E24CE0" w:rsidRPr="00CE5E5C">
        <w:rPr>
          <w:rFonts w:ascii="Times New Roman" w:hAnsi="Times New Roman" w:cs="Times New Roman"/>
          <w:sz w:val="24"/>
          <w:szCs w:val="24"/>
        </w:rPr>
        <w:t>n upper</w:t>
      </w:r>
      <w:r w:rsidRPr="00CE5E5C">
        <w:rPr>
          <w:rFonts w:ascii="Times New Roman" w:hAnsi="Times New Roman" w:cs="Times New Roman"/>
          <w:sz w:val="24"/>
          <w:szCs w:val="24"/>
        </w:rPr>
        <w:t xml:space="preserve"> threshold), and by </w:t>
      </w:r>
      <w:commentRangeStart w:id="126"/>
      <w:r w:rsidRPr="00CE5E5C">
        <w:rPr>
          <w:rFonts w:ascii="Times New Roman" w:hAnsi="Times New Roman" w:cs="Times New Roman"/>
          <w:sz w:val="24"/>
          <w:szCs w:val="24"/>
        </w:rPr>
        <w:t xml:space="preserve">visually inspecting the trace plots for all parameters (provided in the Supplementary Material). </w:t>
      </w:r>
      <w:commentRangeEnd w:id="126"/>
      <w:r w:rsidR="009643EB">
        <w:rPr>
          <w:rStyle w:val="CommentReference"/>
        </w:rPr>
        <w:commentReference w:id="126"/>
      </w:r>
      <w:r w:rsidRPr="00CE5E5C">
        <w:rPr>
          <w:rFonts w:ascii="Times New Roman" w:hAnsi="Times New Roman" w:cs="Times New Roman"/>
          <w:sz w:val="24"/>
          <w:szCs w:val="24"/>
        </w:rPr>
        <w:t>We used the R packages “</w:t>
      </w:r>
      <w:proofErr w:type="spellStart"/>
      <w:r w:rsidRPr="00CE5E5C">
        <w:rPr>
          <w:rFonts w:ascii="Times New Roman" w:hAnsi="Times New Roman" w:cs="Times New Roman"/>
          <w:sz w:val="24"/>
          <w:szCs w:val="24"/>
        </w:rPr>
        <w:t>jagsUI</w:t>
      </w:r>
      <w:proofErr w:type="spellEnd"/>
      <w:r w:rsidRPr="00CE5E5C">
        <w:rPr>
          <w:rFonts w:ascii="Times New Roman" w:hAnsi="Times New Roman" w:cs="Times New Roman"/>
          <w:sz w:val="24"/>
          <w:szCs w:val="24"/>
        </w:rPr>
        <w:t xml:space="preserve">” </w:t>
      </w:r>
      <w:r w:rsidR="00116258"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{"citationID":"q2impz4j","properties":{"formattedCitation":"(Kellner 2021)","plainCitation":"(Kellner 2021)","noteIndex":0},"citationItems":[{"id":670,"uris":["http://zotero.org/users/3183432/items/LNA9U5EY"],"itemData":{"id":670,"type":"book","title":"jagsUI: A Wrapper Around 'rjags' to Streamline 'JAGS' Analyses","URL":"https://CRAN.R-project.org/package=jagsUI","author":[{"family":"Kellner","given":"Ken"}],"issued":{"date-parts":[["2021"]]}}}],"schema":"https://github.com/citation-style-language/schema/raw/master/csl-citation.json"} </w:instrText>
      </w:r>
      <w:r w:rsidR="00116258" w:rsidRPr="00CE5E5C">
        <w:rPr>
          <w:rFonts w:ascii="Times New Roman" w:hAnsi="Times New Roman" w:cs="Times New Roman"/>
          <w:sz w:val="24"/>
          <w:szCs w:val="24"/>
        </w:rPr>
        <w:fldChar w:fldCharType="separate"/>
      </w:r>
      <w:r w:rsidR="00B71B27" w:rsidRPr="00B71B27">
        <w:rPr>
          <w:rFonts w:ascii="Times New Roman" w:hAnsi="Times New Roman" w:cs="Times New Roman"/>
          <w:sz w:val="24"/>
        </w:rPr>
        <w:t>(Kellner 2021)</w:t>
      </w:r>
      <w:r w:rsidR="00116258"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w:t>
      </w:r>
      <w:commentRangeStart w:id="127"/>
      <w:r w:rsidRPr="00CE5E5C">
        <w:rPr>
          <w:rFonts w:ascii="Times New Roman" w:hAnsi="Times New Roman" w:cs="Times New Roman"/>
          <w:sz w:val="24"/>
          <w:szCs w:val="24"/>
        </w:rPr>
        <w:t>and “</w:t>
      </w:r>
      <w:proofErr w:type="spellStart"/>
      <w:r w:rsidRPr="00CE5E5C">
        <w:rPr>
          <w:rFonts w:ascii="Times New Roman" w:hAnsi="Times New Roman" w:cs="Times New Roman"/>
          <w:sz w:val="24"/>
          <w:szCs w:val="24"/>
        </w:rPr>
        <w:t>MCMCvis</w:t>
      </w:r>
      <w:proofErr w:type="spellEnd"/>
      <w:r w:rsidRPr="00CE5E5C">
        <w:rPr>
          <w:rFonts w:ascii="Times New Roman" w:hAnsi="Times New Roman" w:cs="Times New Roman"/>
          <w:sz w:val="24"/>
          <w:szCs w:val="24"/>
        </w:rPr>
        <w:t xml:space="preserve">” </w:t>
      </w:r>
      <w:r w:rsidR="00116258"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{"citationID":"kcKTUuo9","properties":{"formattedCitation":"(Youngflesh 2018)","plainCitation":"(Youngflesh 2018)","noteIndex":0},"citationItems":[{"id":672,"uris":["http://zotero.org/users/3183432/items/4ANJLXGI"],"itemData":{"id":672,"type":"article-journal","container-title":"Journal of Open Source Software","DOI":"10.21105/joss.00640","issue":"24","page":"640","title":"MCMCvis: Tools to visualize, manipulate, and summarize MCMC output","volume":"3","author":[{"family":"Youngflesh","given":"Casey"}],"issued":{"date-parts":[["2018"]]}}}],"schema":"https://github.com/citation-style-language/schema/raw/master/csl-citation.json"} </w:instrText>
      </w:r>
      <w:r w:rsidR="00116258" w:rsidRPr="00CE5E5C">
        <w:rPr>
          <w:rFonts w:ascii="Times New Roman" w:hAnsi="Times New Roman" w:cs="Times New Roman"/>
          <w:sz w:val="24"/>
          <w:szCs w:val="24"/>
        </w:rPr>
        <w:fldChar w:fldCharType="separate"/>
      </w:r>
      <w:r w:rsidR="00B71B27" w:rsidRPr="00B71B27">
        <w:rPr>
          <w:rFonts w:ascii="Times New Roman" w:hAnsi="Times New Roman" w:cs="Times New Roman"/>
          <w:sz w:val="24"/>
        </w:rPr>
        <w:t>(</w:t>
      </w:r>
      <w:proofErr w:type="spellStart"/>
      <w:r w:rsidR="00B71B27" w:rsidRPr="00B71B27">
        <w:rPr>
          <w:rFonts w:ascii="Times New Roman" w:hAnsi="Times New Roman" w:cs="Times New Roman"/>
          <w:sz w:val="24"/>
        </w:rPr>
        <w:t>Youngflesh</w:t>
      </w:r>
      <w:proofErr w:type="spellEnd"/>
      <w:r w:rsidR="00B71B27" w:rsidRPr="00B71B27">
        <w:rPr>
          <w:rFonts w:ascii="Times New Roman" w:hAnsi="Times New Roman" w:cs="Times New Roman"/>
          <w:sz w:val="24"/>
        </w:rPr>
        <w:t xml:space="preserve"> 2018)</w:t>
      </w:r>
      <w:r w:rsidR="00116258" w:rsidRPr="00CE5E5C">
        <w:rPr>
          <w:rFonts w:ascii="Times New Roman" w:hAnsi="Times New Roman" w:cs="Times New Roman"/>
          <w:sz w:val="24"/>
          <w:szCs w:val="24"/>
        </w:rPr>
        <w:fldChar w:fldCharType="end"/>
      </w:r>
      <w:r w:rsidR="00116258" w:rsidRPr="00CE5E5C">
        <w:rPr>
          <w:rFonts w:ascii="Times New Roman" w:hAnsi="Times New Roman" w:cs="Times New Roman"/>
          <w:sz w:val="24"/>
          <w:szCs w:val="24"/>
        </w:rPr>
        <w:t xml:space="preserve"> </w:t>
      </w:r>
      <w:commentRangeEnd w:id="127"/>
      <w:r w:rsidR="009643EB">
        <w:rPr>
          <w:rStyle w:val="CommentReference"/>
        </w:rPr>
        <w:commentReference w:id="127"/>
      </w:r>
      <w:r w:rsidRPr="00CE5E5C">
        <w:rPr>
          <w:rFonts w:ascii="Times New Roman" w:hAnsi="Times New Roman" w:cs="Times New Roman"/>
          <w:sz w:val="24"/>
          <w:szCs w:val="24"/>
        </w:rPr>
        <w:t xml:space="preserve">to complete the majority of this work. </w:t>
      </w:r>
      <w:commentRangeStart w:id="128"/>
      <w:r w:rsidRPr="00CE5E5C">
        <w:rPr>
          <w:rFonts w:ascii="Times New Roman" w:hAnsi="Times New Roman" w:cs="Times New Roman"/>
          <w:sz w:val="24"/>
          <w:szCs w:val="24"/>
        </w:rPr>
        <w:t>Visualizations of model performance metrics are included in the Supplemental Material.</w:t>
      </w:r>
      <w:commentRangeEnd w:id="128"/>
      <w:r w:rsidR="009643EB">
        <w:rPr>
          <w:rStyle w:val="CommentReference"/>
        </w:rPr>
        <w:commentReference w:id="128"/>
      </w:r>
    </w:p>
    <w:p w14:paraId="73C763BA" w14:textId="77777777" w:rsidR="00F21671" w:rsidRPr="00CE5E5C" w:rsidRDefault="00F21671">
      <w:pPr>
        <w:spacing w:line="480" w:lineRule="auto"/>
        <w:ind w:firstLine="720"/>
        <w:jc w:val="both"/>
        <w:rPr>
          <w:rFonts w:ascii="Times New Roman" w:hAnsi="Times New Roman" w:cs="Times New Roman"/>
          <w:sz w:val="24"/>
          <w:szCs w:val="24"/>
        </w:rPr>
      </w:pPr>
    </w:p>
    <w:p w14:paraId="4349C17E" w14:textId="77777777" w:rsidR="00F21671" w:rsidRPr="00CE5E5C" w:rsidRDefault="00000000">
      <w:pPr>
        <w:spacing w:line="480" w:lineRule="auto"/>
        <w:jc w:val="both"/>
        <w:rPr>
          <w:rFonts w:ascii="Times New Roman" w:hAnsi="Times New Roman" w:cs="Times New Roman"/>
          <w:sz w:val="24"/>
          <w:szCs w:val="24"/>
        </w:rPr>
      </w:pPr>
      <w:r w:rsidRPr="00CE5E5C">
        <w:rPr>
          <w:rFonts w:ascii="Times New Roman" w:hAnsi="Times New Roman" w:cs="Times New Roman"/>
          <w:b/>
          <w:i/>
          <w:sz w:val="24"/>
          <w:szCs w:val="24"/>
        </w:rPr>
        <w:lastRenderedPageBreak/>
        <w:t>2.5 Post-hoc Trait Analysis</w:t>
      </w:r>
    </w:p>
    <w:p w14:paraId="7F90E067" w14:textId="417DC857" w:rsidR="00F21671" w:rsidRPr="00CE5E5C" w:rsidRDefault="00000000">
      <w:pPr>
        <w:spacing w:before="240"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Species’ traits have been demonstrated to be associated with changes in species’ ranges over time and in the relative risk of</w:t>
      </w:r>
      <w:ins w:id="129" w:author="Leslie Ries" w:date="2023-03-19T15:37:00Z">
        <w:r w:rsidR="009643EB">
          <w:rPr>
            <w:rFonts w:ascii="Times New Roman" w:hAnsi="Times New Roman" w:cs="Times New Roman"/>
            <w:sz w:val="24"/>
            <w:szCs w:val="24"/>
          </w:rPr>
          <w:t xml:space="preserve"> </w:t>
        </w:r>
        <w:commentRangeStart w:id="130"/>
        <w:r w:rsidR="009643EB">
          <w:rPr>
            <w:rFonts w:ascii="Times New Roman" w:hAnsi="Times New Roman" w:cs="Times New Roman"/>
            <w:sz w:val="24"/>
            <w:szCs w:val="24"/>
          </w:rPr>
          <w:t>de</w:t>
        </w:r>
      </w:ins>
      <w:ins w:id="131" w:author="Leslie Ries" w:date="2023-03-19T15:38:00Z">
        <w:r w:rsidR="009643EB">
          <w:rPr>
            <w:rFonts w:ascii="Times New Roman" w:hAnsi="Times New Roman" w:cs="Times New Roman"/>
            <w:sz w:val="24"/>
            <w:szCs w:val="24"/>
          </w:rPr>
          <w:t>cline (Keinath et al., 2017)</w:t>
        </w:r>
      </w:ins>
      <w:ins w:id="132" w:author="Leslie Ries" w:date="2023-03-19T15:39:00Z">
        <w:r w:rsidR="009643EB">
          <w:rPr>
            <w:rFonts w:ascii="Times New Roman" w:hAnsi="Times New Roman" w:cs="Times New Roman"/>
            <w:sz w:val="24"/>
            <w:szCs w:val="24"/>
          </w:rPr>
          <w:t xml:space="preserve"> or</w:t>
        </w:r>
      </w:ins>
      <w:ins w:id="133" w:author="Leslie Ries" w:date="2023-03-19T15:38:00Z">
        <w:r w:rsidR="009643EB">
          <w:rPr>
            <w:rFonts w:ascii="Times New Roman" w:hAnsi="Times New Roman" w:cs="Times New Roman"/>
            <w:sz w:val="24"/>
            <w:szCs w:val="24"/>
          </w:rPr>
          <w:t xml:space="preserve"> </w:t>
        </w:r>
      </w:ins>
      <w:r w:rsidRPr="00CE5E5C">
        <w:rPr>
          <w:rFonts w:ascii="Times New Roman" w:hAnsi="Times New Roman" w:cs="Times New Roman"/>
          <w:sz w:val="24"/>
          <w:szCs w:val="24"/>
        </w:rPr>
        <w:t xml:space="preserve"> </w:t>
      </w:r>
      <w:commentRangeStart w:id="134"/>
      <w:r w:rsidRPr="00CE5E5C">
        <w:rPr>
          <w:rFonts w:ascii="Times New Roman" w:hAnsi="Times New Roman" w:cs="Times New Roman"/>
          <w:sz w:val="24"/>
          <w:szCs w:val="24"/>
        </w:rPr>
        <w:t>extinction</w:t>
      </w:r>
      <w:commentRangeEnd w:id="134"/>
      <w:r w:rsidRPr="00CE5E5C">
        <w:rPr>
          <w:rFonts w:ascii="Times New Roman" w:hAnsi="Times New Roman" w:cs="Times New Roman"/>
        </w:rPr>
        <w:commentReference w:id="134"/>
      </w:r>
      <w:r w:rsidRPr="00CE5E5C">
        <w:rPr>
          <w:rFonts w:ascii="Times New Roman" w:hAnsi="Times New Roman" w:cs="Times New Roman"/>
          <w:sz w:val="24"/>
          <w:szCs w:val="24"/>
        </w:rPr>
        <w:t xml:space="preserve"> (</w:t>
      </w:r>
      <w:ins w:id="135" w:author="Leslie Ries" w:date="2023-03-19T15:39:00Z">
        <w:r w:rsidR="009643EB">
          <w:rPr>
            <w:rFonts w:ascii="Times New Roman" w:hAnsi="Times New Roman" w:cs="Times New Roman"/>
            <w:sz w:val="24"/>
            <w:szCs w:val="24"/>
          </w:rPr>
          <w:t>Fagan et al., 2001</w:t>
        </w:r>
      </w:ins>
      <w:r w:rsidRPr="00CE5E5C">
        <w:rPr>
          <w:rFonts w:ascii="Times New Roman" w:hAnsi="Times New Roman" w:cs="Times New Roman"/>
          <w:sz w:val="24"/>
          <w:szCs w:val="24"/>
        </w:rPr>
        <w:t xml:space="preserve">). </w:t>
      </w:r>
      <w:commentRangeEnd w:id="130"/>
      <w:r w:rsidR="009643EB">
        <w:rPr>
          <w:rStyle w:val="CommentReference"/>
        </w:rPr>
        <w:commentReference w:id="130"/>
      </w:r>
      <w:r w:rsidRPr="00CE5E5C">
        <w:rPr>
          <w:rFonts w:ascii="Times New Roman" w:hAnsi="Times New Roman" w:cs="Times New Roman"/>
          <w:sz w:val="24"/>
          <w:szCs w:val="24"/>
        </w:rPr>
        <w:t xml:space="preserve">We thus conducted two trait-based analyses on our occupancy model output. We examined if </w:t>
      </w:r>
      <w:r w:rsidR="00574965">
        <w:rPr>
          <w:rFonts w:ascii="Times New Roman" w:hAnsi="Times New Roman" w:cs="Times New Roman"/>
          <w:sz w:val="24"/>
          <w:szCs w:val="24"/>
        </w:rPr>
        <w:t xml:space="preserve">average annual range-wide temperature and other traits such as </w:t>
      </w:r>
      <w:r w:rsidRPr="00CE5E5C">
        <w:rPr>
          <w:rFonts w:ascii="Times New Roman" w:hAnsi="Times New Roman" w:cs="Times New Roman"/>
          <w:sz w:val="24"/>
          <w:szCs w:val="24"/>
        </w:rPr>
        <w:t xml:space="preserve">wingspan, host plant family breadth, overwintering life-stage, and disturbance affinity predicted mean occupancy shifts from the 1970s to 2010s. </w:t>
      </w:r>
      <w:commentRangeStart w:id="136"/>
      <w:r w:rsidRPr="00CE5E5C">
        <w:rPr>
          <w:rFonts w:ascii="Times New Roman" w:hAnsi="Times New Roman" w:cs="Times New Roman"/>
          <w:sz w:val="24"/>
          <w:szCs w:val="24"/>
        </w:rPr>
        <w:t xml:space="preserve">Our trait data provided enough information to successfully model 75 of the 90 total species in our occupancy analysis. </w:t>
      </w:r>
      <w:commentRangeEnd w:id="136"/>
      <w:r w:rsidR="00B002DE">
        <w:rPr>
          <w:rStyle w:val="CommentReference"/>
        </w:rPr>
        <w:commentReference w:id="136"/>
      </w:r>
      <w:r w:rsidRPr="00CE5E5C">
        <w:rPr>
          <w:rFonts w:ascii="Times New Roman" w:hAnsi="Times New Roman" w:cs="Times New Roman"/>
          <w:sz w:val="24"/>
          <w:szCs w:val="24"/>
        </w:rPr>
        <w:t xml:space="preserve">We specified </w:t>
      </w:r>
      <w:r w:rsidR="00EE4477">
        <w:rPr>
          <w:rFonts w:ascii="Times New Roman" w:hAnsi="Times New Roman" w:cs="Times New Roman"/>
          <w:sz w:val="24"/>
          <w:szCs w:val="24"/>
        </w:rPr>
        <w:t>eight</w:t>
      </w:r>
      <w:r w:rsidRPr="00CE5E5C">
        <w:rPr>
          <w:rFonts w:ascii="Times New Roman" w:hAnsi="Times New Roman" w:cs="Times New Roman"/>
          <w:sz w:val="24"/>
          <w:szCs w:val="24"/>
        </w:rPr>
        <w:t xml:space="preserve"> models for each geographic region of the model</w:t>
      </w:r>
      <w:r w:rsidR="00585396">
        <w:rPr>
          <w:rFonts w:ascii="Times New Roman" w:hAnsi="Times New Roman" w:cs="Times New Roman"/>
          <w:sz w:val="24"/>
          <w:szCs w:val="24"/>
        </w:rPr>
        <w:t>ed</w:t>
      </w:r>
      <w:r w:rsidRPr="00CE5E5C">
        <w:rPr>
          <w:rFonts w:ascii="Times New Roman" w:hAnsi="Times New Roman" w:cs="Times New Roman"/>
          <w:sz w:val="24"/>
          <w:szCs w:val="24"/>
        </w:rPr>
        <w:t xml:space="preserve"> range for our species (</w:t>
      </w:r>
      <w:commentRangeStart w:id="137"/>
      <w:proofErr w:type="spellStart"/>
      <w:r w:rsidRPr="00CE5E5C">
        <w:rPr>
          <w:rFonts w:ascii="Times New Roman" w:hAnsi="Times New Roman" w:cs="Times New Roman"/>
          <w:sz w:val="24"/>
          <w:szCs w:val="24"/>
        </w:rPr>
        <w:t>core</w:t>
      </w:r>
      <w:commentRangeEnd w:id="137"/>
      <w:r w:rsidR="00B002DE">
        <w:rPr>
          <w:rStyle w:val="CommentReference"/>
        </w:rPr>
        <w:commentReference w:id="137"/>
      </w:r>
      <w:ins w:id="138" w:author="Leslie Ries" w:date="2023-03-19T15:42:00Z">
        <w:r w:rsidR="00B002DE">
          <w:rPr>
            <w:rFonts w:ascii="Times New Roman" w:hAnsi="Times New Roman" w:cs="Times New Roman"/>
            <w:sz w:val="24"/>
            <w:szCs w:val="24"/>
          </w:rPr>
          <w:t>I</w:t>
        </w:r>
      </w:ins>
      <w:proofErr w:type="spellEnd"/>
      <w:r w:rsidRPr="00CE5E5C">
        <w:rPr>
          <w:rFonts w:ascii="Times New Roman" w:hAnsi="Times New Roman" w:cs="Times New Roman"/>
          <w:sz w:val="24"/>
          <w:szCs w:val="24"/>
        </w:rPr>
        <w:t xml:space="preserve">/mid-latitude third, southern third, and northern third): </w:t>
      </w:r>
      <w:commentRangeStart w:id="139"/>
      <w:r w:rsidRPr="00CE5E5C">
        <w:rPr>
          <w:rFonts w:ascii="Times New Roman" w:hAnsi="Times New Roman" w:cs="Times New Roman"/>
          <w:sz w:val="24"/>
          <w:szCs w:val="24"/>
        </w:rPr>
        <w:t xml:space="preserve">(a) an intercept-only, “null” model, (b) a model including only a phylogenetic intercept term, (c) a model including only </w:t>
      </w:r>
      <w:r w:rsidR="00574965">
        <w:rPr>
          <w:rFonts w:ascii="Times New Roman" w:hAnsi="Times New Roman" w:cs="Times New Roman"/>
          <w:sz w:val="24"/>
          <w:szCs w:val="24"/>
        </w:rPr>
        <w:t xml:space="preserve">species’ range-wide average annual temperature, </w:t>
      </w:r>
      <w:r w:rsidRPr="00CE5E5C">
        <w:rPr>
          <w:rFonts w:ascii="Times New Roman" w:hAnsi="Times New Roman" w:cs="Times New Roman"/>
          <w:sz w:val="24"/>
          <w:szCs w:val="24"/>
        </w:rPr>
        <w:t xml:space="preserve">(d) a model including </w:t>
      </w:r>
      <w:r w:rsidR="00574965">
        <w:rPr>
          <w:rFonts w:ascii="Times New Roman" w:hAnsi="Times New Roman" w:cs="Times New Roman"/>
          <w:sz w:val="24"/>
          <w:szCs w:val="24"/>
        </w:rPr>
        <w:t xml:space="preserve">species’ range-wide average annual temperature and phylogenetic intercept term, (e) a model including species’ range-wide temperature, overwintering stage, and the interaction of those two traits, (f) a model including the aforementioned covariates and a phylogenetic intercept term, (g) a model including species’ range-wide average annual temperature, range size, host plant family breadth, wingspan, overwintering stage, and disturbance affinity as predictors, and finally, (h) a model including all </w:t>
      </w:r>
      <w:del w:id="140" w:author="Leslie Ries" w:date="2023-03-19T15:46:00Z">
        <w:r w:rsidR="00574965" w:rsidDel="00B002DE">
          <w:rPr>
            <w:rFonts w:ascii="Times New Roman" w:hAnsi="Times New Roman" w:cs="Times New Roman"/>
            <w:sz w:val="24"/>
            <w:szCs w:val="24"/>
          </w:rPr>
          <w:delText xml:space="preserve">aforementioned </w:delText>
        </w:r>
      </w:del>
      <w:ins w:id="141" w:author="Leslie Ries" w:date="2023-03-19T15:46:00Z">
        <w:r w:rsidR="00B002DE">
          <w:rPr>
            <w:rFonts w:ascii="Times New Roman" w:hAnsi="Times New Roman" w:cs="Times New Roman"/>
            <w:sz w:val="24"/>
            <w:szCs w:val="24"/>
          </w:rPr>
          <w:t xml:space="preserve">  </w:t>
        </w:r>
      </w:ins>
      <w:r w:rsidR="00574965">
        <w:rPr>
          <w:rFonts w:ascii="Times New Roman" w:hAnsi="Times New Roman" w:cs="Times New Roman"/>
          <w:sz w:val="24"/>
          <w:szCs w:val="24"/>
        </w:rPr>
        <w:t>traits and a phylogenetic intercept term.</w:t>
      </w:r>
      <w:r w:rsidRPr="00CE5E5C">
        <w:rPr>
          <w:rFonts w:ascii="Times New Roman" w:hAnsi="Times New Roman" w:cs="Times New Roman"/>
          <w:sz w:val="24"/>
          <w:szCs w:val="24"/>
        </w:rPr>
        <w:t xml:space="preserve"> </w:t>
      </w:r>
      <w:commentRangeEnd w:id="139"/>
      <w:r w:rsidR="00B002DE">
        <w:rPr>
          <w:rStyle w:val="CommentReference"/>
        </w:rPr>
        <w:commentReference w:id="139"/>
      </w:r>
      <w:r w:rsidRPr="00CE5E5C">
        <w:rPr>
          <w:rFonts w:ascii="Times New Roman" w:hAnsi="Times New Roman" w:cs="Times New Roman"/>
          <w:sz w:val="24"/>
          <w:szCs w:val="24"/>
        </w:rPr>
        <w:t xml:space="preserve">Detailed mathematical representations of each model can be found in the Supplementary Material. We then compared the models using </w:t>
      </w:r>
      <w:commentRangeStart w:id="142"/>
      <w:commentRangeStart w:id="143"/>
      <w:r w:rsidRPr="00CE5E5C">
        <w:rPr>
          <w:rFonts w:ascii="Times New Roman" w:hAnsi="Times New Roman" w:cs="Times New Roman"/>
          <w:sz w:val="24"/>
          <w:szCs w:val="24"/>
        </w:rPr>
        <w:t xml:space="preserve">leave-one-out (LOO) cross-validation in order to select the top candidate model </w:t>
      </w:r>
      <w:r w:rsidR="0059793C"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{"citationID":"6nCjVsvu","properties":{"formattedCitation":"(Vehtari {\\i{}et al.} 2017)","plainCitation":"(Vehtari et al. 2017)","noteIndex":0},"citationItems":[{"id":811,"uris":["http://zotero.org/users/3183432/items/C2WRXFJW"],"itemData":{"id":811,"type":"article-journal","container-title":"Statistics and computing","note":"publisher: Springer","page":"1413–1432","title":"Practical Bayesian model evaluation using leave-one-out cross-validation and WAIC","volume":"27","author":[{"family":"Vehtari","given":"Aki"},{"family":"Gelman","given":"Andrew"},{"family":"Gabry","given":"Jonah"}],"issued":{"date-parts":[["2017"]]}}}],"schema":"https://github.com/citation-style-language/schema/raw/master/csl-citation.json"} </w:instrText>
      </w:r>
      <w:r w:rsidR="0059793C"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w:t>
      </w:r>
      <w:proofErr w:type="spellStart"/>
      <w:r w:rsidR="00B71B27" w:rsidRPr="00B71B27">
        <w:rPr>
          <w:rFonts w:ascii="Times New Roman" w:hAnsi="Times New Roman" w:cs="Times New Roman"/>
          <w:sz w:val="24"/>
          <w:szCs w:val="24"/>
        </w:rPr>
        <w:t>Vehtari</w:t>
      </w:r>
      <w:proofErr w:type="spellEnd"/>
      <w:r w:rsidR="00B71B27" w:rsidRPr="00B71B27">
        <w:rPr>
          <w:rFonts w:ascii="Times New Roman" w:hAnsi="Times New Roman" w:cs="Times New Roman"/>
          <w:sz w:val="24"/>
          <w:szCs w:val="24"/>
        </w:rPr>
        <w:t xml:space="preserv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2017)</w:t>
      </w:r>
      <w:r w:rsidR="0059793C"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w:t>
      </w:r>
      <w:commentRangeEnd w:id="142"/>
      <w:r w:rsidR="00B002DE">
        <w:rPr>
          <w:rStyle w:val="CommentReference"/>
        </w:rPr>
        <w:commentReference w:id="142"/>
      </w:r>
      <w:commentRangeEnd w:id="143"/>
      <w:r w:rsidR="00B002DE">
        <w:rPr>
          <w:rStyle w:val="CommentReference"/>
        </w:rPr>
        <w:commentReference w:id="143"/>
      </w:r>
      <w:r w:rsidRPr="00CE5E5C">
        <w:rPr>
          <w:rFonts w:ascii="Times New Roman" w:hAnsi="Times New Roman" w:cs="Times New Roman"/>
          <w:sz w:val="24"/>
          <w:szCs w:val="24"/>
        </w:rPr>
        <w:t xml:space="preserve">Phylogenetic signal among occupancy estimates was measured using </w:t>
      </w:r>
      <w:proofErr w:type="spellStart"/>
      <w:r w:rsidRPr="00CE5E5C">
        <w:rPr>
          <w:rFonts w:ascii="Times New Roman" w:hAnsi="Times New Roman" w:cs="Times New Roman"/>
          <w:sz w:val="24"/>
          <w:szCs w:val="24"/>
        </w:rPr>
        <w:t>Pagel’s</w:t>
      </w:r>
      <w:proofErr w:type="spellEnd"/>
      <w:r w:rsidRPr="00CE5E5C">
        <w:rPr>
          <w:rFonts w:ascii="Times New Roman" w:hAnsi="Times New Roman" w:cs="Times New Roman"/>
          <w:sz w:val="24"/>
          <w:szCs w:val="24"/>
        </w:rPr>
        <w:t xml:space="preserve"> </w:t>
      </w:r>
      <w:hyperlink r:id="rId63" w:anchor="0">
        <w:r w:rsidRPr="00CE5E5C">
          <w:rPr>
            <w:rFonts w:ascii="Times New Roman" w:hAnsi="Times New Roman" w:cs="Times New Roman"/>
            <w:noProof/>
            <w:sz w:val="24"/>
            <w:szCs w:val="24"/>
          </w:rPr>
          <w:drawing>
            <wp:inline distT="19050" distB="19050" distL="19050" distR="19050" wp14:anchorId="27BF9462" wp14:editId="7BAC2E91">
              <wp:extent cx="76200" cy="114300"/>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4"/>
                      <a:srcRect/>
                      <a:stretch>
                        <a:fillRect/>
                      </a:stretch>
                    </pic:blipFill>
                    <pic:spPr>
                      <a:xfrm>
                        <a:off x="0" y="0"/>
                        <a:ext cx="76200" cy="114300"/>
                      </a:xfrm>
                      <a:prstGeom prst="rect">
                        <a:avLst/>
                      </a:prstGeom>
                      <a:ln/>
                    </pic:spPr>
                  </pic:pic>
                </a:graphicData>
              </a:graphic>
            </wp:inline>
          </w:drawing>
        </w:r>
      </w:hyperlink>
      <w:r w:rsidRPr="00CE5E5C">
        <w:rPr>
          <w:rFonts w:ascii="Times New Roman" w:hAnsi="Times New Roman" w:cs="Times New Roman"/>
          <w:sz w:val="24"/>
          <w:szCs w:val="24"/>
        </w:rPr>
        <w:t xml:space="preserve"> where values close to zero indicate no phylogenetic signal in the response and values close to one indicate strong correlation with phylogeny </w:t>
      </w:r>
      <w:r w:rsidR="005B138B"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{"citationID":"rH1Nswn0","properties":{"formattedCitation":"(Pagel 1999; Freckleton {\\i{}et al.} 2002)","plainCitation":"(Pagel 1999; Freckleton et al. 2002)","noteIndex":0},"citationItems":[{"id":345,"uris":["http://zotero.org/users/3183432/items/NX9YAJTY"],"itemData":{"id":345,"type":"article-journal","container-title":"The American Naturalist","issue":"6","title":"Phylogenetic analysis and comparative data: a test and review of evidence","volume":"160","author":[{"family":"Freckleton","given":"R.P."},{"family":"Harvey","given":"P.H."},{"family":"Pagel","given":"M."}],"editor":[{"family":"Losos","given":"J.B."}],"issued":{"date-parts":[["2002"]]}}},{"id":302,"uris":["http://zotero.org/users/3183432/items/3SPE8799"],"itemData":{"id":302,"type":"article-journal","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Earth.","container-title":"Nature","page":"877-884","title":"Inferring the historical patterns of biological evolution","volume":"401","author":[{"family":"Pagel","given":"Mark"}],"issued":{"date-parts":[["1999"]]}}}],"schema":"https://github.com/citation-style-language/schema/raw/master/csl-citation.json"} </w:instrText>
      </w:r>
      <w:r w:rsidR="005B138B"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w:t>
      </w:r>
      <w:proofErr w:type="spellStart"/>
      <w:r w:rsidR="00B71B27" w:rsidRPr="00B71B27">
        <w:rPr>
          <w:rFonts w:ascii="Times New Roman" w:hAnsi="Times New Roman" w:cs="Times New Roman"/>
          <w:sz w:val="24"/>
          <w:szCs w:val="24"/>
        </w:rPr>
        <w:t>Pagel</w:t>
      </w:r>
      <w:proofErr w:type="spellEnd"/>
      <w:r w:rsidR="00B71B27" w:rsidRPr="00B71B27">
        <w:rPr>
          <w:rFonts w:ascii="Times New Roman" w:hAnsi="Times New Roman" w:cs="Times New Roman"/>
          <w:sz w:val="24"/>
          <w:szCs w:val="24"/>
        </w:rPr>
        <w:t xml:space="preserve"> 1999; </w:t>
      </w:r>
      <w:proofErr w:type="spellStart"/>
      <w:r w:rsidR="00B71B27" w:rsidRPr="00B71B27">
        <w:rPr>
          <w:rFonts w:ascii="Times New Roman" w:hAnsi="Times New Roman" w:cs="Times New Roman"/>
          <w:sz w:val="24"/>
          <w:szCs w:val="24"/>
        </w:rPr>
        <w:t>Freckleton</w:t>
      </w:r>
      <w:proofErr w:type="spellEnd"/>
      <w:r w:rsidR="00B71B27" w:rsidRPr="00B71B27">
        <w:rPr>
          <w:rFonts w:ascii="Times New Roman" w:hAnsi="Times New Roman" w:cs="Times New Roman"/>
          <w:sz w:val="24"/>
          <w:szCs w:val="24"/>
        </w:rPr>
        <w:t xml:space="preserv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2002)</w:t>
      </w:r>
      <w:r w:rsidR="005B138B"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This work was performed using the R package “brms”  which interfaces </w:t>
      </w:r>
      <w:r w:rsidRPr="00CE5E5C">
        <w:rPr>
          <w:rFonts w:ascii="Times New Roman" w:hAnsi="Times New Roman" w:cs="Times New Roman"/>
          <w:sz w:val="24"/>
          <w:szCs w:val="24"/>
        </w:rPr>
        <w:lastRenderedPageBreak/>
        <w:t xml:space="preserve">with Stan </w:t>
      </w:r>
      <w:r w:rsidR="005B138B"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{"citationID":"LA2YF0uV","properties":{"formattedCitation":"(B\\uc0\\u252{}rkner 2017)","plainCitation":"(Bürkner 2017)","noteIndex":0},"citationItems":[{"id":825,"uris":["http://zotero.org/users/3183432/items/CGTJHQVB"],"itemData":{"id":825,"type":"article-journal","container-title":"Journal of statistical software","page":"1–28","title":"brms: An R package for Bayesian multilevel models using Stan","volume":"80","author":[{"family":"Bürkner","given":"Paul-Christian"}],"issued":{"date-parts":[["2017"]]}}}],"schema":"https://github.com/citation-style-language/schema/raw/master/csl-citation.json"} </w:instrText>
      </w:r>
      <w:r w:rsidR="005B138B"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w:t>
      </w:r>
      <w:proofErr w:type="spellStart"/>
      <w:r w:rsidR="00B71B27" w:rsidRPr="00B71B27">
        <w:rPr>
          <w:rFonts w:ascii="Times New Roman" w:hAnsi="Times New Roman" w:cs="Times New Roman"/>
          <w:sz w:val="24"/>
          <w:szCs w:val="24"/>
        </w:rPr>
        <w:t>Bürkner</w:t>
      </w:r>
      <w:proofErr w:type="spellEnd"/>
      <w:r w:rsidR="00B71B27" w:rsidRPr="00B71B27">
        <w:rPr>
          <w:rFonts w:ascii="Times New Roman" w:hAnsi="Times New Roman" w:cs="Times New Roman"/>
          <w:sz w:val="24"/>
          <w:szCs w:val="24"/>
        </w:rPr>
        <w:t xml:space="preserve"> 2017)</w:t>
      </w:r>
      <w:r w:rsidR="005B138B"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We ran all of our models for 200,000 iterations, discarding 100,000 as “burn-in” and thinning by 50 across four chains for a total of 4,000 samples from the posterior. We assessed convergence by using the Gelman-Rubin diagnostic values and by inspecting trace plots (provided in the Supplementary Material). </w:t>
      </w:r>
    </w:p>
    <w:p w14:paraId="73FDC341" w14:textId="77777777" w:rsidR="00F21671" w:rsidRPr="00CE5E5C" w:rsidRDefault="00F21671">
      <w:pPr>
        <w:spacing w:line="480" w:lineRule="auto"/>
        <w:jc w:val="both"/>
        <w:rPr>
          <w:rFonts w:ascii="Times New Roman" w:hAnsi="Times New Roman" w:cs="Times New Roman"/>
          <w:b/>
          <w:sz w:val="24"/>
          <w:szCs w:val="24"/>
        </w:rPr>
      </w:pPr>
    </w:p>
    <w:p w14:paraId="69388DEC" w14:textId="77777777" w:rsidR="00F21671" w:rsidRPr="00CE5E5C" w:rsidRDefault="00000000">
      <w:pPr>
        <w:spacing w:line="480" w:lineRule="auto"/>
        <w:jc w:val="both"/>
        <w:rPr>
          <w:rFonts w:ascii="Times New Roman" w:hAnsi="Times New Roman" w:cs="Times New Roman"/>
          <w:b/>
          <w:sz w:val="24"/>
          <w:szCs w:val="24"/>
        </w:rPr>
      </w:pPr>
      <w:r w:rsidRPr="00CE5E5C">
        <w:rPr>
          <w:rFonts w:ascii="Times New Roman" w:hAnsi="Times New Roman" w:cs="Times New Roman"/>
          <w:b/>
          <w:sz w:val="24"/>
          <w:szCs w:val="24"/>
        </w:rPr>
        <w:t>3. RESULTS</w:t>
      </w:r>
    </w:p>
    <w:p w14:paraId="39A97392" w14:textId="7E98D0C8" w:rsidR="00F21671" w:rsidRPr="00CE5E5C" w:rsidRDefault="00000000">
      <w:pPr>
        <w:spacing w:line="480" w:lineRule="auto"/>
        <w:jc w:val="both"/>
        <w:rPr>
          <w:rFonts w:ascii="Times New Roman" w:hAnsi="Times New Roman" w:cs="Times New Roman"/>
          <w:sz w:val="24"/>
          <w:szCs w:val="24"/>
        </w:rPr>
      </w:pPr>
      <w:r w:rsidRPr="00CE5E5C">
        <w:rPr>
          <w:rFonts w:ascii="Times New Roman" w:hAnsi="Times New Roman" w:cs="Times New Roman"/>
          <w:i/>
          <w:sz w:val="24"/>
          <w:szCs w:val="24"/>
        </w:rPr>
        <w:tab/>
      </w:r>
      <w:r w:rsidRPr="00CE5E5C">
        <w:rPr>
          <w:rFonts w:ascii="Times New Roman" w:hAnsi="Times New Roman" w:cs="Times New Roman"/>
          <w:sz w:val="24"/>
          <w:szCs w:val="24"/>
        </w:rPr>
        <w:t xml:space="preserve">We modeled the response of </w:t>
      </w:r>
      <w:commentRangeStart w:id="144"/>
      <w:r w:rsidRPr="00CE5E5C">
        <w:rPr>
          <w:rFonts w:ascii="Times New Roman" w:hAnsi="Times New Roman" w:cs="Times New Roman"/>
          <w:sz w:val="24"/>
          <w:szCs w:val="24"/>
        </w:rPr>
        <w:t xml:space="preserve">90 species of butterfly to changes </w:t>
      </w:r>
      <w:commentRangeEnd w:id="144"/>
      <w:r w:rsidR="00485B0D">
        <w:rPr>
          <w:rStyle w:val="CommentReference"/>
        </w:rPr>
        <w:commentReference w:id="144"/>
      </w:r>
      <w:ins w:id="145" w:author="Leslie Ries" w:date="2023-03-19T15:53:00Z">
        <w:r w:rsidR="00485B0D">
          <w:rPr>
            <w:rFonts w:ascii="Times New Roman" w:hAnsi="Times New Roman" w:cs="Times New Roman"/>
            <w:sz w:val="24"/>
            <w:szCs w:val="24"/>
          </w:rPr>
          <w:t>to</w:t>
        </w:r>
      </w:ins>
      <w:del w:id="146" w:author="Leslie Ries" w:date="2023-03-19T15:53:00Z">
        <w:r w:rsidRPr="00CE5E5C" w:rsidDel="00485B0D">
          <w:rPr>
            <w:rFonts w:ascii="Times New Roman" w:hAnsi="Times New Roman" w:cs="Times New Roman"/>
            <w:sz w:val="24"/>
            <w:szCs w:val="24"/>
          </w:rPr>
          <w:delText>in</w:delText>
        </w:r>
      </w:del>
      <w:r w:rsidRPr="00CE5E5C">
        <w:rPr>
          <w:rFonts w:ascii="Times New Roman" w:hAnsi="Times New Roman" w:cs="Times New Roman"/>
          <w:sz w:val="24"/>
          <w:szCs w:val="24"/>
        </w:rPr>
        <w:t xml:space="preserve"> temperature from 1970-2019</w:t>
      </w:r>
      <w:ins w:id="147" w:author="Leslie Ries" w:date="2023-03-19T15:55:00Z">
        <w:r w:rsidR="00485B0D">
          <w:rPr>
            <w:rFonts w:ascii="Times New Roman" w:hAnsi="Times New Roman" w:cs="Times New Roman"/>
            <w:sz w:val="24"/>
            <w:szCs w:val="24"/>
          </w:rPr>
          <w:t xml:space="preserve"> and x percent showed a trend</w:t>
        </w:r>
      </w:ins>
      <w:ins w:id="148" w:author="Leslie Ries" w:date="2023-03-19T16:13:00Z">
        <w:r w:rsidR="001555B5">
          <w:rPr>
            <w:rFonts w:ascii="Times New Roman" w:hAnsi="Times New Roman" w:cs="Times New Roman"/>
            <w:sz w:val="24"/>
            <w:szCs w:val="24"/>
          </w:rPr>
          <w:t xml:space="preserve"> (defined here </w:t>
        </w:r>
      </w:ins>
      <w:ins w:id="149" w:author="Leslie Ries" w:date="2023-03-19T16:14:00Z">
        <w:r w:rsidR="001555B5">
          <w:rPr>
            <w:rFonts w:ascii="Times New Roman" w:hAnsi="Times New Roman" w:cs="Times New Roman"/>
            <w:sz w:val="24"/>
            <w:szCs w:val="24"/>
          </w:rPr>
          <w:t xml:space="preserve">by the credible intervals not overlapping zero) </w:t>
        </w:r>
      </w:ins>
      <w:r w:rsidRPr="00CE5E5C">
        <w:rPr>
          <w:rFonts w:ascii="Times New Roman" w:hAnsi="Times New Roman" w:cs="Times New Roman"/>
          <w:sz w:val="24"/>
          <w:szCs w:val="24"/>
        </w:rPr>
        <w:t xml:space="preserve">. </w:t>
      </w:r>
      <w:ins w:id="150" w:author="Leslie Ries" w:date="2023-03-19T16:48:00Z">
        <w:r w:rsidR="006B0312" w:rsidRPr="006B0312">
          <w:rPr>
            <w:rFonts w:ascii="Times New Roman" w:hAnsi="Times New Roman" w:cs="Times New Roman"/>
            <w:sz w:val="24"/>
            <w:szCs w:val="24"/>
          </w:rPr>
          <w:t xml:space="preserve">Overall, occupancy probability increased with increasing minimum temperature across all species (Fig. 2). Not surprisingly, warm-adapted species showed the greatest increase with rises in minimum temperature and cold adapted species showed acute declines (Fig. 2). </w:t>
        </w:r>
        <w:commentRangeStart w:id="151"/>
        <w:r w:rsidR="006B0312" w:rsidRPr="006B0312">
          <w:rPr>
            <w:rFonts w:ascii="Times New Roman" w:hAnsi="Times New Roman" w:cs="Times New Roman"/>
            <w:sz w:val="24"/>
            <w:szCs w:val="24"/>
          </w:rPr>
          <w:t xml:space="preserve">However, model results also showed an unexpected reversal in trend when temperatures increased (Fig. 2), </w:t>
        </w:r>
      </w:ins>
      <w:commentRangeEnd w:id="151"/>
      <w:ins w:id="152" w:author="Leslie Ries" w:date="2023-03-19T16:54:00Z">
        <w:r w:rsidR="00C41BD6">
          <w:rPr>
            <w:rStyle w:val="CommentReference"/>
          </w:rPr>
          <w:commentReference w:id="151"/>
        </w:r>
      </w:ins>
      <w:ins w:id="153" w:author="Leslie Ries" w:date="2023-03-19T16:48:00Z">
        <w:r w:rsidR="006B0312" w:rsidRPr="006B0312">
          <w:rPr>
            <w:rFonts w:ascii="Times New Roman" w:hAnsi="Times New Roman" w:cs="Times New Roman"/>
            <w:sz w:val="24"/>
            <w:szCs w:val="24"/>
          </w:rPr>
          <w:t>although confidence was much lower for that pattern (Fig. 2).</w:t>
        </w:r>
      </w:ins>
      <w:del w:id="154" w:author="Leslie Ries" w:date="2023-03-19T16:48:00Z">
        <w:r w:rsidRPr="00CE5E5C" w:rsidDel="006B0312">
          <w:rPr>
            <w:rFonts w:ascii="Times New Roman" w:hAnsi="Times New Roman" w:cs="Times New Roman"/>
            <w:sz w:val="24"/>
            <w:szCs w:val="24"/>
          </w:rPr>
          <w:delText>Generally, cold-adapted species exhibit negative responses to increasing minimum temperatures across their ranges while warm-adapted species generally fare better (</w:delText>
        </w:r>
        <w:commentRangeStart w:id="155"/>
        <w:r w:rsidRPr="00CE5E5C" w:rsidDel="006B0312">
          <w:rPr>
            <w:rFonts w:ascii="Times New Roman" w:hAnsi="Times New Roman" w:cs="Times New Roman"/>
            <w:sz w:val="24"/>
            <w:szCs w:val="24"/>
          </w:rPr>
          <w:delText>Figure 2</w:delText>
        </w:r>
        <w:commentRangeEnd w:id="155"/>
        <w:r w:rsidR="00485B0D" w:rsidDel="006B0312">
          <w:rPr>
            <w:rStyle w:val="CommentReference"/>
          </w:rPr>
          <w:commentReference w:id="155"/>
        </w:r>
        <w:r w:rsidRPr="00CE5E5C" w:rsidDel="006B0312">
          <w:rPr>
            <w:rFonts w:ascii="Times New Roman" w:hAnsi="Times New Roman" w:cs="Times New Roman"/>
            <w:sz w:val="24"/>
            <w:szCs w:val="24"/>
          </w:rPr>
          <w:delText xml:space="preserve">). </w:delText>
        </w:r>
      </w:del>
      <w:r w:rsidRPr="00CE5E5C">
        <w:rPr>
          <w:rFonts w:ascii="Times New Roman" w:hAnsi="Times New Roman" w:cs="Times New Roman"/>
          <w:sz w:val="24"/>
          <w:szCs w:val="24"/>
        </w:rPr>
        <w:t xml:space="preserve">Notably, several cold-adapted species exhibit average occupancy declines across their modeled ranges including </w:t>
      </w:r>
      <w:proofErr w:type="spellStart"/>
      <w:r w:rsidRPr="00CE5E5C">
        <w:rPr>
          <w:rFonts w:ascii="Times New Roman" w:hAnsi="Times New Roman" w:cs="Times New Roman"/>
          <w:i/>
          <w:sz w:val="24"/>
          <w:szCs w:val="24"/>
        </w:rPr>
        <w:t>Boloria</w:t>
      </w:r>
      <w:proofErr w:type="spellEnd"/>
      <w:r w:rsidRPr="00CE5E5C">
        <w:rPr>
          <w:rFonts w:ascii="Times New Roman" w:hAnsi="Times New Roman" w:cs="Times New Roman"/>
          <w:i/>
          <w:sz w:val="24"/>
          <w:szCs w:val="24"/>
        </w:rPr>
        <w:t xml:space="preserve"> </w:t>
      </w:r>
      <w:proofErr w:type="spellStart"/>
      <w:r w:rsidRPr="00CE5E5C">
        <w:rPr>
          <w:rFonts w:ascii="Times New Roman" w:hAnsi="Times New Roman" w:cs="Times New Roman"/>
          <w:i/>
          <w:sz w:val="24"/>
          <w:szCs w:val="24"/>
        </w:rPr>
        <w:t>freija</w:t>
      </w:r>
      <w:proofErr w:type="spellEnd"/>
      <w:r w:rsidRPr="00CE5E5C">
        <w:rPr>
          <w:rFonts w:ascii="Times New Roman" w:hAnsi="Times New Roman" w:cs="Times New Roman"/>
          <w:i/>
          <w:sz w:val="24"/>
          <w:szCs w:val="24"/>
        </w:rPr>
        <w:t xml:space="preserve"> </w:t>
      </w:r>
      <w:r w:rsidRPr="00CE5E5C">
        <w:rPr>
          <w:rFonts w:ascii="Times New Roman" w:hAnsi="Times New Roman" w:cs="Times New Roman"/>
          <w:sz w:val="24"/>
          <w:szCs w:val="24"/>
        </w:rPr>
        <w:t xml:space="preserve">(BOLFRE, </w:t>
      </w:r>
      <w:r w:rsidR="0087509B">
        <w:rPr>
          <w:rFonts w:ascii="Times New Roman" w:hAnsi="Times New Roman" w:cs="Times New Roman"/>
          <w:sz w:val="24"/>
          <w:szCs w:val="24"/>
        </w:rPr>
        <w:t>-7.5%</w:t>
      </w:r>
      <w:r w:rsidRPr="00CE5E5C">
        <w:rPr>
          <w:rFonts w:ascii="Times New Roman" w:hAnsi="Times New Roman" w:cs="Times New Roman"/>
          <w:sz w:val="24"/>
          <w:szCs w:val="24"/>
        </w:rPr>
        <w:t xml:space="preserve"> in mid-latitude sites), </w:t>
      </w:r>
      <w:r w:rsidRPr="00CE5E5C">
        <w:rPr>
          <w:rFonts w:ascii="Times New Roman" w:hAnsi="Times New Roman" w:cs="Times New Roman"/>
          <w:i/>
          <w:sz w:val="24"/>
          <w:szCs w:val="24"/>
        </w:rPr>
        <w:t xml:space="preserve">B. </w:t>
      </w:r>
      <w:proofErr w:type="spellStart"/>
      <w:r w:rsidRPr="00CE5E5C">
        <w:rPr>
          <w:rFonts w:ascii="Times New Roman" w:hAnsi="Times New Roman" w:cs="Times New Roman"/>
          <w:i/>
          <w:sz w:val="24"/>
          <w:szCs w:val="24"/>
        </w:rPr>
        <w:t>chariclea</w:t>
      </w:r>
      <w:proofErr w:type="spellEnd"/>
      <w:r w:rsidRPr="00CE5E5C">
        <w:rPr>
          <w:rFonts w:ascii="Times New Roman" w:hAnsi="Times New Roman" w:cs="Times New Roman"/>
          <w:i/>
          <w:sz w:val="24"/>
          <w:szCs w:val="24"/>
        </w:rPr>
        <w:t xml:space="preserve"> </w:t>
      </w:r>
      <w:r w:rsidRPr="00CE5E5C">
        <w:rPr>
          <w:rFonts w:ascii="Times New Roman" w:hAnsi="Times New Roman" w:cs="Times New Roman"/>
          <w:sz w:val="24"/>
          <w:szCs w:val="24"/>
        </w:rPr>
        <w:t xml:space="preserve">(BOLCHA, </w:t>
      </w:r>
      <w:r w:rsidR="00EB133E">
        <w:rPr>
          <w:rFonts w:ascii="Times New Roman" w:hAnsi="Times New Roman" w:cs="Times New Roman"/>
          <w:sz w:val="24"/>
          <w:szCs w:val="24"/>
        </w:rPr>
        <w:t>-6.8%</w:t>
      </w:r>
      <w:r w:rsidRPr="00CE5E5C">
        <w:rPr>
          <w:rFonts w:ascii="Times New Roman" w:hAnsi="Times New Roman" w:cs="Times New Roman"/>
          <w:sz w:val="24"/>
          <w:szCs w:val="24"/>
        </w:rPr>
        <w:t xml:space="preserve"> in mid-latitude sites), </w:t>
      </w:r>
      <w:proofErr w:type="spellStart"/>
      <w:r w:rsidRPr="00CE5E5C">
        <w:rPr>
          <w:rFonts w:ascii="Times New Roman" w:hAnsi="Times New Roman" w:cs="Times New Roman"/>
          <w:i/>
          <w:sz w:val="24"/>
          <w:szCs w:val="24"/>
        </w:rPr>
        <w:t>Boloria</w:t>
      </w:r>
      <w:proofErr w:type="spellEnd"/>
      <w:r w:rsidRPr="00CE5E5C">
        <w:rPr>
          <w:rFonts w:ascii="Times New Roman" w:hAnsi="Times New Roman" w:cs="Times New Roman"/>
          <w:i/>
          <w:sz w:val="24"/>
          <w:szCs w:val="24"/>
        </w:rPr>
        <w:t xml:space="preserve"> </w:t>
      </w:r>
      <w:proofErr w:type="spellStart"/>
      <w:r w:rsidRPr="00CE5E5C">
        <w:rPr>
          <w:rFonts w:ascii="Times New Roman" w:hAnsi="Times New Roman" w:cs="Times New Roman"/>
          <w:i/>
          <w:sz w:val="24"/>
          <w:szCs w:val="24"/>
        </w:rPr>
        <w:t>eunomia</w:t>
      </w:r>
      <w:proofErr w:type="spellEnd"/>
      <w:r w:rsidRPr="00CE5E5C">
        <w:rPr>
          <w:rFonts w:ascii="Times New Roman" w:hAnsi="Times New Roman" w:cs="Times New Roman"/>
          <w:sz w:val="24"/>
          <w:szCs w:val="24"/>
        </w:rPr>
        <w:t xml:space="preserve"> (BOLEUN, </w:t>
      </w:r>
      <w:r w:rsidR="007E163E">
        <w:rPr>
          <w:rFonts w:ascii="Times New Roman" w:hAnsi="Times New Roman" w:cs="Times New Roman"/>
          <w:sz w:val="24"/>
          <w:szCs w:val="24"/>
        </w:rPr>
        <w:t>-5.9%</w:t>
      </w:r>
      <w:r w:rsidRPr="00CE5E5C">
        <w:rPr>
          <w:rFonts w:ascii="Times New Roman" w:hAnsi="Times New Roman" w:cs="Times New Roman"/>
          <w:sz w:val="24"/>
          <w:szCs w:val="24"/>
        </w:rPr>
        <w:t xml:space="preserve"> in mid-latitude sites), and </w:t>
      </w:r>
      <w:proofErr w:type="spellStart"/>
      <w:r w:rsidRPr="00CE5E5C">
        <w:rPr>
          <w:rFonts w:ascii="Times New Roman" w:hAnsi="Times New Roman" w:cs="Times New Roman"/>
          <w:i/>
          <w:sz w:val="24"/>
          <w:szCs w:val="24"/>
        </w:rPr>
        <w:t>Agriades</w:t>
      </w:r>
      <w:proofErr w:type="spellEnd"/>
      <w:r w:rsidRPr="00CE5E5C">
        <w:rPr>
          <w:rFonts w:ascii="Times New Roman" w:hAnsi="Times New Roman" w:cs="Times New Roman"/>
          <w:i/>
          <w:sz w:val="24"/>
          <w:szCs w:val="24"/>
        </w:rPr>
        <w:t xml:space="preserve"> </w:t>
      </w:r>
      <w:proofErr w:type="spellStart"/>
      <w:r w:rsidRPr="00CE5E5C">
        <w:rPr>
          <w:rFonts w:ascii="Times New Roman" w:hAnsi="Times New Roman" w:cs="Times New Roman"/>
          <w:i/>
          <w:sz w:val="24"/>
          <w:szCs w:val="24"/>
        </w:rPr>
        <w:t>glandon</w:t>
      </w:r>
      <w:proofErr w:type="spellEnd"/>
      <w:r w:rsidRPr="00CE5E5C">
        <w:rPr>
          <w:rFonts w:ascii="Times New Roman" w:hAnsi="Times New Roman" w:cs="Times New Roman"/>
          <w:i/>
          <w:sz w:val="24"/>
          <w:szCs w:val="24"/>
        </w:rPr>
        <w:t xml:space="preserve"> </w:t>
      </w:r>
      <w:r w:rsidRPr="00CE5E5C">
        <w:rPr>
          <w:rFonts w:ascii="Times New Roman" w:hAnsi="Times New Roman" w:cs="Times New Roman"/>
          <w:sz w:val="24"/>
          <w:szCs w:val="24"/>
        </w:rPr>
        <w:t xml:space="preserve">(AGRGLA, </w:t>
      </w:r>
      <w:r w:rsidR="00CF47A4">
        <w:rPr>
          <w:rFonts w:ascii="Times New Roman" w:hAnsi="Times New Roman" w:cs="Times New Roman"/>
          <w:sz w:val="24"/>
          <w:szCs w:val="24"/>
        </w:rPr>
        <w:t>-3.1%</w:t>
      </w:r>
      <w:r w:rsidRPr="00CE5E5C">
        <w:rPr>
          <w:rFonts w:ascii="Times New Roman" w:hAnsi="Times New Roman" w:cs="Times New Roman"/>
          <w:sz w:val="24"/>
          <w:szCs w:val="24"/>
        </w:rPr>
        <w:t xml:space="preserve"> in mid-latitude sites). In contrast, warm-adapted/southern species have, in general, exhibited occupancy mean stability or increases alongside rising minimum temperatures (Figure </w:t>
      </w:r>
      <w:r w:rsidR="001369A0">
        <w:rPr>
          <w:rFonts w:ascii="Times New Roman" w:hAnsi="Times New Roman" w:cs="Times New Roman"/>
          <w:sz w:val="24"/>
          <w:szCs w:val="24"/>
        </w:rPr>
        <w:t>3</w:t>
      </w:r>
      <w:r w:rsidRPr="00CE5E5C">
        <w:rPr>
          <w:rFonts w:ascii="Times New Roman" w:hAnsi="Times New Roman" w:cs="Times New Roman"/>
          <w:sz w:val="24"/>
          <w:szCs w:val="24"/>
        </w:rPr>
        <w:t xml:space="preserve">). For example, the species, </w:t>
      </w:r>
      <w:r w:rsidRPr="00CE5E5C">
        <w:rPr>
          <w:rFonts w:ascii="Times New Roman" w:hAnsi="Times New Roman" w:cs="Times New Roman"/>
          <w:i/>
          <w:sz w:val="24"/>
          <w:szCs w:val="24"/>
        </w:rPr>
        <w:t xml:space="preserve">Pieris </w:t>
      </w:r>
      <w:proofErr w:type="spellStart"/>
      <w:r w:rsidRPr="00CE5E5C">
        <w:rPr>
          <w:rFonts w:ascii="Times New Roman" w:hAnsi="Times New Roman" w:cs="Times New Roman"/>
          <w:i/>
          <w:sz w:val="24"/>
          <w:szCs w:val="24"/>
        </w:rPr>
        <w:t>rapae</w:t>
      </w:r>
      <w:proofErr w:type="spellEnd"/>
      <w:r w:rsidRPr="00CE5E5C">
        <w:rPr>
          <w:rFonts w:ascii="Times New Roman" w:hAnsi="Times New Roman" w:cs="Times New Roman"/>
          <w:i/>
          <w:sz w:val="24"/>
          <w:szCs w:val="24"/>
        </w:rPr>
        <w:t xml:space="preserve"> </w:t>
      </w:r>
      <w:r w:rsidRPr="00CE5E5C">
        <w:rPr>
          <w:rFonts w:ascii="Times New Roman" w:hAnsi="Times New Roman" w:cs="Times New Roman"/>
          <w:sz w:val="24"/>
          <w:szCs w:val="24"/>
        </w:rPr>
        <w:t>(PIERAP)</w:t>
      </w:r>
      <w:r w:rsidR="00A2564E">
        <w:rPr>
          <w:rFonts w:ascii="Times New Roman" w:hAnsi="Times New Roman" w:cs="Times New Roman"/>
          <w:sz w:val="24"/>
          <w:szCs w:val="24"/>
        </w:rPr>
        <w:t xml:space="preserve">, </w:t>
      </w:r>
      <w:proofErr w:type="spellStart"/>
      <w:r w:rsidR="00A2564E">
        <w:rPr>
          <w:rFonts w:ascii="Times New Roman" w:hAnsi="Times New Roman" w:cs="Times New Roman"/>
          <w:i/>
          <w:iCs/>
          <w:sz w:val="24"/>
          <w:szCs w:val="24"/>
        </w:rPr>
        <w:t>Pterourus</w:t>
      </w:r>
      <w:proofErr w:type="spellEnd"/>
      <w:r w:rsidR="00A2564E">
        <w:rPr>
          <w:rFonts w:ascii="Times New Roman" w:hAnsi="Times New Roman" w:cs="Times New Roman"/>
          <w:i/>
          <w:iCs/>
          <w:sz w:val="24"/>
          <w:szCs w:val="24"/>
        </w:rPr>
        <w:t xml:space="preserve"> </w:t>
      </w:r>
      <w:proofErr w:type="spellStart"/>
      <w:r w:rsidR="00A2564E">
        <w:rPr>
          <w:rFonts w:ascii="Times New Roman" w:hAnsi="Times New Roman" w:cs="Times New Roman"/>
          <w:i/>
          <w:iCs/>
          <w:sz w:val="24"/>
          <w:szCs w:val="24"/>
        </w:rPr>
        <w:t>rutulus</w:t>
      </w:r>
      <w:proofErr w:type="spellEnd"/>
      <w:r w:rsidR="00A2564E">
        <w:rPr>
          <w:rFonts w:ascii="Times New Roman" w:hAnsi="Times New Roman" w:cs="Times New Roman"/>
          <w:i/>
          <w:iCs/>
          <w:sz w:val="24"/>
          <w:szCs w:val="24"/>
        </w:rPr>
        <w:t xml:space="preserve"> </w:t>
      </w:r>
      <w:r w:rsidR="00A2564E">
        <w:rPr>
          <w:rFonts w:ascii="Times New Roman" w:hAnsi="Times New Roman" w:cs="Times New Roman"/>
          <w:sz w:val="24"/>
          <w:szCs w:val="24"/>
        </w:rPr>
        <w:t>(PTERUT)</w:t>
      </w:r>
      <w:r w:rsidRPr="00CE5E5C">
        <w:rPr>
          <w:rFonts w:ascii="Times New Roman" w:hAnsi="Times New Roman" w:cs="Times New Roman"/>
          <w:sz w:val="24"/>
          <w:szCs w:val="24"/>
        </w:rPr>
        <w:t xml:space="preserve"> and </w:t>
      </w:r>
      <w:proofErr w:type="spellStart"/>
      <w:r w:rsidRPr="00CE5E5C">
        <w:rPr>
          <w:rFonts w:ascii="Times New Roman" w:hAnsi="Times New Roman" w:cs="Times New Roman"/>
          <w:i/>
          <w:sz w:val="24"/>
          <w:szCs w:val="24"/>
        </w:rPr>
        <w:t>Cercyonis</w:t>
      </w:r>
      <w:proofErr w:type="spellEnd"/>
      <w:r w:rsidRPr="00CE5E5C">
        <w:rPr>
          <w:rFonts w:ascii="Times New Roman" w:hAnsi="Times New Roman" w:cs="Times New Roman"/>
          <w:i/>
          <w:sz w:val="24"/>
          <w:szCs w:val="24"/>
        </w:rPr>
        <w:t xml:space="preserve"> </w:t>
      </w:r>
      <w:proofErr w:type="spellStart"/>
      <w:r w:rsidRPr="00CE5E5C">
        <w:rPr>
          <w:rFonts w:ascii="Times New Roman" w:hAnsi="Times New Roman" w:cs="Times New Roman"/>
          <w:i/>
          <w:sz w:val="24"/>
          <w:szCs w:val="24"/>
        </w:rPr>
        <w:t>pegala</w:t>
      </w:r>
      <w:proofErr w:type="spellEnd"/>
      <w:r w:rsidRPr="00CE5E5C">
        <w:rPr>
          <w:rFonts w:ascii="Times New Roman" w:hAnsi="Times New Roman" w:cs="Times New Roman"/>
          <w:sz w:val="24"/>
          <w:szCs w:val="24"/>
        </w:rPr>
        <w:t xml:space="preserve"> (CERPEG) have all exhibited average occupancy increases of roughly 4% or greater across all geographic components of their modeled range. Several species for which occupancy trends appear to marginally </w:t>
      </w:r>
      <w:r w:rsidRPr="00CE5E5C">
        <w:rPr>
          <w:rFonts w:ascii="Times New Roman" w:hAnsi="Times New Roman" w:cs="Times New Roman"/>
          <w:sz w:val="24"/>
          <w:szCs w:val="24"/>
        </w:rPr>
        <w:lastRenderedPageBreak/>
        <w:t xml:space="preserve">increase/decrease or that have remained relatively stable compared to the 1970s include </w:t>
      </w:r>
      <w:proofErr w:type="spellStart"/>
      <w:r w:rsidRPr="00CE5E5C">
        <w:rPr>
          <w:rFonts w:ascii="Times New Roman" w:hAnsi="Times New Roman" w:cs="Times New Roman"/>
          <w:i/>
          <w:sz w:val="24"/>
          <w:szCs w:val="24"/>
        </w:rPr>
        <w:t>Coenonympha</w:t>
      </w:r>
      <w:proofErr w:type="spellEnd"/>
      <w:r w:rsidRPr="00CE5E5C">
        <w:rPr>
          <w:rFonts w:ascii="Times New Roman" w:hAnsi="Times New Roman" w:cs="Times New Roman"/>
          <w:i/>
          <w:sz w:val="24"/>
          <w:szCs w:val="24"/>
        </w:rPr>
        <w:t xml:space="preserve"> </w:t>
      </w:r>
      <w:proofErr w:type="spellStart"/>
      <w:r w:rsidRPr="00CE5E5C">
        <w:rPr>
          <w:rFonts w:ascii="Times New Roman" w:hAnsi="Times New Roman" w:cs="Times New Roman"/>
          <w:i/>
          <w:sz w:val="24"/>
          <w:szCs w:val="24"/>
        </w:rPr>
        <w:t>tullia</w:t>
      </w:r>
      <w:proofErr w:type="spellEnd"/>
      <w:r w:rsidRPr="00CE5E5C">
        <w:rPr>
          <w:rFonts w:ascii="Times New Roman" w:hAnsi="Times New Roman" w:cs="Times New Roman"/>
          <w:i/>
          <w:sz w:val="24"/>
          <w:szCs w:val="24"/>
        </w:rPr>
        <w:t xml:space="preserve"> </w:t>
      </w:r>
      <w:r w:rsidRPr="00CE5E5C">
        <w:rPr>
          <w:rFonts w:ascii="Times New Roman" w:hAnsi="Times New Roman" w:cs="Times New Roman"/>
          <w:sz w:val="24"/>
          <w:szCs w:val="24"/>
        </w:rPr>
        <w:t xml:space="preserve">(COETUL) and </w:t>
      </w:r>
      <w:proofErr w:type="spellStart"/>
      <w:r w:rsidRPr="00CE5E5C">
        <w:rPr>
          <w:rFonts w:ascii="Times New Roman" w:hAnsi="Times New Roman" w:cs="Times New Roman"/>
          <w:i/>
          <w:sz w:val="24"/>
          <w:szCs w:val="24"/>
        </w:rPr>
        <w:t>Glaucopsyche</w:t>
      </w:r>
      <w:proofErr w:type="spellEnd"/>
      <w:r w:rsidRPr="00CE5E5C">
        <w:rPr>
          <w:rFonts w:ascii="Times New Roman" w:hAnsi="Times New Roman" w:cs="Times New Roman"/>
          <w:i/>
          <w:sz w:val="24"/>
          <w:szCs w:val="24"/>
        </w:rPr>
        <w:t xml:space="preserve"> </w:t>
      </w:r>
      <w:proofErr w:type="spellStart"/>
      <w:r w:rsidRPr="00CE5E5C">
        <w:rPr>
          <w:rFonts w:ascii="Times New Roman" w:hAnsi="Times New Roman" w:cs="Times New Roman"/>
          <w:i/>
          <w:sz w:val="24"/>
          <w:szCs w:val="24"/>
        </w:rPr>
        <w:t>lygdamus</w:t>
      </w:r>
      <w:proofErr w:type="spellEnd"/>
      <w:r w:rsidRPr="00CE5E5C">
        <w:rPr>
          <w:rFonts w:ascii="Times New Roman" w:hAnsi="Times New Roman" w:cs="Times New Roman"/>
          <w:i/>
          <w:sz w:val="24"/>
          <w:szCs w:val="24"/>
        </w:rPr>
        <w:t xml:space="preserve"> </w:t>
      </w:r>
      <w:r w:rsidRPr="00CE5E5C">
        <w:rPr>
          <w:rFonts w:ascii="Times New Roman" w:hAnsi="Times New Roman" w:cs="Times New Roman"/>
          <w:sz w:val="24"/>
          <w:szCs w:val="24"/>
        </w:rPr>
        <w:t xml:space="preserve">(GLALYG). </w:t>
      </w:r>
    </w:p>
    <w:p w14:paraId="34C383E7" w14:textId="1139D02E"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 In sum</w:t>
      </w:r>
      <w:r w:rsidR="00370FC7">
        <w:rPr>
          <w:rFonts w:ascii="Times New Roman" w:hAnsi="Times New Roman" w:cs="Times New Roman"/>
          <w:sz w:val="24"/>
          <w:szCs w:val="24"/>
        </w:rPr>
        <w:t>,</w:t>
      </w:r>
      <w:r w:rsidRPr="00CE5E5C">
        <w:rPr>
          <w:rFonts w:ascii="Times New Roman" w:hAnsi="Times New Roman" w:cs="Times New Roman"/>
          <w:sz w:val="24"/>
          <w:szCs w:val="24"/>
        </w:rPr>
        <w:t xml:space="preserve"> we find trends at the northern third of each species’ model range are generally more positive than trends at the southern third (</w:t>
      </w:r>
      <w:r w:rsidR="00C7208A">
        <w:rPr>
          <w:rFonts w:ascii="Times New Roman" w:hAnsi="Times New Roman" w:cs="Times New Roman"/>
          <w:sz w:val="24"/>
          <w:szCs w:val="24"/>
        </w:rPr>
        <w:t>average</w:t>
      </w:r>
      <w:r w:rsidRPr="00CE5E5C">
        <w:rPr>
          <w:rFonts w:ascii="Times New Roman" w:hAnsi="Times New Roman" w:cs="Times New Roman"/>
          <w:sz w:val="24"/>
          <w:szCs w:val="24"/>
        </w:rPr>
        <w:t xml:space="preserve"> northern occupancy shifts are greater than southern shifts for 60 species compared to 29 species where </w:t>
      </w:r>
      <w:r w:rsidR="00E5426A">
        <w:rPr>
          <w:rFonts w:ascii="Times New Roman" w:hAnsi="Times New Roman" w:cs="Times New Roman"/>
          <w:sz w:val="24"/>
          <w:szCs w:val="24"/>
        </w:rPr>
        <w:t xml:space="preserve">average </w:t>
      </w:r>
      <w:r w:rsidRPr="00CE5E5C">
        <w:rPr>
          <w:rFonts w:ascii="Times New Roman" w:hAnsi="Times New Roman" w:cs="Times New Roman"/>
          <w:sz w:val="24"/>
          <w:szCs w:val="24"/>
        </w:rPr>
        <w:t>southern occupancy shifts are greater than those in the north</w:t>
      </w:r>
      <w:r w:rsidR="009677B4">
        <w:rPr>
          <w:rFonts w:ascii="Times New Roman" w:hAnsi="Times New Roman" w:cs="Times New Roman"/>
          <w:sz w:val="24"/>
          <w:szCs w:val="24"/>
        </w:rPr>
        <w:t xml:space="preserve">ern </w:t>
      </w:r>
      <w:r w:rsidR="00141CDD">
        <w:rPr>
          <w:rFonts w:ascii="Times New Roman" w:hAnsi="Times New Roman" w:cs="Times New Roman"/>
          <w:sz w:val="24"/>
          <w:szCs w:val="24"/>
        </w:rPr>
        <w:t>sub</w:t>
      </w:r>
      <w:r w:rsidR="009677B4">
        <w:rPr>
          <w:rFonts w:ascii="Times New Roman" w:hAnsi="Times New Roman" w:cs="Times New Roman"/>
          <w:sz w:val="24"/>
          <w:szCs w:val="24"/>
        </w:rPr>
        <w:t>component of their range</w:t>
      </w:r>
      <w:r w:rsidRPr="00CE5E5C">
        <w:rPr>
          <w:rFonts w:ascii="Times New Roman" w:hAnsi="Times New Roman" w:cs="Times New Roman"/>
          <w:sz w:val="24"/>
          <w:szCs w:val="24"/>
        </w:rPr>
        <w:t xml:space="preserve">). Due to the very small number of sites modeled for </w:t>
      </w:r>
      <w:r w:rsidRPr="00CE5E5C">
        <w:rPr>
          <w:rFonts w:ascii="Times New Roman" w:hAnsi="Times New Roman" w:cs="Times New Roman"/>
          <w:i/>
          <w:sz w:val="24"/>
          <w:szCs w:val="24"/>
        </w:rPr>
        <w:t>P. glaucus</w:t>
      </w:r>
      <w:r w:rsidRPr="00CE5E5C">
        <w:rPr>
          <w:rFonts w:ascii="Times New Roman" w:hAnsi="Times New Roman" w:cs="Times New Roman"/>
          <w:sz w:val="24"/>
          <w:szCs w:val="24"/>
        </w:rPr>
        <w:t xml:space="preserve">, a comparison could not be made between northern and southern sites. A full account of average occupancy shifts as well as maps reproducing the shifts from the 1970s for each species are included in the supplementary material for all models. </w:t>
      </w:r>
    </w:p>
    <w:p w14:paraId="4BA802EB" w14:textId="06835D37" w:rsidR="00F21671" w:rsidRPr="00CE5E5C" w:rsidRDefault="00000000">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Our top candidate model for the relationship between phylogeny, species’ traits and occupancy trend was </w:t>
      </w:r>
      <w:r w:rsidR="00FA0197">
        <w:rPr>
          <w:rFonts w:ascii="Times New Roman" w:hAnsi="Times New Roman" w:cs="Times New Roman"/>
          <w:sz w:val="24"/>
          <w:szCs w:val="24"/>
        </w:rPr>
        <w:t>the model that used species’ range-wide temperature as a predictor (</w:t>
      </w:r>
      <w:commentRangeStart w:id="156"/>
      <w:r w:rsidR="00FA0197">
        <w:rPr>
          <w:rFonts w:ascii="Times New Roman" w:hAnsi="Times New Roman" w:cs="Times New Roman"/>
          <w:sz w:val="24"/>
          <w:szCs w:val="24"/>
        </w:rPr>
        <w:t>Model C</w:t>
      </w:r>
      <w:r w:rsidR="00E02E15">
        <w:rPr>
          <w:rFonts w:ascii="Times New Roman" w:hAnsi="Times New Roman" w:cs="Times New Roman"/>
          <w:sz w:val="24"/>
          <w:szCs w:val="24"/>
        </w:rPr>
        <w:t>/D</w:t>
      </w:r>
      <w:r w:rsidR="00FA0197">
        <w:rPr>
          <w:rFonts w:ascii="Times New Roman" w:hAnsi="Times New Roman" w:cs="Times New Roman"/>
          <w:sz w:val="24"/>
          <w:szCs w:val="24"/>
        </w:rPr>
        <w:t>)</w:t>
      </w:r>
      <w:r w:rsidRPr="00CE5E5C">
        <w:rPr>
          <w:rFonts w:ascii="Times New Roman" w:hAnsi="Times New Roman" w:cs="Times New Roman"/>
          <w:sz w:val="24"/>
          <w:szCs w:val="24"/>
        </w:rPr>
        <w:t>.</w:t>
      </w:r>
      <w:r w:rsidR="00FA0197">
        <w:rPr>
          <w:rFonts w:ascii="Times New Roman" w:hAnsi="Times New Roman" w:cs="Times New Roman"/>
          <w:sz w:val="24"/>
          <w:szCs w:val="24"/>
        </w:rPr>
        <w:t xml:space="preserve"> In many cases, according to LOOIC, Model C and Model D (a model that included species’ range-wide temperature and a phylogenetic intercept term) were equivalent (Supplemental </w:t>
      </w:r>
      <w:r w:rsidR="00F858BA">
        <w:rPr>
          <w:rFonts w:ascii="Times New Roman" w:hAnsi="Times New Roman" w:cs="Times New Roman"/>
          <w:sz w:val="24"/>
          <w:szCs w:val="24"/>
        </w:rPr>
        <w:t>Table S2-4</w:t>
      </w:r>
      <w:r w:rsidR="00FA0197">
        <w:rPr>
          <w:rFonts w:ascii="Times New Roman" w:hAnsi="Times New Roman" w:cs="Times New Roman"/>
          <w:sz w:val="24"/>
          <w:szCs w:val="24"/>
        </w:rPr>
        <w:t>).</w:t>
      </w:r>
      <w:r w:rsidRPr="00CE5E5C">
        <w:rPr>
          <w:rFonts w:ascii="Times New Roman" w:hAnsi="Times New Roman" w:cs="Times New Roman"/>
          <w:sz w:val="24"/>
          <w:szCs w:val="24"/>
        </w:rPr>
        <w:t xml:space="preserve"> </w:t>
      </w:r>
      <w:r w:rsidR="00514BCF">
        <w:rPr>
          <w:rFonts w:ascii="Times New Roman" w:hAnsi="Times New Roman" w:cs="Times New Roman"/>
          <w:sz w:val="24"/>
          <w:szCs w:val="24"/>
        </w:rPr>
        <w:t xml:space="preserve">Our analysis of LOOIC scores in the southernmost context of species’ ranges </w:t>
      </w:r>
      <w:r w:rsidR="00700F94">
        <w:rPr>
          <w:rFonts w:ascii="Times New Roman" w:hAnsi="Times New Roman" w:cs="Times New Roman"/>
          <w:sz w:val="24"/>
          <w:szCs w:val="24"/>
        </w:rPr>
        <w:t xml:space="preserve">revealed that </w:t>
      </w:r>
      <w:r w:rsidR="00514BCF">
        <w:rPr>
          <w:rFonts w:ascii="Times New Roman" w:hAnsi="Times New Roman" w:cs="Times New Roman"/>
          <w:sz w:val="24"/>
          <w:szCs w:val="24"/>
        </w:rPr>
        <w:t xml:space="preserve">Model C was equivalent to Model A (“null” intercept only model), Model B (intercept only model with an additional phylogenetic intercept), </w:t>
      </w:r>
      <w:r w:rsidR="000E2005">
        <w:rPr>
          <w:rFonts w:ascii="Times New Roman" w:hAnsi="Times New Roman" w:cs="Times New Roman"/>
          <w:sz w:val="24"/>
          <w:szCs w:val="24"/>
        </w:rPr>
        <w:t>Model D, and, to a lesser extent, Model F (a model with additional species traits and a phylogenetic intercept term)</w:t>
      </w:r>
      <w:r w:rsidR="0022599C">
        <w:rPr>
          <w:rFonts w:ascii="Times New Roman" w:hAnsi="Times New Roman" w:cs="Times New Roman"/>
          <w:sz w:val="24"/>
          <w:szCs w:val="24"/>
        </w:rPr>
        <w:t xml:space="preserve"> (Supplemental </w:t>
      </w:r>
      <w:r w:rsidR="00C72BA2">
        <w:rPr>
          <w:rFonts w:ascii="Times New Roman" w:hAnsi="Times New Roman" w:cs="Times New Roman"/>
          <w:sz w:val="24"/>
          <w:szCs w:val="24"/>
        </w:rPr>
        <w:t>Material</w:t>
      </w:r>
      <w:r w:rsidR="0022599C">
        <w:rPr>
          <w:rFonts w:ascii="Times New Roman" w:hAnsi="Times New Roman" w:cs="Times New Roman"/>
          <w:sz w:val="24"/>
          <w:szCs w:val="24"/>
        </w:rPr>
        <w:t xml:space="preserve"> S</w:t>
      </w:r>
      <w:r w:rsidR="00DC1A6B">
        <w:rPr>
          <w:rFonts w:ascii="Times New Roman" w:hAnsi="Times New Roman" w:cs="Times New Roman"/>
          <w:sz w:val="24"/>
          <w:szCs w:val="24"/>
        </w:rPr>
        <w:t>4</w:t>
      </w:r>
      <w:r w:rsidR="00395030">
        <w:rPr>
          <w:rFonts w:ascii="Times New Roman" w:hAnsi="Times New Roman" w:cs="Times New Roman"/>
          <w:sz w:val="24"/>
          <w:szCs w:val="24"/>
        </w:rPr>
        <w:t>)</w:t>
      </w:r>
      <w:r w:rsidR="000E2005">
        <w:rPr>
          <w:rFonts w:ascii="Times New Roman" w:hAnsi="Times New Roman" w:cs="Times New Roman"/>
          <w:sz w:val="24"/>
          <w:szCs w:val="24"/>
        </w:rPr>
        <w:t xml:space="preserve">. </w:t>
      </w:r>
      <w:commentRangeEnd w:id="156"/>
      <w:r w:rsidR="00C41BD6">
        <w:rPr>
          <w:rStyle w:val="CommentReference"/>
        </w:rPr>
        <w:commentReference w:id="156"/>
      </w:r>
      <w:proofErr w:type="spellStart"/>
      <w:ins w:id="157" w:author="Leslie Ries" w:date="2023-03-19T16:55:00Z">
        <w:r w:rsidR="00C41BD6">
          <w:rPr>
            <w:rFonts w:ascii="Times New Roman" w:hAnsi="Times New Roman" w:cs="Times New Roman"/>
            <w:sz w:val="24"/>
            <w:szCs w:val="24"/>
          </w:rPr>
          <w:t>t</w:t>
        </w:r>
      </w:ins>
      <w:r w:rsidR="000D4A97">
        <w:rPr>
          <w:rFonts w:ascii="Times New Roman" w:hAnsi="Times New Roman" w:cs="Times New Roman"/>
          <w:sz w:val="24"/>
          <w:szCs w:val="24"/>
        </w:rPr>
        <w:t>The</w:t>
      </w:r>
      <w:proofErr w:type="spellEnd"/>
      <w:r w:rsidR="000D4A97">
        <w:rPr>
          <w:rFonts w:ascii="Times New Roman" w:hAnsi="Times New Roman" w:cs="Times New Roman"/>
          <w:sz w:val="24"/>
          <w:szCs w:val="24"/>
        </w:rPr>
        <w:t xml:space="preserve"> estimated effect of range-wide temperature on 50-year occupancy trend across geographic subranges becomes stronger with increasing latitude. In other word, species with warmer North American ranges are likely to exhibit more positive occupancy shifts in the northernmost part of their range</w:t>
      </w:r>
      <w:r w:rsidR="00C11BF7">
        <w:rPr>
          <w:rFonts w:ascii="Times New Roman" w:hAnsi="Times New Roman" w:cs="Times New Roman"/>
          <w:sz w:val="24"/>
          <w:szCs w:val="24"/>
        </w:rPr>
        <w:t xml:space="preserve"> followed by core/mid-latitude sites and finally by southern sites</w:t>
      </w:r>
      <w:r w:rsidR="00681871">
        <w:rPr>
          <w:rFonts w:ascii="Times New Roman" w:hAnsi="Times New Roman" w:cs="Times New Roman"/>
          <w:sz w:val="24"/>
          <w:szCs w:val="24"/>
        </w:rPr>
        <w:t xml:space="preserve"> (Figure 4)</w:t>
      </w:r>
      <w:r w:rsidR="00C11BF7">
        <w:rPr>
          <w:rFonts w:ascii="Times New Roman" w:hAnsi="Times New Roman" w:cs="Times New Roman"/>
          <w:sz w:val="24"/>
          <w:szCs w:val="24"/>
        </w:rPr>
        <w:t xml:space="preserve">. </w:t>
      </w:r>
      <w:r w:rsidR="00F509C0">
        <w:rPr>
          <w:rFonts w:ascii="Times New Roman" w:hAnsi="Times New Roman" w:cs="Times New Roman"/>
          <w:sz w:val="24"/>
          <w:szCs w:val="24"/>
        </w:rPr>
        <w:t>Overall, there is a positive association between warm</w:t>
      </w:r>
      <w:r w:rsidR="00AF432C">
        <w:rPr>
          <w:rFonts w:ascii="Times New Roman" w:hAnsi="Times New Roman" w:cs="Times New Roman"/>
          <w:sz w:val="24"/>
          <w:szCs w:val="24"/>
        </w:rPr>
        <w:t>er</w:t>
      </w:r>
      <w:r w:rsidR="00F509C0">
        <w:rPr>
          <w:rFonts w:ascii="Times New Roman" w:hAnsi="Times New Roman" w:cs="Times New Roman"/>
          <w:sz w:val="24"/>
          <w:szCs w:val="24"/>
        </w:rPr>
        <w:t xml:space="preserve"> range and increasing occupancy probability across all geographic contexts. </w:t>
      </w:r>
    </w:p>
    <w:p w14:paraId="0CF60279" w14:textId="77777777" w:rsidR="00F21671" w:rsidRPr="00CE5E5C" w:rsidRDefault="00F21671">
      <w:pPr>
        <w:spacing w:line="480" w:lineRule="auto"/>
        <w:jc w:val="both"/>
        <w:rPr>
          <w:rFonts w:ascii="Times New Roman" w:hAnsi="Times New Roman" w:cs="Times New Roman"/>
          <w:b/>
          <w:sz w:val="24"/>
          <w:szCs w:val="24"/>
        </w:rPr>
      </w:pPr>
    </w:p>
    <w:p w14:paraId="54C9955A" w14:textId="77777777" w:rsidR="00F21671" w:rsidRPr="00CE5E5C" w:rsidRDefault="00000000">
      <w:pPr>
        <w:spacing w:line="480" w:lineRule="auto"/>
        <w:jc w:val="both"/>
        <w:rPr>
          <w:rFonts w:ascii="Times New Roman" w:hAnsi="Times New Roman" w:cs="Times New Roman"/>
          <w:b/>
          <w:sz w:val="24"/>
          <w:szCs w:val="24"/>
        </w:rPr>
      </w:pPr>
      <w:r w:rsidRPr="00CE5E5C">
        <w:rPr>
          <w:rFonts w:ascii="Times New Roman" w:hAnsi="Times New Roman" w:cs="Times New Roman"/>
          <w:b/>
          <w:sz w:val="24"/>
          <w:szCs w:val="24"/>
        </w:rPr>
        <w:t>4. DISCUSSION</w:t>
      </w:r>
    </w:p>
    <w:p w14:paraId="54737CC7" w14:textId="64852209" w:rsidR="00F21671" w:rsidRPr="00CE5E5C" w:rsidRDefault="00000000">
      <w:pPr>
        <w:spacing w:line="480" w:lineRule="auto"/>
        <w:jc w:val="both"/>
        <w:rPr>
          <w:rFonts w:ascii="Times New Roman" w:hAnsi="Times New Roman" w:cs="Times New Roman"/>
          <w:sz w:val="24"/>
          <w:szCs w:val="24"/>
        </w:rPr>
      </w:pPr>
      <w:r w:rsidRPr="00CE5E5C">
        <w:rPr>
          <w:rFonts w:ascii="Times New Roman" w:hAnsi="Times New Roman" w:cs="Times New Roman"/>
          <w:b/>
          <w:sz w:val="24"/>
          <w:szCs w:val="24"/>
        </w:rPr>
        <w:tab/>
      </w:r>
      <w:r w:rsidRPr="00CE5E5C">
        <w:rPr>
          <w:rFonts w:ascii="Times New Roman" w:hAnsi="Times New Roman" w:cs="Times New Roman"/>
          <w:sz w:val="24"/>
          <w:szCs w:val="24"/>
        </w:rPr>
        <w:t xml:space="preserve">Our models demonstrate that minimum temperature (and in corollary, precipitation) predicts the overall </w:t>
      </w:r>
      <w:r w:rsidR="00EB68EB" w:rsidRPr="00CE5E5C">
        <w:rPr>
          <w:rFonts w:ascii="Times New Roman" w:hAnsi="Times New Roman" w:cs="Times New Roman"/>
          <w:sz w:val="24"/>
          <w:szCs w:val="24"/>
        </w:rPr>
        <w:t>50-year</w:t>
      </w:r>
      <w:r w:rsidRPr="00CE5E5C">
        <w:rPr>
          <w:rFonts w:ascii="Times New Roman" w:hAnsi="Times New Roman" w:cs="Times New Roman"/>
          <w:sz w:val="24"/>
          <w:szCs w:val="24"/>
        </w:rPr>
        <w:t xml:space="preserve"> occupancy trajectory of butterfly species in our study region. On average, minimum temperatures have increased by</w:t>
      </w:r>
      <w:r w:rsidR="00A01418">
        <w:rPr>
          <w:rFonts w:ascii="Times New Roman" w:hAnsi="Times New Roman" w:cs="Times New Roman"/>
          <w:sz w:val="24"/>
          <w:szCs w:val="24"/>
        </w:rPr>
        <w:t xml:space="preserve"> an average of 0.86</w:t>
      </w:r>
      <w:r w:rsidRPr="00CE5E5C">
        <w:rPr>
          <w:rFonts w:ascii="Times New Roman" w:hAnsi="Times New Roman" w:cs="Times New Roman"/>
          <w:sz w:val="24"/>
          <w:szCs w:val="24"/>
        </w:rPr>
        <w:t xml:space="preserve"> </w:t>
      </w:r>
      <w:r w:rsidR="00A01418">
        <w:rPr>
          <w:rFonts w:ascii="Times New Roman" w:hAnsi="Times New Roman" w:cs="Times New Roman"/>
          <w:sz w:val="24"/>
          <w:szCs w:val="24"/>
        </w:rPr>
        <w:t>degrees</w:t>
      </w:r>
      <w:r w:rsidRPr="00CE5E5C">
        <w:rPr>
          <w:rFonts w:ascii="Times New Roman" w:hAnsi="Times New Roman" w:cs="Times New Roman"/>
          <w:sz w:val="24"/>
          <w:szCs w:val="24"/>
        </w:rPr>
        <w:t xml:space="preserve"> Celsius </w:t>
      </w:r>
      <w:r w:rsidR="002E1716">
        <w:rPr>
          <w:rFonts w:ascii="Times New Roman" w:hAnsi="Times New Roman" w:cs="Times New Roman"/>
          <w:sz w:val="24"/>
          <w:szCs w:val="24"/>
        </w:rPr>
        <w:t>between the 1970s and 2010s (</w:t>
      </w:r>
      <w:r w:rsidR="00220A78">
        <w:rPr>
          <w:rFonts w:ascii="Times New Roman" w:hAnsi="Times New Roman" w:cs="Times New Roman"/>
          <w:sz w:val="24"/>
          <w:szCs w:val="24"/>
        </w:rPr>
        <w:t>Figure 1)</w:t>
      </w:r>
      <w:r w:rsidRPr="00CE5E5C">
        <w:rPr>
          <w:rFonts w:ascii="Times New Roman" w:hAnsi="Times New Roman" w:cs="Times New Roman"/>
          <w:sz w:val="24"/>
          <w:szCs w:val="24"/>
        </w:rPr>
        <w:t xml:space="preserve">. Such increases may be related to occupancy via two distinct effects on butterflies. First, elevated minimum temperatures may be detrimental to cold-adapted species as lack of snow cover and/or false phenological cues of winter termination may increase the risk of exposure of diapausing butterflies to harsh winter temperatures and early spring frosts </w:t>
      </w:r>
      <w:commentRangeStart w:id="158"/>
      <w:r w:rsidRPr="00CE5E5C">
        <w:rPr>
          <w:rFonts w:ascii="Times New Roman" w:hAnsi="Times New Roman" w:cs="Times New Roman"/>
          <w:sz w:val="24"/>
          <w:szCs w:val="24"/>
        </w:rPr>
        <w:t>()</w:t>
      </w:r>
      <w:commentRangeEnd w:id="158"/>
      <w:r w:rsidR="00E473B6">
        <w:rPr>
          <w:rStyle w:val="CommentReference"/>
        </w:rPr>
        <w:commentReference w:id="158"/>
      </w:r>
      <w:r w:rsidRPr="00CE5E5C">
        <w:rPr>
          <w:rFonts w:ascii="Times New Roman" w:hAnsi="Times New Roman" w:cs="Times New Roman"/>
          <w:sz w:val="24"/>
          <w:szCs w:val="24"/>
        </w:rPr>
        <w:t xml:space="preserve">. Second, elevated minimum temperatures are likely beneficial to more southern-distributed species as previously harsh winters become milder, allowing for northward range expansion </w:t>
      </w:r>
      <w:commentRangeStart w:id="159"/>
      <w:r w:rsidRPr="00CE5E5C">
        <w:rPr>
          <w:rFonts w:ascii="Times New Roman" w:hAnsi="Times New Roman" w:cs="Times New Roman"/>
          <w:sz w:val="24"/>
          <w:szCs w:val="24"/>
        </w:rPr>
        <w:t>()</w:t>
      </w:r>
      <w:commentRangeEnd w:id="159"/>
      <w:r w:rsidR="00E473B6">
        <w:rPr>
          <w:rStyle w:val="CommentReference"/>
        </w:rPr>
        <w:commentReference w:id="159"/>
      </w:r>
      <w:r w:rsidRPr="00CE5E5C">
        <w:rPr>
          <w:rFonts w:ascii="Times New Roman" w:hAnsi="Times New Roman" w:cs="Times New Roman"/>
          <w:sz w:val="24"/>
          <w:szCs w:val="24"/>
        </w:rPr>
        <w:t xml:space="preserve">. </w:t>
      </w:r>
      <w:r w:rsidR="0047770E">
        <w:rPr>
          <w:rFonts w:ascii="Times New Roman" w:hAnsi="Times New Roman" w:cs="Times New Roman"/>
          <w:sz w:val="24"/>
          <w:szCs w:val="24"/>
        </w:rPr>
        <w:t>Indeed, p</w:t>
      </w:r>
      <w:r w:rsidRPr="00CE5E5C">
        <w:rPr>
          <w:rFonts w:ascii="Times New Roman" w:hAnsi="Times New Roman" w:cs="Times New Roman"/>
          <w:sz w:val="24"/>
          <w:szCs w:val="24"/>
        </w:rPr>
        <w:t xml:space="preserve">oleward shifts are a commonly noted phenomenon among species elsewhere as they aim to track their thermal optima with a changing climate </w:t>
      </w:r>
      <w:commentRangeStart w:id="160"/>
      <w:r w:rsidRPr="00CE5E5C">
        <w:rPr>
          <w:rFonts w:ascii="Times New Roman" w:hAnsi="Times New Roman" w:cs="Times New Roman"/>
          <w:sz w:val="24"/>
          <w:szCs w:val="24"/>
        </w:rPr>
        <w:t>()</w:t>
      </w:r>
      <w:commentRangeEnd w:id="160"/>
      <w:r w:rsidR="00E473B6">
        <w:rPr>
          <w:rStyle w:val="CommentReference"/>
        </w:rPr>
        <w:commentReference w:id="160"/>
      </w:r>
      <w:r w:rsidRPr="00CE5E5C">
        <w:rPr>
          <w:rFonts w:ascii="Times New Roman" w:hAnsi="Times New Roman" w:cs="Times New Roman"/>
          <w:sz w:val="24"/>
          <w:szCs w:val="24"/>
        </w:rPr>
        <w:t xml:space="preserve">. The estimated effect of minimum temperature on species-specific occupancy from our model supports this trend (Figure 2), </w:t>
      </w:r>
      <w:r w:rsidR="003D2DC5">
        <w:rPr>
          <w:rFonts w:ascii="Times New Roman" w:hAnsi="Times New Roman" w:cs="Times New Roman"/>
          <w:sz w:val="24"/>
          <w:szCs w:val="24"/>
        </w:rPr>
        <w:t xml:space="preserve">and </w:t>
      </w:r>
      <w:r w:rsidRPr="00CE5E5C">
        <w:rPr>
          <w:rFonts w:ascii="Times New Roman" w:hAnsi="Times New Roman" w:cs="Times New Roman"/>
          <w:sz w:val="24"/>
          <w:szCs w:val="24"/>
        </w:rPr>
        <w:t xml:space="preserve">as evidenced by cold-associated species generally declining </w:t>
      </w:r>
      <w:r w:rsidR="003D2DC5" w:rsidRPr="00CE5E5C">
        <w:rPr>
          <w:rFonts w:ascii="Times New Roman" w:hAnsi="Times New Roman" w:cs="Times New Roman"/>
          <w:sz w:val="24"/>
          <w:szCs w:val="24"/>
        </w:rPr>
        <w:t>in occupancy</w:t>
      </w:r>
      <w:r w:rsidRPr="00CE5E5C">
        <w:rPr>
          <w:rFonts w:ascii="Times New Roman" w:hAnsi="Times New Roman" w:cs="Times New Roman"/>
          <w:sz w:val="24"/>
          <w:szCs w:val="24"/>
        </w:rPr>
        <w:t xml:space="preserve"> as minimum temperatures rise</w:t>
      </w:r>
      <w:r w:rsidR="00B46BA9">
        <w:rPr>
          <w:rFonts w:ascii="Times New Roman" w:hAnsi="Times New Roman" w:cs="Times New Roman"/>
          <w:sz w:val="24"/>
          <w:szCs w:val="24"/>
        </w:rPr>
        <w:t xml:space="preserve"> (Figure 3)</w:t>
      </w:r>
      <w:r w:rsidRPr="00CE5E5C">
        <w:rPr>
          <w:rFonts w:ascii="Times New Roman" w:hAnsi="Times New Roman" w:cs="Times New Roman"/>
          <w:sz w:val="24"/>
          <w:szCs w:val="24"/>
        </w:rPr>
        <w:t>. In contrast, many of the warm-associated species in our study benefit from the same increasing minimum temperatures</w:t>
      </w:r>
      <w:r w:rsidR="00E308C4">
        <w:rPr>
          <w:rFonts w:ascii="Times New Roman" w:hAnsi="Times New Roman" w:cs="Times New Roman"/>
          <w:sz w:val="24"/>
          <w:szCs w:val="24"/>
        </w:rPr>
        <w:t xml:space="preserve"> (Figure 2)</w:t>
      </w:r>
      <w:r w:rsidRPr="00CE5E5C">
        <w:rPr>
          <w:rFonts w:ascii="Times New Roman" w:hAnsi="Times New Roman" w:cs="Times New Roman"/>
          <w:sz w:val="24"/>
          <w:szCs w:val="24"/>
        </w:rPr>
        <w:t xml:space="preserve">. Spatially, our results confirm that stronger positive shifts in species occupancy are occurring for a majority of species (n = 60 or roughly 66%) in the northern geographic context of their modeled range. </w:t>
      </w:r>
    </w:p>
    <w:p w14:paraId="6D86CB63" w14:textId="438B401C" w:rsidR="00F21671" w:rsidRDefault="00000000">
      <w:pPr>
        <w:spacing w:line="480" w:lineRule="auto"/>
        <w:jc w:val="both"/>
        <w:rPr>
          <w:rFonts w:ascii="Times New Roman" w:hAnsi="Times New Roman" w:cs="Times New Roman"/>
          <w:sz w:val="24"/>
          <w:szCs w:val="24"/>
        </w:rPr>
      </w:pPr>
      <w:r w:rsidRPr="00CE5E5C">
        <w:rPr>
          <w:rFonts w:ascii="Times New Roman" w:hAnsi="Times New Roman" w:cs="Times New Roman"/>
          <w:sz w:val="24"/>
          <w:szCs w:val="24"/>
        </w:rPr>
        <w:tab/>
        <w:t xml:space="preserve">Our post-hoc analysis of species traits revealed </w:t>
      </w:r>
      <w:r w:rsidR="0052407F">
        <w:rPr>
          <w:rFonts w:ascii="Times New Roman" w:hAnsi="Times New Roman" w:cs="Times New Roman"/>
          <w:sz w:val="24"/>
          <w:szCs w:val="24"/>
        </w:rPr>
        <w:t>that a species’ range-wide temperature is the best predictor of 50-year occupancy shift across our study region</w:t>
      </w:r>
      <w:r w:rsidR="00315100">
        <w:rPr>
          <w:rFonts w:ascii="Times New Roman" w:hAnsi="Times New Roman" w:cs="Times New Roman"/>
          <w:sz w:val="24"/>
          <w:szCs w:val="24"/>
        </w:rPr>
        <w:t xml:space="preserve"> (Model C/D, Figure 4)</w:t>
      </w:r>
      <w:r w:rsidR="0052407F">
        <w:rPr>
          <w:rFonts w:ascii="Times New Roman" w:hAnsi="Times New Roman" w:cs="Times New Roman"/>
          <w:sz w:val="24"/>
          <w:szCs w:val="24"/>
        </w:rPr>
        <w:t>.</w:t>
      </w:r>
      <w:r w:rsidR="00315100">
        <w:rPr>
          <w:rFonts w:ascii="Times New Roman" w:hAnsi="Times New Roman" w:cs="Times New Roman"/>
          <w:sz w:val="24"/>
          <w:szCs w:val="24"/>
        </w:rPr>
        <w:t xml:space="preserve"> </w:t>
      </w:r>
      <w:r w:rsidR="009A7A06">
        <w:rPr>
          <w:rFonts w:ascii="Times New Roman" w:hAnsi="Times New Roman" w:cs="Times New Roman"/>
          <w:sz w:val="24"/>
          <w:szCs w:val="24"/>
        </w:rPr>
        <w:t xml:space="preserve">Additionally, the estimated effect of range-wide temperature in predicting occupancy trend becomes stronger along and south-to-north gradient within a given species’ range. </w:t>
      </w:r>
      <w:r w:rsidR="003E5D66">
        <w:rPr>
          <w:rFonts w:ascii="Times New Roman" w:hAnsi="Times New Roman" w:cs="Times New Roman"/>
          <w:sz w:val="24"/>
          <w:szCs w:val="24"/>
        </w:rPr>
        <w:t xml:space="preserve">Specifically, </w:t>
      </w:r>
      <w:r w:rsidR="003E5D66">
        <w:rPr>
          <w:rFonts w:ascii="Times New Roman" w:hAnsi="Times New Roman" w:cs="Times New Roman"/>
          <w:sz w:val="24"/>
          <w:szCs w:val="24"/>
        </w:rPr>
        <w:lastRenderedPageBreak/>
        <w:t>species’ that could be considered “warm-adapted” (</w:t>
      </w:r>
      <w:r w:rsidR="003E5D66">
        <w:rPr>
          <w:rFonts w:ascii="Times New Roman" w:hAnsi="Times New Roman" w:cs="Times New Roman"/>
          <w:i/>
          <w:iCs/>
          <w:sz w:val="24"/>
          <w:szCs w:val="24"/>
        </w:rPr>
        <w:t xml:space="preserve">i.e., </w:t>
      </w:r>
      <w:r w:rsidR="003E5D66">
        <w:rPr>
          <w:rFonts w:ascii="Times New Roman" w:hAnsi="Times New Roman" w:cs="Times New Roman"/>
          <w:sz w:val="24"/>
          <w:szCs w:val="24"/>
        </w:rPr>
        <w:t xml:space="preserve">have warmer North American ranges) exhibit stronger increases in occupancy in the northernmost geographic component of their modeled range. </w:t>
      </w:r>
      <w:r w:rsidR="00976C5F">
        <w:rPr>
          <w:rFonts w:ascii="Times New Roman" w:hAnsi="Times New Roman" w:cs="Times New Roman"/>
          <w:sz w:val="24"/>
          <w:szCs w:val="24"/>
        </w:rPr>
        <w:t xml:space="preserve">In contrast to the increasing occupancy of warm-adapted species, cold-adapted butterflies are faring worse and often across all geographic components of their ranges (Figure 3). </w:t>
      </w:r>
      <w:r w:rsidR="008343D5">
        <w:rPr>
          <w:rFonts w:ascii="Times New Roman" w:hAnsi="Times New Roman" w:cs="Times New Roman"/>
          <w:sz w:val="24"/>
          <w:szCs w:val="24"/>
        </w:rPr>
        <w:t xml:space="preserve">This result makes sense ecologically and parallels prior studies conducted in Europe where structured monitoring data are more common in boreal and Arctic region </w:t>
      </w:r>
      <w:r w:rsidR="007F7513">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{"citationID":"aDuegM3Z","properties":{"formattedCitation":"(Parmesan {\\i{}et al.} 1999; Poyry {\\i{}et al.} 2009)","plainCitation":"(Parmesan et al. 1999; Poyry et al. 2009)","noteIndex":0},"citationItems":[{"id":454,"uris":["http://zotero.org/users/3183432/items/LIEDDE93"],"itemData":{"id":454,"type":"article-journal","abstract":"Mean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oyry","given":"J"},{"family":"Luoto","given":"M"},{"family":"Heikkinen","given":"RK"},{"family":"Kuussaari","given":"M"},{"family":"Saarinen","given":"K"}],"issued":{"date-parts":[["2009",3]]}}}],"schema":"https://github.com/citation-style-language/schema/raw/master/csl-citation.json"} </w:instrText>
      </w:r>
      <w:r w:rsidR="007F7513">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 xml:space="preserve">(Parmesan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1999; </w:t>
      </w:r>
      <w:proofErr w:type="spellStart"/>
      <w:r w:rsidR="00B71B27" w:rsidRPr="00B71B27">
        <w:rPr>
          <w:rFonts w:ascii="Times New Roman" w:hAnsi="Times New Roman" w:cs="Times New Roman"/>
          <w:sz w:val="24"/>
          <w:szCs w:val="24"/>
        </w:rPr>
        <w:t>Poyry</w:t>
      </w:r>
      <w:proofErr w:type="spellEnd"/>
      <w:r w:rsidR="00B71B27" w:rsidRPr="00B71B27">
        <w:rPr>
          <w:rFonts w:ascii="Times New Roman" w:hAnsi="Times New Roman" w:cs="Times New Roman"/>
          <w:sz w:val="24"/>
          <w:szCs w:val="24"/>
        </w:rPr>
        <w:t xml:space="preserv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2009)</w:t>
      </w:r>
      <w:r w:rsidR="007F7513">
        <w:rPr>
          <w:rFonts w:ascii="Times New Roman" w:hAnsi="Times New Roman" w:cs="Times New Roman"/>
          <w:sz w:val="24"/>
          <w:szCs w:val="24"/>
        </w:rPr>
        <w:fldChar w:fldCharType="end"/>
      </w:r>
      <w:r w:rsidR="008343D5">
        <w:rPr>
          <w:rFonts w:ascii="Times New Roman" w:hAnsi="Times New Roman" w:cs="Times New Roman"/>
          <w:sz w:val="24"/>
          <w:szCs w:val="24"/>
        </w:rPr>
        <w:t xml:space="preserve">. </w:t>
      </w:r>
      <w:r w:rsidR="009879FD">
        <w:rPr>
          <w:rFonts w:ascii="Times New Roman" w:hAnsi="Times New Roman" w:cs="Times New Roman"/>
          <w:sz w:val="24"/>
          <w:szCs w:val="24"/>
        </w:rPr>
        <w:t xml:space="preserve">The natural conclusion of the present work as well as past inference suggests that </w:t>
      </w:r>
      <w:r w:rsidR="00BD5094">
        <w:rPr>
          <w:rFonts w:ascii="Times New Roman" w:hAnsi="Times New Roman" w:cs="Times New Roman"/>
          <w:sz w:val="24"/>
          <w:szCs w:val="24"/>
        </w:rPr>
        <w:t xml:space="preserve">the composition of </w:t>
      </w:r>
      <w:r w:rsidR="009879FD">
        <w:rPr>
          <w:rFonts w:ascii="Times New Roman" w:hAnsi="Times New Roman" w:cs="Times New Roman"/>
          <w:sz w:val="24"/>
          <w:szCs w:val="24"/>
        </w:rPr>
        <w:t>butterfly communities</w:t>
      </w:r>
      <w:r w:rsidR="00F6317F">
        <w:rPr>
          <w:rFonts w:ascii="Times New Roman" w:hAnsi="Times New Roman" w:cs="Times New Roman"/>
          <w:sz w:val="24"/>
          <w:szCs w:val="24"/>
        </w:rPr>
        <w:t xml:space="preserve"> in high-latitude North America</w:t>
      </w:r>
      <w:r w:rsidR="009879FD">
        <w:rPr>
          <w:rFonts w:ascii="Times New Roman" w:hAnsi="Times New Roman" w:cs="Times New Roman"/>
          <w:sz w:val="24"/>
          <w:szCs w:val="24"/>
        </w:rPr>
        <w:t xml:space="preserve"> </w:t>
      </w:r>
      <w:r w:rsidR="005F0D9D">
        <w:rPr>
          <w:rFonts w:ascii="Times New Roman" w:hAnsi="Times New Roman" w:cs="Times New Roman"/>
          <w:sz w:val="24"/>
          <w:szCs w:val="24"/>
        </w:rPr>
        <w:t>may</w:t>
      </w:r>
      <w:r w:rsidR="007F7513">
        <w:rPr>
          <w:rFonts w:ascii="Times New Roman" w:hAnsi="Times New Roman" w:cs="Times New Roman"/>
          <w:sz w:val="24"/>
          <w:szCs w:val="24"/>
        </w:rPr>
        <w:t xml:space="preserve"> turnover</w:t>
      </w:r>
      <w:r w:rsidR="009879FD">
        <w:rPr>
          <w:rFonts w:ascii="Times New Roman" w:hAnsi="Times New Roman" w:cs="Times New Roman"/>
          <w:sz w:val="24"/>
          <w:szCs w:val="24"/>
        </w:rPr>
        <w:t xml:space="preserve"> to reflect more warm-adapted</w:t>
      </w:r>
      <w:r w:rsidR="005A4842">
        <w:rPr>
          <w:rFonts w:ascii="Times New Roman" w:hAnsi="Times New Roman" w:cs="Times New Roman"/>
          <w:sz w:val="24"/>
          <w:szCs w:val="24"/>
        </w:rPr>
        <w:t>, southern-distributed</w:t>
      </w:r>
      <w:r w:rsidR="009879FD">
        <w:rPr>
          <w:rFonts w:ascii="Times New Roman" w:hAnsi="Times New Roman" w:cs="Times New Roman"/>
          <w:sz w:val="24"/>
          <w:szCs w:val="24"/>
        </w:rPr>
        <w:t xml:space="preserve"> species</w:t>
      </w:r>
      <w:r w:rsidR="003B57B1">
        <w:rPr>
          <w:rFonts w:ascii="Times New Roman" w:hAnsi="Times New Roman" w:cs="Times New Roman"/>
          <w:sz w:val="24"/>
          <w:szCs w:val="24"/>
        </w:rPr>
        <w:t xml:space="preserve"> in the future</w:t>
      </w:r>
      <w:r w:rsidR="009879FD">
        <w:rPr>
          <w:rFonts w:ascii="Times New Roman" w:hAnsi="Times New Roman" w:cs="Times New Roman"/>
          <w:sz w:val="24"/>
          <w:szCs w:val="24"/>
        </w:rPr>
        <w:t>.</w:t>
      </w:r>
    </w:p>
    <w:p w14:paraId="53BC230C" w14:textId="1FB9858D" w:rsidR="007F7513" w:rsidRPr="00CE5E5C" w:rsidRDefault="007F7513">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D029F4">
        <w:rPr>
          <w:rFonts w:ascii="Times New Roman" w:hAnsi="Times New Roman" w:cs="Times New Roman"/>
          <w:sz w:val="24"/>
          <w:szCs w:val="24"/>
        </w:rPr>
        <w:t>We expected that other traits would also serve as predictors of occupancy trend in our analysis; however, the top two candidate models (with the exception of the southern geographic model) consistently indicated that a model including range-wide temperature alone was the best model</w:t>
      </w:r>
      <w:r w:rsidR="00BF4ED2">
        <w:rPr>
          <w:rFonts w:ascii="Times New Roman" w:hAnsi="Times New Roman" w:cs="Times New Roman"/>
          <w:sz w:val="24"/>
          <w:szCs w:val="24"/>
        </w:rPr>
        <w:t xml:space="preserve"> for predicting average occupancy shift</w:t>
      </w:r>
      <w:r w:rsidR="00D029F4">
        <w:rPr>
          <w:rFonts w:ascii="Times New Roman" w:hAnsi="Times New Roman" w:cs="Times New Roman"/>
          <w:sz w:val="24"/>
          <w:szCs w:val="24"/>
        </w:rPr>
        <w:t xml:space="preserve">. </w:t>
      </w:r>
      <w:r w:rsidR="00410A83">
        <w:rPr>
          <w:rFonts w:ascii="Times New Roman" w:hAnsi="Times New Roman" w:cs="Times New Roman"/>
          <w:sz w:val="24"/>
          <w:szCs w:val="24"/>
        </w:rPr>
        <w:t xml:space="preserve">This result may be unsurprising since we modeled occupancy trends based on temperature and that species’ thermal niches are nearly ubiquitous predictors of </w:t>
      </w:r>
      <w:r w:rsidR="00075178">
        <w:rPr>
          <w:rFonts w:ascii="Times New Roman" w:hAnsi="Times New Roman" w:cs="Times New Roman"/>
          <w:sz w:val="24"/>
          <w:szCs w:val="24"/>
        </w:rPr>
        <w:t>range shifts</w:t>
      </w:r>
      <w:r w:rsidR="00722908">
        <w:rPr>
          <w:rFonts w:ascii="Times New Roman" w:hAnsi="Times New Roman" w:cs="Times New Roman"/>
          <w:sz w:val="24"/>
          <w:szCs w:val="24"/>
        </w:rPr>
        <w:t xml:space="preserve"> across taxa</w:t>
      </w:r>
      <w:r w:rsidR="00410A83">
        <w:rPr>
          <w:rFonts w:ascii="Times New Roman" w:hAnsi="Times New Roman" w:cs="Times New Roman"/>
          <w:sz w:val="24"/>
          <w:szCs w:val="24"/>
        </w:rPr>
        <w:t xml:space="preserve"> </w:t>
      </w:r>
      <w:r w:rsidR="00075178">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{"citationID":"ynMQQiJU","properties":{"formattedCitation":"(McMahon &amp; Hays 2006; Scridel {\\i{}et al.} 2017; Braschler {\\i{}et al.} 2020)","plainCitation":"(McMahon &amp; Hays 2006; Scridel et al. 2017; Braschler et al. 2020)","noteIndex":0},"citationItems":[{"id":832,"uris":["http://zotero.org/users/3183432/items/GSD5E9LH"],"itemData":{"id":832,"type":"article-journal","container-title":"Journal of Animal Ecology","issue":"12","note":"publisher: Wiley Online Library","page":"2863–2875","title":"Realised rather than fundamental thermal niches predict site occupancy: Implications for climate change forecasting","volume":"89","author":[{"family":"Braschler","given":"Brigitte"},{"family":"Duffy","given":"Grant A"},{"family":"Nortje","given":"Erika"},{"family":"Kritzinger-Klopper","given":"Suzaan"},{"family":"Plessis","given":"Dorette","non-dropping-particle":"du"},{"family":"Karenyi","given":"Natasha"},{"family":"Leihy","given":"Rachel I"},{"family":"Chown","given":"Steven L"}],"issued":{"date-parts":[["2020"]]}}},{"id":831,"uris":["http://zotero.org/users/3183432/items/TQXZQ5JT"],"itemData":{"id":831,"type":"article-journal","container-title":"Global Change Biology","issue":"7","note":"publisher: Wiley Online Library","page":"1330–1338","title":"Thermal niche, large-scale movements and implications of climate change for a critically endangered marine vertebrate","volume":"12","author":[{"family":"McMahon","given":"CLIVE R"},{"family":"Hays","given":"Graeme C"}],"issued":{"date-parts":[["2006"]]}}},{"id":829,"uris":["http://zotero.org/users/3183432/items/APKSC3FQ"],"itemData":{"id":829,"type":"article-journal","container-title":"Climate Research","issue":"3","page":"207–216","title":"Thermal niche predicts recent changes in range size for bird species","volume":"73","author":[{"family":"Scridel","given":"Davide"},{"family":"Bogliani","given":"Giuseppe"},{"family":"Pedrini","given":"Paolo"},{"family":"Iemma","given":"Aaron"},{"family":"Hardenberg","given":"Achaz","non-dropping-particle":"von"},{"family":"Brambilla","given":"Mattia"}],"issued":{"date-parts":[["2017"]]}}}],"schema":"https://github.com/citation-style-language/schema/raw/master/csl-citation.json"} </w:instrText>
      </w:r>
      <w:r w:rsidR="00075178">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 xml:space="preserve">(McMahon &amp; Hays 2006; </w:t>
      </w:r>
      <w:proofErr w:type="spellStart"/>
      <w:r w:rsidR="00B71B27" w:rsidRPr="00B71B27">
        <w:rPr>
          <w:rFonts w:ascii="Times New Roman" w:hAnsi="Times New Roman" w:cs="Times New Roman"/>
          <w:sz w:val="24"/>
          <w:szCs w:val="24"/>
        </w:rPr>
        <w:t>Scridel</w:t>
      </w:r>
      <w:proofErr w:type="spellEnd"/>
      <w:r w:rsidR="00B71B27" w:rsidRPr="00B71B27">
        <w:rPr>
          <w:rFonts w:ascii="Times New Roman" w:hAnsi="Times New Roman" w:cs="Times New Roman"/>
          <w:sz w:val="24"/>
          <w:szCs w:val="24"/>
        </w:rPr>
        <w:t xml:space="preserv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2017; </w:t>
      </w:r>
      <w:proofErr w:type="spellStart"/>
      <w:r w:rsidR="00B71B27" w:rsidRPr="00B71B27">
        <w:rPr>
          <w:rFonts w:ascii="Times New Roman" w:hAnsi="Times New Roman" w:cs="Times New Roman"/>
          <w:sz w:val="24"/>
          <w:szCs w:val="24"/>
        </w:rPr>
        <w:t>Braschler</w:t>
      </w:r>
      <w:proofErr w:type="spellEnd"/>
      <w:r w:rsidR="00B71B27" w:rsidRPr="00B71B27">
        <w:rPr>
          <w:rFonts w:ascii="Times New Roman" w:hAnsi="Times New Roman" w:cs="Times New Roman"/>
          <w:sz w:val="24"/>
          <w:szCs w:val="24"/>
        </w:rPr>
        <w:t xml:space="preserv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2020)</w:t>
      </w:r>
      <w:r w:rsidR="00075178">
        <w:rPr>
          <w:rFonts w:ascii="Times New Roman" w:hAnsi="Times New Roman" w:cs="Times New Roman"/>
          <w:sz w:val="24"/>
          <w:szCs w:val="24"/>
        </w:rPr>
        <w:fldChar w:fldCharType="end"/>
      </w:r>
      <w:r w:rsidR="00410A83">
        <w:rPr>
          <w:rFonts w:ascii="Times New Roman" w:hAnsi="Times New Roman" w:cs="Times New Roman"/>
          <w:sz w:val="24"/>
          <w:szCs w:val="24"/>
        </w:rPr>
        <w:t xml:space="preserve">. </w:t>
      </w:r>
      <w:r w:rsidR="00A44B9E">
        <w:rPr>
          <w:rFonts w:ascii="Times New Roman" w:hAnsi="Times New Roman" w:cs="Times New Roman"/>
          <w:sz w:val="24"/>
          <w:szCs w:val="24"/>
        </w:rPr>
        <w:t xml:space="preserve">Secondly, a recent review </w:t>
      </w:r>
      <w:r w:rsidR="009F083F">
        <w:rPr>
          <w:rFonts w:ascii="Times New Roman" w:hAnsi="Times New Roman" w:cs="Times New Roman"/>
          <w:sz w:val="24"/>
          <w:szCs w:val="24"/>
        </w:rPr>
        <w:t>suggests that the ability of traits to predict range shifts may be limited by a multitude of factors including potentially complex</w:t>
      </w:r>
      <w:r w:rsidR="007544F5">
        <w:rPr>
          <w:rFonts w:ascii="Times New Roman" w:hAnsi="Times New Roman" w:cs="Times New Roman"/>
          <w:sz w:val="24"/>
          <w:szCs w:val="24"/>
        </w:rPr>
        <w:t xml:space="preserve">, </w:t>
      </w:r>
      <w:r w:rsidR="00055D82">
        <w:rPr>
          <w:rFonts w:ascii="Times New Roman" w:hAnsi="Times New Roman" w:cs="Times New Roman"/>
          <w:sz w:val="24"/>
          <w:szCs w:val="24"/>
        </w:rPr>
        <w:t>interactive</w:t>
      </w:r>
      <w:r w:rsidR="007544F5">
        <w:rPr>
          <w:rFonts w:ascii="Times New Roman" w:hAnsi="Times New Roman" w:cs="Times New Roman"/>
          <w:sz w:val="24"/>
          <w:szCs w:val="24"/>
        </w:rPr>
        <w:t>,</w:t>
      </w:r>
      <w:r w:rsidR="009F083F">
        <w:rPr>
          <w:rFonts w:ascii="Times New Roman" w:hAnsi="Times New Roman" w:cs="Times New Roman"/>
          <w:sz w:val="24"/>
          <w:szCs w:val="24"/>
        </w:rPr>
        <w:t xml:space="preserve"> and potentially non-linear dynamics </w:t>
      </w:r>
      <w:r w:rsidR="009F083F">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{"citationID":"yQmAPBFp","properties":{"formattedCitation":"(Beissinger &amp; Riddell 2021)","plainCitation":"(Beissinger &amp; Riddell 2021)","noteIndex":0},"citationItems":[{"id":812,"uris":["http://zotero.org/users/3183432/items/28Z7KJVW"],"itemData":{"id":812,"type":"article-journal","container-title":"Annual Review of Ecology, Evolution, and Systematics","note":"publisher: Annual Reviews","page":"47–66","title":"Why are species’ traits weak predictors of range shifts?","volume":"52","author":[{"family":"Beissinger","given":"Steven R"},{"family":"Riddell","given":"Eric A"}],"issued":{"date-parts":[["2021"]]}}}],"schema":"https://github.com/citation-style-language/schema/raw/master/csl-citation.json"} </w:instrText>
      </w:r>
      <w:r w:rsidR="009F083F">
        <w:rPr>
          <w:rFonts w:ascii="Times New Roman" w:hAnsi="Times New Roman" w:cs="Times New Roman"/>
          <w:sz w:val="24"/>
          <w:szCs w:val="24"/>
        </w:rPr>
        <w:fldChar w:fldCharType="separate"/>
      </w:r>
      <w:r w:rsidR="00B71B27" w:rsidRPr="00B71B27">
        <w:rPr>
          <w:rFonts w:ascii="Times New Roman" w:hAnsi="Times New Roman" w:cs="Times New Roman"/>
          <w:sz w:val="24"/>
        </w:rPr>
        <w:t>(</w:t>
      </w:r>
      <w:proofErr w:type="spellStart"/>
      <w:r w:rsidR="00B71B27" w:rsidRPr="00B71B27">
        <w:rPr>
          <w:rFonts w:ascii="Times New Roman" w:hAnsi="Times New Roman" w:cs="Times New Roman"/>
          <w:sz w:val="24"/>
        </w:rPr>
        <w:t>Beissinger</w:t>
      </w:r>
      <w:proofErr w:type="spellEnd"/>
      <w:r w:rsidR="00B71B27" w:rsidRPr="00B71B27">
        <w:rPr>
          <w:rFonts w:ascii="Times New Roman" w:hAnsi="Times New Roman" w:cs="Times New Roman"/>
          <w:sz w:val="24"/>
        </w:rPr>
        <w:t xml:space="preserve"> &amp; Riddell 2021)</w:t>
      </w:r>
      <w:r w:rsidR="009F083F">
        <w:rPr>
          <w:rFonts w:ascii="Times New Roman" w:hAnsi="Times New Roman" w:cs="Times New Roman"/>
          <w:sz w:val="24"/>
          <w:szCs w:val="24"/>
        </w:rPr>
        <w:fldChar w:fldCharType="end"/>
      </w:r>
      <w:r w:rsidR="009F083F">
        <w:rPr>
          <w:rFonts w:ascii="Times New Roman" w:hAnsi="Times New Roman" w:cs="Times New Roman"/>
          <w:sz w:val="24"/>
          <w:szCs w:val="24"/>
        </w:rPr>
        <w:t>.</w:t>
      </w:r>
      <w:r w:rsidR="00CB1F03">
        <w:rPr>
          <w:rFonts w:ascii="Times New Roman" w:hAnsi="Times New Roman" w:cs="Times New Roman"/>
          <w:sz w:val="24"/>
          <w:szCs w:val="24"/>
        </w:rPr>
        <w:t xml:space="preserve"> Thus, at the scale of our analysis, species’ traits may not be good predictors of occupancy outcomes. Further analysis a</w:t>
      </w:r>
      <w:r w:rsidR="00250CD8">
        <w:rPr>
          <w:rFonts w:ascii="Times New Roman" w:hAnsi="Times New Roman" w:cs="Times New Roman"/>
          <w:sz w:val="24"/>
          <w:szCs w:val="24"/>
        </w:rPr>
        <w:t>t</w:t>
      </w:r>
      <w:r w:rsidR="00CB1F03">
        <w:rPr>
          <w:rFonts w:ascii="Times New Roman" w:hAnsi="Times New Roman" w:cs="Times New Roman"/>
          <w:sz w:val="24"/>
          <w:szCs w:val="24"/>
        </w:rPr>
        <w:t xml:space="preserve"> finer spatiotemporal resolution may reveal more nuanced evidence for the important of species’ traits and life-history in predicting population trends.</w:t>
      </w:r>
      <w:r w:rsidR="00212E77">
        <w:rPr>
          <w:rFonts w:ascii="Times New Roman" w:hAnsi="Times New Roman" w:cs="Times New Roman"/>
          <w:sz w:val="24"/>
          <w:szCs w:val="24"/>
        </w:rPr>
        <w:t xml:space="preserve"> Experimental designs that aim to test for potentially complex </w:t>
      </w:r>
      <w:r w:rsidR="00E70B09">
        <w:rPr>
          <w:rFonts w:ascii="Times New Roman" w:hAnsi="Times New Roman" w:cs="Times New Roman"/>
          <w:sz w:val="24"/>
          <w:szCs w:val="24"/>
        </w:rPr>
        <w:t>relationships</w:t>
      </w:r>
      <w:r w:rsidR="00212E77">
        <w:rPr>
          <w:rFonts w:ascii="Times New Roman" w:hAnsi="Times New Roman" w:cs="Times New Roman"/>
          <w:sz w:val="24"/>
          <w:szCs w:val="24"/>
        </w:rPr>
        <w:t xml:space="preserve"> governing species’ responses to increasing temperature, for example, the interplay between </w:t>
      </w:r>
      <w:r w:rsidR="00212E77">
        <w:rPr>
          <w:rFonts w:ascii="Times New Roman" w:hAnsi="Times New Roman" w:cs="Times New Roman"/>
          <w:sz w:val="24"/>
          <w:szCs w:val="24"/>
        </w:rPr>
        <w:lastRenderedPageBreak/>
        <w:t>hostplant quality and t</w:t>
      </w:r>
      <w:r w:rsidR="00CB1F03">
        <w:rPr>
          <w:rFonts w:ascii="Times New Roman" w:hAnsi="Times New Roman" w:cs="Times New Roman"/>
          <w:sz w:val="24"/>
          <w:szCs w:val="24"/>
        </w:rPr>
        <w:t>hermal</w:t>
      </w:r>
      <w:r w:rsidR="00212E77">
        <w:rPr>
          <w:rFonts w:ascii="Times New Roman" w:hAnsi="Times New Roman" w:cs="Times New Roman"/>
          <w:sz w:val="24"/>
          <w:szCs w:val="24"/>
        </w:rPr>
        <w:t xml:space="preserve"> stress, are likely the best way to elucidate these dynamics</w:t>
      </w:r>
      <w:r w:rsidR="00783C7D">
        <w:rPr>
          <w:rFonts w:ascii="Times New Roman" w:hAnsi="Times New Roman" w:cs="Times New Roman"/>
          <w:sz w:val="24"/>
          <w:szCs w:val="24"/>
        </w:rPr>
        <w:t xml:space="preserve"> </w:t>
      </w:r>
      <w:r w:rsidR="00783C7D">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{"citationID":"oSpIpNe1","properties":{"formattedCitation":"(Abarca 2019; Abarca {\\i{}et al.} 2019; Litchman &amp; Thomas 2023)","plainCitation":"(Abarca 2019; Abarca et al. 2019; Litchman &amp; Thomas 2023)","noteIndex":0},"citationItems":[{"id":833,"uris":["http://zotero.org/users/3183432/items/QZD5SDER"],"itemData":{"id":833,"type":"article-journal","container-title":"PLoS One","issue":"9","note":"publisher: Public Library of Science San Francisco, CA USA","page":"e0222227","title":"Herbivore seasonality responds to conflicting cues: untangling the effects of host, temperature, and photoperiod","volume":"14","author":[{"family":"Abarca","given":"Mariana"}],"issued":{"date-parts":[["2019"]]}}},{"id":571,"uris":["http://zotero.org/users/3183432/items/NBDXBNTZ"],"itemData":{"id":571,"type":"article-journal","abstract":"Disruptive effects of climate change include range shifts, phenological mismatches among consumers and producers, and population declines. While these biological alterations have been widely documented, studies identifying specific mechanisms linking climate change to population declines are scarce. Extreme events, such as heatwaves can have devastating effects on living organisms and are increasing in frequency as Earth warms. Hence, understanding the effects of heatwaves on insects is necessary to inform conservation efforts and to develop predictions of population dynamics under future climate scenarios. Here, we experimentally evaluated the effects of heatwaves on the survival and phenology of the Baltimore Checkerspot (Euphydryas phaeton phaeton), a wetland butterfly with imperiled populations that has incorporated a novel host. We performed laboratory manipulations (implementing realistic temperature regimes) to assess the effect of heatwaves during summer and winter on the survival and phenology of E. p. phaeton. In addition, we analyzed historical temperature records to quantify the incidence of heatwaves within E. p. phaeton's range to assess their potential role in the decline of southeastern populations. We found that winter heatwaves with maximum temperatures of 20°C can have more devastating effects on survival than summer heatwaves (up to 41°C). Eggs endured acute heat stress during summer with no significant effects on phenology and survival; similarly, pre-overwintering larvae were robust to heatwave exposure, as only the most intense heatwave treatment reduced their survival (37% reduction compared to control conditions). By contrast, dormant larvae were the most vulnerable stage, as they lost from 2 to 6% of their body mass after a three-day summer heatwave. Furthermore, their exposure to winter heatwaves resulted in 75 to 100% mortality. Feeding on the native host provided higher resilience under thermal stress than feeding on the invasive, recently acquired host. Finally, both heatwave incidence and severity have increased in the southern range of E. p. phaeton in the period from 1894 to 2011. We show that warm winter days induced severe mortality, providing a mechanistic explanation of how climate change can trigger population declines in E. p. phaeton and other insects.","container-title":"Frontiers in Ecology and Evolution","page":"193","title":"Heatwaves and novel host consumption increase overwinter mortality of an imperiled wetland butterfly","volume":"7","author":[{"family":"Abarca","given":"Mariana"},{"family":"Larsen","given":"Elise A."},{"family":"Ries","given":"Leslie"}],"issued":{"date-parts":[["2019"]]}}},{"id":834,"uris":["http://zotero.org/users/3183432/items/92F46DMH"],"itemData":{"id":834,"type":"article-journal","container-title":"Oikos","issue":"2","note":"publisher: Wiley Online Library","page":"e09155","title":"Are we underestimating the ecological and evolutionary effects of warming? Interactions with other environmental drivers may increase species vulnerability to high temperatures","volume":"2023","author":[{"family":"Litchman","given":"Elena"},{"family":"Thomas","given":"Mridul K"}],"issued":{"date-parts":[["2023"]]}}}],"schema":"https://github.com/citation-style-language/schema/raw/master/csl-citation.json"} </w:instrText>
      </w:r>
      <w:r w:rsidR="00783C7D">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w:t>
      </w:r>
      <w:proofErr w:type="spellStart"/>
      <w:r w:rsidR="00B71B27" w:rsidRPr="00B71B27">
        <w:rPr>
          <w:rFonts w:ascii="Times New Roman" w:hAnsi="Times New Roman" w:cs="Times New Roman"/>
          <w:sz w:val="24"/>
          <w:szCs w:val="24"/>
        </w:rPr>
        <w:t>Abarca</w:t>
      </w:r>
      <w:proofErr w:type="spellEnd"/>
      <w:r w:rsidR="00B71B27" w:rsidRPr="00B71B27">
        <w:rPr>
          <w:rFonts w:ascii="Times New Roman" w:hAnsi="Times New Roman" w:cs="Times New Roman"/>
          <w:sz w:val="24"/>
          <w:szCs w:val="24"/>
        </w:rPr>
        <w:t xml:space="preserve"> 2019; </w:t>
      </w:r>
      <w:proofErr w:type="spellStart"/>
      <w:r w:rsidR="00B71B27" w:rsidRPr="00B71B27">
        <w:rPr>
          <w:rFonts w:ascii="Times New Roman" w:hAnsi="Times New Roman" w:cs="Times New Roman"/>
          <w:sz w:val="24"/>
          <w:szCs w:val="24"/>
        </w:rPr>
        <w:t>Abarca</w:t>
      </w:r>
      <w:proofErr w:type="spellEnd"/>
      <w:r w:rsidR="00B71B27" w:rsidRPr="00B71B27">
        <w:rPr>
          <w:rFonts w:ascii="Times New Roman" w:hAnsi="Times New Roman" w:cs="Times New Roman"/>
          <w:sz w:val="24"/>
          <w:szCs w:val="24"/>
        </w:rPr>
        <w:t xml:space="preserv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2019; </w:t>
      </w:r>
      <w:proofErr w:type="spellStart"/>
      <w:r w:rsidR="00B71B27" w:rsidRPr="00B71B27">
        <w:rPr>
          <w:rFonts w:ascii="Times New Roman" w:hAnsi="Times New Roman" w:cs="Times New Roman"/>
          <w:sz w:val="24"/>
          <w:szCs w:val="24"/>
        </w:rPr>
        <w:t>Litchman</w:t>
      </w:r>
      <w:proofErr w:type="spellEnd"/>
      <w:r w:rsidR="00B71B27" w:rsidRPr="00B71B27">
        <w:rPr>
          <w:rFonts w:ascii="Times New Roman" w:hAnsi="Times New Roman" w:cs="Times New Roman"/>
          <w:sz w:val="24"/>
          <w:szCs w:val="24"/>
        </w:rPr>
        <w:t xml:space="preserve"> &amp; Thomas 2023)</w:t>
      </w:r>
      <w:r w:rsidR="00783C7D">
        <w:rPr>
          <w:rFonts w:ascii="Times New Roman" w:hAnsi="Times New Roman" w:cs="Times New Roman"/>
          <w:sz w:val="24"/>
          <w:szCs w:val="24"/>
        </w:rPr>
        <w:fldChar w:fldCharType="end"/>
      </w:r>
      <w:r w:rsidR="00E70B09">
        <w:rPr>
          <w:rFonts w:ascii="Times New Roman" w:hAnsi="Times New Roman" w:cs="Times New Roman"/>
          <w:sz w:val="24"/>
          <w:szCs w:val="24"/>
        </w:rPr>
        <w:t xml:space="preserve">. </w:t>
      </w:r>
    </w:p>
    <w:p w14:paraId="495B7B6D" w14:textId="3034BEAD" w:rsidR="000E096B" w:rsidRPr="0098333A" w:rsidRDefault="00783C7D" w:rsidP="0056046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 full examination of our post-hoc model suite revealed that Model D (a model that included range-wide temperature and phylogenetic intercepts) was equivalent to Model C (discussed above) in the northern and southern geographic contexts (Supplemental Material S</w:t>
      </w:r>
      <w:r w:rsidR="00AB641A">
        <w:rPr>
          <w:rFonts w:ascii="Times New Roman" w:hAnsi="Times New Roman" w:cs="Times New Roman"/>
          <w:sz w:val="24"/>
          <w:szCs w:val="24"/>
        </w:rPr>
        <w:t>2-4</w:t>
      </w:r>
      <w:r>
        <w:rPr>
          <w:rFonts w:ascii="Times New Roman" w:hAnsi="Times New Roman" w:cs="Times New Roman"/>
          <w:sz w:val="24"/>
          <w:szCs w:val="24"/>
        </w:rPr>
        <w:t xml:space="preserve">). </w:t>
      </w:r>
      <w:r w:rsidR="00CB4560">
        <w:rPr>
          <w:rFonts w:ascii="Times New Roman" w:hAnsi="Times New Roman" w:cs="Times New Roman"/>
          <w:sz w:val="24"/>
          <w:szCs w:val="24"/>
        </w:rPr>
        <w:t>Despite this model scoring on par with Model C, o</w:t>
      </w:r>
      <w:r w:rsidR="00A36DAA">
        <w:rPr>
          <w:rFonts w:ascii="Times New Roman" w:hAnsi="Times New Roman" w:cs="Times New Roman"/>
          <w:sz w:val="24"/>
          <w:szCs w:val="24"/>
        </w:rPr>
        <w:t xml:space="preserve">ur estimates of </w:t>
      </w:r>
      <w:proofErr w:type="spellStart"/>
      <w:r w:rsidR="00A36DAA">
        <w:rPr>
          <w:rFonts w:ascii="Times New Roman" w:hAnsi="Times New Roman" w:cs="Times New Roman"/>
          <w:sz w:val="24"/>
          <w:szCs w:val="24"/>
        </w:rPr>
        <w:t>Pagel’s</w:t>
      </w:r>
      <w:proofErr w:type="spellEnd"/>
      <w:r w:rsidR="00A36DAA">
        <w:rPr>
          <w:rFonts w:ascii="Times New Roman" w:hAnsi="Times New Roman" w:cs="Times New Roman"/>
          <w:sz w:val="24"/>
          <w:szCs w:val="24"/>
        </w:rPr>
        <w:t xml:space="preserve"> </w:t>
      </w:r>
      <m:oMath>
        <m:r>
          <m:rPr>
            <m:sty m:val="p"/>
          </m:rPr>
          <w:rPr>
            <w:rFonts w:ascii="Cambria Math" w:hAnsi="Cambria Math" w:cs="Times New Roman"/>
            <w:sz w:val="24"/>
            <w:szCs w:val="24"/>
          </w:rPr>
          <m:t>λ</m:t>
        </m:r>
      </m:oMath>
      <w:r w:rsidR="00A36DAA">
        <w:rPr>
          <w:rFonts w:ascii="Times New Roman" w:hAnsi="Times New Roman" w:cs="Times New Roman"/>
          <w:sz w:val="24"/>
          <w:szCs w:val="24"/>
        </w:rPr>
        <w:t xml:space="preserve"> </w:t>
      </w:r>
      <w:r w:rsidR="002532EB">
        <w:rPr>
          <w:rFonts w:ascii="Times New Roman" w:hAnsi="Times New Roman" w:cs="Times New Roman"/>
          <w:sz w:val="24"/>
          <w:szCs w:val="24"/>
        </w:rPr>
        <w:t xml:space="preserve">from Model D </w:t>
      </w:r>
      <w:r w:rsidR="00A36DAA">
        <w:rPr>
          <w:rFonts w:ascii="Times New Roman" w:hAnsi="Times New Roman" w:cs="Times New Roman"/>
          <w:sz w:val="24"/>
          <w:szCs w:val="24"/>
        </w:rPr>
        <w:t>revealed no strong phylogenetic signal in our occupancy trends regardless of geographic context</w:t>
      </w:r>
      <w:r w:rsidR="00555011">
        <w:rPr>
          <w:rFonts w:ascii="Times New Roman" w:hAnsi="Times New Roman" w:cs="Times New Roman"/>
          <w:sz w:val="24"/>
          <w:szCs w:val="24"/>
        </w:rPr>
        <w:t xml:space="preserve"> (South</w:t>
      </w:r>
      <w:r w:rsidR="00381089">
        <w:rPr>
          <w:rFonts w:ascii="Times New Roman" w:hAnsi="Times New Roman" w:cs="Times New Roman"/>
          <w:sz w:val="24"/>
          <w:szCs w:val="24"/>
        </w:rPr>
        <w:t xml:space="preserve"> </w:t>
      </w:r>
      <w:r w:rsidR="00555011">
        <w:rPr>
          <w:rFonts w:ascii="Times New Roman" w:hAnsi="Times New Roman" w:cs="Times New Roman"/>
          <w:sz w:val="24"/>
          <w:szCs w:val="24"/>
        </w:rPr>
        <w:t xml:space="preserve">= </w:t>
      </w:r>
      <w:r w:rsidR="005E7C75">
        <w:rPr>
          <w:rFonts w:ascii="Times New Roman" w:hAnsi="Times New Roman" w:cs="Times New Roman"/>
          <w:sz w:val="24"/>
          <w:szCs w:val="24"/>
        </w:rPr>
        <w:t>0.01 [0, 0.05</w:t>
      </w:r>
      <w:r w:rsidR="00C0130D">
        <w:rPr>
          <w:rFonts w:ascii="Times New Roman" w:hAnsi="Times New Roman" w:cs="Times New Roman"/>
          <w:sz w:val="24"/>
          <w:szCs w:val="24"/>
        </w:rPr>
        <w:t xml:space="preserve"> 95%</w:t>
      </w:r>
      <w:r w:rsidR="005E7C75">
        <w:rPr>
          <w:rFonts w:ascii="Times New Roman" w:hAnsi="Times New Roman" w:cs="Times New Roman"/>
          <w:sz w:val="24"/>
          <w:szCs w:val="24"/>
        </w:rPr>
        <w:t xml:space="preserve"> CRI]</w:t>
      </w:r>
      <w:r w:rsidR="00555011">
        <w:rPr>
          <w:rFonts w:ascii="Times New Roman" w:hAnsi="Times New Roman" w:cs="Times New Roman"/>
          <w:sz w:val="24"/>
          <w:szCs w:val="24"/>
        </w:rPr>
        <w:t>; Core</w:t>
      </w:r>
      <w:r w:rsidR="00381089">
        <w:rPr>
          <w:rFonts w:ascii="Times New Roman" w:hAnsi="Times New Roman" w:cs="Times New Roman"/>
          <w:sz w:val="24"/>
          <w:szCs w:val="24"/>
        </w:rPr>
        <w:t xml:space="preserve"> </w:t>
      </w:r>
      <w:r w:rsidR="00555011">
        <w:rPr>
          <w:rFonts w:ascii="Times New Roman" w:hAnsi="Times New Roman" w:cs="Times New Roman"/>
          <w:sz w:val="24"/>
          <w:szCs w:val="24"/>
        </w:rPr>
        <w:t xml:space="preserve">= </w:t>
      </w:r>
      <w:r w:rsidR="005E7C75">
        <w:rPr>
          <w:rFonts w:ascii="Times New Roman" w:hAnsi="Times New Roman" w:cs="Times New Roman"/>
          <w:sz w:val="24"/>
          <w:szCs w:val="24"/>
        </w:rPr>
        <w:t xml:space="preserve">0 [0, 0.01 </w:t>
      </w:r>
      <w:r w:rsidR="00C0130D">
        <w:rPr>
          <w:rFonts w:ascii="Times New Roman" w:hAnsi="Times New Roman" w:cs="Times New Roman"/>
          <w:sz w:val="24"/>
          <w:szCs w:val="24"/>
        </w:rPr>
        <w:t xml:space="preserve">95% </w:t>
      </w:r>
      <w:r w:rsidR="005E7C75">
        <w:rPr>
          <w:rFonts w:ascii="Times New Roman" w:hAnsi="Times New Roman" w:cs="Times New Roman"/>
          <w:sz w:val="24"/>
          <w:szCs w:val="24"/>
        </w:rPr>
        <w:t>CRI]</w:t>
      </w:r>
      <w:r w:rsidR="00555011">
        <w:rPr>
          <w:rFonts w:ascii="Times New Roman" w:hAnsi="Times New Roman" w:cs="Times New Roman"/>
          <w:sz w:val="24"/>
          <w:szCs w:val="24"/>
        </w:rPr>
        <w:t>; North</w:t>
      </w:r>
      <w:r w:rsidR="00381089">
        <w:rPr>
          <w:rFonts w:ascii="Times New Roman" w:hAnsi="Times New Roman" w:cs="Times New Roman"/>
          <w:sz w:val="24"/>
          <w:szCs w:val="24"/>
        </w:rPr>
        <w:t xml:space="preserve"> </w:t>
      </w:r>
      <w:r w:rsidR="00555011">
        <w:rPr>
          <w:rFonts w:ascii="Times New Roman" w:hAnsi="Times New Roman" w:cs="Times New Roman"/>
          <w:sz w:val="24"/>
          <w:szCs w:val="24"/>
        </w:rPr>
        <w:t xml:space="preserve">= </w:t>
      </w:r>
      <w:r w:rsidR="00370C67">
        <w:rPr>
          <w:rFonts w:ascii="Times New Roman" w:hAnsi="Times New Roman" w:cs="Times New Roman"/>
          <w:sz w:val="24"/>
          <w:szCs w:val="24"/>
        </w:rPr>
        <w:t>0 [0, 0.01 95% CRI]</w:t>
      </w:r>
      <w:r w:rsidR="00555011">
        <w:rPr>
          <w:rFonts w:ascii="Times New Roman" w:hAnsi="Times New Roman" w:cs="Times New Roman"/>
          <w:sz w:val="24"/>
          <w:szCs w:val="24"/>
        </w:rPr>
        <w:t>)</w:t>
      </w:r>
      <w:r w:rsidR="00A36DAA">
        <w:rPr>
          <w:rFonts w:ascii="Times New Roman" w:hAnsi="Times New Roman" w:cs="Times New Roman"/>
          <w:sz w:val="24"/>
          <w:szCs w:val="24"/>
        </w:rPr>
        <w:t xml:space="preserve">. </w:t>
      </w:r>
      <w:r w:rsidR="0098333A">
        <w:rPr>
          <w:rFonts w:ascii="Times New Roman" w:hAnsi="Times New Roman" w:cs="Times New Roman"/>
          <w:sz w:val="24"/>
          <w:szCs w:val="24"/>
        </w:rPr>
        <w:t xml:space="preserve">Despite this, some notable groups do exhibit declines across our study region including members of the genus </w:t>
      </w:r>
      <w:proofErr w:type="spellStart"/>
      <w:r w:rsidR="0098333A">
        <w:rPr>
          <w:rFonts w:ascii="Times New Roman" w:hAnsi="Times New Roman" w:cs="Times New Roman"/>
          <w:i/>
          <w:iCs/>
          <w:sz w:val="24"/>
          <w:szCs w:val="24"/>
        </w:rPr>
        <w:t>Boloria</w:t>
      </w:r>
      <w:proofErr w:type="spellEnd"/>
      <w:r w:rsidR="0098333A">
        <w:rPr>
          <w:rFonts w:ascii="Times New Roman" w:hAnsi="Times New Roman" w:cs="Times New Roman"/>
          <w:sz w:val="24"/>
          <w:szCs w:val="24"/>
        </w:rPr>
        <w:t xml:space="preserve">, </w:t>
      </w:r>
      <w:proofErr w:type="spellStart"/>
      <w:r w:rsidR="0098333A">
        <w:rPr>
          <w:rFonts w:ascii="Times New Roman" w:hAnsi="Times New Roman" w:cs="Times New Roman"/>
          <w:i/>
          <w:iCs/>
          <w:sz w:val="24"/>
          <w:szCs w:val="24"/>
        </w:rPr>
        <w:t>Erebia</w:t>
      </w:r>
      <w:proofErr w:type="spellEnd"/>
      <w:r w:rsidR="0098333A">
        <w:rPr>
          <w:rFonts w:ascii="Times New Roman" w:hAnsi="Times New Roman" w:cs="Times New Roman"/>
          <w:i/>
          <w:iCs/>
          <w:sz w:val="24"/>
          <w:szCs w:val="24"/>
        </w:rPr>
        <w:t xml:space="preserve">, </w:t>
      </w:r>
      <w:r w:rsidR="0098333A">
        <w:rPr>
          <w:rFonts w:ascii="Times New Roman" w:hAnsi="Times New Roman" w:cs="Times New Roman"/>
          <w:sz w:val="24"/>
          <w:szCs w:val="24"/>
        </w:rPr>
        <w:t xml:space="preserve">and </w:t>
      </w:r>
      <w:proofErr w:type="spellStart"/>
      <w:r w:rsidR="0098333A">
        <w:rPr>
          <w:rFonts w:ascii="Times New Roman" w:hAnsi="Times New Roman" w:cs="Times New Roman"/>
          <w:i/>
          <w:iCs/>
          <w:sz w:val="24"/>
          <w:szCs w:val="24"/>
        </w:rPr>
        <w:t>Oeneis</w:t>
      </w:r>
      <w:proofErr w:type="spellEnd"/>
      <w:r w:rsidR="004B00E8">
        <w:rPr>
          <w:rFonts w:ascii="Times New Roman" w:hAnsi="Times New Roman" w:cs="Times New Roman"/>
          <w:i/>
          <w:iCs/>
          <w:sz w:val="24"/>
          <w:szCs w:val="24"/>
        </w:rPr>
        <w:t xml:space="preserve"> </w:t>
      </w:r>
      <w:r w:rsidR="004B00E8" w:rsidRPr="00653D4E">
        <w:rPr>
          <w:rFonts w:ascii="Times New Roman" w:hAnsi="Times New Roman" w:cs="Times New Roman"/>
          <w:sz w:val="24"/>
          <w:szCs w:val="24"/>
        </w:rPr>
        <w:t xml:space="preserve">(Figure 3, Supplemental Table </w:t>
      </w:r>
      <w:r w:rsidR="00A71DCC">
        <w:rPr>
          <w:rFonts w:ascii="Times New Roman" w:hAnsi="Times New Roman" w:cs="Times New Roman"/>
          <w:sz w:val="24"/>
          <w:szCs w:val="24"/>
        </w:rPr>
        <w:t>S</w:t>
      </w:r>
      <w:r w:rsidR="004B00E8" w:rsidRPr="00653D4E">
        <w:rPr>
          <w:rFonts w:ascii="Times New Roman" w:hAnsi="Times New Roman" w:cs="Times New Roman"/>
          <w:sz w:val="24"/>
          <w:szCs w:val="24"/>
        </w:rPr>
        <w:t>1)</w:t>
      </w:r>
      <w:r w:rsidR="0098333A" w:rsidRPr="00653D4E">
        <w:rPr>
          <w:rFonts w:ascii="Times New Roman" w:hAnsi="Times New Roman" w:cs="Times New Roman"/>
          <w:sz w:val="24"/>
          <w:szCs w:val="24"/>
        </w:rPr>
        <w:t xml:space="preserve">. </w:t>
      </w:r>
    </w:p>
    <w:p w14:paraId="6DB95031" w14:textId="3C53206D" w:rsidR="00560465" w:rsidRPr="00560465" w:rsidRDefault="00560465" w:rsidP="00560465">
      <w:pPr>
        <w:spacing w:line="480" w:lineRule="auto"/>
        <w:ind w:firstLine="720"/>
        <w:jc w:val="both"/>
        <w:rPr>
          <w:rFonts w:ascii="Times New Roman" w:hAnsi="Times New Roman" w:cs="Times New Roman"/>
          <w:sz w:val="24"/>
          <w:szCs w:val="24"/>
        </w:rPr>
      </w:pPr>
      <w:r w:rsidRPr="00CE5E5C">
        <w:rPr>
          <w:rFonts w:ascii="Times New Roman" w:hAnsi="Times New Roman" w:cs="Times New Roman"/>
          <w:sz w:val="24"/>
          <w:szCs w:val="24"/>
        </w:rPr>
        <w:t xml:space="preserve">While we examined the impacts of climate on species-specific occupancy trends, the </w:t>
      </w:r>
      <w:r>
        <w:rPr>
          <w:rFonts w:ascii="Times New Roman" w:hAnsi="Times New Roman" w:cs="Times New Roman"/>
          <w:sz w:val="24"/>
          <w:szCs w:val="24"/>
        </w:rPr>
        <w:t>importance</w:t>
      </w:r>
      <w:r w:rsidRPr="00CE5E5C">
        <w:rPr>
          <w:rFonts w:ascii="Times New Roman" w:hAnsi="Times New Roman" w:cs="Times New Roman"/>
          <w:sz w:val="24"/>
          <w:szCs w:val="24"/>
        </w:rPr>
        <w:t xml:space="preserve"> of changing land-cover/use on boreal and Arctic butterflies cannot be ignored. </w:t>
      </w:r>
      <w:r>
        <w:rPr>
          <w:rFonts w:ascii="Times New Roman" w:hAnsi="Times New Roman" w:cs="Times New Roman"/>
          <w:sz w:val="24"/>
          <w:szCs w:val="24"/>
        </w:rPr>
        <w:t>Butterflies are especially sensitive to habitat type and disturbance as well as the availability of corridors to navigate to new, suitable habitats. In boreal Canada, butterfly abundance and species richness increases along human-made cutlines</w:t>
      </w:r>
      <w:r w:rsidRPr="00CE5E5C">
        <w:rPr>
          <w:rFonts w:ascii="Times New Roman" w:hAnsi="Times New Roman" w:cs="Times New Roman"/>
          <w:sz w:val="24"/>
          <w:szCs w:val="24"/>
        </w:rPr>
        <w:t xml:space="preserve"> </w:t>
      </w:r>
      <w:r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{"citationID":"UuSr7Adh","properties":{"formattedCitation":"(Riva {\\i{}et al.} 2018a)","plainCitation":"(Riva et al. 2018a)","noteIndex":0},"citationItems":[{"id":735,"uris":["http://zotero.org/users/3183432/items/VHVIT3RS"],"itemData":{"id":735,"type":"article-journal","container-title":"Biological Conservation","note":"publisher: Elsevier","page":"173–180","title":"Localized disturbances from oil sands developments increase butterfly diversity and abundance in Alberta's boreal forests","volume":"217","author":[{"family":"Riva","given":"Federico"},{"family":"Acorn","given":"John H"},{"family":"Nielsen","given":"Scott E"}],"issued":{"date-parts":[["2018"]]}}}],"schema":"https://github.com/citation-style-language/schema/raw/master/csl-citation.json"} </w:instrText>
      </w:r>
      <w:r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 xml:space="preserve">(Riva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2018a)</w:t>
      </w:r>
      <w:r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w:t>
      </w:r>
      <w:r>
        <w:rPr>
          <w:rFonts w:ascii="Times New Roman" w:hAnsi="Times New Roman" w:cs="Times New Roman"/>
          <w:sz w:val="24"/>
          <w:szCs w:val="24"/>
        </w:rPr>
        <w:t xml:space="preserve">Additionally, increasing frequency and intensity of forest fire in the region may also contribute to both opportunities and challenges for high-latitude butterflies </w:t>
      </w:r>
      <w:r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{"citationID":"Izgncdjo","properties":{"formattedCitation":"(Girardin &amp; Mudelsee 2008; Hanes {\\i{}et al.} 2019)","plainCitation":"(Girardin &amp; Mudelsee 2008; Hanes et al. 2019)","noteIndex":0},"citationItems":[{"id":793,"uris":["http://zotero.org/users/3183432/items/NEUF8R3V"],"itemData":{"id":793,"type":"article-journal","container-title":"Ecological Applications","issue":"2","note":"publisher: Wiley Online Library","page":"391–406","title":"Past and future changes in Canadian boreal wildfire activity","volume":"18","author":[{"family":"Girardin","given":"Martin P"},{"family":"Mudelsee","given":"Manfred"}],"issued":{"date-parts":[["2008"]]}}},{"id":794,"uris":["http://zotero.org/users/3183432/items/36DUXEVB"],"itemData":{"id":794,"type":"article-journal","container-title":"Canadian Journal of Forest Research","issue":"3","note":"publisher: NRC Research Press","page":"256–269","title":"Fire-regime changes in Canada over the last half century","volume":"49","author":[{"family":"Hanes","given":"Chelene C"},{"family":"Wang","given":"Xianli"},{"family":"Jain","given":"Piyush"},{"family":"Parisien","given":"Marc-André"},{"family":"Little","given":"John M"},{"family":"Flannigan","given":"Mike D"}],"issued":{"date-parts":[["2019"]]}}}],"schema":"https://github.com/citation-style-language/schema/raw/master/csl-citation.json"} </w:instrText>
      </w:r>
      <w:r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 xml:space="preserve">(Girardin &amp; </w:t>
      </w:r>
      <w:proofErr w:type="spellStart"/>
      <w:r w:rsidR="00B71B27" w:rsidRPr="00B71B27">
        <w:rPr>
          <w:rFonts w:ascii="Times New Roman" w:hAnsi="Times New Roman" w:cs="Times New Roman"/>
          <w:sz w:val="24"/>
          <w:szCs w:val="24"/>
        </w:rPr>
        <w:t>Mudelsee</w:t>
      </w:r>
      <w:proofErr w:type="spellEnd"/>
      <w:r w:rsidR="00B71B27" w:rsidRPr="00B71B27">
        <w:rPr>
          <w:rFonts w:ascii="Times New Roman" w:hAnsi="Times New Roman" w:cs="Times New Roman"/>
          <w:sz w:val="24"/>
          <w:szCs w:val="24"/>
        </w:rPr>
        <w:t xml:space="preserve"> 2008; Hanes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2019)</w:t>
      </w:r>
      <w:r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w:t>
      </w:r>
      <w:r>
        <w:rPr>
          <w:rFonts w:ascii="Times New Roman" w:hAnsi="Times New Roman" w:cs="Times New Roman"/>
          <w:sz w:val="24"/>
          <w:szCs w:val="24"/>
        </w:rPr>
        <w:t>Forest fire (of varying severity) may contribute to initial negative butterfly abundance patterns, but over</w:t>
      </w:r>
      <w:r w:rsidR="008446F7">
        <w:rPr>
          <w:rFonts w:ascii="Times New Roman" w:hAnsi="Times New Roman" w:cs="Times New Roman"/>
          <w:sz w:val="24"/>
          <w:szCs w:val="24"/>
        </w:rPr>
        <w:t xml:space="preserve"> </w:t>
      </w:r>
      <w:r>
        <w:rPr>
          <w:rFonts w:ascii="Times New Roman" w:hAnsi="Times New Roman" w:cs="Times New Roman"/>
          <w:sz w:val="24"/>
          <w:szCs w:val="24"/>
        </w:rPr>
        <w:t xml:space="preserve">time, butterflies may benefit from the presence of early successional and open canopy habitats </w:t>
      </w:r>
      <w:r>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{"citationID":"cbWZo7KZ","properties":{"formattedCitation":"(Johansson {\\i{}et al.} 2020; Mason Jr {\\i{}et al.} 2021; Ulyshen {\\i{}et al.} 2022)","plainCitation":"(Johansson et al. 2020; Mason Jr et al. 2021; Ulyshen et al. 2022)","noteIndex":0},"citationItems":[{"id":828,"uris":["http://zotero.org/users/3183432/items/WS42H5B9"],"itemData":{"id":828,"type":"article-journal","container-title":"Forest Ecology and Management","note":"publisher: Elsevier","page":"118033","title":"Fewer butterflies and a different composition of bees, wasps and hoverflies on recently burned compared to unburned clear-cuts, regardless of burn severity","volume":"463","author":[{"family":"Johansson","given":"Victor"},{"family":"Gustafsson","given":"Lena"},{"family":"Andersson","given":"Petter"},{"family":"Hylander","given":"Kristoffer"}],"issued":{"date-parts":[["2020"]]}}},{"id":826,"uris":["http://zotero.org/users/3183432/items/HMJ937WH"],"itemData":{"id":826,"type":"article-journal","container-title":"Biological Conservation","note":"publisher: Elsevier","page":"109265","title":"Responses from bees, butterflies, and ground beetles to different fire and site characteristics: a global meta-analysis","volume":"261","author":[{"family":"Mason Jr","given":"Stephen C"},{"family":"Shirey","given":"Vaughn"},{"family":"Ponisio","given":"Lauren C"},{"family":"Gelhaus","given":"Jon K"}],"issued":{"date-parts":[["2021"]]}}},{"id":827,"uris":["http://zotero.org/users/3183432/items/ZLAP8W2E"],"itemData":{"id":827,"type":"article-journal","container-title":"Frontiers in Ecology and the Environment","issue":"2","note":"publisher: Wiley Online Library","page":"78–83","title":"Pyrodiversity promotes pollinator diversity in a fire-adapted landscape","volume":"20","author":[{"family":"Ulyshen","given":"Michael D"},{"family":"Hiers","given":"J Kevin"},{"family":"Pokswinksi","given":"Scott M"},{"family":"Fair","given":"Conor"}],"issued":{"date-parts":[["2022"]]}}}],"schema":"https://github.com/citation-style-language/schema/raw/master/csl-citation.json"} </w:instrText>
      </w:r>
      <w:r>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 xml:space="preserve">(Johansson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2020; Mason Jr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2021; </w:t>
      </w:r>
      <w:proofErr w:type="spellStart"/>
      <w:r w:rsidR="00B71B27" w:rsidRPr="00B71B27">
        <w:rPr>
          <w:rFonts w:ascii="Times New Roman" w:hAnsi="Times New Roman" w:cs="Times New Roman"/>
          <w:sz w:val="24"/>
          <w:szCs w:val="24"/>
        </w:rPr>
        <w:t>Ulyshen</w:t>
      </w:r>
      <w:proofErr w:type="spellEnd"/>
      <w:r w:rsidR="00B71B27" w:rsidRPr="00B71B27">
        <w:rPr>
          <w:rFonts w:ascii="Times New Roman" w:hAnsi="Times New Roman" w:cs="Times New Roman"/>
          <w:sz w:val="24"/>
          <w:szCs w:val="24"/>
        </w:rPr>
        <w:t xml:space="preserv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2022)</w:t>
      </w:r>
      <w:r>
        <w:rPr>
          <w:rFonts w:ascii="Times New Roman" w:hAnsi="Times New Roman" w:cs="Times New Roman"/>
          <w:sz w:val="24"/>
          <w:szCs w:val="24"/>
        </w:rPr>
        <w:fldChar w:fldCharType="end"/>
      </w:r>
      <w:r>
        <w:rPr>
          <w:rFonts w:ascii="Times New Roman" w:hAnsi="Times New Roman" w:cs="Times New Roman"/>
          <w:sz w:val="24"/>
          <w:szCs w:val="24"/>
        </w:rPr>
        <w:t>. Further, open canopy areas (including roadsides, smaller cutlines, and trails)</w:t>
      </w:r>
      <w:r w:rsidRPr="00CE5E5C">
        <w:rPr>
          <w:rFonts w:ascii="Times New Roman" w:hAnsi="Times New Roman" w:cs="Times New Roman"/>
          <w:sz w:val="24"/>
          <w:szCs w:val="24"/>
        </w:rPr>
        <w:t xml:space="preserve"> may act as corridors for butterfly movement </w:t>
      </w:r>
      <w:r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{"citationID":"DjynwOTC","properties":{"formattedCitation":"(Haddad 1999; Haddad &amp; Tewksbury 2005; Riva {\\i{}et al.} 2018b)","plainCitation":"(Haddad 1999; Haddad &amp; Tewksbury 2005; Riva et al. 2018b)","noteIndex":0},"citationItems":[{"id":806,"uris":["http://zotero.org/users/3183432/items/ICZ3QDJE"],"itemData":{"id":806,"type":"article-journal","container-title":"Ecological Applications","issue":"2","note":"publisher: Wiley Online Library","page":"612–622","title":"Corridor and distance effects on interpatch movements: a landscape experiment with butterflies","volume":"9","author":[{"family":"Haddad","given":"Nick M"}],"issued":{"date-parts":[["1999"]]}}},{"id":805,"uris":["http://zotero.org/users/3183432/items/IHAMFCL6"],"itemData":{"id":805,"type":"article-journal","container-title":"Ecological Applications","issue":"1","note":"publisher: Wiley Online Library","page":"250–257","title":"Low-quality habitat corridors as movement conduits for two butterfly species","volume":"15","author":[{"family":"Haddad","given":"Nick M"},{"family":"Tewksbury","given":"Joshua J"}],"issued":{"date-parts":[["2005"]]}}},{"id":804,"uris":["http://zotero.org/users/3183432/items/6823R8A6"],"itemData":{"id":804,"type":"article-journal","container-title":"Biology Letters","issue":"2","note":"publisher: The Royal Society","page":"20170770","title":"Narrow anthropogenic corridors direct the movement of a generalist boreal butterfly","volume":"14","author":[{"family":"Riva","given":"Federico"},{"family":"Acorn","given":"John H"},{"family":"Nielsen","given":"Scott E"}],"issued":{"date-parts":[["2018"]]}}}],"schema":"https://github.com/citation-style-language/schema/raw/master/csl-citation.json"} </w:instrText>
      </w:r>
      <w:r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 xml:space="preserve">(Haddad 1999; Haddad &amp; Tewksbury 2005; Riva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2018b)</w:t>
      </w:r>
      <w:r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Low connectivity of habitat/mobility of species can make it more challenging for more southern distributed butterflies </w:t>
      </w:r>
      <w:r w:rsidRPr="00CE5E5C">
        <w:rPr>
          <w:rFonts w:ascii="Times New Roman" w:hAnsi="Times New Roman" w:cs="Times New Roman"/>
          <w:sz w:val="24"/>
          <w:szCs w:val="24"/>
        </w:rPr>
        <w:lastRenderedPageBreak/>
        <w:t xml:space="preserve">to navigate and colonize new habitats as they track their thermal tolerances </w:t>
      </w:r>
      <w:r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{"citationID":"8yizyUzW","properties":{"formattedCitation":"(Hodgson {\\i{}et al.} 2012)","plainCitation":"(Hodgson et al. 2012)","noteIndex":0},"citationItems":[{"id":807,"uris":["http://zotero.org/users/3183432/items/K89Y8E53"],"itemData":{"id":807,"type":"article-journal","note":"publisher: Public Library of Science San Francisco, USA","title":"The speed of range shifts in fragmented landscapes","author":[{"family":"Hodgson","given":"Jenny A"},{"family":"Thomas","given":"Chris D"},{"family":"Dytham","given":"Calvin"},{"family":"Travis","given":"Justin MJ"},{"family":"Cornell","given":"Stephen J"}],"issued":{"date-parts":[["2012"]]}}}],"schema":"https://github.com/citation-style-language/schema/raw/master/csl-citation.json"} </w:instrText>
      </w:r>
      <w:r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 xml:space="preserve">(Hodgson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2012)</w:t>
      </w:r>
      <w:r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Limited ability to colonize newly available habitat in this region is the leading hypothesis surrounding why so much climate debt has accrued for butterflies </w:t>
      </w:r>
      <w:r w:rsidRPr="00CE5E5C">
        <w:rPr>
          <w:rFonts w:ascii="Times New Roman" w:hAnsi="Times New Roman" w:cs="Times New Roman"/>
          <w:sz w:val="24"/>
          <w:szCs w:val="24"/>
        </w:rPr>
        <w:fldChar w:fldCharType="begin"/>
      </w:r>
      <w:r w:rsidR="00B71B27">
        <w:rPr>
          <w:rFonts w:ascii="Times New Roman" w:hAnsi="Times New Roman" w:cs="Times New Roman"/>
          <w:sz w:val="24"/>
          <w:szCs w:val="24"/>
        </w:rPr>
        <w:instrText xml:space="preserve"> ADDIN ZOTERO_ITEM CSL_CITATION {"citationID":"u6rPtZs7","properties":{"formattedCitation":"(Lewthwaite {\\i{}et al.} 2017, 2018)","plainCitation":"(Lewthwaite et al. 2017, 2018)","noteIndex":0},"citationItems":[{"id":796,"uris":["http://zotero.org/users/3183432/items/EYNT7PMJ"],"itemData":{"id":796,"type":"article-journal","container-title":"Global Ecology and Biogeography","issue":"4","note":"publisher: Wiley Online Library","page":"459–471","title":"High community turnover and dispersal limitation relative to rapid climate change","volume":"26","author":[{"family":"Lewthwaite","given":"Jayme MM"},{"family":"Debinski","given":"Diane M"},{"family":"Kerr","given":"Jeremy T"}],"issued":{"date-parts":[["2017"]]}}},{"id":344,"uris":["http://zotero.org/users/3183432/items/37QIQ83K"],"itemData":{"id":344,"type":"article-journal","container-title":"Ecography","issue":"12","page":"2005-2015","title":"Canadian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instrText>
      </w:r>
      <w:r w:rsidRPr="00CE5E5C">
        <w:rPr>
          <w:rFonts w:ascii="Times New Roman" w:hAnsi="Times New Roman" w:cs="Times New Roman"/>
          <w:sz w:val="24"/>
          <w:szCs w:val="24"/>
        </w:rPr>
        <w:fldChar w:fldCharType="separate"/>
      </w:r>
      <w:r w:rsidR="00B71B27" w:rsidRPr="00B71B27">
        <w:rPr>
          <w:rFonts w:ascii="Times New Roman" w:hAnsi="Times New Roman" w:cs="Times New Roman"/>
          <w:sz w:val="24"/>
          <w:szCs w:val="24"/>
        </w:rPr>
        <w:t xml:space="preserve">(Lewthwaite </w:t>
      </w:r>
      <w:r w:rsidR="00B71B27" w:rsidRPr="00B71B27">
        <w:rPr>
          <w:rFonts w:ascii="Times New Roman" w:hAnsi="Times New Roman" w:cs="Times New Roman"/>
          <w:i/>
          <w:iCs/>
          <w:sz w:val="24"/>
          <w:szCs w:val="24"/>
        </w:rPr>
        <w:t>et al.</w:t>
      </w:r>
      <w:r w:rsidR="00B71B27" w:rsidRPr="00B71B27">
        <w:rPr>
          <w:rFonts w:ascii="Times New Roman" w:hAnsi="Times New Roman" w:cs="Times New Roman"/>
          <w:sz w:val="24"/>
          <w:szCs w:val="24"/>
        </w:rPr>
        <w:t xml:space="preserve"> 2017, 2018)</w:t>
      </w:r>
      <w:r w:rsidRPr="00CE5E5C">
        <w:rPr>
          <w:rFonts w:ascii="Times New Roman" w:hAnsi="Times New Roman" w:cs="Times New Roman"/>
          <w:sz w:val="24"/>
          <w:szCs w:val="24"/>
        </w:rPr>
        <w:fldChar w:fldCharType="end"/>
      </w:r>
      <w:r w:rsidRPr="00CE5E5C">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A64F02E" w14:textId="77777777" w:rsidR="00F21671" w:rsidRPr="00CE5E5C" w:rsidRDefault="00000000">
      <w:pPr>
        <w:spacing w:line="480" w:lineRule="auto"/>
        <w:jc w:val="both"/>
        <w:rPr>
          <w:rFonts w:ascii="Times New Roman" w:hAnsi="Times New Roman" w:cs="Times New Roman"/>
          <w:sz w:val="24"/>
          <w:szCs w:val="24"/>
        </w:rPr>
      </w:pPr>
      <w:r w:rsidRPr="00CE5E5C">
        <w:rPr>
          <w:rFonts w:ascii="Times New Roman" w:hAnsi="Times New Roman" w:cs="Times New Roman"/>
          <w:sz w:val="24"/>
          <w:szCs w:val="24"/>
        </w:rPr>
        <w:tab/>
      </w:r>
    </w:p>
    <w:p w14:paraId="2D5EDFA4" w14:textId="77777777" w:rsidR="00F21671" w:rsidRPr="00CE5E5C" w:rsidRDefault="00000000">
      <w:pPr>
        <w:spacing w:line="480" w:lineRule="auto"/>
        <w:jc w:val="both"/>
        <w:rPr>
          <w:rFonts w:ascii="Times New Roman" w:hAnsi="Times New Roman" w:cs="Times New Roman"/>
          <w:b/>
          <w:sz w:val="24"/>
          <w:szCs w:val="24"/>
        </w:rPr>
      </w:pPr>
      <w:r w:rsidRPr="00CE5E5C">
        <w:rPr>
          <w:rFonts w:ascii="Times New Roman" w:hAnsi="Times New Roman" w:cs="Times New Roman"/>
          <w:b/>
          <w:sz w:val="24"/>
          <w:szCs w:val="24"/>
        </w:rPr>
        <w:t>5. CONCLUSION</w:t>
      </w:r>
    </w:p>
    <w:p w14:paraId="7E423D9C" w14:textId="5CFD5222" w:rsidR="00DD3B5F" w:rsidRDefault="00000000">
      <w:pPr>
        <w:spacing w:line="480" w:lineRule="auto"/>
        <w:jc w:val="both"/>
        <w:rPr>
          <w:rFonts w:ascii="Times New Roman" w:hAnsi="Times New Roman" w:cs="Times New Roman"/>
          <w:sz w:val="24"/>
          <w:szCs w:val="24"/>
        </w:rPr>
      </w:pPr>
      <w:r w:rsidRPr="00CE5E5C">
        <w:rPr>
          <w:rFonts w:ascii="Times New Roman" w:hAnsi="Times New Roman" w:cs="Times New Roman"/>
          <w:sz w:val="24"/>
          <w:szCs w:val="24"/>
        </w:rPr>
        <w:tab/>
        <w:t>Global climate change is impacting high-latitude butterfly communities across North America, However, it is important to recognize that not all species are being impacted equally. Our research, in tandem with recent occupancy analyses of other</w:t>
      </w:r>
      <w:r w:rsidR="00381C81">
        <w:rPr>
          <w:rFonts w:ascii="Times New Roman" w:hAnsi="Times New Roman" w:cs="Times New Roman"/>
          <w:sz w:val="24"/>
          <w:szCs w:val="24"/>
        </w:rPr>
        <w:t xml:space="preserve"> groups</w:t>
      </w:r>
      <w:r w:rsidRPr="00CE5E5C">
        <w:rPr>
          <w:rFonts w:ascii="Times New Roman" w:hAnsi="Times New Roman" w:cs="Times New Roman"/>
          <w:sz w:val="24"/>
          <w:szCs w:val="24"/>
        </w:rPr>
        <w:t xml:space="preserve"> demonstrates the importance of understanding how climatic shifts will impact insects on a species-specific level. Further, we show that occupancy-detection models can be used with sparse, presence-only data to extract clear ecological signals over large spatiotemporal scales. As such, occupancy-detection models will be an important tool for ecologists and conservation biologists, especially for </w:t>
      </w:r>
      <w:proofErr w:type="spellStart"/>
      <w:r w:rsidRPr="00CE5E5C">
        <w:rPr>
          <w:rFonts w:ascii="Times New Roman" w:hAnsi="Times New Roman" w:cs="Times New Roman"/>
          <w:sz w:val="24"/>
          <w:szCs w:val="24"/>
        </w:rPr>
        <w:t>hyperdiverse</w:t>
      </w:r>
      <w:proofErr w:type="spellEnd"/>
      <w:r w:rsidRPr="00CE5E5C">
        <w:rPr>
          <w:rFonts w:ascii="Times New Roman" w:hAnsi="Times New Roman" w:cs="Times New Roman"/>
          <w:sz w:val="24"/>
          <w:szCs w:val="24"/>
        </w:rPr>
        <w:t xml:space="preserve"> groups like insects, where structured monitoring data are often unavailable. While an overall perspective shows that rising minimum temperatures may benefit butterflies; cold-adapted species typically do not benefit and are likely being forced to the northern periphery of their ranges</w:t>
      </w:r>
      <w:r w:rsidR="00381C81">
        <w:rPr>
          <w:rFonts w:ascii="Times New Roman" w:hAnsi="Times New Roman" w:cs="Times New Roman"/>
          <w:sz w:val="24"/>
          <w:szCs w:val="24"/>
        </w:rPr>
        <w:t xml:space="preserve">. Species’ range-wide average annual temperature is the strongest predictor of </w:t>
      </w:r>
      <w:r w:rsidR="0054782A">
        <w:rPr>
          <w:rFonts w:ascii="Times New Roman" w:hAnsi="Times New Roman" w:cs="Times New Roman"/>
          <w:sz w:val="24"/>
          <w:szCs w:val="24"/>
        </w:rPr>
        <w:t xml:space="preserve">modeled </w:t>
      </w:r>
      <w:r w:rsidR="00381C81">
        <w:rPr>
          <w:rFonts w:ascii="Times New Roman" w:hAnsi="Times New Roman" w:cs="Times New Roman"/>
          <w:sz w:val="24"/>
          <w:szCs w:val="24"/>
        </w:rPr>
        <w:t>occupancy trend</w:t>
      </w:r>
      <w:r w:rsidR="0054782A">
        <w:rPr>
          <w:rFonts w:ascii="Times New Roman" w:hAnsi="Times New Roman" w:cs="Times New Roman"/>
          <w:sz w:val="24"/>
          <w:szCs w:val="24"/>
        </w:rPr>
        <w:t xml:space="preserve"> while other traits did not strongly predict the same trends. </w:t>
      </w:r>
      <w:r w:rsidR="005B7530">
        <w:rPr>
          <w:rFonts w:ascii="Times New Roman" w:hAnsi="Times New Roman" w:cs="Times New Roman"/>
          <w:sz w:val="24"/>
          <w:szCs w:val="24"/>
        </w:rPr>
        <w:t xml:space="preserve">Further research on the interplay of traits including the role of intraspecific variation in thermal tolerance, phenological and morphological adaptation, and genetic variation/effective population size are needed to contextualize these broad scale patterns further.  </w:t>
      </w:r>
    </w:p>
    <w:p w14:paraId="68EA4FFA" w14:textId="77777777" w:rsidR="00DD3B5F" w:rsidRDefault="00DD3B5F">
      <w:pPr>
        <w:spacing w:line="480" w:lineRule="auto"/>
        <w:jc w:val="both"/>
        <w:rPr>
          <w:rFonts w:ascii="Times New Roman" w:hAnsi="Times New Roman" w:cs="Times New Roman"/>
          <w:sz w:val="24"/>
          <w:szCs w:val="24"/>
        </w:rPr>
      </w:pPr>
    </w:p>
    <w:p w14:paraId="5F10F1C1" w14:textId="77777777" w:rsidR="00770476" w:rsidRDefault="00770476">
      <w:pPr>
        <w:spacing w:line="480" w:lineRule="auto"/>
        <w:jc w:val="both"/>
        <w:rPr>
          <w:rFonts w:ascii="Times New Roman" w:hAnsi="Times New Roman" w:cs="Times New Roman"/>
          <w:b/>
          <w:bCs/>
          <w:sz w:val="24"/>
          <w:szCs w:val="24"/>
        </w:rPr>
      </w:pPr>
    </w:p>
    <w:p w14:paraId="64274116" w14:textId="00552FA1" w:rsidR="00DD3B5F" w:rsidRDefault="00DD3B5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Conflict of Interests</w:t>
      </w:r>
    </w:p>
    <w:p w14:paraId="3AEE51BA" w14:textId="77777777" w:rsidR="00DD3B5F" w:rsidRDefault="00DD3B5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authors declare no conflict of interest in completing this work.</w:t>
      </w:r>
    </w:p>
    <w:p w14:paraId="11250208" w14:textId="77777777" w:rsidR="00DD3B5F" w:rsidRDefault="00DD3B5F">
      <w:pPr>
        <w:spacing w:line="480" w:lineRule="auto"/>
        <w:jc w:val="both"/>
        <w:rPr>
          <w:rFonts w:ascii="Times New Roman" w:hAnsi="Times New Roman" w:cs="Times New Roman"/>
          <w:sz w:val="24"/>
          <w:szCs w:val="24"/>
        </w:rPr>
      </w:pPr>
    </w:p>
    <w:p w14:paraId="578F8531" w14:textId="77777777" w:rsidR="00DD3B5F" w:rsidRDefault="00DD3B5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Data Availability Statement</w:t>
      </w:r>
    </w:p>
    <w:p w14:paraId="2BB662A2" w14:textId="470A9664" w:rsidR="00F21671" w:rsidRPr="00CE5E5C" w:rsidRDefault="00DD3B5F">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The code utilized in this analysis are freely available via GitHub at </w:t>
      </w:r>
      <w:r w:rsidR="0036326D">
        <w:rPr>
          <w:rFonts w:ascii="Times New Roman" w:hAnsi="Times New Roman" w:cs="Times New Roman"/>
          <w:sz w:val="24"/>
          <w:szCs w:val="24"/>
        </w:rPr>
        <w:t>xxx</w:t>
      </w:r>
      <w:r>
        <w:rPr>
          <w:rFonts w:ascii="Times New Roman" w:hAnsi="Times New Roman" w:cs="Times New Roman"/>
          <w:sz w:val="24"/>
          <w:szCs w:val="24"/>
        </w:rPr>
        <w:t xml:space="preserve"> and via </w:t>
      </w:r>
      <w:proofErr w:type="spellStart"/>
      <w:r>
        <w:rPr>
          <w:rFonts w:ascii="Times New Roman" w:hAnsi="Times New Roman" w:cs="Times New Roman"/>
          <w:sz w:val="24"/>
          <w:szCs w:val="24"/>
        </w:rPr>
        <w:t>Zenodo</w:t>
      </w:r>
      <w:proofErr w:type="spellEnd"/>
      <w:r>
        <w:rPr>
          <w:rFonts w:ascii="Times New Roman" w:hAnsi="Times New Roman" w:cs="Times New Roman"/>
          <w:sz w:val="24"/>
          <w:szCs w:val="24"/>
        </w:rPr>
        <w:t xml:space="preserve"> at the following DOI: xxx. Model inference can be found on GitHub and also at </w:t>
      </w:r>
      <w:proofErr w:type="spellStart"/>
      <w:r>
        <w:rPr>
          <w:rFonts w:ascii="Times New Roman" w:hAnsi="Times New Roman" w:cs="Times New Roman"/>
          <w:sz w:val="24"/>
          <w:szCs w:val="24"/>
        </w:rPr>
        <w:t>DataDryad</w:t>
      </w:r>
      <w:proofErr w:type="spellEnd"/>
      <w:r>
        <w:rPr>
          <w:rFonts w:ascii="Times New Roman" w:hAnsi="Times New Roman" w:cs="Times New Roman"/>
          <w:sz w:val="24"/>
          <w:szCs w:val="24"/>
        </w:rPr>
        <w:t xml:space="preserve"> via the following DOI:  xxx. Range maps used in this analysis can be made available upon request.</w:t>
      </w:r>
      <w:r w:rsidRPr="00CE5E5C">
        <w:rPr>
          <w:rFonts w:ascii="Times New Roman" w:hAnsi="Times New Roman" w:cs="Times New Roman"/>
        </w:rPr>
        <w:br w:type="page"/>
      </w:r>
    </w:p>
    <w:p w14:paraId="70C1BDDB" w14:textId="21799EB8" w:rsidR="00F21671" w:rsidRPr="00CE5E5C" w:rsidRDefault="00000000" w:rsidP="006C5C39">
      <w:pPr>
        <w:spacing w:line="480" w:lineRule="auto"/>
        <w:jc w:val="center"/>
        <w:rPr>
          <w:rFonts w:ascii="Times New Roman" w:hAnsi="Times New Roman" w:cs="Times New Roman"/>
          <w:b/>
          <w:sz w:val="24"/>
          <w:szCs w:val="24"/>
        </w:rPr>
      </w:pPr>
      <w:r w:rsidRPr="00CE5E5C">
        <w:rPr>
          <w:rFonts w:ascii="Times New Roman" w:hAnsi="Times New Roman" w:cs="Times New Roman"/>
          <w:b/>
          <w:sz w:val="24"/>
          <w:szCs w:val="24"/>
        </w:rPr>
        <w:lastRenderedPageBreak/>
        <w:t>REFERENCES</w:t>
      </w:r>
    </w:p>
    <w:p w14:paraId="32C8BC0F" w14:textId="77777777" w:rsidR="00B71B27" w:rsidRDefault="006C5C39" w:rsidP="00B71B27">
      <w:pPr>
        <w:pStyle w:val="Bibliography"/>
      </w:pPr>
      <w:r w:rsidRPr="00CE5E5C">
        <w:fldChar w:fldCharType="begin"/>
      </w:r>
      <w:r w:rsidR="00B71B27">
        <w:instrText xml:space="preserve"> ADDIN ZOTERO_BIBL {"uncited":[],"omitted":[],"custom":[]} CSL_BIBLIOGRAPHY </w:instrText>
      </w:r>
      <w:r w:rsidRPr="00CE5E5C">
        <w:fldChar w:fldCharType="separate"/>
      </w:r>
      <w:proofErr w:type="spellStart"/>
      <w:r w:rsidR="00B71B27">
        <w:t>Abarca</w:t>
      </w:r>
      <w:proofErr w:type="spellEnd"/>
      <w:r w:rsidR="00B71B27">
        <w:t xml:space="preserve">, M. (2019). Herbivore seasonality responds to conflicting cues: untangling the effects of host, temperature, and photoperiod. </w:t>
      </w:r>
      <w:proofErr w:type="spellStart"/>
      <w:r w:rsidR="00B71B27">
        <w:rPr>
          <w:i/>
          <w:iCs/>
        </w:rPr>
        <w:t>PLoS</w:t>
      </w:r>
      <w:proofErr w:type="spellEnd"/>
      <w:r w:rsidR="00B71B27">
        <w:rPr>
          <w:i/>
          <w:iCs/>
        </w:rPr>
        <w:t xml:space="preserve"> One</w:t>
      </w:r>
      <w:r w:rsidR="00B71B27">
        <w:t>, 14, e0222227.</w:t>
      </w:r>
    </w:p>
    <w:p w14:paraId="59E35926" w14:textId="77777777" w:rsidR="00B71B27" w:rsidRDefault="00B71B27" w:rsidP="00B71B27">
      <w:pPr>
        <w:pStyle w:val="Bibliography"/>
      </w:pPr>
      <w:proofErr w:type="spellStart"/>
      <w:r>
        <w:t>Abarca</w:t>
      </w:r>
      <w:proofErr w:type="spellEnd"/>
      <w:r>
        <w:t xml:space="preserve">, M., Larsen, E.A. &amp; Ries, L. (2019). Heatwaves and novel host consumption increase overwinter mortality of an imperiled wetland butterfly. </w:t>
      </w:r>
      <w:r>
        <w:rPr>
          <w:i/>
          <w:iCs/>
        </w:rPr>
        <w:t>Frontiers in Ecology and Evolution</w:t>
      </w:r>
      <w:r>
        <w:t>, 7, 193.</w:t>
      </w:r>
    </w:p>
    <w:p w14:paraId="01DFEE82" w14:textId="77777777" w:rsidR="00B71B27" w:rsidRDefault="00B71B27" w:rsidP="00B71B27">
      <w:pPr>
        <w:pStyle w:val="Bibliography"/>
      </w:pPr>
      <w:r>
        <w:t xml:space="preserve">Adamo, M., </w:t>
      </w:r>
      <w:proofErr w:type="spellStart"/>
      <w:r>
        <w:t>Chialva</w:t>
      </w:r>
      <w:proofErr w:type="spellEnd"/>
      <w:r>
        <w:t xml:space="preserve">, M., </w:t>
      </w:r>
      <w:proofErr w:type="spellStart"/>
      <w:r>
        <w:t>Calevo</w:t>
      </w:r>
      <w:proofErr w:type="spellEnd"/>
      <w:r>
        <w:t xml:space="preserve">, J., </w:t>
      </w:r>
      <w:proofErr w:type="spellStart"/>
      <w:r>
        <w:t>Bertoni</w:t>
      </w:r>
      <w:proofErr w:type="spellEnd"/>
      <w:r>
        <w:t xml:space="preserve">, F., Dixon, K. &amp; </w:t>
      </w:r>
      <w:proofErr w:type="spellStart"/>
      <w:r>
        <w:t>Mammola</w:t>
      </w:r>
      <w:proofErr w:type="spellEnd"/>
      <w:r>
        <w:t xml:space="preserve">, S. (2021). Plant scientists’ research attention is skewed towards </w:t>
      </w:r>
      <w:proofErr w:type="spellStart"/>
      <w:r>
        <w:t>colourful</w:t>
      </w:r>
      <w:proofErr w:type="spellEnd"/>
      <w:r>
        <w:t xml:space="preserve">, conspicuous and broadly distributed flowers. </w:t>
      </w:r>
      <w:r>
        <w:rPr>
          <w:i/>
          <w:iCs/>
        </w:rPr>
        <w:t>Nature plants</w:t>
      </w:r>
      <w:r>
        <w:t>, 7, 574–578.</w:t>
      </w:r>
    </w:p>
    <w:p w14:paraId="06CDB3B1" w14:textId="77777777" w:rsidR="00B71B27" w:rsidRDefault="00B71B27" w:rsidP="00B71B27">
      <w:pPr>
        <w:pStyle w:val="Bibliography"/>
      </w:pPr>
      <w:proofErr w:type="spellStart"/>
      <w:r>
        <w:t>Beissinger</w:t>
      </w:r>
      <w:proofErr w:type="spellEnd"/>
      <w:r>
        <w:t xml:space="preserve">, S.R. &amp; Riddell, E.A. (2021). Why are species’ traits weak predictors of range shifts? </w:t>
      </w:r>
      <w:r>
        <w:rPr>
          <w:i/>
          <w:iCs/>
        </w:rPr>
        <w:t>Annual Review of Ecology, Evolution, and Systematics</w:t>
      </w:r>
      <w:r>
        <w:t>, 52, 47–66.</w:t>
      </w:r>
    </w:p>
    <w:p w14:paraId="1C734534" w14:textId="77777777" w:rsidR="00B71B27" w:rsidRDefault="00B71B27" w:rsidP="00B71B27">
      <w:pPr>
        <w:pStyle w:val="Bibliography"/>
      </w:pPr>
      <w:proofErr w:type="spellStart"/>
      <w:r>
        <w:t>Belitz</w:t>
      </w:r>
      <w:proofErr w:type="spellEnd"/>
      <w:r>
        <w:t xml:space="preserve">, M.W., Larsen, E.A., Shirey, V., Li, D. &amp; </w:t>
      </w:r>
      <w:proofErr w:type="spellStart"/>
      <w:r>
        <w:t>Guralnick</w:t>
      </w:r>
      <w:proofErr w:type="spellEnd"/>
      <w:r>
        <w:t xml:space="preserve">, R.P. (2022). Phenological research based on natural history collections: practical guidelines and a Lepidopteran case study. </w:t>
      </w:r>
      <w:r>
        <w:rPr>
          <w:i/>
          <w:iCs/>
        </w:rPr>
        <w:t>Functional Ecology</w:t>
      </w:r>
      <w:r>
        <w:t>, Early View.</w:t>
      </w:r>
    </w:p>
    <w:p w14:paraId="0D329355" w14:textId="77777777" w:rsidR="00B71B27" w:rsidRDefault="00B71B27" w:rsidP="00B71B27">
      <w:pPr>
        <w:pStyle w:val="Bibliography"/>
      </w:pPr>
      <w:proofErr w:type="spellStart"/>
      <w:r>
        <w:t>Bintanja</w:t>
      </w:r>
      <w:proofErr w:type="spellEnd"/>
      <w:r>
        <w:t xml:space="preserve">, R. &amp; Andry, O. (2017). Towards a rain-dominated Arctic. </w:t>
      </w:r>
      <w:r>
        <w:rPr>
          <w:i/>
          <w:iCs/>
        </w:rPr>
        <w:t>Nature Climate Change</w:t>
      </w:r>
      <w:r>
        <w:t>, 7, 263–267.</w:t>
      </w:r>
    </w:p>
    <w:p w14:paraId="684AD7FD" w14:textId="77777777" w:rsidR="00B71B27" w:rsidRDefault="00B71B27" w:rsidP="00B71B27">
      <w:pPr>
        <w:pStyle w:val="Bibliography"/>
      </w:pPr>
      <w:r>
        <w:t xml:space="preserve">Bowler, D.E., Callaghan, C.T., Bhandari, N., Henle, K., Benjamin Barth, M., </w:t>
      </w:r>
      <w:proofErr w:type="spellStart"/>
      <w:r>
        <w:t>Koppitz</w:t>
      </w:r>
      <w:proofErr w:type="spellEnd"/>
      <w:r>
        <w:t xml:space="preserve">, C., </w:t>
      </w:r>
      <w:r>
        <w:rPr>
          <w:i/>
          <w:iCs/>
        </w:rPr>
        <w:t>et al.</w:t>
      </w:r>
      <w:r>
        <w:t xml:space="preserve"> (2022). Temporal trends in the spatial bias of species occurrence records. </w:t>
      </w:r>
      <w:proofErr w:type="spellStart"/>
      <w:r>
        <w:rPr>
          <w:i/>
          <w:iCs/>
        </w:rPr>
        <w:t>Ecography</w:t>
      </w:r>
      <w:proofErr w:type="spellEnd"/>
      <w:r>
        <w:t>, e06219.</w:t>
      </w:r>
    </w:p>
    <w:p w14:paraId="1A4CFEA2" w14:textId="77777777" w:rsidR="00B71B27" w:rsidRDefault="00B71B27" w:rsidP="00B71B27">
      <w:pPr>
        <w:pStyle w:val="Bibliography"/>
      </w:pPr>
      <w:proofErr w:type="spellStart"/>
      <w:r>
        <w:t>Braschler</w:t>
      </w:r>
      <w:proofErr w:type="spellEnd"/>
      <w:r>
        <w:t xml:space="preserve">, B., Duffy, G.A., Nortje, E., </w:t>
      </w:r>
      <w:proofErr w:type="spellStart"/>
      <w:r>
        <w:t>Kritzinger</w:t>
      </w:r>
      <w:proofErr w:type="spellEnd"/>
      <w:r>
        <w:t xml:space="preserve">-Klopper, S., du Plessis, D., </w:t>
      </w:r>
      <w:proofErr w:type="spellStart"/>
      <w:r>
        <w:t>Karenyi</w:t>
      </w:r>
      <w:proofErr w:type="spellEnd"/>
      <w:r>
        <w:t xml:space="preserve">, N., </w:t>
      </w:r>
      <w:r>
        <w:rPr>
          <w:i/>
          <w:iCs/>
        </w:rPr>
        <w:t>et al.</w:t>
      </w:r>
      <w:r>
        <w:t xml:space="preserve"> (2020). </w:t>
      </w:r>
      <w:proofErr w:type="spellStart"/>
      <w:r>
        <w:t>Realised</w:t>
      </w:r>
      <w:proofErr w:type="spellEnd"/>
      <w:r>
        <w:t xml:space="preserve"> rather than fundamental thermal niches predict site occupancy: Implications for climate change forecasting. </w:t>
      </w:r>
      <w:r>
        <w:rPr>
          <w:i/>
          <w:iCs/>
        </w:rPr>
        <w:t>Journal of Animal Ecology</w:t>
      </w:r>
      <w:r>
        <w:t>, 89, 2863–2875.</w:t>
      </w:r>
    </w:p>
    <w:p w14:paraId="16D1566F" w14:textId="77777777" w:rsidR="00B71B27" w:rsidRDefault="00B71B27" w:rsidP="00B71B27">
      <w:pPr>
        <w:pStyle w:val="Bibliography"/>
      </w:pPr>
      <w:r>
        <w:t xml:space="preserve">Breed, G., </w:t>
      </w:r>
      <w:proofErr w:type="spellStart"/>
      <w:r>
        <w:t>Stichter</w:t>
      </w:r>
      <w:proofErr w:type="spellEnd"/>
      <w:r>
        <w:t xml:space="preserve">, S. &amp; Crone, E. (2013). Climate-driven changes in northeastern US butterfly communities. </w:t>
      </w:r>
      <w:r>
        <w:rPr>
          <w:i/>
          <w:iCs/>
        </w:rPr>
        <w:t>Nature Climate Change</w:t>
      </w:r>
      <w:r>
        <w:t>, 3, 142–145.</w:t>
      </w:r>
    </w:p>
    <w:p w14:paraId="77EDA209" w14:textId="77777777" w:rsidR="00B71B27" w:rsidRDefault="00B71B27" w:rsidP="00B71B27">
      <w:pPr>
        <w:pStyle w:val="Bibliography"/>
      </w:pPr>
      <w:r>
        <w:t xml:space="preserve">Brock, J.P. &amp; Kaufman, K. (2006). </w:t>
      </w:r>
      <w:r>
        <w:rPr>
          <w:i/>
          <w:iCs/>
        </w:rPr>
        <w:t>Kaufman field guide to butterflies of North America</w:t>
      </w:r>
      <w:r>
        <w:t>. Houghton Mifflin Harcourt.</w:t>
      </w:r>
    </w:p>
    <w:p w14:paraId="726E1892" w14:textId="77777777" w:rsidR="00B71B27" w:rsidRDefault="00B71B27" w:rsidP="00B71B27">
      <w:pPr>
        <w:pStyle w:val="Bibliography"/>
      </w:pPr>
      <w:proofErr w:type="spellStart"/>
      <w:r>
        <w:t>Bürkner</w:t>
      </w:r>
      <w:proofErr w:type="spellEnd"/>
      <w:r>
        <w:t xml:space="preserve">, P.-C. (2017). brms: An R package for Bayesian multilevel models using Stan. </w:t>
      </w:r>
      <w:r>
        <w:rPr>
          <w:i/>
          <w:iCs/>
        </w:rPr>
        <w:t>Journal of statistical software</w:t>
      </w:r>
      <w:r>
        <w:t>, 80, 1–28.</w:t>
      </w:r>
    </w:p>
    <w:p w14:paraId="04B18910" w14:textId="77777777" w:rsidR="00B71B27" w:rsidRDefault="00B71B27" w:rsidP="00B71B27">
      <w:pPr>
        <w:pStyle w:val="Bibliography"/>
      </w:pPr>
      <w:r>
        <w:t xml:space="preserve">Cardoso, P., Barton, P., </w:t>
      </w:r>
      <w:proofErr w:type="spellStart"/>
      <w:r>
        <w:t>Birkhofer</w:t>
      </w:r>
      <w:proofErr w:type="spellEnd"/>
      <w:r>
        <w:t xml:space="preserve">, K., </w:t>
      </w:r>
      <w:proofErr w:type="spellStart"/>
      <w:r>
        <w:t>Chichorro</w:t>
      </w:r>
      <w:proofErr w:type="spellEnd"/>
      <w:r>
        <w:t xml:space="preserve">, F., Deacon, C., </w:t>
      </w:r>
      <w:proofErr w:type="spellStart"/>
      <w:r>
        <w:t>Fartmann</w:t>
      </w:r>
      <w:proofErr w:type="spellEnd"/>
      <w:r>
        <w:t xml:space="preserve">, T., </w:t>
      </w:r>
      <w:r>
        <w:rPr>
          <w:i/>
          <w:iCs/>
        </w:rPr>
        <w:t>et al.</w:t>
      </w:r>
      <w:r>
        <w:t xml:space="preserve"> (2020). Scientists’ warning to humanity on insect extinctions. </w:t>
      </w:r>
      <w:r>
        <w:rPr>
          <w:i/>
          <w:iCs/>
        </w:rPr>
        <w:t>Biological Conservation</w:t>
      </w:r>
      <w:r>
        <w:t>, 242.</w:t>
      </w:r>
    </w:p>
    <w:p w14:paraId="29E3CD35" w14:textId="77777777" w:rsidR="00B71B27" w:rsidRDefault="00B71B27" w:rsidP="00B71B27">
      <w:pPr>
        <w:pStyle w:val="Bibliography"/>
      </w:pPr>
      <w:r>
        <w:t xml:space="preserve">Cardoso, P., Erwin, T.L. &amp; Borges, P.A.V. (2011). The seven impediments in invertebrate conservation and how to overcome them. </w:t>
      </w:r>
      <w:r>
        <w:rPr>
          <w:i/>
          <w:iCs/>
        </w:rPr>
        <w:t>Biological Conservation</w:t>
      </w:r>
      <w:r>
        <w:t>, 144, 2647–2655.</w:t>
      </w:r>
    </w:p>
    <w:p w14:paraId="23442C0B" w14:textId="77777777" w:rsidR="00B71B27" w:rsidRDefault="00B71B27" w:rsidP="00B71B27">
      <w:pPr>
        <w:pStyle w:val="Bibliography"/>
      </w:pPr>
      <w:r>
        <w:t>Climate Prediction Center. (2022). Global Temperature data provided by the NOAA/OAR/ESRL PSL.</w:t>
      </w:r>
    </w:p>
    <w:p w14:paraId="095A67E8" w14:textId="77777777" w:rsidR="00B71B27" w:rsidRDefault="00B71B27" w:rsidP="00B71B27">
      <w:pPr>
        <w:pStyle w:val="Bibliography"/>
      </w:pPr>
      <w:r>
        <w:t xml:space="preserve">Corlett, R.T. &amp; Westcott, D.A. (2013). Will plant movements keep up with climate change? </w:t>
      </w:r>
      <w:r>
        <w:rPr>
          <w:i/>
          <w:iCs/>
        </w:rPr>
        <w:t>Trends in ecology &amp; evolution</w:t>
      </w:r>
      <w:r>
        <w:t>, 28, 482–488.</w:t>
      </w:r>
    </w:p>
    <w:p w14:paraId="6C50F4D0" w14:textId="77777777" w:rsidR="00B71B27" w:rsidRDefault="00B71B27" w:rsidP="00B71B27">
      <w:pPr>
        <w:pStyle w:val="Bibliography"/>
      </w:pPr>
      <w:r>
        <w:t xml:space="preserve">Crozier, L. (2003). Winter warming facilitates range expansion: cold tolerance of the butterfly </w:t>
      </w:r>
      <w:proofErr w:type="spellStart"/>
      <w:r>
        <w:t>Atalopedes</w:t>
      </w:r>
      <w:proofErr w:type="spellEnd"/>
      <w:r>
        <w:t xml:space="preserve"> campestris. </w:t>
      </w:r>
      <w:proofErr w:type="spellStart"/>
      <w:r>
        <w:rPr>
          <w:i/>
          <w:iCs/>
        </w:rPr>
        <w:t>Oecologia</w:t>
      </w:r>
      <w:proofErr w:type="spellEnd"/>
      <w:r>
        <w:t>, 135, 648–656.</w:t>
      </w:r>
    </w:p>
    <w:p w14:paraId="78CCBEFA" w14:textId="77777777" w:rsidR="00B71B27" w:rsidRDefault="00B71B27" w:rsidP="00B71B27">
      <w:pPr>
        <w:pStyle w:val="Bibliography"/>
      </w:pPr>
      <w:r>
        <w:t xml:space="preserve">Crozier, L. (2004). Warmer winters drive butterfly range expansion by increasing survivorship. </w:t>
      </w:r>
      <w:r>
        <w:rPr>
          <w:i/>
          <w:iCs/>
        </w:rPr>
        <w:t>Ecology</w:t>
      </w:r>
      <w:r>
        <w:t>, 85, 231–241.</w:t>
      </w:r>
    </w:p>
    <w:p w14:paraId="61C780EB" w14:textId="77777777" w:rsidR="00B71B27" w:rsidRDefault="00B71B27" w:rsidP="00B71B27">
      <w:pPr>
        <w:pStyle w:val="Bibliography"/>
      </w:pPr>
      <w:r>
        <w:t xml:space="preserve">Deutsch, C.A., Tewksbury, J.J., Huey, R.B., Sheldon, K.S., </w:t>
      </w:r>
      <w:proofErr w:type="spellStart"/>
      <w:r>
        <w:t>Ghalambor</w:t>
      </w:r>
      <w:proofErr w:type="spellEnd"/>
      <w:r>
        <w:t xml:space="preserve">, C.K., </w:t>
      </w:r>
      <w:proofErr w:type="spellStart"/>
      <w:r>
        <w:t>Haak</w:t>
      </w:r>
      <w:proofErr w:type="spellEnd"/>
      <w:r>
        <w:t xml:space="preserve">, D.C., </w:t>
      </w:r>
      <w:r>
        <w:rPr>
          <w:i/>
          <w:iCs/>
        </w:rPr>
        <w:t>et al.</w:t>
      </w:r>
      <w:r>
        <w:t xml:space="preserve"> (2008). Impacts of climate warming on terrestrial ectotherms across latitude. </w:t>
      </w:r>
      <w:r>
        <w:rPr>
          <w:i/>
          <w:iCs/>
        </w:rPr>
        <w:t>Proceedings of the National Academy of Sciences</w:t>
      </w:r>
      <w:r>
        <w:t>, 105, 6668–6672.</w:t>
      </w:r>
    </w:p>
    <w:p w14:paraId="3DA99A34" w14:textId="77777777" w:rsidR="00B71B27" w:rsidRDefault="00B71B27" w:rsidP="00B71B27">
      <w:pPr>
        <w:pStyle w:val="Bibliography"/>
      </w:pPr>
      <w:r w:rsidRPr="00B71B27">
        <w:rPr>
          <w:lang w:val="pt-BR"/>
          <w:rPrChange w:id="161" w:author="Vaughn Shirey" w:date="2023-03-19T18:36:00Z">
            <w:rPr/>
          </w:rPrChange>
        </w:rPr>
        <w:t xml:space="preserve">Dorazio, R.M. &amp; Royle, J.A. (2005). </w:t>
      </w:r>
      <w:r>
        <w:t xml:space="preserve">Estimating size and composition of biological communities by modeling the occurrence of species. </w:t>
      </w:r>
      <w:r>
        <w:rPr>
          <w:i/>
          <w:iCs/>
        </w:rPr>
        <w:t>Journal of the American Statistical Association</w:t>
      </w:r>
      <w:r>
        <w:t>, 100, 389–398.</w:t>
      </w:r>
    </w:p>
    <w:p w14:paraId="2E8D86C5" w14:textId="77777777" w:rsidR="00B71B27" w:rsidRDefault="00B71B27" w:rsidP="00B71B27">
      <w:pPr>
        <w:pStyle w:val="Bibliography"/>
      </w:pPr>
      <w:r>
        <w:t xml:space="preserve">Dunne, J.A., Williams, R.J. &amp; Martinez, N.D. (2002). Network structure and biodiversity loss in food webs: robustness increases with </w:t>
      </w:r>
      <w:proofErr w:type="spellStart"/>
      <w:r>
        <w:t>connectance</w:t>
      </w:r>
      <w:proofErr w:type="spellEnd"/>
      <w:r>
        <w:t xml:space="preserve">. </w:t>
      </w:r>
      <w:r>
        <w:rPr>
          <w:i/>
          <w:iCs/>
        </w:rPr>
        <w:t>Ecology letters</w:t>
      </w:r>
      <w:r>
        <w:t>, 5, 558–567.</w:t>
      </w:r>
    </w:p>
    <w:p w14:paraId="06781128" w14:textId="77777777" w:rsidR="00B71B27" w:rsidRDefault="00B71B27" w:rsidP="00B71B27">
      <w:pPr>
        <w:pStyle w:val="Bibliography"/>
      </w:pPr>
      <w:r>
        <w:lastRenderedPageBreak/>
        <w:t xml:space="preserve">Earl, C., </w:t>
      </w:r>
      <w:proofErr w:type="spellStart"/>
      <w:r>
        <w:t>Belitz</w:t>
      </w:r>
      <w:proofErr w:type="spellEnd"/>
      <w:r>
        <w:t xml:space="preserve">, M.W., Laffan, S.W., </w:t>
      </w:r>
      <w:proofErr w:type="spellStart"/>
      <w:r>
        <w:t>Barve</w:t>
      </w:r>
      <w:proofErr w:type="spellEnd"/>
      <w:r>
        <w:t xml:space="preserve">, V., </w:t>
      </w:r>
      <w:proofErr w:type="spellStart"/>
      <w:r>
        <w:t>Barve</w:t>
      </w:r>
      <w:proofErr w:type="spellEnd"/>
      <w:r>
        <w:t xml:space="preserve">, N., Soltis, D.E., </w:t>
      </w:r>
      <w:r>
        <w:rPr>
          <w:i/>
          <w:iCs/>
        </w:rPr>
        <w:t>et al.</w:t>
      </w:r>
      <w:r>
        <w:t xml:space="preserve"> (2021). Spatial phylogenetics of butterflies in relation to environmental drivers and angiosperm diversity across North America. </w:t>
      </w:r>
      <w:proofErr w:type="spellStart"/>
      <w:r>
        <w:rPr>
          <w:i/>
          <w:iCs/>
        </w:rPr>
        <w:t>iScience</w:t>
      </w:r>
      <w:proofErr w:type="spellEnd"/>
      <w:r>
        <w:t>, 24, 102239.</w:t>
      </w:r>
    </w:p>
    <w:p w14:paraId="4736D9FD" w14:textId="77777777" w:rsidR="00B71B27" w:rsidRDefault="00B71B27" w:rsidP="00B71B27">
      <w:pPr>
        <w:pStyle w:val="Bibliography"/>
      </w:pPr>
      <w:r>
        <w:t xml:space="preserve">Engelhardt, E.K., </w:t>
      </w:r>
      <w:proofErr w:type="spellStart"/>
      <w:r>
        <w:t>Biber</w:t>
      </w:r>
      <w:proofErr w:type="spellEnd"/>
      <w:r>
        <w:t xml:space="preserve">, M.F., </w:t>
      </w:r>
      <w:proofErr w:type="spellStart"/>
      <w:r>
        <w:t>Dolek</w:t>
      </w:r>
      <w:proofErr w:type="spellEnd"/>
      <w:r>
        <w:t xml:space="preserve">, M., </w:t>
      </w:r>
      <w:proofErr w:type="spellStart"/>
      <w:r>
        <w:t>Fartmann</w:t>
      </w:r>
      <w:proofErr w:type="spellEnd"/>
      <w:r>
        <w:t xml:space="preserve">, T., </w:t>
      </w:r>
      <w:proofErr w:type="spellStart"/>
      <w:r>
        <w:t>Hochkirch</w:t>
      </w:r>
      <w:proofErr w:type="spellEnd"/>
      <w:r>
        <w:t xml:space="preserve">, A., </w:t>
      </w:r>
      <w:proofErr w:type="spellStart"/>
      <w:r>
        <w:t>Leidinger</w:t>
      </w:r>
      <w:proofErr w:type="spellEnd"/>
      <w:r>
        <w:t xml:space="preserve">, J., </w:t>
      </w:r>
      <w:r>
        <w:rPr>
          <w:i/>
          <w:iCs/>
        </w:rPr>
        <w:t>et al.</w:t>
      </w:r>
      <w:r>
        <w:t xml:space="preserve"> (2022). Consistent signals of a warming climate in occupancy changes of three insect taxa over 40 years in central Europe. </w:t>
      </w:r>
      <w:r>
        <w:rPr>
          <w:i/>
          <w:iCs/>
        </w:rPr>
        <w:t>Global Change Biology</w:t>
      </w:r>
      <w:r>
        <w:t>, 28, 3998–4012.</w:t>
      </w:r>
    </w:p>
    <w:p w14:paraId="1E558A11" w14:textId="77777777" w:rsidR="00B71B27" w:rsidRDefault="00B71B27" w:rsidP="00B71B27">
      <w:pPr>
        <w:pStyle w:val="Bibliography"/>
      </w:pPr>
      <w:proofErr w:type="spellStart"/>
      <w:r>
        <w:t>Freckleton</w:t>
      </w:r>
      <w:proofErr w:type="spellEnd"/>
      <w:r>
        <w:t xml:space="preserve">, R.P., Harvey, P.H. &amp; </w:t>
      </w:r>
      <w:proofErr w:type="spellStart"/>
      <w:r>
        <w:t>Pagel</w:t>
      </w:r>
      <w:proofErr w:type="spellEnd"/>
      <w:r>
        <w:t xml:space="preserve">, M. (2002). Phylogenetic analysis and comparative data: a test and review of evidence. </w:t>
      </w:r>
      <w:r>
        <w:rPr>
          <w:i/>
          <w:iCs/>
        </w:rPr>
        <w:t>The American Naturalist</w:t>
      </w:r>
      <w:r>
        <w:t>, 160.</w:t>
      </w:r>
    </w:p>
    <w:p w14:paraId="529E68C5" w14:textId="77777777" w:rsidR="00B71B27" w:rsidRDefault="00B71B27" w:rsidP="00B71B27">
      <w:pPr>
        <w:pStyle w:val="Bibliography"/>
      </w:pPr>
      <w:r>
        <w:t>GBIF.org. (2022). Occurrence Download for High Latitude, North American Butterflies.</w:t>
      </w:r>
    </w:p>
    <w:p w14:paraId="2226290E" w14:textId="77777777" w:rsidR="00B71B27" w:rsidRDefault="00B71B27" w:rsidP="00B71B27">
      <w:pPr>
        <w:pStyle w:val="Bibliography"/>
      </w:pPr>
      <w:r>
        <w:t xml:space="preserve">Gelman, A. &amp; Rubin, D.B. (1992). Inference from iterative simulation using multiple sequences. </w:t>
      </w:r>
      <w:r>
        <w:rPr>
          <w:i/>
          <w:iCs/>
        </w:rPr>
        <w:t>Statistical science</w:t>
      </w:r>
      <w:r>
        <w:t>, 457–472.</w:t>
      </w:r>
    </w:p>
    <w:p w14:paraId="2D01CF9C" w14:textId="77777777" w:rsidR="00B71B27" w:rsidRDefault="00B71B27" w:rsidP="00B71B27">
      <w:pPr>
        <w:pStyle w:val="Bibliography"/>
      </w:pPr>
      <w:r>
        <w:t xml:space="preserve">Girardin, M.P. &amp; </w:t>
      </w:r>
      <w:proofErr w:type="spellStart"/>
      <w:r>
        <w:t>Mudelsee</w:t>
      </w:r>
      <w:proofErr w:type="spellEnd"/>
      <w:r>
        <w:t xml:space="preserve">, M. (2008). Past and future changes in Canadian boreal wildfire activity. </w:t>
      </w:r>
      <w:r>
        <w:rPr>
          <w:i/>
          <w:iCs/>
        </w:rPr>
        <w:t>Ecological Applications</w:t>
      </w:r>
      <w:r>
        <w:t>, 18, 391–406.</w:t>
      </w:r>
    </w:p>
    <w:p w14:paraId="39865F20" w14:textId="77777777" w:rsidR="00B71B27" w:rsidRDefault="00B71B27" w:rsidP="00B71B27">
      <w:pPr>
        <w:pStyle w:val="Bibliography"/>
      </w:pPr>
      <w:r>
        <w:t xml:space="preserve">Glassberg, J. (2018). </w:t>
      </w:r>
      <w:r>
        <w:rPr>
          <w:i/>
          <w:iCs/>
        </w:rPr>
        <w:t>A swift guide to butterflies of Mexico and Central America</w:t>
      </w:r>
      <w:r>
        <w:t>. Princeton University Press.</w:t>
      </w:r>
    </w:p>
    <w:p w14:paraId="72FC2517" w14:textId="77777777" w:rsidR="00B71B27" w:rsidRDefault="00B71B27" w:rsidP="00B71B27">
      <w:pPr>
        <w:pStyle w:val="Bibliography"/>
      </w:pPr>
      <w:proofErr w:type="spellStart"/>
      <w:r>
        <w:t>Grames</w:t>
      </w:r>
      <w:proofErr w:type="spellEnd"/>
      <w:r>
        <w:t xml:space="preserve">, E.M., Montgomery, G.A., </w:t>
      </w:r>
      <w:proofErr w:type="spellStart"/>
      <w:r>
        <w:t>Youngflesh</w:t>
      </w:r>
      <w:proofErr w:type="spellEnd"/>
      <w:r>
        <w:t xml:space="preserve">, C., Tingley, M.W. &amp; Elphick, C.S. (2023). The effect of insect food availability on songbird reproductive success and chick body condition: Evidence from a systematic review and meta-analysis. </w:t>
      </w:r>
      <w:r>
        <w:rPr>
          <w:i/>
          <w:iCs/>
        </w:rPr>
        <w:t>Ecology Letters</w:t>
      </w:r>
      <w:r>
        <w:t>.</w:t>
      </w:r>
    </w:p>
    <w:p w14:paraId="4E27D4B9" w14:textId="77777777" w:rsidR="00B71B27" w:rsidRDefault="00B71B27" w:rsidP="00B71B27">
      <w:pPr>
        <w:pStyle w:val="Bibliography"/>
      </w:pPr>
      <w:r>
        <w:t xml:space="preserve">Guzman, L.M., Johnson, S.A., </w:t>
      </w:r>
      <w:proofErr w:type="spellStart"/>
      <w:r>
        <w:t>Mooers</w:t>
      </w:r>
      <w:proofErr w:type="spellEnd"/>
      <w:r>
        <w:t xml:space="preserve">, A.O. &amp; M’Gonigle, L.K. (2021). Using historical data to estimate bumble bee occurrence: Variable trends across species provide little support for community-level declines. </w:t>
      </w:r>
      <w:r>
        <w:rPr>
          <w:i/>
          <w:iCs/>
        </w:rPr>
        <w:t>Biological Conservation</w:t>
      </w:r>
      <w:r>
        <w:t>, 257, 109141.</w:t>
      </w:r>
    </w:p>
    <w:p w14:paraId="6918904D" w14:textId="77777777" w:rsidR="00B71B27" w:rsidRDefault="00B71B27" w:rsidP="00B71B27">
      <w:pPr>
        <w:pStyle w:val="Bibliography"/>
      </w:pPr>
      <w:r>
        <w:t xml:space="preserve">Haddad, N.M. (1999). Corridor and distance effects on interpatch movements: a landscape experiment with butterflies. </w:t>
      </w:r>
      <w:r>
        <w:rPr>
          <w:i/>
          <w:iCs/>
        </w:rPr>
        <w:t>Ecological Applications</w:t>
      </w:r>
      <w:r>
        <w:t>, 9, 612–622.</w:t>
      </w:r>
    </w:p>
    <w:p w14:paraId="6E64C4AB" w14:textId="77777777" w:rsidR="00B71B27" w:rsidRDefault="00B71B27" w:rsidP="00B71B27">
      <w:pPr>
        <w:pStyle w:val="Bibliography"/>
      </w:pPr>
      <w:r>
        <w:t xml:space="preserve">Haddad, N.M. &amp; Tewksbury, J.J. (2005). Low-quality habitat corridors as movement conduits for two butterfly species. </w:t>
      </w:r>
      <w:r>
        <w:rPr>
          <w:i/>
          <w:iCs/>
        </w:rPr>
        <w:t>Ecological Applications</w:t>
      </w:r>
      <w:r>
        <w:t>, 15, 250–257.</w:t>
      </w:r>
    </w:p>
    <w:p w14:paraId="2AD9C723" w14:textId="77777777" w:rsidR="00B71B27" w:rsidRDefault="00B71B27" w:rsidP="00B71B27">
      <w:pPr>
        <w:pStyle w:val="Bibliography"/>
      </w:pPr>
      <w:r>
        <w:t xml:space="preserve">Hanes, C.C., Wang, X., Jain, P., </w:t>
      </w:r>
      <w:proofErr w:type="spellStart"/>
      <w:r>
        <w:t>Parisien</w:t>
      </w:r>
      <w:proofErr w:type="spellEnd"/>
      <w:r>
        <w:t xml:space="preserve">, M.-A., Little, J.M. &amp; Flannigan, M.D. (2019). Fire-regime changes in Canada over the last half century. </w:t>
      </w:r>
      <w:r>
        <w:rPr>
          <w:i/>
          <w:iCs/>
        </w:rPr>
        <w:t>Canadian Journal of Forest Research</w:t>
      </w:r>
      <w:r>
        <w:t>, 49, 256–269.</w:t>
      </w:r>
    </w:p>
    <w:p w14:paraId="7FB95CA8" w14:textId="77777777" w:rsidR="00B71B27" w:rsidRDefault="00B71B27" w:rsidP="00B71B27">
      <w:pPr>
        <w:pStyle w:val="Bibliography"/>
      </w:pPr>
      <w:r>
        <w:t xml:space="preserve">Harris, I., Osborn, T.J., Jones, P. &amp; Lister, D. (2020a). Version 4 of the CRU TS monthly high-resolution gridded multivariate climate dataset. </w:t>
      </w:r>
      <w:r>
        <w:rPr>
          <w:i/>
          <w:iCs/>
        </w:rPr>
        <w:t>Scientific data</w:t>
      </w:r>
      <w:r>
        <w:t>, 7, 1–18.</w:t>
      </w:r>
    </w:p>
    <w:p w14:paraId="05249C29" w14:textId="77777777" w:rsidR="00B71B27" w:rsidRDefault="00B71B27" w:rsidP="00B71B27">
      <w:pPr>
        <w:pStyle w:val="Bibliography"/>
      </w:pPr>
      <w:r>
        <w:t>Harris, I.C., Jones, P.D. &amp; Osborn, T. (2020b). CRU TS4.04: Climatic Research Unit (CRU) Time-Series (TS) version 4.04 of high-resolution gridded data of month-by-month variation in climate (January 1901 – December 2019).</w:t>
      </w:r>
    </w:p>
    <w:p w14:paraId="68877F93" w14:textId="77777777" w:rsidR="00B71B27" w:rsidRDefault="00B71B27" w:rsidP="00B71B27">
      <w:pPr>
        <w:pStyle w:val="Bibliography"/>
      </w:pPr>
      <w:r>
        <w:t xml:space="preserve">Heinrich, P.L., Gilbert, E., Cobb, N.S. &amp; Franz, N. (2015). </w:t>
      </w:r>
      <w:proofErr w:type="spellStart"/>
      <w:r>
        <w:t>Symbiota</w:t>
      </w:r>
      <w:proofErr w:type="spellEnd"/>
      <w:r>
        <w:t xml:space="preserve"> collections of arthropods network (SCAN): A data portal built to visualize, manipulate, and export species occurrences.</w:t>
      </w:r>
    </w:p>
    <w:p w14:paraId="31360A76" w14:textId="77777777" w:rsidR="00B71B27" w:rsidRDefault="00B71B27" w:rsidP="00B71B27">
      <w:pPr>
        <w:pStyle w:val="Bibliography"/>
      </w:pPr>
      <w:proofErr w:type="spellStart"/>
      <w:r>
        <w:t>Hijmans</w:t>
      </w:r>
      <w:proofErr w:type="spellEnd"/>
      <w:r>
        <w:t xml:space="preserve">, R.J., Van Etten, J., Cheng, J., </w:t>
      </w:r>
      <w:proofErr w:type="spellStart"/>
      <w:r>
        <w:t>Mattiuzzi</w:t>
      </w:r>
      <w:proofErr w:type="spellEnd"/>
      <w:r>
        <w:t xml:space="preserve">, M., Sumner, M., Greenberg, J.A., </w:t>
      </w:r>
      <w:r>
        <w:rPr>
          <w:i/>
          <w:iCs/>
        </w:rPr>
        <w:t>et al.</w:t>
      </w:r>
      <w:r>
        <w:t xml:space="preserve"> (2015). Package ‘raster.’ </w:t>
      </w:r>
      <w:r>
        <w:rPr>
          <w:i/>
          <w:iCs/>
        </w:rPr>
        <w:t>R package</w:t>
      </w:r>
      <w:r>
        <w:t>, 734, 473.</w:t>
      </w:r>
    </w:p>
    <w:p w14:paraId="013C2577" w14:textId="77777777" w:rsidR="00B71B27" w:rsidRDefault="00B71B27" w:rsidP="00B71B27">
      <w:pPr>
        <w:pStyle w:val="Bibliography"/>
      </w:pPr>
      <w:r>
        <w:t xml:space="preserve">Hodgson, J.A., Thomas, C.D., </w:t>
      </w:r>
      <w:proofErr w:type="spellStart"/>
      <w:r>
        <w:t>Dytham</w:t>
      </w:r>
      <w:proofErr w:type="spellEnd"/>
      <w:r>
        <w:t>, C., Travis, J.M. &amp; Cornell, S.J. (2012). The speed of range shifts in fragmented landscapes.</w:t>
      </w:r>
    </w:p>
    <w:p w14:paraId="7B75FC7A" w14:textId="77777777" w:rsidR="00B71B27" w:rsidRDefault="00B71B27" w:rsidP="00B71B27">
      <w:pPr>
        <w:pStyle w:val="Bibliography"/>
      </w:pPr>
      <w:r>
        <w:t xml:space="preserve">Holland, M.M. &amp; </w:t>
      </w:r>
      <w:proofErr w:type="spellStart"/>
      <w:r>
        <w:t>Bitz</w:t>
      </w:r>
      <w:proofErr w:type="spellEnd"/>
      <w:r>
        <w:t xml:space="preserve">, C.M. (2003). Polar amplification of climate change in coupled models. </w:t>
      </w:r>
      <w:r>
        <w:rPr>
          <w:i/>
          <w:iCs/>
        </w:rPr>
        <w:t>Climate dynamics</w:t>
      </w:r>
      <w:r>
        <w:t>, 21, 221–232.</w:t>
      </w:r>
    </w:p>
    <w:p w14:paraId="7863C1A4" w14:textId="77777777" w:rsidR="00B71B27" w:rsidRDefault="00B71B27" w:rsidP="00B71B27">
      <w:pPr>
        <w:pStyle w:val="Bibliography"/>
      </w:pPr>
      <w:r>
        <w:t xml:space="preserve">Jackson, H.M., Johnson, S.A., </w:t>
      </w:r>
      <w:proofErr w:type="spellStart"/>
      <w:r>
        <w:t>Morandin</w:t>
      </w:r>
      <w:proofErr w:type="spellEnd"/>
      <w:r>
        <w:t xml:space="preserve">, L.A., Richardson, L.L., Guzman, L.M. &amp; M’Gonigle, L.K. (2022). Climate change winners and losers among North American bumblebees. </w:t>
      </w:r>
      <w:r>
        <w:rPr>
          <w:i/>
          <w:iCs/>
        </w:rPr>
        <w:t>Biology Letters</w:t>
      </w:r>
      <w:r>
        <w:t>, 18, 20210551.</w:t>
      </w:r>
    </w:p>
    <w:p w14:paraId="2608968F" w14:textId="77777777" w:rsidR="00B71B27" w:rsidRDefault="00B71B27" w:rsidP="00B71B27">
      <w:pPr>
        <w:pStyle w:val="Bibliography"/>
      </w:pPr>
      <w:r>
        <w:t xml:space="preserve">Johansson, V., Gustafsson, L., Andersson, P. &amp; </w:t>
      </w:r>
      <w:proofErr w:type="spellStart"/>
      <w:r>
        <w:t>Hylander</w:t>
      </w:r>
      <w:proofErr w:type="spellEnd"/>
      <w:r>
        <w:t xml:space="preserve">, K. (2020). Fewer butterflies and a different composition of bees, wasps and hoverflies on recently burned compared to unburned clear-cuts, regardless of burn severity. </w:t>
      </w:r>
      <w:r>
        <w:rPr>
          <w:i/>
          <w:iCs/>
        </w:rPr>
        <w:t>Forest Ecology and Management</w:t>
      </w:r>
      <w:r>
        <w:t>, 463, 118033.</w:t>
      </w:r>
    </w:p>
    <w:p w14:paraId="3284A7AB" w14:textId="77777777" w:rsidR="00B71B27" w:rsidRDefault="00B71B27" w:rsidP="00B71B27">
      <w:pPr>
        <w:pStyle w:val="Bibliography"/>
      </w:pPr>
      <w:proofErr w:type="spellStart"/>
      <w:r>
        <w:lastRenderedPageBreak/>
        <w:t>Jönsson</w:t>
      </w:r>
      <w:proofErr w:type="spellEnd"/>
      <w:r>
        <w:t xml:space="preserve">, G.M., Broad, G.R., Sumner, S. &amp; Isaac, N.J. (2021). A century of social wasp occupancy trends from natural history collections: spatiotemporal resolutions have little effect on model performance. </w:t>
      </w:r>
      <w:r>
        <w:rPr>
          <w:i/>
          <w:iCs/>
        </w:rPr>
        <w:t>Insect Conservation and Diversity</w:t>
      </w:r>
      <w:r>
        <w:t>, 14, 543–555.</w:t>
      </w:r>
    </w:p>
    <w:p w14:paraId="26211C0C" w14:textId="77777777" w:rsidR="00B71B27" w:rsidRDefault="00B71B27" w:rsidP="00B71B27">
      <w:pPr>
        <w:pStyle w:val="Bibliography"/>
      </w:pPr>
      <w:proofErr w:type="spellStart"/>
      <w:r>
        <w:t>Kellermann</w:t>
      </w:r>
      <w:proofErr w:type="spellEnd"/>
      <w:r>
        <w:t xml:space="preserve">, V. &amp; van </w:t>
      </w:r>
      <w:proofErr w:type="spellStart"/>
      <w:r>
        <w:t>Heerwaarden</w:t>
      </w:r>
      <w:proofErr w:type="spellEnd"/>
      <w:r>
        <w:t xml:space="preserve">, B. (2019). Terrestrial insects and climate change: adaptive responses in key traits. </w:t>
      </w:r>
      <w:r>
        <w:rPr>
          <w:i/>
          <w:iCs/>
        </w:rPr>
        <w:t>Physiological Entomology</w:t>
      </w:r>
      <w:r>
        <w:t>, 44, 99–115.</w:t>
      </w:r>
    </w:p>
    <w:p w14:paraId="5F3DB26D" w14:textId="77777777" w:rsidR="00B71B27" w:rsidRDefault="00B71B27" w:rsidP="00B71B27">
      <w:pPr>
        <w:pStyle w:val="Bibliography"/>
      </w:pPr>
      <w:proofErr w:type="spellStart"/>
      <w:r>
        <w:t>Kelling</w:t>
      </w:r>
      <w:proofErr w:type="spellEnd"/>
      <w:r>
        <w:t xml:space="preserve">, S., Johnston, A., Bonn, A., Fink, D., Ruiz-Gutierrez, V., Bonney, R., </w:t>
      </w:r>
      <w:r>
        <w:rPr>
          <w:i/>
          <w:iCs/>
        </w:rPr>
        <w:t>et al.</w:t>
      </w:r>
      <w:r>
        <w:t xml:space="preserve"> (2019). Using </w:t>
      </w:r>
      <w:proofErr w:type="spellStart"/>
      <w:r>
        <w:t>semistructured</w:t>
      </w:r>
      <w:proofErr w:type="spellEnd"/>
      <w:r>
        <w:t xml:space="preserve"> surveys to improve citizen science data for monitoring biodiversity. </w:t>
      </w:r>
      <w:proofErr w:type="spellStart"/>
      <w:r>
        <w:rPr>
          <w:i/>
          <w:iCs/>
        </w:rPr>
        <w:t>BioScience</w:t>
      </w:r>
      <w:proofErr w:type="spellEnd"/>
      <w:r>
        <w:t>, 69, 170–179.</w:t>
      </w:r>
    </w:p>
    <w:p w14:paraId="5CF2F708" w14:textId="77777777" w:rsidR="00B71B27" w:rsidRDefault="00B71B27" w:rsidP="00B71B27">
      <w:pPr>
        <w:pStyle w:val="Bibliography"/>
      </w:pPr>
      <w:r>
        <w:t xml:space="preserve">Kellner, K. (2021). </w:t>
      </w:r>
      <w:proofErr w:type="spellStart"/>
      <w:r>
        <w:rPr>
          <w:i/>
          <w:iCs/>
        </w:rPr>
        <w:t>jagsUI</w:t>
      </w:r>
      <w:proofErr w:type="spellEnd"/>
      <w:r>
        <w:rPr>
          <w:i/>
          <w:iCs/>
        </w:rPr>
        <w:t>: A Wrapper Around “</w:t>
      </w:r>
      <w:proofErr w:type="spellStart"/>
      <w:r>
        <w:rPr>
          <w:i/>
          <w:iCs/>
        </w:rPr>
        <w:t>rjags</w:t>
      </w:r>
      <w:proofErr w:type="spellEnd"/>
      <w:r>
        <w:rPr>
          <w:i/>
          <w:iCs/>
        </w:rPr>
        <w:t>” to Streamline “JAGS” Analyses</w:t>
      </w:r>
      <w:r>
        <w:t>.</w:t>
      </w:r>
    </w:p>
    <w:p w14:paraId="6FFBDC46" w14:textId="77777777" w:rsidR="00B71B27" w:rsidRDefault="00B71B27" w:rsidP="00B71B27">
      <w:pPr>
        <w:pStyle w:val="Bibliography"/>
      </w:pPr>
      <w:r>
        <w:t xml:space="preserve">Keret, N., </w:t>
      </w:r>
      <w:proofErr w:type="spellStart"/>
      <w:r>
        <w:t>Mutanen</w:t>
      </w:r>
      <w:proofErr w:type="spellEnd"/>
      <w:r>
        <w:t xml:space="preserve">, M., </w:t>
      </w:r>
      <w:proofErr w:type="spellStart"/>
      <w:r>
        <w:t>Orell</w:t>
      </w:r>
      <w:proofErr w:type="spellEnd"/>
      <w:r>
        <w:t xml:space="preserve">, M., </w:t>
      </w:r>
      <w:proofErr w:type="spellStart"/>
      <w:r>
        <w:t>Itamies</w:t>
      </w:r>
      <w:proofErr w:type="spellEnd"/>
      <w:r>
        <w:t xml:space="preserve">, J. &amp; </w:t>
      </w:r>
      <w:proofErr w:type="spellStart"/>
      <w:r>
        <w:t>Valimaki</w:t>
      </w:r>
      <w:proofErr w:type="spellEnd"/>
      <w:r>
        <w:t xml:space="preserve">, P. (2020). Climate change-driven elevational changes among boreal nocturnal moths. </w:t>
      </w:r>
      <w:proofErr w:type="spellStart"/>
      <w:r>
        <w:rPr>
          <w:i/>
          <w:iCs/>
        </w:rPr>
        <w:t>Oecologia</w:t>
      </w:r>
      <w:proofErr w:type="spellEnd"/>
      <w:r>
        <w:t>, 192, 1085–1098.</w:t>
      </w:r>
    </w:p>
    <w:p w14:paraId="2C3E58A0" w14:textId="77777777" w:rsidR="00B71B27" w:rsidRDefault="00B71B27" w:rsidP="00B71B27">
      <w:pPr>
        <w:pStyle w:val="Bibliography"/>
      </w:pPr>
      <w:proofErr w:type="spellStart"/>
      <w:r>
        <w:t>Kéry</w:t>
      </w:r>
      <w:proofErr w:type="spellEnd"/>
      <w:r>
        <w:t xml:space="preserve">, M. &amp; </w:t>
      </w:r>
      <w:proofErr w:type="spellStart"/>
      <w:r>
        <w:t>Royle</w:t>
      </w:r>
      <w:proofErr w:type="spellEnd"/>
      <w:r>
        <w:t>, J.A. (2015). Applied Hierarchical Modeling in Ecology: Analysis of Distribution, Abundance and Species Richness in R and BUGS.</w:t>
      </w:r>
    </w:p>
    <w:p w14:paraId="6EDABAE1" w14:textId="77777777" w:rsidR="00B71B27" w:rsidRDefault="00B71B27" w:rsidP="00B71B27">
      <w:pPr>
        <w:pStyle w:val="Bibliography"/>
      </w:pPr>
      <w:proofErr w:type="spellStart"/>
      <w:r>
        <w:t>Klockmann</w:t>
      </w:r>
      <w:proofErr w:type="spellEnd"/>
      <w:r>
        <w:t xml:space="preserve">, M. &amp; Fischer, K. (2019). Strong reduction in diapause survival under warm and humid overwintering conditions in a temperate-zone butterfly. </w:t>
      </w:r>
      <w:r>
        <w:rPr>
          <w:i/>
          <w:iCs/>
        </w:rPr>
        <w:t>Population Ecology</w:t>
      </w:r>
      <w:r>
        <w:t>, 61, 150–159.</w:t>
      </w:r>
    </w:p>
    <w:p w14:paraId="584031E3" w14:textId="77777777" w:rsidR="00B71B27" w:rsidRDefault="00B71B27" w:rsidP="00B71B27">
      <w:pPr>
        <w:pStyle w:val="Bibliography"/>
      </w:pPr>
      <w:proofErr w:type="spellStart"/>
      <w:r>
        <w:t>Kremen</w:t>
      </w:r>
      <w:proofErr w:type="spellEnd"/>
      <w:r>
        <w:t xml:space="preserve">, C., Chaplin-Kramer, R., &amp; others. (2007). Insects as providers of ecosystem services: crop pollination and pest control. In: </w:t>
      </w:r>
      <w:r>
        <w:rPr>
          <w:i/>
          <w:iCs/>
        </w:rPr>
        <w:t>Insect conservation biology: proceedings of the royal entomological society’s 23rd symposium</w:t>
      </w:r>
      <w:r>
        <w:t>. CABI Publishing, pp. 349–382.</w:t>
      </w:r>
    </w:p>
    <w:p w14:paraId="31C6BDE3" w14:textId="77777777" w:rsidR="00B71B27" w:rsidRDefault="00B71B27" w:rsidP="00B71B27">
      <w:pPr>
        <w:pStyle w:val="Bibliography"/>
      </w:pPr>
      <w:r>
        <w:t xml:space="preserve">Lamas, G. (2015). </w:t>
      </w:r>
      <w:r>
        <w:rPr>
          <w:i/>
          <w:iCs/>
        </w:rPr>
        <w:t>Catalog of the butterflies (Papilionoidea)</w:t>
      </w:r>
      <w:r>
        <w:t>. Available from author.</w:t>
      </w:r>
    </w:p>
    <w:p w14:paraId="306F80F0" w14:textId="77777777" w:rsidR="00B71B27" w:rsidRDefault="00B71B27" w:rsidP="00B71B27">
      <w:pPr>
        <w:pStyle w:val="Bibliography"/>
      </w:pPr>
      <w:r>
        <w:t xml:space="preserve">Larsen, E.A., </w:t>
      </w:r>
      <w:proofErr w:type="spellStart"/>
      <w:r>
        <w:t>Belitz</w:t>
      </w:r>
      <w:proofErr w:type="spellEnd"/>
      <w:r>
        <w:t xml:space="preserve">, M.W., </w:t>
      </w:r>
      <w:proofErr w:type="spellStart"/>
      <w:r>
        <w:t>Guralnick</w:t>
      </w:r>
      <w:proofErr w:type="spellEnd"/>
      <w:r>
        <w:t xml:space="preserve">, R.P. &amp; Ries, L. (2022). Consistent trait-temperature interactions drive butterfly phenology in both incidental and survey data. </w:t>
      </w:r>
      <w:r>
        <w:rPr>
          <w:i/>
          <w:iCs/>
        </w:rPr>
        <w:t>Scientific reports</w:t>
      </w:r>
      <w:r>
        <w:t>, 12, 1–10.</w:t>
      </w:r>
    </w:p>
    <w:p w14:paraId="40B23800" w14:textId="77777777" w:rsidR="00B71B27" w:rsidRDefault="00B71B27" w:rsidP="00B71B27">
      <w:pPr>
        <w:pStyle w:val="Bibliography"/>
      </w:pPr>
      <w:r>
        <w:t xml:space="preserve">Larsen, E.A. &amp; Shirey, V. (2021). Method matters: pitfalls in </w:t>
      </w:r>
      <w:proofErr w:type="spellStart"/>
      <w:r>
        <w:t>analysing</w:t>
      </w:r>
      <w:proofErr w:type="spellEnd"/>
      <w:r>
        <w:t xml:space="preserve"> phenology from occurrence records. </w:t>
      </w:r>
      <w:r>
        <w:rPr>
          <w:i/>
          <w:iCs/>
        </w:rPr>
        <w:t>Ecology Letters</w:t>
      </w:r>
      <w:r>
        <w:t>, 24, 1287–1289.</w:t>
      </w:r>
    </w:p>
    <w:p w14:paraId="101B366A" w14:textId="77777777" w:rsidR="00B71B27" w:rsidRDefault="00B71B27" w:rsidP="00B71B27">
      <w:pPr>
        <w:pStyle w:val="Bibliography"/>
      </w:pPr>
      <w:r>
        <w:t xml:space="preserve">Lewthwaite, J.M., </w:t>
      </w:r>
      <w:proofErr w:type="spellStart"/>
      <w:r>
        <w:t>Debinski</w:t>
      </w:r>
      <w:proofErr w:type="spellEnd"/>
      <w:r>
        <w:t xml:space="preserve">, D.M. &amp; Kerr, J.T. (2017). High community turnover and dispersal limitation relative to rapid climate change. </w:t>
      </w:r>
      <w:r>
        <w:rPr>
          <w:i/>
          <w:iCs/>
        </w:rPr>
        <w:t>Global Ecology and Biogeography</w:t>
      </w:r>
      <w:r>
        <w:t>, 26, 459–471.</w:t>
      </w:r>
    </w:p>
    <w:p w14:paraId="7F032EE3" w14:textId="77777777" w:rsidR="00B71B27" w:rsidRDefault="00B71B27" w:rsidP="00B71B27">
      <w:pPr>
        <w:pStyle w:val="Bibliography"/>
      </w:pPr>
      <w:r>
        <w:t xml:space="preserve">Lewthwaite, J.M.M., </w:t>
      </w:r>
      <w:proofErr w:type="spellStart"/>
      <w:r>
        <w:t>Angert</w:t>
      </w:r>
      <w:proofErr w:type="spellEnd"/>
      <w:r>
        <w:t xml:space="preserve">, A.L., </w:t>
      </w:r>
      <w:proofErr w:type="spellStart"/>
      <w:r>
        <w:t>Kembel</w:t>
      </w:r>
      <w:proofErr w:type="spellEnd"/>
      <w:r>
        <w:t xml:space="preserve">, S.W., Goring, S.J., Davies, T.J., </w:t>
      </w:r>
      <w:proofErr w:type="spellStart"/>
      <w:r>
        <w:t>Mooers</w:t>
      </w:r>
      <w:proofErr w:type="spellEnd"/>
      <w:r>
        <w:t xml:space="preserve">, A.Ø., </w:t>
      </w:r>
      <w:r>
        <w:rPr>
          <w:i/>
          <w:iCs/>
        </w:rPr>
        <w:t>et al.</w:t>
      </w:r>
      <w:r>
        <w:t xml:space="preserve"> (2018). Canadian butterfly climate debt is significant and correlated with range size. </w:t>
      </w:r>
      <w:proofErr w:type="spellStart"/>
      <w:r>
        <w:rPr>
          <w:i/>
          <w:iCs/>
        </w:rPr>
        <w:t>Ecography</w:t>
      </w:r>
      <w:proofErr w:type="spellEnd"/>
      <w:r>
        <w:t>, 41, 2005–2015.</w:t>
      </w:r>
    </w:p>
    <w:p w14:paraId="382AA504" w14:textId="77777777" w:rsidR="00B71B27" w:rsidRDefault="00B71B27" w:rsidP="00B71B27">
      <w:pPr>
        <w:pStyle w:val="Bibliography"/>
      </w:pPr>
      <w:proofErr w:type="spellStart"/>
      <w:r>
        <w:t>Litchman</w:t>
      </w:r>
      <w:proofErr w:type="spellEnd"/>
      <w:r>
        <w:t xml:space="preserve">, E. &amp; Thomas, M.K. (2023). Are we underestimating the ecological and evolutionary effects of warming? Interactions with other environmental drivers may increase species vulnerability to high temperatures. </w:t>
      </w:r>
      <w:r>
        <w:rPr>
          <w:i/>
          <w:iCs/>
        </w:rPr>
        <w:t>Oikos</w:t>
      </w:r>
      <w:r>
        <w:t>, 2023, e09155.</w:t>
      </w:r>
    </w:p>
    <w:p w14:paraId="57094951" w14:textId="77777777" w:rsidR="00B71B27" w:rsidRDefault="00B71B27" w:rsidP="00B71B27">
      <w:pPr>
        <w:pStyle w:val="Bibliography"/>
      </w:pPr>
      <w:proofErr w:type="spellStart"/>
      <w:r>
        <w:t>MacKenzie</w:t>
      </w:r>
      <w:proofErr w:type="spellEnd"/>
      <w:r>
        <w:t xml:space="preserve">, D.I., Nichols, J.D., Lachman, G.B., </w:t>
      </w:r>
      <w:proofErr w:type="spellStart"/>
      <w:r>
        <w:t>Droege</w:t>
      </w:r>
      <w:proofErr w:type="spellEnd"/>
      <w:r>
        <w:t xml:space="preserve">, S., Andrew </w:t>
      </w:r>
      <w:proofErr w:type="spellStart"/>
      <w:r>
        <w:t>Royle</w:t>
      </w:r>
      <w:proofErr w:type="spellEnd"/>
      <w:r>
        <w:t xml:space="preserve">, J. &amp; </w:t>
      </w:r>
      <w:proofErr w:type="spellStart"/>
      <w:r>
        <w:t>Langtimm</w:t>
      </w:r>
      <w:proofErr w:type="spellEnd"/>
      <w:r>
        <w:t xml:space="preserve">, C.A. (2002). Estimating site occupancy rates when detection probabilities are less than one. </w:t>
      </w:r>
      <w:r>
        <w:rPr>
          <w:i/>
          <w:iCs/>
        </w:rPr>
        <w:t>Ecology</w:t>
      </w:r>
      <w:r>
        <w:t>, 83, 2248–2255.</w:t>
      </w:r>
    </w:p>
    <w:p w14:paraId="1A4E917A" w14:textId="77777777" w:rsidR="00B71B27" w:rsidRDefault="00B71B27" w:rsidP="00B71B27">
      <w:pPr>
        <w:pStyle w:val="Bibliography"/>
      </w:pPr>
      <w:r>
        <w:t xml:space="preserve">Mason Jr, S.C., Shirey, V., </w:t>
      </w:r>
      <w:proofErr w:type="spellStart"/>
      <w:r>
        <w:t>Ponisio</w:t>
      </w:r>
      <w:proofErr w:type="spellEnd"/>
      <w:r>
        <w:t xml:space="preserve">, L.C. &amp; Gelhaus, J.K. (2021). Responses from bees, butterflies, and ground beetles to different fire and site characteristics: a global meta-analysis. </w:t>
      </w:r>
      <w:r>
        <w:rPr>
          <w:i/>
          <w:iCs/>
        </w:rPr>
        <w:t>Biological Conservation</w:t>
      </w:r>
      <w:r>
        <w:t>, 261, 109265.</w:t>
      </w:r>
    </w:p>
    <w:p w14:paraId="532FC21F" w14:textId="77777777" w:rsidR="00B71B27" w:rsidRDefault="00B71B27" w:rsidP="00B71B27">
      <w:pPr>
        <w:pStyle w:val="Bibliography"/>
      </w:pPr>
      <w:proofErr w:type="spellStart"/>
      <w:r>
        <w:t>McCrystall</w:t>
      </w:r>
      <w:proofErr w:type="spellEnd"/>
      <w:r>
        <w:t xml:space="preserve">, M.R., Stroeve, J., Serreze, M., Forbes, B.C. &amp; Screen, J.A. (2021). New climate models reveal faster and larger increases in Arctic precipitation than previously projected. </w:t>
      </w:r>
      <w:r>
        <w:rPr>
          <w:i/>
          <w:iCs/>
        </w:rPr>
        <w:t>Nature communications</w:t>
      </w:r>
      <w:r>
        <w:t>, 12, 1–12.</w:t>
      </w:r>
    </w:p>
    <w:p w14:paraId="6A370011" w14:textId="77777777" w:rsidR="00B71B27" w:rsidRDefault="00B71B27" w:rsidP="00B71B27">
      <w:pPr>
        <w:pStyle w:val="Bibliography"/>
      </w:pPr>
      <w:r>
        <w:t xml:space="preserve">McMahon, C.R. &amp; Hays, G.C. (2006). Thermal niche, large-scale movements and implications of climate change for a critically endangered marine vertebrate. </w:t>
      </w:r>
      <w:r>
        <w:rPr>
          <w:i/>
          <w:iCs/>
        </w:rPr>
        <w:t>Global Change Biology</w:t>
      </w:r>
      <w:r>
        <w:t>, 12, 1330–1338.</w:t>
      </w:r>
    </w:p>
    <w:p w14:paraId="5B0A8017" w14:textId="77777777" w:rsidR="00B71B27" w:rsidRDefault="00B71B27" w:rsidP="00B71B27">
      <w:pPr>
        <w:pStyle w:val="Bibliography"/>
      </w:pPr>
      <w:r>
        <w:t xml:space="preserve">Memmott, J., </w:t>
      </w:r>
      <w:proofErr w:type="spellStart"/>
      <w:r>
        <w:t>Waser</w:t>
      </w:r>
      <w:proofErr w:type="spellEnd"/>
      <w:r>
        <w:t xml:space="preserve">, N.M. &amp; Price, M.V. (2004). Tolerance of pollination networks to species extinctions. </w:t>
      </w:r>
      <w:r>
        <w:rPr>
          <w:i/>
          <w:iCs/>
        </w:rPr>
        <w:t>Proceedings of the Royal Society of London. Series B: Biological Sciences</w:t>
      </w:r>
      <w:r>
        <w:t>, 271, 2605–2611.</w:t>
      </w:r>
    </w:p>
    <w:p w14:paraId="3CE0CC1F" w14:textId="77777777" w:rsidR="00B71B27" w:rsidRDefault="00B71B27" w:rsidP="00B71B27">
      <w:pPr>
        <w:pStyle w:val="Bibliography"/>
      </w:pPr>
      <w:r>
        <w:lastRenderedPageBreak/>
        <w:t xml:space="preserve">Meyer, C., </w:t>
      </w:r>
      <w:proofErr w:type="spellStart"/>
      <w:r>
        <w:t>Jetz</w:t>
      </w:r>
      <w:proofErr w:type="spellEnd"/>
      <w:r>
        <w:t xml:space="preserve">, W., </w:t>
      </w:r>
      <w:proofErr w:type="spellStart"/>
      <w:r>
        <w:t>Guralnick</w:t>
      </w:r>
      <w:proofErr w:type="spellEnd"/>
      <w:r>
        <w:t xml:space="preserve">, R.P., Fritz, S.A. &amp; </w:t>
      </w:r>
      <w:proofErr w:type="spellStart"/>
      <w:r>
        <w:t>Kreft</w:t>
      </w:r>
      <w:proofErr w:type="spellEnd"/>
      <w:r>
        <w:t xml:space="preserve">, H. (2016). Range geometry and socio-economics dominate species-level biases in occurrence information. </w:t>
      </w:r>
      <w:r>
        <w:rPr>
          <w:i/>
          <w:iCs/>
        </w:rPr>
        <w:t>Global Ecology and Biogeography</w:t>
      </w:r>
      <w:r>
        <w:t>, 25, 1181–1193.</w:t>
      </w:r>
    </w:p>
    <w:p w14:paraId="17038BF8" w14:textId="77777777" w:rsidR="00B71B27" w:rsidRDefault="00B71B27" w:rsidP="00B71B27">
      <w:pPr>
        <w:pStyle w:val="Bibliography"/>
      </w:pPr>
      <w:proofErr w:type="spellStart"/>
      <w:r>
        <w:t>Pagel</w:t>
      </w:r>
      <w:proofErr w:type="spellEnd"/>
      <w:r>
        <w:t xml:space="preserve">, M. (1999). Inferring the historical patterns of biological evolution. </w:t>
      </w:r>
      <w:r>
        <w:rPr>
          <w:i/>
          <w:iCs/>
        </w:rPr>
        <w:t>Nature</w:t>
      </w:r>
      <w:r>
        <w:t>, 401, 877–884.</w:t>
      </w:r>
    </w:p>
    <w:p w14:paraId="7E1D603D" w14:textId="77777777" w:rsidR="00B71B27" w:rsidRDefault="00B71B27" w:rsidP="00B71B27">
      <w:pPr>
        <w:pStyle w:val="Bibliography"/>
      </w:pPr>
      <w:r>
        <w:t xml:space="preserve">Parmesan, C., </w:t>
      </w:r>
      <w:proofErr w:type="spellStart"/>
      <w:r>
        <w:t>Ryrholm</w:t>
      </w:r>
      <w:proofErr w:type="spellEnd"/>
      <w:r>
        <w:t xml:space="preserve">, N., </w:t>
      </w:r>
      <w:proofErr w:type="spellStart"/>
      <w:r>
        <w:t>Stefanescu</w:t>
      </w:r>
      <w:proofErr w:type="spellEnd"/>
      <w:r>
        <w:t xml:space="preserve">, C., Hill, J., Thomas, C., </w:t>
      </w:r>
      <w:proofErr w:type="spellStart"/>
      <w:r>
        <w:t>Descimon</w:t>
      </w:r>
      <w:proofErr w:type="spellEnd"/>
      <w:r>
        <w:t xml:space="preserve">, H., </w:t>
      </w:r>
      <w:r>
        <w:rPr>
          <w:i/>
          <w:iCs/>
        </w:rPr>
        <w:t>et al.</w:t>
      </w:r>
      <w:r>
        <w:t xml:space="preserve"> (1999). Poleward shifts in geographical ranges of butterfly species associated with regional warming. </w:t>
      </w:r>
      <w:r>
        <w:rPr>
          <w:i/>
          <w:iCs/>
        </w:rPr>
        <w:t>Nature</w:t>
      </w:r>
      <w:r>
        <w:t>, 399, 579–583.</w:t>
      </w:r>
    </w:p>
    <w:p w14:paraId="4801F860" w14:textId="77777777" w:rsidR="00B71B27" w:rsidRDefault="00B71B27" w:rsidP="00B71B27">
      <w:pPr>
        <w:pStyle w:val="Bibliography"/>
      </w:pPr>
      <w:r>
        <w:t xml:space="preserve">Plummer, M. (2003). JAGS: A program for analysis of Bayesian graphical models using Gibbs sampling. In: </w:t>
      </w:r>
      <w:r>
        <w:rPr>
          <w:i/>
          <w:iCs/>
        </w:rPr>
        <w:t>Proceedings of the 3rd international workshop on distributed statistical computing</w:t>
      </w:r>
      <w:r>
        <w:t>. Vienna, Austria., pp. 1–10.</w:t>
      </w:r>
    </w:p>
    <w:p w14:paraId="0EA24A3A" w14:textId="77777777" w:rsidR="00B71B27" w:rsidRDefault="00B71B27" w:rsidP="00B71B27">
      <w:pPr>
        <w:pStyle w:val="Bibliography"/>
      </w:pPr>
      <w:proofErr w:type="spellStart"/>
      <w:r>
        <w:t>Poyry</w:t>
      </w:r>
      <w:proofErr w:type="spellEnd"/>
      <w:r>
        <w:t xml:space="preserve">, J., </w:t>
      </w:r>
      <w:proofErr w:type="spellStart"/>
      <w:r>
        <w:t>Luoto</w:t>
      </w:r>
      <w:proofErr w:type="spellEnd"/>
      <w:r>
        <w:t xml:space="preserve">, M., Heikkinen, R., </w:t>
      </w:r>
      <w:proofErr w:type="spellStart"/>
      <w:r>
        <w:t>Kuussaari</w:t>
      </w:r>
      <w:proofErr w:type="spellEnd"/>
      <w:r>
        <w:t xml:space="preserve">, M. &amp; Saarinen, K. (2009). Species traits explain recent range shifts of Finnish butterflies. </w:t>
      </w:r>
      <w:r>
        <w:rPr>
          <w:i/>
          <w:iCs/>
        </w:rPr>
        <w:t>Global Change Biology</w:t>
      </w:r>
      <w:r>
        <w:t>, 15, 732–743.</w:t>
      </w:r>
    </w:p>
    <w:p w14:paraId="03065443" w14:textId="77777777" w:rsidR="00B71B27" w:rsidRDefault="00B71B27" w:rsidP="00B71B27">
      <w:pPr>
        <w:pStyle w:val="Bibliography"/>
      </w:pPr>
      <w:r>
        <w:t xml:space="preserve">Ries, L., </w:t>
      </w:r>
      <w:proofErr w:type="spellStart"/>
      <w:r>
        <w:t>Zipkin</w:t>
      </w:r>
      <w:proofErr w:type="spellEnd"/>
      <w:r>
        <w:t xml:space="preserve">, E.F. &amp; </w:t>
      </w:r>
      <w:proofErr w:type="spellStart"/>
      <w:r>
        <w:t>Guralnick</w:t>
      </w:r>
      <w:proofErr w:type="spellEnd"/>
      <w:r>
        <w:t xml:space="preserve">, R.P. (2019). Tracking trends in monarch abundance over the 20th century is currently impossible using museum records. </w:t>
      </w:r>
      <w:r>
        <w:rPr>
          <w:i/>
          <w:iCs/>
        </w:rPr>
        <w:t>Proceedings of the National Academy of Sciences</w:t>
      </w:r>
      <w:r>
        <w:t>, 116, 13745–13748.</w:t>
      </w:r>
    </w:p>
    <w:p w14:paraId="24DB42DE" w14:textId="77777777" w:rsidR="00B71B27" w:rsidRDefault="00B71B27" w:rsidP="00B71B27">
      <w:pPr>
        <w:pStyle w:val="Bibliography"/>
      </w:pPr>
      <w:r>
        <w:t xml:space="preserve">Riva, F., Acorn, J.H. &amp; Nielsen, S.E. (2018a). Localized disturbances from oil sands developments increase butterfly diversity and abundance in Alberta’s boreal forests. </w:t>
      </w:r>
      <w:r>
        <w:rPr>
          <w:i/>
          <w:iCs/>
        </w:rPr>
        <w:t>Biological Conservation</w:t>
      </w:r>
      <w:r>
        <w:t>, 217, 173–180.</w:t>
      </w:r>
    </w:p>
    <w:p w14:paraId="0AA0FECB" w14:textId="77777777" w:rsidR="00B71B27" w:rsidRDefault="00B71B27" w:rsidP="00B71B27">
      <w:pPr>
        <w:pStyle w:val="Bibliography"/>
      </w:pPr>
      <w:r>
        <w:t xml:space="preserve">Riva, F., Acorn, J.H. &amp; Nielsen, S.E. (2018b). Narrow anthropogenic corridors direct the movement of a generalist boreal butterfly. </w:t>
      </w:r>
      <w:r>
        <w:rPr>
          <w:i/>
          <w:iCs/>
        </w:rPr>
        <w:t>Biology Letters</w:t>
      </w:r>
      <w:r>
        <w:t>, 14, 20170770.</w:t>
      </w:r>
    </w:p>
    <w:p w14:paraId="5D5B6871" w14:textId="77777777" w:rsidR="00B71B27" w:rsidRDefault="00B71B27" w:rsidP="00B71B27">
      <w:pPr>
        <w:pStyle w:val="Bibliography"/>
      </w:pPr>
      <w:r>
        <w:t xml:space="preserve">Scott Chamberlain &amp; Eduard </w:t>
      </w:r>
      <w:proofErr w:type="spellStart"/>
      <w:r>
        <w:t>Szocs</w:t>
      </w:r>
      <w:proofErr w:type="spellEnd"/>
      <w:r>
        <w:t xml:space="preserve">. (2013). </w:t>
      </w:r>
      <w:proofErr w:type="spellStart"/>
      <w:r>
        <w:t>taxize</w:t>
      </w:r>
      <w:proofErr w:type="spellEnd"/>
      <w:r>
        <w:t xml:space="preserve"> - taxonomic search and retrieval in R. </w:t>
      </w:r>
      <w:r>
        <w:rPr>
          <w:i/>
          <w:iCs/>
        </w:rPr>
        <w:t>F1000Research</w:t>
      </w:r>
      <w:r>
        <w:t>.</w:t>
      </w:r>
    </w:p>
    <w:p w14:paraId="16C2A7D2" w14:textId="77777777" w:rsidR="00B71B27" w:rsidRDefault="00B71B27" w:rsidP="00B71B27">
      <w:pPr>
        <w:pStyle w:val="Bibliography"/>
      </w:pPr>
      <w:proofErr w:type="spellStart"/>
      <w:r>
        <w:t>Scridel</w:t>
      </w:r>
      <w:proofErr w:type="spellEnd"/>
      <w:r>
        <w:t xml:space="preserve">, D., </w:t>
      </w:r>
      <w:proofErr w:type="spellStart"/>
      <w:r>
        <w:t>Bogliani</w:t>
      </w:r>
      <w:proofErr w:type="spellEnd"/>
      <w:r>
        <w:t xml:space="preserve">, G., </w:t>
      </w:r>
      <w:proofErr w:type="spellStart"/>
      <w:r>
        <w:t>Pedrini</w:t>
      </w:r>
      <w:proofErr w:type="spellEnd"/>
      <w:r>
        <w:t xml:space="preserve">, P., </w:t>
      </w:r>
      <w:proofErr w:type="spellStart"/>
      <w:r>
        <w:t>Iemma</w:t>
      </w:r>
      <w:proofErr w:type="spellEnd"/>
      <w:r>
        <w:t xml:space="preserve">, A., von Hardenberg, A. &amp; Brambilla, M. (2017). Thermal niche predicts recent changes in range size for bird species. </w:t>
      </w:r>
      <w:r>
        <w:rPr>
          <w:i/>
          <w:iCs/>
        </w:rPr>
        <w:t>Climate Research</w:t>
      </w:r>
      <w:r>
        <w:t>, 73, 207–216.</w:t>
      </w:r>
    </w:p>
    <w:p w14:paraId="44ACE4ED" w14:textId="77777777" w:rsidR="00B71B27" w:rsidRDefault="00B71B27" w:rsidP="00B71B27">
      <w:pPr>
        <w:pStyle w:val="Bibliography"/>
      </w:pPr>
      <w:r>
        <w:t xml:space="preserve">Shirey, V., </w:t>
      </w:r>
      <w:proofErr w:type="spellStart"/>
      <w:r>
        <w:t>Belitz</w:t>
      </w:r>
      <w:proofErr w:type="spellEnd"/>
      <w:r>
        <w:t xml:space="preserve">, M.W., </w:t>
      </w:r>
      <w:proofErr w:type="spellStart"/>
      <w:r>
        <w:t>Barve</w:t>
      </w:r>
      <w:proofErr w:type="spellEnd"/>
      <w:r>
        <w:t xml:space="preserve">, V. &amp; </w:t>
      </w:r>
      <w:proofErr w:type="spellStart"/>
      <w:r>
        <w:t>Guralnick</w:t>
      </w:r>
      <w:proofErr w:type="spellEnd"/>
      <w:r>
        <w:t xml:space="preserve">, R. (2021). A complete inventory of North American butterfly occurrence data: narrowing data gaps, but increasing bias. </w:t>
      </w:r>
      <w:proofErr w:type="spellStart"/>
      <w:r>
        <w:rPr>
          <w:i/>
          <w:iCs/>
        </w:rPr>
        <w:t>Ecography</w:t>
      </w:r>
      <w:proofErr w:type="spellEnd"/>
      <w:r>
        <w:t>, 44.</w:t>
      </w:r>
    </w:p>
    <w:p w14:paraId="37D7366F" w14:textId="77777777" w:rsidR="00B71B27" w:rsidRDefault="00B71B27" w:rsidP="00B71B27">
      <w:pPr>
        <w:pStyle w:val="Bibliography"/>
      </w:pPr>
      <w:r>
        <w:t xml:space="preserve">Shirey, V., Khelifa, R., M’Gonigle, L.K. &amp; Guzman, L.M. (2022a). Occupancy-detection models for natural history museum data: promise and pitfalls. </w:t>
      </w:r>
      <w:r>
        <w:rPr>
          <w:i/>
          <w:iCs/>
        </w:rPr>
        <w:t>Methods in Ecology and Evolution</w:t>
      </w:r>
      <w:r>
        <w:t>, Early View.</w:t>
      </w:r>
    </w:p>
    <w:p w14:paraId="56500E19" w14:textId="77777777" w:rsidR="00B71B27" w:rsidRDefault="00B71B27" w:rsidP="00B71B27">
      <w:pPr>
        <w:pStyle w:val="Bibliography"/>
      </w:pPr>
      <w:r>
        <w:t>Shirey, V., Larsen, E., Doherty, A., Kim, C.A., Al-</w:t>
      </w:r>
      <w:proofErr w:type="spellStart"/>
      <w:r>
        <w:t>Sulaiman</w:t>
      </w:r>
      <w:proofErr w:type="spellEnd"/>
      <w:r>
        <w:t xml:space="preserve">, F.T., </w:t>
      </w:r>
      <w:proofErr w:type="spellStart"/>
      <w:r>
        <w:t>Hinolan</w:t>
      </w:r>
      <w:proofErr w:type="spellEnd"/>
      <w:r>
        <w:t xml:space="preserve">, J.D., </w:t>
      </w:r>
      <w:r>
        <w:rPr>
          <w:i/>
          <w:iCs/>
        </w:rPr>
        <w:t>et al.</w:t>
      </w:r>
      <w:r>
        <w:t xml:space="preserve"> (2022b). </w:t>
      </w:r>
      <w:proofErr w:type="spellStart"/>
      <w:r>
        <w:t>LepTraits</w:t>
      </w:r>
      <w:proofErr w:type="spellEnd"/>
      <w:r>
        <w:t xml:space="preserve"> 1.0 A globally comprehensive dataset of butterfly traits. </w:t>
      </w:r>
      <w:r>
        <w:rPr>
          <w:i/>
          <w:iCs/>
        </w:rPr>
        <w:t>Scientific data</w:t>
      </w:r>
      <w:r>
        <w:t>, 9, 1–7.</w:t>
      </w:r>
    </w:p>
    <w:p w14:paraId="5839C3C0" w14:textId="77777777" w:rsidR="00B71B27" w:rsidRDefault="00B71B27" w:rsidP="00B71B27">
      <w:pPr>
        <w:pStyle w:val="Bibliography"/>
      </w:pPr>
      <w:r>
        <w:t xml:space="preserve">Slivinski, L.C., Compo, G.P., Whitaker, J.S., </w:t>
      </w:r>
      <w:proofErr w:type="spellStart"/>
      <w:r>
        <w:t>Sardeshmukh</w:t>
      </w:r>
      <w:proofErr w:type="spellEnd"/>
      <w:r>
        <w:t xml:space="preserve">, P.D., Giese, B.S., McColl, C., </w:t>
      </w:r>
      <w:r>
        <w:rPr>
          <w:i/>
          <w:iCs/>
        </w:rPr>
        <w:t>et al.</w:t>
      </w:r>
      <w:r>
        <w:t xml:space="preserve"> (2019). Towards a more reliable historical reanalysis: Improvements for version 3 of the Twentieth Century Reanalysis system. </w:t>
      </w:r>
      <w:r>
        <w:rPr>
          <w:i/>
          <w:iCs/>
        </w:rPr>
        <w:t>Quarterly Journal of the Royal Meteorological Society</w:t>
      </w:r>
      <w:r>
        <w:t>, 145, 2876–2908.</w:t>
      </w:r>
    </w:p>
    <w:p w14:paraId="3B178174" w14:textId="77777777" w:rsidR="00B71B27" w:rsidRDefault="00B71B27" w:rsidP="00B71B27">
      <w:pPr>
        <w:pStyle w:val="Bibliography"/>
      </w:pPr>
      <w:r>
        <w:t xml:space="preserve">van </w:t>
      </w:r>
      <w:proofErr w:type="spellStart"/>
      <w:r>
        <w:t>Strien</w:t>
      </w:r>
      <w:proofErr w:type="spellEnd"/>
      <w:r>
        <w:t xml:space="preserve">, A.J., van </w:t>
      </w:r>
      <w:proofErr w:type="spellStart"/>
      <w:r>
        <w:t>Swaay</w:t>
      </w:r>
      <w:proofErr w:type="spellEnd"/>
      <w:r>
        <w:t xml:space="preserve">, C.A.M. &amp; </w:t>
      </w:r>
      <w:proofErr w:type="spellStart"/>
      <w:r>
        <w:t>Termaat</w:t>
      </w:r>
      <w:proofErr w:type="spellEnd"/>
      <w:r>
        <w:t xml:space="preserve">, T. (2013). Opportunistic citizen science data of animal species produce reliable estimates of distribution trends if </w:t>
      </w:r>
      <w:proofErr w:type="spellStart"/>
      <w:r>
        <w:t>analysed</w:t>
      </w:r>
      <w:proofErr w:type="spellEnd"/>
      <w:r>
        <w:t xml:space="preserve"> with occupancy models. </w:t>
      </w:r>
      <w:r>
        <w:rPr>
          <w:i/>
          <w:iCs/>
        </w:rPr>
        <w:t>Journal of Applied Ecology</w:t>
      </w:r>
      <w:r>
        <w:t>, 50, 1450–1458.</w:t>
      </w:r>
    </w:p>
    <w:p w14:paraId="0FCE1DC7" w14:textId="77777777" w:rsidR="00B71B27" w:rsidRDefault="00B71B27" w:rsidP="00B71B27">
      <w:pPr>
        <w:pStyle w:val="Bibliography"/>
      </w:pPr>
      <w:proofErr w:type="spellStart"/>
      <w:r>
        <w:t>Troudet</w:t>
      </w:r>
      <w:proofErr w:type="spellEnd"/>
      <w:r>
        <w:t xml:space="preserve">, J., Grandcolas, P., Blin, A., </w:t>
      </w:r>
      <w:proofErr w:type="spellStart"/>
      <w:r>
        <w:t>Vignes-Lebbe</w:t>
      </w:r>
      <w:proofErr w:type="spellEnd"/>
      <w:r>
        <w:t xml:space="preserve">, R. &amp; Legendre, F. (2017). Taxonomic bias in biodiversity data and societal preferences. </w:t>
      </w:r>
      <w:r>
        <w:rPr>
          <w:i/>
          <w:iCs/>
        </w:rPr>
        <w:t>Scientific Reports</w:t>
      </w:r>
      <w:r>
        <w:t>, 7, 9132.</w:t>
      </w:r>
    </w:p>
    <w:p w14:paraId="71591E93" w14:textId="77777777" w:rsidR="00B71B27" w:rsidRDefault="00B71B27" w:rsidP="00B71B27">
      <w:pPr>
        <w:pStyle w:val="Bibliography"/>
      </w:pPr>
      <w:proofErr w:type="spellStart"/>
      <w:r>
        <w:t>Ulyshen</w:t>
      </w:r>
      <w:proofErr w:type="spellEnd"/>
      <w:r>
        <w:t xml:space="preserve">, M.D., </w:t>
      </w:r>
      <w:proofErr w:type="spellStart"/>
      <w:r>
        <w:t>Hiers</w:t>
      </w:r>
      <w:proofErr w:type="spellEnd"/>
      <w:r>
        <w:t xml:space="preserve">, J.K., </w:t>
      </w:r>
      <w:proofErr w:type="spellStart"/>
      <w:r>
        <w:t>Pokswinksi</w:t>
      </w:r>
      <w:proofErr w:type="spellEnd"/>
      <w:r>
        <w:t xml:space="preserve">, S.M. &amp; Fair, C. (2022). </w:t>
      </w:r>
      <w:proofErr w:type="spellStart"/>
      <w:r>
        <w:t>Pyrodiversity</w:t>
      </w:r>
      <w:proofErr w:type="spellEnd"/>
      <w:r>
        <w:t xml:space="preserve"> promotes pollinator diversity in a fire-adapted landscape. </w:t>
      </w:r>
      <w:r>
        <w:rPr>
          <w:i/>
          <w:iCs/>
        </w:rPr>
        <w:t>Frontiers in Ecology and the Environment</w:t>
      </w:r>
      <w:r>
        <w:t>, 20, 78–83.</w:t>
      </w:r>
    </w:p>
    <w:p w14:paraId="02F6F1F4" w14:textId="77777777" w:rsidR="00B71B27" w:rsidRDefault="00B71B27" w:rsidP="00B71B27">
      <w:pPr>
        <w:pStyle w:val="Bibliography"/>
      </w:pPr>
      <w:proofErr w:type="spellStart"/>
      <w:r>
        <w:t>Vehtari</w:t>
      </w:r>
      <w:proofErr w:type="spellEnd"/>
      <w:r>
        <w:t xml:space="preserve">, A., Gelman, A. &amp; </w:t>
      </w:r>
      <w:proofErr w:type="spellStart"/>
      <w:r>
        <w:t>Gabry</w:t>
      </w:r>
      <w:proofErr w:type="spellEnd"/>
      <w:r>
        <w:t xml:space="preserve">, J. (2017). Practical Bayesian model evaluation using leave-one-out cross-validation and WAIC. </w:t>
      </w:r>
      <w:r>
        <w:rPr>
          <w:i/>
          <w:iCs/>
        </w:rPr>
        <w:t>Statistics and computing</w:t>
      </w:r>
      <w:r>
        <w:t>, 27, 1413–1432.</w:t>
      </w:r>
    </w:p>
    <w:p w14:paraId="56ACDD8E" w14:textId="77777777" w:rsidR="00B71B27" w:rsidRDefault="00B71B27" w:rsidP="00B71B27">
      <w:pPr>
        <w:pStyle w:val="Bibliography"/>
      </w:pPr>
      <w:r>
        <w:t xml:space="preserve">Wagner, D., Fox, R., Salcido, D. &amp; Dyer, L. (2021a). A window to the world of global insect declines: Moth biodiversity trends are complex and heterogeneous. </w:t>
      </w:r>
      <w:r>
        <w:rPr>
          <w:i/>
          <w:iCs/>
        </w:rPr>
        <w:t>Proceedings of the National Academy of Sciences of the United States of America</w:t>
      </w:r>
      <w:r>
        <w:t>, 118.</w:t>
      </w:r>
    </w:p>
    <w:p w14:paraId="40BC681B" w14:textId="77777777" w:rsidR="00B71B27" w:rsidRDefault="00B71B27" w:rsidP="00B71B27">
      <w:pPr>
        <w:pStyle w:val="Bibliography"/>
      </w:pPr>
      <w:r>
        <w:lastRenderedPageBreak/>
        <w:t xml:space="preserve">Wagner, D.L., </w:t>
      </w:r>
      <w:proofErr w:type="spellStart"/>
      <w:r>
        <w:t>Grames</w:t>
      </w:r>
      <w:proofErr w:type="spellEnd"/>
      <w:r>
        <w:t xml:space="preserve">, E.M., </w:t>
      </w:r>
      <w:proofErr w:type="spellStart"/>
      <w:r>
        <w:t>Forister</w:t>
      </w:r>
      <w:proofErr w:type="spellEnd"/>
      <w:r>
        <w:t xml:space="preserve">, M.L., </w:t>
      </w:r>
      <w:proofErr w:type="spellStart"/>
      <w:r>
        <w:t>Berenbaum</w:t>
      </w:r>
      <w:proofErr w:type="spellEnd"/>
      <w:r>
        <w:t xml:space="preserve">, M.R. &amp; </w:t>
      </w:r>
      <w:proofErr w:type="spellStart"/>
      <w:r>
        <w:t>Stopak</w:t>
      </w:r>
      <w:proofErr w:type="spellEnd"/>
      <w:r>
        <w:t xml:space="preserve">, D. (2021b). Insect decline in the Anthropocene: Death by a thousand cuts. </w:t>
      </w:r>
      <w:r>
        <w:rPr>
          <w:i/>
          <w:iCs/>
        </w:rPr>
        <w:t>Proceedings of the National Academy of Sciences</w:t>
      </w:r>
      <w:r>
        <w:t>, 118, e2023989118.</w:t>
      </w:r>
    </w:p>
    <w:p w14:paraId="16F2A449" w14:textId="77777777" w:rsidR="00B71B27" w:rsidRDefault="00B71B27" w:rsidP="00B71B27">
      <w:pPr>
        <w:pStyle w:val="Bibliography"/>
      </w:pPr>
      <w:r>
        <w:t xml:space="preserve">You, Q., Cai, Z., Pepin, N., Chen, D., Ahrens, B., Jiang, Z., </w:t>
      </w:r>
      <w:r>
        <w:rPr>
          <w:i/>
          <w:iCs/>
        </w:rPr>
        <w:t>et al.</w:t>
      </w:r>
      <w:r>
        <w:t xml:space="preserve"> (2021). Warming amplification over the Arctic Pole and Third Pole: Trends, mechanisms and consequences. </w:t>
      </w:r>
      <w:r>
        <w:rPr>
          <w:i/>
          <w:iCs/>
        </w:rPr>
        <w:t>Earth-Science Reviews</w:t>
      </w:r>
      <w:r>
        <w:t>, 217, 103625.</w:t>
      </w:r>
    </w:p>
    <w:p w14:paraId="75953B24" w14:textId="77777777" w:rsidR="00B71B27" w:rsidRDefault="00B71B27" w:rsidP="00B71B27">
      <w:pPr>
        <w:pStyle w:val="Bibliography"/>
      </w:pPr>
      <w:proofErr w:type="spellStart"/>
      <w:r>
        <w:t>Youngflesh</w:t>
      </w:r>
      <w:proofErr w:type="spellEnd"/>
      <w:r>
        <w:t xml:space="preserve">, C. (2018). </w:t>
      </w:r>
      <w:proofErr w:type="spellStart"/>
      <w:r>
        <w:t>MCMCvis</w:t>
      </w:r>
      <w:proofErr w:type="spellEnd"/>
      <w:r>
        <w:t xml:space="preserve">: Tools to visualize, manipulate, and summarize MCMC output. </w:t>
      </w:r>
      <w:r>
        <w:rPr>
          <w:i/>
          <w:iCs/>
        </w:rPr>
        <w:t>Journal of Open Source Software</w:t>
      </w:r>
      <w:r>
        <w:t>, 3, 640.</w:t>
      </w:r>
    </w:p>
    <w:p w14:paraId="05CD5456" w14:textId="5B88B42C" w:rsidR="00BB4B93" w:rsidRPr="00CE5E5C" w:rsidRDefault="006C5C39" w:rsidP="006C5C39">
      <w:pPr>
        <w:spacing w:line="480" w:lineRule="auto"/>
        <w:jc w:val="center"/>
        <w:rPr>
          <w:rFonts w:ascii="Times New Roman" w:hAnsi="Times New Roman" w:cs="Times New Roman"/>
        </w:rPr>
        <w:sectPr w:rsidR="00BB4B93" w:rsidRPr="00CE5E5C" w:rsidSect="00D24C01">
          <w:footerReference w:type="default" r:id="rId65"/>
          <w:footerReference w:type="first" r:id="rId66"/>
          <w:pgSz w:w="12240" w:h="15840"/>
          <w:pgMar w:top="1440" w:right="1440" w:bottom="1440" w:left="1440" w:header="720" w:footer="720" w:gutter="0"/>
          <w:lnNumType w:countBy="1" w:restart="continuous"/>
          <w:cols w:space="720"/>
          <w:docGrid w:linePitch="299"/>
        </w:sectPr>
      </w:pPr>
      <w:r w:rsidRPr="00CE5E5C">
        <w:rPr>
          <w:rFonts w:ascii="Times New Roman" w:hAnsi="Times New Roman" w:cs="Times New Roman"/>
        </w:rPr>
        <w:fldChar w:fldCharType="end"/>
      </w:r>
    </w:p>
    <w:p w14:paraId="5AA9861A" w14:textId="0E357613" w:rsidR="00F21671" w:rsidRPr="00CE5E5C" w:rsidRDefault="00000000" w:rsidP="00BB4B93">
      <w:pPr>
        <w:spacing w:line="480" w:lineRule="auto"/>
        <w:jc w:val="center"/>
        <w:rPr>
          <w:rFonts w:ascii="Times New Roman" w:hAnsi="Times New Roman" w:cs="Times New Roman"/>
          <w:b/>
          <w:sz w:val="24"/>
          <w:szCs w:val="24"/>
        </w:rPr>
      </w:pPr>
      <w:r w:rsidRPr="00CE5E5C">
        <w:rPr>
          <w:rFonts w:ascii="Times New Roman" w:hAnsi="Times New Roman" w:cs="Times New Roman"/>
          <w:b/>
          <w:sz w:val="24"/>
          <w:szCs w:val="24"/>
        </w:rPr>
        <w:lastRenderedPageBreak/>
        <w:t>FIGURES</w:t>
      </w:r>
    </w:p>
    <w:p w14:paraId="348A74B4" w14:textId="6460809A" w:rsidR="00F21671" w:rsidRDefault="00207FFD">
      <w:pPr>
        <w:spacing w:line="240" w:lineRule="auto"/>
        <w:rPr>
          <w:rFonts w:ascii="Times New Roman" w:hAnsi="Times New Roman" w:cs="Times New Roman"/>
          <w:b/>
          <w:sz w:val="24"/>
          <w:szCs w:val="24"/>
        </w:rPr>
      </w:pPr>
      <w:r>
        <w:rPr>
          <w:noProof/>
        </w:rPr>
        <w:drawing>
          <wp:inline distT="0" distB="0" distL="0" distR="0" wp14:anchorId="1D43BF4B" wp14:editId="3B8B3C48">
            <wp:extent cx="8229600" cy="4114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5C529832" w14:textId="77777777" w:rsidR="00500E88" w:rsidRPr="00CE5E5C" w:rsidRDefault="00500E88">
      <w:pPr>
        <w:spacing w:line="240" w:lineRule="auto"/>
        <w:rPr>
          <w:rFonts w:ascii="Times New Roman" w:hAnsi="Times New Roman" w:cs="Times New Roman"/>
          <w:b/>
          <w:sz w:val="24"/>
          <w:szCs w:val="24"/>
        </w:rPr>
      </w:pPr>
    </w:p>
    <w:p w14:paraId="6A38E9E2" w14:textId="3097EB9E" w:rsidR="00956335" w:rsidRPr="00CE5E5C" w:rsidRDefault="00000000" w:rsidP="000D7CA5">
      <w:pPr>
        <w:spacing w:line="240" w:lineRule="auto"/>
        <w:jc w:val="both"/>
        <w:rPr>
          <w:rFonts w:ascii="Times New Roman" w:hAnsi="Times New Roman" w:cs="Times New Roman"/>
          <w:bCs/>
          <w:sz w:val="24"/>
          <w:szCs w:val="24"/>
        </w:rPr>
      </w:pPr>
      <w:r w:rsidRPr="00CE5E5C">
        <w:rPr>
          <w:rFonts w:ascii="Times New Roman" w:hAnsi="Times New Roman" w:cs="Times New Roman"/>
          <w:b/>
          <w:sz w:val="24"/>
          <w:szCs w:val="24"/>
        </w:rPr>
        <w:t xml:space="preserve">Figure 1. </w:t>
      </w:r>
      <w:commentRangeStart w:id="162"/>
      <w:r w:rsidR="002164BF" w:rsidRPr="00CE5E5C">
        <w:rPr>
          <w:rFonts w:ascii="Times New Roman" w:hAnsi="Times New Roman" w:cs="Times New Roman"/>
          <w:bCs/>
          <w:sz w:val="24"/>
          <w:szCs w:val="24"/>
        </w:rPr>
        <w:t xml:space="preserve">An overview of the study region encompassed by our analysis including (a) the change in average annual minimum temperature from the 1970s to 2010s, </w:t>
      </w:r>
      <w:r w:rsidR="00812EAA">
        <w:rPr>
          <w:rFonts w:ascii="Times New Roman" w:hAnsi="Times New Roman" w:cs="Times New Roman"/>
          <w:bCs/>
          <w:sz w:val="24"/>
          <w:szCs w:val="24"/>
        </w:rPr>
        <w:t xml:space="preserve">(b) the spatial distribution of occurrence records from natural history collections and community science platforms, and </w:t>
      </w:r>
      <w:r w:rsidR="002164BF" w:rsidRPr="00CE5E5C">
        <w:rPr>
          <w:rFonts w:ascii="Times New Roman" w:hAnsi="Times New Roman" w:cs="Times New Roman"/>
          <w:bCs/>
          <w:sz w:val="24"/>
          <w:szCs w:val="24"/>
        </w:rPr>
        <w:t>(</w:t>
      </w:r>
      <w:r w:rsidR="00812EAA">
        <w:rPr>
          <w:rFonts w:ascii="Times New Roman" w:hAnsi="Times New Roman" w:cs="Times New Roman"/>
          <w:bCs/>
          <w:sz w:val="24"/>
          <w:szCs w:val="24"/>
        </w:rPr>
        <w:t>c</w:t>
      </w:r>
      <w:r w:rsidR="002164BF" w:rsidRPr="00CE5E5C">
        <w:rPr>
          <w:rFonts w:ascii="Times New Roman" w:hAnsi="Times New Roman" w:cs="Times New Roman"/>
          <w:bCs/>
          <w:sz w:val="24"/>
          <w:szCs w:val="24"/>
        </w:rPr>
        <w:t xml:space="preserve">) </w:t>
      </w:r>
      <w:commentRangeEnd w:id="162"/>
      <w:r w:rsidR="00DD2ABE">
        <w:rPr>
          <w:rStyle w:val="CommentReference"/>
        </w:rPr>
        <w:commentReference w:id="162"/>
      </w:r>
      <w:commentRangeStart w:id="163"/>
      <w:r w:rsidR="002164BF" w:rsidRPr="00CE5E5C">
        <w:rPr>
          <w:rFonts w:ascii="Times New Roman" w:hAnsi="Times New Roman" w:cs="Times New Roman"/>
          <w:bCs/>
          <w:sz w:val="24"/>
          <w:szCs w:val="24"/>
        </w:rPr>
        <w:t>the number of occurrence records from natural history museum collections and community science p</w:t>
      </w:r>
      <w:r w:rsidR="007D723B">
        <w:rPr>
          <w:rFonts w:ascii="Times New Roman" w:hAnsi="Times New Roman" w:cs="Times New Roman"/>
          <w:bCs/>
          <w:sz w:val="24"/>
          <w:szCs w:val="24"/>
        </w:rPr>
        <w:t xml:space="preserve">latforms </w:t>
      </w:r>
      <w:r w:rsidR="008E0385">
        <w:rPr>
          <w:rFonts w:ascii="Times New Roman" w:hAnsi="Times New Roman" w:cs="Times New Roman"/>
          <w:bCs/>
          <w:sz w:val="24"/>
          <w:szCs w:val="24"/>
        </w:rPr>
        <w:t xml:space="preserve">by year </w:t>
      </w:r>
      <w:r w:rsidR="002164BF" w:rsidRPr="00CE5E5C">
        <w:rPr>
          <w:rFonts w:ascii="Times New Roman" w:hAnsi="Times New Roman" w:cs="Times New Roman"/>
          <w:bCs/>
          <w:sz w:val="24"/>
          <w:szCs w:val="24"/>
        </w:rPr>
        <w:t xml:space="preserve">over the same 50-year timeframe. </w:t>
      </w:r>
      <w:r w:rsidR="00FE49D0">
        <w:rPr>
          <w:rFonts w:ascii="Times New Roman" w:hAnsi="Times New Roman" w:cs="Times New Roman"/>
          <w:bCs/>
          <w:sz w:val="24"/>
          <w:szCs w:val="24"/>
        </w:rPr>
        <w:t xml:space="preserve">Note that only 5,000 randomly occurrence records are shown on the map to avoid overplotting. </w:t>
      </w:r>
      <w:commentRangeEnd w:id="163"/>
      <w:r w:rsidR="00485B0D">
        <w:rPr>
          <w:rStyle w:val="CommentReference"/>
        </w:rPr>
        <w:commentReference w:id="163"/>
      </w:r>
    </w:p>
    <w:p w14:paraId="2E7FBEC6" w14:textId="77777777" w:rsidR="00956335" w:rsidRPr="00CE5E5C" w:rsidRDefault="00956335">
      <w:pPr>
        <w:rPr>
          <w:rFonts w:ascii="Times New Roman" w:hAnsi="Times New Roman" w:cs="Times New Roman"/>
          <w:bCs/>
          <w:sz w:val="24"/>
          <w:szCs w:val="24"/>
        </w:rPr>
      </w:pPr>
      <w:r w:rsidRPr="00CE5E5C">
        <w:rPr>
          <w:rFonts w:ascii="Times New Roman" w:hAnsi="Times New Roman" w:cs="Times New Roman"/>
          <w:bCs/>
          <w:sz w:val="24"/>
          <w:szCs w:val="24"/>
        </w:rPr>
        <w:br w:type="page"/>
      </w:r>
    </w:p>
    <w:p w14:paraId="0C3B2BB4" w14:textId="77777777" w:rsidR="000B0711" w:rsidRPr="00CE5E5C" w:rsidRDefault="000B0711" w:rsidP="000D7CA5">
      <w:pPr>
        <w:spacing w:line="240" w:lineRule="auto"/>
        <w:jc w:val="both"/>
        <w:rPr>
          <w:rFonts w:ascii="Times New Roman" w:hAnsi="Times New Roman" w:cs="Times New Roman"/>
          <w:b/>
          <w:bCs/>
        </w:rPr>
        <w:sectPr w:rsidR="000B0711" w:rsidRPr="00CE5E5C" w:rsidSect="000B0711">
          <w:pgSz w:w="15840" w:h="12240" w:orient="landscape"/>
          <w:pgMar w:top="1440" w:right="1440" w:bottom="1440" w:left="1440" w:header="720" w:footer="720" w:gutter="0"/>
          <w:cols w:space="720"/>
        </w:sectPr>
      </w:pPr>
    </w:p>
    <w:p w14:paraId="5B76BD5A" w14:textId="771698EF" w:rsidR="000B0711" w:rsidRPr="00CE5E5C" w:rsidRDefault="00FD70E2" w:rsidP="00FD70E2">
      <w:pPr>
        <w:spacing w:line="240" w:lineRule="auto"/>
        <w:jc w:val="center"/>
        <w:rPr>
          <w:rFonts w:ascii="Times New Roman" w:hAnsi="Times New Roman" w:cs="Times New Roman"/>
          <w:b/>
          <w:bCs/>
        </w:rPr>
      </w:pPr>
      <w:r w:rsidRPr="00CE5E5C">
        <w:rPr>
          <w:rFonts w:ascii="Times New Roman" w:hAnsi="Times New Roman" w:cs="Times New Roman"/>
          <w:noProof/>
        </w:rPr>
        <w:lastRenderedPageBreak/>
        <w:drawing>
          <wp:inline distT="0" distB="0" distL="0" distR="0" wp14:anchorId="2F8A1EB5" wp14:editId="32685503">
            <wp:extent cx="4476750" cy="4476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476750" cy="4476750"/>
                    </a:xfrm>
                    <a:prstGeom prst="rect">
                      <a:avLst/>
                    </a:prstGeom>
                    <a:noFill/>
                    <a:ln>
                      <a:noFill/>
                    </a:ln>
                  </pic:spPr>
                </pic:pic>
              </a:graphicData>
            </a:graphic>
          </wp:inline>
        </w:drawing>
      </w:r>
    </w:p>
    <w:p w14:paraId="5D366E87" w14:textId="77777777" w:rsidR="000B0711" w:rsidRPr="00CE5E5C" w:rsidRDefault="000B0711" w:rsidP="000D7CA5">
      <w:pPr>
        <w:spacing w:line="240" w:lineRule="auto"/>
        <w:jc w:val="both"/>
        <w:rPr>
          <w:rFonts w:ascii="Times New Roman" w:hAnsi="Times New Roman" w:cs="Times New Roman"/>
          <w:b/>
          <w:bCs/>
        </w:rPr>
      </w:pPr>
    </w:p>
    <w:p w14:paraId="5EF2E43A" w14:textId="07986C4C" w:rsidR="00FD70E2" w:rsidRPr="00CE5E5C" w:rsidRDefault="00956335" w:rsidP="000D7CA5">
      <w:pPr>
        <w:spacing w:line="240" w:lineRule="auto"/>
        <w:jc w:val="both"/>
        <w:rPr>
          <w:rFonts w:ascii="Times New Roman" w:hAnsi="Times New Roman" w:cs="Times New Roman"/>
        </w:rPr>
        <w:sectPr w:rsidR="00FD70E2" w:rsidRPr="00CE5E5C" w:rsidSect="00FD70E2">
          <w:pgSz w:w="12240" w:h="15840"/>
          <w:pgMar w:top="1440" w:right="1440" w:bottom="1440" w:left="1440" w:header="720" w:footer="720" w:gutter="0"/>
          <w:cols w:space="720"/>
        </w:sectPr>
      </w:pPr>
      <w:r w:rsidRPr="00CE5E5C">
        <w:rPr>
          <w:rFonts w:ascii="Times New Roman" w:hAnsi="Times New Roman" w:cs="Times New Roman"/>
          <w:b/>
          <w:bCs/>
        </w:rPr>
        <w:t>Figure 2.</w:t>
      </w:r>
      <w:r w:rsidR="00094245" w:rsidRPr="00CE5E5C">
        <w:rPr>
          <w:rFonts w:ascii="Times New Roman" w:hAnsi="Times New Roman" w:cs="Times New Roman"/>
          <w:b/>
          <w:bCs/>
        </w:rPr>
        <w:t xml:space="preserve"> </w:t>
      </w:r>
      <w:r w:rsidRPr="00CE5E5C">
        <w:rPr>
          <w:rFonts w:ascii="Times New Roman" w:hAnsi="Times New Roman" w:cs="Times New Roman"/>
        </w:rPr>
        <w:t xml:space="preserve">Species-specific responses to average minimum temperature (faded, grey lines) </w:t>
      </w:r>
      <w:commentRangeStart w:id="164"/>
      <w:commentRangeStart w:id="165"/>
      <w:r w:rsidRPr="00CE5E5C">
        <w:rPr>
          <w:rFonts w:ascii="Times New Roman" w:hAnsi="Times New Roman" w:cs="Times New Roman"/>
        </w:rPr>
        <w:t>as well as the response of the butterflies with the coldest quarter of North American ranges (blue)</w:t>
      </w:r>
      <w:commentRangeEnd w:id="164"/>
      <w:r w:rsidR="003032CE">
        <w:rPr>
          <w:rStyle w:val="CommentReference"/>
        </w:rPr>
        <w:commentReference w:id="164"/>
      </w:r>
      <w:commentRangeEnd w:id="165"/>
      <w:r w:rsidR="003032CE">
        <w:rPr>
          <w:rStyle w:val="CommentReference"/>
        </w:rPr>
        <w:commentReference w:id="165"/>
      </w:r>
      <w:r w:rsidRPr="00CE5E5C">
        <w:rPr>
          <w:rFonts w:ascii="Times New Roman" w:hAnsi="Times New Roman" w:cs="Times New Roman"/>
        </w:rPr>
        <w:t xml:space="preserve">, warmest quarter of North American ranges (red), and butterflies overall (grey). </w:t>
      </w:r>
      <w:r w:rsidR="00F55287" w:rsidRPr="00CE5E5C">
        <w:rPr>
          <w:rFonts w:ascii="Times New Roman" w:hAnsi="Times New Roman" w:cs="Times New Roman"/>
        </w:rPr>
        <w:t>Species-specific responses are shown only for the range of temperatures that species has experienced within its range</w:t>
      </w:r>
      <w:r w:rsidR="00610E84" w:rsidRPr="00CE5E5C">
        <w:rPr>
          <w:rFonts w:ascii="Times New Roman" w:hAnsi="Times New Roman" w:cs="Times New Roman"/>
        </w:rPr>
        <w:t xml:space="preserve"> between 1970-2019</w:t>
      </w:r>
      <w:r w:rsidR="00F55287" w:rsidRPr="00CE5E5C">
        <w:rPr>
          <w:rFonts w:ascii="Times New Roman" w:hAnsi="Times New Roman" w:cs="Times New Roman"/>
        </w:rPr>
        <w:t>.</w:t>
      </w:r>
      <w:r w:rsidR="00116332" w:rsidRPr="00CE5E5C">
        <w:rPr>
          <w:rFonts w:ascii="Times New Roman" w:hAnsi="Times New Roman" w:cs="Times New Roman"/>
        </w:rPr>
        <w:t xml:space="preserve"> All lines are derived from model estimated responses </w:t>
      </w:r>
      <w:r w:rsidR="00C97899" w:rsidRPr="00CE5E5C">
        <w:rPr>
          <w:rFonts w:ascii="Times New Roman" w:hAnsi="Times New Roman" w:cs="Times New Roman"/>
        </w:rPr>
        <w:t xml:space="preserve">(linear and quadratic) </w:t>
      </w:r>
      <w:r w:rsidR="00116332" w:rsidRPr="00CE5E5C">
        <w:rPr>
          <w:rFonts w:ascii="Times New Roman" w:hAnsi="Times New Roman" w:cs="Times New Roman"/>
        </w:rPr>
        <w:t>of species to the average minimum temperature covariat</w:t>
      </w:r>
      <w:r w:rsidR="008C15DC" w:rsidRPr="00CE5E5C">
        <w:rPr>
          <w:rFonts w:ascii="Times New Roman" w:hAnsi="Times New Roman" w:cs="Times New Roman"/>
        </w:rPr>
        <w:t>e.</w:t>
      </w:r>
    </w:p>
    <w:p w14:paraId="3EABEE63" w14:textId="272A5B04" w:rsidR="00F21671" w:rsidRPr="00CE5E5C" w:rsidRDefault="00F21671" w:rsidP="000D7CA5">
      <w:pPr>
        <w:spacing w:line="240" w:lineRule="auto"/>
        <w:jc w:val="both"/>
        <w:rPr>
          <w:rFonts w:ascii="Times New Roman" w:hAnsi="Times New Roman" w:cs="Times New Roman"/>
          <w:b/>
          <w:sz w:val="24"/>
          <w:szCs w:val="24"/>
        </w:rPr>
      </w:pPr>
    </w:p>
    <w:p w14:paraId="521653BD" w14:textId="59BF577B" w:rsidR="00F21671" w:rsidRPr="00CE5E5C" w:rsidRDefault="007A6A20">
      <w:pPr>
        <w:spacing w:line="240" w:lineRule="auto"/>
        <w:jc w:val="center"/>
        <w:rPr>
          <w:rFonts w:ascii="Times New Roman" w:hAnsi="Times New Roman" w:cs="Times New Roman"/>
          <w:b/>
          <w:sz w:val="24"/>
          <w:szCs w:val="24"/>
        </w:rPr>
      </w:pPr>
      <w:r w:rsidRPr="00CE5E5C">
        <w:rPr>
          <w:rFonts w:ascii="Times New Roman" w:hAnsi="Times New Roman" w:cs="Times New Roman"/>
          <w:noProof/>
        </w:rPr>
        <w:drawing>
          <wp:inline distT="0" distB="0" distL="0" distR="0" wp14:anchorId="6015D991" wp14:editId="7332FECA">
            <wp:extent cx="7639050" cy="4640288"/>
            <wp:effectExtent l="0" t="0" r="0" b="8255"/>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646322" cy="4644705"/>
                    </a:xfrm>
                    <a:prstGeom prst="rect">
                      <a:avLst/>
                    </a:prstGeom>
                    <a:noFill/>
                    <a:ln>
                      <a:noFill/>
                    </a:ln>
                  </pic:spPr>
                </pic:pic>
              </a:graphicData>
            </a:graphic>
          </wp:inline>
        </w:drawing>
      </w:r>
    </w:p>
    <w:p w14:paraId="3D976ABA" w14:textId="77777777" w:rsidR="00F21671" w:rsidRPr="00CE5E5C" w:rsidRDefault="00F21671">
      <w:pPr>
        <w:spacing w:line="240" w:lineRule="auto"/>
        <w:jc w:val="both"/>
        <w:rPr>
          <w:rFonts w:ascii="Times New Roman" w:hAnsi="Times New Roman" w:cs="Times New Roman"/>
          <w:b/>
          <w:sz w:val="24"/>
          <w:szCs w:val="24"/>
        </w:rPr>
      </w:pPr>
    </w:p>
    <w:p w14:paraId="74E63F14" w14:textId="170D7E72" w:rsidR="00F21671" w:rsidRPr="00CE5E5C" w:rsidRDefault="00000000">
      <w:pPr>
        <w:spacing w:line="240" w:lineRule="auto"/>
        <w:jc w:val="both"/>
        <w:rPr>
          <w:rFonts w:ascii="Times New Roman" w:hAnsi="Times New Roman" w:cs="Times New Roman"/>
          <w:sz w:val="24"/>
          <w:szCs w:val="24"/>
        </w:rPr>
        <w:sectPr w:rsidR="00F21671" w:rsidRPr="00CE5E5C" w:rsidSect="00FD70E2">
          <w:pgSz w:w="15840" w:h="12240" w:orient="landscape"/>
          <w:pgMar w:top="1440" w:right="1440" w:bottom="1440" w:left="1440" w:header="720" w:footer="720" w:gutter="0"/>
          <w:cols w:space="720"/>
        </w:sectPr>
      </w:pPr>
      <w:r w:rsidRPr="00CE5E5C">
        <w:rPr>
          <w:rFonts w:ascii="Times New Roman" w:hAnsi="Times New Roman" w:cs="Times New Roman"/>
          <w:b/>
          <w:sz w:val="24"/>
          <w:szCs w:val="24"/>
        </w:rPr>
        <w:t xml:space="preserve">Figure 3. </w:t>
      </w:r>
      <w:r w:rsidRPr="00CE5E5C">
        <w:rPr>
          <w:rFonts w:ascii="Times New Roman" w:hAnsi="Times New Roman" w:cs="Times New Roman"/>
          <w:sz w:val="24"/>
          <w:szCs w:val="24"/>
        </w:rPr>
        <w:t xml:space="preserve">Species-specific occupancy shifts from the 1970s to 2010s where points indicate the mean occupancy shift and lines indicate one standard deviation of the variation in occupancy shift among </w:t>
      </w:r>
      <w:commentRangeStart w:id="166"/>
      <w:r w:rsidRPr="00CE5E5C">
        <w:rPr>
          <w:rFonts w:ascii="Times New Roman" w:hAnsi="Times New Roman" w:cs="Times New Roman"/>
          <w:sz w:val="24"/>
          <w:szCs w:val="24"/>
        </w:rPr>
        <w:t xml:space="preserve">(a) </w:t>
      </w:r>
      <w:r w:rsidR="00184FF4" w:rsidRPr="00CE5E5C">
        <w:rPr>
          <w:rFonts w:ascii="Times New Roman" w:hAnsi="Times New Roman" w:cs="Times New Roman"/>
          <w:sz w:val="24"/>
          <w:szCs w:val="24"/>
        </w:rPr>
        <w:t>the northernmost third of sites</w:t>
      </w:r>
      <w:r w:rsidRPr="00CE5E5C">
        <w:rPr>
          <w:rFonts w:ascii="Times New Roman" w:hAnsi="Times New Roman" w:cs="Times New Roman"/>
          <w:sz w:val="24"/>
          <w:szCs w:val="24"/>
        </w:rPr>
        <w:t xml:space="preserve"> within that species’ range in the study region, (b) the </w:t>
      </w:r>
      <w:r w:rsidR="00184FF4" w:rsidRPr="00CE5E5C">
        <w:rPr>
          <w:rFonts w:ascii="Times New Roman" w:hAnsi="Times New Roman" w:cs="Times New Roman"/>
          <w:sz w:val="24"/>
          <w:szCs w:val="24"/>
        </w:rPr>
        <w:t>core</w:t>
      </w:r>
      <w:r w:rsidRPr="00CE5E5C">
        <w:rPr>
          <w:rFonts w:ascii="Times New Roman" w:hAnsi="Times New Roman" w:cs="Times New Roman"/>
          <w:sz w:val="24"/>
          <w:szCs w:val="24"/>
        </w:rPr>
        <w:t xml:space="preserve"> third of sites within that species’ range, (c) the </w:t>
      </w:r>
      <w:r w:rsidR="00184FF4" w:rsidRPr="00CE5E5C">
        <w:rPr>
          <w:rFonts w:ascii="Times New Roman" w:hAnsi="Times New Roman" w:cs="Times New Roman"/>
          <w:sz w:val="24"/>
          <w:szCs w:val="24"/>
        </w:rPr>
        <w:t>southernmost</w:t>
      </w:r>
      <w:r w:rsidR="00806E3A" w:rsidRPr="00CE5E5C">
        <w:rPr>
          <w:rFonts w:ascii="Times New Roman" w:hAnsi="Times New Roman" w:cs="Times New Roman"/>
          <w:sz w:val="24"/>
          <w:szCs w:val="24"/>
        </w:rPr>
        <w:t xml:space="preserve"> third of</w:t>
      </w:r>
      <w:r w:rsidRPr="00CE5E5C">
        <w:rPr>
          <w:rFonts w:ascii="Times New Roman" w:hAnsi="Times New Roman" w:cs="Times New Roman"/>
          <w:sz w:val="24"/>
          <w:szCs w:val="24"/>
        </w:rPr>
        <w:t xml:space="preserve"> sites within that species’ range, and (d) the </w:t>
      </w:r>
      <w:r w:rsidR="00FE0D18" w:rsidRPr="00CE5E5C">
        <w:rPr>
          <w:rFonts w:ascii="Times New Roman" w:hAnsi="Times New Roman" w:cs="Times New Roman"/>
          <w:sz w:val="24"/>
          <w:szCs w:val="24"/>
        </w:rPr>
        <w:t>all</w:t>
      </w:r>
      <w:r w:rsidRPr="00CE5E5C">
        <w:rPr>
          <w:rFonts w:ascii="Times New Roman" w:hAnsi="Times New Roman" w:cs="Times New Roman"/>
          <w:sz w:val="24"/>
          <w:szCs w:val="24"/>
        </w:rPr>
        <w:t xml:space="preserve"> of sites within that species’ range</w:t>
      </w:r>
      <w:r w:rsidR="00FE0D18" w:rsidRPr="00CE5E5C">
        <w:rPr>
          <w:rFonts w:ascii="Times New Roman" w:hAnsi="Times New Roman" w:cs="Times New Roman"/>
          <w:sz w:val="24"/>
          <w:szCs w:val="24"/>
        </w:rPr>
        <w:t xml:space="preserve"> (all ranges truncated at 45°N)</w:t>
      </w:r>
      <w:r w:rsidRPr="00CE5E5C">
        <w:rPr>
          <w:rFonts w:ascii="Times New Roman" w:hAnsi="Times New Roman" w:cs="Times New Roman"/>
          <w:sz w:val="24"/>
          <w:szCs w:val="24"/>
        </w:rPr>
        <w:t xml:space="preserve">. </w:t>
      </w:r>
      <w:commentRangeEnd w:id="166"/>
      <w:r w:rsidR="00892228">
        <w:rPr>
          <w:rStyle w:val="CommentReference"/>
        </w:rPr>
        <w:commentReference w:id="166"/>
      </w:r>
      <w:commentRangeStart w:id="167"/>
      <w:r w:rsidRPr="00CE5E5C">
        <w:rPr>
          <w:rFonts w:ascii="Times New Roman" w:hAnsi="Times New Roman" w:cs="Times New Roman"/>
          <w:sz w:val="24"/>
          <w:szCs w:val="24"/>
        </w:rPr>
        <w:t xml:space="preserve">Species are colored by the average annual temperature across their entire North American range as derived from </w:t>
      </w:r>
      <w:proofErr w:type="spellStart"/>
      <w:r w:rsidRPr="00CE5E5C">
        <w:rPr>
          <w:rFonts w:ascii="Times New Roman" w:hAnsi="Times New Roman" w:cs="Times New Roman"/>
          <w:sz w:val="24"/>
          <w:szCs w:val="24"/>
        </w:rPr>
        <w:t>BioClim</w:t>
      </w:r>
      <w:proofErr w:type="spellEnd"/>
      <w:r w:rsidRPr="00CE5E5C">
        <w:rPr>
          <w:rFonts w:ascii="Times New Roman" w:hAnsi="Times New Roman" w:cs="Times New Roman"/>
          <w:sz w:val="24"/>
          <w:szCs w:val="24"/>
        </w:rPr>
        <w:t xml:space="preserve">. </w:t>
      </w:r>
      <w:commentRangeEnd w:id="167"/>
      <w:r w:rsidR="006B0312">
        <w:rPr>
          <w:rStyle w:val="CommentReference"/>
        </w:rPr>
        <w:commentReference w:id="167"/>
      </w:r>
    </w:p>
    <w:p w14:paraId="400ED67B" w14:textId="77777777" w:rsidR="00F21671" w:rsidRPr="00CE5E5C" w:rsidRDefault="00F21671">
      <w:pPr>
        <w:spacing w:line="240" w:lineRule="auto"/>
        <w:jc w:val="both"/>
        <w:rPr>
          <w:rFonts w:ascii="Times New Roman" w:hAnsi="Times New Roman" w:cs="Times New Roman"/>
          <w:sz w:val="24"/>
          <w:szCs w:val="24"/>
        </w:rPr>
      </w:pPr>
    </w:p>
    <w:p w14:paraId="1446FC09" w14:textId="48ACE02D" w:rsidR="00F21671" w:rsidRPr="00CE5E5C" w:rsidRDefault="0032134C">
      <w:pPr>
        <w:spacing w:line="240" w:lineRule="auto"/>
        <w:jc w:val="both"/>
        <w:rPr>
          <w:rFonts w:ascii="Times New Roman" w:hAnsi="Times New Roman" w:cs="Times New Roman"/>
          <w:sz w:val="24"/>
          <w:szCs w:val="24"/>
        </w:rPr>
      </w:pPr>
      <w:r>
        <w:rPr>
          <w:noProof/>
        </w:rPr>
        <w:drawing>
          <wp:inline distT="0" distB="0" distL="0" distR="0" wp14:anchorId="1EA4E601" wp14:editId="65C67B75">
            <wp:extent cx="5486400" cy="2743200"/>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3FA676" w14:textId="77777777" w:rsidR="00F21671" w:rsidRPr="00CE5E5C" w:rsidRDefault="00F21671">
      <w:pPr>
        <w:spacing w:line="240" w:lineRule="auto"/>
        <w:jc w:val="both"/>
        <w:rPr>
          <w:rFonts w:ascii="Times New Roman" w:hAnsi="Times New Roman" w:cs="Times New Roman"/>
          <w:sz w:val="24"/>
          <w:szCs w:val="24"/>
        </w:rPr>
      </w:pPr>
    </w:p>
    <w:p w14:paraId="2C814875" w14:textId="6DDA026C" w:rsidR="00F21671" w:rsidRPr="00CE5E5C" w:rsidRDefault="00000000">
      <w:pPr>
        <w:spacing w:line="240" w:lineRule="auto"/>
        <w:jc w:val="both"/>
        <w:rPr>
          <w:rFonts w:ascii="Times New Roman" w:hAnsi="Times New Roman" w:cs="Times New Roman"/>
          <w:sz w:val="24"/>
          <w:szCs w:val="24"/>
        </w:rPr>
        <w:sectPr w:rsidR="00F21671" w:rsidRPr="00CE5E5C">
          <w:pgSz w:w="12240" w:h="15840"/>
          <w:pgMar w:top="1440" w:right="1440" w:bottom="1440" w:left="1440" w:header="720" w:footer="720" w:gutter="0"/>
          <w:cols w:space="720"/>
        </w:sectPr>
      </w:pPr>
      <w:r w:rsidRPr="00CE5E5C">
        <w:rPr>
          <w:rFonts w:ascii="Times New Roman" w:hAnsi="Times New Roman" w:cs="Times New Roman"/>
          <w:b/>
          <w:sz w:val="24"/>
          <w:szCs w:val="24"/>
        </w:rPr>
        <w:t xml:space="preserve">Figure 4. </w:t>
      </w:r>
      <w:r w:rsidRPr="00CE5E5C">
        <w:rPr>
          <w:rFonts w:ascii="Times New Roman" w:hAnsi="Times New Roman" w:cs="Times New Roman"/>
          <w:sz w:val="24"/>
          <w:szCs w:val="24"/>
        </w:rPr>
        <w:t xml:space="preserve">Parameter estimates for the </w:t>
      </w:r>
      <w:r w:rsidR="0092570D">
        <w:rPr>
          <w:rFonts w:ascii="Times New Roman" w:hAnsi="Times New Roman" w:cs="Times New Roman"/>
          <w:sz w:val="24"/>
          <w:szCs w:val="24"/>
        </w:rPr>
        <w:t xml:space="preserve">top </w:t>
      </w:r>
      <w:r w:rsidRPr="00CE5E5C">
        <w:rPr>
          <w:rFonts w:ascii="Times New Roman" w:hAnsi="Times New Roman" w:cs="Times New Roman"/>
          <w:sz w:val="24"/>
          <w:szCs w:val="24"/>
        </w:rPr>
        <w:t>model intercept(s)</w:t>
      </w:r>
      <w:r w:rsidR="001F4A63">
        <w:rPr>
          <w:rFonts w:ascii="Times New Roman" w:hAnsi="Times New Roman" w:cs="Times New Roman"/>
          <w:sz w:val="24"/>
          <w:szCs w:val="24"/>
        </w:rPr>
        <w:t xml:space="preserve"> (Model C)</w:t>
      </w:r>
      <w:r w:rsidRPr="00CE5E5C">
        <w:rPr>
          <w:rFonts w:ascii="Times New Roman" w:hAnsi="Times New Roman" w:cs="Times New Roman"/>
          <w:sz w:val="24"/>
          <w:szCs w:val="24"/>
        </w:rPr>
        <w:t xml:space="preserve"> and covariate</w:t>
      </w:r>
      <w:r w:rsidR="007E3BDC">
        <w:rPr>
          <w:rFonts w:ascii="Times New Roman" w:hAnsi="Times New Roman" w:cs="Times New Roman"/>
          <w:sz w:val="24"/>
          <w:szCs w:val="24"/>
        </w:rPr>
        <w:t xml:space="preserve"> (range-wide temperature)</w:t>
      </w:r>
      <w:r w:rsidRPr="00CE5E5C">
        <w:rPr>
          <w:rFonts w:ascii="Times New Roman" w:hAnsi="Times New Roman" w:cs="Times New Roman"/>
          <w:sz w:val="24"/>
          <w:szCs w:val="24"/>
        </w:rPr>
        <w:t xml:space="preserve"> when predicting me</w:t>
      </w:r>
      <w:r w:rsidR="00397E33">
        <w:rPr>
          <w:rFonts w:ascii="Times New Roman" w:hAnsi="Times New Roman" w:cs="Times New Roman"/>
          <w:sz w:val="24"/>
          <w:szCs w:val="24"/>
        </w:rPr>
        <w:t>an</w:t>
      </w:r>
      <w:r w:rsidRPr="00CE5E5C">
        <w:rPr>
          <w:rFonts w:ascii="Times New Roman" w:hAnsi="Times New Roman" w:cs="Times New Roman"/>
          <w:sz w:val="24"/>
          <w:szCs w:val="24"/>
        </w:rPr>
        <w:t xml:space="preserve"> occupancy shift from the 1970s </w:t>
      </w:r>
      <w:r w:rsidR="0037732D">
        <w:rPr>
          <w:rFonts w:ascii="Times New Roman" w:hAnsi="Times New Roman" w:cs="Times New Roman"/>
          <w:sz w:val="24"/>
          <w:szCs w:val="24"/>
        </w:rPr>
        <w:t xml:space="preserve">across </w:t>
      </w:r>
      <w:r w:rsidRPr="00CE5E5C">
        <w:rPr>
          <w:rFonts w:ascii="Times New Roman" w:hAnsi="Times New Roman" w:cs="Times New Roman"/>
          <w:sz w:val="24"/>
          <w:szCs w:val="24"/>
        </w:rPr>
        <w:t>the three geographic components of each species’ modeled range:</w:t>
      </w:r>
      <w:r w:rsidR="00D94E02" w:rsidRPr="00CE5E5C">
        <w:rPr>
          <w:rFonts w:ascii="Times New Roman" w:hAnsi="Times New Roman" w:cs="Times New Roman"/>
          <w:sz w:val="24"/>
          <w:szCs w:val="24"/>
        </w:rPr>
        <w:t xml:space="preserve"> lower/</w:t>
      </w:r>
      <w:r w:rsidR="00D73D14">
        <w:rPr>
          <w:rFonts w:ascii="Times New Roman" w:hAnsi="Times New Roman" w:cs="Times New Roman"/>
          <w:sz w:val="24"/>
          <w:szCs w:val="24"/>
        </w:rPr>
        <w:t>purple</w:t>
      </w:r>
      <w:r w:rsidR="00D94E02" w:rsidRPr="00CE5E5C">
        <w:rPr>
          <w:rFonts w:ascii="Times New Roman" w:hAnsi="Times New Roman" w:cs="Times New Roman"/>
          <w:sz w:val="24"/>
          <w:szCs w:val="24"/>
        </w:rPr>
        <w:t xml:space="preserve"> </w:t>
      </w:r>
      <w:r w:rsidR="00D41819" w:rsidRPr="00CE5E5C">
        <w:rPr>
          <w:rFonts w:ascii="Times New Roman" w:hAnsi="Times New Roman" w:cs="Times New Roman"/>
          <w:sz w:val="24"/>
          <w:szCs w:val="24"/>
        </w:rPr>
        <w:t xml:space="preserve">are parameter estimates for the </w:t>
      </w:r>
      <w:r w:rsidR="00D94E02" w:rsidRPr="00CE5E5C">
        <w:rPr>
          <w:rFonts w:ascii="Times New Roman" w:hAnsi="Times New Roman" w:cs="Times New Roman"/>
          <w:sz w:val="24"/>
          <w:szCs w:val="24"/>
        </w:rPr>
        <w:t>southernmost part of the species’ range, middle/grey is the core/mid-latitude third of the species’ range, and upper/</w:t>
      </w:r>
      <w:r w:rsidR="00D73D14">
        <w:rPr>
          <w:rFonts w:ascii="Times New Roman" w:hAnsi="Times New Roman" w:cs="Times New Roman"/>
          <w:sz w:val="24"/>
          <w:szCs w:val="24"/>
        </w:rPr>
        <w:t>purple</w:t>
      </w:r>
      <w:r w:rsidR="00D94E02" w:rsidRPr="00CE5E5C">
        <w:rPr>
          <w:rFonts w:ascii="Times New Roman" w:hAnsi="Times New Roman" w:cs="Times New Roman"/>
          <w:sz w:val="24"/>
          <w:szCs w:val="24"/>
        </w:rPr>
        <w:t xml:space="preserve"> is the northernmost part of the species range.</w:t>
      </w:r>
      <w:r w:rsidRPr="00CE5E5C">
        <w:rPr>
          <w:rFonts w:ascii="Times New Roman" w:hAnsi="Times New Roman" w:cs="Times New Roman"/>
          <w:sz w:val="24"/>
          <w:szCs w:val="24"/>
        </w:rPr>
        <w:t xml:space="preserve"> </w:t>
      </w:r>
      <w:r w:rsidRPr="00CE5E5C">
        <w:rPr>
          <w:rFonts w:ascii="Times New Roman" w:hAnsi="Times New Roman" w:cs="Times New Roman"/>
        </w:rPr>
        <w:br w:type="page"/>
      </w:r>
    </w:p>
    <w:p w14:paraId="76C57223" w14:textId="77777777" w:rsidR="00F21671" w:rsidRPr="00CE5E5C" w:rsidRDefault="00000000">
      <w:pPr>
        <w:spacing w:line="240" w:lineRule="auto"/>
        <w:jc w:val="center"/>
        <w:rPr>
          <w:rFonts w:ascii="Times New Roman" w:hAnsi="Times New Roman" w:cs="Times New Roman"/>
          <w:b/>
          <w:sz w:val="24"/>
          <w:szCs w:val="24"/>
        </w:rPr>
      </w:pPr>
      <w:r w:rsidRPr="00CE5E5C">
        <w:rPr>
          <w:rFonts w:ascii="Times New Roman" w:hAnsi="Times New Roman" w:cs="Times New Roman"/>
          <w:b/>
          <w:sz w:val="24"/>
          <w:szCs w:val="24"/>
        </w:rPr>
        <w:lastRenderedPageBreak/>
        <w:t>SUPPLEMENTAL MATERIAL</w:t>
      </w:r>
    </w:p>
    <w:p w14:paraId="0FB8AD6B" w14:textId="77777777" w:rsidR="00F21671" w:rsidRPr="00CE5E5C" w:rsidRDefault="00F21671">
      <w:pPr>
        <w:spacing w:line="240" w:lineRule="auto"/>
        <w:jc w:val="center"/>
        <w:rPr>
          <w:rFonts w:ascii="Times New Roman" w:hAnsi="Times New Roman" w:cs="Times New Roman"/>
          <w:sz w:val="24"/>
          <w:szCs w:val="24"/>
        </w:rPr>
      </w:pPr>
    </w:p>
    <w:p w14:paraId="3AE1895C" w14:textId="77777777" w:rsidR="00F21671" w:rsidRPr="00CE5E5C" w:rsidRDefault="00000000">
      <w:pPr>
        <w:spacing w:line="240" w:lineRule="auto"/>
        <w:rPr>
          <w:rFonts w:ascii="Times New Roman" w:hAnsi="Times New Roman" w:cs="Times New Roman"/>
          <w:b/>
          <w:i/>
          <w:sz w:val="24"/>
          <w:szCs w:val="24"/>
          <w:u w:val="single"/>
        </w:rPr>
      </w:pPr>
      <w:r w:rsidRPr="00CE5E5C">
        <w:rPr>
          <w:rFonts w:ascii="Times New Roman" w:hAnsi="Times New Roman" w:cs="Times New Roman"/>
          <w:b/>
          <w:i/>
          <w:sz w:val="24"/>
          <w:szCs w:val="24"/>
          <w:u w:val="single"/>
        </w:rPr>
        <w:t>Table of Contents</w:t>
      </w:r>
    </w:p>
    <w:p w14:paraId="795F5DB1" w14:textId="77777777" w:rsidR="00F21671" w:rsidRPr="00CE5E5C" w:rsidRDefault="00F21671">
      <w:pPr>
        <w:spacing w:line="240" w:lineRule="auto"/>
        <w:rPr>
          <w:rFonts w:ascii="Times New Roman" w:hAnsi="Times New Roman" w:cs="Times New Roman"/>
          <w:b/>
          <w:i/>
          <w:sz w:val="24"/>
          <w:szCs w:val="24"/>
        </w:rPr>
      </w:pPr>
    </w:p>
    <w:p w14:paraId="5A9A563F" w14:textId="77777777"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Mathematical Definition of Post-hoc Trait Models</w:t>
      </w:r>
    </w:p>
    <w:p w14:paraId="6DEB8DF8" w14:textId="77777777" w:rsidR="00F21671" w:rsidRPr="00CE5E5C" w:rsidRDefault="00F21671">
      <w:pPr>
        <w:spacing w:line="240" w:lineRule="auto"/>
        <w:jc w:val="both"/>
        <w:rPr>
          <w:rFonts w:ascii="Times New Roman" w:hAnsi="Times New Roman" w:cs="Times New Roman"/>
          <w:b/>
          <w:sz w:val="24"/>
          <w:szCs w:val="24"/>
        </w:rPr>
      </w:pPr>
    </w:p>
    <w:p w14:paraId="00B25032" w14:textId="77777777" w:rsidR="00F21671" w:rsidRPr="00CE5E5C" w:rsidRDefault="00F21671">
      <w:pPr>
        <w:spacing w:line="240" w:lineRule="auto"/>
        <w:jc w:val="both"/>
        <w:rPr>
          <w:rFonts w:ascii="Times New Roman" w:hAnsi="Times New Roman" w:cs="Times New Roman"/>
          <w:b/>
          <w:sz w:val="24"/>
          <w:szCs w:val="24"/>
        </w:rPr>
      </w:pPr>
    </w:p>
    <w:p w14:paraId="53BB2D42" w14:textId="456C774F" w:rsidR="00F21671" w:rsidRPr="00CE5E5C" w:rsidRDefault="00000000">
      <w:pPr>
        <w:spacing w:line="240" w:lineRule="auto"/>
        <w:jc w:val="both"/>
        <w:rPr>
          <w:rFonts w:ascii="Times New Roman" w:hAnsi="Times New Roman" w:cs="Times New Roman"/>
          <w:bCs/>
          <w:sz w:val="24"/>
          <w:szCs w:val="24"/>
        </w:rPr>
      </w:pPr>
      <w:r w:rsidRPr="00CE5E5C">
        <w:rPr>
          <w:rFonts w:ascii="Times New Roman" w:hAnsi="Times New Roman" w:cs="Times New Roman"/>
          <w:b/>
          <w:sz w:val="24"/>
          <w:szCs w:val="24"/>
        </w:rPr>
        <w:t>Supplemental Table S</w:t>
      </w:r>
      <w:r w:rsidR="00637BA4" w:rsidRPr="00CE5E5C">
        <w:rPr>
          <w:rFonts w:ascii="Times New Roman" w:hAnsi="Times New Roman" w:cs="Times New Roman"/>
          <w:b/>
          <w:sz w:val="24"/>
          <w:szCs w:val="24"/>
        </w:rPr>
        <w:t>1</w:t>
      </w:r>
      <w:r w:rsidRPr="00CE5E5C">
        <w:rPr>
          <w:rFonts w:ascii="Times New Roman" w:hAnsi="Times New Roman" w:cs="Times New Roman"/>
          <w:b/>
          <w:sz w:val="24"/>
          <w:szCs w:val="24"/>
        </w:rPr>
        <w:t>.</w:t>
      </w:r>
      <w:r w:rsidR="00637BA4" w:rsidRPr="00CE5E5C">
        <w:rPr>
          <w:rFonts w:ascii="Times New Roman" w:hAnsi="Times New Roman" w:cs="Times New Roman"/>
          <w:b/>
          <w:sz w:val="24"/>
          <w:szCs w:val="24"/>
        </w:rPr>
        <w:t xml:space="preserve"> </w:t>
      </w:r>
      <w:r w:rsidR="00637BA4" w:rsidRPr="00CE5E5C">
        <w:rPr>
          <w:rFonts w:ascii="Times New Roman" w:hAnsi="Times New Roman" w:cs="Times New Roman"/>
          <w:bCs/>
          <w:sz w:val="24"/>
          <w:szCs w:val="24"/>
        </w:rPr>
        <w:t>Average occupancy trend estimates across all models/species</w:t>
      </w:r>
    </w:p>
    <w:p w14:paraId="1C046D76" w14:textId="77777777" w:rsidR="00F21671" w:rsidRPr="00CE5E5C" w:rsidRDefault="00F21671">
      <w:pPr>
        <w:spacing w:line="240" w:lineRule="auto"/>
        <w:jc w:val="both"/>
        <w:rPr>
          <w:rFonts w:ascii="Times New Roman" w:hAnsi="Times New Roman" w:cs="Times New Roman"/>
          <w:b/>
          <w:sz w:val="24"/>
          <w:szCs w:val="24"/>
        </w:rPr>
      </w:pPr>
    </w:p>
    <w:p w14:paraId="70E81B42" w14:textId="72D1A8FA" w:rsidR="00F21671" w:rsidRPr="00470F46" w:rsidRDefault="00000000">
      <w:pPr>
        <w:spacing w:line="240" w:lineRule="auto"/>
        <w:jc w:val="both"/>
        <w:rPr>
          <w:rFonts w:ascii="Times New Roman" w:hAnsi="Times New Roman" w:cs="Times New Roman"/>
          <w:bCs/>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2</w:t>
      </w:r>
      <w:r w:rsidRPr="00CE5E5C">
        <w:rPr>
          <w:rFonts w:ascii="Times New Roman" w:hAnsi="Times New Roman" w:cs="Times New Roman"/>
          <w:b/>
          <w:sz w:val="24"/>
          <w:szCs w:val="24"/>
        </w:rPr>
        <w:t>.</w:t>
      </w:r>
      <w:r w:rsidR="00470F46">
        <w:rPr>
          <w:rFonts w:ascii="Times New Roman" w:hAnsi="Times New Roman" w:cs="Times New Roman"/>
          <w:b/>
          <w:sz w:val="24"/>
          <w:szCs w:val="24"/>
        </w:rPr>
        <w:t xml:space="preserve"> </w:t>
      </w:r>
      <w:r w:rsidR="00470F46">
        <w:rPr>
          <w:rFonts w:ascii="Times New Roman" w:hAnsi="Times New Roman" w:cs="Times New Roman"/>
          <w:bCs/>
          <w:sz w:val="24"/>
          <w:szCs w:val="24"/>
        </w:rPr>
        <w:t>Model selection for core/mid-latitude 100-km temperature analysis</w:t>
      </w:r>
    </w:p>
    <w:p w14:paraId="136AB98D" w14:textId="77777777" w:rsidR="00F21671" w:rsidRPr="00CE5E5C" w:rsidRDefault="00F21671">
      <w:pPr>
        <w:spacing w:line="240" w:lineRule="auto"/>
        <w:jc w:val="both"/>
        <w:rPr>
          <w:rFonts w:ascii="Times New Roman" w:hAnsi="Times New Roman" w:cs="Times New Roman"/>
          <w:b/>
          <w:sz w:val="24"/>
          <w:szCs w:val="24"/>
        </w:rPr>
      </w:pPr>
    </w:p>
    <w:p w14:paraId="005D1265" w14:textId="7D6D2F2D" w:rsidR="00F21671" w:rsidRPr="00470F46" w:rsidRDefault="00000000">
      <w:pPr>
        <w:spacing w:line="240" w:lineRule="auto"/>
        <w:jc w:val="both"/>
        <w:rPr>
          <w:rFonts w:ascii="Times New Roman" w:hAnsi="Times New Roman" w:cs="Times New Roman"/>
          <w:bCs/>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3</w:t>
      </w:r>
      <w:r w:rsidRPr="00CE5E5C">
        <w:rPr>
          <w:rFonts w:ascii="Times New Roman" w:hAnsi="Times New Roman" w:cs="Times New Roman"/>
          <w:b/>
          <w:sz w:val="24"/>
          <w:szCs w:val="24"/>
        </w:rPr>
        <w:t>.</w:t>
      </w:r>
      <w:r w:rsidR="00470F46">
        <w:rPr>
          <w:rFonts w:ascii="Times New Roman" w:hAnsi="Times New Roman" w:cs="Times New Roman"/>
          <w:b/>
          <w:sz w:val="24"/>
          <w:szCs w:val="24"/>
        </w:rPr>
        <w:t xml:space="preserve"> </w:t>
      </w:r>
      <w:r w:rsidR="00470F46">
        <w:rPr>
          <w:rFonts w:ascii="Times New Roman" w:hAnsi="Times New Roman" w:cs="Times New Roman"/>
          <w:bCs/>
          <w:sz w:val="24"/>
          <w:szCs w:val="24"/>
        </w:rPr>
        <w:t>Model selection for northern 100-km temperature analysis</w:t>
      </w:r>
    </w:p>
    <w:p w14:paraId="0D975AB3" w14:textId="77777777" w:rsidR="00F21671" w:rsidRPr="00CE5E5C" w:rsidRDefault="00F21671">
      <w:pPr>
        <w:spacing w:line="240" w:lineRule="auto"/>
        <w:jc w:val="both"/>
        <w:rPr>
          <w:rFonts w:ascii="Times New Roman" w:hAnsi="Times New Roman" w:cs="Times New Roman"/>
          <w:b/>
          <w:sz w:val="24"/>
          <w:szCs w:val="24"/>
        </w:rPr>
      </w:pPr>
    </w:p>
    <w:p w14:paraId="027F4CBD" w14:textId="408016A8"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 xml:space="preserve">Supplemental Table </w:t>
      </w:r>
      <w:r w:rsidR="003F6EB0">
        <w:rPr>
          <w:rFonts w:ascii="Times New Roman" w:hAnsi="Times New Roman" w:cs="Times New Roman"/>
          <w:b/>
          <w:sz w:val="24"/>
          <w:szCs w:val="24"/>
        </w:rPr>
        <w:t>S4</w:t>
      </w:r>
      <w:r w:rsidRPr="00CE5E5C">
        <w:rPr>
          <w:rFonts w:ascii="Times New Roman" w:hAnsi="Times New Roman" w:cs="Times New Roman"/>
          <w:b/>
          <w:sz w:val="24"/>
          <w:szCs w:val="24"/>
        </w:rPr>
        <w:t>.</w:t>
      </w:r>
      <w:r w:rsidR="00470F46">
        <w:rPr>
          <w:rFonts w:ascii="Times New Roman" w:hAnsi="Times New Roman" w:cs="Times New Roman"/>
          <w:b/>
          <w:sz w:val="24"/>
          <w:szCs w:val="24"/>
        </w:rPr>
        <w:t xml:space="preserve"> </w:t>
      </w:r>
      <w:r w:rsidR="00470F46">
        <w:rPr>
          <w:rFonts w:ascii="Times New Roman" w:hAnsi="Times New Roman" w:cs="Times New Roman"/>
          <w:bCs/>
          <w:sz w:val="24"/>
          <w:szCs w:val="24"/>
        </w:rPr>
        <w:t>Model selection for southern 100-km temperature analysis</w:t>
      </w:r>
    </w:p>
    <w:p w14:paraId="68AFA9FC" w14:textId="77777777" w:rsidR="00F21671" w:rsidRPr="00CE5E5C" w:rsidRDefault="00F21671">
      <w:pPr>
        <w:spacing w:line="240" w:lineRule="auto"/>
        <w:jc w:val="both"/>
        <w:rPr>
          <w:rFonts w:ascii="Times New Roman" w:hAnsi="Times New Roman" w:cs="Times New Roman"/>
          <w:b/>
          <w:sz w:val="24"/>
          <w:szCs w:val="24"/>
        </w:rPr>
      </w:pPr>
    </w:p>
    <w:p w14:paraId="361904D8" w14:textId="342C0E79"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5</w:t>
      </w:r>
      <w:r w:rsidRPr="00CE5E5C">
        <w:rPr>
          <w:rFonts w:ascii="Times New Roman" w:hAnsi="Times New Roman" w:cs="Times New Roman"/>
          <w:b/>
          <w:sz w:val="24"/>
          <w:szCs w:val="24"/>
        </w:rPr>
        <w:t>.</w:t>
      </w:r>
      <w:r w:rsidR="00A44CAA">
        <w:rPr>
          <w:rFonts w:ascii="Times New Roman" w:hAnsi="Times New Roman" w:cs="Times New Roman"/>
          <w:b/>
          <w:sz w:val="24"/>
          <w:szCs w:val="24"/>
        </w:rPr>
        <w:t xml:space="preserve"> </w:t>
      </w:r>
      <w:r w:rsidR="00A44CAA">
        <w:rPr>
          <w:rFonts w:ascii="Times New Roman" w:hAnsi="Times New Roman" w:cs="Times New Roman"/>
          <w:bCs/>
          <w:sz w:val="24"/>
          <w:szCs w:val="24"/>
        </w:rPr>
        <w:t>Model selection for core/mid-latitude 200-km temperature analysis</w:t>
      </w:r>
    </w:p>
    <w:p w14:paraId="78DB9C6B" w14:textId="77777777" w:rsidR="00F21671" w:rsidRPr="00CE5E5C" w:rsidRDefault="00F21671">
      <w:pPr>
        <w:spacing w:line="240" w:lineRule="auto"/>
        <w:jc w:val="both"/>
        <w:rPr>
          <w:rFonts w:ascii="Times New Roman" w:hAnsi="Times New Roman" w:cs="Times New Roman"/>
          <w:b/>
          <w:sz w:val="24"/>
          <w:szCs w:val="24"/>
        </w:rPr>
      </w:pPr>
    </w:p>
    <w:p w14:paraId="1C0CBFCA" w14:textId="62859145"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6</w:t>
      </w:r>
      <w:r w:rsidRPr="00CE5E5C">
        <w:rPr>
          <w:rFonts w:ascii="Times New Roman" w:hAnsi="Times New Roman" w:cs="Times New Roman"/>
          <w:b/>
          <w:sz w:val="24"/>
          <w:szCs w:val="24"/>
        </w:rPr>
        <w:t>.</w:t>
      </w:r>
      <w:r w:rsidR="00A44CAA">
        <w:rPr>
          <w:rFonts w:ascii="Times New Roman" w:hAnsi="Times New Roman" w:cs="Times New Roman"/>
          <w:b/>
          <w:sz w:val="24"/>
          <w:szCs w:val="24"/>
        </w:rPr>
        <w:t xml:space="preserve"> </w:t>
      </w:r>
      <w:r w:rsidR="00A44CAA">
        <w:rPr>
          <w:rFonts w:ascii="Times New Roman" w:hAnsi="Times New Roman" w:cs="Times New Roman"/>
          <w:bCs/>
          <w:sz w:val="24"/>
          <w:szCs w:val="24"/>
        </w:rPr>
        <w:t>Model selection for northern 200-km temperature analysis</w:t>
      </w:r>
    </w:p>
    <w:p w14:paraId="3026793B" w14:textId="77777777" w:rsidR="00F21671" w:rsidRPr="00CE5E5C" w:rsidRDefault="00F21671">
      <w:pPr>
        <w:spacing w:line="240" w:lineRule="auto"/>
        <w:jc w:val="both"/>
        <w:rPr>
          <w:rFonts w:ascii="Times New Roman" w:hAnsi="Times New Roman" w:cs="Times New Roman"/>
          <w:b/>
          <w:sz w:val="24"/>
          <w:szCs w:val="24"/>
        </w:rPr>
      </w:pPr>
    </w:p>
    <w:p w14:paraId="4F05A5E6" w14:textId="4E0F5BEC"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7</w:t>
      </w:r>
      <w:r w:rsidRPr="00CE5E5C">
        <w:rPr>
          <w:rFonts w:ascii="Times New Roman" w:hAnsi="Times New Roman" w:cs="Times New Roman"/>
          <w:b/>
          <w:sz w:val="24"/>
          <w:szCs w:val="24"/>
        </w:rPr>
        <w:t>.</w:t>
      </w:r>
      <w:r w:rsidR="00A44CAA">
        <w:rPr>
          <w:rFonts w:ascii="Times New Roman" w:hAnsi="Times New Roman" w:cs="Times New Roman"/>
          <w:b/>
          <w:sz w:val="24"/>
          <w:szCs w:val="24"/>
        </w:rPr>
        <w:t xml:space="preserve"> </w:t>
      </w:r>
      <w:r w:rsidR="00A44CAA">
        <w:rPr>
          <w:rFonts w:ascii="Times New Roman" w:hAnsi="Times New Roman" w:cs="Times New Roman"/>
          <w:bCs/>
          <w:sz w:val="24"/>
          <w:szCs w:val="24"/>
        </w:rPr>
        <w:t>Model selection for southern 200-km temperature analysis</w:t>
      </w:r>
    </w:p>
    <w:p w14:paraId="26BA3DC0" w14:textId="77777777" w:rsidR="00F21671" w:rsidRPr="00CE5E5C" w:rsidRDefault="00F21671">
      <w:pPr>
        <w:spacing w:line="240" w:lineRule="auto"/>
        <w:jc w:val="both"/>
        <w:rPr>
          <w:rFonts w:ascii="Times New Roman" w:hAnsi="Times New Roman" w:cs="Times New Roman"/>
          <w:b/>
          <w:sz w:val="24"/>
          <w:szCs w:val="24"/>
        </w:rPr>
      </w:pPr>
    </w:p>
    <w:p w14:paraId="51DFB661" w14:textId="3C52062D"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8</w:t>
      </w:r>
      <w:r w:rsidRPr="00CE5E5C">
        <w:rPr>
          <w:rFonts w:ascii="Times New Roman" w:hAnsi="Times New Roman" w:cs="Times New Roman"/>
          <w:b/>
          <w:sz w:val="24"/>
          <w:szCs w:val="24"/>
        </w:rPr>
        <w:t>.</w:t>
      </w:r>
      <w:r w:rsidR="00A44CAA">
        <w:rPr>
          <w:rFonts w:ascii="Times New Roman" w:hAnsi="Times New Roman" w:cs="Times New Roman"/>
          <w:b/>
          <w:sz w:val="24"/>
          <w:szCs w:val="24"/>
        </w:rPr>
        <w:t xml:space="preserve"> </w:t>
      </w:r>
      <w:r w:rsidR="00A44CAA">
        <w:rPr>
          <w:rFonts w:ascii="Times New Roman" w:hAnsi="Times New Roman" w:cs="Times New Roman"/>
          <w:bCs/>
          <w:sz w:val="24"/>
          <w:szCs w:val="24"/>
        </w:rPr>
        <w:t>Model selection for core/mid-latitude 100-km precipitation analysis</w:t>
      </w:r>
    </w:p>
    <w:p w14:paraId="0E6499F5" w14:textId="77777777" w:rsidR="00F21671" w:rsidRPr="00CE5E5C" w:rsidRDefault="00F21671">
      <w:pPr>
        <w:spacing w:line="240" w:lineRule="auto"/>
        <w:jc w:val="both"/>
        <w:rPr>
          <w:rFonts w:ascii="Times New Roman" w:hAnsi="Times New Roman" w:cs="Times New Roman"/>
          <w:b/>
          <w:sz w:val="24"/>
          <w:szCs w:val="24"/>
        </w:rPr>
      </w:pPr>
    </w:p>
    <w:p w14:paraId="44730300" w14:textId="532D840D"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9</w:t>
      </w:r>
      <w:r w:rsidRPr="00CE5E5C">
        <w:rPr>
          <w:rFonts w:ascii="Times New Roman" w:hAnsi="Times New Roman" w:cs="Times New Roman"/>
          <w:b/>
          <w:sz w:val="24"/>
          <w:szCs w:val="24"/>
        </w:rPr>
        <w:t>.</w:t>
      </w:r>
      <w:r w:rsidR="00A44CAA">
        <w:rPr>
          <w:rFonts w:ascii="Times New Roman" w:hAnsi="Times New Roman" w:cs="Times New Roman"/>
          <w:b/>
          <w:sz w:val="24"/>
          <w:szCs w:val="24"/>
        </w:rPr>
        <w:t xml:space="preserve"> </w:t>
      </w:r>
      <w:r w:rsidR="00A44CAA">
        <w:rPr>
          <w:rFonts w:ascii="Times New Roman" w:hAnsi="Times New Roman" w:cs="Times New Roman"/>
          <w:bCs/>
          <w:sz w:val="24"/>
          <w:szCs w:val="24"/>
        </w:rPr>
        <w:t>Model selection for northern 100-km precipitation analysis</w:t>
      </w:r>
    </w:p>
    <w:p w14:paraId="0B46FD48" w14:textId="77777777" w:rsidR="00F21671" w:rsidRPr="00CE5E5C" w:rsidRDefault="00F21671">
      <w:pPr>
        <w:spacing w:line="240" w:lineRule="auto"/>
        <w:jc w:val="both"/>
        <w:rPr>
          <w:rFonts w:ascii="Times New Roman" w:hAnsi="Times New Roman" w:cs="Times New Roman"/>
          <w:b/>
          <w:sz w:val="24"/>
          <w:szCs w:val="24"/>
        </w:rPr>
      </w:pPr>
    </w:p>
    <w:p w14:paraId="3D6F644F" w14:textId="4ADFC2BD"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10</w:t>
      </w:r>
      <w:r w:rsidRPr="00CE5E5C">
        <w:rPr>
          <w:rFonts w:ascii="Times New Roman" w:hAnsi="Times New Roman" w:cs="Times New Roman"/>
          <w:b/>
          <w:sz w:val="24"/>
          <w:szCs w:val="24"/>
        </w:rPr>
        <w:t>.</w:t>
      </w:r>
      <w:r w:rsidR="00A44CAA">
        <w:rPr>
          <w:rFonts w:ascii="Times New Roman" w:hAnsi="Times New Roman" w:cs="Times New Roman"/>
          <w:b/>
          <w:sz w:val="24"/>
          <w:szCs w:val="24"/>
        </w:rPr>
        <w:t xml:space="preserve"> </w:t>
      </w:r>
      <w:r w:rsidR="00A44CAA">
        <w:rPr>
          <w:rFonts w:ascii="Times New Roman" w:hAnsi="Times New Roman" w:cs="Times New Roman"/>
          <w:bCs/>
          <w:sz w:val="24"/>
          <w:szCs w:val="24"/>
        </w:rPr>
        <w:t>Model selection for southern 100-km precipitation analysis</w:t>
      </w:r>
    </w:p>
    <w:p w14:paraId="75680A88" w14:textId="77777777" w:rsidR="00F21671" w:rsidRPr="00CE5E5C" w:rsidRDefault="00F21671">
      <w:pPr>
        <w:spacing w:line="240" w:lineRule="auto"/>
        <w:jc w:val="both"/>
        <w:rPr>
          <w:rFonts w:ascii="Times New Roman" w:hAnsi="Times New Roman" w:cs="Times New Roman"/>
          <w:b/>
          <w:sz w:val="24"/>
          <w:szCs w:val="24"/>
        </w:rPr>
      </w:pPr>
    </w:p>
    <w:p w14:paraId="3368E976" w14:textId="7B0EB265"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11</w:t>
      </w:r>
      <w:r w:rsidRPr="00CE5E5C">
        <w:rPr>
          <w:rFonts w:ascii="Times New Roman" w:hAnsi="Times New Roman" w:cs="Times New Roman"/>
          <w:b/>
          <w:sz w:val="24"/>
          <w:szCs w:val="24"/>
        </w:rPr>
        <w:t>.</w:t>
      </w:r>
      <w:r w:rsidR="00A44CAA">
        <w:rPr>
          <w:rFonts w:ascii="Times New Roman" w:hAnsi="Times New Roman" w:cs="Times New Roman"/>
          <w:b/>
          <w:sz w:val="24"/>
          <w:szCs w:val="24"/>
        </w:rPr>
        <w:t xml:space="preserve"> </w:t>
      </w:r>
      <w:r w:rsidR="00A44CAA">
        <w:rPr>
          <w:rFonts w:ascii="Times New Roman" w:hAnsi="Times New Roman" w:cs="Times New Roman"/>
          <w:bCs/>
          <w:sz w:val="24"/>
          <w:szCs w:val="24"/>
        </w:rPr>
        <w:t>Model selection for core/mid-latitude 200-km precipitation analysis</w:t>
      </w:r>
    </w:p>
    <w:p w14:paraId="5AD116A1" w14:textId="77777777" w:rsidR="00F21671" w:rsidRPr="00CE5E5C" w:rsidRDefault="00F21671">
      <w:pPr>
        <w:spacing w:line="240" w:lineRule="auto"/>
        <w:jc w:val="both"/>
        <w:rPr>
          <w:rFonts w:ascii="Times New Roman" w:hAnsi="Times New Roman" w:cs="Times New Roman"/>
          <w:b/>
          <w:sz w:val="24"/>
          <w:szCs w:val="24"/>
        </w:rPr>
      </w:pPr>
    </w:p>
    <w:p w14:paraId="225DF243" w14:textId="63C65205"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12</w:t>
      </w:r>
      <w:r w:rsidRPr="00CE5E5C">
        <w:rPr>
          <w:rFonts w:ascii="Times New Roman" w:hAnsi="Times New Roman" w:cs="Times New Roman"/>
          <w:b/>
          <w:sz w:val="24"/>
          <w:szCs w:val="24"/>
        </w:rPr>
        <w:t>.</w:t>
      </w:r>
      <w:r w:rsidR="001D555C">
        <w:rPr>
          <w:rFonts w:ascii="Times New Roman" w:hAnsi="Times New Roman" w:cs="Times New Roman"/>
          <w:b/>
          <w:sz w:val="24"/>
          <w:szCs w:val="24"/>
        </w:rPr>
        <w:t xml:space="preserve"> </w:t>
      </w:r>
      <w:r w:rsidR="001D555C">
        <w:rPr>
          <w:rFonts w:ascii="Times New Roman" w:hAnsi="Times New Roman" w:cs="Times New Roman"/>
          <w:bCs/>
          <w:sz w:val="24"/>
          <w:szCs w:val="24"/>
        </w:rPr>
        <w:t>Model selection for northern 200-km precipitation analysis</w:t>
      </w:r>
    </w:p>
    <w:p w14:paraId="0923AAAB" w14:textId="77777777" w:rsidR="00F21671" w:rsidRPr="00CE5E5C" w:rsidRDefault="00F21671">
      <w:pPr>
        <w:spacing w:line="240" w:lineRule="auto"/>
        <w:jc w:val="both"/>
        <w:rPr>
          <w:rFonts w:ascii="Times New Roman" w:hAnsi="Times New Roman" w:cs="Times New Roman"/>
          <w:b/>
          <w:sz w:val="24"/>
          <w:szCs w:val="24"/>
        </w:rPr>
      </w:pPr>
    </w:p>
    <w:p w14:paraId="385709AF" w14:textId="39B375AE"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Table S</w:t>
      </w:r>
      <w:r w:rsidR="003F6EB0">
        <w:rPr>
          <w:rFonts w:ascii="Times New Roman" w:hAnsi="Times New Roman" w:cs="Times New Roman"/>
          <w:b/>
          <w:sz w:val="24"/>
          <w:szCs w:val="24"/>
        </w:rPr>
        <w:t>13</w:t>
      </w:r>
      <w:r w:rsidRPr="00CE5E5C">
        <w:rPr>
          <w:rFonts w:ascii="Times New Roman" w:hAnsi="Times New Roman" w:cs="Times New Roman"/>
          <w:b/>
          <w:sz w:val="24"/>
          <w:szCs w:val="24"/>
        </w:rPr>
        <w:t>.</w:t>
      </w:r>
      <w:r w:rsidR="001D555C">
        <w:rPr>
          <w:rFonts w:ascii="Times New Roman" w:hAnsi="Times New Roman" w:cs="Times New Roman"/>
          <w:b/>
          <w:sz w:val="24"/>
          <w:szCs w:val="24"/>
        </w:rPr>
        <w:t xml:space="preserve"> </w:t>
      </w:r>
      <w:r w:rsidR="001D555C">
        <w:rPr>
          <w:rFonts w:ascii="Times New Roman" w:hAnsi="Times New Roman" w:cs="Times New Roman"/>
          <w:bCs/>
          <w:sz w:val="24"/>
          <w:szCs w:val="24"/>
        </w:rPr>
        <w:t>Model selection for southern 200-km precipitation analysis</w:t>
      </w:r>
    </w:p>
    <w:p w14:paraId="7E1B54D0" w14:textId="77777777" w:rsidR="00F21671" w:rsidRPr="00CE5E5C" w:rsidRDefault="00F21671">
      <w:pPr>
        <w:spacing w:line="240" w:lineRule="auto"/>
        <w:jc w:val="both"/>
        <w:rPr>
          <w:rFonts w:ascii="Times New Roman" w:hAnsi="Times New Roman" w:cs="Times New Roman"/>
          <w:b/>
          <w:sz w:val="24"/>
          <w:szCs w:val="24"/>
        </w:rPr>
      </w:pPr>
    </w:p>
    <w:p w14:paraId="0FD57C03" w14:textId="77777777" w:rsidR="00F21671" w:rsidRPr="00CE5E5C" w:rsidRDefault="00F21671">
      <w:pPr>
        <w:spacing w:line="240" w:lineRule="auto"/>
        <w:jc w:val="both"/>
        <w:rPr>
          <w:rFonts w:ascii="Times New Roman" w:hAnsi="Times New Roman" w:cs="Times New Roman"/>
          <w:b/>
          <w:sz w:val="24"/>
          <w:szCs w:val="24"/>
        </w:rPr>
      </w:pPr>
    </w:p>
    <w:p w14:paraId="5130E8C2" w14:textId="77777777" w:rsidR="00637BA4" w:rsidRPr="00CE5E5C" w:rsidRDefault="00637BA4">
      <w:pPr>
        <w:spacing w:line="240" w:lineRule="auto"/>
        <w:jc w:val="both"/>
        <w:rPr>
          <w:rFonts w:ascii="Times New Roman" w:hAnsi="Times New Roman" w:cs="Times New Roman"/>
          <w:b/>
          <w:sz w:val="24"/>
          <w:szCs w:val="24"/>
        </w:rPr>
      </w:pPr>
    </w:p>
    <w:p w14:paraId="0C03339E" w14:textId="420F3E2B" w:rsidR="00F21671" w:rsidRPr="00CE5E5C" w:rsidRDefault="00000000">
      <w:pPr>
        <w:spacing w:line="240" w:lineRule="auto"/>
        <w:jc w:val="both"/>
        <w:rPr>
          <w:rFonts w:ascii="Times New Roman" w:hAnsi="Times New Roman" w:cs="Times New Roman"/>
          <w:bCs/>
          <w:sz w:val="24"/>
          <w:szCs w:val="24"/>
        </w:rPr>
      </w:pPr>
      <w:r w:rsidRPr="00CE5E5C">
        <w:rPr>
          <w:rFonts w:ascii="Times New Roman" w:hAnsi="Times New Roman" w:cs="Times New Roman"/>
          <w:b/>
          <w:sz w:val="24"/>
          <w:szCs w:val="24"/>
        </w:rPr>
        <w:t>Supplemental Figure S</w:t>
      </w:r>
      <w:r w:rsidR="00B430E2" w:rsidRPr="00CE5E5C">
        <w:rPr>
          <w:rFonts w:ascii="Times New Roman" w:hAnsi="Times New Roman" w:cs="Times New Roman"/>
          <w:b/>
          <w:sz w:val="24"/>
          <w:szCs w:val="24"/>
        </w:rPr>
        <w:t>1</w:t>
      </w:r>
      <w:r w:rsidRPr="00CE5E5C">
        <w:rPr>
          <w:rFonts w:ascii="Times New Roman" w:hAnsi="Times New Roman" w:cs="Times New Roman"/>
          <w:b/>
          <w:sz w:val="24"/>
          <w:szCs w:val="24"/>
        </w:rPr>
        <w:t>.</w:t>
      </w:r>
      <w:r w:rsidR="00B430E2" w:rsidRPr="00CE5E5C">
        <w:rPr>
          <w:rFonts w:ascii="Times New Roman" w:hAnsi="Times New Roman" w:cs="Times New Roman"/>
          <w:b/>
          <w:sz w:val="24"/>
          <w:szCs w:val="24"/>
        </w:rPr>
        <w:t xml:space="preserve"> </w:t>
      </w:r>
      <w:r w:rsidR="00B430E2" w:rsidRPr="00CE5E5C">
        <w:rPr>
          <w:rFonts w:ascii="Times New Roman" w:hAnsi="Times New Roman" w:cs="Times New Roman"/>
          <w:bCs/>
          <w:sz w:val="24"/>
          <w:szCs w:val="24"/>
        </w:rPr>
        <w:t>Graphical illustration of the approach used in this study</w:t>
      </w:r>
    </w:p>
    <w:p w14:paraId="71DFF489" w14:textId="77777777" w:rsidR="00F21671" w:rsidRPr="00CE5E5C" w:rsidRDefault="00F21671">
      <w:pPr>
        <w:spacing w:line="240" w:lineRule="auto"/>
        <w:jc w:val="both"/>
        <w:rPr>
          <w:rFonts w:ascii="Times New Roman" w:hAnsi="Times New Roman" w:cs="Times New Roman"/>
          <w:b/>
          <w:sz w:val="24"/>
          <w:szCs w:val="24"/>
        </w:rPr>
      </w:pPr>
    </w:p>
    <w:p w14:paraId="37B51831" w14:textId="38B22F8D" w:rsidR="00F21671" w:rsidRPr="00CE5E5C" w:rsidRDefault="00000000">
      <w:pPr>
        <w:spacing w:line="240" w:lineRule="auto"/>
        <w:jc w:val="both"/>
        <w:rPr>
          <w:rFonts w:ascii="Times New Roman" w:hAnsi="Times New Roman" w:cs="Times New Roman"/>
          <w:bCs/>
          <w:sz w:val="24"/>
          <w:szCs w:val="24"/>
        </w:rPr>
      </w:pPr>
      <w:r w:rsidRPr="00CE5E5C">
        <w:rPr>
          <w:rFonts w:ascii="Times New Roman" w:hAnsi="Times New Roman" w:cs="Times New Roman"/>
          <w:b/>
          <w:sz w:val="24"/>
          <w:szCs w:val="24"/>
        </w:rPr>
        <w:t>Supplemental Figure S</w:t>
      </w:r>
      <w:r w:rsidR="00031528" w:rsidRPr="00CE5E5C">
        <w:rPr>
          <w:rFonts w:ascii="Times New Roman" w:hAnsi="Times New Roman" w:cs="Times New Roman"/>
          <w:b/>
          <w:sz w:val="24"/>
          <w:szCs w:val="24"/>
        </w:rPr>
        <w:t>2</w:t>
      </w:r>
      <w:r w:rsidRPr="00CE5E5C">
        <w:rPr>
          <w:rFonts w:ascii="Times New Roman" w:hAnsi="Times New Roman" w:cs="Times New Roman"/>
          <w:b/>
          <w:sz w:val="24"/>
          <w:szCs w:val="24"/>
        </w:rPr>
        <w:t>.</w:t>
      </w:r>
      <w:r w:rsidR="00031528" w:rsidRPr="00CE5E5C">
        <w:rPr>
          <w:rFonts w:ascii="Times New Roman" w:hAnsi="Times New Roman" w:cs="Times New Roman"/>
          <w:b/>
          <w:sz w:val="24"/>
          <w:szCs w:val="24"/>
        </w:rPr>
        <w:t xml:space="preserve"> </w:t>
      </w:r>
      <w:r w:rsidR="00031528" w:rsidRPr="00CE5E5C">
        <w:rPr>
          <w:rFonts w:ascii="Times New Roman" w:hAnsi="Times New Roman" w:cs="Times New Roman"/>
          <w:bCs/>
          <w:sz w:val="24"/>
          <w:szCs w:val="24"/>
        </w:rPr>
        <w:t>Occupancy trends from the 200km temperature model</w:t>
      </w:r>
    </w:p>
    <w:p w14:paraId="396DE359" w14:textId="77777777" w:rsidR="00F21671" w:rsidRPr="00CE5E5C" w:rsidRDefault="00F21671">
      <w:pPr>
        <w:spacing w:line="240" w:lineRule="auto"/>
        <w:jc w:val="both"/>
        <w:rPr>
          <w:rFonts w:ascii="Times New Roman" w:hAnsi="Times New Roman" w:cs="Times New Roman"/>
          <w:b/>
          <w:sz w:val="24"/>
          <w:szCs w:val="24"/>
        </w:rPr>
      </w:pPr>
    </w:p>
    <w:p w14:paraId="47B7951D" w14:textId="18E5FBE4" w:rsidR="00F21671" w:rsidRPr="00CE5E5C" w:rsidRDefault="00000000">
      <w:pPr>
        <w:spacing w:line="240" w:lineRule="auto"/>
        <w:jc w:val="both"/>
        <w:rPr>
          <w:rFonts w:ascii="Times New Roman" w:hAnsi="Times New Roman" w:cs="Times New Roman"/>
          <w:bCs/>
          <w:sz w:val="24"/>
          <w:szCs w:val="24"/>
        </w:rPr>
      </w:pPr>
      <w:r w:rsidRPr="00CE5E5C">
        <w:rPr>
          <w:rFonts w:ascii="Times New Roman" w:hAnsi="Times New Roman" w:cs="Times New Roman"/>
          <w:b/>
          <w:sz w:val="24"/>
          <w:szCs w:val="24"/>
        </w:rPr>
        <w:t>Supplemental Figure S</w:t>
      </w:r>
      <w:r w:rsidR="00031528" w:rsidRPr="00CE5E5C">
        <w:rPr>
          <w:rFonts w:ascii="Times New Roman" w:hAnsi="Times New Roman" w:cs="Times New Roman"/>
          <w:b/>
          <w:sz w:val="24"/>
          <w:szCs w:val="24"/>
        </w:rPr>
        <w:t>3</w:t>
      </w:r>
      <w:r w:rsidRPr="00CE5E5C">
        <w:rPr>
          <w:rFonts w:ascii="Times New Roman" w:hAnsi="Times New Roman" w:cs="Times New Roman"/>
          <w:b/>
          <w:sz w:val="24"/>
          <w:szCs w:val="24"/>
        </w:rPr>
        <w:t>.</w:t>
      </w:r>
      <w:r w:rsidR="00031528" w:rsidRPr="00CE5E5C">
        <w:rPr>
          <w:rFonts w:ascii="Times New Roman" w:hAnsi="Times New Roman" w:cs="Times New Roman"/>
          <w:b/>
          <w:sz w:val="24"/>
          <w:szCs w:val="24"/>
        </w:rPr>
        <w:t xml:space="preserve"> </w:t>
      </w:r>
      <w:r w:rsidR="00031528" w:rsidRPr="00CE5E5C">
        <w:rPr>
          <w:rFonts w:ascii="Times New Roman" w:hAnsi="Times New Roman" w:cs="Times New Roman"/>
          <w:bCs/>
          <w:sz w:val="24"/>
          <w:szCs w:val="24"/>
        </w:rPr>
        <w:t>Occupancy trends from the 100km precipitation model</w:t>
      </w:r>
    </w:p>
    <w:p w14:paraId="68E053D2" w14:textId="77777777" w:rsidR="00F21671" w:rsidRPr="00CE5E5C" w:rsidRDefault="00F21671">
      <w:pPr>
        <w:spacing w:line="240" w:lineRule="auto"/>
        <w:jc w:val="both"/>
        <w:rPr>
          <w:rFonts w:ascii="Times New Roman" w:hAnsi="Times New Roman" w:cs="Times New Roman"/>
          <w:b/>
          <w:sz w:val="24"/>
          <w:szCs w:val="24"/>
        </w:rPr>
      </w:pPr>
    </w:p>
    <w:p w14:paraId="00FC9AC6" w14:textId="3F2AE044" w:rsidR="00F21671" w:rsidRPr="00CE5E5C" w:rsidRDefault="00000000">
      <w:pPr>
        <w:spacing w:line="240" w:lineRule="auto"/>
        <w:jc w:val="both"/>
        <w:rPr>
          <w:rFonts w:ascii="Times New Roman" w:hAnsi="Times New Roman" w:cs="Times New Roman"/>
          <w:bCs/>
          <w:sz w:val="24"/>
          <w:szCs w:val="24"/>
        </w:rPr>
      </w:pPr>
      <w:r w:rsidRPr="00CE5E5C">
        <w:rPr>
          <w:rFonts w:ascii="Times New Roman" w:hAnsi="Times New Roman" w:cs="Times New Roman"/>
          <w:b/>
          <w:sz w:val="24"/>
          <w:szCs w:val="24"/>
        </w:rPr>
        <w:t>Supplemental Figure S</w:t>
      </w:r>
      <w:r w:rsidR="00031528" w:rsidRPr="00CE5E5C">
        <w:rPr>
          <w:rFonts w:ascii="Times New Roman" w:hAnsi="Times New Roman" w:cs="Times New Roman"/>
          <w:b/>
          <w:sz w:val="24"/>
          <w:szCs w:val="24"/>
        </w:rPr>
        <w:t>4</w:t>
      </w:r>
      <w:r w:rsidRPr="00CE5E5C">
        <w:rPr>
          <w:rFonts w:ascii="Times New Roman" w:hAnsi="Times New Roman" w:cs="Times New Roman"/>
          <w:b/>
          <w:sz w:val="24"/>
          <w:szCs w:val="24"/>
        </w:rPr>
        <w:t>.</w:t>
      </w:r>
      <w:r w:rsidR="00031528" w:rsidRPr="00CE5E5C">
        <w:rPr>
          <w:rFonts w:ascii="Times New Roman" w:hAnsi="Times New Roman" w:cs="Times New Roman"/>
          <w:b/>
          <w:sz w:val="24"/>
          <w:szCs w:val="24"/>
        </w:rPr>
        <w:t xml:space="preserve"> </w:t>
      </w:r>
      <w:r w:rsidR="00031528" w:rsidRPr="00CE5E5C">
        <w:rPr>
          <w:rFonts w:ascii="Times New Roman" w:hAnsi="Times New Roman" w:cs="Times New Roman"/>
          <w:bCs/>
          <w:sz w:val="24"/>
          <w:szCs w:val="24"/>
        </w:rPr>
        <w:t>Occupancy trends from the 200km precipitation model</w:t>
      </w:r>
    </w:p>
    <w:p w14:paraId="75CA5E97" w14:textId="77777777" w:rsidR="00F21671" w:rsidRPr="00CE5E5C" w:rsidRDefault="00F21671">
      <w:pPr>
        <w:spacing w:line="240" w:lineRule="auto"/>
        <w:jc w:val="both"/>
        <w:rPr>
          <w:rFonts w:ascii="Times New Roman" w:hAnsi="Times New Roman" w:cs="Times New Roman"/>
          <w:b/>
          <w:sz w:val="24"/>
          <w:szCs w:val="24"/>
        </w:rPr>
      </w:pPr>
    </w:p>
    <w:p w14:paraId="6F9BBDB1" w14:textId="790E561D" w:rsidR="00F21671" w:rsidRPr="00533530" w:rsidRDefault="00000000">
      <w:pPr>
        <w:spacing w:line="240" w:lineRule="auto"/>
        <w:jc w:val="both"/>
        <w:rPr>
          <w:rFonts w:ascii="Times New Roman" w:hAnsi="Times New Roman" w:cs="Times New Roman"/>
          <w:bCs/>
          <w:sz w:val="24"/>
          <w:szCs w:val="24"/>
        </w:rPr>
      </w:pPr>
      <w:r w:rsidRPr="00CE5E5C">
        <w:rPr>
          <w:rFonts w:ascii="Times New Roman" w:hAnsi="Times New Roman" w:cs="Times New Roman"/>
          <w:b/>
          <w:sz w:val="24"/>
          <w:szCs w:val="24"/>
        </w:rPr>
        <w:t>Supplemental Figure S</w:t>
      </w:r>
      <w:r w:rsidR="00086474">
        <w:rPr>
          <w:rFonts w:ascii="Times New Roman" w:hAnsi="Times New Roman" w:cs="Times New Roman"/>
          <w:b/>
          <w:sz w:val="24"/>
          <w:szCs w:val="24"/>
        </w:rPr>
        <w:t>5</w:t>
      </w:r>
      <w:r w:rsidRPr="00CE5E5C">
        <w:rPr>
          <w:rFonts w:ascii="Times New Roman" w:hAnsi="Times New Roman" w:cs="Times New Roman"/>
          <w:b/>
          <w:sz w:val="24"/>
          <w:szCs w:val="24"/>
        </w:rPr>
        <w:t>.</w:t>
      </w:r>
      <w:r w:rsidR="00533530">
        <w:rPr>
          <w:rFonts w:ascii="Times New Roman" w:hAnsi="Times New Roman" w:cs="Times New Roman"/>
          <w:b/>
          <w:sz w:val="24"/>
          <w:szCs w:val="24"/>
        </w:rPr>
        <w:t xml:space="preserve"> </w:t>
      </w:r>
      <w:r w:rsidR="00533530">
        <w:rPr>
          <w:rFonts w:ascii="Times New Roman" w:hAnsi="Times New Roman" w:cs="Times New Roman"/>
          <w:bCs/>
          <w:sz w:val="24"/>
          <w:szCs w:val="24"/>
        </w:rPr>
        <w:t>Parameter estimates for the 200km temperature post-hoc Model C.</w:t>
      </w:r>
    </w:p>
    <w:p w14:paraId="44C917D3" w14:textId="77777777" w:rsidR="00F21671" w:rsidRPr="00CE5E5C" w:rsidRDefault="00F21671">
      <w:pPr>
        <w:spacing w:line="240" w:lineRule="auto"/>
        <w:jc w:val="both"/>
        <w:rPr>
          <w:rFonts w:ascii="Times New Roman" w:hAnsi="Times New Roman" w:cs="Times New Roman"/>
          <w:b/>
          <w:sz w:val="24"/>
          <w:szCs w:val="24"/>
        </w:rPr>
      </w:pPr>
    </w:p>
    <w:p w14:paraId="71A3E279" w14:textId="2DED082E" w:rsidR="00F21671" w:rsidRPr="00533530" w:rsidRDefault="00000000">
      <w:pPr>
        <w:spacing w:line="240" w:lineRule="auto"/>
        <w:jc w:val="both"/>
        <w:rPr>
          <w:rFonts w:ascii="Times New Roman" w:hAnsi="Times New Roman" w:cs="Times New Roman"/>
          <w:bCs/>
          <w:sz w:val="24"/>
          <w:szCs w:val="24"/>
        </w:rPr>
      </w:pPr>
      <w:r w:rsidRPr="00CE5E5C">
        <w:rPr>
          <w:rFonts w:ascii="Times New Roman" w:hAnsi="Times New Roman" w:cs="Times New Roman"/>
          <w:b/>
          <w:sz w:val="24"/>
          <w:szCs w:val="24"/>
        </w:rPr>
        <w:t>Supplemental Figure S</w:t>
      </w:r>
      <w:r w:rsidR="00086474">
        <w:rPr>
          <w:rFonts w:ascii="Times New Roman" w:hAnsi="Times New Roman" w:cs="Times New Roman"/>
          <w:b/>
          <w:sz w:val="24"/>
          <w:szCs w:val="24"/>
        </w:rPr>
        <w:t>6</w:t>
      </w:r>
      <w:r w:rsidRPr="00CE5E5C">
        <w:rPr>
          <w:rFonts w:ascii="Times New Roman" w:hAnsi="Times New Roman" w:cs="Times New Roman"/>
          <w:b/>
          <w:sz w:val="24"/>
          <w:szCs w:val="24"/>
        </w:rPr>
        <w:t>.</w:t>
      </w:r>
      <w:r w:rsidR="00533530">
        <w:rPr>
          <w:rFonts w:ascii="Times New Roman" w:hAnsi="Times New Roman" w:cs="Times New Roman"/>
          <w:b/>
          <w:sz w:val="24"/>
          <w:szCs w:val="24"/>
        </w:rPr>
        <w:t xml:space="preserve"> </w:t>
      </w:r>
      <w:r w:rsidR="00533530">
        <w:rPr>
          <w:rFonts w:ascii="Times New Roman" w:hAnsi="Times New Roman" w:cs="Times New Roman"/>
          <w:bCs/>
          <w:sz w:val="24"/>
          <w:szCs w:val="24"/>
        </w:rPr>
        <w:t>Parameter estimates for the 200km temperature post-hoc Model H.</w:t>
      </w:r>
    </w:p>
    <w:p w14:paraId="37344095" w14:textId="77777777" w:rsidR="00F21671" w:rsidRPr="00CE5E5C" w:rsidRDefault="00F21671">
      <w:pPr>
        <w:spacing w:line="240" w:lineRule="auto"/>
        <w:jc w:val="both"/>
        <w:rPr>
          <w:rFonts w:ascii="Times New Roman" w:hAnsi="Times New Roman" w:cs="Times New Roman"/>
          <w:b/>
          <w:sz w:val="24"/>
          <w:szCs w:val="24"/>
        </w:rPr>
      </w:pPr>
    </w:p>
    <w:p w14:paraId="6A9E5B15" w14:textId="4491753E"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Figure S</w:t>
      </w:r>
      <w:r w:rsidR="00086474">
        <w:rPr>
          <w:rFonts w:ascii="Times New Roman" w:hAnsi="Times New Roman" w:cs="Times New Roman"/>
          <w:b/>
          <w:sz w:val="24"/>
          <w:szCs w:val="24"/>
        </w:rPr>
        <w:t>7</w:t>
      </w:r>
      <w:r w:rsidRPr="00CE5E5C">
        <w:rPr>
          <w:rFonts w:ascii="Times New Roman" w:hAnsi="Times New Roman" w:cs="Times New Roman"/>
          <w:b/>
          <w:sz w:val="24"/>
          <w:szCs w:val="24"/>
        </w:rPr>
        <w:t>.</w:t>
      </w:r>
      <w:r w:rsidR="00533530">
        <w:rPr>
          <w:rFonts w:ascii="Times New Roman" w:hAnsi="Times New Roman" w:cs="Times New Roman"/>
          <w:b/>
          <w:sz w:val="24"/>
          <w:szCs w:val="24"/>
        </w:rPr>
        <w:t xml:space="preserve"> </w:t>
      </w:r>
      <w:r w:rsidR="00533530">
        <w:rPr>
          <w:rFonts w:ascii="Times New Roman" w:hAnsi="Times New Roman" w:cs="Times New Roman"/>
          <w:bCs/>
          <w:sz w:val="24"/>
          <w:szCs w:val="24"/>
        </w:rPr>
        <w:t>Parameter estimates for the 100km precipitation post-hoc Model C.</w:t>
      </w:r>
    </w:p>
    <w:p w14:paraId="5819355B" w14:textId="77777777" w:rsidR="00F21671" w:rsidRPr="00CE5E5C" w:rsidRDefault="00F21671">
      <w:pPr>
        <w:spacing w:line="240" w:lineRule="auto"/>
        <w:jc w:val="both"/>
        <w:rPr>
          <w:rFonts w:ascii="Times New Roman" w:hAnsi="Times New Roman" w:cs="Times New Roman"/>
          <w:b/>
          <w:sz w:val="24"/>
          <w:szCs w:val="24"/>
        </w:rPr>
      </w:pPr>
    </w:p>
    <w:p w14:paraId="5A20C025" w14:textId="0D9D4246"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Supplemental Figure S</w:t>
      </w:r>
      <w:r w:rsidR="00086474">
        <w:rPr>
          <w:rFonts w:ascii="Times New Roman" w:hAnsi="Times New Roman" w:cs="Times New Roman"/>
          <w:b/>
          <w:sz w:val="24"/>
          <w:szCs w:val="24"/>
        </w:rPr>
        <w:t>8</w:t>
      </w:r>
      <w:r w:rsidRPr="00CE5E5C">
        <w:rPr>
          <w:rFonts w:ascii="Times New Roman" w:hAnsi="Times New Roman" w:cs="Times New Roman"/>
          <w:b/>
          <w:sz w:val="24"/>
          <w:szCs w:val="24"/>
        </w:rPr>
        <w:t>.</w:t>
      </w:r>
      <w:r w:rsidR="00533530">
        <w:rPr>
          <w:rFonts w:ascii="Times New Roman" w:hAnsi="Times New Roman" w:cs="Times New Roman"/>
          <w:b/>
          <w:sz w:val="24"/>
          <w:szCs w:val="24"/>
        </w:rPr>
        <w:t xml:space="preserve"> </w:t>
      </w:r>
      <w:r w:rsidR="00533530">
        <w:rPr>
          <w:rFonts w:ascii="Times New Roman" w:hAnsi="Times New Roman" w:cs="Times New Roman"/>
          <w:bCs/>
          <w:sz w:val="24"/>
          <w:szCs w:val="24"/>
        </w:rPr>
        <w:t>Parameter estimates for the 200km precipitation post-hoc Model C.</w:t>
      </w:r>
    </w:p>
    <w:p w14:paraId="35782E59" w14:textId="77777777" w:rsidR="00F21671" w:rsidRPr="00CE5E5C" w:rsidRDefault="00F21671">
      <w:pPr>
        <w:spacing w:line="240" w:lineRule="auto"/>
        <w:jc w:val="both"/>
        <w:rPr>
          <w:rFonts w:ascii="Times New Roman" w:hAnsi="Times New Roman" w:cs="Times New Roman"/>
          <w:b/>
          <w:sz w:val="24"/>
          <w:szCs w:val="24"/>
        </w:rPr>
      </w:pPr>
    </w:p>
    <w:p w14:paraId="5E96DD2E" w14:textId="77777777" w:rsidR="00F21671" w:rsidRPr="00CE5E5C" w:rsidRDefault="00F21671">
      <w:pPr>
        <w:spacing w:line="240" w:lineRule="auto"/>
        <w:jc w:val="both"/>
        <w:rPr>
          <w:rFonts w:ascii="Times New Roman" w:hAnsi="Times New Roman" w:cs="Times New Roman"/>
          <w:b/>
          <w:sz w:val="24"/>
          <w:szCs w:val="24"/>
        </w:rPr>
      </w:pPr>
    </w:p>
    <w:p w14:paraId="5CB0072D" w14:textId="77777777" w:rsidR="00F21671" w:rsidRPr="00CE5E5C" w:rsidRDefault="00F21671">
      <w:pPr>
        <w:spacing w:line="240" w:lineRule="auto"/>
        <w:jc w:val="both"/>
        <w:rPr>
          <w:rFonts w:ascii="Times New Roman" w:hAnsi="Times New Roman" w:cs="Times New Roman"/>
          <w:b/>
          <w:sz w:val="24"/>
          <w:szCs w:val="24"/>
        </w:rPr>
      </w:pPr>
    </w:p>
    <w:p w14:paraId="68101E8A" w14:textId="77777777" w:rsidR="00F21671" w:rsidRPr="00CE5E5C" w:rsidRDefault="00000000">
      <w:pPr>
        <w:spacing w:line="240" w:lineRule="auto"/>
        <w:jc w:val="center"/>
        <w:rPr>
          <w:rFonts w:ascii="Times New Roman" w:hAnsi="Times New Roman" w:cs="Times New Roman"/>
          <w:b/>
          <w:sz w:val="24"/>
          <w:szCs w:val="24"/>
        </w:rPr>
      </w:pPr>
      <w:r w:rsidRPr="00CE5E5C">
        <w:rPr>
          <w:rFonts w:ascii="Times New Roman" w:hAnsi="Times New Roman" w:cs="Times New Roman"/>
          <w:b/>
          <w:sz w:val="24"/>
          <w:szCs w:val="24"/>
        </w:rPr>
        <w:t>ADDITIONAL SUPPLEMENTARY MATERIAL FILES</w:t>
      </w:r>
    </w:p>
    <w:p w14:paraId="4D708221" w14:textId="77777777" w:rsidR="00F21671" w:rsidRPr="00CE5E5C" w:rsidRDefault="00F21671">
      <w:pPr>
        <w:spacing w:line="240" w:lineRule="auto"/>
        <w:jc w:val="center"/>
        <w:rPr>
          <w:rFonts w:ascii="Times New Roman" w:hAnsi="Times New Roman" w:cs="Times New Roman"/>
          <w:b/>
          <w:sz w:val="24"/>
          <w:szCs w:val="24"/>
        </w:rPr>
      </w:pPr>
    </w:p>
    <w:p w14:paraId="703CF856" w14:textId="558C162D"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 xml:space="preserve">Supplemental </w:t>
      </w:r>
      <w:r w:rsidR="00D23A24">
        <w:rPr>
          <w:rFonts w:ascii="Times New Roman" w:hAnsi="Times New Roman" w:cs="Times New Roman"/>
          <w:b/>
          <w:sz w:val="24"/>
          <w:szCs w:val="24"/>
        </w:rPr>
        <w:t>File</w:t>
      </w:r>
      <w:r w:rsidRPr="00CE5E5C">
        <w:rPr>
          <w:rFonts w:ascii="Times New Roman" w:hAnsi="Times New Roman" w:cs="Times New Roman"/>
          <w:b/>
          <w:sz w:val="24"/>
          <w:szCs w:val="24"/>
        </w:rPr>
        <w:t xml:space="preserve"> S</w:t>
      </w:r>
      <w:r w:rsidR="00D23A24">
        <w:rPr>
          <w:rFonts w:ascii="Times New Roman" w:hAnsi="Times New Roman" w:cs="Times New Roman"/>
          <w:b/>
          <w:sz w:val="24"/>
          <w:szCs w:val="24"/>
        </w:rPr>
        <w:t>1</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Trace</w:t>
      </w:r>
      <w:r w:rsidR="002F77FB" w:rsidRPr="00CE5E5C">
        <w:rPr>
          <w:rFonts w:ascii="Times New Roman" w:hAnsi="Times New Roman" w:cs="Times New Roman"/>
          <w:sz w:val="24"/>
          <w:szCs w:val="24"/>
        </w:rPr>
        <w:t xml:space="preserve"> </w:t>
      </w:r>
      <w:r w:rsidRPr="00CE5E5C">
        <w:rPr>
          <w:rFonts w:ascii="Times New Roman" w:hAnsi="Times New Roman" w:cs="Times New Roman"/>
          <w:sz w:val="24"/>
          <w:szCs w:val="24"/>
        </w:rPr>
        <w:t xml:space="preserve">plots and other model assessment metrics </w:t>
      </w:r>
      <w:r w:rsidR="0028453A">
        <w:rPr>
          <w:rFonts w:ascii="Times New Roman" w:hAnsi="Times New Roman" w:cs="Times New Roman"/>
          <w:sz w:val="24"/>
          <w:szCs w:val="24"/>
        </w:rPr>
        <w:t>for our 100-kilometer temperature occupancy-detection model.</w:t>
      </w:r>
    </w:p>
    <w:p w14:paraId="6E0FFEF7" w14:textId="77777777" w:rsidR="00F21671" w:rsidRPr="00CE5E5C" w:rsidRDefault="00F21671">
      <w:pPr>
        <w:spacing w:line="240" w:lineRule="auto"/>
        <w:jc w:val="both"/>
        <w:rPr>
          <w:rFonts w:ascii="Times New Roman" w:hAnsi="Times New Roman" w:cs="Times New Roman"/>
          <w:sz w:val="24"/>
          <w:szCs w:val="24"/>
        </w:rPr>
      </w:pPr>
    </w:p>
    <w:p w14:paraId="76B53028" w14:textId="13687714" w:rsidR="00F21671"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 xml:space="preserve">Supplemental </w:t>
      </w:r>
      <w:r w:rsidR="00D23A24">
        <w:rPr>
          <w:rFonts w:ascii="Times New Roman" w:hAnsi="Times New Roman" w:cs="Times New Roman"/>
          <w:b/>
          <w:sz w:val="24"/>
          <w:szCs w:val="24"/>
        </w:rPr>
        <w:t>File</w:t>
      </w:r>
      <w:r w:rsidRPr="00CE5E5C">
        <w:rPr>
          <w:rFonts w:ascii="Times New Roman" w:hAnsi="Times New Roman" w:cs="Times New Roman"/>
          <w:b/>
          <w:sz w:val="24"/>
          <w:szCs w:val="24"/>
        </w:rPr>
        <w:t xml:space="preserve"> S</w:t>
      </w:r>
      <w:r w:rsidR="00D23A24">
        <w:rPr>
          <w:rFonts w:ascii="Times New Roman" w:hAnsi="Times New Roman" w:cs="Times New Roman"/>
          <w:b/>
          <w:sz w:val="24"/>
          <w:szCs w:val="24"/>
        </w:rPr>
        <w:t>2</w:t>
      </w:r>
      <w:r w:rsidRPr="00CE5E5C">
        <w:rPr>
          <w:rFonts w:ascii="Times New Roman" w:hAnsi="Times New Roman" w:cs="Times New Roman"/>
          <w:b/>
          <w:sz w:val="24"/>
          <w:szCs w:val="24"/>
        </w:rPr>
        <w:t xml:space="preserve">: </w:t>
      </w:r>
      <w:r w:rsidR="0028453A" w:rsidRPr="00CE5E5C">
        <w:rPr>
          <w:rFonts w:ascii="Times New Roman" w:hAnsi="Times New Roman" w:cs="Times New Roman"/>
          <w:sz w:val="24"/>
          <w:szCs w:val="24"/>
        </w:rPr>
        <w:t xml:space="preserve">Trace plots and other model assessment metrics </w:t>
      </w:r>
      <w:r w:rsidR="0028453A">
        <w:rPr>
          <w:rFonts w:ascii="Times New Roman" w:hAnsi="Times New Roman" w:cs="Times New Roman"/>
          <w:sz w:val="24"/>
          <w:szCs w:val="24"/>
        </w:rPr>
        <w:t xml:space="preserve">for our </w:t>
      </w:r>
      <w:r w:rsidR="007C27B3">
        <w:rPr>
          <w:rFonts w:ascii="Times New Roman" w:hAnsi="Times New Roman" w:cs="Times New Roman"/>
          <w:sz w:val="24"/>
          <w:szCs w:val="24"/>
        </w:rPr>
        <w:t>2</w:t>
      </w:r>
      <w:r w:rsidR="0028453A">
        <w:rPr>
          <w:rFonts w:ascii="Times New Roman" w:hAnsi="Times New Roman" w:cs="Times New Roman"/>
          <w:sz w:val="24"/>
          <w:szCs w:val="24"/>
        </w:rPr>
        <w:t>00-kilometer temperature occupancy-detection model.</w:t>
      </w:r>
    </w:p>
    <w:p w14:paraId="176DE12C" w14:textId="6D64132C" w:rsidR="0028453A" w:rsidRDefault="0028453A">
      <w:pPr>
        <w:spacing w:line="240" w:lineRule="auto"/>
        <w:jc w:val="both"/>
        <w:rPr>
          <w:rFonts w:ascii="Times New Roman" w:hAnsi="Times New Roman" w:cs="Times New Roman"/>
          <w:sz w:val="24"/>
          <w:szCs w:val="24"/>
        </w:rPr>
      </w:pPr>
    </w:p>
    <w:p w14:paraId="4AFD75F6" w14:textId="26DE7813" w:rsidR="0028453A" w:rsidRPr="00CE5E5C" w:rsidRDefault="0028453A" w:rsidP="0028453A">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 xml:space="preserve">Supplemental </w:t>
      </w:r>
      <w:r w:rsidR="00D23A24">
        <w:rPr>
          <w:rFonts w:ascii="Times New Roman" w:hAnsi="Times New Roman" w:cs="Times New Roman"/>
          <w:b/>
          <w:sz w:val="24"/>
          <w:szCs w:val="24"/>
        </w:rPr>
        <w:t>File</w:t>
      </w:r>
      <w:r w:rsidRPr="00CE5E5C">
        <w:rPr>
          <w:rFonts w:ascii="Times New Roman" w:hAnsi="Times New Roman" w:cs="Times New Roman"/>
          <w:b/>
          <w:sz w:val="24"/>
          <w:szCs w:val="24"/>
        </w:rPr>
        <w:t xml:space="preserve"> S</w:t>
      </w:r>
      <w:r w:rsidR="00D23A24">
        <w:rPr>
          <w:rFonts w:ascii="Times New Roman" w:hAnsi="Times New Roman" w:cs="Times New Roman"/>
          <w:b/>
          <w:sz w:val="24"/>
          <w:szCs w:val="24"/>
        </w:rPr>
        <w:t>3</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 xml:space="preserve">Trace plots and other model assessment metrics </w:t>
      </w:r>
      <w:r>
        <w:rPr>
          <w:rFonts w:ascii="Times New Roman" w:hAnsi="Times New Roman" w:cs="Times New Roman"/>
          <w:sz w:val="24"/>
          <w:szCs w:val="24"/>
        </w:rPr>
        <w:t xml:space="preserve">for our 100-kilometer </w:t>
      </w:r>
      <w:r w:rsidR="007C27B3">
        <w:rPr>
          <w:rFonts w:ascii="Times New Roman" w:hAnsi="Times New Roman" w:cs="Times New Roman"/>
          <w:sz w:val="24"/>
          <w:szCs w:val="24"/>
        </w:rPr>
        <w:t>precipitation</w:t>
      </w:r>
      <w:r>
        <w:rPr>
          <w:rFonts w:ascii="Times New Roman" w:hAnsi="Times New Roman" w:cs="Times New Roman"/>
          <w:sz w:val="24"/>
          <w:szCs w:val="24"/>
        </w:rPr>
        <w:t xml:space="preserve"> occupancy-detection model.</w:t>
      </w:r>
    </w:p>
    <w:p w14:paraId="3340760C" w14:textId="78A342C5" w:rsidR="0028453A" w:rsidRDefault="0028453A">
      <w:pPr>
        <w:spacing w:line="240" w:lineRule="auto"/>
        <w:jc w:val="both"/>
        <w:rPr>
          <w:rFonts w:ascii="Times New Roman" w:hAnsi="Times New Roman" w:cs="Times New Roman"/>
          <w:sz w:val="24"/>
          <w:szCs w:val="24"/>
        </w:rPr>
      </w:pPr>
    </w:p>
    <w:p w14:paraId="2A4568B1" w14:textId="115411D9" w:rsidR="0028453A" w:rsidRPr="00CE5E5C" w:rsidRDefault="0028453A">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 xml:space="preserve">Supplemental </w:t>
      </w:r>
      <w:r w:rsidR="00D23A24">
        <w:rPr>
          <w:rFonts w:ascii="Times New Roman" w:hAnsi="Times New Roman" w:cs="Times New Roman"/>
          <w:b/>
          <w:sz w:val="24"/>
          <w:szCs w:val="24"/>
        </w:rPr>
        <w:t>File</w:t>
      </w:r>
      <w:r w:rsidRPr="00CE5E5C">
        <w:rPr>
          <w:rFonts w:ascii="Times New Roman" w:hAnsi="Times New Roman" w:cs="Times New Roman"/>
          <w:b/>
          <w:sz w:val="24"/>
          <w:szCs w:val="24"/>
        </w:rPr>
        <w:t xml:space="preserve"> S</w:t>
      </w:r>
      <w:r w:rsidR="00D23A24">
        <w:rPr>
          <w:rFonts w:ascii="Times New Roman" w:hAnsi="Times New Roman" w:cs="Times New Roman"/>
          <w:b/>
          <w:sz w:val="24"/>
          <w:szCs w:val="24"/>
        </w:rPr>
        <w:t>4</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 xml:space="preserve">Trace plots and other model assessment metrics </w:t>
      </w:r>
      <w:r>
        <w:rPr>
          <w:rFonts w:ascii="Times New Roman" w:hAnsi="Times New Roman" w:cs="Times New Roman"/>
          <w:sz w:val="24"/>
          <w:szCs w:val="24"/>
        </w:rPr>
        <w:t>for our 200-kilometer precipitation occupancy-detection model.</w:t>
      </w:r>
    </w:p>
    <w:p w14:paraId="20055410" w14:textId="77777777" w:rsidR="00F21671" w:rsidRPr="00CE5E5C" w:rsidRDefault="00F21671">
      <w:pPr>
        <w:spacing w:line="240" w:lineRule="auto"/>
        <w:jc w:val="both"/>
        <w:rPr>
          <w:rFonts w:ascii="Times New Roman" w:hAnsi="Times New Roman" w:cs="Times New Roman"/>
          <w:sz w:val="24"/>
          <w:szCs w:val="24"/>
        </w:rPr>
      </w:pPr>
    </w:p>
    <w:p w14:paraId="0776A216" w14:textId="63513634"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 xml:space="preserve">Supplementary </w:t>
      </w:r>
      <w:r w:rsidR="00D23A24">
        <w:rPr>
          <w:rFonts w:ascii="Times New Roman" w:hAnsi="Times New Roman" w:cs="Times New Roman"/>
          <w:b/>
          <w:sz w:val="24"/>
          <w:szCs w:val="24"/>
        </w:rPr>
        <w:t>File</w:t>
      </w:r>
      <w:r w:rsidRPr="00CE5E5C">
        <w:rPr>
          <w:rFonts w:ascii="Times New Roman" w:hAnsi="Times New Roman" w:cs="Times New Roman"/>
          <w:b/>
          <w:sz w:val="24"/>
          <w:szCs w:val="24"/>
        </w:rPr>
        <w:t xml:space="preserve"> S</w:t>
      </w:r>
      <w:r w:rsidR="00D23A24">
        <w:rPr>
          <w:rFonts w:ascii="Times New Roman" w:hAnsi="Times New Roman" w:cs="Times New Roman"/>
          <w:b/>
          <w:sz w:val="24"/>
          <w:szCs w:val="24"/>
        </w:rPr>
        <w:t>5</w:t>
      </w:r>
      <w:r w:rsidRPr="00CE5E5C">
        <w:rPr>
          <w:rFonts w:ascii="Times New Roman" w:hAnsi="Times New Roman" w:cs="Times New Roman"/>
          <w:b/>
          <w:sz w:val="24"/>
          <w:szCs w:val="24"/>
        </w:rPr>
        <w:t xml:space="preserve">. </w:t>
      </w:r>
      <w:r w:rsidR="00D23A24" w:rsidRPr="00D23A24">
        <w:rPr>
          <w:rFonts w:ascii="Times New Roman" w:hAnsi="Times New Roman" w:cs="Times New Roman"/>
          <w:bCs/>
          <w:sz w:val="24"/>
          <w:szCs w:val="24"/>
        </w:rPr>
        <w:t>Mean o</w:t>
      </w:r>
      <w:r w:rsidRPr="00D23A24">
        <w:rPr>
          <w:rFonts w:ascii="Times New Roman" w:hAnsi="Times New Roman" w:cs="Times New Roman"/>
          <w:bCs/>
          <w:sz w:val="24"/>
          <w:szCs w:val="24"/>
        </w:rPr>
        <w:t>ccupancy</w:t>
      </w:r>
      <w:r w:rsidRPr="00CE5E5C">
        <w:rPr>
          <w:rFonts w:ascii="Times New Roman" w:hAnsi="Times New Roman" w:cs="Times New Roman"/>
          <w:sz w:val="24"/>
          <w:szCs w:val="24"/>
        </w:rPr>
        <w:t xml:space="preserve"> shift maps for species modeled using</w:t>
      </w:r>
      <w:r w:rsidR="00565EEF">
        <w:rPr>
          <w:rFonts w:ascii="Times New Roman" w:hAnsi="Times New Roman" w:cs="Times New Roman"/>
          <w:sz w:val="24"/>
          <w:szCs w:val="24"/>
        </w:rPr>
        <w:t xml:space="preserve"> across all models (denoted by specific .pdf files names for each, default is the 100-kilometer temperature model).</w:t>
      </w:r>
    </w:p>
    <w:p w14:paraId="6D34E946" w14:textId="77777777" w:rsidR="00F21671" w:rsidRPr="00CE5E5C" w:rsidRDefault="00F21671">
      <w:pPr>
        <w:spacing w:line="240" w:lineRule="auto"/>
        <w:jc w:val="both"/>
        <w:rPr>
          <w:rFonts w:ascii="Times New Roman" w:hAnsi="Times New Roman" w:cs="Times New Roman"/>
          <w:sz w:val="24"/>
          <w:szCs w:val="24"/>
        </w:rPr>
      </w:pPr>
    </w:p>
    <w:p w14:paraId="5AC0FCEC" w14:textId="77777777" w:rsidR="00F21671" w:rsidRPr="00CE5E5C" w:rsidRDefault="00000000">
      <w:pPr>
        <w:spacing w:line="240" w:lineRule="auto"/>
        <w:jc w:val="center"/>
        <w:rPr>
          <w:rFonts w:ascii="Times New Roman" w:hAnsi="Times New Roman" w:cs="Times New Roman"/>
          <w:b/>
          <w:i/>
          <w:sz w:val="24"/>
          <w:szCs w:val="24"/>
        </w:rPr>
      </w:pPr>
      <w:r w:rsidRPr="00CE5E5C">
        <w:rPr>
          <w:rFonts w:ascii="Times New Roman" w:hAnsi="Times New Roman" w:cs="Times New Roman"/>
        </w:rPr>
        <w:br w:type="page"/>
      </w:r>
    </w:p>
    <w:p w14:paraId="38B3D5EE" w14:textId="77777777" w:rsidR="00F21671" w:rsidRPr="00CE5E5C" w:rsidRDefault="00000000">
      <w:pPr>
        <w:spacing w:line="240" w:lineRule="auto"/>
        <w:jc w:val="center"/>
        <w:rPr>
          <w:rFonts w:ascii="Times New Roman" w:hAnsi="Times New Roman" w:cs="Times New Roman"/>
          <w:b/>
          <w:i/>
          <w:sz w:val="24"/>
          <w:szCs w:val="24"/>
        </w:rPr>
      </w:pPr>
      <w:r w:rsidRPr="00CE5E5C">
        <w:rPr>
          <w:rFonts w:ascii="Times New Roman" w:hAnsi="Times New Roman" w:cs="Times New Roman"/>
          <w:b/>
          <w:i/>
          <w:sz w:val="24"/>
          <w:szCs w:val="24"/>
        </w:rPr>
        <w:lastRenderedPageBreak/>
        <w:t>Mathematical Definitions of Post-hoc Trait and Phylogeny Models</w:t>
      </w:r>
    </w:p>
    <w:p w14:paraId="6622F063" w14:textId="77777777" w:rsidR="00F21671" w:rsidRPr="00CE5E5C" w:rsidRDefault="00F21671">
      <w:pPr>
        <w:spacing w:line="240" w:lineRule="auto"/>
        <w:jc w:val="both"/>
        <w:rPr>
          <w:rFonts w:ascii="Times New Roman" w:hAnsi="Times New Roman" w:cs="Times New Roman"/>
          <w:b/>
          <w:sz w:val="24"/>
          <w:szCs w:val="24"/>
        </w:rPr>
      </w:pPr>
    </w:p>
    <w:p w14:paraId="656CF981" w14:textId="7DC9D436" w:rsidR="00F21671" w:rsidRPr="00CE5E5C" w:rsidRDefault="00000000">
      <w:pPr>
        <w:ind w:firstLine="720"/>
        <w:jc w:val="both"/>
        <w:rPr>
          <w:rFonts w:ascii="Times New Roman" w:hAnsi="Times New Roman" w:cs="Times New Roman"/>
          <w:sz w:val="24"/>
          <w:szCs w:val="24"/>
        </w:rPr>
      </w:pPr>
      <w:r w:rsidRPr="00CE5E5C">
        <w:rPr>
          <w:rFonts w:ascii="Times New Roman" w:hAnsi="Times New Roman" w:cs="Times New Roman"/>
          <w:sz w:val="24"/>
          <w:szCs w:val="24"/>
        </w:rPr>
        <w:t>We specified eight potential models to examine the predictive relationship between species traits, phylogeny and mean occupancy trend in each of the geographic contexts of our study (south, core/mid-latitude, and north). The models were as follows: (a) and intercept-only, “null” model, (b) a model including only a phylogenetic intercept term, (c) a model including only species’ range wide temperature as a predictor, (d) a model including species’ range wide temperature and a phylogenetic intercept term, (e) a model containing range wide temperature, overwintering stage, and their interaction as predictors, (f) a model similar to (e) but with an additional phylogenetic intercept term, (g) a model including all potential traits, and finally (h) a model containing all potential traits and a phylogenetic intercept term. The equations below illustrate the specific models in more detail</w:t>
      </w:r>
      <w:r w:rsidR="008034EF">
        <w:rPr>
          <w:rFonts w:ascii="Times New Roman" w:hAnsi="Times New Roman" w:cs="Times New Roman"/>
          <w:sz w:val="24"/>
          <w:szCs w:val="24"/>
        </w:rPr>
        <w:t xml:space="preserve"> (</w:t>
      </w:r>
      <w:proofErr w:type="spellStart"/>
      <w:r w:rsidR="008034EF" w:rsidRPr="008034EF">
        <w:rPr>
          <w:rFonts w:ascii="Times New Roman" w:hAnsi="Times New Roman" w:cs="Times New Roman"/>
          <w:i/>
          <w:iCs/>
          <w:sz w:val="24"/>
          <w:szCs w:val="24"/>
        </w:rPr>
        <w:t>RangePrecip</w:t>
      </w:r>
      <w:proofErr w:type="spellEnd"/>
      <w:r w:rsidR="008034EF">
        <w:rPr>
          <w:rFonts w:ascii="Times New Roman" w:hAnsi="Times New Roman" w:cs="Times New Roman"/>
          <w:sz w:val="24"/>
          <w:szCs w:val="24"/>
        </w:rPr>
        <w:t xml:space="preserve"> substituted </w:t>
      </w:r>
      <w:proofErr w:type="spellStart"/>
      <w:r w:rsidR="008034EF" w:rsidRPr="008034EF">
        <w:rPr>
          <w:rFonts w:ascii="Times New Roman" w:hAnsi="Times New Roman" w:cs="Times New Roman"/>
          <w:i/>
          <w:iCs/>
          <w:sz w:val="24"/>
          <w:szCs w:val="24"/>
        </w:rPr>
        <w:t>RangeTemp</w:t>
      </w:r>
      <w:proofErr w:type="spellEnd"/>
      <w:r w:rsidR="008034EF">
        <w:rPr>
          <w:rFonts w:ascii="Times New Roman" w:hAnsi="Times New Roman" w:cs="Times New Roman"/>
          <w:sz w:val="24"/>
          <w:szCs w:val="24"/>
        </w:rPr>
        <w:t xml:space="preserve"> for the precipitation analysis)</w:t>
      </w:r>
      <w:r w:rsidRPr="00CE5E5C">
        <w:rPr>
          <w:rFonts w:ascii="Times New Roman" w:hAnsi="Times New Roman" w:cs="Times New Roman"/>
          <w:sz w:val="24"/>
          <w:szCs w:val="24"/>
        </w:rPr>
        <w:t>:</w:t>
      </w:r>
    </w:p>
    <w:p w14:paraId="20ACA727" w14:textId="77777777" w:rsidR="00F21671" w:rsidRPr="00CE5E5C" w:rsidRDefault="00F21671">
      <w:pPr>
        <w:rPr>
          <w:rFonts w:ascii="Times New Roman" w:hAnsi="Times New Roman" w:cs="Times New Roman"/>
          <w:sz w:val="24"/>
          <w:szCs w:val="24"/>
        </w:rPr>
      </w:pPr>
    </w:p>
    <w:p w14:paraId="1A953C1E" w14:textId="77777777" w:rsidR="00F21671" w:rsidRPr="00CE5E5C" w:rsidRDefault="00000000">
      <w:pPr>
        <w:rPr>
          <w:rFonts w:ascii="Times New Roman" w:hAnsi="Times New Roman" w:cs="Times New Roman"/>
          <w:b/>
          <w:sz w:val="24"/>
          <w:szCs w:val="24"/>
        </w:rPr>
      </w:pPr>
      <w:r w:rsidRPr="00CE5E5C">
        <w:rPr>
          <w:rFonts w:ascii="Times New Roman" w:hAnsi="Times New Roman" w:cs="Times New Roman"/>
          <w:b/>
          <w:sz w:val="24"/>
          <w:szCs w:val="24"/>
        </w:rPr>
        <w:t>Model A</w:t>
      </w:r>
    </w:p>
    <w:p w14:paraId="6A30002C" w14:textId="77777777" w:rsidR="00F21671" w:rsidRPr="00CE5E5C" w:rsidRDefault="00000000">
      <w:pPr>
        <w:jc w:val="center"/>
        <w:rPr>
          <w:rFonts w:ascii="Times New Roman" w:hAnsi="Times New Roman" w:cs="Times New Roman"/>
          <w:sz w:val="24"/>
          <w:szCs w:val="24"/>
        </w:rPr>
      </w:pPr>
      <w:hyperlink r:id="rId71" w:anchor="0">
        <w:r w:rsidRPr="00CE5E5C">
          <w:rPr>
            <w:rFonts w:ascii="Times New Roman" w:hAnsi="Times New Roman" w:cs="Times New Roman"/>
            <w:b/>
            <w:noProof/>
            <w:sz w:val="24"/>
            <w:szCs w:val="24"/>
          </w:rPr>
          <w:drawing>
            <wp:inline distT="19050" distB="19050" distL="19050" distR="19050" wp14:anchorId="3CF444B2" wp14:editId="01FC381C">
              <wp:extent cx="1625600" cy="165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2"/>
                      <a:srcRect/>
                      <a:stretch>
                        <a:fillRect/>
                      </a:stretch>
                    </pic:blipFill>
                    <pic:spPr>
                      <a:xfrm>
                        <a:off x="0" y="0"/>
                        <a:ext cx="1625600" cy="165100"/>
                      </a:xfrm>
                      <a:prstGeom prst="rect">
                        <a:avLst/>
                      </a:prstGeom>
                      <a:ln/>
                    </pic:spPr>
                  </pic:pic>
                </a:graphicData>
              </a:graphic>
            </wp:inline>
          </w:drawing>
        </w:r>
      </w:hyperlink>
    </w:p>
    <w:p w14:paraId="4E837771" w14:textId="77777777" w:rsidR="00F21671" w:rsidRPr="00CE5E5C" w:rsidRDefault="00F21671">
      <w:pPr>
        <w:rPr>
          <w:rFonts w:ascii="Times New Roman" w:hAnsi="Times New Roman" w:cs="Times New Roman"/>
          <w:sz w:val="24"/>
          <w:szCs w:val="24"/>
        </w:rPr>
      </w:pPr>
    </w:p>
    <w:p w14:paraId="248A13A0" w14:textId="77777777" w:rsidR="00F21671" w:rsidRPr="00CE5E5C" w:rsidRDefault="00000000">
      <w:pPr>
        <w:rPr>
          <w:rFonts w:ascii="Times New Roman" w:hAnsi="Times New Roman" w:cs="Times New Roman"/>
          <w:b/>
          <w:sz w:val="24"/>
          <w:szCs w:val="24"/>
        </w:rPr>
      </w:pPr>
      <w:r w:rsidRPr="00CE5E5C">
        <w:rPr>
          <w:rFonts w:ascii="Times New Roman" w:hAnsi="Times New Roman" w:cs="Times New Roman"/>
          <w:b/>
          <w:sz w:val="24"/>
          <w:szCs w:val="24"/>
        </w:rPr>
        <w:t>Model B</w:t>
      </w:r>
    </w:p>
    <w:p w14:paraId="601FB857" w14:textId="77777777" w:rsidR="00F21671" w:rsidRPr="00CE5E5C" w:rsidRDefault="00000000">
      <w:pPr>
        <w:jc w:val="center"/>
        <w:rPr>
          <w:rFonts w:ascii="Times New Roman" w:hAnsi="Times New Roman" w:cs="Times New Roman"/>
          <w:sz w:val="24"/>
          <w:szCs w:val="24"/>
        </w:rPr>
      </w:pPr>
      <w:r w:rsidRPr="00CE5E5C">
        <w:rPr>
          <w:rFonts w:ascii="Times New Roman" w:hAnsi="Times New Roman" w:cs="Times New Roman"/>
          <w:b/>
          <w:sz w:val="24"/>
          <w:szCs w:val="24"/>
        </w:rPr>
        <w:t xml:space="preserve"> </w:t>
      </w:r>
      <w:hyperlink r:id="rId73" w:anchor="0">
        <w:r w:rsidRPr="00CE5E5C">
          <w:rPr>
            <w:rFonts w:ascii="Times New Roman" w:hAnsi="Times New Roman" w:cs="Times New Roman"/>
            <w:b/>
            <w:noProof/>
            <w:sz w:val="24"/>
            <w:szCs w:val="24"/>
          </w:rPr>
          <w:drawing>
            <wp:inline distT="19050" distB="19050" distL="19050" distR="19050" wp14:anchorId="44013CAC" wp14:editId="7E817CA8">
              <wp:extent cx="2235200" cy="1651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4"/>
                      <a:srcRect/>
                      <a:stretch>
                        <a:fillRect/>
                      </a:stretch>
                    </pic:blipFill>
                    <pic:spPr>
                      <a:xfrm>
                        <a:off x="0" y="0"/>
                        <a:ext cx="2235200" cy="165100"/>
                      </a:xfrm>
                      <a:prstGeom prst="rect">
                        <a:avLst/>
                      </a:prstGeom>
                      <a:ln/>
                    </pic:spPr>
                  </pic:pic>
                </a:graphicData>
              </a:graphic>
            </wp:inline>
          </w:drawing>
        </w:r>
      </w:hyperlink>
    </w:p>
    <w:p w14:paraId="3BEFCBEE" w14:textId="77777777" w:rsidR="00F21671" w:rsidRPr="00CE5E5C" w:rsidRDefault="00F21671">
      <w:pPr>
        <w:rPr>
          <w:rFonts w:ascii="Times New Roman" w:hAnsi="Times New Roman" w:cs="Times New Roman"/>
          <w:sz w:val="24"/>
          <w:szCs w:val="24"/>
        </w:rPr>
      </w:pPr>
    </w:p>
    <w:p w14:paraId="796F39A2" w14:textId="77777777" w:rsidR="00F21671" w:rsidRPr="00CE5E5C" w:rsidRDefault="00000000">
      <w:pPr>
        <w:rPr>
          <w:rFonts w:ascii="Times New Roman" w:hAnsi="Times New Roman" w:cs="Times New Roman"/>
          <w:sz w:val="24"/>
          <w:szCs w:val="24"/>
        </w:rPr>
      </w:pPr>
      <w:r w:rsidRPr="00CE5E5C">
        <w:rPr>
          <w:rFonts w:ascii="Times New Roman" w:hAnsi="Times New Roman" w:cs="Times New Roman"/>
          <w:b/>
          <w:sz w:val="24"/>
          <w:szCs w:val="24"/>
        </w:rPr>
        <w:t xml:space="preserve">Model C </w:t>
      </w:r>
    </w:p>
    <w:p w14:paraId="3B02E354" w14:textId="77777777" w:rsidR="00F21671" w:rsidRPr="00CE5E5C" w:rsidRDefault="00000000">
      <w:pPr>
        <w:jc w:val="center"/>
        <w:rPr>
          <w:rFonts w:ascii="Times New Roman" w:hAnsi="Times New Roman" w:cs="Times New Roman"/>
          <w:sz w:val="24"/>
          <w:szCs w:val="24"/>
        </w:rPr>
      </w:pPr>
      <w:hyperlink r:id="rId75" w:anchor="0">
        <w:r w:rsidRPr="00CE5E5C">
          <w:rPr>
            <w:rFonts w:ascii="Times New Roman" w:hAnsi="Times New Roman" w:cs="Times New Roman"/>
            <w:noProof/>
            <w:sz w:val="24"/>
            <w:szCs w:val="24"/>
          </w:rPr>
          <w:drawing>
            <wp:inline distT="19050" distB="19050" distL="19050" distR="19050" wp14:anchorId="489838A2" wp14:editId="12C18595">
              <wp:extent cx="2946400" cy="1651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6"/>
                      <a:srcRect/>
                      <a:stretch>
                        <a:fillRect/>
                      </a:stretch>
                    </pic:blipFill>
                    <pic:spPr>
                      <a:xfrm>
                        <a:off x="0" y="0"/>
                        <a:ext cx="2946400" cy="165100"/>
                      </a:xfrm>
                      <a:prstGeom prst="rect">
                        <a:avLst/>
                      </a:prstGeom>
                      <a:ln/>
                    </pic:spPr>
                  </pic:pic>
                </a:graphicData>
              </a:graphic>
            </wp:inline>
          </w:drawing>
        </w:r>
      </w:hyperlink>
    </w:p>
    <w:p w14:paraId="78D7E182" w14:textId="77777777" w:rsidR="00F21671" w:rsidRPr="00CE5E5C" w:rsidRDefault="00F21671">
      <w:pPr>
        <w:rPr>
          <w:rFonts w:ascii="Times New Roman" w:hAnsi="Times New Roman" w:cs="Times New Roman"/>
          <w:sz w:val="24"/>
          <w:szCs w:val="24"/>
        </w:rPr>
      </w:pPr>
    </w:p>
    <w:p w14:paraId="0CF329D2" w14:textId="77777777" w:rsidR="00F21671" w:rsidRPr="00CE5E5C" w:rsidRDefault="00000000">
      <w:pPr>
        <w:rPr>
          <w:rFonts w:ascii="Times New Roman" w:hAnsi="Times New Roman" w:cs="Times New Roman"/>
          <w:b/>
          <w:sz w:val="24"/>
          <w:szCs w:val="24"/>
        </w:rPr>
      </w:pPr>
      <w:r w:rsidRPr="00CE5E5C">
        <w:rPr>
          <w:rFonts w:ascii="Times New Roman" w:hAnsi="Times New Roman" w:cs="Times New Roman"/>
          <w:b/>
          <w:sz w:val="24"/>
          <w:szCs w:val="24"/>
        </w:rPr>
        <w:t>Model D</w:t>
      </w:r>
    </w:p>
    <w:p w14:paraId="67981ED9" w14:textId="77777777" w:rsidR="00F21671" w:rsidRPr="00CE5E5C" w:rsidRDefault="00000000">
      <w:pPr>
        <w:jc w:val="center"/>
        <w:rPr>
          <w:rFonts w:ascii="Times New Roman" w:hAnsi="Times New Roman" w:cs="Times New Roman"/>
          <w:b/>
          <w:sz w:val="24"/>
          <w:szCs w:val="24"/>
        </w:rPr>
      </w:pPr>
      <w:hyperlink r:id="rId77" w:anchor="0">
        <w:r w:rsidRPr="00CE5E5C">
          <w:rPr>
            <w:rFonts w:ascii="Times New Roman" w:hAnsi="Times New Roman" w:cs="Times New Roman"/>
            <w:b/>
            <w:noProof/>
            <w:sz w:val="24"/>
            <w:szCs w:val="24"/>
          </w:rPr>
          <w:drawing>
            <wp:inline distT="19050" distB="19050" distL="19050" distR="19050" wp14:anchorId="252E59BB" wp14:editId="7E352209">
              <wp:extent cx="3556000" cy="165100"/>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8"/>
                      <a:srcRect/>
                      <a:stretch>
                        <a:fillRect/>
                      </a:stretch>
                    </pic:blipFill>
                    <pic:spPr>
                      <a:xfrm>
                        <a:off x="0" y="0"/>
                        <a:ext cx="3556000" cy="165100"/>
                      </a:xfrm>
                      <a:prstGeom prst="rect">
                        <a:avLst/>
                      </a:prstGeom>
                      <a:ln/>
                    </pic:spPr>
                  </pic:pic>
                </a:graphicData>
              </a:graphic>
            </wp:inline>
          </w:drawing>
        </w:r>
      </w:hyperlink>
    </w:p>
    <w:p w14:paraId="51E46890" w14:textId="77777777" w:rsidR="00F21671" w:rsidRPr="00CE5E5C" w:rsidRDefault="00F21671">
      <w:pPr>
        <w:jc w:val="both"/>
        <w:rPr>
          <w:rFonts w:ascii="Times New Roman" w:hAnsi="Times New Roman" w:cs="Times New Roman"/>
          <w:sz w:val="24"/>
          <w:szCs w:val="24"/>
        </w:rPr>
      </w:pPr>
    </w:p>
    <w:p w14:paraId="428C2E36" w14:textId="77777777" w:rsidR="00F21671" w:rsidRPr="00CE5E5C" w:rsidRDefault="00000000">
      <w:pPr>
        <w:jc w:val="both"/>
        <w:rPr>
          <w:rFonts w:ascii="Times New Roman" w:hAnsi="Times New Roman" w:cs="Times New Roman"/>
          <w:b/>
          <w:sz w:val="24"/>
          <w:szCs w:val="24"/>
        </w:rPr>
      </w:pPr>
      <w:r w:rsidRPr="00CE5E5C">
        <w:rPr>
          <w:rFonts w:ascii="Times New Roman" w:hAnsi="Times New Roman" w:cs="Times New Roman"/>
          <w:b/>
          <w:sz w:val="24"/>
          <w:szCs w:val="24"/>
        </w:rPr>
        <w:t>Model E</w:t>
      </w:r>
    </w:p>
    <w:p w14:paraId="16D5958D" w14:textId="77777777" w:rsidR="00F21671" w:rsidRPr="00CE5E5C" w:rsidRDefault="00000000" w:rsidP="00BB1526">
      <w:pPr>
        <w:jc w:val="center"/>
        <w:rPr>
          <w:rFonts w:ascii="Times New Roman" w:hAnsi="Times New Roman" w:cs="Times New Roman"/>
          <w:sz w:val="24"/>
          <w:szCs w:val="24"/>
        </w:rPr>
      </w:pPr>
      <w:hyperlink r:id="rId79" w:anchor="0">
        <w:r w:rsidRPr="00CE5E5C">
          <w:rPr>
            <w:rFonts w:ascii="Times New Roman" w:hAnsi="Times New Roman" w:cs="Times New Roman"/>
            <w:b/>
            <w:noProof/>
            <w:sz w:val="24"/>
            <w:szCs w:val="24"/>
          </w:rPr>
          <w:drawing>
            <wp:inline distT="19050" distB="19050" distL="19050" distR="19050" wp14:anchorId="5767C1EF" wp14:editId="4287C1AB">
              <wp:extent cx="5524500" cy="368300"/>
              <wp:effectExtent l="0" t="0" r="0" b="0"/>
              <wp:docPr id="3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0"/>
                      <a:srcRect/>
                      <a:stretch>
                        <a:fillRect/>
                      </a:stretch>
                    </pic:blipFill>
                    <pic:spPr>
                      <a:xfrm>
                        <a:off x="0" y="0"/>
                        <a:ext cx="5524500" cy="368300"/>
                      </a:xfrm>
                      <a:prstGeom prst="rect">
                        <a:avLst/>
                      </a:prstGeom>
                      <a:ln/>
                    </pic:spPr>
                  </pic:pic>
                </a:graphicData>
              </a:graphic>
            </wp:inline>
          </w:drawing>
        </w:r>
      </w:hyperlink>
    </w:p>
    <w:p w14:paraId="1AD70416" w14:textId="77777777" w:rsidR="00F21671" w:rsidRPr="00CE5E5C" w:rsidRDefault="00F21671">
      <w:pPr>
        <w:jc w:val="both"/>
        <w:rPr>
          <w:rFonts w:ascii="Times New Roman" w:hAnsi="Times New Roman" w:cs="Times New Roman"/>
          <w:sz w:val="24"/>
          <w:szCs w:val="24"/>
        </w:rPr>
      </w:pPr>
    </w:p>
    <w:p w14:paraId="45C48CDE" w14:textId="77777777" w:rsidR="00F21671" w:rsidRPr="00CE5E5C" w:rsidRDefault="00000000">
      <w:pPr>
        <w:jc w:val="both"/>
        <w:rPr>
          <w:rFonts w:ascii="Times New Roman" w:hAnsi="Times New Roman" w:cs="Times New Roman"/>
          <w:b/>
          <w:sz w:val="24"/>
          <w:szCs w:val="24"/>
        </w:rPr>
      </w:pPr>
      <w:r w:rsidRPr="00CE5E5C">
        <w:rPr>
          <w:rFonts w:ascii="Times New Roman" w:hAnsi="Times New Roman" w:cs="Times New Roman"/>
          <w:b/>
          <w:sz w:val="24"/>
          <w:szCs w:val="24"/>
        </w:rPr>
        <w:t>Model F</w:t>
      </w:r>
    </w:p>
    <w:p w14:paraId="205D086D" w14:textId="77777777" w:rsidR="00F21671" w:rsidRPr="00CE5E5C" w:rsidRDefault="00000000" w:rsidP="00BB1526">
      <w:pPr>
        <w:jc w:val="center"/>
        <w:rPr>
          <w:rFonts w:ascii="Times New Roman" w:hAnsi="Times New Roman" w:cs="Times New Roman"/>
          <w:b/>
          <w:sz w:val="24"/>
          <w:szCs w:val="24"/>
        </w:rPr>
      </w:pPr>
      <w:hyperlink r:id="rId81" w:anchor="0">
        <w:r w:rsidRPr="00CE5E5C">
          <w:rPr>
            <w:rFonts w:ascii="Times New Roman" w:hAnsi="Times New Roman" w:cs="Times New Roman"/>
            <w:b/>
            <w:noProof/>
            <w:sz w:val="24"/>
            <w:szCs w:val="24"/>
          </w:rPr>
          <w:drawing>
            <wp:inline distT="19050" distB="19050" distL="19050" distR="19050" wp14:anchorId="6D1DA0C6" wp14:editId="24ADBC19">
              <wp:extent cx="5600700" cy="368300"/>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2"/>
                      <a:srcRect/>
                      <a:stretch>
                        <a:fillRect/>
                      </a:stretch>
                    </pic:blipFill>
                    <pic:spPr>
                      <a:xfrm>
                        <a:off x="0" y="0"/>
                        <a:ext cx="5600700" cy="368300"/>
                      </a:xfrm>
                      <a:prstGeom prst="rect">
                        <a:avLst/>
                      </a:prstGeom>
                      <a:ln/>
                    </pic:spPr>
                  </pic:pic>
                </a:graphicData>
              </a:graphic>
            </wp:inline>
          </w:drawing>
        </w:r>
      </w:hyperlink>
    </w:p>
    <w:p w14:paraId="2C190707" w14:textId="77777777" w:rsidR="00F21671" w:rsidRPr="00CE5E5C" w:rsidRDefault="00F21671">
      <w:pPr>
        <w:jc w:val="both"/>
        <w:rPr>
          <w:rFonts w:ascii="Times New Roman" w:hAnsi="Times New Roman" w:cs="Times New Roman"/>
          <w:b/>
          <w:sz w:val="24"/>
          <w:szCs w:val="24"/>
        </w:rPr>
      </w:pPr>
    </w:p>
    <w:p w14:paraId="572F71AE" w14:textId="77777777" w:rsidR="00F21671" w:rsidRPr="00CE5E5C" w:rsidRDefault="00000000">
      <w:pPr>
        <w:jc w:val="both"/>
        <w:rPr>
          <w:rFonts w:ascii="Times New Roman" w:hAnsi="Times New Roman" w:cs="Times New Roman"/>
          <w:b/>
          <w:sz w:val="24"/>
          <w:szCs w:val="24"/>
        </w:rPr>
      </w:pPr>
      <w:r w:rsidRPr="00CE5E5C">
        <w:rPr>
          <w:rFonts w:ascii="Times New Roman" w:hAnsi="Times New Roman" w:cs="Times New Roman"/>
          <w:b/>
          <w:sz w:val="24"/>
          <w:szCs w:val="24"/>
        </w:rPr>
        <w:t>Model G</w:t>
      </w:r>
    </w:p>
    <w:p w14:paraId="52290DC1" w14:textId="77777777" w:rsidR="00F21671" w:rsidRPr="00CE5E5C" w:rsidRDefault="00000000" w:rsidP="00BB1526">
      <w:pPr>
        <w:jc w:val="center"/>
        <w:rPr>
          <w:rFonts w:ascii="Times New Roman" w:hAnsi="Times New Roman" w:cs="Times New Roman"/>
          <w:b/>
          <w:sz w:val="24"/>
          <w:szCs w:val="24"/>
        </w:rPr>
      </w:pPr>
      <w:hyperlink r:id="rId83" w:anchor="0">
        <w:r w:rsidRPr="00CE5E5C">
          <w:rPr>
            <w:rFonts w:ascii="Times New Roman" w:hAnsi="Times New Roman" w:cs="Times New Roman"/>
            <w:b/>
            <w:noProof/>
            <w:sz w:val="24"/>
            <w:szCs w:val="24"/>
          </w:rPr>
          <w:drawing>
            <wp:inline distT="19050" distB="19050" distL="19050" distR="19050" wp14:anchorId="3815E1C6" wp14:editId="3A8348D7">
              <wp:extent cx="5524500" cy="571500"/>
              <wp:effectExtent l="0" t="0" r="0" b="0"/>
              <wp:docPr id="3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4"/>
                      <a:srcRect/>
                      <a:stretch>
                        <a:fillRect/>
                      </a:stretch>
                    </pic:blipFill>
                    <pic:spPr>
                      <a:xfrm>
                        <a:off x="0" y="0"/>
                        <a:ext cx="5524500" cy="571500"/>
                      </a:xfrm>
                      <a:prstGeom prst="rect">
                        <a:avLst/>
                      </a:prstGeom>
                      <a:ln/>
                    </pic:spPr>
                  </pic:pic>
                </a:graphicData>
              </a:graphic>
            </wp:inline>
          </w:drawing>
        </w:r>
      </w:hyperlink>
    </w:p>
    <w:p w14:paraId="0C019463" w14:textId="77777777" w:rsidR="00F21671" w:rsidRPr="00CE5E5C" w:rsidRDefault="00F21671">
      <w:pPr>
        <w:rPr>
          <w:rFonts w:ascii="Times New Roman" w:hAnsi="Times New Roman" w:cs="Times New Roman"/>
          <w:b/>
          <w:sz w:val="24"/>
          <w:szCs w:val="24"/>
        </w:rPr>
      </w:pPr>
    </w:p>
    <w:p w14:paraId="3651F1E5" w14:textId="77777777" w:rsidR="00E77170" w:rsidRPr="00CE5E5C" w:rsidRDefault="00E77170">
      <w:pPr>
        <w:jc w:val="both"/>
        <w:rPr>
          <w:rFonts w:ascii="Times New Roman" w:hAnsi="Times New Roman" w:cs="Times New Roman"/>
          <w:b/>
          <w:sz w:val="24"/>
          <w:szCs w:val="24"/>
        </w:rPr>
      </w:pPr>
    </w:p>
    <w:p w14:paraId="71290D51" w14:textId="77777777" w:rsidR="00E77170" w:rsidRPr="00CE5E5C" w:rsidRDefault="00E77170">
      <w:pPr>
        <w:jc w:val="both"/>
        <w:rPr>
          <w:rFonts w:ascii="Times New Roman" w:hAnsi="Times New Roman" w:cs="Times New Roman"/>
          <w:b/>
          <w:sz w:val="24"/>
          <w:szCs w:val="24"/>
        </w:rPr>
      </w:pPr>
    </w:p>
    <w:p w14:paraId="0559174D" w14:textId="77777777" w:rsidR="00E77170" w:rsidRPr="00CE5E5C" w:rsidRDefault="00E77170">
      <w:pPr>
        <w:jc w:val="both"/>
        <w:rPr>
          <w:rFonts w:ascii="Times New Roman" w:hAnsi="Times New Roman" w:cs="Times New Roman"/>
          <w:b/>
          <w:sz w:val="24"/>
          <w:szCs w:val="24"/>
        </w:rPr>
      </w:pPr>
    </w:p>
    <w:p w14:paraId="33A64354" w14:textId="4EF0C241" w:rsidR="00F21671" w:rsidRPr="00CE5E5C" w:rsidRDefault="00000000">
      <w:pPr>
        <w:jc w:val="both"/>
        <w:rPr>
          <w:rFonts w:ascii="Times New Roman" w:hAnsi="Times New Roman" w:cs="Times New Roman"/>
          <w:b/>
          <w:sz w:val="24"/>
          <w:szCs w:val="24"/>
        </w:rPr>
      </w:pPr>
      <w:r w:rsidRPr="00CE5E5C">
        <w:rPr>
          <w:rFonts w:ascii="Times New Roman" w:hAnsi="Times New Roman" w:cs="Times New Roman"/>
          <w:b/>
          <w:sz w:val="24"/>
          <w:szCs w:val="24"/>
        </w:rPr>
        <w:lastRenderedPageBreak/>
        <w:t>Model H</w:t>
      </w:r>
    </w:p>
    <w:p w14:paraId="0C71AB2F" w14:textId="77777777" w:rsidR="00F21671" w:rsidRPr="00CE5E5C" w:rsidRDefault="00000000" w:rsidP="00BB1526">
      <w:pPr>
        <w:jc w:val="center"/>
        <w:rPr>
          <w:rFonts w:ascii="Times New Roman" w:hAnsi="Times New Roman" w:cs="Times New Roman"/>
          <w:b/>
          <w:sz w:val="24"/>
          <w:szCs w:val="24"/>
        </w:rPr>
      </w:pPr>
      <w:hyperlink r:id="rId85" w:anchor="0">
        <w:r w:rsidRPr="00CE5E5C">
          <w:rPr>
            <w:rFonts w:ascii="Times New Roman" w:hAnsi="Times New Roman" w:cs="Times New Roman"/>
            <w:b/>
            <w:noProof/>
            <w:sz w:val="24"/>
            <w:szCs w:val="24"/>
          </w:rPr>
          <w:drawing>
            <wp:inline distT="19050" distB="19050" distL="19050" distR="19050" wp14:anchorId="598E26C3" wp14:editId="3D71EBB2">
              <wp:extent cx="5524500" cy="571500"/>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6"/>
                      <a:srcRect/>
                      <a:stretch>
                        <a:fillRect/>
                      </a:stretch>
                    </pic:blipFill>
                    <pic:spPr>
                      <a:xfrm>
                        <a:off x="0" y="0"/>
                        <a:ext cx="5524500" cy="571500"/>
                      </a:xfrm>
                      <a:prstGeom prst="rect">
                        <a:avLst/>
                      </a:prstGeom>
                      <a:ln/>
                    </pic:spPr>
                  </pic:pic>
                </a:graphicData>
              </a:graphic>
            </wp:inline>
          </w:drawing>
        </w:r>
      </w:hyperlink>
    </w:p>
    <w:p w14:paraId="7FC0F05A" w14:textId="77777777" w:rsidR="00F21671" w:rsidRPr="00CE5E5C" w:rsidRDefault="00F21671">
      <w:pPr>
        <w:jc w:val="both"/>
        <w:rPr>
          <w:rFonts w:ascii="Times New Roman" w:hAnsi="Times New Roman" w:cs="Times New Roman"/>
          <w:b/>
          <w:sz w:val="24"/>
          <w:szCs w:val="24"/>
        </w:rPr>
      </w:pPr>
    </w:p>
    <w:p w14:paraId="27D1BB6F" w14:textId="7B801DCC" w:rsidR="00F21671" w:rsidRPr="00CE5E5C" w:rsidRDefault="00000000">
      <w:pPr>
        <w:ind w:firstLine="720"/>
        <w:jc w:val="both"/>
        <w:rPr>
          <w:rFonts w:ascii="Times New Roman" w:hAnsi="Times New Roman" w:cs="Times New Roman"/>
          <w:b/>
          <w:sz w:val="24"/>
          <w:szCs w:val="24"/>
        </w:rPr>
        <w:sectPr w:rsidR="00F21671" w:rsidRPr="00CE5E5C">
          <w:pgSz w:w="12240" w:h="15840"/>
          <w:pgMar w:top="1440" w:right="1440" w:bottom="1440" w:left="1440" w:header="720" w:footer="720" w:gutter="0"/>
          <w:cols w:space="720"/>
        </w:sectPr>
      </w:pPr>
      <w:r w:rsidRPr="00CE5E5C">
        <w:rPr>
          <w:rFonts w:ascii="Times New Roman" w:hAnsi="Times New Roman" w:cs="Times New Roman"/>
          <w:sz w:val="24"/>
          <w:szCs w:val="24"/>
        </w:rPr>
        <w:t xml:space="preserve">In each </w:t>
      </w:r>
      <w:r w:rsidR="00E941E7" w:rsidRPr="00CE5E5C">
        <w:rPr>
          <w:rFonts w:ascii="Times New Roman" w:hAnsi="Times New Roman" w:cs="Times New Roman"/>
          <w:sz w:val="24"/>
          <w:szCs w:val="24"/>
        </w:rPr>
        <w:t>model</w:t>
      </w:r>
      <w:r w:rsidRPr="00CE5E5C">
        <w:rPr>
          <w:rFonts w:ascii="Times New Roman" w:hAnsi="Times New Roman" w:cs="Times New Roman"/>
          <w:sz w:val="24"/>
          <w:szCs w:val="24"/>
        </w:rPr>
        <w:t xml:space="preserve">, the mean occupancy trend in geographic context, </w:t>
      </w:r>
      <w:hyperlink r:id="rId87" w:anchor="0">
        <w:r w:rsidRPr="00CE5E5C">
          <w:rPr>
            <w:rFonts w:ascii="Times New Roman" w:hAnsi="Times New Roman" w:cs="Times New Roman"/>
            <w:noProof/>
            <w:sz w:val="24"/>
            <w:szCs w:val="24"/>
          </w:rPr>
          <w:drawing>
            <wp:inline distT="19050" distB="19050" distL="19050" distR="19050" wp14:anchorId="566BD1DF" wp14:editId="015F396C">
              <wp:extent cx="76200" cy="114300"/>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8"/>
                      <a:srcRect/>
                      <a:stretch>
                        <a:fillRect/>
                      </a:stretch>
                    </pic:blipFill>
                    <pic:spPr>
                      <a:xfrm>
                        <a:off x="0" y="0"/>
                        <a:ext cx="76200" cy="114300"/>
                      </a:xfrm>
                      <a:prstGeom prst="rect">
                        <a:avLst/>
                      </a:prstGeom>
                      <a:ln/>
                    </pic:spPr>
                  </pic:pic>
                </a:graphicData>
              </a:graphic>
            </wp:inline>
          </w:drawing>
        </w:r>
      </w:hyperlink>
      <w:r w:rsidRPr="00CE5E5C">
        <w:rPr>
          <w:rFonts w:ascii="Times New Roman" w:hAnsi="Times New Roman" w:cs="Times New Roman"/>
          <w:sz w:val="24"/>
          <w:szCs w:val="24"/>
        </w:rPr>
        <w:t xml:space="preserve">, is modeled considering the standard error of the mean by a global intercept term, </w:t>
      </w:r>
      <w:hyperlink r:id="rId89" w:anchor="0">
        <w:r w:rsidRPr="00CE5E5C">
          <w:rPr>
            <w:rFonts w:ascii="Times New Roman" w:hAnsi="Times New Roman" w:cs="Times New Roman"/>
            <w:noProof/>
            <w:sz w:val="24"/>
            <w:szCs w:val="24"/>
          </w:rPr>
          <w:drawing>
            <wp:inline distT="19050" distB="19050" distL="19050" distR="19050" wp14:anchorId="3D2A9CCE" wp14:editId="26CE69FF">
              <wp:extent cx="88900" cy="762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0"/>
                      <a:srcRect/>
                      <a:stretch>
                        <a:fillRect/>
                      </a:stretch>
                    </pic:blipFill>
                    <pic:spPr>
                      <a:xfrm>
                        <a:off x="0" y="0"/>
                        <a:ext cx="88900" cy="76200"/>
                      </a:xfrm>
                      <a:prstGeom prst="rect">
                        <a:avLst/>
                      </a:prstGeom>
                      <a:ln/>
                    </pic:spPr>
                  </pic:pic>
                </a:graphicData>
              </a:graphic>
            </wp:inline>
          </w:drawing>
        </w:r>
      </w:hyperlink>
      <w:r w:rsidRPr="00CE5E5C">
        <w:rPr>
          <w:rFonts w:ascii="Times New Roman" w:hAnsi="Times New Roman" w:cs="Times New Roman"/>
          <w:sz w:val="24"/>
          <w:szCs w:val="24"/>
        </w:rPr>
        <w:t xml:space="preserve">. In trait-based models, an effect of each estimated trait is considered and given by the indexed </w:t>
      </w:r>
      <w:hyperlink r:id="rId91" w:anchor="0">
        <w:r w:rsidRPr="00CE5E5C">
          <w:rPr>
            <w:rFonts w:ascii="Times New Roman" w:hAnsi="Times New Roman" w:cs="Times New Roman"/>
            <w:noProof/>
            <w:sz w:val="24"/>
            <w:szCs w:val="24"/>
          </w:rPr>
          <w:drawing>
            <wp:inline distT="19050" distB="19050" distL="19050" distR="19050" wp14:anchorId="57C534CD" wp14:editId="43877C28">
              <wp:extent cx="88900" cy="152400"/>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2"/>
                      <a:srcRect/>
                      <a:stretch>
                        <a:fillRect/>
                      </a:stretch>
                    </pic:blipFill>
                    <pic:spPr>
                      <a:xfrm>
                        <a:off x="0" y="0"/>
                        <a:ext cx="88900" cy="152400"/>
                      </a:xfrm>
                      <a:prstGeom prst="rect">
                        <a:avLst/>
                      </a:prstGeom>
                      <a:ln/>
                    </pic:spPr>
                  </pic:pic>
                </a:graphicData>
              </a:graphic>
            </wp:inline>
          </w:drawing>
        </w:r>
      </w:hyperlink>
      <w:r w:rsidRPr="00CE5E5C">
        <w:rPr>
          <w:rFonts w:ascii="Times New Roman" w:hAnsi="Times New Roman" w:cs="Times New Roman"/>
          <w:sz w:val="24"/>
          <w:szCs w:val="24"/>
        </w:rPr>
        <w:t xml:space="preserve"> parameters. In models including phylogenetic intercepts, a phylogenetic intercept term is denoted by </w:t>
      </w:r>
      <w:hyperlink r:id="rId93" w:anchor="0">
        <w:r w:rsidRPr="00CE5E5C">
          <w:rPr>
            <w:rFonts w:ascii="Times New Roman" w:hAnsi="Times New Roman" w:cs="Times New Roman"/>
            <w:noProof/>
            <w:sz w:val="24"/>
            <w:szCs w:val="24"/>
          </w:rPr>
          <w:drawing>
            <wp:inline distT="19050" distB="19050" distL="19050" distR="19050" wp14:anchorId="3FB2E2A6" wp14:editId="4CADC528">
              <wp:extent cx="381000" cy="114300"/>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4"/>
                      <a:srcRect/>
                      <a:stretch>
                        <a:fillRect/>
                      </a:stretch>
                    </pic:blipFill>
                    <pic:spPr>
                      <a:xfrm>
                        <a:off x="0" y="0"/>
                        <a:ext cx="381000" cy="114300"/>
                      </a:xfrm>
                      <a:prstGeom prst="rect">
                        <a:avLst/>
                      </a:prstGeom>
                      <a:ln/>
                    </pic:spPr>
                  </pic:pic>
                </a:graphicData>
              </a:graphic>
            </wp:inline>
          </w:drawing>
        </w:r>
      </w:hyperlink>
      <w:r w:rsidRPr="00CE5E5C">
        <w:rPr>
          <w:rFonts w:ascii="Times New Roman" w:hAnsi="Times New Roman" w:cs="Times New Roman"/>
          <w:sz w:val="24"/>
          <w:szCs w:val="24"/>
        </w:rPr>
        <w:t xml:space="preserve"> where the estimates for this parameter were expected to follow a covariance structure dictated by a phylogeny of the modeled species. We tested this by computing </w:t>
      </w:r>
      <w:proofErr w:type="spellStart"/>
      <w:r w:rsidRPr="00CE5E5C">
        <w:rPr>
          <w:rFonts w:ascii="Times New Roman" w:hAnsi="Times New Roman" w:cs="Times New Roman"/>
          <w:sz w:val="24"/>
          <w:szCs w:val="24"/>
        </w:rPr>
        <w:t>Pagel’s</w:t>
      </w:r>
      <w:proofErr w:type="spellEnd"/>
      <w:r w:rsidRPr="00CE5E5C">
        <w:rPr>
          <w:rFonts w:ascii="Times New Roman" w:hAnsi="Times New Roman" w:cs="Times New Roman"/>
          <w:sz w:val="24"/>
          <w:szCs w:val="24"/>
        </w:rPr>
        <w:t xml:space="preserve"> </w:t>
      </w:r>
      <w:hyperlink r:id="rId95" w:anchor="0">
        <w:r w:rsidRPr="00CE5E5C">
          <w:rPr>
            <w:rFonts w:ascii="Times New Roman" w:hAnsi="Times New Roman" w:cs="Times New Roman"/>
            <w:noProof/>
            <w:sz w:val="24"/>
            <w:szCs w:val="24"/>
          </w:rPr>
          <w:drawing>
            <wp:inline distT="19050" distB="19050" distL="19050" distR="19050" wp14:anchorId="41717AFB" wp14:editId="3987B4CB">
              <wp:extent cx="76200" cy="114300"/>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4"/>
                      <a:srcRect/>
                      <a:stretch>
                        <a:fillRect/>
                      </a:stretch>
                    </pic:blipFill>
                    <pic:spPr>
                      <a:xfrm>
                        <a:off x="0" y="0"/>
                        <a:ext cx="76200" cy="114300"/>
                      </a:xfrm>
                      <a:prstGeom prst="rect">
                        <a:avLst/>
                      </a:prstGeom>
                      <a:ln/>
                    </pic:spPr>
                  </pic:pic>
                </a:graphicData>
              </a:graphic>
            </wp:inline>
          </w:drawing>
        </w:r>
      </w:hyperlink>
      <w:r w:rsidRPr="00CE5E5C">
        <w:rPr>
          <w:rFonts w:ascii="Times New Roman" w:hAnsi="Times New Roman" w:cs="Times New Roman"/>
          <w:sz w:val="24"/>
          <w:szCs w:val="24"/>
        </w:rPr>
        <w:t xml:space="preserve"> a measure of phylogenetic signal in the response variable, </w:t>
      </w:r>
      <w:hyperlink r:id="rId96" w:anchor="0">
        <w:r w:rsidRPr="00CE5E5C">
          <w:rPr>
            <w:rFonts w:ascii="Times New Roman" w:hAnsi="Times New Roman" w:cs="Times New Roman"/>
            <w:noProof/>
            <w:sz w:val="24"/>
            <w:szCs w:val="24"/>
          </w:rPr>
          <w:drawing>
            <wp:inline distT="19050" distB="19050" distL="19050" distR="19050" wp14:anchorId="262F9FC5" wp14:editId="0C11221C">
              <wp:extent cx="1282700" cy="1651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7"/>
                      <a:srcRect/>
                      <a:stretch>
                        <a:fillRect/>
                      </a:stretch>
                    </pic:blipFill>
                    <pic:spPr>
                      <a:xfrm>
                        <a:off x="0" y="0"/>
                        <a:ext cx="1282700" cy="165100"/>
                      </a:xfrm>
                      <a:prstGeom prst="rect">
                        <a:avLst/>
                      </a:prstGeom>
                      <a:ln/>
                    </pic:spPr>
                  </pic:pic>
                </a:graphicData>
              </a:graphic>
            </wp:inline>
          </w:drawing>
        </w:r>
      </w:hyperlink>
      <w:r w:rsidRPr="00CE5E5C">
        <w:rPr>
          <w:rFonts w:ascii="Times New Roman" w:hAnsi="Times New Roman" w:cs="Times New Roman"/>
          <w:sz w:val="24"/>
          <w:szCs w:val="24"/>
        </w:rPr>
        <w:t xml:space="preserve">. A </w:t>
      </w:r>
      <w:proofErr w:type="spellStart"/>
      <w:r w:rsidRPr="00CE5E5C">
        <w:rPr>
          <w:rFonts w:ascii="Times New Roman" w:hAnsi="Times New Roman" w:cs="Times New Roman"/>
          <w:sz w:val="24"/>
          <w:szCs w:val="24"/>
        </w:rPr>
        <w:t>Pagel’s</w:t>
      </w:r>
      <w:proofErr w:type="spellEnd"/>
      <w:r w:rsidRPr="00CE5E5C">
        <w:rPr>
          <w:rFonts w:ascii="Times New Roman" w:hAnsi="Times New Roman" w:cs="Times New Roman"/>
          <w:sz w:val="24"/>
          <w:szCs w:val="24"/>
        </w:rPr>
        <w:t xml:space="preserve"> </w:t>
      </w:r>
      <w:hyperlink r:id="rId98" w:anchor="0">
        <w:r w:rsidRPr="00CE5E5C">
          <w:rPr>
            <w:rFonts w:ascii="Times New Roman" w:hAnsi="Times New Roman" w:cs="Times New Roman"/>
            <w:noProof/>
            <w:sz w:val="24"/>
            <w:szCs w:val="24"/>
          </w:rPr>
          <w:drawing>
            <wp:inline distT="19050" distB="19050" distL="19050" distR="19050" wp14:anchorId="085641F9" wp14:editId="702DB0F7">
              <wp:extent cx="76200" cy="1143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4"/>
                      <a:srcRect/>
                      <a:stretch>
                        <a:fillRect/>
                      </a:stretch>
                    </pic:blipFill>
                    <pic:spPr>
                      <a:xfrm>
                        <a:off x="0" y="0"/>
                        <a:ext cx="76200" cy="114300"/>
                      </a:xfrm>
                      <a:prstGeom prst="rect">
                        <a:avLst/>
                      </a:prstGeom>
                      <a:ln/>
                    </pic:spPr>
                  </pic:pic>
                </a:graphicData>
              </a:graphic>
            </wp:inline>
          </w:drawing>
        </w:r>
      </w:hyperlink>
      <w:r w:rsidRPr="00CE5E5C">
        <w:rPr>
          <w:rFonts w:ascii="Times New Roman" w:hAnsi="Times New Roman" w:cs="Times New Roman"/>
          <w:sz w:val="24"/>
          <w:szCs w:val="24"/>
        </w:rPr>
        <w:t xml:space="preserve"> value of zero indicates no phylogenetic signal in mean occupancy trend while as estimate closer to one would indicate strong signal in mean occupancy trend across the phylogeny. </w:t>
      </w:r>
    </w:p>
    <w:p w14:paraId="34106C37" w14:textId="442CD4C1" w:rsidR="00F21671" w:rsidRPr="00CE5E5C" w:rsidRDefault="00000000">
      <w:pPr>
        <w:jc w:val="both"/>
        <w:rPr>
          <w:rFonts w:ascii="Times New Roman" w:hAnsi="Times New Roman" w:cs="Times New Roman"/>
          <w:sz w:val="24"/>
          <w:szCs w:val="24"/>
        </w:rPr>
      </w:pPr>
      <w:r w:rsidRPr="00CE5E5C">
        <w:rPr>
          <w:rFonts w:ascii="Times New Roman" w:hAnsi="Times New Roman" w:cs="Times New Roman"/>
          <w:b/>
          <w:sz w:val="24"/>
          <w:szCs w:val="24"/>
        </w:rPr>
        <w:lastRenderedPageBreak/>
        <w:t>Supplemental Table S</w:t>
      </w:r>
      <w:r w:rsidR="007B4136" w:rsidRPr="00CE5E5C">
        <w:rPr>
          <w:rFonts w:ascii="Times New Roman" w:hAnsi="Times New Roman" w:cs="Times New Roman"/>
          <w:b/>
          <w:sz w:val="24"/>
          <w:szCs w:val="24"/>
        </w:rPr>
        <w:t>1</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Mean occupancy trend for modeled butterfly species across all occupancy-detection models in this analysis. Occupancy trends reflect the overall average trend at each site +/- one standard deviation of the variance across all sites modeled for that species. Inferences from each model type are denoted by column headers (100T = 100km temperature, 200T = 200km temperature, 100P = 100km precipitation, and 200P = 200km precipitation.</w:t>
      </w:r>
      <w:r w:rsidR="00D903A8" w:rsidRPr="00CE5E5C">
        <w:rPr>
          <w:rFonts w:ascii="Times New Roman" w:hAnsi="Times New Roman" w:cs="Times New Roman"/>
          <w:sz w:val="24"/>
          <w:szCs w:val="24"/>
        </w:rPr>
        <w:t xml:space="preserve"> Cells are conditionally formatted by the direction and magnitude of decline/increase.</w:t>
      </w:r>
    </w:p>
    <w:p w14:paraId="75143A1E" w14:textId="77777777" w:rsidR="00F21671" w:rsidRPr="00CE5E5C" w:rsidRDefault="00F21671">
      <w:pPr>
        <w:jc w:val="both"/>
        <w:rPr>
          <w:rFonts w:ascii="Times New Roman" w:hAnsi="Times New Roman" w:cs="Times New Roman"/>
          <w:sz w:val="24"/>
          <w:szCs w:val="24"/>
        </w:rPr>
      </w:pPr>
    </w:p>
    <w:tbl>
      <w:tblPr>
        <w:tblStyle w:val="TableGrid"/>
        <w:tblW w:w="9715" w:type="dxa"/>
        <w:jc w:val="center"/>
        <w:tblLook w:val="04A0" w:firstRow="1" w:lastRow="0" w:firstColumn="1" w:lastColumn="0" w:noHBand="0" w:noVBand="1"/>
      </w:tblPr>
      <w:tblGrid>
        <w:gridCol w:w="1165"/>
        <w:gridCol w:w="2430"/>
        <w:gridCol w:w="1530"/>
        <w:gridCol w:w="1530"/>
        <w:gridCol w:w="1530"/>
        <w:gridCol w:w="1530"/>
      </w:tblGrid>
      <w:tr w:rsidR="007D36B7" w:rsidRPr="00CE5E5C" w14:paraId="4CF4FDA2" w14:textId="5AC9F709" w:rsidTr="00DE79BF">
        <w:trPr>
          <w:trHeight w:val="196"/>
          <w:jc w:val="center"/>
        </w:trPr>
        <w:tc>
          <w:tcPr>
            <w:tcW w:w="1165" w:type="dxa"/>
            <w:shd w:val="clear" w:color="auto" w:fill="000000" w:themeFill="text1"/>
          </w:tcPr>
          <w:p w14:paraId="70272903" w14:textId="5A6E574B" w:rsidR="007D36B7" w:rsidRPr="00CE5E5C" w:rsidRDefault="007D36B7" w:rsidP="00637BA4">
            <w:pPr>
              <w:jc w:val="center"/>
              <w:rPr>
                <w:rFonts w:ascii="Times New Roman" w:hAnsi="Times New Roman" w:cs="Times New Roman"/>
                <w:b/>
                <w:bCs/>
                <w:sz w:val="18"/>
                <w:szCs w:val="18"/>
              </w:rPr>
            </w:pPr>
            <w:r w:rsidRPr="00CE5E5C">
              <w:rPr>
                <w:rFonts w:ascii="Times New Roman" w:hAnsi="Times New Roman" w:cs="Times New Roman"/>
                <w:b/>
                <w:bCs/>
                <w:sz w:val="18"/>
                <w:szCs w:val="18"/>
              </w:rPr>
              <w:t>CODE</w:t>
            </w:r>
          </w:p>
        </w:tc>
        <w:tc>
          <w:tcPr>
            <w:tcW w:w="2430" w:type="dxa"/>
            <w:shd w:val="clear" w:color="auto" w:fill="000000" w:themeFill="text1"/>
          </w:tcPr>
          <w:p w14:paraId="295D5838" w14:textId="01673853" w:rsidR="007D36B7" w:rsidRPr="00CE5E5C" w:rsidRDefault="007D36B7" w:rsidP="00637BA4">
            <w:pPr>
              <w:jc w:val="center"/>
              <w:rPr>
                <w:rFonts w:ascii="Times New Roman" w:hAnsi="Times New Roman" w:cs="Times New Roman"/>
                <w:b/>
                <w:bCs/>
                <w:sz w:val="18"/>
                <w:szCs w:val="18"/>
              </w:rPr>
            </w:pPr>
            <w:r w:rsidRPr="00CE5E5C">
              <w:rPr>
                <w:rFonts w:ascii="Times New Roman" w:hAnsi="Times New Roman" w:cs="Times New Roman"/>
                <w:b/>
                <w:bCs/>
                <w:sz w:val="18"/>
                <w:szCs w:val="18"/>
              </w:rPr>
              <w:t>SCIENTIFIC NAME</w:t>
            </w:r>
          </w:p>
        </w:tc>
        <w:tc>
          <w:tcPr>
            <w:tcW w:w="1530" w:type="dxa"/>
            <w:tcBorders>
              <w:bottom w:val="single" w:sz="4" w:space="0" w:color="auto"/>
            </w:tcBorders>
            <w:shd w:val="clear" w:color="auto" w:fill="000000" w:themeFill="text1"/>
          </w:tcPr>
          <w:p w14:paraId="7D0E2732" w14:textId="0DDD479B" w:rsidR="007D36B7" w:rsidRPr="00CE5E5C" w:rsidRDefault="007D36B7" w:rsidP="00637BA4">
            <w:pPr>
              <w:jc w:val="center"/>
              <w:rPr>
                <w:rFonts w:ascii="Times New Roman" w:hAnsi="Times New Roman" w:cs="Times New Roman"/>
                <w:b/>
                <w:bCs/>
                <w:sz w:val="18"/>
                <w:szCs w:val="18"/>
              </w:rPr>
            </w:pPr>
            <w:r w:rsidRPr="00CE5E5C">
              <w:rPr>
                <w:rFonts w:ascii="Times New Roman" w:hAnsi="Times New Roman" w:cs="Times New Roman"/>
                <w:b/>
                <w:bCs/>
                <w:sz w:val="18"/>
                <w:szCs w:val="18"/>
              </w:rPr>
              <w:t>100T MODEL</w:t>
            </w:r>
          </w:p>
        </w:tc>
        <w:tc>
          <w:tcPr>
            <w:tcW w:w="1530" w:type="dxa"/>
            <w:tcBorders>
              <w:bottom w:val="single" w:sz="4" w:space="0" w:color="auto"/>
            </w:tcBorders>
            <w:shd w:val="clear" w:color="auto" w:fill="000000" w:themeFill="text1"/>
          </w:tcPr>
          <w:p w14:paraId="2302949D" w14:textId="71A9706C" w:rsidR="007D36B7" w:rsidRPr="00CE5E5C" w:rsidRDefault="007D36B7" w:rsidP="00637BA4">
            <w:pPr>
              <w:jc w:val="center"/>
              <w:rPr>
                <w:rFonts w:ascii="Times New Roman" w:hAnsi="Times New Roman" w:cs="Times New Roman"/>
                <w:b/>
                <w:bCs/>
                <w:sz w:val="18"/>
                <w:szCs w:val="18"/>
              </w:rPr>
            </w:pPr>
            <w:r w:rsidRPr="00CE5E5C">
              <w:rPr>
                <w:rFonts w:ascii="Times New Roman" w:hAnsi="Times New Roman" w:cs="Times New Roman"/>
                <w:b/>
                <w:bCs/>
                <w:sz w:val="18"/>
                <w:szCs w:val="18"/>
              </w:rPr>
              <w:t>200T MODEL</w:t>
            </w:r>
          </w:p>
        </w:tc>
        <w:tc>
          <w:tcPr>
            <w:tcW w:w="1530" w:type="dxa"/>
            <w:tcBorders>
              <w:bottom w:val="single" w:sz="4" w:space="0" w:color="auto"/>
            </w:tcBorders>
            <w:shd w:val="clear" w:color="auto" w:fill="000000" w:themeFill="text1"/>
          </w:tcPr>
          <w:p w14:paraId="350C10CB" w14:textId="4D746855" w:rsidR="007D36B7" w:rsidRPr="00CE5E5C" w:rsidRDefault="007D36B7" w:rsidP="00637BA4">
            <w:pPr>
              <w:jc w:val="center"/>
              <w:rPr>
                <w:rFonts w:ascii="Times New Roman" w:hAnsi="Times New Roman" w:cs="Times New Roman"/>
                <w:b/>
                <w:bCs/>
                <w:sz w:val="18"/>
                <w:szCs w:val="18"/>
              </w:rPr>
            </w:pPr>
            <w:r w:rsidRPr="00CE5E5C">
              <w:rPr>
                <w:rFonts w:ascii="Times New Roman" w:hAnsi="Times New Roman" w:cs="Times New Roman"/>
                <w:b/>
                <w:bCs/>
                <w:sz w:val="18"/>
                <w:szCs w:val="18"/>
              </w:rPr>
              <w:t>100P MODEL</w:t>
            </w:r>
          </w:p>
        </w:tc>
        <w:tc>
          <w:tcPr>
            <w:tcW w:w="1530" w:type="dxa"/>
            <w:tcBorders>
              <w:bottom w:val="single" w:sz="4" w:space="0" w:color="auto"/>
            </w:tcBorders>
            <w:shd w:val="clear" w:color="auto" w:fill="000000" w:themeFill="text1"/>
          </w:tcPr>
          <w:p w14:paraId="2AED19B5" w14:textId="34D0C789" w:rsidR="007D36B7" w:rsidRPr="00CE5E5C" w:rsidRDefault="007D36B7" w:rsidP="00637BA4">
            <w:pPr>
              <w:jc w:val="center"/>
              <w:rPr>
                <w:rFonts w:ascii="Times New Roman" w:hAnsi="Times New Roman" w:cs="Times New Roman"/>
                <w:b/>
                <w:bCs/>
                <w:sz w:val="18"/>
                <w:szCs w:val="18"/>
              </w:rPr>
            </w:pPr>
            <w:r w:rsidRPr="00CE5E5C">
              <w:rPr>
                <w:rFonts w:ascii="Times New Roman" w:hAnsi="Times New Roman" w:cs="Times New Roman"/>
                <w:b/>
                <w:bCs/>
                <w:sz w:val="18"/>
                <w:szCs w:val="18"/>
              </w:rPr>
              <w:t>200P MODEL</w:t>
            </w:r>
          </w:p>
        </w:tc>
      </w:tr>
      <w:tr w:rsidR="00AF1BE5" w:rsidRPr="00CE5E5C" w14:paraId="5D65EC10" w14:textId="39CD58EC" w:rsidTr="005868A2">
        <w:trPr>
          <w:trHeight w:val="212"/>
          <w:jc w:val="center"/>
        </w:trPr>
        <w:tc>
          <w:tcPr>
            <w:tcW w:w="1165" w:type="dxa"/>
          </w:tcPr>
          <w:p w14:paraId="06ADEA68" w14:textId="60B30D74"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AGLMIL</w:t>
            </w:r>
          </w:p>
        </w:tc>
        <w:tc>
          <w:tcPr>
            <w:tcW w:w="2430" w:type="dxa"/>
          </w:tcPr>
          <w:p w14:paraId="5906505A" w14:textId="46BA3DF9"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Aglais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milberti</w:t>
            </w:r>
            <w:proofErr w:type="spellEnd"/>
          </w:p>
        </w:tc>
        <w:tc>
          <w:tcPr>
            <w:tcW w:w="1530" w:type="dxa"/>
            <w:tcBorders>
              <w:top w:val="single" w:sz="8" w:space="0" w:color="auto"/>
              <w:left w:val="nil"/>
              <w:bottom w:val="single" w:sz="8" w:space="0" w:color="auto"/>
              <w:right w:val="single" w:sz="8" w:space="0" w:color="auto"/>
            </w:tcBorders>
            <w:shd w:val="clear" w:color="000000" w:fill="D2DDF1"/>
            <w:vAlign w:val="center"/>
          </w:tcPr>
          <w:p w14:paraId="62456BDA" w14:textId="7DA8E633"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2.4% (+/-5.4%)</w:t>
            </w:r>
          </w:p>
        </w:tc>
        <w:tc>
          <w:tcPr>
            <w:tcW w:w="1530" w:type="dxa"/>
            <w:tcBorders>
              <w:top w:val="single" w:sz="8" w:space="0" w:color="auto"/>
              <w:left w:val="nil"/>
              <w:bottom w:val="single" w:sz="8" w:space="0" w:color="auto"/>
              <w:right w:val="single" w:sz="8" w:space="0" w:color="auto"/>
            </w:tcBorders>
            <w:shd w:val="clear" w:color="000000" w:fill="BFCFEB"/>
            <w:vAlign w:val="center"/>
          </w:tcPr>
          <w:p w14:paraId="1C477E43" w14:textId="02E29204"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2.8% (+/-5.8%)</w:t>
            </w:r>
          </w:p>
        </w:tc>
        <w:tc>
          <w:tcPr>
            <w:tcW w:w="1530" w:type="dxa"/>
            <w:tcBorders>
              <w:top w:val="single" w:sz="8" w:space="0" w:color="auto"/>
              <w:left w:val="single" w:sz="8" w:space="0" w:color="auto"/>
              <w:bottom w:val="single" w:sz="8" w:space="0" w:color="auto"/>
              <w:right w:val="single" w:sz="8" w:space="0" w:color="auto"/>
            </w:tcBorders>
            <w:shd w:val="clear" w:color="000000" w:fill="FEFCFC"/>
            <w:vAlign w:val="center"/>
          </w:tcPr>
          <w:p w14:paraId="7DC391AD" w14:textId="47F264B9"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0.0% (+/-0.1%)</w:t>
            </w:r>
          </w:p>
        </w:tc>
        <w:tc>
          <w:tcPr>
            <w:tcW w:w="1530" w:type="dxa"/>
            <w:tcBorders>
              <w:top w:val="single" w:sz="8" w:space="0" w:color="auto"/>
              <w:left w:val="single" w:sz="8" w:space="0" w:color="auto"/>
              <w:bottom w:val="single" w:sz="8" w:space="0" w:color="auto"/>
              <w:right w:val="single" w:sz="8" w:space="0" w:color="auto"/>
            </w:tcBorders>
            <w:shd w:val="clear" w:color="000000" w:fill="FBFCFE"/>
            <w:vAlign w:val="center"/>
          </w:tcPr>
          <w:p w14:paraId="52B882AC" w14:textId="61FA7D87"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(+/-0.3%)</w:t>
            </w:r>
          </w:p>
        </w:tc>
      </w:tr>
      <w:tr w:rsidR="00AF1BE5" w:rsidRPr="00CE5E5C" w14:paraId="238318EE" w14:textId="4750B418" w:rsidTr="005868A2">
        <w:trPr>
          <w:trHeight w:val="196"/>
          <w:jc w:val="center"/>
        </w:trPr>
        <w:tc>
          <w:tcPr>
            <w:tcW w:w="1165" w:type="dxa"/>
          </w:tcPr>
          <w:p w14:paraId="47AFF9D0" w14:textId="32A80141"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AGRGLA</w:t>
            </w:r>
          </w:p>
        </w:tc>
        <w:tc>
          <w:tcPr>
            <w:tcW w:w="2430" w:type="dxa"/>
          </w:tcPr>
          <w:p w14:paraId="450F8830" w14:textId="71E84F9F"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Agriades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glandon</w:t>
            </w:r>
            <w:proofErr w:type="spellEnd"/>
          </w:p>
        </w:tc>
        <w:tc>
          <w:tcPr>
            <w:tcW w:w="1530" w:type="dxa"/>
            <w:tcBorders>
              <w:top w:val="nil"/>
              <w:left w:val="nil"/>
              <w:bottom w:val="single" w:sz="8" w:space="0" w:color="auto"/>
              <w:right w:val="single" w:sz="8" w:space="0" w:color="auto"/>
            </w:tcBorders>
            <w:shd w:val="clear" w:color="000000" w:fill="DF8181"/>
            <w:vAlign w:val="center"/>
          </w:tcPr>
          <w:p w14:paraId="7FE87B4A" w14:textId="767F4C48"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-2.5% (+/-2.7%)</w:t>
            </w:r>
          </w:p>
        </w:tc>
        <w:tc>
          <w:tcPr>
            <w:tcW w:w="1530" w:type="dxa"/>
            <w:tcBorders>
              <w:top w:val="nil"/>
              <w:left w:val="nil"/>
              <w:bottom w:val="single" w:sz="8" w:space="0" w:color="auto"/>
              <w:right w:val="single" w:sz="8" w:space="0" w:color="auto"/>
            </w:tcBorders>
            <w:shd w:val="clear" w:color="000000" w:fill="E9A7A7"/>
            <w:vAlign w:val="center"/>
          </w:tcPr>
          <w:p w14:paraId="14CECEA1" w14:textId="62462B3F"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5CD9BCFF" w14:textId="0947459E"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2834598E" w14:textId="012B15BB"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(+/-0.4%)</w:t>
            </w:r>
          </w:p>
        </w:tc>
      </w:tr>
      <w:tr w:rsidR="00AF1BE5" w:rsidRPr="00CE5E5C" w14:paraId="2AC0E805" w14:textId="3E4394E6" w:rsidTr="005868A2">
        <w:trPr>
          <w:trHeight w:val="212"/>
          <w:jc w:val="center"/>
        </w:trPr>
        <w:tc>
          <w:tcPr>
            <w:tcW w:w="1165" w:type="dxa"/>
          </w:tcPr>
          <w:p w14:paraId="68034021" w14:textId="379F2B7E"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AMBVIA</w:t>
            </w:r>
          </w:p>
        </w:tc>
        <w:tc>
          <w:tcPr>
            <w:tcW w:w="2430" w:type="dxa"/>
          </w:tcPr>
          <w:p w14:paraId="5FC02706" w14:textId="7843829D"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Amblyscirtes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vialis</w:t>
            </w:r>
            <w:proofErr w:type="spellEnd"/>
          </w:p>
        </w:tc>
        <w:tc>
          <w:tcPr>
            <w:tcW w:w="1530" w:type="dxa"/>
            <w:tcBorders>
              <w:top w:val="nil"/>
              <w:left w:val="nil"/>
              <w:bottom w:val="single" w:sz="8" w:space="0" w:color="auto"/>
              <w:right w:val="single" w:sz="8" w:space="0" w:color="auto"/>
            </w:tcBorders>
            <w:shd w:val="clear" w:color="000000" w:fill="E49494"/>
            <w:vAlign w:val="center"/>
          </w:tcPr>
          <w:p w14:paraId="69A606BD" w14:textId="33AA0A84"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-2.2% (+/-2.1%)</w:t>
            </w:r>
          </w:p>
        </w:tc>
        <w:tc>
          <w:tcPr>
            <w:tcW w:w="1530" w:type="dxa"/>
            <w:tcBorders>
              <w:top w:val="nil"/>
              <w:left w:val="nil"/>
              <w:bottom w:val="single" w:sz="8" w:space="0" w:color="auto"/>
              <w:right w:val="single" w:sz="8" w:space="0" w:color="auto"/>
            </w:tcBorders>
            <w:shd w:val="clear" w:color="000000" w:fill="F7E1E1"/>
            <w:vAlign w:val="center"/>
          </w:tcPr>
          <w:p w14:paraId="215D80A4" w14:textId="52023D7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-0.7% (+/-0.8%)</w:t>
            </w:r>
          </w:p>
        </w:tc>
        <w:tc>
          <w:tcPr>
            <w:tcW w:w="1530" w:type="dxa"/>
            <w:tcBorders>
              <w:top w:val="nil"/>
              <w:left w:val="single" w:sz="8" w:space="0" w:color="auto"/>
              <w:bottom w:val="single" w:sz="8" w:space="0" w:color="auto"/>
              <w:right w:val="single" w:sz="8" w:space="0" w:color="auto"/>
            </w:tcBorders>
            <w:shd w:val="clear" w:color="000000" w:fill="F3CFCF"/>
            <w:vAlign w:val="center"/>
          </w:tcPr>
          <w:p w14:paraId="1B1CD059" w14:textId="3DFBE206"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3B71A5B9" w14:textId="67FD27F7"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(+/-0.7%)</w:t>
            </w:r>
          </w:p>
        </w:tc>
      </w:tr>
      <w:tr w:rsidR="00AF1BE5" w:rsidRPr="00CE5E5C" w14:paraId="7E38E646" w14:textId="36887FA3" w:rsidTr="005868A2">
        <w:trPr>
          <w:trHeight w:val="196"/>
          <w:jc w:val="center"/>
        </w:trPr>
        <w:tc>
          <w:tcPr>
            <w:tcW w:w="1165" w:type="dxa"/>
          </w:tcPr>
          <w:p w14:paraId="380CE575" w14:textId="76EE15F5"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ANCNUM</w:t>
            </w:r>
          </w:p>
        </w:tc>
        <w:tc>
          <w:tcPr>
            <w:tcW w:w="2430" w:type="dxa"/>
          </w:tcPr>
          <w:p w14:paraId="61CB90A5" w14:textId="50F6CAFA"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Ancyloxypha</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numitor</w:t>
            </w:r>
            <w:proofErr w:type="spellEnd"/>
          </w:p>
        </w:tc>
        <w:tc>
          <w:tcPr>
            <w:tcW w:w="1530" w:type="dxa"/>
            <w:tcBorders>
              <w:top w:val="nil"/>
              <w:left w:val="nil"/>
              <w:bottom w:val="single" w:sz="8" w:space="0" w:color="auto"/>
              <w:right w:val="single" w:sz="8" w:space="0" w:color="auto"/>
            </w:tcBorders>
            <w:shd w:val="clear" w:color="000000" w:fill="658BCF"/>
            <w:vAlign w:val="center"/>
          </w:tcPr>
          <w:p w14:paraId="5978ED4C" w14:textId="5EC9A92A"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8.1% (+/-9.5%)</w:t>
            </w:r>
          </w:p>
        </w:tc>
        <w:tc>
          <w:tcPr>
            <w:tcW w:w="1530" w:type="dxa"/>
            <w:tcBorders>
              <w:top w:val="nil"/>
              <w:left w:val="nil"/>
              <w:bottom w:val="single" w:sz="8" w:space="0" w:color="auto"/>
              <w:right w:val="single" w:sz="8" w:space="0" w:color="auto"/>
            </w:tcBorders>
            <w:shd w:val="clear" w:color="000000" w:fill="7194D2"/>
            <w:vAlign w:val="center"/>
          </w:tcPr>
          <w:p w14:paraId="0F3450E8" w14:textId="15BFA540"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6.3% (+/-7.7%)</w:t>
            </w:r>
          </w:p>
        </w:tc>
        <w:tc>
          <w:tcPr>
            <w:tcW w:w="1530" w:type="dxa"/>
            <w:tcBorders>
              <w:top w:val="nil"/>
              <w:left w:val="single" w:sz="8" w:space="0" w:color="auto"/>
              <w:bottom w:val="single" w:sz="8" w:space="0" w:color="auto"/>
              <w:right w:val="single" w:sz="8" w:space="0" w:color="auto"/>
            </w:tcBorders>
            <w:shd w:val="clear" w:color="000000" w:fill="D2DEF1"/>
            <w:vAlign w:val="center"/>
          </w:tcPr>
          <w:p w14:paraId="65109504" w14:textId="37B4E8CB"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0.9% (+/-0.8%)</w:t>
            </w:r>
          </w:p>
        </w:tc>
        <w:tc>
          <w:tcPr>
            <w:tcW w:w="1530" w:type="dxa"/>
            <w:tcBorders>
              <w:top w:val="nil"/>
              <w:left w:val="single" w:sz="8" w:space="0" w:color="auto"/>
              <w:bottom w:val="single" w:sz="8" w:space="0" w:color="auto"/>
              <w:right w:val="single" w:sz="8" w:space="0" w:color="auto"/>
            </w:tcBorders>
            <w:shd w:val="clear" w:color="000000" w:fill="CFDBF0"/>
            <w:vAlign w:val="center"/>
          </w:tcPr>
          <w:p w14:paraId="4831B842" w14:textId="07F2D6D6"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0.9% (+/-0.9%)</w:t>
            </w:r>
          </w:p>
        </w:tc>
      </w:tr>
      <w:tr w:rsidR="00AF1BE5" w:rsidRPr="00CE5E5C" w14:paraId="092D88A1" w14:textId="57BC30A3" w:rsidTr="005868A2">
        <w:trPr>
          <w:trHeight w:val="212"/>
          <w:jc w:val="center"/>
        </w:trPr>
        <w:tc>
          <w:tcPr>
            <w:tcW w:w="1165" w:type="dxa"/>
          </w:tcPr>
          <w:p w14:paraId="328E117E" w14:textId="015BCD73"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ARGATL</w:t>
            </w:r>
          </w:p>
        </w:tc>
        <w:tc>
          <w:tcPr>
            <w:tcW w:w="2430" w:type="dxa"/>
          </w:tcPr>
          <w:p w14:paraId="0F41E53E" w14:textId="26D5C219"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Argynnis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atlantis</w:t>
            </w:r>
            <w:proofErr w:type="spellEnd"/>
          </w:p>
        </w:tc>
        <w:tc>
          <w:tcPr>
            <w:tcW w:w="1530" w:type="dxa"/>
            <w:tcBorders>
              <w:top w:val="nil"/>
              <w:left w:val="nil"/>
              <w:bottom w:val="single" w:sz="8" w:space="0" w:color="auto"/>
              <w:right w:val="single" w:sz="8" w:space="0" w:color="auto"/>
            </w:tcBorders>
            <w:shd w:val="clear" w:color="000000" w:fill="E2E9F6"/>
            <w:vAlign w:val="center"/>
          </w:tcPr>
          <w:p w14:paraId="6E044686" w14:textId="314F6835"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1.5% (+/-5.2%)</w:t>
            </w:r>
          </w:p>
        </w:tc>
        <w:tc>
          <w:tcPr>
            <w:tcW w:w="1530" w:type="dxa"/>
            <w:tcBorders>
              <w:top w:val="nil"/>
              <w:left w:val="nil"/>
              <w:bottom w:val="single" w:sz="8" w:space="0" w:color="auto"/>
              <w:right w:val="single" w:sz="8" w:space="0" w:color="auto"/>
            </w:tcBorders>
            <w:shd w:val="clear" w:color="000000" w:fill="D8E2F3"/>
            <w:vAlign w:val="center"/>
          </w:tcPr>
          <w:p w14:paraId="35127C11" w14:textId="6E72AA20"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212E558B" w14:textId="46EDA463"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09948646" w14:textId="4DE5DC89"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(+/-0.3%)</w:t>
            </w:r>
          </w:p>
        </w:tc>
      </w:tr>
      <w:tr w:rsidR="00AF1BE5" w:rsidRPr="00CE5E5C" w14:paraId="5EA4B550" w14:textId="238BD7CB" w:rsidTr="005868A2">
        <w:trPr>
          <w:trHeight w:val="196"/>
          <w:jc w:val="center"/>
        </w:trPr>
        <w:tc>
          <w:tcPr>
            <w:tcW w:w="1165" w:type="dxa"/>
          </w:tcPr>
          <w:p w14:paraId="5C71651B" w14:textId="3B99ED4A"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ARGCYB</w:t>
            </w:r>
          </w:p>
        </w:tc>
        <w:tc>
          <w:tcPr>
            <w:tcW w:w="2430" w:type="dxa"/>
          </w:tcPr>
          <w:p w14:paraId="0540B153" w14:textId="7183F46C"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Argynnis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cybele</w:t>
            </w:r>
            <w:proofErr w:type="spellEnd"/>
          </w:p>
        </w:tc>
        <w:tc>
          <w:tcPr>
            <w:tcW w:w="1530" w:type="dxa"/>
            <w:tcBorders>
              <w:top w:val="nil"/>
              <w:left w:val="nil"/>
              <w:bottom w:val="single" w:sz="8" w:space="0" w:color="auto"/>
              <w:right w:val="single" w:sz="8" w:space="0" w:color="auto"/>
            </w:tcBorders>
            <w:shd w:val="clear" w:color="000000" w:fill="FCFDFE"/>
            <w:vAlign w:val="center"/>
          </w:tcPr>
          <w:p w14:paraId="1DDF81F0" w14:textId="74DB68AB"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0.2% (+/-5.4%)</w:t>
            </w:r>
          </w:p>
        </w:tc>
        <w:tc>
          <w:tcPr>
            <w:tcW w:w="1530" w:type="dxa"/>
            <w:tcBorders>
              <w:top w:val="nil"/>
              <w:left w:val="nil"/>
              <w:bottom w:val="single" w:sz="8" w:space="0" w:color="auto"/>
              <w:right w:val="single" w:sz="8" w:space="0" w:color="auto"/>
            </w:tcBorders>
            <w:shd w:val="clear" w:color="000000" w:fill="F5F8FC"/>
            <w:vAlign w:val="center"/>
          </w:tcPr>
          <w:p w14:paraId="2288A44A" w14:textId="482128DA"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0.5% (+/-4.6%)</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6F136506" w14:textId="0FC9BCE8"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-0.4% (+/-0.9%)</w:t>
            </w:r>
          </w:p>
        </w:tc>
        <w:tc>
          <w:tcPr>
            <w:tcW w:w="1530" w:type="dxa"/>
            <w:tcBorders>
              <w:top w:val="nil"/>
              <w:left w:val="single" w:sz="8" w:space="0" w:color="auto"/>
              <w:bottom w:val="single" w:sz="8" w:space="0" w:color="auto"/>
              <w:right w:val="single" w:sz="8" w:space="0" w:color="auto"/>
            </w:tcBorders>
            <w:shd w:val="clear" w:color="000000" w:fill="F9E9E9"/>
            <w:vAlign w:val="center"/>
          </w:tcPr>
          <w:p w14:paraId="56179595" w14:textId="6ADDF35C"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(+/-0.8%)</w:t>
            </w:r>
          </w:p>
        </w:tc>
      </w:tr>
      <w:tr w:rsidR="00AF1BE5" w:rsidRPr="00CE5E5C" w14:paraId="515D0978" w14:textId="721994C5" w:rsidTr="005868A2">
        <w:trPr>
          <w:trHeight w:val="212"/>
          <w:jc w:val="center"/>
        </w:trPr>
        <w:tc>
          <w:tcPr>
            <w:tcW w:w="1165" w:type="dxa"/>
          </w:tcPr>
          <w:p w14:paraId="783DDC6F" w14:textId="6B3A1707"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ARGHYD</w:t>
            </w:r>
          </w:p>
        </w:tc>
        <w:tc>
          <w:tcPr>
            <w:tcW w:w="2430" w:type="dxa"/>
          </w:tcPr>
          <w:p w14:paraId="783E73C6" w14:textId="6E44CE0A"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Argynnis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hydaspe</w:t>
            </w:r>
            <w:proofErr w:type="spellEnd"/>
          </w:p>
        </w:tc>
        <w:tc>
          <w:tcPr>
            <w:tcW w:w="1530" w:type="dxa"/>
            <w:tcBorders>
              <w:top w:val="nil"/>
              <w:left w:val="nil"/>
              <w:bottom w:val="single" w:sz="8" w:space="0" w:color="auto"/>
              <w:right w:val="single" w:sz="8" w:space="0" w:color="auto"/>
            </w:tcBorders>
            <w:shd w:val="clear" w:color="000000" w:fill="A2B9E2"/>
            <w:vAlign w:val="center"/>
          </w:tcPr>
          <w:p w14:paraId="0EEC710A" w14:textId="040B76A6"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4.9% (+/-4.7%)</w:t>
            </w:r>
          </w:p>
        </w:tc>
        <w:tc>
          <w:tcPr>
            <w:tcW w:w="1530" w:type="dxa"/>
            <w:tcBorders>
              <w:top w:val="nil"/>
              <w:left w:val="nil"/>
              <w:bottom w:val="single" w:sz="8" w:space="0" w:color="auto"/>
              <w:right w:val="single" w:sz="8" w:space="0" w:color="auto"/>
            </w:tcBorders>
            <w:shd w:val="clear" w:color="000000" w:fill="A0B7E1"/>
            <w:vAlign w:val="center"/>
          </w:tcPr>
          <w:p w14:paraId="1FB934B9" w14:textId="30F4434C"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4.2% (+/-4.6%)</w:t>
            </w:r>
          </w:p>
        </w:tc>
        <w:tc>
          <w:tcPr>
            <w:tcW w:w="1530" w:type="dxa"/>
            <w:tcBorders>
              <w:top w:val="nil"/>
              <w:left w:val="single" w:sz="8" w:space="0" w:color="auto"/>
              <w:bottom w:val="single" w:sz="8" w:space="0" w:color="auto"/>
              <w:right w:val="single" w:sz="8" w:space="0" w:color="auto"/>
            </w:tcBorders>
            <w:shd w:val="clear" w:color="000000" w:fill="91ACDD"/>
            <w:vAlign w:val="center"/>
          </w:tcPr>
          <w:p w14:paraId="1F285781" w14:textId="214B2F41"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2.3% (+/-1.8%)</w:t>
            </w:r>
          </w:p>
        </w:tc>
        <w:tc>
          <w:tcPr>
            <w:tcW w:w="1530" w:type="dxa"/>
            <w:tcBorders>
              <w:top w:val="nil"/>
              <w:left w:val="single" w:sz="8" w:space="0" w:color="auto"/>
              <w:bottom w:val="single" w:sz="8" w:space="0" w:color="auto"/>
              <w:right w:val="single" w:sz="8" w:space="0" w:color="auto"/>
            </w:tcBorders>
            <w:shd w:val="clear" w:color="000000" w:fill="7D9DD6"/>
            <w:vAlign w:val="center"/>
          </w:tcPr>
          <w:p w14:paraId="69B1AF7A" w14:textId="7D5B3326"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2.5% (+/-2.1%)</w:t>
            </w:r>
          </w:p>
        </w:tc>
      </w:tr>
      <w:tr w:rsidR="00AF1BE5" w:rsidRPr="00CE5E5C" w14:paraId="66BBD7AF" w14:textId="2C15EEF0" w:rsidTr="005868A2">
        <w:trPr>
          <w:trHeight w:val="196"/>
          <w:jc w:val="center"/>
        </w:trPr>
        <w:tc>
          <w:tcPr>
            <w:tcW w:w="1165" w:type="dxa"/>
          </w:tcPr>
          <w:p w14:paraId="1817746D" w14:textId="34B9BCF2"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ARGMOR</w:t>
            </w:r>
          </w:p>
        </w:tc>
        <w:tc>
          <w:tcPr>
            <w:tcW w:w="2430" w:type="dxa"/>
          </w:tcPr>
          <w:p w14:paraId="56DA297A" w14:textId="60A14ABE"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Argynnis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mormonia</w:t>
            </w:r>
            <w:proofErr w:type="spellEnd"/>
          </w:p>
        </w:tc>
        <w:tc>
          <w:tcPr>
            <w:tcW w:w="1530" w:type="dxa"/>
            <w:tcBorders>
              <w:top w:val="nil"/>
              <w:left w:val="nil"/>
              <w:bottom w:val="single" w:sz="8" w:space="0" w:color="auto"/>
              <w:right w:val="single" w:sz="8" w:space="0" w:color="auto"/>
            </w:tcBorders>
            <w:shd w:val="clear" w:color="000000" w:fill="F5DADA"/>
            <w:vAlign w:val="center"/>
          </w:tcPr>
          <w:p w14:paraId="0A7609C9" w14:textId="3AB220F5"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-0.7% (+/-4.3%)</w:t>
            </w:r>
          </w:p>
        </w:tc>
        <w:tc>
          <w:tcPr>
            <w:tcW w:w="1530" w:type="dxa"/>
            <w:tcBorders>
              <w:top w:val="nil"/>
              <w:left w:val="nil"/>
              <w:bottom w:val="single" w:sz="8" w:space="0" w:color="auto"/>
              <w:right w:val="single" w:sz="8" w:space="0" w:color="auto"/>
            </w:tcBorders>
            <w:shd w:val="clear" w:color="000000" w:fill="FEFDFD"/>
            <w:vAlign w:val="center"/>
          </w:tcPr>
          <w:p w14:paraId="6D621D0A" w14:textId="4B1215CA"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0.0% (+/-3.7%)</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6800EB3C" w14:textId="7E53710A"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-0.6% (+/-0.7%)</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064D5E80" w14:textId="02AE9446"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-0.4% (+/-0.5%)</w:t>
            </w:r>
          </w:p>
        </w:tc>
      </w:tr>
      <w:tr w:rsidR="00AF1BE5" w:rsidRPr="00CE5E5C" w14:paraId="7EA7BB85" w14:textId="18A9E125" w:rsidTr="005868A2">
        <w:trPr>
          <w:trHeight w:val="212"/>
          <w:jc w:val="center"/>
        </w:trPr>
        <w:tc>
          <w:tcPr>
            <w:tcW w:w="1165" w:type="dxa"/>
          </w:tcPr>
          <w:p w14:paraId="29A863F6" w14:textId="6B4EC22F"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BORBEL</w:t>
            </w:r>
          </w:p>
        </w:tc>
        <w:tc>
          <w:tcPr>
            <w:tcW w:w="2430" w:type="dxa"/>
          </w:tcPr>
          <w:p w14:paraId="3C0F9EB2" w14:textId="26BD57A2"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Boloria</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bellona</w:t>
            </w:r>
            <w:proofErr w:type="spellEnd"/>
          </w:p>
        </w:tc>
        <w:tc>
          <w:tcPr>
            <w:tcW w:w="1530" w:type="dxa"/>
            <w:tcBorders>
              <w:top w:val="nil"/>
              <w:left w:val="nil"/>
              <w:bottom w:val="single" w:sz="8" w:space="0" w:color="auto"/>
              <w:right w:val="single" w:sz="8" w:space="0" w:color="auto"/>
            </w:tcBorders>
            <w:shd w:val="clear" w:color="000000" w:fill="E8A3A3"/>
            <w:vAlign w:val="center"/>
          </w:tcPr>
          <w:p w14:paraId="3E47F3B2" w14:textId="4B9CE796"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-1.9% (+/-3.7%)</w:t>
            </w:r>
          </w:p>
        </w:tc>
        <w:tc>
          <w:tcPr>
            <w:tcW w:w="1530" w:type="dxa"/>
            <w:tcBorders>
              <w:top w:val="nil"/>
              <w:left w:val="nil"/>
              <w:bottom w:val="single" w:sz="8" w:space="0" w:color="auto"/>
              <w:right w:val="single" w:sz="8" w:space="0" w:color="auto"/>
            </w:tcBorders>
            <w:shd w:val="clear" w:color="000000" w:fill="F2CDCD"/>
            <w:vAlign w:val="center"/>
          </w:tcPr>
          <w:p w14:paraId="695CD61E" w14:textId="570CF0DE"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-1.2% (+/-3.0%)</w:t>
            </w:r>
          </w:p>
        </w:tc>
        <w:tc>
          <w:tcPr>
            <w:tcW w:w="1530" w:type="dxa"/>
            <w:tcBorders>
              <w:top w:val="nil"/>
              <w:left w:val="single" w:sz="8" w:space="0" w:color="auto"/>
              <w:bottom w:val="single" w:sz="8" w:space="0" w:color="auto"/>
              <w:right w:val="single" w:sz="8" w:space="0" w:color="auto"/>
            </w:tcBorders>
            <w:shd w:val="clear" w:color="000000" w:fill="EFC1C1"/>
            <w:vAlign w:val="center"/>
          </w:tcPr>
          <w:p w14:paraId="298F30AA" w14:textId="304FB313"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-0.9% (+/-3.5%)</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754AB595" w14:textId="4B5D791F"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-0.3% (+/-2.3%)</w:t>
            </w:r>
          </w:p>
        </w:tc>
      </w:tr>
      <w:tr w:rsidR="00AF1BE5" w:rsidRPr="00CE5E5C" w14:paraId="0EBCD756" w14:textId="4CB7213A" w:rsidTr="005868A2">
        <w:trPr>
          <w:trHeight w:val="196"/>
          <w:jc w:val="center"/>
        </w:trPr>
        <w:tc>
          <w:tcPr>
            <w:tcW w:w="1165" w:type="dxa"/>
          </w:tcPr>
          <w:p w14:paraId="5DD4218C" w14:textId="3E3F535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BOLCHA</w:t>
            </w:r>
          </w:p>
        </w:tc>
        <w:tc>
          <w:tcPr>
            <w:tcW w:w="2430" w:type="dxa"/>
          </w:tcPr>
          <w:p w14:paraId="2E17E375" w14:textId="48D797F3"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Boloria</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chariclea</w:t>
            </w:r>
            <w:proofErr w:type="spellEnd"/>
          </w:p>
        </w:tc>
        <w:tc>
          <w:tcPr>
            <w:tcW w:w="1530" w:type="dxa"/>
            <w:tcBorders>
              <w:top w:val="nil"/>
              <w:left w:val="nil"/>
              <w:bottom w:val="single" w:sz="8" w:space="0" w:color="auto"/>
              <w:right w:val="single" w:sz="8" w:space="0" w:color="auto"/>
            </w:tcBorders>
            <w:shd w:val="clear" w:color="000000" w:fill="C00303"/>
            <w:vAlign w:val="center"/>
          </w:tcPr>
          <w:p w14:paraId="657DD30C" w14:textId="41B661FA"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-5.1% (+/-7.1%)</w:t>
            </w:r>
          </w:p>
        </w:tc>
        <w:tc>
          <w:tcPr>
            <w:tcW w:w="1530" w:type="dxa"/>
            <w:tcBorders>
              <w:top w:val="nil"/>
              <w:left w:val="nil"/>
              <w:bottom w:val="single" w:sz="8" w:space="0" w:color="auto"/>
              <w:right w:val="single" w:sz="8" w:space="0" w:color="auto"/>
            </w:tcBorders>
            <w:shd w:val="clear" w:color="000000" w:fill="DB6D6D"/>
            <w:vAlign w:val="center"/>
          </w:tcPr>
          <w:p w14:paraId="27166181" w14:textId="4C2266C2"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-3.6% (+/-6.1%)</w:t>
            </w:r>
          </w:p>
        </w:tc>
        <w:tc>
          <w:tcPr>
            <w:tcW w:w="1530" w:type="dxa"/>
            <w:tcBorders>
              <w:top w:val="nil"/>
              <w:left w:val="single" w:sz="8" w:space="0" w:color="auto"/>
              <w:bottom w:val="single" w:sz="8" w:space="0" w:color="auto"/>
              <w:right w:val="single" w:sz="8" w:space="0" w:color="auto"/>
            </w:tcBorders>
            <w:shd w:val="clear" w:color="000000" w:fill="EEBDBD"/>
            <w:vAlign w:val="center"/>
          </w:tcPr>
          <w:p w14:paraId="20A76C27" w14:textId="1631A924"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-0.9% (+/-2.4%)</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51ECE949" w14:textId="01BC3B91"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-0.5% (+/-1.9%)</w:t>
            </w:r>
          </w:p>
        </w:tc>
      </w:tr>
      <w:tr w:rsidR="00AF1BE5" w:rsidRPr="00CE5E5C" w14:paraId="46772188" w14:textId="306E80CB" w:rsidTr="005868A2">
        <w:trPr>
          <w:trHeight w:val="212"/>
          <w:jc w:val="center"/>
        </w:trPr>
        <w:tc>
          <w:tcPr>
            <w:tcW w:w="1165" w:type="dxa"/>
          </w:tcPr>
          <w:p w14:paraId="7649E844" w14:textId="7A7150B2"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BOLEUN</w:t>
            </w:r>
          </w:p>
        </w:tc>
        <w:tc>
          <w:tcPr>
            <w:tcW w:w="2430" w:type="dxa"/>
          </w:tcPr>
          <w:p w14:paraId="0C607CA8" w14:textId="11ED24AA"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Boloria</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eunomia</w:t>
            </w:r>
            <w:proofErr w:type="spellEnd"/>
          </w:p>
        </w:tc>
        <w:tc>
          <w:tcPr>
            <w:tcW w:w="1530" w:type="dxa"/>
            <w:tcBorders>
              <w:top w:val="nil"/>
              <w:left w:val="nil"/>
              <w:bottom w:val="single" w:sz="8" w:space="0" w:color="auto"/>
              <w:right w:val="single" w:sz="8" w:space="0" w:color="auto"/>
            </w:tcBorders>
            <w:shd w:val="clear" w:color="000000" w:fill="CE3C3C"/>
            <w:vAlign w:val="center"/>
          </w:tcPr>
          <w:p w14:paraId="6C9AE78F" w14:textId="0EFD1683"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-3.9% (+/-6.1%)</w:t>
            </w:r>
          </w:p>
        </w:tc>
        <w:tc>
          <w:tcPr>
            <w:tcW w:w="1530" w:type="dxa"/>
            <w:tcBorders>
              <w:top w:val="nil"/>
              <w:left w:val="nil"/>
              <w:bottom w:val="single" w:sz="8" w:space="0" w:color="auto"/>
              <w:right w:val="single" w:sz="8" w:space="0" w:color="auto"/>
            </w:tcBorders>
            <w:shd w:val="clear" w:color="000000" w:fill="DF7E7E"/>
            <w:vAlign w:val="center"/>
          </w:tcPr>
          <w:p w14:paraId="0DB25170" w14:textId="7B550872"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-3.2% (+/-4.8%)</w:t>
            </w:r>
          </w:p>
        </w:tc>
        <w:tc>
          <w:tcPr>
            <w:tcW w:w="1530" w:type="dxa"/>
            <w:tcBorders>
              <w:top w:val="nil"/>
              <w:left w:val="single" w:sz="8" w:space="0" w:color="auto"/>
              <w:bottom w:val="single" w:sz="8" w:space="0" w:color="auto"/>
              <w:right w:val="single" w:sz="8" w:space="0" w:color="auto"/>
            </w:tcBorders>
            <w:shd w:val="clear" w:color="000000" w:fill="F2CBCB"/>
            <w:vAlign w:val="center"/>
          </w:tcPr>
          <w:p w14:paraId="0CEAEC2A" w14:textId="4D104D61"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B72BCC2" w14:textId="6AFA4195"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(+/-1.3%)</w:t>
            </w:r>
          </w:p>
        </w:tc>
      </w:tr>
      <w:tr w:rsidR="00AF1BE5" w:rsidRPr="00CE5E5C" w14:paraId="2252D7E3" w14:textId="02393336" w:rsidTr="005868A2">
        <w:trPr>
          <w:trHeight w:val="196"/>
          <w:jc w:val="center"/>
        </w:trPr>
        <w:tc>
          <w:tcPr>
            <w:tcW w:w="1165" w:type="dxa"/>
          </w:tcPr>
          <w:p w14:paraId="6A432300" w14:textId="5E71BF73"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BOLFRE</w:t>
            </w:r>
          </w:p>
        </w:tc>
        <w:tc>
          <w:tcPr>
            <w:tcW w:w="2430" w:type="dxa"/>
          </w:tcPr>
          <w:p w14:paraId="2CA2A84B" w14:textId="51A44A00"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Boloria</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freija</w:t>
            </w:r>
            <w:proofErr w:type="spellEnd"/>
          </w:p>
        </w:tc>
        <w:tc>
          <w:tcPr>
            <w:tcW w:w="1530" w:type="dxa"/>
            <w:tcBorders>
              <w:top w:val="nil"/>
              <w:left w:val="nil"/>
              <w:bottom w:val="single" w:sz="8" w:space="0" w:color="auto"/>
              <w:right w:val="single" w:sz="8" w:space="0" w:color="auto"/>
            </w:tcBorders>
            <w:shd w:val="clear" w:color="000000" w:fill="C00000"/>
            <w:vAlign w:val="center"/>
          </w:tcPr>
          <w:p w14:paraId="771F114C" w14:textId="4C0CD194"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-5.2% (+/-7.1%)</w:t>
            </w:r>
          </w:p>
        </w:tc>
        <w:tc>
          <w:tcPr>
            <w:tcW w:w="1530" w:type="dxa"/>
            <w:tcBorders>
              <w:top w:val="nil"/>
              <w:left w:val="nil"/>
              <w:bottom w:val="single" w:sz="8" w:space="0" w:color="auto"/>
              <w:right w:val="single" w:sz="8" w:space="0" w:color="auto"/>
            </w:tcBorders>
            <w:shd w:val="clear" w:color="000000" w:fill="D24C4C"/>
            <w:vAlign w:val="center"/>
          </w:tcPr>
          <w:p w14:paraId="7DE77875" w14:textId="7E26A762"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-4.4% (+/-6.3%)</w:t>
            </w:r>
          </w:p>
        </w:tc>
        <w:tc>
          <w:tcPr>
            <w:tcW w:w="1530" w:type="dxa"/>
            <w:tcBorders>
              <w:top w:val="nil"/>
              <w:left w:val="single" w:sz="8" w:space="0" w:color="auto"/>
              <w:bottom w:val="single" w:sz="8" w:space="0" w:color="auto"/>
              <w:right w:val="single" w:sz="8" w:space="0" w:color="auto"/>
            </w:tcBorders>
            <w:shd w:val="clear" w:color="000000" w:fill="E08585"/>
            <w:vAlign w:val="center"/>
          </w:tcPr>
          <w:p w14:paraId="3405176B" w14:textId="03A7ADF1"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-1.7% (+/-3.7%)</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4260218A" w14:textId="73ECC6B1"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-1.1% (+/-3.4%)</w:t>
            </w:r>
          </w:p>
        </w:tc>
      </w:tr>
      <w:tr w:rsidR="00AF1BE5" w:rsidRPr="00CE5E5C" w14:paraId="04D0E098" w14:textId="0CAF6726" w:rsidTr="005868A2">
        <w:trPr>
          <w:trHeight w:val="212"/>
          <w:jc w:val="center"/>
        </w:trPr>
        <w:tc>
          <w:tcPr>
            <w:tcW w:w="1165" w:type="dxa"/>
          </w:tcPr>
          <w:p w14:paraId="6D062677" w14:textId="488D8063"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BOLFRI</w:t>
            </w:r>
          </w:p>
        </w:tc>
        <w:tc>
          <w:tcPr>
            <w:tcW w:w="2430" w:type="dxa"/>
          </w:tcPr>
          <w:p w14:paraId="1FFE9A12" w14:textId="26B7BD57"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Boloria</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frigga</w:t>
            </w:r>
            <w:proofErr w:type="spellEnd"/>
          </w:p>
        </w:tc>
        <w:tc>
          <w:tcPr>
            <w:tcW w:w="1530" w:type="dxa"/>
            <w:tcBorders>
              <w:top w:val="nil"/>
              <w:left w:val="nil"/>
              <w:bottom w:val="single" w:sz="8" w:space="0" w:color="auto"/>
              <w:right w:val="single" w:sz="8" w:space="0" w:color="auto"/>
            </w:tcBorders>
            <w:shd w:val="clear" w:color="000000" w:fill="F6DBDB"/>
            <w:vAlign w:val="center"/>
          </w:tcPr>
          <w:p w14:paraId="05695B51" w14:textId="452AD125"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-0.7% (+/-7.6%)</w:t>
            </w:r>
          </w:p>
        </w:tc>
        <w:tc>
          <w:tcPr>
            <w:tcW w:w="1530" w:type="dxa"/>
            <w:tcBorders>
              <w:top w:val="nil"/>
              <w:left w:val="nil"/>
              <w:bottom w:val="single" w:sz="8" w:space="0" w:color="auto"/>
              <w:right w:val="single" w:sz="8" w:space="0" w:color="auto"/>
            </w:tcBorders>
            <w:shd w:val="clear" w:color="000000" w:fill="F0C5C5"/>
            <w:vAlign w:val="center"/>
          </w:tcPr>
          <w:p w14:paraId="35E0DD70" w14:textId="4039F2C0"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-1.4% (+/-7.6%)</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0E9BCF35" w14:textId="7477FF82"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BB0B0"/>
            <w:vAlign w:val="center"/>
          </w:tcPr>
          <w:p w14:paraId="0A68DC9B" w14:textId="607B8CF4"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-0.9% (+/-3.3%)</w:t>
            </w:r>
          </w:p>
        </w:tc>
      </w:tr>
      <w:tr w:rsidR="00AF1BE5" w:rsidRPr="00CE5E5C" w14:paraId="59CC954C" w14:textId="7A78A0F6" w:rsidTr="005868A2">
        <w:trPr>
          <w:trHeight w:val="196"/>
          <w:jc w:val="center"/>
        </w:trPr>
        <w:tc>
          <w:tcPr>
            <w:tcW w:w="1165" w:type="dxa"/>
          </w:tcPr>
          <w:p w14:paraId="74A0FA85" w14:textId="71D04F08"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BOLIMP</w:t>
            </w:r>
          </w:p>
        </w:tc>
        <w:tc>
          <w:tcPr>
            <w:tcW w:w="2430" w:type="dxa"/>
          </w:tcPr>
          <w:p w14:paraId="5EB7B760" w14:textId="71E77630"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Boloria</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improba</w:t>
            </w:r>
            <w:proofErr w:type="spellEnd"/>
          </w:p>
        </w:tc>
        <w:tc>
          <w:tcPr>
            <w:tcW w:w="1530" w:type="dxa"/>
            <w:tcBorders>
              <w:top w:val="nil"/>
              <w:left w:val="nil"/>
              <w:bottom w:val="single" w:sz="8" w:space="0" w:color="auto"/>
              <w:right w:val="single" w:sz="8" w:space="0" w:color="auto"/>
            </w:tcBorders>
            <w:shd w:val="clear" w:color="000000" w:fill="E1E8F6"/>
            <w:vAlign w:val="center"/>
          </w:tcPr>
          <w:p w14:paraId="4902CFD7" w14:textId="056D48CE"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1.6% (+/-3.1%)</w:t>
            </w:r>
          </w:p>
        </w:tc>
        <w:tc>
          <w:tcPr>
            <w:tcW w:w="1530" w:type="dxa"/>
            <w:tcBorders>
              <w:top w:val="nil"/>
              <w:left w:val="nil"/>
              <w:bottom w:val="single" w:sz="8" w:space="0" w:color="auto"/>
              <w:right w:val="single" w:sz="8" w:space="0" w:color="auto"/>
            </w:tcBorders>
            <w:shd w:val="clear" w:color="000000" w:fill="ECB5B5"/>
            <w:vAlign w:val="center"/>
          </w:tcPr>
          <w:p w14:paraId="0BEC4F83" w14:textId="6AD14E5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-1.8% (+/-3.7%)</w:t>
            </w:r>
          </w:p>
        </w:tc>
        <w:tc>
          <w:tcPr>
            <w:tcW w:w="1530" w:type="dxa"/>
            <w:tcBorders>
              <w:top w:val="nil"/>
              <w:left w:val="single" w:sz="8" w:space="0" w:color="auto"/>
              <w:bottom w:val="single" w:sz="8" w:space="0" w:color="auto"/>
              <w:right w:val="single" w:sz="8" w:space="0" w:color="auto"/>
            </w:tcBorders>
            <w:shd w:val="clear" w:color="000000" w:fill="D86363"/>
            <w:vAlign w:val="center"/>
          </w:tcPr>
          <w:p w14:paraId="03B3175B" w14:textId="128F34BF"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0893AB78" w14:textId="41E0182B"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-1.9% (+/-2.7%)</w:t>
            </w:r>
          </w:p>
        </w:tc>
      </w:tr>
      <w:tr w:rsidR="00AF1BE5" w:rsidRPr="00CE5E5C" w14:paraId="3F6481DF" w14:textId="79AFDE1C" w:rsidTr="005868A2">
        <w:trPr>
          <w:trHeight w:val="196"/>
          <w:jc w:val="center"/>
        </w:trPr>
        <w:tc>
          <w:tcPr>
            <w:tcW w:w="1165" w:type="dxa"/>
          </w:tcPr>
          <w:p w14:paraId="721B676B" w14:textId="426C7993"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BOLPOL</w:t>
            </w:r>
          </w:p>
        </w:tc>
        <w:tc>
          <w:tcPr>
            <w:tcW w:w="2430" w:type="dxa"/>
          </w:tcPr>
          <w:p w14:paraId="205B6CBC" w14:textId="57AE097F"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Boloria</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polaris</w:t>
            </w:r>
            <w:proofErr w:type="spellEnd"/>
          </w:p>
        </w:tc>
        <w:tc>
          <w:tcPr>
            <w:tcW w:w="1530" w:type="dxa"/>
            <w:tcBorders>
              <w:top w:val="nil"/>
              <w:left w:val="nil"/>
              <w:bottom w:val="single" w:sz="8" w:space="0" w:color="auto"/>
              <w:right w:val="single" w:sz="8" w:space="0" w:color="auto"/>
            </w:tcBorders>
            <w:shd w:val="clear" w:color="000000" w:fill="E59797"/>
            <w:vAlign w:val="center"/>
          </w:tcPr>
          <w:p w14:paraId="6E671B52" w14:textId="1D31E258"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-2.1% (+/-3.8%)</w:t>
            </w:r>
          </w:p>
        </w:tc>
        <w:tc>
          <w:tcPr>
            <w:tcW w:w="1530" w:type="dxa"/>
            <w:tcBorders>
              <w:top w:val="nil"/>
              <w:left w:val="nil"/>
              <w:bottom w:val="single" w:sz="8" w:space="0" w:color="auto"/>
              <w:right w:val="single" w:sz="8" w:space="0" w:color="auto"/>
            </w:tcBorders>
            <w:shd w:val="clear" w:color="000000" w:fill="D34E4E"/>
            <w:vAlign w:val="center"/>
          </w:tcPr>
          <w:p w14:paraId="04900D62" w14:textId="69F721F2"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-4.4% (+/-5.8%)</w:t>
            </w:r>
          </w:p>
        </w:tc>
        <w:tc>
          <w:tcPr>
            <w:tcW w:w="1530" w:type="dxa"/>
            <w:tcBorders>
              <w:top w:val="nil"/>
              <w:left w:val="single" w:sz="8" w:space="0" w:color="auto"/>
              <w:bottom w:val="single" w:sz="8" w:space="0" w:color="auto"/>
              <w:right w:val="single" w:sz="8" w:space="0" w:color="auto"/>
            </w:tcBorders>
            <w:shd w:val="clear" w:color="000000" w:fill="CB2E2E"/>
            <w:vAlign w:val="center"/>
          </w:tcPr>
          <w:p w14:paraId="255E0DFE" w14:textId="335BAC05"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-3.0% (+/-3.5%)</w:t>
            </w:r>
          </w:p>
        </w:tc>
        <w:tc>
          <w:tcPr>
            <w:tcW w:w="1530" w:type="dxa"/>
            <w:tcBorders>
              <w:top w:val="nil"/>
              <w:left w:val="single" w:sz="8" w:space="0" w:color="auto"/>
              <w:bottom w:val="single" w:sz="8" w:space="0" w:color="auto"/>
              <w:right w:val="single" w:sz="8" w:space="0" w:color="auto"/>
            </w:tcBorders>
            <w:shd w:val="clear" w:color="000000" w:fill="D34E4E"/>
            <w:vAlign w:val="center"/>
          </w:tcPr>
          <w:p w14:paraId="244B9541" w14:textId="60D0D8D5"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-2.0% (+/-4.8%)</w:t>
            </w:r>
          </w:p>
        </w:tc>
      </w:tr>
      <w:tr w:rsidR="00AF1BE5" w:rsidRPr="00CE5E5C" w14:paraId="133D3000" w14:textId="025A113C" w:rsidTr="005868A2">
        <w:trPr>
          <w:trHeight w:val="212"/>
          <w:jc w:val="center"/>
        </w:trPr>
        <w:tc>
          <w:tcPr>
            <w:tcW w:w="1165" w:type="dxa"/>
          </w:tcPr>
          <w:p w14:paraId="68C92637" w14:textId="0880B461"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BOLSEL</w:t>
            </w:r>
          </w:p>
        </w:tc>
        <w:tc>
          <w:tcPr>
            <w:tcW w:w="2430" w:type="dxa"/>
          </w:tcPr>
          <w:p w14:paraId="07CBF09D" w14:textId="4AAF22EE"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Boloria</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selene</w:t>
            </w:r>
            <w:proofErr w:type="spellEnd"/>
          </w:p>
        </w:tc>
        <w:tc>
          <w:tcPr>
            <w:tcW w:w="1530" w:type="dxa"/>
            <w:tcBorders>
              <w:top w:val="nil"/>
              <w:left w:val="nil"/>
              <w:bottom w:val="single" w:sz="8" w:space="0" w:color="auto"/>
              <w:right w:val="single" w:sz="8" w:space="0" w:color="auto"/>
            </w:tcBorders>
            <w:shd w:val="clear" w:color="000000" w:fill="F8FAFD"/>
            <w:vAlign w:val="center"/>
          </w:tcPr>
          <w:p w14:paraId="35DA6857" w14:textId="2D82FED0"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0.4% (+/-6.0%)</w:t>
            </w:r>
          </w:p>
        </w:tc>
        <w:tc>
          <w:tcPr>
            <w:tcW w:w="1530" w:type="dxa"/>
            <w:tcBorders>
              <w:top w:val="nil"/>
              <w:left w:val="nil"/>
              <w:bottom w:val="single" w:sz="8" w:space="0" w:color="auto"/>
              <w:right w:val="single" w:sz="8" w:space="0" w:color="auto"/>
            </w:tcBorders>
            <w:shd w:val="clear" w:color="000000" w:fill="D1DCF1"/>
            <w:vAlign w:val="center"/>
          </w:tcPr>
          <w:p w14:paraId="16E19904" w14:textId="0C61A807"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2.1% (+/-6.6%)</w:t>
            </w:r>
          </w:p>
        </w:tc>
        <w:tc>
          <w:tcPr>
            <w:tcW w:w="1530" w:type="dxa"/>
            <w:tcBorders>
              <w:top w:val="nil"/>
              <w:left w:val="single" w:sz="8" w:space="0" w:color="auto"/>
              <w:bottom w:val="single" w:sz="8" w:space="0" w:color="auto"/>
              <w:right w:val="single" w:sz="8" w:space="0" w:color="auto"/>
            </w:tcBorders>
            <w:shd w:val="clear" w:color="000000" w:fill="CAD7EF"/>
            <w:vAlign w:val="center"/>
          </w:tcPr>
          <w:p w14:paraId="67B7E5E6" w14:textId="452DA8F5"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5ECF7"/>
            <w:vAlign w:val="center"/>
          </w:tcPr>
          <w:p w14:paraId="14FB9248" w14:textId="7B645AE0"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0.5% (+/-1.4%)</w:t>
            </w:r>
          </w:p>
        </w:tc>
      </w:tr>
      <w:tr w:rsidR="00AF1BE5" w:rsidRPr="00CE5E5C" w14:paraId="36CA2B2B" w14:textId="320FA342" w:rsidTr="005868A2">
        <w:trPr>
          <w:trHeight w:val="196"/>
          <w:jc w:val="center"/>
        </w:trPr>
        <w:tc>
          <w:tcPr>
            <w:tcW w:w="1165" w:type="dxa"/>
          </w:tcPr>
          <w:p w14:paraId="4A0F5A90" w14:textId="07CA969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CALAUG</w:t>
            </w:r>
          </w:p>
        </w:tc>
        <w:tc>
          <w:tcPr>
            <w:tcW w:w="2430" w:type="dxa"/>
          </w:tcPr>
          <w:p w14:paraId="4A123235" w14:textId="3BDBDD7A"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Callophrys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augustinus</w:t>
            </w:r>
            <w:proofErr w:type="spellEnd"/>
          </w:p>
        </w:tc>
        <w:tc>
          <w:tcPr>
            <w:tcW w:w="1530" w:type="dxa"/>
            <w:tcBorders>
              <w:top w:val="nil"/>
              <w:left w:val="nil"/>
              <w:bottom w:val="single" w:sz="8" w:space="0" w:color="auto"/>
              <w:right w:val="single" w:sz="8" w:space="0" w:color="auto"/>
            </w:tcBorders>
            <w:shd w:val="clear" w:color="000000" w:fill="F9EAEA"/>
            <w:vAlign w:val="center"/>
          </w:tcPr>
          <w:p w14:paraId="371D0AAC" w14:textId="76909C14"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-0.4% (+/-4.7%)</w:t>
            </w:r>
          </w:p>
        </w:tc>
        <w:tc>
          <w:tcPr>
            <w:tcW w:w="1530" w:type="dxa"/>
            <w:tcBorders>
              <w:top w:val="nil"/>
              <w:left w:val="nil"/>
              <w:bottom w:val="single" w:sz="8" w:space="0" w:color="auto"/>
              <w:right w:val="single" w:sz="8" w:space="0" w:color="auto"/>
            </w:tcBorders>
            <w:shd w:val="clear" w:color="000000" w:fill="FDFEFF"/>
            <w:vAlign w:val="center"/>
          </w:tcPr>
          <w:p w14:paraId="702F4624" w14:textId="2660558A"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0.1% (+/-4.1%)</w:t>
            </w:r>
          </w:p>
        </w:tc>
        <w:tc>
          <w:tcPr>
            <w:tcW w:w="1530" w:type="dxa"/>
            <w:tcBorders>
              <w:top w:val="nil"/>
              <w:left w:val="single" w:sz="8" w:space="0" w:color="auto"/>
              <w:bottom w:val="single" w:sz="8" w:space="0" w:color="auto"/>
              <w:right w:val="single" w:sz="8" w:space="0" w:color="auto"/>
            </w:tcBorders>
            <w:shd w:val="clear" w:color="000000" w:fill="E1E8F6"/>
            <w:vAlign w:val="center"/>
          </w:tcPr>
          <w:p w14:paraId="60A2D53A" w14:textId="36E7F733"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0.6% (+/-1.3%)</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61DAFF8A" w14:textId="003B3443"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0.6% (+/-1.6%)</w:t>
            </w:r>
          </w:p>
        </w:tc>
      </w:tr>
      <w:tr w:rsidR="00AF1BE5" w:rsidRPr="00CE5E5C" w14:paraId="28D481DF" w14:textId="47BEF73F" w:rsidTr="005868A2">
        <w:trPr>
          <w:trHeight w:val="212"/>
          <w:jc w:val="center"/>
        </w:trPr>
        <w:tc>
          <w:tcPr>
            <w:tcW w:w="1165" w:type="dxa"/>
          </w:tcPr>
          <w:p w14:paraId="0D415004" w14:textId="077CCE8A"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CALERY</w:t>
            </w:r>
          </w:p>
        </w:tc>
        <w:tc>
          <w:tcPr>
            <w:tcW w:w="2430" w:type="dxa"/>
          </w:tcPr>
          <w:p w14:paraId="1DA76027" w14:textId="7CCC6310"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Callophrys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eryphon</w:t>
            </w:r>
            <w:proofErr w:type="spellEnd"/>
          </w:p>
        </w:tc>
        <w:tc>
          <w:tcPr>
            <w:tcW w:w="1530" w:type="dxa"/>
            <w:tcBorders>
              <w:top w:val="nil"/>
              <w:left w:val="nil"/>
              <w:bottom w:val="single" w:sz="8" w:space="0" w:color="auto"/>
              <w:right w:val="single" w:sz="8" w:space="0" w:color="auto"/>
            </w:tcBorders>
            <w:shd w:val="clear" w:color="000000" w:fill="EAEFF9"/>
            <w:vAlign w:val="center"/>
          </w:tcPr>
          <w:p w14:paraId="39208293" w14:textId="0C87E2E7"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1.1% (+/-4.9%)</w:t>
            </w:r>
          </w:p>
        </w:tc>
        <w:tc>
          <w:tcPr>
            <w:tcW w:w="1530" w:type="dxa"/>
            <w:tcBorders>
              <w:top w:val="nil"/>
              <w:left w:val="nil"/>
              <w:bottom w:val="single" w:sz="8" w:space="0" w:color="auto"/>
              <w:right w:val="single" w:sz="8" w:space="0" w:color="auto"/>
            </w:tcBorders>
            <w:shd w:val="clear" w:color="000000" w:fill="E2E9F6"/>
            <w:vAlign w:val="center"/>
          </w:tcPr>
          <w:p w14:paraId="2F3E030A" w14:textId="16C62412"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1.3% (+/-4.4%)</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790774F7" w14:textId="22410262"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0.3% (+/-0.4%)</w:t>
            </w:r>
          </w:p>
        </w:tc>
        <w:tc>
          <w:tcPr>
            <w:tcW w:w="1530" w:type="dxa"/>
            <w:tcBorders>
              <w:top w:val="nil"/>
              <w:left w:val="single" w:sz="8" w:space="0" w:color="auto"/>
              <w:bottom w:val="single" w:sz="8" w:space="0" w:color="auto"/>
              <w:right w:val="single" w:sz="8" w:space="0" w:color="auto"/>
            </w:tcBorders>
            <w:shd w:val="clear" w:color="000000" w:fill="F4F7FC"/>
            <w:vAlign w:val="center"/>
          </w:tcPr>
          <w:p w14:paraId="2E1F1BDF" w14:textId="01A788C0"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(+/-0.6%)</w:t>
            </w:r>
          </w:p>
        </w:tc>
      </w:tr>
      <w:tr w:rsidR="00AF1BE5" w:rsidRPr="00CE5E5C" w14:paraId="37776B76" w14:textId="5B746325" w:rsidTr="005868A2">
        <w:trPr>
          <w:trHeight w:val="196"/>
          <w:jc w:val="center"/>
        </w:trPr>
        <w:tc>
          <w:tcPr>
            <w:tcW w:w="1165" w:type="dxa"/>
          </w:tcPr>
          <w:p w14:paraId="3093077C" w14:textId="5B2C0F22"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CALNIP</w:t>
            </w:r>
          </w:p>
        </w:tc>
        <w:tc>
          <w:tcPr>
            <w:tcW w:w="2430" w:type="dxa"/>
          </w:tcPr>
          <w:p w14:paraId="1392FFBC" w14:textId="48016389"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Callophrys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niphon</w:t>
            </w:r>
            <w:proofErr w:type="spellEnd"/>
          </w:p>
        </w:tc>
        <w:tc>
          <w:tcPr>
            <w:tcW w:w="1530" w:type="dxa"/>
            <w:tcBorders>
              <w:top w:val="nil"/>
              <w:left w:val="nil"/>
              <w:bottom w:val="single" w:sz="8" w:space="0" w:color="auto"/>
              <w:right w:val="single" w:sz="8" w:space="0" w:color="auto"/>
            </w:tcBorders>
            <w:shd w:val="clear" w:color="000000" w:fill="FAFCFE"/>
            <w:vAlign w:val="center"/>
          </w:tcPr>
          <w:p w14:paraId="0969810E" w14:textId="46A38176"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0.3% (+/-4.0%)</w:t>
            </w:r>
          </w:p>
        </w:tc>
        <w:tc>
          <w:tcPr>
            <w:tcW w:w="1530" w:type="dxa"/>
            <w:tcBorders>
              <w:top w:val="nil"/>
              <w:left w:val="nil"/>
              <w:bottom w:val="single" w:sz="8" w:space="0" w:color="auto"/>
              <w:right w:val="single" w:sz="8" w:space="0" w:color="auto"/>
            </w:tcBorders>
            <w:shd w:val="clear" w:color="000000" w:fill="D7E1F3"/>
            <w:vAlign w:val="center"/>
          </w:tcPr>
          <w:p w14:paraId="2F889A94" w14:textId="3F9675A0"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1.8% (+/-4.0%)</w:t>
            </w:r>
          </w:p>
        </w:tc>
        <w:tc>
          <w:tcPr>
            <w:tcW w:w="1530" w:type="dxa"/>
            <w:tcBorders>
              <w:top w:val="nil"/>
              <w:left w:val="single" w:sz="8" w:space="0" w:color="auto"/>
              <w:bottom w:val="single" w:sz="8" w:space="0" w:color="auto"/>
              <w:right w:val="single" w:sz="8" w:space="0" w:color="auto"/>
            </w:tcBorders>
            <w:shd w:val="clear" w:color="000000" w:fill="EFF3FA"/>
            <w:vAlign w:val="center"/>
          </w:tcPr>
          <w:p w14:paraId="269EE4DA" w14:textId="69BA3196"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0.3% (+/-0.3%)</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38BE44CE" w14:textId="15D1B6F4"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0.8% (+/-1.2%)</w:t>
            </w:r>
          </w:p>
        </w:tc>
      </w:tr>
      <w:tr w:rsidR="00AF1BE5" w:rsidRPr="00CE5E5C" w14:paraId="6A72462F" w14:textId="487E76D0" w:rsidTr="005868A2">
        <w:trPr>
          <w:trHeight w:val="212"/>
          <w:jc w:val="center"/>
        </w:trPr>
        <w:tc>
          <w:tcPr>
            <w:tcW w:w="1165" w:type="dxa"/>
          </w:tcPr>
          <w:p w14:paraId="0F8EF75F" w14:textId="02D3F23D"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CALPOL</w:t>
            </w:r>
          </w:p>
        </w:tc>
        <w:tc>
          <w:tcPr>
            <w:tcW w:w="2430" w:type="dxa"/>
          </w:tcPr>
          <w:p w14:paraId="7AB4A930" w14:textId="78544905"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Callophrys</w:t>
            </w:r>
            <w:proofErr w:type="spellEnd"/>
            <w:r w:rsidRPr="00CE5E5C">
              <w:rPr>
                <w:rFonts w:ascii="Times New Roman" w:hAnsi="Times New Roman" w:cs="Times New Roman"/>
                <w:i/>
                <w:iCs/>
                <w:sz w:val="18"/>
                <w:szCs w:val="18"/>
              </w:rPr>
              <w:t xml:space="preserve"> polios</w:t>
            </w:r>
          </w:p>
        </w:tc>
        <w:tc>
          <w:tcPr>
            <w:tcW w:w="1530" w:type="dxa"/>
            <w:tcBorders>
              <w:top w:val="nil"/>
              <w:left w:val="nil"/>
              <w:bottom w:val="single" w:sz="8" w:space="0" w:color="auto"/>
              <w:right w:val="single" w:sz="8" w:space="0" w:color="auto"/>
            </w:tcBorders>
            <w:shd w:val="clear" w:color="000000" w:fill="FAFBFE"/>
            <w:vAlign w:val="center"/>
          </w:tcPr>
          <w:p w14:paraId="7FCB80AF" w14:textId="674F1678"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0.3% (+/-3.4%)</w:t>
            </w:r>
          </w:p>
        </w:tc>
        <w:tc>
          <w:tcPr>
            <w:tcW w:w="1530" w:type="dxa"/>
            <w:tcBorders>
              <w:top w:val="nil"/>
              <w:left w:val="nil"/>
              <w:bottom w:val="single" w:sz="8" w:space="0" w:color="auto"/>
              <w:right w:val="single" w:sz="8" w:space="0" w:color="auto"/>
            </w:tcBorders>
            <w:shd w:val="clear" w:color="000000" w:fill="EAEFF9"/>
            <w:vAlign w:val="center"/>
          </w:tcPr>
          <w:p w14:paraId="3D14A94B" w14:textId="3A02E970"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0.9% (+/-3.9%)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5CAF757D" w14:textId="407C2C41"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FFF"/>
            <w:vAlign w:val="center"/>
          </w:tcPr>
          <w:p w14:paraId="523B350B" w14:textId="0AFC7BAC"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0.0% (+/-0.2%)</w:t>
            </w:r>
          </w:p>
        </w:tc>
      </w:tr>
      <w:tr w:rsidR="00AF1BE5" w:rsidRPr="00CE5E5C" w14:paraId="10849AD8" w14:textId="56D605DB" w:rsidTr="005868A2">
        <w:trPr>
          <w:trHeight w:val="196"/>
          <w:jc w:val="center"/>
        </w:trPr>
        <w:tc>
          <w:tcPr>
            <w:tcW w:w="1165" w:type="dxa"/>
          </w:tcPr>
          <w:p w14:paraId="126E109D" w14:textId="32D4185D"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CARPAL</w:t>
            </w:r>
          </w:p>
        </w:tc>
        <w:tc>
          <w:tcPr>
            <w:tcW w:w="2430" w:type="dxa"/>
          </w:tcPr>
          <w:p w14:paraId="23801800" w14:textId="5482453E"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Carterocephalus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palaemon</w:t>
            </w:r>
            <w:proofErr w:type="spellEnd"/>
          </w:p>
        </w:tc>
        <w:tc>
          <w:tcPr>
            <w:tcW w:w="1530" w:type="dxa"/>
            <w:tcBorders>
              <w:top w:val="nil"/>
              <w:left w:val="nil"/>
              <w:bottom w:val="single" w:sz="8" w:space="0" w:color="auto"/>
              <w:right w:val="single" w:sz="8" w:space="0" w:color="auto"/>
            </w:tcBorders>
            <w:shd w:val="clear" w:color="000000" w:fill="EBF0F9"/>
            <w:vAlign w:val="center"/>
          </w:tcPr>
          <w:p w14:paraId="04257DFD" w14:textId="76F110B4"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1.0% (+/-4.8%)</w:t>
            </w:r>
          </w:p>
        </w:tc>
        <w:tc>
          <w:tcPr>
            <w:tcW w:w="1530" w:type="dxa"/>
            <w:tcBorders>
              <w:top w:val="nil"/>
              <w:left w:val="nil"/>
              <w:bottom w:val="single" w:sz="8" w:space="0" w:color="auto"/>
              <w:right w:val="single" w:sz="8" w:space="0" w:color="auto"/>
            </w:tcBorders>
            <w:shd w:val="clear" w:color="000000" w:fill="D9E2F3"/>
            <w:vAlign w:val="center"/>
          </w:tcPr>
          <w:p w14:paraId="2D5EF90D" w14:textId="6605034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1.7% (+/-4.9%)</w:t>
            </w:r>
          </w:p>
        </w:tc>
        <w:tc>
          <w:tcPr>
            <w:tcW w:w="1530" w:type="dxa"/>
            <w:tcBorders>
              <w:top w:val="nil"/>
              <w:left w:val="single" w:sz="8" w:space="0" w:color="auto"/>
              <w:bottom w:val="single" w:sz="8" w:space="0" w:color="auto"/>
              <w:right w:val="single" w:sz="8" w:space="0" w:color="auto"/>
            </w:tcBorders>
            <w:shd w:val="clear" w:color="000000" w:fill="D5E0F2"/>
            <w:vAlign w:val="center"/>
          </w:tcPr>
          <w:p w14:paraId="2F852CA8" w14:textId="6EAC1B54"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0.9% (+/-2.0%)</w:t>
            </w:r>
          </w:p>
        </w:tc>
        <w:tc>
          <w:tcPr>
            <w:tcW w:w="1530" w:type="dxa"/>
            <w:tcBorders>
              <w:top w:val="nil"/>
              <w:left w:val="single" w:sz="8" w:space="0" w:color="auto"/>
              <w:bottom w:val="single" w:sz="8" w:space="0" w:color="auto"/>
              <w:right w:val="single" w:sz="8" w:space="0" w:color="auto"/>
            </w:tcBorders>
            <w:shd w:val="clear" w:color="000000" w:fill="DBE4F4"/>
            <w:vAlign w:val="center"/>
          </w:tcPr>
          <w:p w14:paraId="230F0711" w14:textId="7C7BEC76"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0.7% (+/-1.5%)</w:t>
            </w:r>
          </w:p>
        </w:tc>
      </w:tr>
      <w:tr w:rsidR="00AF1BE5" w:rsidRPr="00CE5E5C" w14:paraId="072AEC17" w14:textId="2BE75134" w:rsidTr="005868A2">
        <w:trPr>
          <w:trHeight w:val="212"/>
          <w:jc w:val="center"/>
        </w:trPr>
        <w:tc>
          <w:tcPr>
            <w:tcW w:w="1165" w:type="dxa"/>
          </w:tcPr>
          <w:p w14:paraId="3B6D2C41" w14:textId="7C604B67"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CERPEG</w:t>
            </w:r>
          </w:p>
        </w:tc>
        <w:tc>
          <w:tcPr>
            <w:tcW w:w="2430" w:type="dxa"/>
          </w:tcPr>
          <w:p w14:paraId="6647940D" w14:textId="24A74241"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Cercyonis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pegala</w:t>
            </w:r>
            <w:proofErr w:type="spellEnd"/>
          </w:p>
        </w:tc>
        <w:tc>
          <w:tcPr>
            <w:tcW w:w="1530" w:type="dxa"/>
            <w:tcBorders>
              <w:top w:val="nil"/>
              <w:left w:val="nil"/>
              <w:bottom w:val="single" w:sz="8" w:space="0" w:color="auto"/>
              <w:right w:val="single" w:sz="8" w:space="0" w:color="auto"/>
            </w:tcBorders>
            <w:shd w:val="clear" w:color="000000" w:fill="7F9ED7"/>
            <w:vAlign w:val="center"/>
          </w:tcPr>
          <w:p w14:paraId="6307B0C7" w14:textId="32E88713"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6.7% (+/-8.6%)</w:t>
            </w:r>
          </w:p>
        </w:tc>
        <w:tc>
          <w:tcPr>
            <w:tcW w:w="1530" w:type="dxa"/>
            <w:tcBorders>
              <w:top w:val="nil"/>
              <w:left w:val="nil"/>
              <w:bottom w:val="single" w:sz="8" w:space="0" w:color="auto"/>
              <w:right w:val="single" w:sz="8" w:space="0" w:color="auto"/>
            </w:tcBorders>
            <w:shd w:val="clear" w:color="000000" w:fill="809FD7"/>
            <w:vAlign w:val="center"/>
          </w:tcPr>
          <w:p w14:paraId="3915BE60" w14:textId="7F389945"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5.7% (+/-7.2%)</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12353AED" w14:textId="56753BDF"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F22459B" w14:textId="4E579A2F"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0.0% (+/-0.2%)</w:t>
            </w:r>
          </w:p>
        </w:tc>
      </w:tr>
      <w:tr w:rsidR="00AF1BE5" w:rsidRPr="00CE5E5C" w14:paraId="2A7855B1" w14:textId="2EA5D90A" w:rsidTr="005868A2">
        <w:trPr>
          <w:trHeight w:val="196"/>
          <w:jc w:val="center"/>
        </w:trPr>
        <w:tc>
          <w:tcPr>
            <w:tcW w:w="1165" w:type="dxa"/>
          </w:tcPr>
          <w:p w14:paraId="247242D0" w14:textId="7D3357C7"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CHLHAR</w:t>
            </w:r>
          </w:p>
        </w:tc>
        <w:tc>
          <w:tcPr>
            <w:tcW w:w="2430" w:type="dxa"/>
          </w:tcPr>
          <w:p w14:paraId="4E79F5E3" w14:textId="3FA56C37"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Chlosyne</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harrisii</w:t>
            </w:r>
            <w:proofErr w:type="spellEnd"/>
          </w:p>
        </w:tc>
        <w:tc>
          <w:tcPr>
            <w:tcW w:w="1530" w:type="dxa"/>
            <w:tcBorders>
              <w:top w:val="nil"/>
              <w:left w:val="nil"/>
              <w:bottom w:val="single" w:sz="8" w:space="0" w:color="auto"/>
              <w:right w:val="single" w:sz="8" w:space="0" w:color="auto"/>
            </w:tcBorders>
            <w:shd w:val="clear" w:color="000000" w:fill="A0B8E2"/>
            <w:vAlign w:val="center"/>
          </w:tcPr>
          <w:p w14:paraId="37DAD484" w14:textId="1F4FAD2D"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9AB3DF"/>
            <w:vAlign w:val="center"/>
          </w:tcPr>
          <w:p w14:paraId="611797A1" w14:textId="3D9E9C47"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4.5% (+/-5.3%)</w:t>
            </w:r>
          </w:p>
        </w:tc>
        <w:tc>
          <w:tcPr>
            <w:tcW w:w="1530" w:type="dxa"/>
            <w:tcBorders>
              <w:top w:val="nil"/>
              <w:left w:val="single" w:sz="8" w:space="0" w:color="auto"/>
              <w:bottom w:val="single" w:sz="8" w:space="0" w:color="auto"/>
              <w:right w:val="single" w:sz="8" w:space="0" w:color="auto"/>
            </w:tcBorders>
            <w:shd w:val="clear" w:color="000000" w:fill="88A5DA"/>
            <w:vAlign w:val="center"/>
          </w:tcPr>
          <w:p w14:paraId="6120E6DC" w14:textId="4C7DA611"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89A7DA"/>
            <w:vAlign w:val="center"/>
          </w:tcPr>
          <w:p w14:paraId="46456AED" w14:textId="7DD7DCDA"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2.3% (+/-2.2%)</w:t>
            </w:r>
          </w:p>
        </w:tc>
      </w:tr>
      <w:tr w:rsidR="00AF1BE5" w:rsidRPr="00CE5E5C" w14:paraId="0159A2D5" w14:textId="08BE2C38" w:rsidTr="005868A2">
        <w:trPr>
          <w:trHeight w:val="212"/>
          <w:jc w:val="center"/>
        </w:trPr>
        <w:tc>
          <w:tcPr>
            <w:tcW w:w="1165" w:type="dxa"/>
          </w:tcPr>
          <w:p w14:paraId="30C7D294" w14:textId="3EAD860C"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COETUL</w:t>
            </w:r>
          </w:p>
        </w:tc>
        <w:tc>
          <w:tcPr>
            <w:tcW w:w="2430" w:type="dxa"/>
          </w:tcPr>
          <w:p w14:paraId="7CE65366" w14:textId="48354116"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Coenonympha</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tullia</w:t>
            </w:r>
            <w:proofErr w:type="spellEnd"/>
          </w:p>
        </w:tc>
        <w:tc>
          <w:tcPr>
            <w:tcW w:w="1530" w:type="dxa"/>
            <w:tcBorders>
              <w:top w:val="nil"/>
              <w:left w:val="nil"/>
              <w:bottom w:val="single" w:sz="8" w:space="0" w:color="auto"/>
              <w:right w:val="single" w:sz="8" w:space="0" w:color="auto"/>
            </w:tcBorders>
            <w:shd w:val="clear" w:color="000000" w:fill="FCFDFE"/>
            <w:vAlign w:val="center"/>
          </w:tcPr>
          <w:p w14:paraId="2B1A75E1" w14:textId="5027A85E"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0.2% (+/-1.8%)</w:t>
            </w:r>
          </w:p>
        </w:tc>
        <w:tc>
          <w:tcPr>
            <w:tcW w:w="1530" w:type="dxa"/>
            <w:tcBorders>
              <w:top w:val="nil"/>
              <w:left w:val="nil"/>
              <w:bottom w:val="single" w:sz="8" w:space="0" w:color="auto"/>
              <w:right w:val="single" w:sz="8" w:space="0" w:color="auto"/>
            </w:tcBorders>
            <w:shd w:val="clear" w:color="000000" w:fill="EBF0F9"/>
            <w:vAlign w:val="center"/>
          </w:tcPr>
          <w:p w14:paraId="3128FC1A" w14:textId="4E65D83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0.9% (+/-3.4%)</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0C5C303D" w14:textId="63EDBB69"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0.0% (+/-0.2%)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7B34FE1" w14:textId="1353067D"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0.0% (+/-0.1%)</w:t>
            </w:r>
          </w:p>
        </w:tc>
      </w:tr>
      <w:tr w:rsidR="00AF1BE5" w:rsidRPr="00CE5E5C" w14:paraId="08B2B49E" w14:textId="2BD567E9" w:rsidTr="005868A2">
        <w:trPr>
          <w:trHeight w:val="196"/>
          <w:jc w:val="center"/>
        </w:trPr>
        <w:tc>
          <w:tcPr>
            <w:tcW w:w="1165" w:type="dxa"/>
          </w:tcPr>
          <w:p w14:paraId="1D21A10E" w14:textId="40053732"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COLEUR</w:t>
            </w:r>
          </w:p>
        </w:tc>
        <w:tc>
          <w:tcPr>
            <w:tcW w:w="2430" w:type="dxa"/>
          </w:tcPr>
          <w:p w14:paraId="2E2C5F71" w14:textId="3E0ED14B"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 xml:space="preserve">Colias </w:t>
            </w:r>
            <w:proofErr w:type="spellStart"/>
            <w:r w:rsidRPr="00CE5E5C">
              <w:rPr>
                <w:rFonts w:ascii="Times New Roman" w:hAnsi="Times New Roman" w:cs="Times New Roman"/>
                <w:i/>
                <w:iCs/>
                <w:sz w:val="18"/>
                <w:szCs w:val="18"/>
              </w:rPr>
              <w:t>eurytheme</w:t>
            </w:r>
            <w:proofErr w:type="spellEnd"/>
          </w:p>
        </w:tc>
        <w:tc>
          <w:tcPr>
            <w:tcW w:w="1530" w:type="dxa"/>
            <w:tcBorders>
              <w:top w:val="nil"/>
              <w:left w:val="nil"/>
              <w:bottom w:val="single" w:sz="8" w:space="0" w:color="auto"/>
              <w:right w:val="single" w:sz="8" w:space="0" w:color="auto"/>
            </w:tcBorders>
            <w:shd w:val="clear" w:color="000000" w:fill="B8CAE9"/>
            <w:vAlign w:val="center"/>
          </w:tcPr>
          <w:p w14:paraId="77564538" w14:textId="7FFFA955"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3.7% (+/-4.8%)</w:t>
            </w:r>
          </w:p>
        </w:tc>
        <w:tc>
          <w:tcPr>
            <w:tcW w:w="1530" w:type="dxa"/>
            <w:tcBorders>
              <w:top w:val="nil"/>
              <w:left w:val="nil"/>
              <w:bottom w:val="single" w:sz="8" w:space="0" w:color="auto"/>
              <w:right w:val="single" w:sz="8" w:space="0" w:color="auto"/>
            </w:tcBorders>
            <w:shd w:val="clear" w:color="000000" w:fill="B4C6E8"/>
            <w:vAlign w:val="center"/>
          </w:tcPr>
          <w:p w14:paraId="43AA6703" w14:textId="02C97415"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3.4% (+/-5.1%)</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7B3EA6B1" w14:textId="31861C6B"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-0.3% (+/-0.9%)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2D8DD4E1" w14:textId="14CFFC81"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(+/-0.8%)</w:t>
            </w:r>
          </w:p>
        </w:tc>
      </w:tr>
      <w:tr w:rsidR="00AF1BE5" w:rsidRPr="00CE5E5C" w14:paraId="666581C2" w14:textId="601CB3E6" w:rsidTr="005868A2">
        <w:trPr>
          <w:trHeight w:val="212"/>
          <w:jc w:val="center"/>
        </w:trPr>
        <w:tc>
          <w:tcPr>
            <w:tcW w:w="1165" w:type="dxa"/>
          </w:tcPr>
          <w:p w14:paraId="374C4EEE" w14:textId="449CDDDC"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COLHEC</w:t>
            </w:r>
          </w:p>
        </w:tc>
        <w:tc>
          <w:tcPr>
            <w:tcW w:w="2430" w:type="dxa"/>
          </w:tcPr>
          <w:p w14:paraId="057CC6E6" w14:textId="597FFE17"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 xml:space="preserve">Colias </w:t>
            </w:r>
            <w:proofErr w:type="spellStart"/>
            <w:r w:rsidRPr="00CE5E5C">
              <w:rPr>
                <w:rFonts w:ascii="Times New Roman" w:hAnsi="Times New Roman" w:cs="Times New Roman"/>
                <w:i/>
                <w:iCs/>
                <w:sz w:val="18"/>
                <w:szCs w:val="18"/>
              </w:rPr>
              <w:t>hecla</w:t>
            </w:r>
            <w:proofErr w:type="spellEnd"/>
          </w:p>
        </w:tc>
        <w:tc>
          <w:tcPr>
            <w:tcW w:w="1530" w:type="dxa"/>
            <w:tcBorders>
              <w:top w:val="nil"/>
              <w:left w:val="nil"/>
              <w:bottom w:val="single" w:sz="8" w:space="0" w:color="auto"/>
              <w:right w:val="single" w:sz="8" w:space="0" w:color="auto"/>
            </w:tcBorders>
            <w:shd w:val="clear" w:color="000000" w:fill="D8E2F3"/>
            <w:vAlign w:val="center"/>
          </w:tcPr>
          <w:p w14:paraId="1EE70F24" w14:textId="19774E25"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2.1% (+/-4.0%)</w:t>
            </w:r>
          </w:p>
        </w:tc>
        <w:tc>
          <w:tcPr>
            <w:tcW w:w="1530" w:type="dxa"/>
            <w:tcBorders>
              <w:top w:val="nil"/>
              <w:left w:val="nil"/>
              <w:bottom w:val="single" w:sz="8" w:space="0" w:color="auto"/>
              <w:right w:val="single" w:sz="8" w:space="0" w:color="auto"/>
            </w:tcBorders>
            <w:shd w:val="clear" w:color="000000" w:fill="E9A6A6"/>
            <w:vAlign w:val="center"/>
          </w:tcPr>
          <w:p w14:paraId="213CAAA7" w14:textId="40182F26"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-2.2% (+/-5.8%)</w:t>
            </w:r>
          </w:p>
        </w:tc>
        <w:tc>
          <w:tcPr>
            <w:tcW w:w="1530" w:type="dxa"/>
            <w:tcBorders>
              <w:top w:val="nil"/>
              <w:left w:val="single" w:sz="8" w:space="0" w:color="auto"/>
              <w:bottom w:val="single" w:sz="8" w:space="0" w:color="auto"/>
              <w:right w:val="single" w:sz="8" w:space="0" w:color="auto"/>
            </w:tcBorders>
            <w:shd w:val="clear" w:color="000000" w:fill="CD3737"/>
            <w:vAlign w:val="center"/>
          </w:tcPr>
          <w:p w14:paraId="2F6B8297" w14:textId="0372B89A"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-2.8% (+/-3.0%)</w:t>
            </w:r>
          </w:p>
        </w:tc>
        <w:tc>
          <w:tcPr>
            <w:tcW w:w="1530" w:type="dxa"/>
            <w:tcBorders>
              <w:top w:val="nil"/>
              <w:left w:val="single" w:sz="8" w:space="0" w:color="auto"/>
              <w:bottom w:val="single" w:sz="8" w:space="0" w:color="auto"/>
              <w:right w:val="single" w:sz="8" w:space="0" w:color="auto"/>
            </w:tcBorders>
            <w:shd w:val="clear" w:color="000000" w:fill="CB2C2C"/>
            <w:vAlign w:val="center"/>
          </w:tcPr>
          <w:p w14:paraId="4A7D9DFE" w14:textId="2378AEE9"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-2.4% (+/-3.9%)</w:t>
            </w:r>
          </w:p>
        </w:tc>
      </w:tr>
      <w:tr w:rsidR="00AF1BE5" w:rsidRPr="00CE5E5C" w14:paraId="56F6F833" w14:textId="34D6CE4E" w:rsidTr="005868A2">
        <w:trPr>
          <w:trHeight w:val="196"/>
          <w:jc w:val="center"/>
        </w:trPr>
        <w:tc>
          <w:tcPr>
            <w:tcW w:w="1165" w:type="dxa"/>
          </w:tcPr>
          <w:p w14:paraId="6539A563" w14:textId="1E52EF91"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COLINT</w:t>
            </w:r>
          </w:p>
        </w:tc>
        <w:tc>
          <w:tcPr>
            <w:tcW w:w="2430" w:type="dxa"/>
          </w:tcPr>
          <w:p w14:paraId="6F8AB6AE" w14:textId="1E439C03"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Colias interior</w:t>
            </w:r>
          </w:p>
        </w:tc>
        <w:tc>
          <w:tcPr>
            <w:tcW w:w="1530" w:type="dxa"/>
            <w:tcBorders>
              <w:top w:val="nil"/>
              <w:left w:val="nil"/>
              <w:bottom w:val="single" w:sz="8" w:space="0" w:color="auto"/>
              <w:right w:val="single" w:sz="8" w:space="0" w:color="auto"/>
            </w:tcBorders>
            <w:shd w:val="clear" w:color="000000" w:fill="E38F8F"/>
            <w:vAlign w:val="center"/>
          </w:tcPr>
          <w:p w14:paraId="378F2ABF" w14:textId="6AF370CB"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-2.3% (+/-2.7%)</w:t>
            </w:r>
          </w:p>
        </w:tc>
        <w:tc>
          <w:tcPr>
            <w:tcW w:w="1530" w:type="dxa"/>
            <w:tcBorders>
              <w:top w:val="nil"/>
              <w:left w:val="nil"/>
              <w:bottom w:val="single" w:sz="8" w:space="0" w:color="auto"/>
              <w:right w:val="single" w:sz="8" w:space="0" w:color="auto"/>
            </w:tcBorders>
            <w:shd w:val="clear" w:color="000000" w:fill="F6DDDD"/>
            <w:vAlign w:val="center"/>
          </w:tcPr>
          <w:p w14:paraId="0A67ACD8" w14:textId="6EF763D3"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-0.8% (+/-4.2%)</w:t>
            </w:r>
          </w:p>
        </w:tc>
        <w:tc>
          <w:tcPr>
            <w:tcW w:w="1530" w:type="dxa"/>
            <w:tcBorders>
              <w:top w:val="nil"/>
              <w:left w:val="single" w:sz="8" w:space="0" w:color="auto"/>
              <w:bottom w:val="single" w:sz="8" w:space="0" w:color="auto"/>
              <w:right w:val="single" w:sz="8" w:space="0" w:color="auto"/>
            </w:tcBorders>
            <w:shd w:val="clear" w:color="000000" w:fill="F6DBDB"/>
            <w:vAlign w:val="center"/>
          </w:tcPr>
          <w:p w14:paraId="465E8A93" w14:textId="72F30D88"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-0.5% (+/-1.8%)</w:t>
            </w:r>
          </w:p>
        </w:tc>
        <w:tc>
          <w:tcPr>
            <w:tcW w:w="1530" w:type="dxa"/>
            <w:tcBorders>
              <w:top w:val="nil"/>
              <w:left w:val="single" w:sz="8" w:space="0" w:color="auto"/>
              <w:bottom w:val="single" w:sz="8" w:space="0" w:color="auto"/>
              <w:right w:val="single" w:sz="8" w:space="0" w:color="auto"/>
            </w:tcBorders>
            <w:shd w:val="clear" w:color="000000" w:fill="FDF8F8"/>
            <w:vAlign w:val="center"/>
          </w:tcPr>
          <w:p w14:paraId="33F6F468" w14:textId="55B44522"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(+/-0.9%)</w:t>
            </w:r>
          </w:p>
        </w:tc>
      </w:tr>
      <w:tr w:rsidR="00AF1BE5" w:rsidRPr="00CE5E5C" w14:paraId="68AAE9B0" w14:textId="59EA2A88" w:rsidTr="005868A2">
        <w:trPr>
          <w:trHeight w:val="196"/>
          <w:jc w:val="center"/>
        </w:trPr>
        <w:tc>
          <w:tcPr>
            <w:tcW w:w="1165" w:type="dxa"/>
          </w:tcPr>
          <w:p w14:paraId="1220A20E" w14:textId="066E4D60"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COLPAL</w:t>
            </w:r>
          </w:p>
        </w:tc>
        <w:tc>
          <w:tcPr>
            <w:tcW w:w="2430" w:type="dxa"/>
          </w:tcPr>
          <w:p w14:paraId="08F5A07F" w14:textId="22C4E8E5"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 xml:space="preserve">Colias </w:t>
            </w:r>
            <w:proofErr w:type="spellStart"/>
            <w:r w:rsidRPr="00CE5E5C">
              <w:rPr>
                <w:rFonts w:ascii="Times New Roman" w:hAnsi="Times New Roman" w:cs="Times New Roman"/>
                <w:i/>
                <w:iCs/>
                <w:sz w:val="18"/>
                <w:szCs w:val="18"/>
              </w:rPr>
              <w:t>palaeno</w:t>
            </w:r>
            <w:proofErr w:type="spellEnd"/>
          </w:p>
        </w:tc>
        <w:tc>
          <w:tcPr>
            <w:tcW w:w="1530" w:type="dxa"/>
            <w:tcBorders>
              <w:top w:val="nil"/>
              <w:left w:val="nil"/>
              <w:bottom w:val="single" w:sz="8" w:space="0" w:color="auto"/>
              <w:right w:val="single" w:sz="8" w:space="0" w:color="auto"/>
            </w:tcBorders>
            <w:shd w:val="clear" w:color="000000" w:fill="E7EDF8"/>
            <w:vAlign w:val="center"/>
          </w:tcPr>
          <w:p w14:paraId="521ADE75" w14:textId="2984A650"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1.3% (+/-8.4%)</w:t>
            </w:r>
          </w:p>
        </w:tc>
        <w:tc>
          <w:tcPr>
            <w:tcW w:w="1530" w:type="dxa"/>
            <w:tcBorders>
              <w:top w:val="nil"/>
              <w:left w:val="nil"/>
              <w:bottom w:val="single" w:sz="8" w:space="0" w:color="auto"/>
              <w:right w:val="single" w:sz="8" w:space="0" w:color="auto"/>
            </w:tcBorders>
            <w:shd w:val="clear" w:color="000000" w:fill="FEFDFD"/>
            <w:vAlign w:val="center"/>
          </w:tcPr>
          <w:p w14:paraId="6BD522CA" w14:textId="39BAD4DC"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0.0% (+/-6.6%)</w:t>
            </w:r>
          </w:p>
        </w:tc>
        <w:tc>
          <w:tcPr>
            <w:tcW w:w="1530" w:type="dxa"/>
            <w:tcBorders>
              <w:top w:val="nil"/>
              <w:left w:val="single" w:sz="8" w:space="0" w:color="auto"/>
              <w:bottom w:val="single" w:sz="8" w:space="0" w:color="auto"/>
              <w:right w:val="single" w:sz="8" w:space="0" w:color="auto"/>
            </w:tcBorders>
            <w:shd w:val="clear" w:color="000000" w:fill="CB2D2D"/>
            <w:vAlign w:val="center"/>
          </w:tcPr>
          <w:p w14:paraId="6AA49BFC" w14:textId="5040B72C"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-3.0% (+/-5.1%)</w:t>
            </w:r>
          </w:p>
        </w:tc>
        <w:tc>
          <w:tcPr>
            <w:tcW w:w="1530" w:type="dxa"/>
            <w:tcBorders>
              <w:top w:val="nil"/>
              <w:left w:val="single" w:sz="8" w:space="0" w:color="auto"/>
              <w:bottom w:val="single" w:sz="8" w:space="0" w:color="auto"/>
              <w:right w:val="single" w:sz="8" w:space="0" w:color="auto"/>
            </w:tcBorders>
            <w:shd w:val="clear" w:color="000000" w:fill="E49393"/>
            <w:vAlign w:val="center"/>
          </w:tcPr>
          <w:p w14:paraId="48011572" w14:textId="78BAEC8E"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-1.2% (+/-3.8%)</w:t>
            </w:r>
          </w:p>
        </w:tc>
      </w:tr>
      <w:tr w:rsidR="00AF1BE5" w:rsidRPr="00CE5E5C" w14:paraId="1B3B9CD8" w14:textId="34D60AEA" w:rsidTr="005868A2">
        <w:trPr>
          <w:trHeight w:val="212"/>
          <w:jc w:val="center"/>
        </w:trPr>
        <w:tc>
          <w:tcPr>
            <w:tcW w:w="1165" w:type="dxa"/>
          </w:tcPr>
          <w:p w14:paraId="2415944E" w14:textId="71574E84"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COLPHI</w:t>
            </w:r>
          </w:p>
        </w:tc>
        <w:tc>
          <w:tcPr>
            <w:tcW w:w="2430" w:type="dxa"/>
          </w:tcPr>
          <w:p w14:paraId="6AE73898" w14:textId="77276FCE"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 xml:space="preserve">Colias </w:t>
            </w:r>
            <w:proofErr w:type="spellStart"/>
            <w:r w:rsidRPr="00CE5E5C">
              <w:rPr>
                <w:rFonts w:ascii="Times New Roman" w:hAnsi="Times New Roman" w:cs="Times New Roman"/>
                <w:i/>
                <w:iCs/>
                <w:sz w:val="18"/>
                <w:szCs w:val="18"/>
              </w:rPr>
              <w:t>philodice</w:t>
            </w:r>
            <w:proofErr w:type="spellEnd"/>
          </w:p>
        </w:tc>
        <w:tc>
          <w:tcPr>
            <w:tcW w:w="1530" w:type="dxa"/>
            <w:tcBorders>
              <w:top w:val="nil"/>
              <w:left w:val="nil"/>
              <w:bottom w:val="single" w:sz="8" w:space="0" w:color="auto"/>
              <w:right w:val="single" w:sz="8" w:space="0" w:color="auto"/>
            </w:tcBorders>
            <w:shd w:val="clear" w:color="000000" w:fill="FCFDFE"/>
            <w:vAlign w:val="center"/>
          </w:tcPr>
          <w:p w14:paraId="43730B44" w14:textId="009FD248"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0.2% (+/-6.2%)</w:t>
            </w:r>
          </w:p>
        </w:tc>
        <w:tc>
          <w:tcPr>
            <w:tcW w:w="1530" w:type="dxa"/>
            <w:tcBorders>
              <w:top w:val="nil"/>
              <w:left w:val="nil"/>
              <w:bottom w:val="single" w:sz="8" w:space="0" w:color="auto"/>
              <w:right w:val="single" w:sz="8" w:space="0" w:color="auto"/>
            </w:tcBorders>
            <w:shd w:val="clear" w:color="000000" w:fill="E7EDF8"/>
            <w:vAlign w:val="center"/>
          </w:tcPr>
          <w:p w14:paraId="2F8406D9" w14:textId="359390D1"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1.1% (+/-8.6%)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77076FD2" w14:textId="28969930"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-0.1% (+/-1.0%)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7359C5F2" w14:textId="68F7D2DB"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0.0% (+/-0.9%)</w:t>
            </w:r>
          </w:p>
        </w:tc>
      </w:tr>
      <w:tr w:rsidR="00AF1BE5" w:rsidRPr="00CE5E5C" w14:paraId="41D01AB9" w14:textId="0C9976D9" w:rsidTr="005868A2">
        <w:trPr>
          <w:trHeight w:val="196"/>
          <w:jc w:val="center"/>
        </w:trPr>
        <w:tc>
          <w:tcPr>
            <w:tcW w:w="1165" w:type="dxa"/>
          </w:tcPr>
          <w:p w14:paraId="0083FE83" w14:textId="00FC06C9"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CUPAMY</w:t>
            </w:r>
          </w:p>
        </w:tc>
        <w:tc>
          <w:tcPr>
            <w:tcW w:w="2430" w:type="dxa"/>
          </w:tcPr>
          <w:p w14:paraId="62C78EA0" w14:textId="3EF93124"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 xml:space="preserve">Cupido </w:t>
            </w:r>
            <w:proofErr w:type="spellStart"/>
            <w:r w:rsidRPr="00CE5E5C">
              <w:rPr>
                <w:rFonts w:ascii="Times New Roman" w:hAnsi="Times New Roman" w:cs="Times New Roman"/>
                <w:i/>
                <w:iCs/>
                <w:sz w:val="18"/>
                <w:szCs w:val="18"/>
              </w:rPr>
              <w:t>amyntula</w:t>
            </w:r>
            <w:proofErr w:type="spellEnd"/>
          </w:p>
        </w:tc>
        <w:tc>
          <w:tcPr>
            <w:tcW w:w="1530" w:type="dxa"/>
            <w:tcBorders>
              <w:top w:val="nil"/>
              <w:left w:val="nil"/>
              <w:bottom w:val="single" w:sz="8" w:space="0" w:color="auto"/>
              <w:right w:val="single" w:sz="8" w:space="0" w:color="auto"/>
            </w:tcBorders>
            <w:shd w:val="clear" w:color="000000" w:fill="E9A9A9"/>
            <w:vAlign w:val="center"/>
          </w:tcPr>
          <w:p w14:paraId="1CB78252" w14:textId="176B52EB"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-1.7% (+/-4.0%)</w:t>
            </w:r>
          </w:p>
        </w:tc>
        <w:tc>
          <w:tcPr>
            <w:tcW w:w="1530" w:type="dxa"/>
            <w:tcBorders>
              <w:top w:val="nil"/>
              <w:left w:val="nil"/>
              <w:bottom w:val="single" w:sz="8" w:space="0" w:color="auto"/>
              <w:right w:val="single" w:sz="8" w:space="0" w:color="auto"/>
            </w:tcBorders>
            <w:shd w:val="clear" w:color="000000" w:fill="FAEEEE"/>
            <w:vAlign w:val="center"/>
          </w:tcPr>
          <w:p w14:paraId="470F3BD6" w14:textId="7745E81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-0.4% (+/-3.5%)</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E77557D" w14:textId="19F911BC"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-0.3% (+/-1.1%)</w:t>
            </w:r>
          </w:p>
        </w:tc>
        <w:tc>
          <w:tcPr>
            <w:tcW w:w="1530" w:type="dxa"/>
            <w:tcBorders>
              <w:top w:val="nil"/>
              <w:left w:val="single" w:sz="8" w:space="0" w:color="auto"/>
              <w:bottom w:val="single" w:sz="8" w:space="0" w:color="auto"/>
              <w:right w:val="single" w:sz="8" w:space="0" w:color="auto"/>
            </w:tcBorders>
            <w:shd w:val="clear" w:color="000000" w:fill="FCF4F4"/>
            <w:vAlign w:val="center"/>
          </w:tcPr>
          <w:p w14:paraId="33176099" w14:textId="54988ED9"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(+/-0.5%)</w:t>
            </w:r>
          </w:p>
        </w:tc>
      </w:tr>
      <w:tr w:rsidR="00AF1BE5" w:rsidRPr="00CE5E5C" w14:paraId="06249DBD" w14:textId="6C717ADC" w:rsidTr="005868A2">
        <w:trPr>
          <w:trHeight w:val="212"/>
          <w:jc w:val="center"/>
        </w:trPr>
        <w:tc>
          <w:tcPr>
            <w:tcW w:w="1165" w:type="dxa"/>
          </w:tcPr>
          <w:p w14:paraId="4B8FD00D" w14:textId="4450B18A"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CUPCOM</w:t>
            </w:r>
          </w:p>
        </w:tc>
        <w:tc>
          <w:tcPr>
            <w:tcW w:w="2430" w:type="dxa"/>
          </w:tcPr>
          <w:p w14:paraId="672D71B0" w14:textId="78DEFCEE"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 xml:space="preserve">Cupido </w:t>
            </w:r>
            <w:proofErr w:type="spellStart"/>
            <w:r w:rsidRPr="00CE5E5C">
              <w:rPr>
                <w:rFonts w:ascii="Times New Roman" w:hAnsi="Times New Roman" w:cs="Times New Roman"/>
                <w:i/>
                <w:iCs/>
                <w:sz w:val="18"/>
                <w:szCs w:val="18"/>
              </w:rPr>
              <w:t>comyntas</w:t>
            </w:r>
            <w:proofErr w:type="spellEnd"/>
          </w:p>
        </w:tc>
        <w:tc>
          <w:tcPr>
            <w:tcW w:w="1530" w:type="dxa"/>
            <w:tcBorders>
              <w:top w:val="nil"/>
              <w:left w:val="nil"/>
              <w:bottom w:val="single" w:sz="8" w:space="0" w:color="auto"/>
              <w:right w:val="single" w:sz="8" w:space="0" w:color="auto"/>
            </w:tcBorders>
            <w:shd w:val="clear" w:color="000000" w:fill="A1B8E2"/>
            <w:vAlign w:val="center"/>
          </w:tcPr>
          <w:p w14:paraId="556F6D83" w14:textId="6587A5C8"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7194D2"/>
            <w:vAlign w:val="center"/>
          </w:tcPr>
          <w:p w14:paraId="2EC92F1B" w14:textId="3D7D3750"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6.3% (+/-8.0%)</w:t>
            </w:r>
          </w:p>
        </w:tc>
        <w:tc>
          <w:tcPr>
            <w:tcW w:w="1530" w:type="dxa"/>
            <w:tcBorders>
              <w:top w:val="nil"/>
              <w:left w:val="single" w:sz="8" w:space="0" w:color="auto"/>
              <w:bottom w:val="single" w:sz="8" w:space="0" w:color="auto"/>
              <w:right w:val="single" w:sz="8" w:space="0" w:color="auto"/>
            </w:tcBorders>
            <w:shd w:val="clear" w:color="000000" w:fill="B5C8E8"/>
            <w:vAlign w:val="center"/>
          </w:tcPr>
          <w:p w14:paraId="7720E397" w14:textId="7F7DD67F"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1.5% (+/-1.3%)</w:t>
            </w:r>
          </w:p>
        </w:tc>
        <w:tc>
          <w:tcPr>
            <w:tcW w:w="1530" w:type="dxa"/>
            <w:tcBorders>
              <w:top w:val="nil"/>
              <w:left w:val="single" w:sz="8" w:space="0" w:color="auto"/>
              <w:bottom w:val="single" w:sz="8" w:space="0" w:color="auto"/>
              <w:right w:val="single" w:sz="8" w:space="0" w:color="auto"/>
            </w:tcBorders>
            <w:shd w:val="clear" w:color="000000" w:fill="CDDAF0"/>
            <w:vAlign w:val="center"/>
          </w:tcPr>
          <w:p w14:paraId="43C80E51" w14:textId="394C6CF4"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1.0% (+/-0.9%)</w:t>
            </w:r>
          </w:p>
        </w:tc>
      </w:tr>
      <w:tr w:rsidR="00AF1BE5" w:rsidRPr="00CE5E5C" w14:paraId="5A87C9E6" w14:textId="3C782523" w:rsidTr="005868A2">
        <w:trPr>
          <w:trHeight w:val="196"/>
          <w:jc w:val="center"/>
        </w:trPr>
        <w:tc>
          <w:tcPr>
            <w:tcW w:w="1165" w:type="dxa"/>
          </w:tcPr>
          <w:p w14:paraId="5641BF7B" w14:textId="7030FB8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lastRenderedPageBreak/>
              <w:t>EPACLA</w:t>
            </w:r>
          </w:p>
        </w:tc>
        <w:tc>
          <w:tcPr>
            <w:tcW w:w="2430" w:type="dxa"/>
          </w:tcPr>
          <w:p w14:paraId="335BBBEF" w14:textId="1D9A21E9"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Epargyreus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clarus</w:t>
            </w:r>
            <w:proofErr w:type="spellEnd"/>
          </w:p>
        </w:tc>
        <w:tc>
          <w:tcPr>
            <w:tcW w:w="1530" w:type="dxa"/>
            <w:tcBorders>
              <w:top w:val="nil"/>
              <w:left w:val="nil"/>
              <w:bottom w:val="single" w:sz="8" w:space="0" w:color="auto"/>
              <w:right w:val="single" w:sz="8" w:space="0" w:color="auto"/>
            </w:tcBorders>
            <w:shd w:val="clear" w:color="000000" w:fill="CEDAF0"/>
            <w:vAlign w:val="center"/>
          </w:tcPr>
          <w:p w14:paraId="61458907" w14:textId="4F6EBB34"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2.6% (+/-4.4%)</w:t>
            </w:r>
          </w:p>
        </w:tc>
        <w:tc>
          <w:tcPr>
            <w:tcW w:w="1530" w:type="dxa"/>
            <w:tcBorders>
              <w:top w:val="nil"/>
              <w:left w:val="nil"/>
              <w:bottom w:val="single" w:sz="8" w:space="0" w:color="auto"/>
              <w:right w:val="single" w:sz="8" w:space="0" w:color="auto"/>
            </w:tcBorders>
            <w:shd w:val="clear" w:color="000000" w:fill="E0E8F5"/>
            <w:vAlign w:val="center"/>
          </w:tcPr>
          <w:p w14:paraId="43A6BD24" w14:textId="665CEBA5"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6EB2E19F" w14:textId="5E53C756"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0.0% (+/-0.0%)</w:t>
            </w:r>
          </w:p>
        </w:tc>
        <w:tc>
          <w:tcPr>
            <w:tcW w:w="1530" w:type="dxa"/>
            <w:tcBorders>
              <w:top w:val="nil"/>
              <w:left w:val="single" w:sz="8" w:space="0" w:color="auto"/>
              <w:bottom w:val="single" w:sz="8" w:space="0" w:color="auto"/>
              <w:right w:val="single" w:sz="8" w:space="0" w:color="auto"/>
            </w:tcBorders>
            <w:shd w:val="clear" w:color="000000" w:fill="F7DFDF"/>
            <w:vAlign w:val="center"/>
          </w:tcPr>
          <w:p w14:paraId="5F867EE8" w14:textId="4D499CD7"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-0.4% (+/-0.4%)</w:t>
            </w:r>
          </w:p>
        </w:tc>
      </w:tr>
      <w:tr w:rsidR="00AF1BE5" w:rsidRPr="00CE5E5C" w14:paraId="741FC940" w14:textId="66419CE8" w:rsidTr="005868A2">
        <w:trPr>
          <w:trHeight w:val="212"/>
          <w:jc w:val="center"/>
        </w:trPr>
        <w:tc>
          <w:tcPr>
            <w:tcW w:w="1165" w:type="dxa"/>
          </w:tcPr>
          <w:p w14:paraId="4A78039E" w14:textId="514E5DB5"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EREDIS</w:t>
            </w:r>
          </w:p>
        </w:tc>
        <w:tc>
          <w:tcPr>
            <w:tcW w:w="2430" w:type="dxa"/>
          </w:tcPr>
          <w:p w14:paraId="792F9C19" w14:textId="3D13AD67"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Erebia</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discoidalis</w:t>
            </w:r>
            <w:proofErr w:type="spellEnd"/>
          </w:p>
        </w:tc>
        <w:tc>
          <w:tcPr>
            <w:tcW w:w="1530" w:type="dxa"/>
            <w:tcBorders>
              <w:top w:val="nil"/>
              <w:left w:val="nil"/>
              <w:bottom w:val="single" w:sz="8" w:space="0" w:color="auto"/>
              <w:right w:val="single" w:sz="8" w:space="0" w:color="auto"/>
            </w:tcBorders>
            <w:shd w:val="clear" w:color="000000" w:fill="D24A4A"/>
            <w:vAlign w:val="center"/>
          </w:tcPr>
          <w:p w14:paraId="32846F8E" w14:textId="233A130A"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-3.7% (+/-3.8%)</w:t>
            </w:r>
          </w:p>
        </w:tc>
        <w:tc>
          <w:tcPr>
            <w:tcW w:w="1530" w:type="dxa"/>
            <w:tcBorders>
              <w:top w:val="nil"/>
              <w:left w:val="nil"/>
              <w:bottom w:val="single" w:sz="8" w:space="0" w:color="auto"/>
              <w:right w:val="single" w:sz="8" w:space="0" w:color="auto"/>
            </w:tcBorders>
            <w:shd w:val="clear" w:color="000000" w:fill="DF8080"/>
            <w:vAlign w:val="center"/>
          </w:tcPr>
          <w:p w14:paraId="1DB879D2" w14:textId="5E5AD7AC"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-3.2% (+/-2.9%)</w:t>
            </w:r>
          </w:p>
        </w:tc>
        <w:tc>
          <w:tcPr>
            <w:tcW w:w="1530" w:type="dxa"/>
            <w:tcBorders>
              <w:top w:val="nil"/>
              <w:left w:val="single" w:sz="8" w:space="0" w:color="auto"/>
              <w:bottom w:val="single" w:sz="8" w:space="0" w:color="auto"/>
              <w:right w:val="single" w:sz="8" w:space="0" w:color="auto"/>
            </w:tcBorders>
            <w:shd w:val="clear" w:color="000000" w:fill="E79F9F"/>
            <w:vAlign w:val="center"/>
          </w:tcPr>
          <w:p w14:paraId="492641F5" w14:textId="29467280"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0C3C3"/>
            <w:vAlign w:val="center"/>
          </w:tcPr>
          <w:p w14:paraId="5BBD3795" w14:textId="162A7D4C"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-0.7% (+/-2.0%)</w:t>
            </w:r>
          </w:p>
        </w:tc>
      </w:tr>
      <w:tr w:rsidR="00AF1BE5" w:rsidRPr="00CE5E5C" w14:paraId="7C85F04C" w14:textId="2D139B52" w:rsidTr="005868A2">
        <w:trPr>
          <w:trHeight w:val="196"/>
          <w:jc w:val="center"/>
        </w:trPr>
        <w:tc>
          <w:tcPr>
            <w:tcW w:w="1165" w:type="dxa"/>
          </w:tcPr>
          <w:p w14:paraId="0123D991" w14:textId="76330832"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EREEPI</w:t>
            </w:r>
          </w:p>
        </w:tc>
        <w:tc>
          <w:tcPr>
            <w:tcW w:w="2430" w:type="dxa"/>
          </w:tcPr>
          <w:p w14:paraId="575E3C42" w14:textId="36F02661"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Erebia</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epipsodea</w:t>
            </w:r>
            <w:proofErr w:type="spellEnd"/>
          </w:p>
        </w:tc>
        <w:tc>
          <w:tcPr>
            <w:tcW w:w="1530" w:type="dxa"/>
            <w:tcBorders>
              <w:top w:val="nil"/>
              <w:left w:val="nil"/>
              <w:bottom w:val="single" w:sz="8" w:space="0" w:color="auto"/>
              <w:right w:val="single" w:sz="8" w:space="0" w:color="auto"/>
            </w:tcBorders>
            <w:shd w:val="clear" w:color="000000" w:fill="DB7171"/>
            <w:vAlign w:val="center"/>
          </w:tcPr>
          <w:p w14:paraId="553A8CBD" w14:textId="45F1B637"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-2.9% (+/-6.3%)</w:t>
            </w:r>
          </w:p>
        </w:tc>
        <w:tc>
          <w:tcPr>
            <w:tcW w:w="1530" w:type="dxa"/>
            <w:tcBorders>
              <w:top w:val="nil"/>
              <w:left w:val="nil"/>
              <w:bottom w:val="single" w:sz="8" w:space="0" w:color="auto"/>
              <w:right w:val="single" w:sz="8" w:space="0" w:color="auto"/>
            </w:tcBorders>
            <w:shd w:val="clear" w:color="000000" w:fill="ECB6B6"/>
            <w:vAlign w:val="center"/>
          </w:tcPr>
          <w:p w14:paraId="42360F05" w14:textId="466D289B"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4D3D3"/>
            <w:vAlign w:val="center"/>
          </w:tcPr>
          <w:p w14:paraId="2EEAFCEC" w14:textId="2BAED016"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-0.6% (+/-1.0%)</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07F5B5DE" w14:textId="0E61235C"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-0.3% (+/-0.6%)</w:t>
            </w:r>
          </w:p>
        </w:tc>
      </w:tr>
      <w:tr w:rsidR="00AF1BE5" w:rsidRPr="00CE5E5C" w14:paraId="6B002FBB" w14:textId="2DCB8483" w:rsidTr="005868A2">
        <w:trPr>
          <w:trHeight w:val="196"/>
          <w:jc w:val="center"/>
        </w:trPr>
        <w:tc>
          <w:tcPr>
            <w:tcW w:w="1165" w:type="dxa"/>
          </w:tcPr>
          <w:p w14:paraId="28DC8502" w14:textId="0AD0B5C2"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EREFAS</w:t>
            </w:r>
          </w:p>
        </w:tc>
        <w:tc>
          <w:tcPr>
            <w:tcW w:w="2430" w:type="dxa"/>
          </w:tcPr>
          <w:p w14:paraId="2EE7680F" w14:textId="35FD2889"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Erebia</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fasciata</w:t>
            </w:r>
            <w:proofErr w:type="spellEnd"/>
          </w:p>
        </w:tc>
        <w:tc>
          <w:tcPr>
            <w:tcW w:w="1530" w:type="dxa"/>
            <w:tcBorders>
              <w:top w:val="nil"/>
              <w:left w:val="nil"/>
              <w:bottom w:val="single" w:sz="8" w:space="0" w:color="auto"/>
              <w:right w:val="single" w:sz="8" w:space="0" w:color="auto"/>
            </w:tcBorders>
            <w:shd w:val="clear" w:color="000000" w:fill="E1E8F6"/>
            <w:vAlign w:val="center"/>
          </w:tcPr>
          <w:p w14:paraId="7E8FC21D" w14:textId="3C2EC1E9"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1.6% (+/-2.7%)</w:t>
            </w:r>
          </w:p>
        </w:tc>
        <w:tc>
          <w:tcPr>
            <w:tcW w:w="1530" w:type="dxa"/>
            <w:tcBorders>
              <w:top w:val="nil"/>
              <w:left w:val="nil"/>
              <w:bottom w:val="single" w:sz="8" w:space="0" w:color="auto"/>
              <w:right w:val="single" w:sz="8" w:space="0" w:color="auto"/>
            </w:tcBorders>
            <w:shd w:val="clear" w:color="000000" w:fill="EAABAB"/>
            <w:vAlign w:val="center"/>
          </w:tcPr>
          <w:p w14:paraId="6C16DB5A" w14:textId="09F82B49"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-2.1% (+/-4.8%)</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43E9FF9C" w14:textId="5EBBBC2F"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-2.4% (+/-2.5%)</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02FFDD84" w14:textId="7EB3E2D9"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-2.9% (+/-3.2%)</w:t>
            </w:r>
          </w:p>
        </w:tc>
      </w:tr>
      <w:tr w:rsidR="00AF1BE5" w:rsidRPr="00CE5E5C" w14:paraId="609A953C" w14:textId="7690817B" w:rsidTr="005868A2">
        <w:trPr>
          <w:trHeight w:val="212"/>
          <w:jc w:val="center"/>
        </w:trPr>
        <w:tc>
          <w:tcPr>
            <w:tcW w:w="1165" w:type="dxa"/>
          </w:tcPr>
          <w:p w14:paraId="16A25593" w14:textId="1566BA4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EREROS</w:t>
            </w:r>
          </w:p>
        </w:tc>
        <w:tc>
          <w:tcPr>
            <w:tcW w:w="2430" w:type="dxa"/>
          </w:tcPr>
          <w:p w14:paraId="6CB99DD3" w14:textId="4C08ECAE"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Erebia</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rossii</w:t>
            </w:r>
            <w:proofErr w:type="spellEnd"/>
          </w:p>
        </w:tc>
        <w:tc>
          <w:tcPr>
            <w:tcW w:w="1530" w:type="dxa"/>
            <w:tcBorders>
              <w:top w:val="nil"/>
              <w:left w:val="nil"/>
              <w:bottom w:val="single" w:sz="8" w:space="0" w:color="auto"/>
              <w:right w:val="single" w:sz="8" w:space="0" w:color="auto"/>
            </w:tcBorders>
            <w:shd w:val="clear" w:color="000000" w:fill="F5F7FC"/>
            <w:vAlign w:val="center"/>
          </w:tcPr>
          <w:p w14:paraId="27E8950D" w14:textId="53B646E5"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0.6% (+/-2.4%)</w:t>
            </w:r>
          </w:p>
        </w:tc>
        <w:tc>
          <w:tcPr>
            <w:tcW w:w="1530" w:type="dxa"/>
            <w:tcBorders>
              <w:top w:val="nil"/>
              <w:left w:val="nil"/>
              <w:bottom w:val="single" w:sz="8" w:space="0" w:color="auto"/>
              <w:right w:val="single" w:sz="8" w:space="0" w:color="auto"/>
            </w:tcBorders>
            <w:shd w:val="clear" w:color="000000" w:fill="FDFEFF"/>
            <w:vAlign w:val="center"/>
          </w:tcPr>
          <w:p w14:paraId="20AACEB2" w14:textId="160F9CC0"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0.1% (+/-4.7%)</w:t>
            </w:r>
          </w:p>
        </w:tc>
        <w:tc>
          <w:tcPr>
            <w:tcW w:w="1530" w:type="dxa"/>
            <w:tcBorders>
              <w:top w:val="nil"/>
              <w:left w:val="single" w:sz="8" w:space="0" w:color="auto"/>
              <w:bottom w:val="single" w:sz="8" w:space="0" w:color="auto"/>
              <w:right w:val="single" w:sz="8" w:space="0" w:color="auto"/>
            </w:tcBorders>
            <w:shd w:val="clear" w:color="000000" w:fill="D24B4B"/>
            <w:vAlign w:val="center"/>
          </w:tcPr>
          <w:p w14:paraId="53C83444" w14:textId="24911163"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-2.6% (+/-2.9%)</w:t>
            </w:r>
          </w:p>
        </w:tc>
        <w:tc>
          <w:tcPr>
            <w:tcW w:w="1530" w:type="dxa"/>
            <w:tcBorders>
              <w:top w:val="nil"/>
              <w:left w:val="single" w:sz="8" w:space="0" w:color="auto"/>
              <w:bottom w:val="single" w:sz="8" w:space="0" w:color="auto"/>
              <w:right w:val="single" w:sz="8" w:space="0" w:color="auto"/>
            </w:tcBorders>
            <w:shd w:val="clear" w:color="000000" w:fill="C82020"/>
            <w:vAlign w:val="center"/>
          </w:tcPr>
          <w:p w14:paraId="4289F7FC" w14:textId="204CD1F9"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-2.5% (+/-3.1%)</w:t>
            </w:r>
          </w:p>
        </w:tc>
      </w:tr>
      <w:tr w:rsidR="00AF1BE5" w:rsidRPr="00CE5E5C" w14:paraId="6B224F68" w14:textId="2172C553" w:rsidTr="005868A2">
        <w:trPr>
          <w:trHeight w:val="196"/>
          <w:jc w:val="center"/>
        </w:trPr>
        <w:tc>
          <w:tcPr>
            <w:tcW w:w="1165" w:type="dxa"/>
          </w:tcPr>
          <w:p w14:paraId="5F71E19F" w14:textId="3CB1FC9A"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EREYOU</w:t>
            </w:r>
          </w:p>
        </w:tc>
        <w:tc>
          <w:tcPr>
            <w:tcW w:w="2430" w:type="dxa"/>
          </w:tcPr>
          <w:p w14:paraId="2EE9746B" w14:textId="0D6CB20B"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Erebia</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youngi</w:t>
            </w:r>
            <w:proofErr w:type="spellEnd"/>
          </w:p>
        </w:tc>
        <w:tc>
          <w:tcPr>
            <w:tcW w:w="1530" w:type="dxa"/>
            <w:tcBorders>
              <w:top w:val="nil"/>
              <w:left w:val="nil"/>
              <w:bottom w:val="single" w:sz="8" w:space="0" w:color="auto"/>
              <w:right w:val="single" w:sz="8" w:space="0" w:color="auto"/>
            </w:tcBorders>
            <w:shd w:val="clear" w:color="000000" w:fill="E3EAF6"/>
            <w:vAlign w:val="center"/>
          </w:tcPr>
          <w:p w14:paraId="4D23F6AD" w14:textId="028E4BE0"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1.5% (+/-2.1%)</w:t>
            </w:r>
          </w:p>
        </w:tc>
        <w:tc>
          <w:tcPr>
            <w:tcW w:w="1530" w:type="dxa"/>
            <w:tcBorders>
              <w:top w:val="nil"/>
              <w:left w:val="nil"/>
              <w:bottom w:val="single" w:sz="8" w:space="0" w:color="auto"/>
              <w:right w:val="single" w:sz="8" w:space="0" w:color="auto"/>
            </w:tcBorders>
            <w:shd w:val="clear" w:color="000000" w:fill="FEFCFC"/>
            <w:vAlign w:val="center"/>
          </w:tcPr>
          <w:p w14:paraId="77BB2176" w14:textId="5FA93B4C"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-0.1% (+/-2.4%)</w:t>
            </w:r>
          </w:p>
        </w:tc>
        <w:tc>
          <w:tcPr>
            <w:tcW w:w="1530" w:type="dxa"/>
            <w:tcBorders>
              <w:top w:val="nil"/>
              <w:left w:val="single" w:sz="8" w:space="0" w:color="auto"/>
              <w:bottom w:val="single" w:sz="8" w:space="0" w:color="auto"/>
              <w:right w:val="single" w:sz="8" w:space="0" w:color="auto"/>
            </w:tcBorders>
            <w:shd w:val="clear" w:color="000000" w:fill="D45454"/>
            <w:vAlign w:val="center"/>
          </w:tcPr>
          <w:p w14:paraId="60FFAB2B" w14:textId="0E292234"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-2.4% (+/-2.1%)</w:t>
            </w:r>
          </w:p>
        </w:tc>
        <w:tc>
          <w:tcPr>
            <w:tcW w:w="1530" w:type="dxa"/>
            <w:tcBorders>
              <w:top w:val="nil"/>
              <w:left w:val="single" w:sz="8" w:space="0" w:color="auto"/>
              <w:bottom w:val="single" w:sz="8" w:space="0" w:color="auto"/>
              <w:right w:val="single" w:sz="8" w:space="0" w:color="auto"/>
            </w:tcBorders>
            <w:shd w:val="clear" w:color="000000" w:fill="C82323"/>
            <w:vAlign w:val="center"/>
          </w:tcPr>
          <w:p w14:paraId="4B5681D6" w14:textId="6A9BB04C"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-2.5% (+/-2.3%)</w:t>
            </w:r>
          </w:p>
        </w:tc>
      </w:tr>
      <w:tr w:rsidR="00AF1BE5" w:rsidRPr="00CE5E5C" w14:paraId="519597E8" w14:textId="28C6ED7F" w:rsidTr="005868A2">
        <w:trPr>
          <w:trHeight w:val="212"/>
          <w:jc w:val="center"/>
        </w:trPr>
        <w:tc>
          <w:tcPr>
            <w:tcW w:w="1165" w:type="dxa"/>
          </w:tcPr>
          <w:p w14:paraId="20C77127" w14:textId="0A7EEAC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ERYICE</w:t>
            </w:r>
          </w:p>
        </w:tc>
        <w:tc>
          <w:tcPr>
            <w:tcW w:w="2430" w:type="dxa"/>
          </w:tcPr>
          <w:p w14:paraId="1E4CB365" w14:textId="1DF719E1"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Erynnis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icelus</w:t>
            </w:r>
            <w:proofErr w:type="spellEnd"/>
          </w:p>
        </w:tc>
        <w:tc>
          <w:tcPr>
            <w:tcW w:w="1530" w:type="dxa"/>
            <w:tcBorders>
              <w:top w:val="nil"/>
              <w:left w:val="nil"/>
              <w:bottom w:val="single" w:sz="8" w:space="0" w:color="auto"/>
              <w:right w:val="single" w:sz="8" w:space="0" w:color="auto"/>
            </w:tcBorders>
            <w:shd w:val="clear" w:color="000000" w:fill="F1C6C6"/>
            <w:vAlign w:val="center"/>
          </w:tcPr>
          <w:p w14:paraId="7F8AF571" w14:textId="5AE1AE40"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-1.1% (+/-5.4%)</w:t>
            </w:r>
          </w:p>
        </w:tc>
        <w:tc>
          <w:tcPr>
            <w:tcW w:w="1530" w:type="dxa"/>
            <w:tcBorders>
              <w:top w:val="nil"/>
              <w:left w:val="nil"/>
              <w:bottom w:val="single" w:sz="8" w:space="0" w:color="auto"/>
              <w:right w:val="single" w:sz="8" w:space="0" w:color="auto"/>
            </w:tcBorders>
            <w:shd w:val="clear" w:color="000000" w:fill="FEFCFC"/>
            <w:vAlign w:val="center"/>
          </w:tcPr>
          <w:p w14:paraId="10F6E265" w14:textId="215C5BEE"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-0.1% (+/-6.0%)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6A57F75C" w14:textId="55087271"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-0.1% (+/-1.6%)</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4BB966E1" w14:textId="0215FBB8"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0.0% (+/-0.6%)</w:t>
            </w:r>
          </w:p>
        </w:tc>
      </w:tr>
      <w:tr w:rsidR="00AF1BE5" w:rsidRPr="00CE5E5C" w14:paraId="675BC46E" w14:textId="64228854" w:rsidTr="005868A2">
        <w:trPr>
          <w:trHeight w:val="196"/>
          <w:jc w:val="center"/>
        </w:trPr>
        <w:tc>
          <w:tcPr>
            <w:tcW w:w="1165" w:type="dxa"/>
          </w:tcPr>
          <w:p w14:paraId="69CA0ED5" w14:textId="6011C258"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ERYJUV</w:t>
            </w:r>
          </w:p>
        </w:tc>
        <w:tc>
          <w:tcPr>
            <w:tcW w:w="2430" w:type="dxa"/>
          </w:tcPr>
          <w:p w14:paraId="07A803D5" w14:textId="2BA883F6"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Erynnis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juvenalis</w:t>
            </w:r>
            <w:proofErr w:type="spellEnd"/>
          </w:p>
        </w:tc>
        <w:tc>
          <w:tcPr>
            <w:tcW w:w="1530" w:type="dxa"/>
            <w:tcBorders>
              <w:top w:val="nil"/>
              <w:left w:val="nil"/>
              <w:bottom w:val="single" w:sz="8" w:space="0" w:color="auto"/>
              <w:right w:val="single" w:sz="8" w:space="0" w:color="auto"/>
            </w:tcBorders>
            <w:shd w:val="clear" w:color="000000" w:fill="F9E9E9"/>
            <w:vAlign w:val="center"/>
          </w:tcPr>
          <w:p w14:paraId="53A7BEEC" w14:textId="1487ADCB"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-0.4% (+/-3.8%)</w:t>
            </w:r>
          </w:p>
        </w:tc>
        <w:tc>
          <w:tcPr>
            <w:tcW w:w="1530" w:type="dxa"/>
            <w:tcBorders>
              <w:top w:val="nil"/>
              <w:left w:val="nil"/>
              <w:bottom w:val="single" w:sz="8" w:space="0" w:color="auto"/>
              <w:right w:val="single" w:sz="8" w:space="0" w:color="auto"/>
            </w:tcBorders>
            <w:shd w:val="clear" w:color="000000" w:fill="F3F6FC"/>
            <w:vAlign w:val="center"/>
          </w:tcPr>
          <w:p w14:paraId="65543494" w14:textId="704B78F5"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0.5% (+/-3.1%)</w:t>
            </w:r>
          </w:p>
        </w:tc>
        <w:tc>
          <w:tcPr>
            <w:tcW w:w="1530" w:type="dxa"/>
            <w:tcBorders>
              <w:top w:val="nil"/>
              <w:left w:val="single" w:sz="8" w:space="0" w:color="auto"/>
              <w:bottom w:val="single" w:sz="8" w:space="0" w:color="auto"/>
              <w:right w:val="single" w:sz="8" w:space="0" w:color="auto"/>
            </w:tcBorders>
            <w:shd w:val="clear" w:color="000000" w:fill="DAE4F4"/>
            <w:vAlign w:val="center"/>
          </w:tcPr>
          <w:p w14:paraId="6A721197" w14:textId="711CC83C"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0.8% (+/-0.6%)</w:t>
            </w:r>
          </w:p>
        </w:tc>
        <w:tc>
          <w:tcPr>
            <w:tcW w:w="1530" w:type="dxa"/>
            <w:tcBorders>
              <w:top w:val="nil"/>
              <w:left w:val="single" w:sz="8" w:space="0" w:color="auto"/>
              <w:bottom w:val="single" w:sz="8" w:space="0" w:color="auto"/>
              <w:right w:val="single" w:sz="8" w:space="0" w:color="auto"/>
            </w:tcBorders>
            <w:shd w:val="clear" w:color="000000" w:fill="DCE5F4"/>
            <w:vAlign w:val="center"/>
          </w:tcPr>
          <w:p w14:paraId="3519C96A" w14:textId="161CD78D"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0.7% (+/-0.6%)</w:t>
            </w:r>
          </w:p>
        </w:tc>
      </w:tr>
      <w:tr w:rsidR="00AF1BE5" w:rsidRPr="00CE5E5C" w14:paraId="0886CBF1" w14:textId="5245CCA8" w:rsidTr="005868A2">
        <w:trPr>
          <w:trHeight w:val="212"/>
          <w:jc w:val="center"/>
        </w:trPr>
        <w:tc>
          <w:tcPr>
            <w:tcW w:w="1165" w:type="dxa"/>
          </w:tcPr>
          <w:p w14:paraId="364C5D7B" w14:textId="3D17A267"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ERYPER</w:t>
            </w:r>
          </w:p>
        </w:tc>
        <w:tc>
          <w:tcPr>
            <w:tcW w:w="2430" w:type="dxa"/>
          </w:tcPr>
          <w:p w14:paraId="2AAB00BE" w14:textId="7ADB492F"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Erynnis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persius</w:t>
            </w:r>
            <w:proofErr w:type="spellEnd"/>
          </w:p>
        </w:tc>
        <w:tc>
          <w:tcPr>
            <w:tcW w:w="1530" w:type="dxa"/>
            <w:tcBorders>
              <w:top w:val="nil"/>
              <w:left w:val="nil"/>
              <w:bottom w:val="single" w:sz="8" w:space="0" w:color="auto"/>
              <w:right w:val="single" w:sz="8" w:space="0" w:color="auto"/>
            </w:tcBorders>
            <w:shd w:val="clear" w:color="000000" w:fill="F1C8C8"/>
            <w:vAlign w:val="center"/>
          </w:tcPr>
          <w:p w14:paraId="7D483051" w14:textId="3EC9FB29"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-1.1% (+/-0.9%)</w:t>
            </w:r>
          </w:p>
        </w:tc>
        <w:tc>
          <w:tcPr>
            <w:tcW w:w="1530" w:type="dxa"/>
            <w:tcBorders>
              <w:top w:val="nil"/>
              <w:left w:val="nil"/>
              <w:bottom w:val="single" w:sz="8" w:space="0" w:color="auto"/>
              <w:right w:val="single" w:sz="8" w:space="0" w:color="auto"/>
            </w:tcBorders>
            <w:shd w:val="clear" w:color="000000" w:fill="FDF8F8"/>
            <w:vAlign w:val="center"/>
          </w:tcPr>
          <w:p w14:paraId="55729593" w14:textId="48C86EC2"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-0.2% (+/-0.4%)</w:t>
            </w:r>
          </w:p>
        </w:tc>
        <w:tc>
          <w:tcPr>
            <w:tcW w:w="1530" w:type="dxa"/>
            <w:tcBorders>
              <w:top w:val="nil"/>
              <w:left w:val="single" w:sz="8" w:space="0" w:color="auto"/>
              <w:bottom w:val="single" w:sz="8" w:space="0" w:color="auto"/>
              <w:right w:val="single" w:sz="8" w:space="0" w:color="auto"/>
            </w:tcBorders>
            <w:shd w:val="clear" w:color="000000" w:fill="FBF0F0"/>
            <w:vAlign w:val="center"/>
          </w:tcPr>
          <w:p w14:paraId="27E115E0" w14:textId="7C24A992"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10F451" w14:textId="0F31F635"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(+/-0.3%)</w:t>
            </w:r>
          </w:p>
        </w:tc>
      </w:tr>
      <w:tr w:rsidR="00AF1BE5" w:rsidRPr="00CE5E5C" w14:paraId="57AE0A0E" w14:textId="734B3FA9" w:rsidTr="005868A2">
        <w:trPr>
          <w:trHeight w:val="196"/>
          <w:jc w:val="center"/>
        </w:trPr>
        <w:tc>
          <w:tcPr>
            <w:tcW w:w="1165" w:type="dxa"/>
          </w:tcPr>
          <w:p w14:paraId="70859342" w14:textId="2BA280EE"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EUCAUS</w:t>
            </w:r>
          </w:p>
        </w:tc>
        <w:tc>
          <w:tcPr>
            <w:tcW w:w="2430" w:type="dxa"/>
          </w:tcPr>
          <w:p w14:paraId="4F6F4077" w14:textId="49938197"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Euchloe</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ausonides</w:t>
            </w:r>
            <w:proofErr w:type="spellEnd"/>
          </w:p>
        </w:tc>
        <w:tc>
          <w:tcPr>
            <w:tcW w:w="1530" w:type="dxa"/>
            <w:tcBorders>
              <w:top w:val="nil"/>
              <w:left w:val="nil"/>
              <w:bottom w:val="single" w:sz="8" w:space="0" w:color="auto"/>
              <w:right w:val="single" w:sz="8" w:space="0" w:color="auto"/>
            </w:tcBorders>
            <w:shd w:val="clear" w:color="000000" w:fill="D96565"/>
            <w:vAlign w:val="center"/>
          </w:tcPr>
          <w:p w14:paraId="7A08E7E0" w14:textId="72E4B440"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-3.1% (+/-3.9%)</w:t>
            </w:r>
          </w:p>
        </w:tc>
        <w:tc>
          <w:tcPr>
            <w:tcW w:w="1530" w:type="dxa"/>
            <w:tcBorders>
              <w:top w:val="nil"/>
              <w:left w:val="nil"/>
              <w:bottom w:val="single" w:sz="8" w:space="0" w:color="auto"/>
              <w:right w:val="single" w:sz="8" w:space="0" w:color="auto"/>
            </w:tcBorders>
            <w:shd w:val="clear" w:color="000000" w:fill="E9A6A6"/>
            <w:vAlign w:val="center"/>
          </w:tcPr>
          <w:p w14:paraId="42B463A0" w14:textId="63D324E1"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-2.2% (+/-4.4%)</w:t>
            </w:r>
          </w:p>
        </w:tc>
        <w:tc>
          <w:tcPr>
            <w:tcW w:w="1530" w:type="dxa"/>
            <w:tcBorders>
              <w:top w:val="nil"/>
              <w:left w:val="single" w:sz="8" w:space="0" w:color="auto"/>
              <w:bottom w:val="single" w:sz="8" w:space="0" w:color="auto"/>
              <w:right w:val="single" w:sz="8" w:space="0" w:color="auto"/>
            </w:tcBorders>
            <w:shd w:val="clear" w:color="000000" w:fill="EDB7B7"/>
            <w:vAlign w:val="center"/>
          </w:tcPr>
          <w:p w14:paraId="1D5ED6A8" w14:textId="46A3F407"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-1.0% (+/-2.5%)</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5A5DA33A" w14:textId="5DCFC67B"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-0.3% (+/-1.9%)</w:t>
            </w:r>
          </w:p>
        </w:tc>
      </w:tr>
      <w:tr w:rsidR="00AF1BE5" w:rsidRPr="00CE5E5C" w14:paraId="67258D4E" w14:textId="3C35E620" w:rsidTr="005868A2">
        <w:trPr>
          <w:trHeight w:val="212"/>
          <w:jc w:val="center"/>
        </w:trPr>
        <w:tc>
          <w:tcPr>
            <w:tcW w:w="1165" w:type="dxa"/>
          </w:tcPr>
          <w:p w14:paraId="01F272EB" w14:textId="4746C05D"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EUPANI</w:t>
            </w:r>
          </w:p>
        </w:tc>
        <w:tc>
          <w:tcPr>
            <w:tcW w:w="2430" w:type="dxa"/>
          </w:tcPr>
          <w:p w14:paraId="4D2F4809" w14:textId="3ADF5EE3"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Euphydryas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anicia</w:t>
            </w:r>
            <w:proofErr w:type="spellEnd"/>
          </w:p>
        </w:tc>
        <w:tc>
          <w:tcPr>
            <w:tcW w:w="1530" w:type="dxa"/>
            <w:tcBorders>
              <w:top w:val="nil"/>
              <w:left w:val="nil"/>
              <w:bottom w:val="single" w:sz="8" w:space="0" w:color="auto"/>
              <w:right w:val="single" w:sz="8" w:space="0" w:color="auto"/>
            </w:tcBorders>
            <w:shd w:val="clear" w:color="000000" w:fill="EEBCBC"/>
            <w:vAlign w:val="center"/>
          </w:tcPr>
          <w:p w14:paraId="29EB509F" w14:textId="25A894AF"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-1.3% (+/-3.7%)</w:t>
            </w:r>
          </w:p>
        </w:tc>
        <w:tc>
          <w:tcPr>
            <w:tcW w:w="1530" w:type="dxa"/>
            <w:tcBorders>
              <w:top w:val="nil"/>
              <w:left w:val="nil"/>
              <w:bottom w:val="single" w:sz="8" w:space="0" w:color="auto"/>
              <w:right w:val="single" w:sz="8" w:space="0" w:color="auto"/>
            </w:tcBorders>
            <w:shd w:val="clear" w:color="000000" w:fill="FEFEFF"/>
            <w:vAlign w:val="center"/>
          </w:tcPr>
          <w:p w14:paraId="4380BBF4" w14:textId="05D1AF34"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0.1% (+/-2.8%)</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3CB75176" w14:textId="0B675795"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-0.3%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5FBD0331" w14:textId="65CE52B0"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(+/-0.2%)</w:t>
            </w:r>
          </w:p>
        </w:tc>
      </w:tr>
      <w:tr w:rsidR="00AF1BE5" w:rsidRPr="00CE5E5C" w14:paraId="4EE447A3" w14:textId="371FF0B1" w:rsidTr="005868A2">
        <w:trPr>
          <w:trHeight w:val="196"/>
          <w:jc w:val="center"/>
        </w:trPr>
        <w:tc>
          <w:tcPr>
            <w:tcW w:w="1165" w:type="dxa"/>
          </w:tcPr>
          <w:p w14:paraId="1485515B" w14:textId="372A925B"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EUPPHA</w:t>
            </w:r>
          </w:p>
        </w:tc>
        <w:tc>
          <w:tcPr>
            <w:tcW w:w="2430" w:type="dxa"/>
          </w:tcPr>
          <w:p w14:paraId="598ECEB3" w14:textId="26480CEC"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Euphydryas</w:t>
            </w:r>
            <w:proofErr w:type="spellEnd"/>
            <w:r w:rsidRPr="00CE5E5C">
              <w:rPr>
                <w:rFonts w:ascii="Times New Roman" w:hAnsi="Times New Roman" w:cs="Times New Roman"/>
                <w:i/>
                <w:iCs/>
                <w:sz w:val="18"/>
                <w:szCs w:val="18"/>
              </w:rPr>
              <w:t xml:space="preserve"> phaeton</w:t>
            </w:r>
          </w:p>
        </w:tc>
        <w:tc>
          <w:tcPr>
            <w:tcW w:w="1530" w:type="dxa"/>
            <w:tcBorders>
              <w:top w:val="nil"/>
              <w:left w:val="nil"/>
              <w:bottom w:val="single" w:sz="8" w:space="0" w:color="auto"/>
              <w:right w:val="single" w:sz="8" w:space="0" w:color="auto"/>
            </w:tcBorders>
            <w:shd w:val="clear" w:color="000000" w:fill="E8EEF8"/>
            <w:vAlign w:val="center"/>
          </w:tcPr>
          <w:p w14:paraId="569C7D2C" w14:textId="3265ACDF"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1.2% (+/-3.6%)</w:t>
            </w:r>
          </w:p>
        </w:tc>
        <w:tc>
          <w:tcPr>
            <w:tcW w:w="1530" w:type="dxa"/>
            <w:tcBorders>
              <w:top w:val="nil"/>
              <w:left w:val="nil"/>
              <w:bottom w:val="single" w:sz="8" w:space="0" w:color="auto"/>
              <w:right w:val="single" w:sz="8" w:space="0" w:color="auto"/>
            </w:tcBorders>
            <w:shd w:val="clear" w:color="000000" w:fill="C0CFEB"/>
            <w:vAlign w:val="center"/>
          </w:tcPr>
          <w:p w14:paraId="4C7ADA26" w14:textId="6F469B99"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2.8% (+/-4.5%)</w:t>
            </w:r>
          </w:p>
        </w:tc>
        <w:tc>
          <w:tcPr>
            <w:tcW w:w="1530" w:type="dxa"/>
            <w:tcBorders>
              <w:top w:val="nil"/>
              <w:left w:val="single" w:sz="8" w:space="0" w:color="auto"/>
              <w:bottom w:val="single" w:sz="8" w:space="0" w:color="auto"/>
              <w:right w:val="single" w:sz="8" w:space="0" w:color="auto"/>
            </w:tcBorders>
            <w:shd w:val="clear" w:color="000000" w:fill="7799D4"/>
            <w:vAlign w:val="center"/>
          </w:tcPr>
          <w:p w14:paraId="200FC37E" w14:textId="516E4FAE"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2.8% (+/-2.1%)</w:t>
            </w:r>
          </w:p>
        </w:tc>
        <w:tc>
          <w:tcPr>
            <w:tcW w:w="1530" w:type="dxa"/>
            <w:tcBorders>
              <w:top w:val="nil"/>
              <w:left w:val="single" w:sz="8" w:space="0" w:color="auto"/>
              <w:bottom w:val="single" w:sz="8" w:space="0" w:color="auto"/>
              <w:right w:val="single" w:sz="8" w:space="0" w:color="auto"/>
            </w:tcBorders>
            <w:shd w:val="clear" w:color="000000" w:fill="5781CA"/>
            <w:vAlign w:val="center"/>
          </w:tcPr>
          <w:p w14:paraId="17CB6A87" w14:textId="3EA74A14"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3.2% (+/-2.7%)</w:t>
            </w:r>
          </w:p>
        </w:tc>
      </w:tr>
      <w:tr w:rsidR="00AF1BE5" w:rsidRPr="00CE5E5C" w14:paraId="56863D2E" w14:textId="3C3CCE40" w:rsidTr="005868A2">
        <w:trPr>
          <w:trHeight w:val="212"/>
          <w:jc w:val="center"/>
        </w:trPr>
        <w:tc>
          <w:tcPr>
            <w:tcW w:w="1165" w:type="dxa"/>
          </w:tcPr>
          <w:p w14:paraId="45895D41" w14:textId="5B2D873E"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EUPVES</w:t>
            </w:r>
          </w:p>
        </w:tc>
        <w:tc>
          <w:tcPr>
            <w:tcW w:w="2430" w:type="dxa"/>
          </w:tcPr>
          <w:p w14:paraId="41CB6061" w14:textId="35248723"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Euphyes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vestris</w:t>
            </w:r>
            <w:proofErr w:type="spellEnd"/>
          </w:p>
        </w:tc>
        <w:tc>
          <w:tcPr>
            <w:tcW w:w="1530" w:type="dxa"/>
            <w:tcBorders>
              <w:top w:val="nil"/>
              <w:left w:val="nil"/>
              <w:bottom w:val="single" w:sz="8" w:space="0" w:color="auto"/>
              <w:right w:val="single" w:sz="8" w:space="0" w:color="auto"/>
            </w:tcBorders>
            <w:shd w:val="clear" w:color="000000" w:fill="E5ECF7"/>
            <w:vAlign w:val="center"/>
          </w:tcPr>
          <w:p w14:paraId="323D33F1" w14:textId="4A74CFF3"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1.4% (+/-3.5%)</w:t>
            </w:r>
          </w:p>
        </w:tc>
        <w:tc>
          <w:tcPr>
            <w:tcW w:w="1530" w:type="dxa"/>
            <w:tcBorders>
              <w:top w:val="nil"/>
              <w:left w:val="nil"/>
              <w:bottom w:val="single" w:sz="8" w:space="0" w:color="auto"/>
              <w:right w:val="single" w:sz="8" w:space="0" w:color="auto"/>
            </w:tcBorders>
            <w:shd w:val="clear" w:color="000000" w:fill="F6F8FC"/>
            <w:vAlign w:val="center"/>
          </w:tcPr>
          <w:p w14:paraId="70FE820F" w14:textId="708119F9"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0.4% (+/-2.0%)</w:t>
            </w:r>
          </w:p>
        </w:tc>
        <w:tc>
          <w:tcPr>
            <w:tcW w:w="1530" w:type="dxa"/>
            <w:tcBorders>
              <w:top w:val="nil"/>
              <w:left w:val="single" w:sz="8" w:space="0" w:color="auto"/>
              <w:bottom w:val="single" w:sz="8" w:space="0" w:color="auto"/>
              <w:right w:val="single" w:sz="8" w:space="0" w:color="auto"/>
            </w:tcBorders>
            <w:shd w:val="clear" w:color="000000" w:fill="87A4D9"/>
            <w:vAlign w:val="center"/>
          </w:tcPr>
          <w:p w14:paraId="6ED06DA9" w14:textId="1092016C"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2.5% (+/-3.2%)</w:t>
            </w:r>
          </w:p>
        </w:tc>
        <w:tc>
          <w:tcPr>
            <w:tcW w:w="1530" w:type="dxa"/>
            <w:tcBorders>
              <w:top w:val="nil"/>
              <w:left w:val="single" w:sz="8" w:space="0" w:color="auto"/>
              <w:bottom w:val="single" w:sz="8" w:space="0" w:color="auto"/>
              <w:right w:val="single" w:sz="8" w:space="0" w:color="auto"/>
            </w:tcBorders>
            <w:shd w:val="clear" w:color="000000" w:fill="84A2D9"/>
            <w:vAlign w:val="center"/>
          </w:tcPr>
          <w:p w14:paraId="4D0BE21B" w14:textId="35373322"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2.4% (+/-3.2%)</w:t>
            </w:r>
          </w:p>
        </w:tc>
      </w:tr>
      <w:tr w:rsidR="00AF1BE5" w:rsidRPr="00CE5E5C" w14:paraId="3D0CD5AD" w14:textId="2A13008B" w:rsidTr="005868A2">
        <w:trPr>
          <w:trHeight w:val="196"/>
          <w:jc w:val="center"/>
        </w:trPr>
        <w:tc>
          <w:tcPr>
            <w:tcW w:w="1165" w:type="dxa"/>
          </w:tcPr>
          <w:p w14:paraId="5C5C8793" w14:textId="38312089"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GLALYG</w:t>
            </w:r>
          </w:p>
        </w:tc>
        <w:tc>
          <w:tcPr>
            <w:tcW w:w="2430" w:type="dxa"/>
          </w:tcPr>
          <w:p w14:paraId="64C9F3F5" w14:textId="5561158B"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Glaucopsyche</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lygdamus</w:t>
            </w:r>
            <w:proofErr w:type="spellEnd"/>
          </w:p>
        </w:tc>
        <w:tc>
          <w:tcPr>
            <w:tcW w:w="1530" w:type="dxa"/>
            <w:tcBorders>
              <w:top w:val="nil"/>
              <w:left w:val="nil"/>
              <w:bottom w:val="single" w:sz="8" w:space="0" w:color="auto"/>
              <w:right w:val="single" w:sz="8" w:space="0" w:color="auto"/>
            </w:tcBorders>
            <w:shd w:val="clear" w:color="000000" w:fill="F4F7FC"/>
            <w:vAlign w:val="center"/>
          </w:tcPr>
          <w:p w14:paraId="32A0EAE0" w14:textId="72029B3A"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0.6% (+/-2.7%)</w:t>
            </w:r>
          </w:p>
        </w:tc>
        <w:tc>
          <w:tcPr>
            <w:tcW w:w="1530" w:type="dxa"/>
            <w:tcBorders>
              <w:top w:val="nil"/>
              <w:left w:val="nil"/>
              <w:bottom w:val="single" w:sz="8" w:space="0" w:color="auto"/>
              <w:right w:val="single" w:sz="8" w:space="0" w:color="auto"/>
            </w:tcBorders>
            <w:shd w:val="clear" w:color="000000" w:fill="E5EBF7"/>
            <w:vAlign w:val="center"/>
          </w:tcPr>
          <w:p w14:paraId="625F6A4A" w14:textId="3E951EDD"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1.2% (+/-3.6%)</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7D8DB3" w14:textId="4D8BB884"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8B1C652" w14:textId="302162DF"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(+/-0.3%)</w:t>
            </w:r>
          </w:p>
        </w:tc>
      </w:tr>
      <w:tr w:rsidR="00AF1BE5" w:rsidRPr="00CE5E5C" w14:paraId="76E7D8E8" w14:textId="05D5ADC3" w:rsidTr="005868A2">
        <w:trPr>
          <w:trHeight w:val="212"/>
          <w:jc w:val="center"/>
        </w:trPr>
        <w:tc>
          <w:tcPr>
            <w:tcW w:w="1165" w:type="dxa"/>
          </w:tcPr>
          <w:p w14:paraId="50B0445F" w14:textId="334BA4F4"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HESCOM</w:t>
            </w:r>
          </w:p>
        </w:tc>
        <w:tc>
          <w:tcPr>
            <w:tcW w:w="2430" w:type="dxa"/>
          </w:tcPr>
          <w:p w14:paraId="153BE09B" w14:textId="08844872"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Hesperia comma</w:t>
            </w:r>
          </w:p>
        </w:tc>
        <w:tc>
          <w:tcPr>
            <w:tcW w:w="1530" w:type="dxa"/>
            <w:tcBorders>
              <w:top w:val="nil"/>
              <w:left w:val="nil"/>
              <w:bottom w:val="single" w:sz="8" w:space="0" w:color="auto"/>
              <w:right w:val="single" w:sz="8" w:space="0" w:color="auto"/>
            </w:tcBorders>
            <w:shd w:val="clear" w:color="000000" w:fill="F4D3D3"/>
            <w:vAlign w:val="center"/>
          </w:tcPr>
          <w:p w14:paraId="352469F5" w14:textId="3DED63DE"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-0.9% (+/-0.9%)</w:t>
            </w:r>
          </w:p>
        </w:tc>
        <w:tc>
          <w:tcPr>
            <w:tcW w:w="1530" w:type="dxa"/>
            <w:tcBorders>
              <w:top w:val="nil"/>
              <w:left w:val="nil"/>
              <w:bottom w:val="single" w:sz="8" w:space="0" w:color="auto"/>
              <w:right w:val="single" w:sz="8" w:space="0" w:color="auto"/>
            </w:tcBorders>
            <w:shd w:val="clear" w:color="000000" w:fill="FEFBFB"/>
            <w:vAlign w:val="center"/>
          </w:tcPr>
          <w:p w14:paraId="5101B910" w14:textId="67CCBA72"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F"/>
            <w:vAlign w:val="center"/>
          </w:tcPr>
          <w:p w14:paraId="4A258B94" w14:textId="2276AFE4"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0.1%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D6894C5" w14:textId="64933AA9"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(+/-1.0%)</w:t>
            </w:r>
          </w:p>
        </w:tc>
      </w:tr>
      <w:tr w:rsidR="00AF1BE5" w:rsidRPr="00CE5E5C" w14:paraId="312D8A9C" w14:textId="1CDEEED2" w:rsidTr="005868A2">
        <w:trPr>
          <w:trHeight w:val="196"/>
          <w:jc w:val="center"/>
        </w:trPr>
        <w:tc>
          <w:tcPr>
            <w:tcW w:w="1165" w:type="dxa"/>
          </w:tcPr>
          <w:p w14:paraId="494D17BA" w14:textId="367BA09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ICAICA</w:t>
            </w:r>
          </w:p>
        </w:tc>
        <w:tc>
          <w:tcPr>
            <w:tcW w:w="2430" w:type="dxa"/>
          </w:tcPr>
          <w:p w14:paraId="2D940EA4" w14:textId="55DBF3D0"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Icaricia</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icarioides</w:t>
            </w:r>
            <w:proofErr w:type="spellEnd"/>
          </w:p>
        </w:tc>
        <w:tc>
          <w:tcPr>
            <w:tcW w:w="1530" w:type="dxa"/>
            <w:tcBorders>
              <w:top w:val="nil"/>
              <w:left w:val="nil"/>
              <w:bottom w:val="single" w:sz="8" w:space="0" w:color="auto"/>
              <w:right w:val="single" w:sz="8" w:space="0" w:color="auto"/>
            </w:tcBorders>
            <w:shd w:val="clear" w:color="000000" w:fill="C2D1EC"/>
            <w:vAlign w:val="center"/>
          </w:tcPr>
          <w:p w14:paraId="24027BC7" w14:textId="13DC366B"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3.2% (+/-5.5%)</w:t>
            </w:r>
          </w:p>
        </w:tc>
        <w:tc>
          <w:tcPr>
            <w:tcW w:w="1530" w:type="dxa"/>
            <w:tcBorders>
              <w:top w:val="nil"/>
              <w:left w:val="nil"/>
              <w:bottom w:val="single" w:sz="8" w:space="0" w:color="auto"/>
              <w:right w:val="single" w:sz="8" w:space="0" w:color="auto"/>
            </w:tcBorders>
            <w:shd w:val="clear" w:color="000000" w:fill="C0D0EC"/>
            <w:vAlign w:val="center"/>
          </w:tcPr>
          <w:p w14:paraId="0E533EBD" w14:textId="52C25DCD"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2.8% (+/-3.3%)</w:t>
            </w:r>
          </w:p>
        </w:tc>
        <w:tc>
          <w:tcPr>
            <w:tcW w:w="1530" w:type="dxa"/>
            <w:tcBorders>
              <w:top w:val="nil"/>
              <w:left w:val="single" w:sz="8" w:space="0" w:color="auto"/>
              <w:bottom w:val="single" w:sz="8" w:space="0" w:color="auto"/>
              <w:right w:val="single" w:sz="8" w:space="0" w:color="auto"/>
            </w:tcBorders>
            <w:shd w:val="clear" w:color="000000" w:fill="F3D2D2"/>
            <w:vAlign w:val="center"/>
          </w:tcPr>
          <w:p w14:paraId="2A9A8A0A" w14:textId="3138DAB4"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-0.6% (+/-0.4%)</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05AE7003" w14:textId="1662408D"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(+/-0.2%)</w:t>
            </w:r>
          </w:p>
        </w:tc>
      </w:tr>
      <w:tr w:rsidR="00AF1BE5" w:rsidRPr="00CE5E5C" w14:paraId="0EDD216A" w14:textId="5F1C826B" w:rsidTr="005868A2">
        <w:trPr>
          <w:trHeight w:val="212"/>
          <w:jc w:val="center"/>
        </w:trPr>
        <w:tc>
          <w:tcPr>
            <w:tcW w:w="1165" w:type="dxa"/>
          </w:tcPr>
          <w:p w14:paraId="334764BD" w14:textId="3EC47D07"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ICASAE</w:t>
            </w:r>
          </w:p>
        </w:tc>
        <w:tc>
          <w:tcPr>
            <w:tcW w:w="2430" w:type="dxa"/>
          </w:tcPr>
          <w:p w14:paraId="54F086A4" w14:textId="72254774"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Icaricia</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saepiolus</w:t>
            </w:r>
            <w:proofErr w:type="spellEnd"/>
          </w:p>
        </w:tc>
        <w:tc>
          <w:tcPr>
            <w:tcW w:w="1530" w:type="dxa"/>
            <w:tcBorders>
              <w:top w:val="nil"/>
              <w:left w:val="nil"/>
              <w:bottom w:val="single" w:sz="8" w:space="0" w:color="auto"/>
              <w:right w:val="single" w:sz="8" w:space="0" w:color="auto"/>
            </w:tcBorders>
            <w:shd w:val="clear" w:color="000000" w:fill="E18686"/>
            <w:vAlign w:val="center"/>
          </w:tcPr>
          <w:p w14:paraId="2A6A3592" w14:textId="301CA426"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-2.4% (+/-6.7%)</w:t>
            </w:r>
          </w:p>
        </w:tc>
        <w:tc>
          <w:tcPr>
            <w:tcW w:w="1530" w:type="dxa"/>
            <w:tcBorders>
              <w:top w:val="nil"/>
              <w:left w:val="nil"/>
              <w:bottom w:val="single" w:sz="8" w:space="0" w:color="auto"/>
              <w:right w:val="single" w:sz="8" w:space="0" w:color="auto"/>
            </w:tcBorders>
            <w:shd w:val="clear" w:color="000000" w:fill="F2CDCD"/>
            <w:vAlign w:val="center"/>
          </w:tcPr>
          <w:p w14:paraId="4795DC68" w14:textId="4D9DA094"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-1.2% (+/-5.6%)</w:t>
            </w:r>
          </w:p>
        </w:tc>
        <w:tc>
          <w:tcPr>
            <w:tcW w:w="1530" w:type="dxa"/>
            <w:tcBorders>
              <w:top w:val="nil"/>
              <w:left w:val="single" w:sz="8" w:space="0" w:color="auto"/>
              <w:bottom w:val="single" w:sz="8" w:space="0" w:color="auto"/>
              <w:right w:val="single" w:sz="8" w:space="0" w:color="auto"/>
            </w:tcBorders>
            <w:shd w:val="clear" w:color="000000" w:fill="F1C9C9"/>
            <w:vAlign w:val="center"/>
          </w:tcPr>
          <w:p w14:paraId="5B356EBA" w14:textId="272991F6"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-0.8% (+/-2.1%)</w:t>
            </w:r>
          </w:p>
        </w:tc>
        <w:tc>
          <w:tcPr>
            <w:tcW w:w="1530" w:type="dxa"/>
            <w:tcBorders>
              <w:top w:val="nil"/>
              <w:left w:val="single" w:sz="8" w:space="0" w:color="auto"/>
              <w:bottom w:val="single" w:sz="8" w:space="0" w:color="auto"/>
              <w:right w:val="single" w:sz="8" w:space="0" w:color="auto"/>
            </w:tcBorders>
            <w:shd w:val="clear" w:color="000000" w:fill="F9E7E7"/>
            <w:vAlign w:val="center"/>
          </w:tcPr>
          <w:p w14:paraId="2BE5B375" w14:textId="5B50460A"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-0.3% (+/-1.1%)</w:t>
            </w:r>
          </w:p>
        </w:tc>
      </w:tr>
      <w:tr w:rsidR="00AF1BE5" w:rsidRPr="00CE5E5C" w14:paraId="6A52E8B3" w14:textId="7AB2C88E" w:rsidTr="005868A2">
        <w:trPr>
          <w:trHeight w:val="196"/>
          <w:jc w:val="center"/>
        </w:trPr>
        <w:tc>
          <w:tcPr>
            <w:tcW w:w="1165" w:type="dxa"/>
          </w:tcPr>
          <w:p w14:paraId="5D85AE3C" w14:textId="29293660"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LETEUR</w:t>
            </w:r>
          </w:p>
        </w:tc>
        <w:tc>
          <w:tcPr>
            <w:tcW w:w="2430" w:type="dxa"/>
          </w:tcPr>
          <w:p w14:paraId="6C7A0FA8" w14:textId="1B3325A1"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 xml:space="preserve">Lethe </w:t>
            </w:r>
            <w:proofErr w:type="spellStart"/>
            <w:r w:rsidRPr="00CE5E5C">
              <w:rPr>
                <w:rFonts w:ascii="Times New Roman" w:hAnsi="Times New Roman" w:cs="Times New Roman"/>
                <w:i/>
                <w:iCs/>
                <w:sz w:val="18"/>
                <w:szCs w:val="18"/>
              </w:rPr>
              <w:t>eurydice</w:t>
            </w:r>
            <w:proofErr w:type="spellEnd"/>
          </w:p>
        </w:tc>
        <w:tc>
          <w:tcPr>
            <w:tcW w:w="1530" w:type="dxa"/>
            <w:tcBorders>
              <w:top w:val="nil"/>
              <w:left w:val="nil"/>
              <w:bottom w:val="single" w:sz="8" w:space="0" w:color="auto"/>
              <w:right w:val="single" w:sz="8" w:space="0" w:color="auto"/>
            </w:tcBorders>
            <w:shd w:val="clear" w:color="000000" w:fill="7496D3"/>
            <w:vAlign w:val="center"/>
          </w:tcPr>
          <w:p w14:paraId="21B79466" w14:textId="7820909B"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7.3% (+/-8.3%)</w:t>
            </w:r>
          </w:p>
        </w:tc>
        <w:tc>
          <w:tcPr>
            <w:tcW w:w="1530" w:type="dxa"/>
            <w:tcBorders>
              <w:top w:val="nil"/>
              <w:left w:val="nil"/>
              <w:bottom w:val="single" w:sz="8" w:space="0" w:color="auto"/>
              <w:right w:val="single" w:sz="8" w:space="0" w:color="auto"/>
            </w:tcBorders>
            <w:shd w:val="clear" w:color="000000" w:fill="678DCF"/>
            <w:vAlign w:val="center"/>
          </w:tcPr>
          <w:p w14:paraId="1AC4C3FB" w14:textId="5BCF9FB3"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6.7% (+/-7.5%)</w:t>
            </w:r>
          </w:p>
        </w:tc>
        <w:tc>
          <w:tcPr>
            <w:tcW w:w="1530" w:type="dxa"/>
            <w:tcBorders>
              <w:top w:val="nil"/>
              <w:left w:val="single" w:sz="8" w:space="0" w:color="auto"/>
              <w:bottom w:val="single" w:sz="8" w:space="0" w:color="auto"/>
              <w:right w:val="single" w:sz="8" w:space="0" w:color="auto"/>
            </w:tcBorders>
            <w:shd w:val="clear" w:color="000000" w:fill="B0C4E6"/>
            <w:vAlign w:val="center"/>
          </w:tcPr>
          <w:p w14:paraId="099F2D22" w14:textId="77860A65"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B7C9E9"/>
            <w:vAlign w:val="center"/>
          </w:tcPr>
          <w:p w14:paraId="3A9326A0" w14:textId="41657170"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1.4% (+/-1.7%)</w:t>
            </w:r>
          </w:p>
        </w:tc>
      </w:tr>
      <w:tr w:rsidR="00AF1BE5" w:rsidRPr="00CE5E5C" w14:paraId="45DA2B9D" w14:textId="17F97819" w:rsidTr="005868A2">
        <w:trPr>
          <w:trHeight w:val="196"/>
          <w:jc w:val="center"/>
        </w:trPr>
        <w:tc>
          <w:tcPr>
            <w:tcW w:w="1165" w:type="dxa"/>
          </w:tcPr>
          <w:p w14:paraId="25A5D9CF" w14:textId="5DBEF4EB"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LIMARC</w:t>
            </w:r>
          </w:p>
        </w:tc>
        <w:tc>
          <w:tcPr>
            <w:tcW w:w="2430" w:type="dxa"/>
          </w:tcPr>
          <w:p w14:paraId="66A1AB7F" w14:textId="143747F7"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 xml:space="preserve">Limenitis </w:t>
            </w:r>
            <w:proofErr w:type="spellStart"/>
            <w:r w:rsidRPr="00CE5E5C">
              <w:rPr>
                <w:rFonts w:ascii="Times New Roman" w:hAnsi="Times New Roman" w:cs="Times New Roman"/>
                <w:i/>
                <w:iCs/>
                <w:sz w:val="18"/>
                <w:szCs w:val="18"/>
              </w:rPr>
              <w:t>archippus</w:t>
            </w:r>
            <w:proofErr w:type="spellEnd"/>
          </w:p>
        </w:tc>
        <w:tc>
          <w:tcPr>
            <w:tcW w:w="1530" w:type="dxa"/>
            <w:tcBorders>
              <w:top w:val="nil"/>
              <w:left w:val="nil"/>
              <w:bottom w:val="single" w:sz="8" w:space="0" w:color="auto"/>
              <w:right w:val="single" w:sz="8" w:space="0" w:color="auto"/>
            </w:tcBorders>
            <w:shd w:val="clear" w:color="000000" w:fill="9EB6E1"/>
            <w:vAlign w:val="center"/>
          </w:tcPr>
          <w:p w14:paraId="633D040C" w14:textId="231A1D19"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5.1% (+/-6.6%)</w:t>
            </w:r>
          </w:p>
        </w:tc>
        <w:tc>
          <w:tcPr>
            <w:tcW w:w="1530" w:type="dxa"/>
            <w:tcBorders>
              <w:top w:val="nil"/>
              <w:left w:val="nil"/>
              <w:bottom w:val="single" w:sz="8" w:space="0" w:color="auto"/>
              <w:right w:val="single" w:sz="8" w:space="0" w:color="auto"/>
            </w:tcBorders>
            <w:shd w:val="clear" w:color="000000" w:fill="8FAADC"/>
            <w:vAlign w:val="center"/>
          </w:tcPr>
          <w:p w14:paraId="36D12331" w14:textId="5F467E20"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5.0% (+/-6.3%)</w:t>
            </w:r>
          </w:p>
        </w:tc>
        <w:tc>
          <w:tcPr>
            <w:tcW w:w="1530" w:type="dxa"/>
            <w:tcBorders>
              <w:top w:val="nil"/>
              <w:left w:val="single" w:sz="8" w:space="0" w:color="auto"/>
              <w:bottom w:val="single" w:sz="8" w:space="0" w:color="auto"/>
              <w:right w:val="single" w:sz="8" w:space="0" w:color="auto"/>
            </w:tcBorders>
            <w:shd w:val="clear" w:color="000000" w:fill="C5D3ED"/>
            <w:vAlign w:val="center"/>
          </w:tcPr>
          <w:p w14:paraId="103FD8AF" w14:textId="6397F38C"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1.2% (+/-2.2%)</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7C6868CB" w14:textId="67319DA5"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0.8% (+/-1.9%)</w:t>
            </w:r>
          </w:p>
        </w:tc>
      </w:tr>
      <w:tr w:rsidR="00AF1BE5" w:rsidRPr="00CE5E5C" w14:paraId="04599696" w14:textId="6DEE4E89" w:rsidTr="005868A2">
        <w:trPr>
          <w:trHeight w:val="212"/>
          <w:jc w:val="center"/>
        </w:trPr>
        <w:tc>
          <w:tcPr>
            <w:tcW w:w="1165" w:type="dxa"/>
          </w:tcPr>
          <w:p w14:paraId="6FB2380A" w14:textId="73D1705D"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LIMART</w:t>
            </w:r>
          </w:p>
        </w:tc>
        <w:tc>
          <w:tcPr>
            <w:tcW w:w="2430" w:type="dxa"/>
          </w:tcPr>
          <w:p w14:paraId="231CC435" w14:textId="27D0843B"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 xml:space="preserve">Limenitis </w:t>
            </w:r>
            <w:proofErr w:type="spellStart"/>
            <w:r w:rsidRPr="00CE5E5C">
              <w:rPr>
                <w:rFonts w:ascii="Times New Roman" w:hAnsi="Times New Roman" w:cs="Times New Roman"/>
                <w:i/>
                <w:iCs/>
                <w:sz w:val="18"/>
                <w:szCs w:val="18"/>
              </w:rPr>
              <w:t>arthemis</w:t>
            </w:r>
            <w:proofErr w:type="spellEnd"/>
          </w:p>
        </w:tc>
        <w:tc>
          <w:tcPr>
            <w:tcW w:w="1530" w:type="dxa"/>
            <w:tcBorders>
              <w:top w:val="nil"/>
              <w:left w:val="nil"/>
              <w:bottom w:val="single" w:sz="8" w:space="0" w:color="auto"/>
              <w:right w:val="single" w:sz="8" w:space="0" w:color="auto"/>
            </w:tcBorders>
            <w:shd w:val="clear" w:color="000000" w:fill="DEE7F5"/>
            <w:vAlign w:val="center"/>
          </w:tcPr>
          <w:p w14:paraId="219FE060" w14:textId="5E7AE5E2"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1.7% (+/-5.2%)</w:t>
            </w:r>
          </w:p>
        </w:tc>
        <w:tc>
          <w:tcPr>
            <w:tcW w:w="1530" w:type="dxa"/>
            <w:tcBorders>
              <w:top w:val="nil"/>
              <w:left w:val="nil"/>
              <w:bottom w:val="single" w:sz="8" w:space="0" w:color="auto"/>
              <w:right w:val="single" w:sz="8" w:space="0" w:color="auto"/>
            </w:tcBorders>
            <w:shd w:val="clear" w:color="000000" w:fill="CCD9EF"/>
            <w:vAlign w:val="center"/>
          </w:tcPr>
          <w:p w14:paraId="0D6F826B" w14:textId="6B057EA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2.3% (+/-5.0%)</w:t>
            </w:r>
          </w:p>
        </w:tc>
        <w:tc>
          <w:tcPr>
            <w:tcW w:w="1530" w:type="dxa"/>
            <w:tcBorders>
              <w:top w:val="nil"/>
              <w:left w:val="single" w:sz="8" w:space="0" w:color="auto"/>
              <w:bottom w:val="single" w:sz="8" w:space="0" w:color="auto"/>
              <w:right w:val="single" w:sz="8" w:space="0" w:color="auto"/>
            </w:tcBorders>
            <w:shd w:val="clear" w:color="000000" w:fill="DDE5F4"/>
            <w:vAlign w:val="center"/>
          </w:tcPr>
          <w:p w14:paraId="09EAF78D" w14:textId="2B7B9E3C"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E9EEF8"/>
            <w:vAlign w:val="center"/>
          </w:tcPr>
          <w:p w14:paraId="162783F0" w14:textId="5712E439"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0.4% (+/-1.7%)</w:t>
            </w:r>
          </w:p>
        </w:tc>
      </w:tr>
      <w:tr w:rsidR="00AF1BE5" w:rsidRPr="00CE5E5C" w14:paraId="4E6FA333" w14:textId="5F8EE87C" w:rsidTr="005868A2">
        <w:trPr>
          <w:trHeight w:val="196"/>
          <w:jc w:val="center"/>
        </w:trPr>
        <w:tc>
          <w:tcPr>
            <w:tcW w:w="1165" w:type="dxa"/>
          </w:tcPr>
          <w:p w14:paraId="4DDB142D" w14:textId="6CC6CADF"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LIMLOR</w:t>
            </w:r>
          </w:p>
        </w:tc>
        <w:tc>
          <w:tcPr>
            <w:tcW w:w="2430" w:type="dxa"/>
          </w:tcPr>
          <w:p w14:paraId="68A1F297" w14:textId="056D9970"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 xml:space="preserve">Limenitis </w:t>
            </w:r>
            <w:proofErr w:type="spellStart"/>
            <w:r w:rsidRPr="00CE5E5C">
              <w:rPr>
                <w:rFonts w:ascii="Times New Roman" w:hAnsi="Times New Roman" w:cs="Times New Roman"/>
                <w:i/>
                <w:iCs/>
                <w:sz w:val="18"/>
                <w:szCs w:val="18"/>
              </w:rPr>
              <w:t>lorquini</w:t>
            </w:r>
            <w:proofErr w:type="spellEnd"/>
          </w:p>
        </w:tc>
        <w:tc>
          <w:tcPr>
            <w:tcW w:w="1530" w:type="dxa"/>
            <w:tcBorders>
              <w:top w:val="nil"/>
              <w:left w:val="nil"/>
              <w:bottom w:val="single" w:sz="8" w:space="0" w:color="auto"/>
              <w:right w:val="single" w:sz="8" w:space="0" w:color="auto"/>
            </w:tcBorders>
            <w:shd w:val="clear" w:color="000000" w:fill="7497D4"/>
            <w:vAlign w:val="center"/>
          </w:tcPr>
          <w:p w14:paraId="27E46871" w14:textId="2FBF8D44"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7.2% (+/-8.9%)</w:t>
            </w:r>
          </w:p>
        </w:tc>
        <w:tc>
          <w:tcPr>
            <w:tcW w:w="1530" w:type="dxa"/>
            <w:tcBorders>
              <w:top w:val="nil"/>
              <w:left w:val="nil"/>
              <w:bottom w:val="single" w:sz="8" w:space="0" w:color="auto"/>
              <w:right w:val="single" w:sz="8" w:space="0" w:color="auto"/>
            </w:tcBorders>
            <w:shd w:val="clear" w:color="000000" w:fill="5F86CD"/>
            <w:vAlign w:val="center"/>
          </w:tcPr>
          <w:p w14:paraId="00878BE0" w14:textId="39CFD85B"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7.1% (+/-8.8%)</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6B0DB52A" w14:textId="74D99FC1"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3.8% (+/-3.3%)</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07EBED38" w14:textId="0AA327A3"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3.6% (+/-3.3%)</w:t>
            </w:r>
          </w:p>
        </w:tc>
      </w:tr>
      <w:tr w:rsidR="00AF1BE5" w:rsidRPr="00CE5E5C" w14:paraId="36F47201" w14:textId="428EFB70" w:rsidTr="005868A2">
        <w:trPr>
          <w:trHeight w:val="212"/>
          <w:jc w:val="center"/>
        </w:trPr>
        <w:tc>
          <w:tcPr>
            <w:tcW w:w="1165" w:type="dxa"/>
          </w:tcPr>
          <w:p w14:paraId="33544685" w14:textId="75694F2A"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LYCDOR</w:t>
            </w:r>
          </w:p>
        </w:tc>
        <w:tc>
          <w:tcPr>
            <w:tcW w:w="2430" w:type="dxa"/>
          </w:tcPr>
          <w:p w14:paraId="43223149" w14:textId="58A41489"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Lycaena</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dorcas</w:t>
            </w:r>
            <w:proofErr w:type="spellEnd"/>
          </w:p>
        </w:tc>
        <w:tc>
          <w:tcPr>
            <w:tcW w:w="1530" w:type="dxa"/>
            <w:tcBorders>
              <w:top w:val="nil"/>
              <w:left w:val="nil"/>
              <w:bottom w:val="single" w:sz="8" w:space="0" w:color="auto"/>
              <w:right w:val="single" w:sz="8" w:space="0" w:color="auto"/>
            </w:tcBorders>
            <w:shd w:val="clear" w:color="000000" w:fill="F2CBCB"/>
            <w:vAlign w:val="center"/>
          </w:tcPr>
          <w:p w14:paraId="11C9969D" w14:textId="77DA2FEB"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-1.0% (+/-1.7%)</w:t>
            </w:r>
          </w:p>
        </w:tc>
        <w:tc>
          <w:tcPr>
            <w:tcW w:w="1530" w:type="dxa"/>
            <w:tcBorders>
              <w:top w:val="nil"/>
              <w:left w:val="nil"/>
              <w:bottom w:val="single" w:sz="8" w:space="0" w:color="auto"/>
              <w:right w:val="single" w:sz="8" w:space="0" w:color="auto"/>
            </w:tcBorders>
            <w:shd w:val="clear" w:color="000000" w:fill="F6DEDE"/>
            <w:vAlign w:val="center"/>
          </w:tcPr>
          <w:p w14:paraId="7DA3B762" w14:textId="5EFEE2D3"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-0.8% (+/-2.4%)</w:t>
            </w:r>
          </w:p>
        </w:tc>
        <w:tc>
          <w:tcPr>
            <w:tcW w:w="1530" w:type="dxa"/>
            <w:tcBorders>
              <w:top w:val="nil"/>
              <w:left w:val="single" w:sz="8" w:space="0" w:color="auto"/>
              <w:bottom w:val="single" w:sz="8" w:space="0" w:color="auto"/>
              <w:right w:val="single" w:sz="8" w:space="0" w:color="auto"/>
            </w:tcBorders>
            <w:shd w:val="clear" w:color="000000" w:fill="FCF3F3"/>
            <w:vAlign w:val="center"/>
          </w:tcPr>
          <w:p w14:paraId="0CBF2D34" w14:textId="39217044"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D35EE72" w14:textId="648A3177"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0.0% (+/-0.1%)</w:t>
            </w:r>
          </w:p>
        </w:tc>
      </w:tr>
      <w:tr w:rsidR="00AF1BE5" w:rsidRPr="00CE5E5C" w14:paraId="630A6CE8" w14:textId="6E77FCC2" w:rsidTr="005868A2">
        <w:trPr>
          <w:trHeight w:val="196"/>
          <w:jc w:val="center"/>
        </w:trPr>
        <w:tc>
          <w:tcPr>
            <w:tcW w:w="1165" w:type="dxa"/>
          </w:tcPr>
          <w:p w14:paraId="2EBDF049" w14:textId="62E06463"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LYCPHL</w:t>
            </w:r>
          </w:p>
        </w:tc>
        <w:tc>
          <w:tcPr>
            <w:tcW w:w="2430" w:type="dxa"/>
          </w:tcPr>
          <w:p w14:paraId="47B7E3A8" w14:textId="29B4A41D"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Lycaena</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phlaeas</w:t>
            </w:r>
            <w:proofErr w:type="spellEnd"/>
          </w:p>
        </w:tc>
        <w:tc>
          <w:tcPr>
            <w:tcW w:w="1530" w:type="dxa"/>
            <w:tcBorders>
              <w:top w:val="nil"/>
              <w:left w:val="nil"/>
              <w:bottom w:val="single" w:sz="8" w:space="0" w:color="auto"/>
              <w:right w:val="single" w:sz="8" w:space="0" w:color="auto"/>
            </w:tcBorders>
            <w:shd w:val="clear" w:color="000000" w:fill="9EB6E1"/>
            <w:vAlign w:val="center"/>
          </w:tcPr>
          <w:p w14:paraId="74A57447" w14:textId="6151B7EA"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5.1% (+/-6.2%)</w:t>
            </w:r>
          </w:p>
        </w:tc>
        <w:tc>
          <w:tcPr>
            <w:tcW w:w="1530" w:type="dxa"/>
            <w:tcBorders>
              <w:top w:val="nil"/>
              <w:left w:val="nil"/>
              <w:bottom w:val="single" w:sz="8" w:space="0" w:color="auto"/>
              <w:right w:val="single" w:sz="8" w:space="0" w:color="auto"/>
            </w:tcBorders>
            <w:shd w:val="clear" w:color="000000" w:fill="A2B9E2"/>
            <w:vAlign w:val="center"/>
          </w:tcPr>
          <w:p w14:paraId="0A6AB63E" w14:textId="74A94219"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4.2% (+/-5.5%)</w:t>
            </w:r>
          </w:p>
        </w:tc>
        <w:tc>
          <w:tcPr>
            <w:tcW w:w="1530" w:type="dxa"/>
            <w:tcBorders>
              <w:top w:val="nil"/>
              <w:left w:val="single" w:sz="8" w:space="0" w:color="auto"/>
              <w:bottom w:val="single" w:sz="8" w:space="0" w:color="auto"/>
              <w:right w:val="single" w:sz="8" w:space="0" w:color="auto"/>
            </w:tcBorders>
            <w:shd w:val="clear" w:color="000000" w:fill="D3DEF2"/>
            <w:vAlign w:val="center"/>
          </w:tcPr>
          <w:p w14:paraId="3ADE121C" w14:textId="75E23B36"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0.9% (+/-1.7%)</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74698EBD" w14:textId="0DAAD8DD"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0.6% (+/-2.0%)</w:t>
            </w:r>
          </w:p>
        </w:tc>
      </w:tr>
      <w:tr w:rsidR="00AF1BE5" w:rsidRPr="00CE5E5C" w14:paraId="2FD36F06" w14:textId="0DEEFB5E" w:rsidTr="005868A2">
        <w:trPr>
          <w:trHeight w:val="212"/>
          <w:jc w:val="center"/>
        </w:trPr>
        <w:tc>
          <w:tcPr>
            <w:tcW w:w="1165" w:type="dxa"/>
          </w:tcPr>
          <w:p w14:paraId="4D53278C" w14:textId="3F1D5297"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NEOMEN</w:t>
            </w:r>
          </w:p>
        </w:tc>
        <w:tc>
          <w:tcPr>
            <w:tcW w:w="2430" w:type="dxa"/>
          </w:tcPr>
          <w:p w14:paraId="0A20FECE" w14:textId="1208A5EF"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Neophasia</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menapia</w:t>
            </w:r>
            <w:proofErr w:type="spellEnd"/>
          </w:p>
        </w:tc>
        <w:tc>
          <w:tcPr>
            <w:tcW w:w="1530" w:type="dxa"/>
            <w:tcBorders>
              <w:top w:val="nil"/>
              <w:left w:val="nil"/>
              <w:bottom w:val="single" w:sz="8" w:space="0" w:color="auto"/>
              <w:right w:val="single" w:sz="8" w:space="0" w:color="auto"/>
            </w:tcBorders>
            <w:shd w:val="clear" w:color="000000" w:fill="6F93D2"/>
            <w:vAlign w:val="center"/>
          </w:tcPr>
          <w:p w14:paraId="2EDBC941" w14:textId="5E41AB41"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7.5% (+/-7.8%)</w:t>
            </w:r>
          </w:p>
        </w:tc>
        <w:tc>
          <w:tcPr>
            <w:tcW w:w="1530" w:type="dxa"/>
            <w:tcBorders>
              <w:top w:val="nil"/>
              <w:left w:val="nil"/>
              <w:bottom w:val="single" w:sz="8" w:space="0" w:color="auto"/>
              <w:right w:val="single" w:sz="8" w:space="0" w:color="auto"/>
            </w:tcBorders>
            <w:shd w:val="clear" w:color="000000" w:fill="698ED0"/>
            <w:vAlign w:val="center"/>
          </w:tcPr>
          <w:p w14:paraId="40C480BB" w14:textId="38570094"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6.6% (+/-8.5%)</w:t>
            </w:r>
          </w:p>
        </w:tc>
        <w:tc>
          <w:tcPr>
            <w:tcW w:w="1530" w:type="dxa"/>
            <w:tcBorders>
              <w:top w:val="nil"/>
              <w:left w:val="single" w:sz="8" w:space="0" w:color="auto"/>
              <w:bottom w:val="single" w:sz="8" w:space="0" w:color="auto"/>
              <w:right w:val="single" w:sz="8" w:space="0" w:color="auto"/>
            </w:tcBorders>
            <w:shd w:val="clear" w:color="000000" w:fill="4C78C7"/>
            <w:vAlign w:val="center"/>
          </w:tcPr>
          <w:p w14:paraId="4D8B4FAA" w14:textId="2D019184"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3.7% (+/-3.1%)</w:t>
            </w:r>
          </w:p>
        </w:tc>
        <w:tc>
          <w:tcPr>
            <w:tcW w:w="1530" w:type="dxa"/>
            <w:tcBorders>
              <w:top w:val="nil"/>
              <w:left w:val="single" w:sz="8" w:space="0" w:color="auto"/>
              <w:bottom w:val="single" w:sz="8" w:space="0" w:color="auto"/>
              <w:right w:val="single" w:sz="8" w:space="0" w:color="auto"/>
            </w:tcBorders>
            <w:shd w:val="clear" w:color="000000" w:fill="527DC9"/>
            <w:vAlign w:val="center"/>
          </w:tcPr>
          <w:p w14:paraId="747BFC67" w14:textId="4C81CEBC"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3.3% (+/-3.0%)</w:t>
            </w:r>
          </w:p>
        </w:tc>
      </w:tr>
      <w:tr w:rsidR="00AF1BE5" w:rsidRPr="00CE5E5C" w14:paraId="7BA27DB7" w14:textId="1545A5AB" w:rsidTr="005868A2">
        <w:trPr>
          <w:trHeight w:val="196"/>
          <w:jc w:val="center"/>
        </w:trPr>
        <w:tc>
          <w:tcPr>
            <w:tcW w:w="1165" w:type="dxa"/>
          </w:tcPr>
          <w:p w14:paraId="050FBD5B" w14:textId="4A50AE31"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NYMANT</w:t>
            </w:r>
          </w:p>
        </w:tc>
        <w:tc>
          <w:tcPr>
            <w:tcW w:w="2430" w:type="dxa"/>
          </w:tcPr>
          <w:p w14:paraId="47DFF844" w14:textId="70D27A8B"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Nymphalis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antiopa</w:t>
            </w:r>
            <w:proofErr w:type="spellEnd"/>
          </w:p>
        </w:tc>
        <w:tc>
          <w:tcPr>
            <w:tcW w:w="1530" w:type="dxa"/>
            <w:tcBorders>
              <w:top w:val="nil"/>
              <w:left w:val="nil"/>
              <w:bottom w:val="single" w:sz="8" w:space="0" w:color="auto"/>
              <w:right w:val="single" w:sz="8" w:space="0" w:color="auto"/>
            </w:tcBorders>
            <w:shd w:val="clear" w:color="000000" w:fill="CBD8EF"/>
            <w:vAlign w:val="center"/>
          </w:tcPr>
          <w:p w14:paraId="764428FC" w14:textId="5F23AAF5"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2.7% (+/-5.1%)</w:t>
            </w:r>
          </w:p>
        </w:tc>
        <w:tc>
          <w:tcPr>
            <w:tcW w:w="1530" w:type="dxa"/>
            <w:tcBorders>
              <w:top w:val="nil"/>
              <w:left w:val="nil"/>
              <w:bottom w:val="single" w:sz="8" w:space="0" w:color="auto"/>
              <w:right w:val="single" w:sz="8" w:space="0" w:color="auto"/>
            </w:tcBorders>
            <w:shd w:val="clear" w:color="000000" w:fill="C7D5EE"/>
            <w:vAlign w:val="center"/>
          </w:tcPr>
          <w:p w14:paraId="2FE5350C" w14:textId="20A9BD52"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2.5% (+/-4.5%)</w:t>
            </w:r>
          </w:p>
        </w:tc>
        <w:tc>
          <w:tcPr>
            <w:tcW w:w="1530" w:type="dxa"/>
            <w:tcBorders>
              <w:top w:val="nil"/>
              <w:left w:val="single" w:sz="8" w:space="0" w:color="auto"/>
              <w:bottom w:val="single" w:sz="8" w:space="0" w:color="auto"/>
              <w:right w:val="single" w:sz="8" w:space="0" w:color="auto"/>
            </w:tcBorders>
            <w:shd w:val="clear" w:color="000000" w:fill="C8D5EE"/>
            <w:vAlign w:val="center"/>
          </w:tcPr>
          <w:p w14:paraId="0730DD9D" w14:textId="7A78D2D3"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1.1% (+/-2.4%)</w:t>
            </w:r>
          </w:p>
        </w:tc>
        <w:tc>
          <w:tcPr>
            <w:tcW w:w="1530" w:type="dxa"/>
            <w:tcBorders>
              <w:top w:val="nil"/>
              <w:left w:val="single" w:sz="8" w:space="0" w:color="auto"/>
              <w:bottom w:val="single" w:sz="8" w:space="0" w:color="auto"/>
              <w:right w:val="single" w:sz="8" w:space="0" w:color="auto"/>
            </w:tcBorders>
            <w:shd w:val="clear" w:color="000000" w:fill="DDE6F5"/>
            <w:vAlign w:val="center"/>
          </w:tcPr>
          <w:p w14:paraId="78B271C0" w14:textId="2AD7E5A0"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0.7% (+/-2.4%)</w:t>
            </w:r>
          </w:p>
        </w:tc>
      </w:tr>
      <w:tr w:rsidR="00AF1BE5" w:rsidRPr="00CE5E5C" w14:paraId="41BE8857" w14:textId="61A515F8" w:rsidTr="005868A2">
        <w:trPr>
          <w:trHeight w:val="212"/>
          <w:jc w:val="center"/>
        </w:trPr>
        <w:tc>
          <w:tcPr>
            <w:tcW w:w="1165" w:type="dxa"/>
          </w:tcPr>
          <w:p w14:paraId="1F7080FD" w14:textId="5AF73A6B"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NYMCAL</w:t>
            </w:r>
          </w:p>
        </w:tc>
        <w:tc>
          <w:tcPr>
            <w:tcW w:w="2430" w:type="dxa"/>
          </w:tcPr>
          <w:p w14:paraId="3A11355D" w14:textId="55B41397"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Nymphalis</w:t>
            </w:r>
            <w:proofErr w:type="spellEnd"/>
            <w:r w:rsidRPr="00CE5E5C">
              <w:rPr>
                <w:rFonts w:ascii="Times New Roman" w:hAnsi="Times New Roman" w:cs="Times New Roman"/>
                <w:i/>
                <w:iCs/>
                <w:sz w:val="18"/>
                <w:szCs w:val="18"/>
              </w:rPr>
              <w:t xml:space="preserve"> californica</w:t>
            </w:r>
          </w:p>
        </w:tc>
        <w:tc>
          <w:tcPr>
            <w:tcW w:w="1530" w:type="dxa"/>
            <w:tcBorders>
              <w:top w:val="nil"/>
              <w:left w:val="nil"/>
              <w:bottom w:val="single" w:sz="8" w:space="0" w:color="auto"/>
              <w:right w:val="single" w:sz="8" w:space="0" w:color="auto"/>
            </w:tcBorders>
            <w:shd w:val="clear" w:color="000000" w:fill="86A4D9"/>
            <w:vAlign w:val="center"/>
          </w:tcPr>
          <w:p w14:paraId="41390741" w14:textId="36C3069D"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6.3% (+/-5.7%)</w:t>
            </w:r>
          </w:p>
        </w:tc>
        <w:tc>
          <w:tcPr>
            <w:tcW w:w="1530" w:type="dxa"/>
            <w:tcBorders>
              <w:top w:val="nil"/>
              <w:left w:val="nil"/>
              <w:bottom w:val="single" w:sz="8" w:space="0" w:color="auto"/>
              <w:right w:val="single" w:sz="8" w:space="0" w:color="auto"/>
            </w:tcBorders>
            <w:shd w:val="clear" w:color="000000" w:fill="6F92D2"/>
            <w:vAlign w:val="center"/>
          </w:tcPr>
          <w:p w14:paraId="43D8139E" w14:textId="22FCFF91"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6.4% (+/-5.6%)</w:t>
            </w:r>
          </w:p>
        </w:tc>
        <w:tc>
          <w:tcPr>
            <w:tcW w:w="1530" w:type="dxa"/>
            <w:tcBorders>
              <w:top w:val="nil"/>
              <w:left w:val="single" w:sz="8" w:space="0" w:color="auto"/>
              <w:bottom w:val="single" w:sz="8" w:space="0" w:color="auto"/>
              <w:right w:val="single" w:sz="8" w:space="0" w:color="auto"/>
            </w:tcBorders>
            <w:shd w:val="clear" w:color="000000" w:fill="DAE3F4"/>
            <w:vAlign w:val="center"/>
          </w:tcPr>
          <w:p w14:paraId="5375676B" w14:textId="2236FCE5"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0.8% (+/-0.5%)</w:t>
            </w:r>
          </w:p>
        </w:tc>
        <w:tc>
          <w:tcPr>
            <w:tcW w:w="1530" w:type="dxa"/>
            <w:tcBorders>
              <w:top w:val="nil"/>
              <w:left w:val="single" w:sz="8" w:space="0" w:color="auto"/>
              <w:bottom w:val="single" w:sz="8" w:space="0" w:color="auto"/>
              <w:right w:val="single" w:sz="8" w:space="0" w:color="auto"/>
            </w:tcBorders>
            <w:shd w:val="clear" w:color="000000" w:fill="C7D5EE"/>
            <w:vAlign w:val="center"/>
          </w:tcPr>
          <w:p w14:paraId="5A0D5799" w14:textId="51F103F8"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1.1% (+/-0.8%)</w:t>
            </w:r>
          </w:p>
        </w:tc>
      </w:tr>
      <w:tr w:rsidR="00AF1BE5" w:rsidRPr="00CE5E5C" w14:paraId="0AD344EC" w14:textId="20538655" w:rsidTr="005868A2">
        <w:trPr>
          <w:trHeight w:val="196"/>
          <w:jc w:val="center"/>
        </w:trPr>
        <w:tc>
          <w:tcPr>
            <w:tcW w:w="1165" w:type="dxa"/>
          </w:tcPr>
          <w:p w14:paraId="6165D14B" w14:textId="299964A7"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NYML-A</w:t>
            </w:r>
          </w:p>
        </w:tc>
        <w:tc>
          <w:tcPr>
            <w:tcW w:w="2430" w:type="dxa"/>
          </w:tcPr>
          <w:p w14:paraId="1A1B1E8A" w14:textId="786073AD"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Nymphalis</w:t>
            </w:r>
            <w:proofErr w:type="spellEnd"/>
            <w:r w:rsidRPr="00CE5E5C">
              <w:rPr>
                <w:rFonts w:ascii="Times New Roman" w:hAnsi="Times New Roman" w:cs="Times New Roman"/>
                <w:i/>
                <w:iCs/>
                <w:sz w:val="18"/>
                <w:szCs w:val="18"/>
              </w:rPr>
              <w:t xml:space="preserve"> l-album</w:t>
            </w:r>
          </w:p>
        </w:tc>
        <w:tc>
          <w:tcPr>
            <w:tcW w:w="1530" w:type="dxa"/>
            <w:tcBorders>
              <w:top w:val="nil"/>
              <w:left w:val="nil"/>
              <w:bottom w:val="single" w:sz="8" w:space="0" w:color="auto"/>
              <w:right w:val="single" w:sz="8" w:space="0" w:color="auto"/>
            </w:tcBorders>
            <w:shd w:val="clear" w:color="000000" w:fill="DD7878"/>
            <w:vAlign w:val="center"/>
          </w:tcPr>
          <w:p w14:paraId="1D6F4404" w14:textId="50DFC84E"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-2.7% (+/-6.5%)</w:t>
            </w:r>
          </w:p>
        </w:tc>
        <w:tc>
          <w:tcPr>
            <w:tcW w:w="1530" w:type="dxa"/>
            <w:tcBorders>
              <w:top w:val="nil"/>
              <w:left w:val="nil"/>
              <w:bottom w:val="single" w:sz="8" w:space="0" w:color="auto"/>
              <w:right w:val="single" w:sz="8" w:space="0" w:color="auto"/>
            </w:tcBorders>
            <w:shd w:val="clear" w:color="000000" w:fill="E69A9A"/>
            <w:vAlign w:val="center"/>
          </w:tcPr>
          <w:p w14:paraId="5091038D" w14:textId="14F2554A"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-2.5% (+/-6.8%)</w:t>
            </w:r>
          </w:p>
        </w:tc>
        <w:tc>
          <w:tcPr>
            <w:tcW w:w="1530" w:type="dxa"/>
            <w:tcBorders>
              <w:top w:val="nil"/>
              <w:left w:val="single" w:sz="8" w:space="0" w:color="auto"/>
              <w:bottom w:val="single" w:sz="8" w:space="0" w:color="auto"/>
              <w:right w:val="single" w:sz="8" w:space="0" w:color="auto"/>
            </w:tcBorders>
            <w:shd w:val="clear" w:color="000000" w:fill="EEBABA"/>
            <w:vAlign w:val="center"/>
          </w:tcPr>
          <w:p w14:paraId="6642179B" w14:textId="7385AE30"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-1.0% (+/-2.6%)</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109077EB" w14:textId="6DFD74F0"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-0.4% (+/-1.9%)</w:t>
            </w:r>
          </w:p>
        </w:tc>
      </w:tr>
      <w:tr w:rsidR="00AF1BE5" w:rsidRPr="00CE5E5C" w14:paraId="0A0BC32A" w14:textId="42B3559D" w:rsidTr="005868A2">
        <w:trPr>
          <w:trHeight w:val="212"/>
          <w:jc w:val="center"/>
        </w:trPr>
        <w:tc>
          <w:tcPr>
            <w:tcW w:w="1165" w:type="dxa"/>
          </w:tcPr>
          <w:p w14:paraId="42B00B08" w14:textId="6FAA687F"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OCHSYL</w:t>
            </w:r>
          </w:p>
        </w:tc>
        <w:tc>
          <w:tcPr>
            <w:tcW w:w="2430" w:type="dxa"/>
          </w:tcPr>
          <w:p w14:paraId="76A4102A" w14:textId="27429C4D"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Ochlodes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sylvanoides</w:t>
            </w:r>
            <w:proofErr w:type="spellEnd"/>
          </w:p>
        </w:tc>
        <w:tc>
          <w:tcPr>
            <w:tcW w:w="1530" w:type="dxa"/>
            <w:tcBorders>
              <w:top w:val="nil"/>
              <w:left w:val="nil"/>
              <w:bottom w:val="single" w:sz="8" w:space="0" w:color="auto"/>
              <w:right w:val="single" w:sz="8" w:space="0" w:color="auto"/>
            </w:tcBorders>
            <w:shd w:val="clear" w:color="000000" w:fill="6B90D1"/>
            <w:vAlign w:val="center"/>
          </w:tcPr>
          <w:p w14:paraId="0F0D1F6F" w14:textId="09A70E0D"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7.7% (+/-8.4%)</w:t>
            </w:r>
          </w:p>
        </w:tc>
        <w:tc>
          <w:tcPr>
            <w:tcW w:w="1530" w:type="dxa"/>
            <w:tcBorders>
              <w:top w:val="nil"/>
              <w:left w:val="nil"/>
              <w:bottom w:val="single" w:sz="8" w:space="0" w:color="auto"/>
              <w:right w:val="single" w:sz="8" w:space="0" w:color="auto"/>
            </w:tcBorders>
            <w:shd w:val="clear" w:color="000000" w:fill="6F92D2"/>
            <w:vAlign w:val="center"/>
          </w:tcPr>
          <w:p w14:paraId="057BA8B0" w14:textId="44C5CBCC"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6.4% (+/-7.7%)</w:t>
            </w:r>
          </w:p>
        </w:tc>
        <w:tc>
          <w:tcPr>
            <w:tcW w:w="1530" w:type="dxa"/>
            <w:tcBorders>
              <w:top w:val="nil"/>
              <w:left w:val="single" w:sz="8" w:space="0" w:color="auto"/>
              <w:bottom w:val="single" w:sz="8" w:space="0" w:color="auto"/>
              <w:right w:val="single" w:sz="8" w:space="0" w:color="auto"/>
            </w:tcBorders>
            <w:shd w:val="clear" w:color="000000" w:fill="85A3D9"/>
            <w:vAlign w:val="center"/>
          </w:tcPr>
          <w:p w14:paraId="740326B9" w14:textId="28E7A7D8"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7698D4"/>
            <w:vAlign w:val="center"/>
          </w:tcPr>
          <w:p w14:paraId="37F18FA7" w14:textId="45EBEBD1"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2.6% (+/-2.3%)</w:t>
            </w:r>
          </w:p>
        </w:tc>
      </w:tr>
      <w:tr w:rsidR="00AF1BE5" w:rsidRPr="00CE5E5C" w14:paraId="55B2E8C4" w14:textId="0E1CD593" w:rsidTr="005868A2">
        <w:trPr>
          <w:trHeight w:val="196"/>
          <w:jc w:val="center"/>
        </w:trPr>
        <w:tc>
          <w:tcPr>
            <w:tcW w:w="1165" w:type="dxa"/>
          </w:tcPr>
          <w:p w14:paraId="7C2211E6" w14:textId="1ACA4FEB"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OENBOR</w:t>
            </w:r>
          </w:p>
        </w:tc>
        <w:tc>
          <w:tcPr>
            <w:tcW w:w="2430" w:type="dxa"/>
          </w:tcPr>
          <w:p w14:paraId="42159878" w14:textId="4172F18A"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Oeneis</w:t>
            </w:r>
            <w:proofErr w:type="spellEnd"/>
            <w:r w:rsidRPr="00CE5E5C">
              <w:rPr>
                <w:rFonts w:ascii="Times New Roman" w:hAnsi="Times New Roman" w:cs="Times New Roman"/>
                <w:i/>
                <w:iCs/>
                <w:sz w:val="18"/>
                <w:szCs w:val="18"/>
              </w:rPr>
              <w:t xml:space="preserve"> bore</w:t>
            </w:r>
          </w:p>
        </w:tc>
        <w:tc>
          <w:tcPr>
            <w:tcW w:w="1530" w:type="dxa"/>
            <w:tcBorders>
              <w:top w:val="nil"/>
              <w:left w:val="nil"/>
              <w:bottom w:val="single" w:sz="8" w:space="0" w:color="auto"/>
              <w:right w:val="single" w:sz="8" w:space="0" w:color="auto"/>
            </w:tcBorders>
            <w:shd w:val="clear" w:color="000000" w:fill="E28B8B"/>
            <w:vAlign w:val="center"/>
          </w:tcPr>
          <w:p w14:paraId="51870D6F" w14:textId="7A36E36B"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-2.3% (+/-4.9%)</w:t>
            </w:r>
          </w:p>
        </w:tc>
        <w:tc>
          <w:tcPr>
            <w:tcW w:w="1530" w:type="dxa"/>
            <w:tcBorders>
              <w:top w:val="nil"/>
              <w:left w:val="nil"/>
              <w:bottom w:val="single" w:sz="8" w:space="0" w:color="auto"/>
              <w:right w:val="single" w:sz="8" w:space="0" w:color="auto"/>
            </w:tcBorders>
            <w:shd w:val="clear" w:color="000000" w:fill="C00000"/>
            <w:vAlign w:val="center"/>
          </w:tcPr>
          <w:p w14:paraId="451B2CFF" w14:textId="64529CFC"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-6.4% (+/-7.1%)</w:t>
            </w:r>
          </w:p>
        </w:tc>
        <w:tc>
          <w:tcPr>
            <w:tcW w:w="1530" w:type="dxa"/>
            <w:tcBorders>
              <w:top w:val="nil"/>
              <w:left w:val="single" w:sz="8" w:space="0" w:color="auto"/>
              <w:bottom w:val="single" w:sz="8" w:space="0" w:color="auto"/>
              <w:right w:val="single" w:sz="8" w:space="0" w:color="auto"/>
            </w:tcBorders>
            <w:shd w:val="clear" w:color="000000" w:fill="CF3F3F"/>
            <w:vAlign w:val="center"/>
          </w:tcPr>
          <w:p w14:paraId="3E9A0C07" w14:textId="6E0BBEFB"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-2.7% (+/-3.7%)</w:t>
            </w:r>
          </w:p>
        </w:tc>
        <w:tc>
          <w:tcPr>
            <w:tcW w:w="1530" w:type="dxa"/>
            <w:tcBorders>
              <w:top w:val="nil"/>
              <w:left w:val="single" w:sz="8" w:space="0" w:color="auto"/>
              <w:bottom w:val="single" w:sz="8" w:space="0" w:color="auto"/>
              <w:right w:val="single" w:sz="8" w:space="0" w:color="auto"/>
            </w:tcBorders>
            <w:shd w:val="clear" w:color="000000" w:fill="E59696"/>
            <w:vAlign w:val="center"/>
          </w:tcPr>
          <w:p w14:paraId="36CC36C5" w14:textId="72B69753"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-1.2% (+/-4.0%)</w:t>
            </w:r>
          </w:p>
        </w:tc>
      </w:tr>
      <w:tr w:rsidR="00AF1BE5" w:rsidRPr="00CE5E5C" w14:paraId="42D69C48" w14:textId="68F5C545" w:rsidTr="005868A2">
        <w:trPr>
          <w:trHeight w:val="212"/>
          <w:jc w:val="center"/>
        </w:trPr>
        <w:tc>
          <w:tcPr>
            <w:tcW w:w="1165" w:type="dxa"/>
          </w:tcPr>
          <w:p w14:paraId="7586A727" w14:textId="51B8086B"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OENCHR</w:t>
            </w:r>
          </w:p>
        </w:tc>
        <w:tc>
          <w:tcPr>
            <w:tcW w:w="2430" w:type="dxa"/>
          </w:tcPr>
          <w:p w14:paraId="49C77549" w14:textId="71A9247B"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Oeneis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chryxus</w:t>
            </w:r>
            <w:proofErr w:type="spellEnd"/>
          </w:p>
        </w:tc>
        <w:tc>
          <w:tcPr>
            <w:tcW w:w="1530" w:type="dxa"/>
            <w:tcBorders>
              <w:top w:val="nil"/>
              <w:left w:val="nil"/>
              <w:bottom w:val="single" w:sz="8" w:space="0" w:color="auto"/>
              <w:right w:val="single" w:sz="8" w:space="0" w:color="auto"/>
            </w:tcBorders>
            <w:shd w:val="clear" w:color="000000" w:fill="E9A7A7"/>
            <w:vAlign w:val="center"/>
          </w:tcPr>
          <w:p w14:paraId="03EB3D93" w14:textId="184E50EF"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-1.8% (+/-2.5%)</w:t>
            </w:r>
          </w:p>
        </w:tc>
        <w:tc>
          <w:tcPr>
            <w:tcW w:w="1530" w:type="dxa"/>
            <w:tcBorders>
              <w:top w:val="nil"/>
              <w:left w:val="nil"/>
              <w:bottom w:val="single" w:sz="8" w:space="0" w:color="auto"/>
              <w:right w:val="single" w:sz="8" w:space="0" w:color="auto"/>
            </w:tcBorders>
            <w:shd w:val="clear" w:color="000000" w:fill="F9EAEA"/>
            <w:vAlign w:val="center"/>
          </w:tcPr>
          <w:p w14:paraId="72A5F1E3" w14:textId="2A47796D"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-0.5% (+/-2.8%)</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633D8839" w14:textId="525F54C0"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-0.4% (+/-1.2%)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A9FEF2A" w14:textId="426DCCC4"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0.0% (+/-0.1%)</w:t>
            </w:r>
          </w:p>
        </w:tc>
      </w:tr>
      <w:tr w:rsidR="00AF1BE5" w:rsidRPr="00CE5E5C" w14:paraId="2B05C2EE" w14:textId="3AA90402" w:rsidTr="005868A2">
        <w:trPr>
          <w:trHeight w:val="196"/>
          <w:jc w:val="center"/>
        </w:trPr>
        <w:tc>
          <w:tcPr>
            <w:tcW w:w="1165" w:type="dxa"/>
          </w:tcPr>
          <w:p w14:paraId="383721C3" w14:textId="2F6337CB"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OENJUT</w:t>
            </w:r>
          </w:p>
        </w:tc>
        <w:tc>
          <w:tcPr>
            <w:tcW w:w="2430" w:type="dxa"/>
          </w:tcPr>
          <w:p w14:paraId="361718BF" w14:textId="00E96B5D"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Oeneis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jutta</w:t>
            </w:r>
            <w:proofErr w:type="spellEnd"/>
          </w:p>
        </w:tc>
        <w:tc>
          <w:tcPr>
            <w:tcW w:w="1530" w:type="dxa"/>
            <w:tcBorders>
              <w:top w:val="nil"/>
              <w:left w:val="nil"/>
              <w:bottom w:val="single" w:sz="8" w:space="0" w:color="auto"/>
              <w:right w:val="single" w:sz="8" w:space="0" w:color="auto"/>
            </w:tcBorders>
            <w:shd w:val="clear" w:color="000000" w:fill="DE7A7A"/>
            <w:vAlign w:val="center"/>
          </w:tcPr>
          <w:p w14:paraId="2F1D283C" w14:textId="45AC41D8"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-2.7% (+/-5.5%)</w:t>
            </w:r>
          </w:p>
        </w:tc>
        <w:tc>
          <w:tcPr>
            <w:tcW w:w="1530" w:type="dxa"/>
            <w:tcBorders>
              <w:top w:val="nil"/>
              <w:left w:val="nil"/>
              <w:bottom w:val="single" w:sz="8" w:space="0" w:color="auto"/>
              <w:right w:val="single" w:sz="8" w:space="0" w:color="auto"/>
            </w:tcBorders>
            <w:shd w:val="clear" w:color="000000" w:fill="ECB4B4"/>
            <w:vAlign w:val="center"/>
          </w:tcPr>
          <w:p w14:paraId="0C9D5F44" w14:textId="03FA12D5"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-1.9% (+/-3.8%)</w:t>
            </w:r>
          </w:p>
        </w:tc>
        <w:tc>
          <w:tcPr>
            <w:tcW w:w="1530" w:type="dxa"/>
            <w:tcBorders>
              <w:top w:val="nil"/>
              <w:left w:val="single" w:sz="8" w:space="0" w:color="auto"/>
              <w:bottom w:val="single" w:sz="8" w:space="0" w:color="auto"/>
              <w:right w:val="single" w:sz="8" w:space="0" w:color="auto"/>
            </w:tcBorders>
            <w:shd w:val="clear" w:color="000000" w:fill="F6DCDC"/>
            <w:vAlign w:val="center"/>
          </w:tcPr>
          <w:p w14:paraId="0C5C6289" w14:textId="62C731DC"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-0.5% (+/-1.7%)</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4F3CE966" w14:textId="2C38DB50"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(+/-0.6%)</w:t>
            </w:r>
          </w:p>
        </w:tc>
      </w:tr>
      <w:tr w:rsidR="00AF1BE5" w:rsidRPr="00CE5E5C" w14:paraId="63FF1DE3" w14:textId="341EAAE5" w:rsidTr="005868A2">
        <w:trPr>
          <w:trHeight w:val="196"/>
          <w:jc w:val="center"/>
        </w:trPr>
        <w:tc>
          <w:tcPr>
            <w:tcW w:w="1165" w:type="dxa"/>
          </w:tcPr>
          <w:p w14:paraId="5A26B6C8" w14:textId="631A5C6E"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OENMEL</w:t>
            </w:r>
          </w:p>
        </w:tc>
        <w:tc>
          <w:tcPr>
            <w:tcW w:w="2430" w:type="dxa"/>
          </w:tcPr>
          <w:p w14:paraId="1A3F0481" w14:textId="15C878D3"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Oeneis</w:t>
            </w:r>
            <w:proofErr w:type="spellEnd"/>
            <w:r w:rsidRPr="00CE5E5C">
              <w:rPr>
                <w:rFonts w:ascii="Times New Roman" w:hAnsi="Times New Roman" w:cs="Times New Roman"/>
                <w:i/>
                <w:iCs/>
                <w:sz w:val="18"/>
                <w:szCs w:val="18"/>
              </w:rPr>
              <w:t xml:space="preserve"> melissa</w:t>
            </w:r>
          </w:p>
        </w:tc>
        <w:tc>
          <w:tcPr>
            <w:tcW w:w="1530" w:type="dxa"/>
            <w:tcBorders>
              <w:top w:val="nil"/>
              <w:left w:val="nil"/>
              <w:bottom w:val="single" w:sz="8" w:space="0" w:color="auto"/>
              <w:right w:val="single" w:sz="8" w:space="0" w:color="auto"/>
            </w:tcBorders>
            <w:shd w:val="clear" w:color="000000" w:fill="D55555"/>
            <w:vAlign w:val="center"/>
          </w:tcPr>
          <w:p w14:paraId="7E9C8746" w14:textId="0F00F5A9"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-3.4% (+/-3.7%)</w:t>
            </w:r>
          </w:p>
        </w:tc>
        <w:tc>
          <w:tcPr>
            <w:tcW w:w="1530" w:type="dxa"/>
            <w:tcBorders>
              <w:top w:val="nil"/>
              <w:left w:val="nil"/>
              <w:bottom w:val="single" w:sz="8" w:space="0" w:color="auto"/>
              <w:right w:val="single" w:sz="8" w:space="0" w:color="auto"/>
            </w:tcBorders>
            <w:shd w:val="clear" w:color="000000" w:fill="D75D5D"/>
            <w:vAlign w:val="center"/>
          </w:tcPr>
          <w:p w14:paraId="55FE9465" w14:textId="4817189B"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-4.0% (+/-4.3%)</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228FCC39" w14:textId="764D3AA7"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-1.3% (+/-2.1%)</w:t>
            </w:r>
          </w:p>
        </w:tc>
        <w:tc>
          <w:tcPr>
            <w:tcW w:w="1530" w:type="dxa"/>
            <w:tcBorders>
              <w:top w:val="nil"/>
              <w:left w:val="single" w:sz="8" w:space="0" w:color="auto"/>
              <w:bottom w:val="single" w:sz="8" w:space="0" w:color="auto"/>
              <w:right w:val="single" w:sz="8" w:space="0" w:color="auto"/>
            </w:tcBorders>
            <w:shd w:val="clear" w:color="000000" w:fill="F2CACA"/>
            <w:vAlign w:val="center"/>
          </w:tcPr>
          <w:p w14:paraId="019A5EE8" w14:textId="38049AD8"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-0.6% (+/-2.1%)</w:t>
            </w:r>
          </w:p>
        </w:tc>
      </w:tr>
      <w:tr w:rsidR="00AF1BE5" w:rsidRPr="00CE5E5C" w14:paraId="09E17B4C" w14:textId="5DC13044" w:rsidTr="005868A2">
        <w:trPr>
          <w:trHeight w:val="212"/>
          <w:jc w:val="center"/>
        </w:trPr>
        <w:tc>
          <w:tcPr>
            <w:tcW w:w="1165" w:type="dxa"/>
          </w:tcPr>
          <w:p w14:paraId="592C1383" w14:textId="31D70258"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OENPOL</w:t>
            </w:r>
          </w:p>
        </w:tc>
        <w:tc>
          <w:tcPr>
            <w:tcW w:w="2430" w:type="dxa"/>
          </w:tcPr>
          <w:p w14:paraId="0AF5795C" w14:textId="46CFE64F"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Oeneis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polixenes</w:t>
            </w:r>
            <w:proofErr w:type="spellEnd"/>
          </w:p>
        </w:tc>
        <w:tc>
          <w:tcPr>
            <w:tcW w:w="1530" w:type="dxa"/>
            <w:tcBorders>
              <w:top w:val="nil"/>
              <w:left w:val="nil"/>
              <w:bottom w:val="single" w:sz="8" w:space="0" w:color="auto"/>
              <w:right w:val="single" w:sz="8" w:space="0" w:color="auto"/>
            </w:tcBorders>
            <w:shd w:val="clear" w:color="000000" w:fill="F9FBFD"/>
            <w:vAlign w:val="center"/>
          </w:tcPr>
          <w:p w14:paraId="063D8010" w14:textId="65A33AC0"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0.3% (+/-5.6%)</w:t>
            </w:r>
          </w:p>
        </w:tc>
        <w:tc>
          <w:tcPr>
            <w:tcW w:w="1530" w:type="dxa"/>
            <w:tcBorders>
              <w:top w:val="nil"/>
              <w:left w:val="nil"/>
              <w:bottom w:val="single" w:sz="8" w:space="0" w:color="auto"/>
              <w:right w:val="single" w:sz="8" w:space="0" w:color="auto"/>
            </w:tcBorders>
            <w:shd w:val="clear" w:color="000000" w:fill="E28C8C"/>
            <w:vAlign w:val="center"/>
          </w:tcPr>
          <w:p w14:paraId="00669DCA" w14:textId="63FC3D13"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-2.8% (+/-5.2%)</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7BBFF5CB" w14:textId="48629FD3"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4D5D5"/>
            <w:vAlign w:val="center"/>
          </w:tcPr>
          <w:p w14:paraId="0E455B6C" w14:textId="76F717F2"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-0.5% (+/-1.9%)</w:t>
            </w:r>
          </w:p>
        </w:tc>
      </w:tr>
      <w:tr w:rsidR="00AF1BE5" w:rsidRPr="00CE5E5C" w14:paraId="406E8E6D" w14:textId="6AA3AD7F" w:rsidTr="005868A2">
        <w:trPr>
          <w:trHeight w:val="196"/>
          <w:jc w:val="center"/>
        </w:trPr>
        <w:tc>
          <w:tcPr>
            <w:tcW w:w="1165" w:type="dxa"/>
          </w:tcPr>
          <w:p w14:paraId="2B199E13" w14:textId="6988A34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PAPMAC</w:t>
            </w:r>
          </w:p>
        </w:tc>
        <w:tc>
          <w:tcPr>
            <w:tcW w:w="2430" w:type="dxa"/>
          </w:tcPr>
          <w:p w14:paraId="10D1F7B4" w14:textId="30C337C2"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Papilio</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machaon</w:t>
            </w:r>
            <w:proofErr w:type="spellEnd"/>
          </w:p>
        </w:tc>
        <w:tc>
          <w:tcPr>
            <w:tcW w:w="1530" w:type="dxa"/>
            <w:tcBorders>
              <w:top w:val="nil"/>
              <w:left w:val="nil"/>
              <w:bottom w:val="single" w:sz="8" w:space="0" w:color="auto"/>
              <w:right w:val="single" w:sz="8" w:space="0" w:color="auto"/>
            </w:tcBorders>
            <w:shd w:val="clear" w:color="000000" w:fill="CE3939"/>
            <w:vAlign w:val="center"/>
          </w:tcPr>
          <w:p w14:paraId="62185BBA" w14:textId="3D40EF3C"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-4.0% (+/-5.1%)</w:t>
            </w:r>
          </w:p>
        </w:tc>
        <w:tc>
          <w:tcPr>
            <w:tcW w:w="1530" w:type="dxa"/>
            <w:tcBorders>
              <w:top w:val="nil"/>
              <w:left w:val="nil"/>
              <w:bottom w:val="single" w:sz="8" w:space="0" w:color="auto"/>
              <w:right w:val="single" w:sz="8" w:space="0" w:color="auto"/>
            </w:tcBorders>
            <w:shd w:val="clear" w:color="000000" w:fill="DA6D6D"/>
            <w:vAlign w:val="center"/>
          </w:tcPr>
          <w:p w14:paraId="5B83D645" w14:textId="03BF3E4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-3.6% (+/-4.1%)</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6BBFFDE4" w14:textId="5CAF2280"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DB8B8"/>
            <w:vAlign w:val="center"/>
          </w:tcPr>
          <w:p w14:paraId="3F7BF217" w14:textId="4A94E1DA"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-0.8% (+/-2.9%)</w:t>
            </w:r>
          </w:p>
        </w:tc>
      </w:tr>
      <w:tr w:rsidR="00AF1BE5" w:rsidRPr="00CE5E5C" w14:paraId="0ECFFC5A" w14:textId="577402F4" w:rsidTr="005868A2">
        <w:trPr>
          <w:trHeight w:val="212"/>
          <w:jc w:val="center"/>
        </w:trPr>
        <w:tc>
          <w:tcPr>
            <w:tcW w:w="1165" w:type="dxa"/>
          </w:tcPr>
          <w:p w14:paraId="3AC70AA8" w14:textId="7250045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PAPZEL</w:t>
            </w:r>
          </w:p>
        </w:tc>
        <w:tc>
          <w:tcPr>
            <w:tcW w:w="2430" w:type="dxa"/>
          </w:tcPr>
          <w:p w14:paraId="00F0A0B5" w14:textId="4C3EE18C"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Papilio</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zelicaon</w:t>
            </w:r>
            <w:proofErr w:type="spellEnd"/>
          </w:p>
        </w:tc>
        <w:tc>
          <w:tcPr>
            <w:tcW w:w="1530" w:type="dxa"/>
            <w:tcBorders>
              <w:top w:val="nil"/>
              <w:left w:val="nil"/>
              <w:bottom w:val="single" w:sz="8" w:space="0" w:color="auto"/>
              <w:right w:val="single" w:sz="8" w:space="0" w:color="auto"/>
            </w:tcBorders>
            <w:shd w:val="clear" w:color="000000" w:fill="AEC2E6"/>
            <w:vAlign w:val="center"/>
          </w:tcPr>
          <w:p w14:paraId="2A51F2C8" w14:textId="0648251A"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4.3% (+/-4.3%)</w:t>
            </w:r>
          </w:p>
        </w:tc>
        <w:tc>
          <w:tcPr>
            <w:tcW w:w="1530" w:type="dxa"/>
            <w:tcBorders>
              <w:top w:val="nil"/>
              <w:left w:val="nil"/>
              <w:bottom w:val="single" w:sz="8" w:space="0" w:color="auto"/>
              <w:right w:val="single" w:sz="8" w:space="0" w:color="auto"/>
            </w:tcBorders>
            <w:shd w:val="clear" w:color="000000" w:fill="9EB6E1"/>
            <w:vAlign w:val="center"/>
          </w:tcPr>
          <w:p w14:paraId="24DBB0E2" w14:textId="5465614C"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4.3% (+/-4.1%)</w:t>
            </w:r>
          </w:p>
        </w:tc>
        <w:tc>
          <w:tcPr>
            <w:tcW w:w="1530" w:type="dxa"/>
            <w:tcBorders>
              <w:top w:val="nil"/>
              <w:left w:val="single" w:sz="8" w:space="0" w:color="auto"/>
              <w:bottom w:val="single" w:sz="8" w:space="0" w:color="auto"/>
              <w:right w:val="single" w:sz="8" w:space="0" w:color="auto"/>
            </w:tcBorders>
            <w:shd w:val="clear" w:color="000000" w:fill="ABC0E5"/>
            <w:vAlign w:val="center"/>
          </w:tcPr>
          <w:p w14:paraId="1B1DA55C" w14:textId="29263725"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1.7% (+/-1.6%)</w:t>
            </w:r>
          </w:p>
        </w:tc>
        <w:tc>
          <w:tcPr>
            <w:tcW w:w="1530" w:type="dxa"/>
            <w:tcBorders>
              <w:top w:val="nil"/>
              <w:left w:val="single" w:sz="8" w:space="0" w:color="auto"/>
              <w:bottom w:val="single" w:sz="8" w:space="0" w:color="auto"/>
              <w:right w:val="single" w:sz="8" w:space="0" w:color="auto"/>
            </w:tcBorders>
            <w:shd w:val="clear" w:color="000000" w:fill="B1C4E7"/>
            <w:vAlign w:val="center"/>
          </w:tcPr>
          <w:p w14:paraId="5B5D6EAF" w14:textId="15E6C15B"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1.5% (+/-1.3%)</w:t>
            </w:r>
          </w:p>
        </w:tc>
      </w:tr>
      <w:tr w:rsidR="00AF1BE5" w:rsidRPr="00CE5E5C" w14:paraId="3849F696" w14:textId="21E23763" w:rsidTr="005868A2">
        <w:trPr>
          <w:trHeight w:val="196"/>
          <w:jc w:val="center"/>
        </w:trPr>
        <w:tc>
          <w:tcPr>
            <w:tcW w:w="1165" w:type="dxa"/>
          </w:tcPr>
          <w:p w14:paraId="45E99366" w14:textId="47FDA495"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PARCLO</w:t>
            </w:r>
          </w:p>
        </w:tc>
        <w:tc>
          <w:tcPr>
            <w:tcW w:w="2430" w:type="dxa"/>
          </w:tcPr>
          <w:p w14:paraId="2CC87DC2" w14:textId="235F8A0F"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 xml:space="preserve">Parnassius </w:t>
            </w:r>
            <w:proofErr w:type="spellStart"/>
            <w:r w:rsidRPr="00CE5E5C">
              <w:rPr>
                <w:rFonts w:ascii="Times New Roman" w:hAnsi="Times New Roman" w:cs="Times New Roman"/>
                <w:i/>
                <w:iCs/>
                <w:sz w:val="18"/>
                <w:szCs w:val="18"/>
              </w:rPr>
              <w:t>clodius</w:t>
            </w:r>
            <w:proofErr w:type="spellEnd"/>
          </w:p>
        </w:tc>
        <w:tc>
          <w:tcPr>
            <w:tcW w:w="1530" w:type="dxa"/>
            <w:tcBorders>
              <w:top w:val="nil"/>
              <w:left w:val="nil"/>
              <w:bottom w:val="single" w:sz="8" w:space="0" w:color="auto"/>
              <w:right w:val="single" w:sz="8" w:space="0" w:color="auto"/>
            </w:tcBorders>
            <w:shd w:val="clear" w:color="000000" w:fill="9AB3DF"/>
            <w:vAlign w:val="center"/>
          </w:tcPr>
          <w:p w14:paraId="228D3CD1" w14:textId="3424EFC0"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5.3% (+/-5.0%)</w:t>
            </w:r>
          </w:p>
        </w:tc>
        <w:tc>
          <w:tcPr>
            <w:tcW w:w="1530" w:type="dxa"/>
            <w:tcBorders>
              <w:top w:val="nil"/>
              <w:left w:val="nil"/>
              <w:bottom w:val="single" w:sz="8" w:space="0" w:color="auto"/>
              <w:right w:val="single" w:sz="8" w:space="0" w:color="auto"/>
            </w:tcBorders>
            <w:shd w:val="clear" w:color="000000" w:fill="6F92D2"/>
            <w:vAlign w:val="center"/>
          </w:tcPr>
          <w:p w14:paraId="1F62E064" w14:textId="082D5412"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6.4% (+/-6.1%)</w:t>
            </w:r>
          </w:p>
        </w:tc>
        <w:tc>
          <w:tcPr>
            <w:tcW w:w="1530" w:type="dxa"/>
            <w:tcBorders>
              <w:top w:val="nil"/>
              <w:left w:val="single" w:sz="8" w:space="0" w:color="auto"/>
              <w:bottom w:val="single" w:sz="8" w:space="0" w:color="auto"/>
              <w:right w:val="single" w:sz="8" w:space="0" w:color="auto"/>
            </w:tcBorders>
            <w:shd w:val="clear" w:color="000000" w:fill="80A0D7"/>
            <w:vAlign w:val="center"/>
          </w:tcPr>
          <w:p w14:paraId="2F47143A" w14:textId="3A241E8B"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2.6% (+/-1.8%)</w:t>
            </w:r>
          </w:p>
        </w:tc>
        <w:tc>
          <w:tcPr>
            <w:tcW w:w="1530" w:type="dxa"/>
            <w:tcBorders>
              <w:top w:val="nil"/>
              <w:left w:val="single" w:sz="8" w:space="0" w:color="auto"/>
              <w:bottom w:val="single" w:sz="8" w:space="0" w:color="auto"/>
              <w:right w:val="single" w:sz="8" w:space="0" w:color="auto"/>
            </w:tcBorders>
            <w:shd w:val="clear" w:color="000000" w:fill="A8BEE4"/>
            <w:vAlign w:val="center"/>
          </w:tcPr>
          <w:p w14:paraId="54DFBBE0" w14:textId="69BC84F7"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1.7% (+/-1.4%)</w:t>
            </w:r>
          </w:p>
        </w:tc>
      </w:tr>
      <w:tr w:rsidR="00AF1BE5" w:rsidRPr="00CE5E5C" w14:paraId="2502DDFC" w14:textId="35FF376C" w:rsidTr="005868A2">
        <w:trPr>
          <w:trHeight w:val="212"/>
          <w:jc w:val="center"/>
        </w:trPr>
        <w:tc>
          <w:tcPr>
            <w:tcW w:w="1165" w:type="dxa"/>
          </w:tcPr>
          <w:p w14:paraId="223C03D8" w14:textId="7FE1DC07"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PHYTHA</w:t>
            </w:r>
          </w:p>
        </w:tc>
        <w:tc>
          <w:tcPr>
            <w:tcW w:w="2430" w:type="dxa"/>
          </w:tcPr>
          <w:p w14:paraId="736C4770" w14:textId="23401EE4"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Phyciodes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tharos</w:t>
            </w:r>
            <w:proofErr w:type="spellEnd"/>
          </w:p>
        </w:tc>
        <w:tc>
          <w:tcPr>
            <w:tcW w:w="1530" w:type="dxa"/>
            <w:tcBorders>
              <w:top w:val="nil"/>
              <w:left w:val="nil"/>
              <w:bottom w:val="single" w:sz="8" w:space="0" w:color="auto"/>
              <w:right w:val="single" w:sz="8" w:space="0" w:color="auto"/>
            </w:tcBorders>
            <w:shd w:val="clear" w:color="000000" w:fill="EEF2FA"/>
            <w:vAlign w:val="center"/>
          </w:tcPr>
          <w:p w14:paraId="1BFD88F4" w14:textId="2E011483"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0.9% (+/-1.4%)</w:t>
            </w:r>
          </w:p>
        </w:tc>
        <w:tc>
          <w:tcPr>
            <w:tcW w:w="1530" w:type="dxa"/>
            <w:tcBorders>
              <w:top w:val="nil"/>
              <w:left w:val="nil"/>
              <w:bottom w:val="single" w:sz="8" w:space="0" w:color="auto"/>
              <w:right w:val="single" w:sz="8" w:space="0" w:color="auto"/>
            </w:tcBorders>
            <w:shd w:val="clear" w:color="000000" w:fill="F0F4FB"/>
            <w:vAlign w:val="center"/>
          </w:tcPr>
          <w:p w14:paraId="687BB674" w14:textId="4A7809B0"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0.7% (+/-1.2%)</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6D137AB9" w14:textId="2A12C8C0"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1F57EB58" w14:textId="15D28E2F"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0.0% (+/-0.2%)</w:t>
            </w:r>
          </w:p>
        </w:tc>
      </w:tr>
      <w:tr w:rsidR="00AF1BE5" w:rsidRPr="00CE5E5C" w14:paraId="1EAD8F02" w14:textId="1E5699EC" w:rsidTr="005868A2">
        <w:trPr>
          <w:trHeight w:val="196"/>
          <w:jc w:val="center"/>
        </w:trPr>
        <w:tc>
          <w:tcPr>
            <w:tcW w:w="1165" w:type="dxa"/>
          </w:tcPr>
          <w:p w14:paraId="40884228" w14:textId="4467D951"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PIEOLE</w:t>
            </w:r>
          </w:p>
        </w:tc>
        <w:tc>
          <w:tcPr>
            <w:tcW w:w="2430" w:type="dxa"/>
          </w:tcPr>
          <w:p w14:paraId="465EC87B" w14:textId="6DEDE891"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Pieris oleracea</w:t>
            </w:r>
          </w:p>
        </w:tc>
        <w:tc>
          <w:tcPr>
            <w:tcW w:w="1530" w:type="dxa"/>
            <w:tcBorders>
              <w:top w:val="nil"/>
              <w:left w:val="nil"/>
              <w:bottom w:val="single" w:sz="8" w:space="0" w:color="auto"/>
              <w:right w:val="single" w:sz="8" w:space="0" w:color="auto"/>
            </w:tcBorders>
            <w:shd w:val="clear" w:color="000000" w:fill="CBD8EF"/>
            <w:vAlign w:val="center"/>
          </w:tcPr>
          <w:p w14:paraId="3D3DE941" w14:textId="1AEBDD20"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2.8% (+/-2.6%)</w:t>
            </w:r>
          </w:p>
        </w:tc>
        <w:tc>
          <w:tcPr>
            <w:tcW w:w="1530" w:type="dxa"/>
            <w:tcBorders>
              <w:top w:val="nil"/>
              <w:left w:val="nil"/>
              <w:bottom w:val="single" w:sz="8" w:space="0" w:color="auto"/>
              <w:right w:val="single" w:sz="8" w:space="0" w:color="auto"/>
            </w:tcBorders>
            <w:shd w:val="clear" w:color="000000" w:fill="D7E1F3"/>
            <w:vAlign w:val="center"/>
          </w:tcPr>
          <w:p w14:paraId="0B2A42E6" w14:textId="1BF4C53D"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1.8% (+/-2.0%)</w:t>
            </w:r>
          </w:p>
        </w:tc>
        <w:tc>
          <w:tcPr>
            <w:tcW w:w="1530" w:type="dxa"/>
            <w:tcBorders>
              <w:top w:val="nil"/>
              <w:left w:val="single" w:sz="8" w:space="0" w:color="auto"/>
              <w:bottom w:val="single" w:sz="8" w:space="0" w:color="auto"/>
              <w:right w:val="single" w:sz="8" w:space="0" w:color="auto"/>
            </w:tcBorders>
            <w:shd w:val="clear" w:color="000000" w:fill="C9D7EE"/>
            <w:vAlign w:val="center"/>
          </w:tcPr>
          <w:p w14:paraId="6F5534B0" w14:textId="42BC7AA0"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32D33A8D" w14:textId="65C66F7A"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0.5% (+/-2.0%)</w:t>
            </w:r>
          </w:p>
        </w:tc>
      </w:tr>
      <w:tr w:rsidR="00AF1BE5" w:rsidRPr="00CE5E5C" w14:paraId="575BC9F0" w14:textId="06B66F46" w:rsidTr="005868A2">
        <w:trPr>
          <w:trHeight w:val="212"/>
          <w:jc w:val="center"/>
        </w:trPr>
        <w:tc>
          <w:tcPr>
            <w:tcW w:w="1165" w:type="dxa"/>
          </w:tcPr>
          <w:p w14:paraId="0389556C" w14:textId="528242DF"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PIERAP</w:t>
            </w:r>
          </w:p>
        </w:tc>
        <w:tc>
          <w:tcPr>
            <w:tcW w:w="2430" w:type="dxa"/>
          </w:tcPr>
          <w:p w14:paraId="469ED0D3" w14:textId="5AFFF76A"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 xml:space="preserve">Pieris </w:t>
            </w:r>
            <w:proofErr w:type="spellStart"/>
            <w:r w:rsidRPr="00CE5E5C">
              <w:rPr>
                <w:rFonts w:ascii="Times New Roman" w:hAnsi="Times New Roman" w:cs="Times New Roman"/>
                <w:i/>
                <w:iCs/>
                <w:sz w:val="18"/>
                <w:szCs w:val="18"/>
              </w:rPr>
              <w:t>rapae</w:t>
            </w:r>
            <w:proofErr w:type="spellEnd"/>
          </w:p>
        </w:tc>
        <w:tc>
          <w:tcPr>
            <w:tcW w:w="1530" w:type="dxa"/>
            <w:tcBorders>
              <w:top w:val="nil"/>
              <w:left w:val="nil"/>
              <w:bottom w:val="single" w:sz="8" w:space="0" w:color="auto"/>
              <w:right w:val="single" w:sz="8" w:space="0" w:color="auto"/>
            </w:tcBorders>
            <w:shd w:val="clear" w:color="000000" w:fill="6289CE"/>
            <w:vAlign w:val="center"/>
          </w:tcPr>
          <w:p w14:paraId="55BDF828" w14:textId="314EE2BD"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8.2% (+/-9.7%)</w:t>
            </w:r>
          </w:p>
        </w:tc>
        <w:tc>
          <w:tcPr>
            <w:tcW w:w="1530" w:type="dxa"/>
            <w:tcBorders>
              <w:top w:val="nil"/>
              <w:left w:val="nil"/>
              <w:bottom w:val="single" w:sz="8" w:space="0" w:color="auto"/>
              <w:right w:val="single" w:sz="8" w:space="0" w:color="auto"/>
            </w:tcBorders>
            <w:shd w:val="clear" w:color="000000" w:fill="4774C5"/>
            <w:vAlign w:val="center"/>
          </w:tcPr>
          <w:p w14:paraId="73E5F7A3" w14:textId="5666E6D0"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8.2% (+/-9.1%)</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585A11A3" w14:textId="01DB1BEE"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0.6% (+/-1.2%)</w:t>
            </w:r>
          </w:p>
        </w:tc>
        <w:tc>
          <w:tcPr>
            <w:tcW w:w="1530" w:type="dxa"/>
            <w:tcBorders>
              <w:top w:val="nil"/>
              <w:left w:val="single" w:sz="8" w:space="0" w:color="auto"/>
              <w:bottom w:val="single" w:sz="8" w:space="0" w:color="auto"/>
              <w:right w:val="single" w:sz="8" w:space="0" w:color="auto"/>
            </w:tcBorders>
            <w:shd w:val="clear" w:color="000000" w:fill="D5DFF2"/>
            <w:vAlign w:val="center"/>
          </w:tcPr>
          <w:p w14:paraId="126389F0" w14:textId="515ED2D6"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0.8% (+/-1.9%)</w:t>
            </w:r>
          </w:p>
        </w:tc>
      </w:tr>
      <w:tr w:rsidR="00AF1BE5" w:rsidRPr="00CE5E5C" w14:paraId="0433F23E" w14:textId="2BCF173A" w:rsidTr="005868A2">
        <w:trPr>
          <w:trHeight w:val="196"/>
          <w:jc w:val="center"/>
        </w:trPr>
        <w:tc>
          <w:tcPr>
            <w:tcW w:w="1165" w:type="dxa"/>
          </w:tcPr>
          <w:p w14:paraId="3E7797AF" w14:textId="3220CDA4"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PLEIDA</w:t>
            </w:r>
          </w:p>
        </w:tc>
        <w:tc>
          <w:tcPr>
            <w:tcW w:w="2430" w:type="dxa"/>
          </w:tcPr>
          <w:p w14:paraId="0D02F2EA" w14:textId="28C37759"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Plebejus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idas</w:t>
            </w:r>
            <w:proofErr w:type="spellEnd"/>
          </w:p>
        </w:tc>
        <w:tc>
          <w:tcPr>
            <w:tcW w:w="1530" w:type="dxa"/>
            <w:tcBorders>
              <w:top w:val="nil"/>
              <w:left w:val="nil"/>
              <w:bottom w:val="single" w:sz="8" w:space="0" w:color="auto"/>
              <w:right w:val="single" w:sz="8" w:space="0" w:color="auto"/>
            </w:tcBorders>
            <w:shd w:val="clear" w:color="000000" w:fill="DC7171"/>
            <w:vAlign w:val="center"/>
          </w:tcPr>
          <w:p w14:paraId="452DA26C" w14:textId="2760AE6F"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-2.9% (+/-4.2%)</w:t>
            </w:r>
          </w:p>
        </w:tc>
        <w:tc>
          <w:tcPr>
            <w:tcW w:w="1530" w:type="dxa"/>
            <w:tcBorders>
              <w:top w:val="nil"/>
              <w:left w:val="nil"/>
              <w:bottom w:val="single" w:sz="8" w:space="0" w:color="auto"/>
              <w:right w:val="single" w:sz="8" w:space="0" w:color="auto"/>
            </w:tcBorders>
            <w:shd w:val="clear" w:color="000000" w:fill="F0C2C2"/>
            <w:vAlign w:val="center"/>
          </w:tcPr>
          <w:p w14:paraId="02BCD18B" w14:textId="6D705111"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-1.5% (+/-3.9%)</w:t>
            </w:r>
          </w:p>
        </w:tc>
        <w:tc>
          <w:tcPr>
            <w:tcW w:w="1530" w:type="dxa"/>
            <w:tcBorders>
              <w:top w:val="nil"/>
              <w:left w:val="single" w:sz="8" w:space="0" w:color="auto"/>
              <w:bottom w:val="single" w:sz="8" w:space="0" w:color="auto"/>
              <w:right w:val="single" w:sz="8" w:space="0" w:color="auto"/>
            </w:tcBorders>
            <w:shd w:val="clear" w:color="000000" w:fill="F3D0D0"/>
            <w:vAlign w:val="center"/>
          </w:tcPr>
          <w:p w14:paraId="20BF7FD7" w14:textId="082E51DB"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6D981360" w14:textId="3A9686FD"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(+/-0.9%)</w:t>
            </w:r>
          </w:p>
        </w:tc>
      </w:tr>
      <w:tr w:rsidR="00AF1BE5" w:rsidRPr="00CE5E5C" w14:paraId="7320867B" w14:textId="16BCB133" w:rsidTr="005868A2">
        <w:trPr>
          <w:trHeight w:val="212"/>
          <w:jc w:val="center"/>
        </w:trPr>
        <w:tc>
          <w:tcPr>
            <w:tcW w:w="1165" w:type="dxa"/>
          </w:tcPr>
          <w:p w14:paraId="0229BE05" w14:textId="3D947AAD"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lastRenderedPageBreak/>
              <w:t>PLEMEL</w:t>
            </w:r>
          </w:p>
        </w:tc>
        <w:tc>
          <w:tcPr>
            <w:tcW w:w="2430" w:type="dxa"/>
          </w:tcPr>
          <w:p w14:paraId="166B715A" w14:textId="6DC66300"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Plebejus</w:t>
            </w:r>
            <w:proofErr w:type="spellEnd"/>
            <w:r w:rsidRPr="00CE5E5C">
              <w:rPr>
                <w:rFonts w:ascii="Times New Roman" w:hAnsi="Times New Roman" w:cs="Times New Roman"/>
                <w:i/>
                <w:iCs/>
                <w:sz w:val="18"/>
                <w:szCs w:val="18"/>
              </w:rPr>
              <w:t xml:space="preserve"> melissa</w:t>
            </w:r>
          </w:p>
        </w:tc>
        <w:tc>
          <w:tcPr>
            <w:tcW w:w="1530" w:type="dxa"/>
            <w:tcBorders>
              <w:top w:val="nil"/>
              <w:left w:val="nil"/>
              <w:bottom w:val="single" w:sz="8" w:space="0" w:color="auto"/>
              <w:right w:val="single" w:sz="8" w:space="0" w:color="auto"/>
            </w:tcBorders>
            <w:shd w:val="clear" w:color="000000" w:fill="FAEEEE"/>
            <w:vAlign w:val="center"/>
          </w:tcPr>
          <w:p w14:paraId="32E851A1" w14:textId="6DFAFBB1"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-0.3% (+/-4.7%)</w:t>
            </w:r>
          </w:p>
        </w:tc>
        <w:tc>
          <w:tcPr>
            <w:tcW w:w="1530" w:type="dxa"/>
            <w:tcBorders>
              <w:top w:val="nil"/>
              <w:left w:val="nil"/>
              <w:bottom w:val="single" w:sz="8" w:space="0" w:color="auto"/>
              <w:right w:val="single" w:sz="8" w:space="0" w:color="auto"/>
            </w:tcBorders>
            <w:shd w:val="clear" w:color="000000" w:fill="EBAEAE"/>
            <w:vAlign w:val="center"/>
          </w:tcPr>
          <w:p w14:paraId="1590665B" w14:textId="05C258C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-2.0% (+/-3.4%)</w:t>
            </w:r>
          </w:p>
        </w:tc>
        <w:tc>
          <w:tcPr>
            <w:tcW w:w="1530" w:type="dxa"/>
            <w:tcBorders>
              <w:top w:val="nil"/>
              <w:left w:val="single" w:sz="8" w:space="0" w:color="auto"/>
              <w:bottom w:val="single" w:sz="8" w:space="0" w:color="auto"/>
              <w:right w:val="single" w:sz="8" w:space="0" w:color="auto"/>
            </w:tcBorders>
            <w:shd w:val="clear" w:color="000000" w:fill="CA2A2A"/>
            <w:vAlign w:val="center"/>
          </w:tcPr>
          <w:p w14:paraId="5FB374DE" w14:textId="48552264"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-3.0% (+/-3.1%)</w:t>
            </w:r>
          </w:p>
        </w:tc>
        <w:tc>
          <w:tcPr>
            <w:tcW w:w="1530" w:type="dxa"/>
            <w:tcBorders>
              <w:top w:val="nil"/>
              <w:left w:val="single" w:sz="8" w:space="0" w:color="auto"/>
              <w:bottom w:val="single" w:sz="8" w:space="0" w:color="auto"/>
              <w:right w:val="single" w:sz="8" w:space="0" w:color="auto"/>
            </w:tcBorders>
            <w:shd w:val="clear" w:color="000000" w:fill="C92525"/>
            <w:vAlign w:val="center"/>
          </w:tcPr>
          <w:p w14:paraId="02975141" w14:textId="1E25C165"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-2.5% (+/-2.4%)</w:t>
            </w:r>
          </w:p>
        </w:tc>
      </w:tr>
      <w:tr w:rsidR="00AF1BE5" w:rsidRPr="00CE5E5C" w14:paraId="7C6C8D06" w14:textId="2F8B5B12" w:rsidTr="005868A2">
        <w:trPr>
          <w:trHeight w:val="196"/>
          <w:jc w:val="center"/>
        </w:trPr>
        <w:tc>
          <w:tcPr>
            <w:tcW w:w="1165" w:type="dxa"/>
          </w:tcPr>
          <w:p w14:paraId="53F864EB" w14:textId="62D8418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POAHOB</w:t>
            </w:r>
          </w:p>
        </w:tc>
        <w:tc>
          <w:tcPr>
            <w:tcW w:w="2430" w:type="dxa"/>
          </w:tcPr>
          <w:p w14:paraId="7B446ECC" w14:textId="6ED0F6C0"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Poanes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hobomok</w:t>
            </w:r>
            <w:proofErr w:type="spellEnd"/>
          </w:p>
        </w:tc>
        <w:tc>
          <w:tcPr>
            <w:tcW w:w="1530" w:type="dxa"/>
            <w:tcBorders>
              <w:top w:val="nil"/>
              <w:left w:val="nil"/>
              <w:bottom w:val="single" w:sz="8" w:space="0" w:color="auto"/>
              <w:right w:val="single" w:sz="8" w:space="0" w:color="auto"/>
            </w:tcBorders>
            <w:shd w:val="clear" w:color="000000" w:fill="BACBEA"/>
            <w:vAlign w:val="center"/>
          </w:tcPr>
          <w:p w14:paraId="0B5B89BD" w14:textId="3FAFB3C4"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3.6% (+/-3.8%)</w:t>
            </w:r>
          </w:p>
        </w:tc>
        <w:tc>
          <w:tcPr>
            <w:tcW w:w="1530" w:type="dxa"/>
            <w:tcBorders>
              <w:top w:val="nil"/>
              <w:left w:val="nil"/>
              <w:bottom w:val="single" w:sz="8" w:space="0" w:color="auto"/>
              <w:right w:val="single" w:sz="8" w:space="0" w:color="auto"/>
            </w:tcBorders>
            <w:shd w:val="clear" w:color="000000" w:fill="A7BDE4"/>
            <w:vAlign w:val="center"/>
          </w:tcPr>
          <w:p w14:paraId="51BFD46D" w14:textId="7A63FE9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3.9% (+/-4.3%)</w:t>
            </w:r>
          </w:p>
        </w:tc>
        <w:tc>
          <w:tcPr>
            <w:tcW w:w="1530" w:type="dxa"/>
            <w:tcBorders>
              <w:top w:val="nil"/>
              <w:left w:val="single" w:sz="8" w:space="0" w:color="auto"/>
              <w:bottom w:val="single" w:sz="8" w:space="0" w:color="auto"/>
              <w:right w:val="single" w:sz="8" w:space="0" w:color="auto"/>
            </w:tcBorders>
            <w:shd w:val="clear" w:color="000000" w:fill="83A2D8"/>
            <w:vAlign w:val="center"/>
          </w:tcPr>
          <w:p w14:paraId="47453F5A" w14:textId="19D7286F"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2.6% (+/-2.8%)</w:t>
            </w:r>
          </w:p>
        </w:tc>
        <w:tc>
          <w:tcPr>
            <w:tcW w:w="1530" w:type="dxa"/>
            <w:tcBorders>
              <w:top w:val="nil"/>
              <w:left w:val="single" w:sz="8" w:space="0" w:color="auto"/>
              <w:bottom w:val="single" w:sz="8" w:space="0" w:color="auto"/>
              <w:right w:val="single" w:sz="8" w:space="0" w:color="auto"/>
            </w:tcBorders>
            <w:shd w:val="clear" w:color="000000" w:fill="95AFDE"/>
            <w:vAlign w:val="center"/>
          </w:tcPr>
          <w:p w14:paraId="469C2CCC" w14:textId="206046EF"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2.0% (+/-2.8%)</w:t>
            </w:r>
          </w:p>
        </w:tc>
      </w:tr>
      <w:tr w:rsidR="00AF1BE5" w:rsidRPr="00CE5E5C" w14:paraId="1FF8BF0D" w14:textId="569C1284" w:rsidTr="005868A2">
        <w:trPr>
          <w:trHeight w:val="212"/>
          <w:jc w:val="center"/>
        </w:trPr>
        <w:tc>
          <w:tcPr>
            <w:tcW w:w="1165" w:type="dxa"/>
          </w:tcPr>
          <w:p w14:paraId="46643C2C" w14:textId="45BA4FC3"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POLMYS</w:t>
            </w:r>
          </w:p>
        </w:tc>
        <w:tc>
          <w:tcPr>
            <w:tcW w:w="2430" w:type="dxa"/>
          </w:tcPr>
          <w:p w14:paraId="0E654731" w14:textId="61971869"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Polites mystic</w:t>
            </w:r>
          </w:p>
        </w:tc>
        <w:tc>
          <w:tcPr>
            <w:tcW w:w="1530" w:type="dxa"/>
            <w:tcBorders>
              <w:top w:val="nil"/>
              <w:left w:val="nil"/>
              <w:bottom w:val="single" w:sz="8" w:space="0" w:color="auto"/>
              <w:right w:val="single" w:sz="8" w:space="0" w:color="auto"/>
            </w:tcBorders>
            <w:shd w:val="clear" w:color="000000" w:fill="C0CFEB"/>
            <w:vAlign w:val="center"/>
          </w:tcPr>
          <w:p w14:paraId="5E68E928" w14:textId="047F85F4"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3.3% (+/-3.7%)</w:t>
            </w:r>
          </w:p>
        </w:tc>
        <w:tc>
          <w:tcPr>
            <w:tcW w:w="1530" w:type="dxa"/>
            <w:tcBorders>
              <w:top w:val="nil"/>
              <w:left w:val="nil"/>
              <w:bottom w:val="single" w:sz="8" w:space="0" w:color="auto"/>
              <w:right w:val="single" w:sz="8" w:space="0" w:color="auto"/>
            </w:tcBorders>
            <w:shd w:val="clear" w:color="000000" w:fill="CFDBF0"/>
            <w:vAlign w:val="center"/>
          </w:tcPr>
          <w:p w14:paraId="79C592DF" w14:textId="3305218A"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2.1% (+/-2.8%)</w:t>
            </w:r>
          </w:p>
        </w:tc>
        <w:tc>
          <w:tcPr>
            <w:tcW w:w="1530" w:type="dxa"/>
            <w:tcBorders>
              <w:top w:val="nil"/>
              <w:left w:val="single" w:sz="8" w:space="0" w:color="auto"/>
              <w:bottom w:val="single" w:sz="8" w:space="0" w:color="auto"/>
              <w:right w:val="single" w:sz="8" w:space="0" w:color="auto"/>
            </w:tcBorders>
            <w:shd w:val="clear" w:color="000000" w:fill="C9D6EE"/>
            <w:vAlign w:val="center"/>
          </w:tcPr>
          <w:p w14:paraId="2BA07212" w14:textId="49B41579"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1.1% (+/-1.8%)</w:t>
            </w:r>
          </w:p>
        </w:tc>
        <w:tc>
          <w:tcPr>
            <w:tcW w:w="1530" w:type="dxa"/>
            <w:tcBorders>
              <w:top w:val="nil"/>
              <w:left w:val="single" w:sz="8" w:space="0" w:color="auto"/>
              <w:bottom w:val="single" w:sz="8" w:space="0" w:color="auto"/>
              <w:right w:val="single" w:sz="8" w:space="0" w:color="auto"/>
            </w:tcBorders>
            <w:shd w:val="clear" w:color="000000" w:fill="D1DDF1"/>
            <w:vAlign w:val="center"/>
          </w:tcPr>
          <w:p w14:paraId="4544D629" w14:textId="69B4B8B6"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0.9% (+/-1.8%)</w:t>
            </w:r>
          </w:p>
        </w:tc>
      </w:tr>
      <w:tr w:rsidR="00AF1BE5" w:rsidRPr="00CE5E5C" w14:paraId="744C54AC" w14:textId="79E1ACD3" w:rsidTr="005868A2">
        <w:trPr>
          <w:trHeight w:val="196"/>
          <w:jc w:val="center"/>
        </w:trPr>
        <w:tc>
          <w:tcPr>
            <w:tcW w:w="1165" w:type="dxa"/>
          </w:tcPr>
          <w:p w14:paraId="4F3857B8" w14:textId="03389ED5"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POLTHE</w:t>
            </w:r>
          </w:p>
        </w:tc>
        <w:tc>
          <w:tcPr>
            <w:tcW w:w="2430" w:type="dxa"/>
          </w:tcPr>
          <w:p w14:paraId="3F8A1565" w14:textId="7C906D4D"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 xml:space="preserve">Polites </w:t>
            </w:r>
            <w:proofErr w:type="spellStart"/>
            <w:r w:rsidRPr="00CE5E5C">
              <w:rPr>
                <w:rFonts w:ascii="Times New Roman" w:hAnsi="Times New Roman" w:cs="Times New Roman"/>
                <w:i/>
                <w:iCs/>
                <w:sz w:val="18"/>
                <w:szCs w:val="18"/>
              </w:rPr>
              <w:t>themistocles</w:t>
            </w:r>
            <w:proofErr w:type="spellEnd"/>
          </w:p>
        </w:tc>
        <w:tc>
          <w:tcPr>
            <w:tcW w:w="1530" w:type="dxa"/>
            <w:tcBorders>
              <w:top w:val="nil"/>
              <w:left w:val="nil"/>
              <w:bottom w:val="single" w:sz="8" w:space="0" w:color="auto"/>
              <w:right w:val="single" w:sz="8" w:space="0" w:color="auto"/>
            </w:tcBorders>
            <w:shd w:val="clear" w:color="000000" w:fill="D3DEF2"/>
            <w:vAlign w:val="center"/>
          </w:tcPr>
          <w:p w14:paraId="2F639E95" w14:textId="35EEFF98"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2.3% (+/-5.7%)</w:t>
            </w:r>
          </w:p>
        </w:tc>
        <w:tc>
          <w:tcPr>
            <w:tcW w:w="1530" w:type="dxa"/>
            <w:tcBorders>
              <w:top w:val="nil"/>
              <w:left w:val="nil"/>
              <w:bottom w:val="single" w:sz="8" w:space="0" w:color="auto"/>
              <w:right w:val="single" w:sz="8" w:space="0" w:color="auto"/>
            </w:tcBorders>
            <w:shd w:val="clear" w:color="000000" w:fill="DCE5F4"/>
            <w:vAlign w:val="center"/>
          </w:tcPr>
          <w:p w14:paraId="1BC77A45" w14:textId="63EE62BF"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1.6% (+/-3.8%)</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EAA6F20" w14:textId="0B2114F5"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0.0% (+/-0.3%)</w:t>
            </w:r>
          </w:p>
        </w:tc>
        <w:tc>
          <w:tcPr>
            <w:tcW w:w="1530" w:type="dxa"/>
            <w:tcBorders>
              <w:top w:val="nil"/>
              <w:left w:val="single" w:sz="8" w:space="0" w:color="auto"/>
              <w:bottom w:val="single" w:sz="8" w:space="0" w:color="auto"/>
              <w:right w:val="single" w:sz="8" w:space="0" w:color="auto"/>
            </w:tcBorders>
            <w:shd w:val="clear" w:color="000000" w:fill="F6F9FD"/>
            <w:vAlign w:val="center"/>
          </w:tcPr>
          <w:p w14:paraId="7B75F218" w14:textId="21857362"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(+/-0.3%)</w:t>
            </w:r>
          </w:p>
        </w:tc>
      </w:tr>
      <w:tr w:rsidR="00AF1BE5" w:rsidRPr="00CE5E5C" w14:paraId="64FCCB6A" w14:textId="38E3F942" w:rsidTr="005868A2">
        <w:trPr>
          <w:trHeight w:val="212"/>
          <w:jc w:val="center"/>
        </w:trPr>
        <w:tc>
          <w:tcPr>
            <w:tcW w:w="1165" w:type="dxa"/>
          </w:tcPr>
          <w:p w14:paraId="6CFBEDFF" w14:textId="4531D028"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POLFAU</w:t>
            </w:r>
          </w:p>
        </w:tc>
        <w:tc>
          <w:tcPr>
            <w:tcW w:w="2430" w:type="dxa"/>
          </w:tcPr>
          <w:p w14:paraId="17E640C8" w14:textId="4BBE1829"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 xml:space="preserve">Polygonia </w:t>
            </w:r>
            <w:proofErr w:type="spellStart"/>
            <w:r w:rsidRPr="00CE5E5C">
              <w:rPr>
                <w:rFonts w:ascii="Times New Roman" w:hAnsi="Times New Roman" w:cs="Times New Roman"/>
                <w:i/>
                <w:iCs/>
                <w:sz w:val="18"/>
                <w:szCs w:val="18"/>
              </w:rPr>
              <w:t>faunus</w:t>
            </w:r>
            <w:proofErr w:type="spellEnd"/>
          </w:p>
        </w:tc>
        <w:tc>
          <w:tcPr>
            <w:tcW w:w="1530" w:type="dxa"/>
            <w:tcBorders>
              <w:top w:val="nil"/>
              <w:left w:val="nil"/>
              <w:bottom w:val="single" w:sz="8" w:space="0" w:color="auto"/>
              <w:right w:val="single" w:sz="8" w:space="0" w:color="auto"/>
            </w:tcBorders>
            <w:shd w:val="clear" w:color="000000" w:fill="FBF1F1"/>
            <w:vAlign w:val="center"/>
          </w:tcPr>
          <w:p w14:paraId="774FF6EB" w14:textId="4D23215F"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-0.3% (+/-5.4%)</w:t>
            </w:r>
          </w:p>
        </w:tc>
        <w:tc>
          <w:tcPr>
            <w:tcW w:w="1530" w:type="dxa"/>
            <w:tcBorders>
              <w:top w:val="nil"/>
              <w:left w:val="nil"/>
              <w:bottom w:val="single" w:sz="8" w:space="0" w:color="auto"/>
              <w:right w:val="single" w:sz="8" w:space="0" w:color="auto"/>
            </w:tcBorders>
            <w:shd w:val="clear" w:color="000000" w:fill="F3F6FB"/>
            <w:vAlign w:val="center"/>
          </w:tcPr>
          <w:p w14:paraId="51C09366" w14:textId="33E94683"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0.6% (+/-5.9%)</w:t>
            </w:r>
          </w:p>
        </w:tc>
        <w:tc>
          <w:tcPr>
            <w:tcW w:w="1530" w:type="dxa"/>
            <w:tcBorders>
              <w:top w:val="nil"/>
              <w:left w:val="single" w:sz="8" w:space="0" w:color="auto"/>
              <w:bottom w:val="single" w:sz="8" w:space="0" w:color="auto"/>
              <w:right w:val="single" w:sz="8" w:space="0" w:color="auto"/>
            </w:tcBorders>
            <w:shd w:val="clear" w:color="000000" w:fill="F6F8FC"/>
            <w:vAlign w:val="center"/>
          </w:tcPr>
          <w:p w14:paraId="63E39DF9" w14:textId="682F2379"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2E304535" w14:textId="2BFDF4EF"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(+/-0.7%)</w:t>
            </w:r>
          </w:p>
        </w:tc>
      </w:tr>
      <w:tr w:rsidR="00AF1BE5" w:rsidRPr="00CE5E5C" w14:paraId="1EE5738D" w14:textId="13812B67" w:rsidTr="005868A2">
        <w:trPr>
          <w:trHeight w:val="196"/>
          <w:jc w:val="center"/>
        </w:trPr>
        <w:tc>
          <w:tcPr>
            <w:tcW w:w="1165" w:type="dxa"/>
          </w:tcPr>
          <w:p w14:paraId="5F6FFB84" w14:textId="1C4CB018"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POLGRA</w:t>
            </w:r>
          </w:p>
        </w:tc>
        <w:tc>
          <w:tcPr>
            <w:tcW w:w="2430" w:type="dxa"/>
          </w:tcPr>
          <w:p w14:paraId="6610DC2E" w14:textId="56B1BA08"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 xml:space="preserve">Polygonia </w:t>
            </w:r>
            <w:proofErr w:type="spellStart"/>
            <w:r w:rsidRPr="00CE5E5C">
              <w:rPr>
                <w:rFonts w:ascii="Times New Roman" w:hAnsi="Times New Roman" w:cs="Times New Roman"/>
                <w:i/>
                <w:iCs/>
                <w:sz w:val="18"/>
                <w:szCs w:val="18"/>
              </w:rPr>
              <w:t>gracilis</w:t>
            </w:r>
            <w:proofErr w:type="spellEnd"/>
          </w:p>
        </w:tc>
        <w:tc>
          <w:tcPr>
            <w:tcW w:w="1530" w:type="dxa"/>
            <w:tcBorders>
              <w:top w:val="nil"/>
              <w:left w:val="nil"/>
              <w:bottom w:val="single" w:sz="8" w:space="0" w:color="auto"/>
              <w:right w:val="single" w:sz="8" w:space="0" w:color="auto"/>
            </w:tcBorders>
            <w:shd w:val="clear" w:color="000000" w:fill="F8E5E5"/>
            <w:vAlign w:val="center"/>
          </w:tcPr>
          <w:p w14:paraId="2FDBB9C3" w14:textId="176C5DC7"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-0.5% (+/-1.7%)</w:t>
            </w:r>
          </w:p>
        </w:tc>
        <w:tc>
          <w:tcPr>
            <w:tcW w:w="1530" w:type="dxa"/>
            <w:tcBorders>
              <w:top w:val="nil"/>
              <w:left w:val="nil"/>
              <w:bottom w:val="single" w:sz="8" w:space="0" w:color="auto"/>
              <w:right w:val="single" w:sz="8" w:space="0" w:color="auto"/>
            </w:tcBorders>
            <w:shd w:val="clear" w:color="000000" w:fill="FCF6F6"/>
            <w:vAlign w:val="center"/>
          </w:tcPr>
          <w:p w14:paraId="1B723AA5" w14:textId="78FFC0CD"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-0.2% (+/-2.2%)</w:t>
            </w:r>
          </w:p>
        </w:tc>
        <w:tc>
          <w:tcPr>
            <w:tcW w:w="1530" w:type="dxa"/>
            <w:tcBorders>
              <w:top w:val="nil"/>
              <w:left w:val="single" w:sz="8" w:space="0" w:color="auto"/>
              <w:bottom w:val="single" w:sz="8" w:space="0" w:color="auto"/>
              <w:right w:val="single" w:sz="8" w:space="0" w:color="auto"/>
            </w:tcBorders>
            <w:shd w:val="clear" w:color="000000" w:fill="FEFEFF"/>
            <w:vAlign w:val="center"/>
          </w:tcPr>
          <w:p w14:paraId="08408664" w14:textId="4748799B"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2E705184" w14:textId="48FA5D08"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(+/-0.3%)</w:t>
            </w:r>
          </w:p>
        </w:tc>
      </w:tr>
      <w:tr w:rsidR="00AF1BE5" w:rsidRPr="00CE5E5C" w14:paraId="1F35D00D" w14:textId="648BD521" w:rsidTr="005868A2">
        <w:trPr>
          <w:trHeight w:val="196"/>
          <w:jc w:val="center"/>
        </w:trPr>
        <w:tc>
          <w:tcPr>
            <w:tcW w:w="1165" w:type="dxa"/>
          </w:tcPr>
          <w:p w14:paraId="7670F80E" w14:textId="200884F8"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POLINT</w:t>
            </w:r>
          </w:p>
        </w:tc>
        <w:tc>
          <w:tcPr>
            <w:tcW w:w="2430" w:type="dxa"/>
          </w:tcPr>
          <w:p w14:paraId="66E939E7" w14:textId="7B3A9646"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 xml:space="preserve">Polygonia </w:t>
            </w:r>
            <w:proofErr w:type="spellStart"/>
            <w:r w:rsidRPr="00CE5E5C">
              <w:rPr>
                <w:rFonts w:ascii="Times New Roman" w:hAnsi="Times New Roman" w:cs="Times New Roman"/>
                <w:i/>
                <w:iCs/>
                <w:sz w:val="18"/>
                <w:szCs w:val="18"/>
              </w:rPr>
              <w:t>interrogationis</w:t>
            </w:r>
            <w:proofErr w:type="spellEnd"/>
          </w:p>
        </w:tc>
        <w:tc>
          <w:tcPr>
            <w:tcW w:w="1530" w:type="dxa"/>
            <w:tcBorders>
              <w:top w:val="nil"/>
              <w:left w:val="nil"/>
              <w:bottom w:val="single" w:sz="8" w:space="0" w:color="auto"/>
              <w:right w:val="single" w:sz="8" w:space="0" w:color="auto"/>
            </w:tcBorders>
            <w:shd w:val="clear" w:color="000000" w:fill="9CB4E0"/>
            <w:vAlign w:val="center"/>
          </w:tcPr>
          <w:p w14:paraId="1C5F46D6" w14:textId="10ED8F2E"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5.2% (+/-6.2%)</w:t>
            </w:r>
          </w:p>
        </w:tc>
        <w:tc>
          <w:tcPr>
            <w:tcW w:w="1530" w:type="dxa"/>
            <w:tcBorders>
              <w:top w:val="nil"/>
              <w:left w:val="nil"/>
              <w:bottom w:val="single" w:sz="8" w:space="0" w:color="auto"/>
              <w:right w:val="single" w:sz="8" w:space="0" w:color="auto"/>
            </w:tcBorders>
            <w:shd w:val="clear" w:color="000000" w:fill="B3C6E7"/>
            <w:vAlign w:val="center"/>
          </w:tcPr>
          <w:p w14:paraId="0E2D3325" w14:textId="0517E25D"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3.4% (+/-4.5%)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770FDD24" w14:textId="13BAB8F6"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3.1% (+/-3.3%)</w:t>
            </w:r>
          </w:p>
        </w:tc>
        <w:tc>
          <w:tcPr>
            <w:tcW w:w="1530" w:type="dxa"/>
            <w:tcBorders>
              <w:top w:val="nil"/>
              <w:left w:val="single" w:sz="8" w:space="0" w:color="auto"/>
              <w:bottom w:val="single" w:sz="8" w:space="0" w:color="auto"/>
              <w:right w:val="single" w:sz="8" w:space="0" w:color="auto"/>
            </w:tcBorders>
            <w:shd w:val="clear" w:color="000000" w:fill="81A0D8"/>
            <w:vAlign w:val="center"/>
          </w:tcPr>
          <w:p w14:paraId="36A3B1F4" w14:textId="0D363BD1"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2.4% (+/-2.7%)</w:t>
            </w:r>
          </w:p>
        </w:tc>
      </w:tr>
      <w:tr w:rsidR="00AF1BE5" w:rsidRPr="00CE5E5C" w14:paraId="7A5D373F" w14:textId="2E3AEDE7" w:rsidTr="005868A2">
        <w:trPr>
          <w:trHeight w:val="212"/>
          <w:jc w:val="center"/>
        </w:trPr>
        <w:tc>
          <w:tcPr>
            <w:tcW w:w="1165" w:type="dxa"/>
          </w:tcPr>
          <w:p w14:paraId="060E9190" w14:textId="3C7F52C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POLPRO</w:t>
            </w:r>
          </w:p>
        </w:tc>
        <w:tc>
          <w:tcPr>
            <w:tcW w:w="2430" w:type="dxa"/>
          </w:tcPr>
          <w:p w14:paraId="77F2FC81" w14:textId="11A405AD"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 xml:space="preserve">Polygonia </w:t>
            </w:r>
            <w:proofErr w:type="spellStart"/>
            <w:r w:rsidRPr="00CE5E5C">
              <w:rPr>
                <w:rFonts w:ascii="Times New Roman" w:hAnsi="Times New Roman" w:cs="Times New Roman"/>
                <w:i/>
                <w:iCs/>
                <w:sz w:val="18"/>
                <w:szCs w:val="18"/>
              </w:rPr>
              <w:t>progne</w:t>
            </w:r>
            <w:proofErr w:type="spellEnd"/>
          </w:p>
        </w:tc>
        <w:tc>
          <w:tcPr>
            <w:tcW w:w="1530" w:type="dxa"/>
            <w:tcBorders>
              <w:top w:val="nil"/>
              <w:left w:val="nil"/>
              <w:bottom w:val="single" w:sz="8" w:space="0" w:color="auto"/>
              <w:right w:val="single" w:sz="8" w:space="0" w:color="auto"/>
            </w:tcBorders>
            <w:shd w:val="clear" w:color="000000" w:fill="BACBE9"/>
            <w:vAlign w:val="center"/>
          </w:tcPr>
          <w:p w14:paraId="3FCDCDBC" w14:textId="3B4CFA68"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3.6% (+/-4.2%)</w:t>
            </w:r>
          </w:p>
        </w:tc>
        <w:tc>
          <w:tcPr>
            <w:tcW w:w="1530" w:type="dxa"/>
            <w:tcBorders>
              <w:top w:val="nil"/>
              <w:left w:val="nil"/>
              <w:bottom w:val="single" w:sz="8" w:space="0" w:color="auto"/>
              <w:right w:val="single" w:sz="8" w:space="0" w:color="auto"/>
            </w:tcBorders>
            <w:shd w:val="clear" w:color="000000" w:fill="A1B8E2"/>
            <w:vAlign w:val="center"/>
          </w:tcPr>
          <w:p w14:paraId="555A7C4A" w14:textId="29E38A3E"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4.2% (+/-5.3%)</w:t>
            </w:r>
          </w:p>
        </w:tc>
        <w:tc>
          <w:tcPr>
            <w:tcW w:w="1530" w:type="dxa"/>
            <w:tcBorders>
              <w:top w:val="nil"/>
              <w:left w:val="single" w:sz="8" w:space="0" w:color="auto"/>
              <w:bottom w:val="single" w:sz="8" w:space="0" w:color="auto"/>
              <w:right w:val="single" w:sz="8" w:space="0" w:color="auto"/>
            </w:tcBorders>
            <w:shd w:val="clear" w:color="000000" w:fill="EDF1FA"/>
            <w:vAlign w:val="center"/>
          </w:tcPr>
          <w:p w14:paraId="0B5EF84E" w14:textId="7790B1AC"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0.4% (+/-0.7%)</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55687E82" w14:textId="73EC8334"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0.3% (+/-0.9%)</w:t>
            </w:r>
          </w:p>
        </w:tc>
      </w:tr>
      <w:tr w:rsidR="00AF1BE5" w:rsidRPr="00CE5E5C" w14:paraId="76F6B06B" w14:textId="2763533F" w:rsidTr="005868A2">
        <w:trPr>
          <w:trHeight w:val="196"/>
          <w:jc w:val="center"/>
        </w:trPr>
        <w:tc>
          <w:tcPr>
            <w:tcW w:w="1165" w:type="dxa"/>
          </w:tcPr>
          <w:p w14:paraId="48BD0785" w14:textId="4AFE8416"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POLSAT</w:t>
            </w:r>
          </w:p>
        </w:tc>
        <w:tc>
          <w:tcPr>
            <w:tcW w:w="2430" w:type="dxa"/>
          </w:tcPr>
          <w:p w14:paraId="16D657A7" w14:textId="5C7A7644"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 xml:space="preserve">Polygonia </w:t>
            </w:r>
            <w:proofErr w:type="spellStart"/>
            <w:r w:rsidRPr="00CE5E5C">
              <w:rPr>
                <w:rFonts w:ascii="Times New Roman" w:hAnsi="Times New Roman" w:cs="Times New Roman"/>
                <w:i/>
                <w:iCs/>
                <w:sz w:val="18"/>
                <w:szCs w:val="18"/>
              </w:rPr>
              <w:t>satyrus</w:t>
            </w:r>
            <w:proofErr w:type="spellEnd"/>
          </w:p>
        </w:tc>
        <w:tc>
          <w:tcPr>
            <w:tcW w:w="1530" w:type="dxa"/>
            <w:tcBorders>
              <w:top w:val="nil"/>
              <w:left w:val="nil"/>
              <w:bottom w:val="single" w:sz="8" w:space="0" w:color="auto"/>
              <w:right w:val="single" w:sz="8" w:space="0" w:color="auto"/>
            </w:tcBorders>
            <w:shd w:val="clear" w:color="000000" w:fill="F5F8FC"/>
            <w:vAlign w:val="center"/>
          </w:tcPr>
          <w:p w14:paraId="37ED6F72" w14:textId="1703A1CA"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0.5% (+/-2.2%)</w:t>
            </w:r>
          </w:p>
        </w:tc>
        <w:tc>
          <w:tcPr>
            <w:tcW w:w="1530" w:type="dxa"/>
            <w:tcBorders>
              <w:top w:val="nil"/>
              <w:left w:val="nil"/>
              <w:bottom w:val="single" w:sz="8" w:space="0" w:color="auto"/>
              <w:right w:val="single" w:sz="8" w:space="0" w:color="auto"/>
            </w:tcBorders>
            <w:shd w:val="clear" w:color="000000" w:fill="E2E9F6"/>
            <w:vAlign w:val="center"/>
          </w:tcPr>
          <w:p w14:paraId="2AD930B9" w14:textId="109A2E45"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692EE78C" w14:textId="79B5B207"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775C47E" w14:textId="65440ECF"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0.1% (+/-0.6%)</w:t>
            </w:r>
          </w:p>
        </w:tc>
      </w:tr>
      <w:tr w:rsidR="00AF1BE5" w:rsidRPr="00CE5E5C" w14:paraId="08C544C6" w14:textId="6B1CD0CE" w:rsidTr="005868A2">
        <w:trPr>
          <w:trHeight w:val="212"/>
          <w:jc w:val="center"/>
        </w:trPr>
        <w:tc>
          <w:tcPr>
            <w:tcW w:w="1165" w:type="dxa"/>
          </w:tcPr>
          <w:p w14:paraId="4D6A578E" w14:textId="75B9B985"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PONOCC</w:t>
            </w:r>
          </w:p>
        </w:tc>
        <w:tc>
          <w:tcPr>
            <w:tcW w:w="2430" w:type="dxa"/>
          </w:tcPr>
          <w:p w14:paraId="03ADB5AF" w14:textId="61180649"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Pontia</w:t>
            </w:r>
            <w:proofErr w:type="spellEnd"/>
            <w:r w:rsidRPr="00CE5E5C">
              <w:rPr>
                <w:rFonts w:ascii="Times New Roman" w:hAnsi="Times New Roman" w:cs="Times New Roman"/>
                <w:i/>
                <w:iCs/>
                <w:sz w:val="18"/>
                <w:szCs w:val="18"/>
              </w:rPr>
              <w:t xml:space="preserve"> occidentalis</w:t>
            </w:r>
          </w:p>
        </w:tc>
        <w:tc>
          <w:tcPr>
            <w:tcW w:w="1530" w:type="dxa"/>
            <w:tcBorders>
              <w:top w:val="nil"/>
              <w:left w:val="nil"/>
              <w:bottom w:val="single" w:sz="8" w:space="0" w:color="auto"/>
              <w:right w:val="single" w:sz="8" w:space="0" w:color="auto"/>
            </w:tcBorders>
            <w:shd w:val="clear" w:color="000000" w:fill="EAABAB"/>
            <w:vAlign w:val="center"/>
          </w:tcPr>
          <w:p w14:paraId="3A1FBEE9" w14:textId="3BE84CB8"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-1.7% (+/-2.8%)</w:t>
            </w:r>
          </w:p>
        </w:tc>
        <w:tc>
          <w:tcPr>
            <w:tcW w:w="1530" w:type="dxa"/>
            <w:tcBorders>
              <w:top w:val="nil"/>
              <w:left w:val="nil"/>
              <w:bottom w:val="single" w:sz="8" w:space="0" w:color="auto"/>
              <w:right w:val="single" w:sz="8" w:space="0" w:color="auto"/>
            </w:tcBorders>
            <w:shd w:val="clear" w:color="000000" w:fill="F4D2D2"/>
            <w:vAlign w:val="center"/>
          </w:tcPr>
          <w:p w14:paraId="6EEBBD4B" w14:textId="0FE8E4AD"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-1.1% (+/-2.5%)</w:t>
            </w:r>
          </w:p>
        </w:tc>
        <w:tc>
          <w:tcPr>
            <w:tcW w:w="1530" w:type="dxa"/>
            <w:tcBorders>
              <w:top w:val="nil"/>
              <w:left w:val="single" w:sz="8" w:space="0" w:color="auto"/>
              <w:bottom w:val="single" w:sz="8" w:space="0" w:color="auto"/>
              <w:right w:val="single" w:sz="8" w:space="0" w:color="auto"/>
            </w:tcBorders>
            <w:shd w:val="clear" w:color="000000" w:fill="F5D6D6"/>
            <w:vAlign w:val="center"/>
          </w:tcPr>
          <w:p w14:paraId="64C9DF7A" w14:textId="08692057"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-0.6% (+/-1.7%)</w:t>
            </w:r>
          </w:p>
        </w:tc>
        <w:tc>
          <w:tcPr>
            <w:tcW w:w="1530" w:type="dxa"/>
            <w:tcBorders>
              <w:top w:val="nil"/>
              <w:left w:val="single" w:sz="8" w:space="0" w:color="auto"/>
              <w:bottom w:val="single" w:sz="8" w:space="0" w:color="auto"/>
              <w:right w:val="single" w:sz="8" w:space="0" w:color="auto"/>
            </w:tcBorders>
            <w:shd w:val="clear" w:color="000000" w:fill="FAECEC"/>
            <w:vAlign w:val="center"/>
          </w:tcPr>
          <w:p w14:paraId="2F8F47A1" w14:textId="34413FBD"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(+/-1.2%)</w:t>
            </w:r>
          </w:p>
        </w:tc>
      </w:tr>
      <w:tr w:rsidR="00AF1BE5" w:rsidRPr="00CE5E5C" w14:paraId="38DCDD46" w14:textId="0C39451B" w:rsidTr="005868A2">
        <w:trPr>
          <w:trHeight w:val="196"/>
          <w:jc w:val="center"/>
        </w:trPr>
        <w:tc>
          <w:tcPr>
            <w:tcW w:w="1165" w:type="dxa"/>
          </w:tcPr>
          <w:p w14:paraId="0E3E425A" w14:textId="1AA99A88"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PTECAN</w:t>
            </w:r>
          </w:p>
        </w:tc>
        <w:tc>
          <w:tcPr>
            <w:tcW w:w="2430" w:type="dxa"/>
          </w:tcPr>
          <w:p w14:paraId="05843544" w14:textId="71B61AD3"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Pterourus</w:t>
            </w:r>
            <w:proofErr w:type="spellEnd"/>
            <w:r w:rsidRPr="00CE5E5C">
              <w:rPr>
                <w:rFonts w:ascii="Times New Roman" w:hAnsi="Times New Roman" w:cs="Times New Roman"/>
                <w:i/>
                <w:iCs/>
                <w:sz w:val="18"/>
                <w:szCs w:val="18"/>
              </w:rPr>
              <w:t xml:space="preserve"> canadensis</w:t>
            </w:r>
          </w:p>
        </w:tc>
        <w:tc>
          <w:tcPr>
            <w:tcW w:w="1530" w:type="dxa"/>
            <w:tcBorders>
              <w:top w:val="nil"/>
              <w:left w:val="nil"/>
              <w:bottom w:val="single" w:sz="8" w:space="0" w:color="auto"/>
              <w:right w:val="single" w:sz="8" w:space="0" w:color="auto"/>
            </w:tcBorders>
            <w:shd w:val="clear" w:color="000000" w:fill="FEFEFF"/>
            <w:vAlign w:val="center"/>
          </w:tcPr>
          <w:p w14:paraId="3BFC1884" w14:textId="375DD333"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0.1% (+/-7.0%)</w:t>
            </w:r>
          </w:p>
        </w:tc>
        <w:tc>
          <w:tcPr>
            <w:tcW w:w="1530" w:type="dxa"/>
            <w:tcBorders>
              <w:top w:val="nil"/>
              <w:left w:val="nil"/>
              <w:bottom w:val="single" w:sz="8" w:space="0" w:color="auto"/>
              <w:right w:val="single" w:sz="8" w:space="0" w:color="auto"/>
            </w:tcBorders>
            <w:shd w:val="clear" w:color="000000" w:fill="EEF2FA"/>
            <w:vAlign w:val="center"/>
          </w:tcPr>
          <w:p w14:paraId="51455D3D" w14:textId="3F04BAD5"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0.8% (+/-7.4%)</w:t>
            </w:r>
          </w:p>
        </w:tc>
        <w:tc>
          <w:tcPr>
            <w:tcW w:w="1530" w:type="dxa"/>
            <w:tcBorders>
              <w:top w:val="nil"/>
              <w:left w:val="single" w:sz="8" w:space="0" w:color="auto"/>
              <w:bottom w:val="single" w:sz="8" w:space="0" w:color="auto"/>
              <w:right w:val="single" w:sz="8" w:space="0" w:color="auto"/>
            </w:tcBorders>
            <w:shd w:val="clear" w:color="000000" w:fill="E8EEF8"/>
            <w:vAlign w:val="center"/>
          </w:tcPr>
          <w:p w14:paraId="6D16CC77" w14:textId="5C9EE06E"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0.5% (+/-1.2%)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EAEF33C" w14:textId="494933F3"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(+/-0.8%)</w:t>
            </w:r>
          </w:p>
        </w:tc>
      </w:tr>
      <w:tr w:rsidR="00AF1BE5" w:rsidRPr="00CE5E5C" w14:paraId="75E306AD" w14:textId="47CB7990" w:rsidTr="005868A2">
        <w:trPr>
          <w:trHeight w:val="212"/>
          <w:jc w:val="center"/>
        </w:trPr>
        <w:tc>
          <w:tcPr>
            <w:tcW w:w="1165" w:type="dxa"/>
          </w:tcPr>
          <w:p w14:paraId="5D65D7E4" w14:textId="12D9F1EE"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PTEEUR</w:t>
            </w:r>
          </w:p>
        </w:tc>
        <w:tc>
          <w:tcPr>
            <w:tcW w:w="2430" w:type="dxa"/>
          </w:tcPr>
          <w:p w14:paraId="27181B2C" w14:textId="722FF79A"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Pterourus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eurymedon</w:t>
            </w:r>
            <w:proofErr w:type="spellEnd"/>
          </w:p>
        </w:tc>
        <w:tc>
          <w:tcPr>
            <w:tcW w:w="1530" w:type="dxa"/>
            <w:tcBorders>
              <w:top w:val="nil"/>
              <w:left w:val="nil"/>
              <w:bottom w:val="single" w:sz="8" w:space="0" w:color="auto"/>
              <w:right w:val="single" w:sz="8" w:space="0" w:color="auto"/>
            </w:tcBorders>
            <w:shd w:val="clear" w:color="000000" w:fill="5E86CD"/>
            <w:vAlign w:val="center"/>
          </w:tcPr>
          <w:p w14:paraId="62D73C8D" w14:textId="27F44A56"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8.4% (+/-9.6%)</w:t>
            </w:r>
          </w:p>
        </w:tc>
        <w:tc>
          <w:tcPr>
            <w:tcW w:w="1530" w:type="dxa"/>
            <w:tcBorders>
              <w:top w:val="nil"/>
              <w:left w:val="nil"/>
              <w:bottom w:val="single" w:sz="8" w:space="0" w:color="auto"/>
              <w:right w:val="single" w:sz="8" w:space="0" w:color="auto"/>
            </w:tcBorders>
            <w:shd w:val="clear" w:color="000000" w:fill="6389CE"/>
            <w:vAlign w:val="center"/>
          </w:tcPr>
          <w:p w14:paraId="763AD7B1" w14:textId="5CCFDA53"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6.9% (+/-8.5%)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4A71A5C6" w14:textId="741C24CE"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3.1% (+/-2.5%)</w:t>
            </w:r>
          </w:p>
        </w:tc>
        <w:tc>
          <w:tcPr>
            <w:tcW w:w="1530" w:type="dxa"/>
            <w:tcBorders>
              <w:top w:val="nil"/>
              <w:left w:val="single" w:sz="8" w:space="0" w:color="auto"/>
              <w:bottom w:val="single" w:sz="8" w:space="0" w:color="auto"/>
              <w:right w:val="single" w:sz="8" w:space="0" w:color="auto"/>
            </w:tcBorders>
            <w:shd w:val="clear" w:color="000000" w:fill="638ACE"/>
            <w:vAlign w:val="center"/>
          </w:tcPr>
          <w:p w14:paraId="04F17C2B" w14:textId="6C12A7E2"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3.0% (+/-2.6%)</w:t>
            </w:r>
          </w:p>
        </w:tc>
      </w:tr>
      <w:tr w:rsidR="00AF1BE5" w:rsidRPr="00CE5E5C" w14:paraId="34E9C469" w14:textId="71A37977" w:rsidTr="005868A2">
        <w:trPr>
          <w:trHeight w:val="196"/>
          <w:jc w:val="center"/>
        </w:trPr>
        <w:tc>
          <w:tcPr>
            <w:tcW w:w="1165" w:type="dxa"/>
          </w:tcPr>
          <w:p w14:paraId="7DE5D411" w14:textId="1B4D0402"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PTEGLA</w:t>
            </w:r>
          </w:p>
        </w:tc>
        <w:tc>
          <w:tcPr>
            <w:tcW w:w="2430" w:type="dxa"/>
          </w:tcPr>
          <w:p w14:paraId="750584D6" w14:textId="353ABEF7"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Pterourus</w:t>
            </w:r>
            <w:proofErr w:type="spellEnd"/>
            <w:r w:rsidRPr="00CE5E5C">
              <w:rPr>
                <w:rFonts w:ascii="Times New Roman" w:hAnsi="Times New Roman" w:cs="Times New Roman"/>
                <w:i/>
                <w:iCs/>
                <w:sz w:val="18"/>
                <w:szCs w:val="18"/>
              </w:rPr>
              <w:t xml:space="preserve"> glaucus</w:t>
            </w:r>
          </w:p>
        </w:tc>
        <w:tc>
          <w:tcPr>
            <w:tcW w:w="1530" w:type="dxa"/>
            <w:tcBorders>
              <w:top w:val="nil"/>
              <w:left w:val="nil"/>
              <w:bottom w:val="single" w:sz="8" w:space="0" w:color="auto"/>
              <w:right w:val="single" w:sz="8" w:space="0" w:color="auto"/>
            </w:tcBorders>
            <w:shd w:val="clear" w:color="000000" w:fill="F7E1E1"/>
            <w:vAlign w:val="center"/>
          </w:tcPr>
          <w:p w14:paraId="6FC5FEE6" w14:textId="34A87D26"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-0.6% (+/-0.6%)</w:t>
            </w:r>
          </w:p>
        </w:tc>
        <w:tc>
          <w:tcPr>
            <w:tcW w:w="1530" w:type="dxa"/>
            <w:tcBorders>
              <w:top w:val="nil"/>
              <w:left w:val="nil"/>
              <w:bottom w:val="single" w:sz="8" w:space="0" w:color="auto"/>
              <w:right w:val="single" w:sz="8" w:space="0" w:color="auto"/>
            </w:tcBorders>
            <w:shd w:val="clear" w:color="000000" w:fill="FEFEFF"/>
            <w:vAlign w:val="center"/>
          </w:tcPr>
          <w:p w14:paraId="19D0B2D2" w14:textId="31842119"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0.1% (+/-1.2%)</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7668E01A" w14:textId="482F4AB0"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-3.6% (+/-0.8%)</w:t>
            </w:r>
          </w:p>
        </w:tc>
        <w:tc>
          <w:tcPr>
            <w:tcW w:w="1530" w:type="dxa"/>
            <w:tcBorders>
              <w:top w:val="nil"/>
              <w:left w:val="single" w:sz="8" w:space="0" w:color="auto"/>
              <w:bottom w:val="single" w:sz="8" w:space="0" w:color="auto"/>
              <w:right w:val="single" w:sz="8" w:space="0" w:color="auto"/>
            </w:tcBorders>
            <w:shd w:val="clear" w:color="000000" w:fill="FBEFEF"/>
            <w:vAlign w:val="center"/>
          </w:tcPr>
          <w:p w14:paraId="306A4007" w14:textId="2451BD25"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(+/-0.4%)</w:t>
            </w:r>
          </w:p>
        </w:tc>
      </w:tr>
      <w:tr w:rsidR="00AF1BE5" w:rsidRPr="00CE5E5C" w14:paraId="52A7FE8C" w14:textId="38D77F12" w:rsidTr="005868A2">
        <w:trPr>
          <w:trHeight w:val="212"/>
          <w:jc w:val="center"/>
        </w:trPr>
        <w:tc>
          <w:tcPr>
            <w:tcW w:w="1165" w:type="dxa"/>
          </w:tcPr>
          <w:p w14:paraId="36FAB44F" w14:textId="29451D5D"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PTERUT</w:t>
            </w:r>
          </w:p>
        </w:tc>
        <w:tc>
          <w:tcPr>
            <w:tcW w:w="2430" w:type="dxa"/>
          </w:tcPr>
          <w:p w14:paraId="4AE40F25" w14:textId="29BCD27D"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Pterourus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rutulus</w:t>
            </w:r>
            <w:proofErr w:type="spellEnd"/>
          </w:p>
        </w:tc>
        <w:tc>
          <w:tcPr>
            <w:tcW w:w="1530" w:type="dxa"/>
            <w:tcBorders>
              <w:top w:val="nil"/>
              <w:left w:val="nil"/>
              <w:bottom w:val="single" w:sz="8" w:space="0" w:color="auto"/>
              <w:right w:val="single" w:sz="8" w:space="0" w:color="auto"/>
            </w:tcBorders>
            <w:shd w:val="clear" w:color="000000" w:fill="4472C4"/>
            <w:vAlign w:val="center"/>
          </w:tcPr>
          <w:p w14:paraId="2A25CD1E" w14:textId="2D5CDA8D"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9.7% (+/-9.2%)</w:t>
            </w:r>
          </w:p>
        </w:tc>
        <w:tc>
          <w:tcPr>
            <w:tcW w:w="1530" w:type="dxa"/>
            <w:tcBorders>
              <w:top w:val="nil"/>
              <w:left w:val="nil"/>
              <w:bottom w:val="single" w:sz="8" w:space="0" w:color="auto"/>
              <w:right w:val="single" w:sz="8" w:space="0" w:color="auto"/>
            </w:tcBorders>
            <w:shd w:val="clear" w:color="000000" w:fill="4472C4"/>
            <w:vAlign w:val="center"/>
          </w:tcPr>
          <w:p w14:paraId="073AC71A" w14:textId="6E870295"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8.3% (+/-9.4%)</w:t>
            </w:r>
          </w:p>
        </w:tc>
        <w:tc>
          <w:tcPr>
            <w:tcW w:w="1530" w:type="dxa"/>
            <w:tcBorders>
              <w:top w:val="nil"/>
              <w:left w:val="single" w:sz="8" w:space="0" w:color="auto"/>
              <w:bottom w:val="single" w:sz="8" w:space="0" w:color="auto"/>
              <w:right w:val="single" w:sz="8" w:space="0" w:color="auto"/>
            </w:tcBorders>
            <w:shd w:val="clear" w:color="000000" w:fill="5982CB"/>
            <w:vAlign w:val="center"/>
          </w:tcPr>
          <w:p w14:paraId="74F4E3B2" w14:textId="1A8351DC"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3.4% (+/-3.2%)</w:t>
            </w:r>
          </w:p>
        </w:tc>
        <w:tc>
          <w:tcPr>
            <w:tcW w:w="1530" w:type="dxa"/>
            <w:tcBorders>
              <w:top w:val="nil"/>
              <w:left w:val="single" w:sz="8" w:space="0" w:color="auto"/>
              <w:bottom w:val="single" w:sz="8" w:space="0" w:color="auto"/>
              <w:right w:val="single" w:sz="8" w:space="0" w:color="auto"/>
            </w:tcBorders>
            <w:shd w:val="clear" w:color="000000" w:fill="7093D2"/>
            <w:vAlign w:val="center"/>
          </w:tcPr>
          <w:p w14:paraId="71D006CB" w14:textId="06254F43"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2.8% (+/-2.9%)</w:t>
            </w:r>
          </w:p>
        </w:tc>
      </w:tr>
      <w:tr w:rsidR="00AF1BE5" w:rsidRPr="00CE5E5C" w14:paraId="6816998B" w14:textId="38231D8F" w:rsidTr="005868A2">
        <w:trPr>
          <w:trHeight w:val="196"/>
          <w:jc w:val="center"/>
        </w:trPr>
        <w:tc>
          <w:tcPr>
            <w:tcW w:w="1165" w:type="dxa"/>
          </w:tcPr>
          <w:p w14:paraId="6D4386C7" w14:textId="1FE0FF5C"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SATLIP</w:t>
            </w:r>
          </w:p>
        </w:tc>
        <w:tc>
          <w:tcPr>
            <w:tcW w:w="2430" w:type="dxa"/>
          </w:tcPr>
          <w:p w14:paraId="529682D1" w14:textId="4BE3C732"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 xml:space="preserve">Satyrium </w:t>
            </w:r>
            <w:proofErr w:type="spellStart"/>
            <w:r w:rsidRPr="00CE5E5C">
              <w:rPr>
                <w:rFonts w:ascii="Times New Roman" w:hAnsi="Times New Roman" w:cs="Times New Roman"/>
                <w:i/>
                <w:iCs/>
                <w:sz w:val="18"/>
                <w:szCs w:val="18"/>
              </w:rPr>
              <w:t>liparops</w:t>
            </w:r>
            <w:proofErr w:type="spellEnd"/>
          </w:p>
        </w:tc>
        <w:tc>
          <w:tcPr>
            <w:tcW w:w="1530" w:type="dxa"/>
            <w:tcBorders>
              <w:top w:val="nil"/>
              <w:left w:val="nil"/>
              <w:bottom w:val="single" w:sz="8" w:space="0" w:color="auto"/>
              <w:right w:val="single" w:sz="8" w:space="0" w:color="auto"/>
            </w:tcBorders>
            <w:shd w:val="clear" w:color="000000" w:fill="F6DCDC"/>
            <w:vAlign w:val="center"/>
          </w:tcPr>
          <w:p w14:paraId="732575F2" w14:textId="5082E781"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-0.7% (+/-3.2%)</w:t>
            </w:r>
          </w:p>
        </w:tc>
        <w:tc>
          <w:tcPr>
            <w:tcW w:w="1530" w:type="dxa"/>
            <w:tcBorders>
              <w:top w:val="nil"/>
              <w:left w:val="nil"/>
              <w:bottom w:val="single" w:sz="8" w:space="0" w:color="auto"/>
              <w:right w:val="single" w:sz="8" w:space="0" w:color="auto"/>
            </w:tcBorders>
            <w:shd w:val="clear" w:color="000000" w:fill="F8E6E6"/>
            <w:vAlign w:val="center"/>
          </w:tcPr>
          <w:p w14:paraId="7F2AC5F0" w14:textId="25F8FA9D"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-0.6% (+/-2.8%)</w:t>
            </w:r>
          </w:p>
        </w:tc>
        <w:tc>
          <w:tcPr>
            <w:tcW w:w="1530" w:type="dxa"/>
            <w:tcBorders>
              <w:top w:val="nil"/>
              <w:left w:val="single" w:sz="8" w:space="0" w:color="auto"/>
              <w:bottom w:val="single" w:sz="8" w:space="0" w:color="auto"/>
              <w:right w:val="single" w:sz="8" w:space="0" w:color="auto"/>
            </w:tcBorders>
            <w:shd w:val="clear" w:color="000000" w:fill="B2C5E7"/>
            <w:vAlign w:val="center"/>
          </w:tcPr>
          <w:p w14:paraId="26F8804D" w14:textId="77CB7264"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A2B9E2"/>
            <w:vAlign w:val="center"/>
          </w:tcPr>
          <w:p w14:paraId="265EC40B" w14:textId="2231D291"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1.8% (+/-2.0%)</w:t>
            </w:r>
          </w:p>
        </w:tc>
      </w:tr>
      <w:tr w:rsidR="00AF1BE5" w:rsidRPr="00CE5E5C" w14:paraId="303D9709" w14:textId="300F87F6" w:rsidTr="005868A2">
        <w:trPr>
          <w:trHeight w:val="212"/>
          <w:jc w:val="center"/>
        </w:trPr>
        <w:tc>
          <w:tcPr>
            <w:tcW w:w="1165" w:type="dxa"/>
          </w:tcPr>
          <w:p w14:paraId="3241C08C" w14:textId="7721F885"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STRMEL</w:t>
            </w:r>
          </w:p>
        </w:tc>
        <w:tc>
          <w:tcPr>
            <w:tcW w:w="2430" w:type="dxa"/>
          </w:tcPr>
          <w:p w14:paraId="1F8481E5" w14:textId="7C5DB56F"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Strymon</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melinus</w:t>
            </w:r>
            <w:proofErr w:type="spellEnd"/>
          </w:p>
        </w:tc>
        <w:tc>
          <w:tcPr>
            <w:tcW w:w="1530" w:type="dxa"/>
            <w:tcBorders>
              <w:top w:val="nil"/>
              <w:left w:val="nil"/>
              <w:bottom w:val="single" w:sz="8" w:space="0" w:color="auto"/>
              <w:right w:val="single" w:sz="8" w:space="0" w:color="auto"/>
            </w:tcBorders>
            <w:shd w:val="clear" w:color="000000" w:fill="BECEEB"/>
            <w:vAlign w:val="center"/>
          </w:tcPr>
          <w:p w14:paraId="3977E929" w14:textId="719FD8D1"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3.4% (+/-5.1%)</w:t>
            </w:r>
          </w:p>
        </w:tc>
        <w:tc>
          <w:tcPr>
            <w:tcW w:w="1530" w:type="dxa"/>
            <w:tcBorders>
              <w:top w:val="nil"/>
              <w:left w:val="nil"/>
              <w:bottom w:val="single" w:sz="8" w:space="0" w:color="auto"/>
              <w:right w:val="single" w:sz="8" w:space="0" w:color="auto"/>
            </w:tcBorders>
            <w:shd w:val="clear" w:color="000000" w:fill="7A9BD5"/>
            <w:vAlign w:val="center"/>
          </w:tcPr>
          <w:p w14:paraId="4838A1DC" w14:textId="016F12AF"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5.9% (+/-6.1%)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3FA65834" w14:textId="6C5DB85B"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6B929037" w14:textId="62CE394D"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0.2% (+/-0.3%)</w:t>
            </w:r>
          </w:p>
        </w:tc>
      </w:tr>
      <w:tr w:rsidR="00AF1BE5" w:rsidRPr="00CE5E5C" w14:paraId="6A75DC91" w14:textId="47ABEE20" w:rsidTr="005868A2">
        <w:trPr>
          <w:trHeight w:val="196"/>
          <w:jc w:val="center"/>
        </w:trPr>
        <w:tc>
          <w:tcPr>
            <w:tcW w:w="1165" w:type="dxa"/>
          </w:tcPr>
          <w:p w14:paraId="21C70120" w14:textId="4FCBDC62"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THOPYL</w:t>
            </w:r>
          </w:p>
        </w:tc>
        <w:tc>
          <w:tcPr>
            <w:tcW w:w="2430" w:type="dxa"/>
          </w:tcPr>
          <w:p w14:paraId="6A82E1DE" w14:textId="32064F39"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Thorybes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pylades</w:t>
            </w:r>
            <w:proofErr w:type="spellEnd"/>
          </w:p>
        </w:tc>
        <w:tc>
          <w:tcPr>
            <w:tcW w:w="1530" w:type="dxa"/>
            <w:tcBorders>
              <w:top w:val="nil"/>
              <w:left w:val="nil"/>
              <w:bottom w:val="single" w:sz="8" w:space="0" w:color="auto"/>
              <w:right w:val="single" w:sz="8" w:space="0" w:color="auto"/>
            </w:tcBorders>
            <w:shd w:val="clear" w:color="000000" w:fill="E7A0A0"/>
            <w:vAlign w:val="center"/>
          </w:tcPr>
          <w:p w14:paraId="3A1FF929" w14:textId="6F27E78B"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-1.9% (+/-5.5%)</w:t>
            </w:r>
          </w:p>
        </w:tc>
        <w:tc>
          <w:tcPr>
            <w:tcW w:w="1530" w:type="dxa"/>
            <w:tcBorders>
              <w:top w:val="nil"/>
              <w:left w:val="nil"/>
              <w:bottom w:val="single" w:sz="8" w:space="0" w:color="auto"/>
              <w:right w:val="single" w:sz="8" w:space="0" w:color="auto"/>
            </w:tcBorders>
            <w:shd w:val="clear" w:color="000000" w:fill="EBAFAF"/>
            <w:vAlign w:val="center"/>
          </w:tcPr>
          <w:p w14:paraId="77A668DE" w14:textId="4F4D0EF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-2.0% (+/-5.3%)</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4611F7B9" w14:textId="759D3415"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-0.6% (+/-1.4%)</w:t>
            </w:r>
          </w:p>
        </w:tc>
        <w:tc>
          <w:tcPr>
            <w:tcW w:w="1530" w:type="dxa"/>
            <w:tcBorders>
              <w:top w:val="nil"/>
              <w:left w:val="single" w:sz="8" w:space="0" w:color="auto"/>
              <w:bottom w:val="single" w:sz="8" w:space="0" w:color="auto"/>
              <w:right w:val="single" w:sz="8" w:space="0" w:color="auto"/>
            </w:tcBorders>
            <w:shd w:val="clear" w:color="000000" w:fill="F7E2E2"/>
            <w:vAlign w:val="center"/>
          </w:tcPr>
          <w:p w14:paraId="3A593D6A" w14:textId="71E3F9BE"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-0.3% (+/-1.6%)</w:t>
            </w:r>
          </w:p>
        </w:tc>
      </w:tr>
      <w:tr w:rsidR="00AF1BE5" w:rsidRPr="00CE5E5C" w14:paraId="404A8134" w14:textId="574EC3AB" w:rsidTr="005868A2">
        <w:trPr>
          <w:trHeight w:val="212"/>
          <w:jc w:val="center"/>
        </w:trPr>
        <w:tc>
          <w:tcPr>
            <w:tcW w:w="1165" w:type="dxa"/>
          </w:tcPr>
          <w:p w14:paraId="7CF28264" w14:textId="062B900E"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THYLIN</w:t>
            </w:r>
          </w:p>
        </w:tc>
        <w:tc>
          <w:tcPr>
            <w:tcW w:w="2430" w:type="dxa"/>
          </w:tcPr>
          <w:p w14:paraId="7E813AA6" w14:textId="371A06C3" w:rsidR="00AF1BE5" w:rsidRPr="00CE5E5C" w:rsidRDefault="00AF1BE5" w:rsidP="00AF1BE5">
            <w:pPr>
              <w:jc w:val="both"/>
              <w:rPr>
                <w:rFonts w:ascii="Times New Roman" w:hAnsi="Times New Roman" w:cs="Times New Roman"/>
                <w:i/>
                <w:iCs/>
                <w:sz w:val="18"/>
                <w:szCs w:val="18"/>
              </w:rPr>
            </w:pPr>
            <w:proofErr w:type="spellStart"/>
            <w:r w:rsidRPr="00CE5E5C">
              <w:rPr>
                <w:rFonts w:ascii="Times New Roman" w:hAnsi="Times New Roman" w:cs="Times New Roman"/>
                <w:i/>
                <w:iCs/>
                <w:sz w:val="18"/>
                <w:szCs w:val="18"/>
              </w:rPr>
              <w:t>Thymelicus</w:t>
            </w:r>
            <w:proofErr w:type="spellEnd"/>
            <w:r w:rsidRPr="00CE5E5C">
              <w:rPr>
                <w:rFonts w:ascii="Times New Roman" w:hAnsi="Times New Roman" w:cs="Times New Roman"/>
                <w:i/>
                <w:iCs/>
                <w:sz w:val="18"/>
                <w:szCs w:val="18"/>
              </w:rPr>
              <w:t xml:space="preserve"> </w:t>
            </w:r>
            <w:proofErr w:type="spellStart"/>
            <w:r w:rsidRPr="00CE5E5C">
              <w:rPr>
                <w:rFonts w:ascii="Times New Roman" w:hAnsi="Times New Roman" w:cs="Times New Roman"/>
                <w:i/>
                <w:iCs/>
                <w:sz w:val="18"/>
                <w:szCs w:val="18"/>
              </w:rPr>
              <w:t>lineola</w:t>
            </w:r>
            <w:proofErr w:type="spellEnd"/>
          </w:p>
        </w:tc>
        <w:tc>
          <w:tcPr>
            <w:tcW w:w="1530" w:type="dxa"/>
            <w:tcBorders>
              <w:top w:val="nil"/>
              <w:left w:val="nil"/>
              <w:bottom w:val="single" w:sz="8" w:space="0" w:color="auto"/>
              <w:right w:val="single" w:sz="8" w:space="0" w:color="auto"/>
            </w:tcBorders>
            <w:shd w:val="clear" w:color="000000" w:fill="D0DCF1"/>
            <w:vAlign w:val="center"/>
          </w:tcPr>
          <w:p w14:paraId="3EB3EA1E" w14:textId="0EE8FD4D"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2.5% (+/-4.3%)</w:t>
            </w:r>
          </w:p>
        </w:tc>
        <w:tc>
          <w:tcPr>
            <w:tcW w:w="1530" w:type="dxa"/>
            <w:tcBorders>
              <w:top w:val="nil"/>
              <w:left w:val="nil"/>
              <w:bottom w:val="single" w:sz="8" w:space="0" w:color="auto"/>
              <w:right w:val="single" w:sz="8" w:space="0" w:color="auto"/>
            </w:tcBorders>
            <w:shd w:val="clear" w:color="000000" w:fill="ACC0E5"/>
            <w:vAlign w:val="center"/>
          </w:tcPr>
          <w:p w14:paraId="17294576" w14:textId="0559BCB8"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3.7% (+/-6.5%)</w:t>
            </w:r>
          </w:p>
        </w:tc>
        <w:tc>
          <w:tcPr>
            <w:tcW w:w="1530" w:type="dxa"/>
            <w:tcBorders>
              <w:top w:val="nil"/>
              <w:left w:val="single" w:sz="8" w:space="0" w:color="auto"/>
              <w:bottom w:val="single" w:sz="8" w:space="0" w:color="auto"/>
              <w:right w:val="single" w:sz="8" w:space="0" w:color="auto"/>
            </w:tcBorders>
            <w:shd w:val="clear" w:color="000000" w:fill="D2DDF1"/>
            <w:vAlign w:val="center"/>
          </w:tcPr>
          <w:p w14:paraId="255A7B10" w14:textId="07FE31DA"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0.9% (+/-1.0%)</w:t>
            </w:r>
          </w:p>
        </w:tc>
        <w:tc>
          <w:tcPr>
            <w:tcW w:w="1530" w:type="dxa"/>
            <w:tcBorders>
              <w:top w:val="nil"/>
              <w:left w:val="single" w:sz="8" w:space="0" w:color="auto"/>
              <w:bottom w:val="single" w:sz="8" w:space="0" w:color="auto"/>
              <w:right w:val="single" w:sz="8" w:space="0" w:color="auto"/>
            </w:tcBorders>
            <w:shd w:val="clear" w:color="000000" w:fill="E2E9F6"/>
            <w:vAlign w:val="center"/>
          </w:tcPr>
          <w:p w14:paraId="1B2FDB53" w14:textId="207D5503"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0.6% (+/-0.9%)</w:t>
            </w:r>
          </w:p>
        </w:tc>
      </w:tr>
      <w:tr w:rsidR="00AF1BE5" w:rsidRPr="00CE5E5C" w14:paraId="4EE23CFD" w14:textId="5D06E983" w:rsidTr="005868A2">
        <w:trPr>
          <w:trHeight w:val="196"/>
          <w:jc w:val="center"/>
        </w:trPr>
        <w:tc>
          <w:tcPr>
            <w:tcW w:w="1165" w:type="dxa"/>
          </w:tcPr>
          <w:p w14:paraId="153CFEC0" w14:textId="5F5A4E8E" w:rsidR="00AF1BE5" w:rsidRPr="00CE5E5C" w:rsidRDefault="00AF1BE5" w:rsidP="00AF1BE5">
            <w:pPr>
              <w:jc w:val="both"/>
              <w:rPr>
                <w:rFonts w:ascii="Times New Roman" w:hAnsi="Times New Roman" w:cs="Times New Roman"/>
                <w:sz w:val="18"/>
                <w:szCs w:val="18"/>
              </w:rPr>
            </w:pPr>
            <w:r w:rsidRPr="00CE5E5C">
              <w:rPr>
                <w:rFonts w:ascii="Times New Roman" w:hAnsi="Times New Roman" w:cs="Times New Roman"/>
                <w:sz w:val="18"/>
                <w:szCs w:val="18"/>
              </w:rPr>
              <w:t>VANVIR</w:t>
            </w:r>
          </w:p>
        </w:tc>
        <w:tc>
          <w:tcPr>
            <w:tcW w:w="2430" w:type="dxa"/>
          </w:tcPr>
          <w:p w14:paraId="6005D2A1" w14:textId="7C82447F" w:rsidR="00AF1BE5" w:rsidRPr="00CE5E5C" w:rsidRDefault="00AF1BE5" w:rsidP="00AF1BE5">
            <w:pPr>
              <w:jc w:val="both"/>
              <w:rPr>
                <w:rFonts w:ascii="Times New Roman" w:hAnsi="Times New Roman" w:cs="Times New Roman"/>
                <w:i/>
                <w:iCs/>
                <w:sz w:val="18"/>
                <w:szCs w:val="18"/>
              </w:rPr>
            </w:pPr>
            <w:r w:rsidRPr="00CE5E5C">
              <w:rPr>
                <w:rFonts w:ascii="Times New Roman" w:hAnsi="Times New Roman" w:cs="Times New Roman"/>
                <w:i/>
                <w:iCs/>
                <w:sz w:val="18"/>
                <w:szCs w:val="18"/>
              </w:rPr>
              <w:t xml:space="preserve">Vanessa </w:t>
            </w:r>
            <w:proofErr w:type="spellStart"/>
            <w:r w:rsidRPr="00CE5E5C">
              <w:rPr>
                <w:rFonts w:ascii="Times New Roman" w:hAnsi="Times New Roman" w:cs="Times New Roman"/>
                <w:i/>
                <w:iCs/>
                <w:sz w:val="18"/>
                <w:szCs w:val="18"/>
              </w:rPr>
              <w:t>virginiensis</w:t>
            </w:r>
            <w:proofErr w:type="spellEnd"/>
          </w:p>
        </w:tc>
        <w:tc>
          <w:tcPr>
            <w:tcW w:w="1530" w:type="dxa"/>
            <w:tcBorders>
              <w:top w:val="nil"/>
              <w:left w:val="nil"/>
              <w:bottom w:val="single" w:sz="8" w:space="0" w:color="auto"/>
              <w:right w:val="single" w:sz="8" w:space="0" w:color="auto"/>
            </w:tcBorders>
            <w:shd w:val="clear" w:color="000000" w:fill="A3BAE2"/>
            <w:vAlign w:val="center"/>
          </w:tcPr>
          <w:p w14:paraId="5A6E643F" w14:textId="0647803D" w:rsidR="00AF1BE5" w:rsidRPr="00AF1BE5" w:rsidRDefault="00AF1BE5" w:rsidP="00AF1BE5">
            <w:pPr>
              <w:jc w:val="center"/>
              <w:rPr>
                <w:rFonts w:ascii="Times New Roman" w:hAnsi="Times New Roman" w:cs="Times New Roman"/>
                <w:sz w:val="18"/>
                <w:szCs w:val="18"/>
              </w:rPr>
            </w:pPr>
            <w:r w:rsidRPr="00AF1BE5">
              <w:rPr>
                <w:rFonts w:ascii="Times New Roman" w:hAnsi="Times New Roman" w:cs="Times New Roman"/>
                <w:color w:val="000000"/>
                <w:sz w:val="18"/>
                <w:szCs w:val="18"/>
              </w:rPr>
              <w:t>4.8% (+/-6.4%)</w:t>
            </w:r>
          </w:p>
        </w:tc>
        <w:tc>
          <w:tcPr>
            <w:tcW w:w="1530" w:type="dxa"/>
            <w:tcBorders>
              <w:top w:val="nil"/>
              <w:left w:val="nil"/>
              <w:bottom w:val="single" w:sz="8" w:space="0" w:color="auto"/>
              <w:right w:val="single" w:sz="8" w:space="0" w:color="auto"/>
            </w:tcBorders>
            <w:shd w:val="clear" w:color="000000" w:fill="C0CFEB"/>
            <w:vAlign w:val="center"/>
          </w:tcPr>
          <w:p w14:paraId="5808A518" w14:textId="2CA3CB57" w:rsidR="00AF1BE5" w:rsidRPr="00355C60" w:rsidRDefault="00AF1BE5" w:rsidP="00AF1BE5">
            <w:pPr>
              <w:jc w:val="center"/>
              <w:rPr>
                <w:rFonts w:ascii="Times New Roman" w:hAnsi="Times New Roman" w:cs="Times New Roman"/>
                <w:sz w:val="18"/>
                <w:szCs w:val="18"/>
              </w:rPr>
            </w:pPr>
            <w:r w:rsidRPr="00355C60">
              <w:rPr>
                <w:rFonts w:ascii="Times New Roman" w:hAnsi="Times New Roman" w:cs="Times New Roman"/>
                <w:color w:val="000000"/>
                <w:sz w:val="18"/>
                <w:szCs w:val="18"/>
              </w:rPr>
              <w:t>2.8% (+/-3.9%)</w:t>
            </w:r>
          </w:p>
        </w:tc>
        <w:tc>
          <w:tcPr>
            <w:tcW w:w="1530" w:type="dxa"/>
            <w:tcBorders>
              <w:top w:val="nil"/>
              <w:left w:val="single" w:sz="8" w:space="0" w:color="auto"/>
              <w:bottom w:val="single" w:sz="8" w:space="0" w:color="auto"/>
              <w:right w:val="single" w:sz="8" w:space="0" w:color="auto"/>
            </w:tcBorders>
            <w:shd w:val="clear" w:color="000000" w:fill="6E92D2"/>
            <w:vAlign w:val="center"/>
          </w:tcPr>
          <w:p w14:paraId="5EB26C3F" w14:textId="3859C002" w:rsidR="00AF1BE5" w:rsidRPr="00C405BF" w:rsidRDefault="00AF1BE5" w:rsidP="00AF1BE5">
            <w:pPr>
              <w:jc w:val="center"/>
              <w:rPr>
                <w:rFonts w:ascii="Times New Roman" w:hAnsi="Times New Roman" w:cs="Times New Roman"/>
                <w:sz w:val="18"/>
                <w:szCs w:val="18"/>
              </w:rPr>
            </w:pPr>
            <w:r w:rsidRPr="00C405BF">
              <w:rPr>
                <w:rFonts w:ascii="Times New Roman" w:hAnsi="Times New Roman" w:cs="Times New Roman"/>
                <w:color w:val="000000"/>
                <w:sz w:val="18"/>
                <w:szCs w:val="18"/>
              </w:rPr>
              <w:t>3.0% (+/-3.3%)</w:t>
            </w:r>
          </w:p>
        </w:tc>
        <w:tc>
          <w:tcPr>
            <w:tcW w:w="1530" w:type="dxa"/>
            <w:tcBorders>
              <w:top w:val="nil"/>
              <w:left w:val="single" w:sz="8" w:space="0" w:color="auto"/>
              <w:bottom w:val="single" w:sz="8" w:space="0" w:color="auto"/>
              <w:right w:val="single" w:sz="8" w:space="0" w:color="auto"/>
            </w:tcBorders>
            <w:shd w:val="clear" w:color="000000" w:fill="7597D4"/>
            <w:vAlign w:val="center"/>
          </w:tcPr>
          <w:p w14:paraId="7DEFA79E" w14:textId="5B17506B" w:rsidR="00AF1BE5" w:rsidRPr="00E92846" w:rsidRDefault="00AF1BE5" w:rsidP="00AF1BE5">
            <w:pPr>
              <w:jc w:val="center"/>
              <w:rPr>
                <w:rFonts w:ascii="Times New Roman" w:hAnsi="Times New Roman" w:cs="Times New Roman"/>
                <w:sz w:val="18"/>
                <w:szCs w:val="18"/>
              </w:rPr>
            </w:pPr>
            <w:r w:rsidRPr="00E92846">
              <w:rPr>
                <w:rFonts w:ascii="Times New Roman" w:hAnsi="Times New Roman" w:cs="Times New Roman"/>
                <w:color w:val="000000"/>
                <w:sz w:val="18"/>
                <w:szCs w:val="18"/>
              </w:rPr>
              <w:t>2.7% (+/-3.2%)</w:t>
            </w:r>
          </w:p>
        </w:tc>
      </w:tr>
    </w:tbl>
    <w:p w14:paraId="24067D52" w14:textId="77777777" w:rsidR="00F21671" w:rsidRPr="00CE5E5C" w:rsidRDefault="00F21671">
      <w:pPr>
        <w:jc w:val="both"/>
        <w:rPr>
          <w:rFonts w:ascii="Times New Roman" w:hAnsi="Times New Roman" w:cs="Times New Roman"/>
          <w:sz w:val="24"/>
          <w:szCs w:val="24"/>
        </w:rPr>
      </w:pPr>
    </w:p>
    <w:p w14:paraId="03E85907" w14:textId="1521A7D9" w:rsidR="00F21671" w:rsidRPr="00CE5E5C" w:rsidRDefault="00F21671">
      <w:pPr>
        <w:jc w:val="both"/>
        <w:rPr>
          <w:rFonts w:ascii="Times New Roman" w:hAnsi="Times New Roman" w:cs="Times New Roman"/>
          <w:b/>
          <w:sz w:val="24"/>
          <w:szCs w:val="24"/>
        </w:rPr>
        <w:sectPr w:rsidR="00F21671" w:rsidRPr="00CE5E5C">
          <w:pgSz w:w="15840" w:h="12240" w:orient="landscape"/>
          <w:pgMar w:top="1440" w:right="1440" w:bottom="1440" w:left="1440" w:header="720" w:footer="720" w:gutter="0"/>
          <w:cols w:space="720"/>
        </w:sectPr>
      </w:pPr>
    </w:p>
    <w:p w14:paraId="54B63E33" w14:textId="6FF407CE"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lastRenderedPageBreak/>
        <w:t>Supplemental Table S</w:t>
      </w:r>
      <w:r w:rsidR="00620291">
        <w:rPr>
          <w:rFonts w:ascii="Times New Roman" w:hAnsi="Times New Roman" w:cs="Times New Roman"/>
          <w:b/>
          <w:sz w:val="24"/>
          <w:szCs w:val="24"/>
        </w:rPr>
        <w:t>2</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core/mid-latitude occupancy shift since the 1970s. Results are shown for the 100km scale, temperature analysis. Top candidate model is italic and bold.</w:t>
      </w:r>
      <w:r w:rsidR="003B5CAD">
        <w:rPr>
          <w:rFonts w:ascii="Times New Roman" w:hAnsi="Times New Roman" w:cs="Times New Roman"/>
          <w:sz w:val="24"/>
          <w:szCs w:val="24"/>
        </w:rPr>
        <w:t xml:space="preserve"> We considered models equivalent if the difference in ELPD was less than four.</w:t>
      </w:r>
    </w:p>
    <w:p w14:paraId="6E7D1E5D" w14:textId="77777777" w:rsidR="00F21671" w:rsidRPr="00CE5E5C" w:rsidRDefault="00F21671">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F80DB7" w:rsidRPr="00CE5E5C" w14:paraId="721B08C3" w14:textId="363AE127" w:rsidTr="00F80DB7">
        <w:trPr>
          <w:jc w:val="center"/>
        </w:trPr>
        <w:tc>
          <w:tcPr>
            <w:tcW w:w="1160" w:type="dxa"/>
            <w:shd w:val="clear" w:color="auto" w:fill="000000"/>
            <w:tcMar>
              <w:top w:w="100" w:type="dxa"/>
              <w:left w:w="100" w:type="dxa"/>
              <w:bottom w:w="100" w:type="dxa"/>
              <w:right w:w="100" w:type="dxa"/>
            </w:tcMar>
          </w:tcPr>
          <w:p w14:paraId="5102CEF2" w14:textId="77777777" w:rsidR="00F80DB7" w:rsidRPr="00CE5E5C" w:rsidRDefault="00F80DB7">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73C9E8D0" w14:textId="77777777" w:rsidR="00F80DB7" w:rsidRPr="00CE5E5C" w:rsidRDefault="00F80DB7">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23F557AB" w14:textId="77777777" w:rsidR="00F80DB7" w:rsidRPr="00CE5E5C" w:rsidRDefault="00F80DB7">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6310860" w14:textId="77777777" w:rsidR="00F80DB7" w:rsidRPr="00CE5E5C" w:rsidRDefault="00F80DB7">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0BDC52B0" w14:textId="71EB91CE" w:rsidR="00F80DB7" w:rsidRPr="00CE5E5C" w:rsidRDefault="00F80DB7">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F80DB7" w:rsidRPr="00CE5E5C" w14:paraId="61222A85" w14:textId="1E5CE249" w:rsidTr="00F80DB7">
        <w:trPr>
          <w:jc w:val="center"/>
        </w:trPr>
        <w:tc>
          <w:tcPr>
            <w:tcW w:w="1160" w:type="dxa"/>
            <w:tcMar>
              <w:top w:w="100" w:type="dxa"/>
              <w:left w:w="100" w:type="dxa"/>
              <w:bottom w:w="100" w:type="dxa"/>
              <w:right w:w="100" w:type="dxa"/>
            </w:tcMar>
          </w:tcPr>
          <w:p w14:paraId="122C2265" w14:textId="0C79334C" w:rsidR="00F80DB7" w:rsidRPr="00CE5E5C" w:rsidRDefault="00F80DB7">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A</w:t>
            </w:r>
          </w:p>
        </w:tc>
        <w:tc>
          <w:tcPr>
            <w:tcW w:w="1620" w:type="dxa"/>
            <w:tcMar>
              <w:top w:w="100" w:type="dxa"/>
              <w:left w:w="100" w:type="dxa"/>
              <w:bottom w:w="100" w:type="dxa"/>
              <w:right w:w="100" w:type="dxa"/>
            </w:tcMar>
          </w:tcPr>
          <w:p w14:paraId="4230326A" w14:textId="5CED8DFB" w:rsidR="00F80DB7" w:rsidRPr="00CE5E5C" w:rsidRDefault="003A2A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-275.5</w:t>
            </w:r>
          </w:p>
        </w:tc>
        <w:tc>
          <w:tcPr>
            <w:tcW w:w="1800" w:type="dxa"/>
            <w:tcMar>
              <w:top w:w="100" w:type="dxa"/>
              <w:left w:w="100" w:type="dxa"/>
              <w:bottom w:w="100" w:type="dxa"/>
              <w:right w:w="100" w:type="dxa"/>
            </w:tcMar>
          </w:tcPr>
          <w:p w14:paraId="4E0AEF6A" w14:textId="6F300FDB" w:rsidR="00F80DB7" w:rsidRPr="00CE5E5C" w:rsidRDefault="003A2A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-5.9</w:t>
            </w:r>
          </w:p>
        </w:tc>
        <w:tc>
          <w:tcPr>
            <w:tcW w:w="2250" w:type="dxa"/>
            <w:tcMar>
              <w:top w:w="100" w:type="dxa"/>
              <w:left w:w="100" w:type="dxa"/>
              <w:bottom w:w="100" w:type="dxa"/>
              <w:right w:w="100" w:type="dxa"/>
            </w:tcMar>
          </w:tcPr>
          <w:p w14:paraId="148F865C" w14:textId="2BF7F381" w:rsidR="00F80DB7" w:rsidRPr="00CE5E5C" w:rsidRDefault="003A2A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2250" w:type="dxa"/>
            <w:vMerge w:val="restart"/>
          </w:tcPr>
          <w:p w14:paraId="6C61D4C5" w14:textId="2AE08CF2" w:rsidR="00F80DB7" w:rsidRPr="00CE5E5C" w:rsidRDefault="00131E10" w:rsidP="00131E10">
            <w:pPr>
              <w:widowControl w:val="0"/>
              <w:spacing w:line="240" w:lineRule="auto"/>
              <w:rPr>
                <w:rFonts w:ascii="Times New Roman" w:hAnsi="Times New Roman" w:cs="Times New Roman"/>
                <w:sz w:val="24"/>
                <w:szCs w:val="24"/>
              </w:rPr>
            </w:pPr>
            <w:r w:rsidRPr="00131E10">
              <w:rPr>
                <w:rFonts w:ascii="Times New Roman" w:hAnsi="Times New Roman" w:cs="Times New Roman"/>
                <w:i/>
                <w:iCs/>
                <w:sz w:val="24"/>
                <w:szCs w:val="24"/>
              </w:rPr>
              <w:t>The top two models are models that include</w:t>
            </w:r>
            <w:r w:rsidR="006B2A89">
              <w:rPr>
                <w:rFonts w:ascii="Times New Roman" w:hAnsi="Times New Roman" w:cs="Times New Roman"/>
                <w:i/>
                <w:iCs/>
                <w:sz w:val="24"/>
                <w:szCs w:val="24"/>
              </w:rPr>
              <w:t xml:space="preserve">s </w:t>
            </w:r>
            <w:r w:rsidRPr="00131E10">
              <w:rPr>
                <w:rFonts w:ascii="Times New Roman" w:hAnsi="Times New Roman" w:cs="Times New Roman"/>
                <w:i/>
                <w:iCs/>
                <w:sz w:val="24"/>
                <w:szCs w:val="24"/>
              </w:rPr>
              <w:t>range-wide temperature</w:t>
            </w:r>
            <w:r w:rsidR="006B2A89">
              <w:rPr>
                <w:rFonts w:ascii="Times New Roman" w:hAnsi="Times New Roman" w:cs="Times New Roman"/>
                <w:i/>
                <w:iCs/>
                <w:sz w:val="24"/>
                <w:szCs w:val="24"/>
              </w:rPr>
              <w:t xml:space="preserve"> </w:t>
            </w:r>
            <w:r w:rsidRPr="00131E10">
              <w:rPr>
                <w:rFonts w:ascii="Times New Roman" w:hAnsi="Times New Roman" w:cs="Times New Roman"/>
                <w:i/>
                <w:iCs/>
                <w:sz w:val="24"/>
                <w:szCs w:val="24"/>
              </w:rPr>
              <w:t>with/without a phylogenetic intercept term.</w:t>
            </w:r>
          </w:p>
        </w:tc>
      </w:tr>
      <w:tr w:rsidR="00F80DB7" w:rsidRPr="00CE5E5C" w14:paraId="05D34568" w14:textId="002C89FF" w:rsidTr="00F80DB7">
        <w:trPr>
          <w:jc w:val="center"/>
        </w:trPr>
        <w:tc>
          <w:tcPr>
            <w:tcW w:w="1160" w:type="dxa"/>
            <w:tcMar>
              <w:top w:w="100" w:type="dxa"/>
              <w:left w:w="100" w:type="dxa"/>
              <w:bottom w:w="100" w:type="dxa"/>
              <w:right w:w="100" w:type="dxa"/>
            </w:tcMar>
          </w:tcPr>
          <w:p w14:paraId="76C62BDF" w14:textId="20B19971" w:rsidR="00F80DB7" w:rsidRPr="00CE5E5C" w:rsidRDefault="00F80DB7">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B</w:t>
            </w:r>
          </w:p>
        </w:tc>
        <w:tc>
          <w:tcPr>
            <w:tcW w:w="1620" w:type="dxa"/>
            <w:tcMar>
              <w:top w:w="100" w:type="dxa"/>
              <w:left w:w="100" w:type="dxa"/>
              <w:bottom w:w="100" w:type="dxa"/>
              <w:right w:w="100" w:type="dxa"/>
            </w:tcMar>
          </w:tcPr>
          <w:p w14:paraId="2B8DF802" w14:textId="4AB64BB2" w:rsidR="00F80DB7" w:rsidRPr="00CE5E5C" w:rsidRDefault="003A2A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-280.4</w:t>
            </w:r>
          </w:p>
        </w:tc>
        <w:tc>
          <w:tcPr>
            <w:tcW w:w="1800" w:type="dxa"/>
            <w:tcMar>
              <w:top w:w="100" w:type="dxa"/>
              <w:left w:w="100" w:type="dxa"/>
              <w:bottom w:w="100" w:type="dxa"/>
              <w:right w:w="100" w:type="dxa"/>
            </w:tcMar>
          </w:tcPr>
          <w:p w14:paraId="00703115" w14:textId="0D18705D" w:rsidR="00F80DB7" w:rsidRPr="00CE5E5C" w:rsidRDefault="00D52C2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2250" w:type="dxa"/>
            <w:tcMar>
              <w:top w:w="100" w:type="dxa"/>
              <w:left w:w="100" w:type="dxa"/>
              <w:bottom w:w="100" w:type="dxa"/>
              <w:right w:w="100" w:type="dxa"/>
            </w:tcMar>
          </w:tcPr>
          <w:p w14:paraId="6B17A9A0" w14:textId="55A847A3" w:rsidR="00F80DB7" w:rsidRPr="00CE5E5C" w:rsidRDefault="00D52C2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2250" w:type="dxa"/>
            <w:vMerge/>
          </w:tcPr>
          <w:p w14:paraId="47B6BC00" w14:textId="77777777" w:rsidR="00F80DB7" w:rsidRPr="00CE5E5C" w:rsidRDefault="00F80DB7">
            <w:pPr>
              <w:widowControl w:val="0"/>
              <w:spacing w:line="240" w:lineRule="auto"/>
              <w:jc w:val="center"/>
              <w:rPr>
                <w:rFonts w:ascii="Times New Roman" w:hAnsi="Times New Roman" w:cs="Times New Roman"/>
                <w:sz w:val="24"/>
                <w:szCs w:val="24"/>
              </w:rPr>
            </w:pPr>
          </w:p>
        </w:tc>
      </w:tr>
      <w:tr w:rsidR="00F80DB7" w:rsidRPr="00CE5E5C" w14:paraId="4450DE56" w14:textId="485726F7" w:rsidTr="00F80DB7">
        <w:trPr>
          <w:jc w:val="center"/>
        </w:trPr>
        <w:tc>
          <w:tcPr>
            <w:tcW w:w="1160" w:type="dxa"/>
            <w:tcMar>
              <w:top w:w="100" w:type="dxa"/>
              <w:left w:w="100" w:type="dxa"/>
              <w:bottom w:w="100" w:type="dxa"/>
              <w:right w:w="100" w:type="dxa"/>
            </w:tcMar>
          </w:tcPr>
          <w:p w14:paraId="151A638D" w14:textId="58584BAE" w:rsidR="00F80DB7" w:rsidRPr="001D53CD" w:rsidRDefault="00F80DB7">
            <w:pPr>
              <w:widowControl w:val="0"/>
              <w:spacing w:line="240" w:lineRule="auto"/>
              <w:jc w:val="center"/>
              <w:rPr>
                <w:rFonts w:ascii="Times New Roman" w:hAnsi="Times New Roman" w:cs="Times New Roman"/>
                <w:b/>
                <w:bCs/>
                <w:i/>
                <w:iCs/>
                <w:sz w:val="24"/>
                <w:szCs w:val="24"/>
              </w:rPr>
            </w:pPr>
            <w:r w:rsidRPr="001D53CD">
              <w:rPr>
                <w:rFonts w:ascii="Times New Roman" w:hAnsi="Times New Roman" w:cs="Times New Roman"/>
                <w:b/>
                <w:bCs/>
                <w:i/>
                <w:iCs/>
                <w:sz w:val="24"/>
                <w:szCs w:val="24"/>
              </w:rPr>
              <w:t>C</w:t>
            </w:r>
          </w:p>
        </w:tc>
        <w:tc>
          <w:tcPr>
            <w:tcW w:w="1620" w:type="dxa"/>
            <w:tcMar>
              <w:top w:w="100" w:type="dxa"/>
              <w:left w:w="100" w:type="dxa"/>
              <w:bottom w:w="100" w:type="dxa"/>
              <w:right w:w="100" w:type="dxa"/>
            </w:tcMar>
          </w:tcPr>
          <w:p w14:paraId="3069D79D" w14:textId="2A6DFD39" w:rsidR="00F80DB7" w:rsidRPr="001D53CD" w:rsidRDefault="003A2A42">
            <w:pPr>
              <w:widowControl w:val="0"/>
              <w:spacing w:line="240" w:lineRule="auto"/>
              <w:jc w:val="center"/>
              <w:rPr>
                <w:rFonts w:ascii="Times New Roman" w:hAnsi="Times New Roman" w:cs="Times New Roman"/>
                <w:b/>
                <w:bCs/>
                <w:i/>
                <w:iCs/>
                <w:sz w:val="24"/>
                <w:szCs w:val="24"/>
              </w:rPr>
            </w:pPr>
            <w:r w:rsidRPr="001D53CD">
              <w:rPr>
                <w:rFonts w:ascii="Times New Roman" w:hAnsi="Times New Roman" w:cs="Times New Roman"/>
                <w:b/>
                <w:bCs/>
                <w:i/>
                <w:iCs/>
                <w:sz w:val="24"/>
                <w:szCs w:val="24"/>
              </w:rPr>
              <w:t>-287.4</w:t>
            </w:r>
          </w:p>
        </w:tc>
        <w:tc>
          <w:tcPr>
            <w:tcW w:w="1800" w:type="dxa"/>
            <w:tcMar>
              <w:top w:w="100" w:type="dxa"/>
              <w:left w:w="100" w:type="dxa"/>
              <w:bottom w:w="100" w:type="dxa"/>
              <w:right w:w="100" w:type="dxa"/>
            </w:tcMar>
          </w:tcPr>
          <w:p w14:paraId="67816F22" w14:textId="2FBC2849" w:rsidR="00F80DB7" w:rsidRPr="001D53CD" w:rsidRDefault="00D52C29">
            <w:pPr>
              <w:widowControl w:val="0"/>
              <w:spacing w:line="240" w:lineRule="auto"/>
              <w:jc w:val="center"/>
              <w:rPr>
                <w:rFonts w:ascii="Times New Roman" w:hAnsi="Times New Roman" w:cs="Times New Roman"/>
                <w:b/>
                <w:bCs/>
                <w:i/>
                <w:iCs/>
                <w:sz w:val="24"/>
                <w:szCs w:val="24"/>
              </w:rPr>
            </w:pPr>
            <w:r w:rsidRPr="001D53CD">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6B916808" w14:textId="6ACE4AC0" w:rsidR="00F80DB7" w:rsidRPr="001D53CD" w:rsidRDefault="00D52C29">
            <w:pPr>
              <w:widowControl w:val="0"/>
              <w:spacing w:line="240" w:lineRule="auto"/>
              <w:jc w:val="center"/>
              <w:rPr>
                <w:rFonts w:ascii="Times New Roman" w:hAnsi="Times New Roman" w:cs="Times New Roman"/>
                <w:b/>
                <w:bCs/>
                <w:i/>
                <w:iCs/>
                <w:sz w:val="24"/>
                <w:szCs w:val="24"/>
              </w:rPr>
            </w:pPr>
            <w:r w:rsidRPr="001D53CD">
              <w:rPr>
                <w:rFonts w:ascii="Times New Roman" w:hAnsi="Times New Roman" w:cs="Times New Roman"/>
                <w:b/>
                <w:bCs/>
                <w:i/>
                <w:iCs/>
                <w:sz w:val="24"/>
                <w:szCs w:val="24"/>
              </w:rPr>
              <w:t>0.0</w:t>
            </w:r>
          </w:p>
        </w:tc>
        <w:tc>
          <w:tcPr>
            <w:tcW w:w="2250" w:type="dxa"/>
            <w:vMerge/>
          </w:tcPr>
          <w:p w14:paraId="527EA739" w14:textId="77777777" w:rsidR="00F80DB7" w:rsidRPr="00CE5E5C" w:rsidRDefault="00F80DB7">
            <w:pPr>
              <w:widowControl w:val="0"/>
              <w:spacing w:line="240" w:lineRule="auto"/>
              <w:jc w:val="center"/>
              <w:rPr>
                <w:rFonts w:ascii="Times New Roman" w:hAnsi="Times New Roman" w:cs="Times New Roman"/>
                <w:sz w:val="24"/>
                <w:szCs w:val="24"/>
              </w:rPr>
            </w:pPr>
          </w:p>
        </w:tc>
      </w:tr>
      <w:tr w:rsidR="00F80DB7" w:rsidRPr="00CE5E5C" w14:paraId="278E4D01" w14:textId="5FE21936" w:rsidTr="00F80DB7">
        <w:trPr>
          <w:jc w:val="center"/>
        </w:trPr>
        <w:tc>
          <w:tcPr>
            <w:tcW w:w="1160" w:type="dxa"/>
            <w:tcMar>
              <w:top w:w="100" w:type="dxa"/>
              <w:left w:w="100" w:type="dxa"/>
              <w:bottom w:w="100" w:type="dxa"/>
              <w:right w:w="100" w:type="dxa"/>
            </w:tcMar>
          </w:tcPr>
          <w:p w14:paraId="6D6E6494" w14:textId="4E5C44ED" w:rsidR="00F80DB7" w:rsidRPr="001D53CD" w:rsidRDefault="00F80DB7">
            <w:pPr>
              <w:widowControl w:val="0"/>
              <w:spacing w:line="240" w:lineRule="auto"/>
              <w:jc w:val="center"/>
              <w:rPr>
                <w:rFonts w:ascii="Times New Roman" w:hAnsi="Times New Roman" w:cs="Times New Roman"/>
                <w:b/>
                <w:bCs/>
                <w:i/>
                <w:iCs/>
                <w:sz w:val="24"/>
                <w:szCs w:val="24"/>
              </w:rPr>
            </w:pPr>
            <w:r w:rsidRPr="001D53CD">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3F156BB7" w14:textId="68CA3EFC" w:rsidR="00F80DB7" w:rsidRPr="001D53CD" w:rsidRDefault="003A2A42">
            <w:pPr>
              <w:widowControl w:val="0"/>
              <w:spacing w:line="240" w:lineRule="auto"/>
              <w:jc w:val="center"/>
              <w:rPr>
                <w:rFonts w:ascii="Times New Roman" w:hAnsi="Times New Roman" w:cs="Times New Roman"/>
                <w:b/>
                <w:bCs/>
                <w:i/>
                <w:iCs/>
                <w:sz w:val="24"/>
                <w:szCs w:val="24"/>
              </w:rPr>
            </w:pPr>
            <w:r w:rsidRPr="001D53CD">
              <w:rPr>
                <w:rFonts w:ascii="Times New Roman" w:hAnsi="Times New Roman" w:cs="Times New Roman"/>
                <w:b/>
                <w:bCs/>
                <w:i/>
                <w:iCs/>
                <w:sz w:val="24"/>
                <w:szCs w:val="24"/>
              </w:rPr>
              <w:t>-286.8</w:t>
            </w:r>
          </w:p>
        </w:tc>
        <w:tc>
          <w:tcPr>
            <w:tcW w:w="1800" w:type="dxa"/>
            <w:tcMar>
              <w:top w:w="100" w:type="dxa"/>
              <w:left w:w="100" w:type="dxa"/>
              <w:bottom w:w="100" w:type="dxa"/>
              <w:right w:w="100" w:type="dxa"/>
            </w:tcMar>
          </w:tcPr>
          <w:p w14:paraId="33D21F54" w14:textId="3243F4A9" w:rsidR="00F80DB7" w:rsidRPr="001D53CD" w:rsidRDefault="00D52C29">
            <w:pPr>
              <w:widowControl w:val="0"/>
              <w:spacing w:line="240" w:lineRule="auto"/>
              <w:jc w:val="center"/>
              <w:rPr>
                <w:rFonts w:ascii="Times New Roman" w:hAnsi="Times New Roman" w:cs="Times New Roman"/>
                <w:b/>
                <w:bCs/>
                <w:i/>
                <w:iCs/>
                <w:sz w:val="24"/>
                <w:szCs w:val="24"/>
              </w:rPr>
            </w:pPr>
            <w:r w:rsidRPr="001D53CD">
              <w:rPr>
                <w:rFonts w:ascii="Times New Roman" w:hAnsi="Times New Roman" w:cs="Times New Roman"/>
                <w:b/>
                <w:bCs/>
                <w:i/>
                <w:iCs/>
                <w:sz w:val="24"/>
                <w:szCs w:val="24"/>
              </w:rPr>
              <w:t>-0.3</w:t>
            </w:r>
          </w:p>
        </w:tc>
        <w:tc>
          <w:tcPr>
            <w:tcW w:w="2250" w:type="dxa"/>
            <w:tcMar>
              <w:top w:w="100" w:type="dxa"/>
              <w:left w:w="100" w:type="dxa"/>
              <w:bottom w:w="100" w:type="dxa"/>
              <w:right w:w="100" w:type="dxa"/>
            </w:tcMar>
          </w:tcPr>
          <w:p w14:paraId="1F0896CF" w14:textId="3F27B851" w:rsidR="00F80DB7" w:rsidRPr="001D53CD" w:rsidRDefault="00D52C29">
            <w:pPr>
              <w:widowControl w:val="0"/>
              <w:spacing w:line="240" w:lineRule="auto"/>
              <w:jc w:val="center"/>
              <w:rPr>
                <w:rFonts w:ascii="Times New Roman" w:hAnsi="Times New Roman" w:cs="Times New Roman"/>
                <w:b/>
                <w:bCs/>
                <w:i/>
                <w:iCs/>
                <w:sz w:val="24"/>
                <w:szCs w:val="24"/>
              </w:rPr>
            </w:pPr>
            <w:r w:rsidRPr="001D53CD">
              <w:rPr>
                <w:rFonts w:ascii="Times New Roman" w:hAnsi="Times New Roman" w:cs="Times New Roman"/>
                <w:b/>
                <w:bCs/>
                <w:i/>
                <w:iCs/>
                <w:sz w:val="24"/>
                <w:szCs w:val="24"/>
              </w:rPr>
              <w:t>1.4</w:t>
            </w:r>
          </w:p>
        </w:tc>
        <w:tc>
          <w:tcPr>
            <w:tcW w:w="2250" w:type="dxa"/>
            <w:vMerge/>
          </w:tcPr>
          <w:p w14:paraId="7FEE0ED8" w14:textId="77777777" w:rsidR="00F80DB7" w:rsidRPr="00CE5E5C" w:rsidRDefault="00F80DB7">
            <w:pPr>
              <w:widowControl w:val="0"/>
              <w:spacing w:line="240" w:lineRule="auto"/>
              <w:jc w:val="center"/>
              <w:rPr>
                <w:rFonts w:ascii="Times New Roman" w:hAnsi="Times New Roman" w:cs="Times New Roman"/>
                <w:sz w:val="24"/>
                <w:szCs w:val="24"/>
              </w:rPr>
            </w:pPr>
          </w:p>
        </w:tc>
      </w:tr>
      <w:tr w:rsidR="00F80DB7" w:rsidRPr="00CE5E5C" w14:paraId="7FA3BCDB" w14:textId="6ABC79B0" w:rsidTr="00F80DB7">
        <w:trPr>
          <w:jc w:val="center"/>
        </w:trPr>
        <w:tc>
          <w:tcPr>
            <w:tcW w:w="1160" w:type="dxa"/>
            <w:tcMar>
              <w:top w:w="100" w:type="dxa"/>
              <w:left w:w="100" w:type="dxa"/>
              <w:bottom w:w="100" w:type="dxa"/>
              <w:right w:w="100" w:type="dxa"/>
            </w:tcMar>
          </w:tcPr>
          <w:p w14:paraId="3B7F0DFB" w14:textId="27E5B318" w:rsidR="00F80DB7" w:rsidRPr="00CE5E5C" w:rsidRDefault="00F80DB7">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E</w:t>
            </w:r>
          </w:p>
        </w:tc>
        <w:tc>
          <w:tcPr>
            <w:tcW w:w="1620" w:type="dxa"/>
            <w:tcMar>
              <w:top w:w="100" w:type="dxa"/>
              <w:left w:w="100" w:type="dxa"/>
              <w:bottom w:w="100" w:type="dxa"/>
              <w:right w:w="100" w:type="dxa"/>
            </w:tcMar>
          </w:tcPr>
          <w:p w14:paraId="144818CC" w14:textId="71E3D96A" w:rsidR="00F80DB7" w:rsidRPr="00CE5E5C" w:rsidRDefault="003A2A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-276.7</w:t>
            </w:r>
          </w:p>
        </w:tc>
        <w:tc>
          <w:tcPr>
            <w:tcW w:w="1800" w:type="dxa"/>
            <w:tcMar>
              <w:top w:w="100" w:type="dxa"/>
              <w:left w:w="100" w:type="dxa"/>
              <w:bottom w:w="100" w:type="dxa"/>
              <w:right w:w="100" w:type="dxa"/>
            </w:tcMar>
          </w:tcPr>
          <w:p w14:paraId="2CEC0FF2" w14:textId="619F3A7C" w:rsidR="00F80DB7" w:rsidRPr="00CE5E5C" w:rsidRDefault="00D52C2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-5.3</w:t>
            </w:r>
          </w:p>
        </w:tc>
        <w:tc>
          <w:tcPr>
            <w:tcW w:w="2250" w:type="dxa"/>
            <w:tcMar>
              <w:top w:w="100" w:type="dxa"/>
              <w:left w:w="100" w:type="dxa"/>
              <w:bottom w:w="100" w:type="dxa"/>
              <w:right w:w="100" w:type="dxa"/>
            </w:tcMar>
          </w:tcPr>
          <w:p w14:paraId="772C757A" w14:textId="64B85864" w:rsidR="00F80DB7" w:rsidRPr="00CE5E5C" w:rsidRDefault="00D52C2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250" w:type="dxa"/>
            <w:vMerge/>
          </w:tcPr>
          <w:p w14:paraId="5B9553A4" w14:textId="77777777" w:rsidR="00F80DB7" w:rsidRPr="00CE5E5C" w:rsidRDefault="00F80DB7">
            <w:pPr>
              <w:widowControl w:val="0"/>
              <w:spacing w:line="240" w:lineRule="auto"/>
              <w:jc w:val="center"/>
              <w:rPr>
                <w:rFonts w:ascii="Times New Roman" w:hAnsi="Times New Roman" w:cs="Times New Roman"/>
                <w:sz w:val="24"/>
                <w:szCs w:val="24"/>
              </w:rPr>
            </w:pPr>
          </w:p>
        </w:tc>
      </w:tr>
      <w:tr w:rsidR="00F80DB7" w:rsidRPr="00CE5E5C" w14:paraId="33B0C748" w14:textId="0AB69A57" w:rsidTr="00F80DB7">
        <w:trPr>
          <w:jc w:val="center"/>
        </w:trPr>
        <w:tc>
          <w:tcPr>
            <w:tcW w:w="1160" w:type="dxa"/>
            <w:tcMar>
              <w:top w:w="100" w:type="dxa"/>
              <w:left w:w="100" w:type="dxa"/>
              <w:bottom w:w="100" w:type="dxa"/>
              <w:right w:w="100" w:type="dxa"/>
            </w:tcMar>
          </w:tcPr>
          <w:p w14:paraId="141BC1D1" w14:textId="321478CF" w:rsidR="00F80DB7" w:rsidRPr="00CE5E5C" w:rsidRDefault="00F80DB7">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F</w:t>
            </w:r>
          </w:p>
        </w:tc>
        <w:tc>
          <w:tcPr>
            <w:tcW w:w="1620" w:type="dxa"/>
            <w:tcMar>
              <w:top w:w="100" w:type="dxa"/>
              <w:left w:w="100" w:type="dxa"/>
              <w:bottom w:w="100" w:type="dxa"/>
              <w:right w:w="100" w:type="dxa"/>
            </w:tcMar>
          </w:tcPr>
          <w:p w14:paraId="07E7196A" w14:textId="4A72D377" w:rsidR="00F80DB7" w:rsidRPr="00CE5E5C" w:rsidRDefault="003A2A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-278.0</w:t>
            </w:r>
          </w:p>
        </w:tc>
        <w:tc>
          <w:tcPr>
            <w:tcW w:w="1800" w:type="dxa"/>
            <w:tcMar>
              <w:top w:w="100" w:type="dxa"/>
              <w:left w:w="100" w:type="dxa"/>
              <w:bottom w:w="100" w:type="dxa"/>
              <w:right w:w="100" w:type="dxa"/>
            </w:tcMar>
          </w:tcPr>
          <w:p w14:paraId="47C6AA9C" w14:textId="4F344B27" w:rsidR="00F80DB7" w:rsidRPr="00CE5E5C" w:rsidRDefault="00D52C2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-4.7</w:t>
            </w:r>
          </w:p>
        </w:tc>
        <w:tc>
          <w:tcPr>
            <w:tcW w:w="2250" w:type="dxa"/>
            <w:tcMar>
              <w:top w:w="100" w:type="dxa"/>
              <w:left w:w="100" w:type="dxa"/>
              <w:bottom w:w="100" w:type="dxa"/>
              <w:right w:w="100" w:type="dxa"/>
            </w:tcMar>
          </w:tcPr>
          <w:p w14:paraId="2B8BF7DE" w14:textId="26CCAA1D" w:rsidR="00F80DB7" w:rsidRPr="00CE5E5C" w:rsidRDefault="00D52C2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250" w:type="dxa"/>
            <w:vMerge/>
          </w:tcPr>
          <w:p w14:paraId="1A4BB454" w14:textId="77777777" w:rsidR="00F80DB7" w:rsidRPr="00CE5E5C" w:rsidRDefault="00F80DB7">
            <w:pPr>
              <w:widowControl w:val="0"/>
              <w:spacing w:line="240" w:lineRule="auto"/>
              <w:jc w:val="center"/>
              <w:rPr>
                <w:rFonts w:ascii="Times New Roman" w:hAnsi="Times New Roman" w:cs="Times New Roman"/>
                <w:sz w:val="24"/>
                <w:szCs w:val="24"/>
              </w:rPr>
            </w:pPr>
          </w:p>
        </w:tc>
      </w:tr>
      <w:tr w:rsidR="00F80DB7" w:rsidRPr="00CE5E5C" w14:paraId="0AA37AF9" w14:textId="6551C13F" w:rsidTr="00F80DB7">
        <w:trPr>
          <w:jc w:val="center"/>
        </w:trPr>
        <w:tc>
          <w:tcPr>
            <w:tcW w:w="1160" w:type="dxa"/>
            <w:tcMar>
              <w:top w:w="100" w:type="dxa"/>
              <w:left w:w="100" w:type="dxa"/>
              <w:bottom w:w="100" w:type="dxa"/>
              <w:right w:w="100" w:type="dxa"/>
            </w:tcMar>
          </w:tcPr>
          <w:p w14:paraId="6EB19776" w14:textId="566B75EA" w:rsidR="00F80DB7" w:rsidRPr="00CE5E5C" w:rsidRDefault="00F80DB7">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G</w:t>
            </w:r>
          </w:p>
        </w:tc>
        <w:tc>
          <w:tcPr>
            <w:tcW w:w="1620" w:type="dxa"/>
            <w:tcMar>
              <w:top w:w="100" w:type="dxa"/>
              <w:left w:w="100" w:type="dxa"/>
              <w:bottom w:w="100" w:type="dxa"/>
              <w:right w:w="100" w:type="dxa"/>
            </w:tcMar>
          </w:tcPr>
          <w:p w14:paraId="2E0C6FEC" w14:textId="2B3BCA70" w:rsidR="00F80DB7" w:rsidRPr="00CE5E5C" w:rsidRDefault="00EA30B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-278.2</w:t>
            </w:r>
          </w:p>
        </w:tc>
        <w:tc>
          <w:tcPr>
            <w:tcW w:w="1800" w:type="dxa"/>
            <w:tcMar>
              <w:top w:w="100" w:type="dxa"/>
              <w:left w:w="100" w:type="dxa"/>
              <w:bottom w:w="100" w:type="dxa"/>
              <w:right w:w="100" w:type="dxa"/>
            </w:tcMar>
          </w:tcPr>
          <w:p w14:paraId="2E2E737F" w14:textId="6B757011" w:rsidR="00F80DB7" w:rsidRPr="00CE5E5C" w:rsidRDefault="00D52C2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-4.6</w:t>
            </w:r>
          </w:p>
        </w:tc>
        <w:tc>
          <w:tcPr>
            <w:tcW w:w="2250" w:type="dxa"/>
            <w:tcMar>
              <w:top w:w="100" w:type="dxa"/>
              <w:left w:w="100" w:type="dxa"/>
              <w:bottom w:w="100" w:type="dxa"/>
              <w:right w:w="100" w:type="dxa"/>
            </w:tcMar>
          </w:tcPr>
          <w:p w14:paraId="4711A2E8" w14:textId="1F7857B0" w:rsidR="00F80DB7" w:rsidRPr="00CE5E5C" w:rsidRDefault="00D52C2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c>
          <w:tcPr>
            <w:tcW w:w="2250" w:type="dxa"/>
            <w:vMerge/>
          </w:tcPr>
          <w:p w14:paraId="0C6F79B6" w14:textId="77777777" w:rsidR="00F80DB7" w:rsidRPr="00CE5E5C" w:rsidRDefault="00F80DB7">
            <w:pPr>
              <w:widowControl w:val="0"/>
              <w:spacing w:line="240" w:lineRule="auto"/>
              <w:jc w:val="center"/>
              <w:rPr>
                <w:rFonts w:ascii="Times New Roman" w:hAnsi="Times New Roman" w:cs="Times New Roman"/>
                <w:sz w:val="24"/>
                <w:szCs w:val="24"/>
              </w:rPr>
            </w:pPr>
          </w:p>
        </w:tc>
      </w:tr>
      <w:tr w:rsidR="00F80DB7" w:rsidRPr="00CE5E5C" w14:paraId="7A4443B0" w14:textId="2B9CFD35" w:rsidTr="00F80DB7">
        <w:trPr>
          <w:jc w:val="center"/>
        </w:trPr>
        <w:tc>
          <w:tcPr>
            <w:tcW w:w="1160" w:type="dxa"/>
            <w:tcMar>
              <w:top w:w="100" w:type="dxa"/>
              <w:left w:w="100" w:type="dxa"/>
              <w:bottom w:w="100" w:type="dxa"/>
              <w:right w:w="100" w:type="dxa"/>
            </w:tcMar>
          </w:tcPr>
          <w:p w14:paraId="062E9BE5" w14:textId="73976E3E" w:rsidR="00F80DB7" w:rsidRPr="00CE5E5C" w:rsidRDefault="00F80DB7">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H</w:t>
            </w:r>
          </w:p>
        </w:tc>
        <w:tc>
          <w:tcPr>
            <w:tcW w:w="1620" w:type="dxa"/>
            <w:tcMar>
              <w:top w:w="100" w:type="dxa"/>
              <w:left w:w="100" w:type="dxa"/>
              <w:bottom w:w="100" w:type="dxa"/>
              <w:right w:w="100" w:type="dxa"/>
            </w:tcMar>
          </w:tcPr>
          <w:p w14:paraId="451F4CEC" w14:textId="7A51D9BD" w:rsidR="00F80DB7" w:rsidRPr="00CE5E5C" w:rsidRDefault="00EA30B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-277.2</w:t>
            </w:r>
          </w:p>
        </w:tc>
        <w:tc>
          <w:tcPr>
            <w:tcW w:w="1800" w:type="dxa"/>
            <w:tcMar>
              <w:top w:w="100" w:type="dxa"/>
              <w:left w:w="100" w:type="dxa"/>
              <w:bottom w:w="100" w:type="dxa"/>
              <w:right w:w="100" w:type="dxa"/>
            </w:tcMar>
          </w:tcPr>
          <w:p w14:paraId="5CD6E46E" w14:textId="6C512841" w:rsidR="00F80DB7" w:rsidRPr="00CE5E5C" w:rsidRDefault="00D52C2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2250" w:type="dxa"/>
            <w:tcMar>
              <w:top w:w="100" w:type="dxa"/>
              <w:left w:w="100" w:type="dxa"/>
              <w:bottom w:w="100" w:type="dxa"/>
              <w:right w:w="100" w:type="dxa"/>
            </w:tcMar>
          </w:tcPr>
          <w:p w14:paraId="3B0642FA" w14:textId="40E78188" w:rsidR="00F80DB7" w:rsidRPr="00CE5E5C" w:rsidRDefault="00D52C2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c>
          <w:tcPr>
            <w:tcW w:w="2250" w:type="dxa"/>
            <w:vMerge/>
          </w:tcPr>
          <w:p w14:paraId="40AA95AC" w14:textId="77777777" w:rsidR="00F80DB7" w:rsidRPr="00CE5E5C" w:rsidRDefault="00F80DB7">
            <w:pPr>
              <w:widowControl w:val="0"/>
              <w:spacing w:line="240" w:lineRule="auto"/>
              <w:jc w:val="center"/>
              <w:rPr>
                <w:rFonts w:ascii="Times New Roman" w:hAnsi="Times New Roman" w:cs="Times New Roman"/>
                <w:sz w:val="24"/>
                <w:szCs w:val="24"/>
              </w:rPr>
            </w:pPr>
          </w:p>
        </w:tc>
      </w:tr>
    </w:tbl>
    <w:p w14:paraId="192CF5FC" w14:textId="77777777" w:rsidR="00F21671" w:rsidRPr="00CE5E5C" w:rsidRDefault="00F21671">
      <w:pPr>
        <w:spacing w:line="240" w:lineRule="auto"/>
        <w:jc w:val="both"/>
        <w:rPr>
          <w:rFonts w:ascii="Times New Roman" w:hAnsi="Times New Roman" w:cs="Times New Roman"/>
          <w:b/>
          <w:sz w:val="24"/>
          <w:szCs w:val="24"/>
        </w:rPr>
      </w:pPr>
    </w:p>
    <w:p w14:paraId="6CE5771F" w14:textId="77777777" w:rsidR="00F21671" w:rsidRPr="00CE5E5C" w:rsidRDefault="00F21671">
      <w:pPr>
        <w:spacing w:line="240" w:lineRule="auto"/>
        <w:jc w:val="both"/>
        <w:rPr>
          <w:rFonts w:ascii="Times New Roman" w:hAnsi="Times New Roman" w:cs="Times New Roman"/>
          <w:b/>
          <w:sz w:val="24"/>
          <w:szCs w:val="24"/>
        </w:rPr>
      </w:pPr>
    </w:p>
    <w:p w14:paraId="0769C28B" w14:textId="77777777" w:rsidR="00F83A6D" w:rsidRPr="00CE5E5C" w:rsidRDefault="00F83A6D">
      <w:pPr>
        <w:rPr>
          <w:rFonts w:ascii="Times New Roman" w:hAnsi="Times New Roman" w:cs="Times New Roman"/>
          <w:b/>
          <w:sz w:val="24"/>
          <w:szCs w:val="24"/>
        </w:rPr>
      </w:pPr>
      <w:r w:rsidRPr="00CE5E5C">
        <w:rPr>
          <w:rFonts w:ascii="Times New Roman" w:hAnsi="Times New Roman" w:cs="Times New Roman"/>
          <w:b/>
          <w:sz w:val="24"/>
          <w:szCs w:val="24"/>
        </w:rPr>
        <w:br w:type="page"/>
      </w:r>
    </w:p>
    <w:p w14:paraId="3A17D167" w14:textId="0C7B267C"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lastRenderedPageBreak/>
        <w:t>Supplemental Table S</w:t>
      </w:r>
      <w:r w:rsidR="00620291">
        <w:rPr>
          <w:rFonts w:ascii="Times New Roman" w:hAnsi="Times New Roman" w:cs="Times New Roman"/>
          <w:b/>
          <w:sz w:val="24"/>
          <w:szCs w:val="24"/>
        </w:rPr>
        <w:t>3</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northern occupancy shift since the 1970s. Results are shown for the 100km scale, temperature analysis. Top candidate model is italic and bold.</w:t>
      </w:r>
      <w:r w:rsidR="003B5CAD">
        <w:rPr>
          <w:rFonts w:ascii="Times New Roman" w:hAnsi="Times New Roman" w:cs="Times New Roman"/>
          <w:sz w:val="24"/>
          <w:szCs w:val="24"/>
        </w:rPr>
        <w:t xml:space="preserve"> We considered models equivalent if the difference in ELPD was less than four.</w:t>
      </w:r>
    </w:p>
    <w:p w14:paraId="3EC9410C" w14:textId="77777777" w:rsidR="00F21671" w:rsidRPr="00CE5E5C" w:rsidRDefault="00F21671">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DB28C2" w:rsidRPr="00CE5E5C" w14:paraId="5D38B8CC" w14:textId="77777777" w:rsidTr="00740FEA">
        <w:trPr>
          <w:jc w:val="center"/>
        </w:trPr>
        <w:tc>
          <w:tcPr>
            <w:tcW w:w="1160" w:type="dxa"/>
            <w:shd w:val="clear" w:color="auto" w:fill="000000"/>
            <w:tcMar>
              <w:top w:w="100" w:type="dxa"/>
              <w:left w:w="100" w:type="dxa"/>
              <w:bottom w:w="100" w:type="dxa"/>
              <w:right w:w="100" w:type="dxa"/>
            </w:tcMar>
          </w:tcPr>
          <w:p w14:paraId="72829A78" w14:textId="77777777" w:rsidR="00DB28C2" w:rsidRPr="00CE5E5C" w:rsidRDefault="00DB28C2"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176CD6B9" w14:textId="77777777" w:rsidR="00DB28C2" w:rsidRPr="00CE5E5C" w:rsidRDefault="00DB28C2"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457624B0" w14:textId="77777777" w:rsidR="00DB28C2" w:rsidRPr="00CE5E5C" w:rsidRDefault="00DB28C2"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606A5797" w14:textId="77777777" w:rsidR="00DB28C2" w:rsidRPr="00CE5E5C" w:rsidRDefault="00DB28C2"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6AAF2C05" w14:textId="77777777" w:rsidR="00DB28C2" w:rsidRPr="00CE5E5C" w:rsidRDefault="00DB28C2"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DB28C2" w:rsidRPr="00CE5E5C" w14:paraId="5D3E2E2A" w14:textId="77777777" w:rsidTr="00740FEA">
        <w:trPr>
          <w:jc w:val="center"/>
        </w:trPr>
        <w:tc>
          <w:tcPr>
            <w:tcW w:w="1160" w:type="dxa"/>
            <w:tcMar>
              <w:top w:w="100" w:type="dxa"/>
              <w:left w:w="100" w:type="dxa"/>
              <w:bottom w:w="100" w:type="dxa"/>
              <w:right w:w="100" w:type="dxa"/>
            </w:tcMar>
          </w:tcPr>
          <w:p w14:paraId="6416430C" w14:textId="77777777" w:rsidR="00DB28C2" w:rsidRPr="00CE5E5C" w:rsidRDefault="00DB28C2"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A</w:t>
            </w:r>
          </w:p>
        </w:tc>
        <w:tc>
          <w:tcPr>
            <w:tcW w:w="1620" w:type="dxa"/>
            <w:tcMar>
              <w:top w:w="100" w:type="dxa"/>
              <w:left w:w="100" w:type="dxa"/>
              <w:bottom w:w="100" w:type="dxa"/>
              <w:right w:w="100" w:type="dxa"/>
            </w:tcMar>
          </w:tcPr>
          <w:p w14:paraId="45171480" w14:textId="64E10ED7" w:rsidR="00DB28C2" w:rsidRPr="00CE5E5C" w:rsidRDefault="00173D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-278.9</w:t>
            </w:r>
          </w:p>
        </w:tc>
        <w:tc>
          <w:tcPr>
            <w:tcW w:w="1800" w:type="dxa"/>
            <w:tcMar>
              <w:top w:w="100" w:type="dxa"/>
              <w:left w:w="100" w:type="dxa"/>
              <w:bottom w:w="100" w:type="dxa"/>
              <w:right w:w="100" w:type="dxa"/>
            </w:tcMar>
          </w:tcPr>
          <w:p w14:paraId="217A56FB" w14:textId="6BDE1296"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w:t>
            </w:r>
          </w:p>
        </w:tc>
        <w:tc>
          <w:tcPr>
            <w:tcW w:w="2250" w:type="dxa"/>
            <w:tcMar>
              <w:top w:w="100" w:type="dxa"/>
              <w:left w:w="100" w:type="dxa"/>
              <w:bottom w:w="100" w:type="dxa"/>
              <w:right w:w="100" w:type="dxa"/>
            </w:tcMar>
          </w:tcPr>
          <w:p w14:paraId="6D67A4E9" w14:textId="5A6E55A7"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4.9</w:t>
            </w:r>
          </w:p>
        </w:tc>
        <w:tc>
          <w:tcPr>
            <w:tcW w:w="2250" w:type="dxa"/>
            <w:vMerge w:val="restart"/>
          </w:tcPr>
          <w:p w14:paraId="3C2E74A8" w14:textId="03BE3AFE" w:rsidR="00DB28C2" w:rsidRPr="00131E10" w:rsidRDefault="006B2A89" w:rsidP="00131E10">
            <w:pPr>
              <w:widowControl w:val="0"/>
              <w:spacing w:line="240" w:lineRule="auto"/>
              <w:rPr>
                <w:rFonts w:ascii="Times New Roman" w:hAnsi="Times New Roman" w:cs="Times New Roman"/>
                <w:i/>
                <w:iCs/>
                <w:sz w:val="24"/>
                <w:szCs w:val="24"/>
              </w:rPr>
            </w:pPr>
            <w:r w:rsidRPr="00131E10">
              <w:rPr>
                <w:rFonts w:ascii="Times New Roman" w:hAnsi="Times New Roman" w:cs="Times New Roman"/>
                <w:i/>
                <w:iCs/>
                <w:sz w:val="24"/>
                <w:szCs w:val="24"/>
              </w:rPr>
              <w:t>The top two models are models that include</w:t>
            </w:r>
            <w:r>
              <w:rPr>
                <w:rFonts w:ascii="Times New Roman" w:hAnsi="Times New Roman" w:cs="Times New Roman"/>
                <w:i/>
                <w:iCs/>
                <w:sz w:val="24"/>
                <w:szCs w:val="24"/>
              </w:rPr>
              <w:t xml:space="preserve">s </w:t>
            </w:r>
            <w:r w:rsidRPr="00131E10">
              <w:rPr>
                <w:rFonts w:ascii="Times New Roman" w:hAnsi="Times New Roman" w:cs="Times New Roman"/>
                <w:i/>
                <w:iCs/>
                <w:sz w:val="24"/>
                <w:szCs w:val="24"/>
              </w:rPr>
              <w:t>range-wide temperature</w:t>
            </w:r>
            <w:r>
              <w:rPr>
                <w:rFonts w:ascii="Times New Roman" w:hAnsi="Times New Roman" w:cs="Times New Roman"/>
                <w:i/>
                <w:iCs/>
                <w:sz w:val="24"/>
                <w:szCs w:val="24"/>
              </w:rPr>
              <w:t xml:space="preserve"> </w:t>
            </w:r>
            <w:r w:rsidRPr="00131E10">
              <w:rPr>
                <w:rFonts w:ascii="Times New Roman" w:hAnsi="Times New Roman" w:cs="Times New Roman"/>
                <w:i/>
                <w:iCs/>
                <w:sz w:val="24"/>
                <w:szCs w:val="24"/>
              </w:rPr>
              <w:t>with/without a phylogenetic intercept term.</w:t>
            </w:r>
          </w:p>
        </w:tc>
      </w:tr>
      <w:tr w:rsidR="00DB28C2" w:rsidRPr="00CE5E5C" w14:paraId="6B266ED1" w14:textId="77777777" w:rsidTr="00740FEA">
        <w:trPr>
          <w:jc w:val="center"/>
        </w:trPr>
        <w:tc>
          <w:tcPr>
            <w:tcW w:w="1160" w:type="dxa"/>
            <w:tcMar>
              <w:top w:w="100" w:type="dxa"/>
              <w:left w:w="100" w:type="dxa"/>
              <w:bottom w:w="100" w:type="dxa"/>
              <w:right w:w="100" w:type="dxa"/>
            </w:tcMar>
          </w:tcPr>
          <w:p w14:paraId="357DF8FF" w14:textId="77777777" w:rsidR="00DB28C2" w:rsidRPr="00CE5E5C" w:rsidRDefault="00DB28C2"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B</w:t>
            </w:r>
          </w:p>
        </w:tc>
        <w:tc>
          <w:tcPr>
            <w:tcW w:w="1620" w:type="dxa"/>
            <w:tcMar>
              <w:top w:w="100" w:type="dxa"/>
              <w:left w:w="100" w:type="dxa"/>
              <w:bottom w:w="100" w:type="dxa"/>
              <w:right w:w="100" w:type="dxa"/>
            </w:tcMar>
          </w:tcPr>
          <w:p w14:paraId="3CC60C27" w14:textId="3F2B6CE3" w:rsidR="00DB28C2" w:rsidRPr="00CE5E5C" w:rsidRDefault="00173D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-286.1</w:t>
            </w:r>
          </w:p>
        </w:tc>
        <w:tc>
          <w:tcPr>
            <w:tcW w:w="1800" w:type="dxa"/>
            <w:tcMar>
              <w:top w:w="100" w:type="dxa"/>
              <w:left w:w="100" w:type="dxa"/>
              <w:bottom w:w="100" w:type="dxa"/>
              <w:right w:w="100" w:type="dxa"/>
            </w:tcMar>
          </w:tcPr>
          <w:p w14:paraId="14CD12E1" w14:textId="177C8BFC"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-10.8</w:t>
            </w:r>
          </w:p>
        </w:tc>
        <w:tc>
          <w:tcPr>
            <w:tcW w:w="2250" w:type="dxa"/>
            <w:tcMar>
              <w:top w:w="100" w:type="dxa"/>
              <w:left w:w="100" w:type="dxa"/>
              <w:bottom w:w="100" w:type="dxa"/>
              <w:right w:w="100" w:type="dxa"/>
            </w:tcMar>
          </w:tcPr>
          <w:p w14:paraId="1A5A0BFF" w14:textId="3B69ECD6"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3.9</w:t>
            </w:r>
          </w:p>
        </w:tc>
        <w:tc>
          <w:tcPr>
            <w:tcW w:w="2250" w:type="dxa"/>
            <w:vMerge/>
          </w:tcPr>
          <w:p w14:paraId="0B8AE957"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3EF7266D" w14:textId="77777777" w:rsidTr="00740FEA">
        <w:trPr>
          <w:jc w:val="center"/>
        </w:trPr>
        <w:tc>
          <w:tcPr>
            <w:tcW w:w="1160" w:type="dxa"/>
            <w:tcMar>
              <w:top w:w="100" w:type="dxa"/>
              <w:left w:w="100" w:type="dxa"/>
              <w:bottom w:w="100" w:type="dxa"/>
              <w:right w:w="100" w:type="dxa"/>
            </w:tcMar>
          </w:tcPr>
          <w:p w14:paraId="3C763B51" w14:textId="77777777" w:rsidR="00DB28C2" w:rsidRPr="00173D8D" w:rsidRDefault="00DB28C2" w:rsidP="00740FEA">
            <w:pPr>
              <w:widowControl w:val="0"/>
              <w:spacing w:line="240" w:lineRule="auto"/>
              <w:jc w:val="center"/>
              <w:rPr>
                <w:rFonts w:ascii="Times New Roman" w:hAnsi="Times New Roman" w:cs="Times New Roman"/>
                <w:b/>
                <w:bCs/>
                <w:i/>
                <w:iCs/>
                <w:sz w:val="24"/>
                <w:szCs w:val="24"/>
              </w:rPr>
            </w:pPr>
            <w:r w:rsidRPr="00173D8D">
              <w:rPr>
                <w:rFonts w:ascii="Times New Roman" w:hAnsi="Times New Roman" w:cs="Times New Roman"/>
                <w:b/>
                <w:bCs/>
                <w:i/>
                <w:iCs/>
                <w:sz w:val="24"/>
                <w:szCs w:val="24"/>
              </w:rPr>
              <w:t>C</w:t>
            </w:r>
          </w:p>
        </w:tc>
        <w:tc>
          <w:tcPr>
            <w:tcW w:w="1620" w:type="dxa"/>
            <w:tcMar>
              <w:top w:w="100" w:type="dxa"/>
              <w:left w:w="100" w:type="dxa"/>
              <w:bottom w:w="100" w:type="dxa"/>
              <w:right w:w="100" w:type="dxa"/>
            </w:tcMar>
          </w:tcPr>
          <w:p w14:paraId="1ECE61C7" w14:textId="69A71F79" w:rsidR="00DB28C2" w:rsidRPr="00173D8D" w:rsidRDefault="00173D8D" w:rsidP="00740FEA">
            <w:pPr>
              <w:widowControl w:val="0"/>
              <w:spacing w:line="240" w:lineRule="auto"/>
              <w:jc w:val="center"/>
              <w:rPr>
                <w:rFonts w:ascii="Times New Roman" w:hAnsi="Times New Roman" w:cs="Times New Roman"/>
                <w:b/>
                <w:bCs/>
                <w:i/>
                <w:iCs/>
                <w:sz w:val="24"/>
                <w:szCs w:val="24"/>
              </w:rPr>
            </w:pPr>
            <w:r w:rsidRPr="00173D8D">
              <w:rPr>
                <w:rFonts w:ascii="Times New Roman" w:hAnsi="Times New Roman" w:cs="Times New Roman"/>
                <w:b/>
                <w:bCs/>
                <w:i/>
                <w:iCs/>
                <w:sz w:val="24"/>
                <w:szCs w:val="24"/>
              </w:rPr>
              <w:t>-301.6</w:t>
            </w:r>
          </w:p>
        </w:tc>
        <w:tc>
          <w:tcPr>
            <w:tcW w:w="1800" w:type="dxa"/>
            <w:tcMar>
              <w:top w:w="100" w:type="dxa"/>
              <w:left w:w="100" w:type="dxa"/>
              <w:bottom w:w="100" w:type="dxa"/>
              <w:right w:w="100" w:type="dxa"/>
            </w:tcMar>
          </w:tcPr>
          <w:p w14:paraId="6E89D07A" w14:textId="2AF650D3" w:rsidR="00DB28C2" w:rsidRPr="00173D8D" w:rsidRDefault="009763C4" w:rsidP="00740FEA">
            <w:pPr>
              <w:widowControl w:val="0"/>
              <w:spacing w:line="240" w:lineRule="auto"/>
              <w:jc w:val="center"/>
              <w:rPr>
                <w:rFonts w:ascii="Times New Roman" w:hAnsi="Times New Roman" w:cs="Times New Roman"/>
                <w:b/>
                <w:bCs/>
                <w:i/>
                <w:iCs/>
                <w:sz w:val="24"/>
                <w:szCs w:val="24"/>
              </w:rPr>
            </w:pPr>
            <w:r w:rsidRPr="00173D8D">
              <w:rPr>
                <w:rFonts w:ascii="Times New Roman" w:hAnsi="Times New Roman" w:cs="Times New Roman"/>
                <w:b/>
                <w:bCs/>
                <w:i/>
                <w:iCs/>
                <w:sz w:val="24"/>
                <w:szCs w:val="24"/>
              </w:rPr>
              <w:t>-3.1</w:t>
            </w:r>
          </w:p>
        </w:tc>
        <w:tc>
          <w:tcPr>
            <w:tcW w:w="2250" w:type="dxa"/>
            <w:tcMar>
              <w:top w:w="100" w:type="dxa"/>
              <w:left w:w="100" w:type="dxa"/>
              <w:bottom w:w="100" w:type="dxa"/>
              <w:right w:w="100" w:type="dxa"/>
            </w:tcMar>
          </w:tcPr>
          <w:p w14:paraId="380FD993" w14:textId="0CAE68F0" w:rsidR="00DB28C2" w:rsidRPr="00173D8D" w:rsidRDefault="009763C4" w:rsidP="00740FEA">
            <w:pPr>
              <w:widowControl w:val="0"/>
              <w:spacing w:line="240" w:lineRule="auto"/>
              <w:jc w:val="center"/>
              <w:rPr>
                <w:rFonts w:ascii="Times New Roman" w:hAnsi="Times New Roman" w:cs="Times New Roman"/>
                <w:b/>
                <w:bCs/>
                <w:i/>
                <w:iCs/>
                <w:sz w:val="24"/>
                <w:szCs w:val="24"/>
              </w:rPr>
            </w:pPr>
            <w:r w:rsidRPr="00173D8D">
              <w:rPr>
                <w:rFonts w:ascii="Times New Roman" w:hAnsi="Times New Roman" w:cs="Times New Roman"/>
                <w:b/>
                <w:bCs/>
                <w:i/>
                <w:iCs/>
                <w:sz w:val="24"/>
                <w:szCs w:val="24"/>
              </w:rPr>
              <w:t>2.5</w:t>
            </w:r>
          </w:p>
        </w:tc>
        <w:tc>
          <w:tcPr>
            <w:tcW w:w="2250" w:type="dxa"/>
            <w:vMerge/>
          </w:tcPr>
          <w:p w14:paraId="531A9C9D"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2F6D3ECB" w14:textId="77777777" w:rsidTr="00740FEA">
        <w:trPr>
          <w:jc w:val="center"/>
        </w:trPr>
        <w:tc>
          <w:tcPr>
            <w:tcW w:w="1160" w:type="dxa"/>
            <w:tcMar>
              <w:top w:w="100" w:type="dxa"/>
              <w:left w:w="100" w:type="dxa"/>
              <w:bottom w:w="100" w:type="dxa"/>
              <w:right w:w="100" w:type="dxa"/>
            </w:tcMar>
          </w:tcPr>
          <w:p w14:paraId="2A89F2F3" w14:textId="77777777" w:rsidR="00DB28C2" w:rsidRPr="00173D8D" w:rsidRDefault="00DB28C2" w:rsidP="00740FEA">
            <w:pPr>
              <w:widowControl w:val="0"/>
              <w:spacing w:line="240" w:lineRule="auto"/>
              <w:jc w:val="center"/>
              <w:rPr>
                <w:rFonts w:ascii="Times New Roman" w:hAnsi="Times New Roman" w:cs="Times New Roman"/>
                <w:b/>
                <w:bCs/>
                <w:i/>
                <w:iCs/>
                <w:sz w:val="24"/>
                <w:szCs w:val="24"/>
              </w:rPr>
            </w:pPr>
            <w:r w:rsidRPr="00173D8D">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093A1578" w14:textId="1874878C" w:rsidR="00DB28C2" w:rsidRPr="00173D8D" w:rsidRDefault="00173D8D" w:rsidP="00740FEA">
            <w:pPr>
              <w:widowControl w:val="0"/>
              <w:spacing w:line="240" w:lineRule="auto"/>
              <w:jc w:val="center"/>
              <w:rPr>
                <w:rFonts w:ascii="Times New Roman" w:hAnsi="Times New Roman" w:cs="Times New Roman"/>
                <w:b/>
                <w:bCs/>
                <w:i/>
                <w:iCs/>
                <w:sz w:val="24"/>
                <w:szCs w:val="24"/>
              </w:rPr>
            </w:pPr>
            <w:r w:rsidRPr="00173D8D">
              <w:rPr>
                <w:rFonts w:ascii="Times New Roman" w:hAnsi="Times New Roman" w:cs="Times New Roman"/>
                <w:b/>
                <w:bCs/>
                <w:i/>
                <w:iCs/>
                <w:sz w:val="24"/>
                <w:szCs w:val="24"/>
              </w:rPr>
              <w:t>-307.7</w:t>
            </w:r>
          </w:p>
        </w:tc>
        <w:tc>
          <w:tcPr>
            <w:tcW w:w="1800" w:type="dxa"/>
            <w:tcMar>
              <w:top w:w="100" w:type="dxa"/>
              <w:left w:w="100" w:type="dxa"/>
              <w:bottom w:w="100" w:type="dxa"/>
              <w:right w:w="100" w:type="dxa"/>
            </w:tcMar>
          </w:tcPr>
          <w:p w14:paraId="1456511F" w14:textId="0912AFC6" w:rsidR="00DB28C2" w:rsidRPr="00173D8D" w:rsidRDefault="009763C4" w:rsidP="00740FEA">
            <w:pPr>
              <w:widowControl w:val="0"/>
              <w:spacing w:line="240" w:lineRule="auto"/>
              <w:jc w:val="center"/>
              <w:rPr>
                <w:rFonts w:ascii="Times New Roman" w:hAnsi="Times New Roman" w:cs="Times New Roman"/>
                <w:b/>
                <w:bCs/>
                <w:i/>
                <w:iCs/>
                <w:sz w:val="24"/>
                <w:szCs w:val="24"/>
              </w:rPr>
            </w:pPr>
            <w:r w:rsidRPr="00173D8D">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4E72D266" w14:textId="6ED2C469" w:rsidR="00DB28C2" w:rsidRPr="00173D8D" w:rsidRDefault="009763C4" w:rsidP="00740FEA">
            <w:pPr>
              <w:widowControl w:val="0"/>
              <w:spacing w:line="240" w:lineRule="auto"/>
              <w:jc w:val="center"/>
              <w:rPr>
                <w:rFonts w:ascii="Times New Roman" w:hAnsi="Times New Roman" w:cs="Times New Roman"/>
                <w:b/>
                <w:bCs/>
                <w:i/>
                <w:iCs/>
                <w:sz w:val="24"/>
                <w:szCs w:val="24"/>
              </w:rPr>
            </w:pPr>
            <w:r w:rsidRPr="00173D8D">
              <w:rPr>
                <w:rFonts w:ascii="Times New Roman" w:hAnsi="Times New Roman" w:cs="Times New Roman"/>
                <w:b/>
                <w:bCs/>
                <w:i/>
                <w:iCs/>
                <w:sz w:val="24"/>
                <w:szCs w:val="24"/>
              </w:rPr>
              <w:t>0.0</w:t>
            </w:r>
          </w:p>
        </w:tc>
        <w:tc>
          <w:tcPr>
            <w:tcW w:w="2250" w:type="dxa"/>
            <w:vMerge/>
          </w:tcPr>
          <w:p w14:paraId="25FE7F7A"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521F0BDC" w14:textId="77777777" w:rsidTr="00740FEA">
        <w:trPr>
          <w:jc w:val="center"/>
        </w:trPr>
        <w:tc>
          <w:tcPr>
            <w:tcW w:w="1160" w:type="dxa"/>
            <w:tcMar>
              <w:top w:w="100" w:type="dxa"/>
              <w:left w:w="100" w:type="dxa"/>
              <w:bottom w:w="100" w:type="dxa"/>
              <w:right w:w="100" w:type="dxa"/>
            </w:tcMar>
          </w:tcPr>
          <w:p w14:paraId="0D0EB290" w14:textId="77777777" w:rsidR="00DB28C2" w:rsidRPr="00CE5E5C" w:rsidRDefault="00DB28C2"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E</w:t>
            </w:r>
          </w:p>
        </w:tc>
        <w:tc>
          <w:tcPr>
            <w:tcW w:w="1620" w:type="dxa"/>
            <w:tcMar>
              <w:top w:w="100" w:type="dxa"/>
              <w:left w:w="100" w:type="dxa"/>
              <w:bottom w:w="100" w:type="dxa"/>
              <w:right w:w="100" w:type="dxa"/>
            </w:tcMar>
          </w:tcPr>
          <w:p w14:paraId="07E4F65D" w14:textId="4189A706" w:rsidR="00DB28C2" w:rsidRPr="00CE5E5C" w:rsidRDefault="00173D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-286.9</w:t>
            </w:r>
          </w:p>
        </w:tc>
        <w:tc>
          <w:tcPr>
            <w:tcW w:w="1800" w:type="dxa"/>
            <w:tcMar>
              <w:top w:w="100" w:type="dxa"/>
              <w:left w:w="100" w:type="dxa"/>
              <w:bottom w:w="100" w:type="dxa"/>
              <w:right w:w="100" w:type="dxa"/>
            </w:tcMar>
          </w:tcPr>
          <w:p w14:paraId="75CBFC2A" w14:textId="2B4A5179"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-10.4</w:t>
            </w:r>
          </w:p>
        </w:tc>
        <w:tc>
          <w:tcPr>
            <w:tcW w:w="2250" w:type="dxa"/>
            <w:tcMar>
              <w:top w:w="100" w:type="dxa"/>
              <w:left w:w="100" w:type="dxa"/>
              <w:bottom w:w="100" w:type="dxa"/>
              <w:right w:w="100" w:type="dxa"/>
            </w:tcMar>
          </w:tcPr>
          <w:p w14:paraId="2D95C1CF" w14:textId="6225D65C"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4.7</w:t>
            </w:r>
          </w:p>
        </w:tc>
        <w:tc>
          <w:tcPr>
            <w:tcW w:w="2250" w:type="dxa"/>
            <w:vMerge/>
          </w:tcPr>
          <w:p w14:paraId="6538E110"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4E58C3FC" w14:textId="77777777" w:rsidTr="00740FEA">
        <w:trPr>
          <w:jc w:val="center"/>
        </w:trPr>
        <w:tc>
          <w:tcPr>
            <w:tcW w:w="1160" w:type="dxa"/>
            <w:tcMar>
              <w:top w:w="100" w:type="dxa"/>
              <w:left w:w="100" w:type="dxa"/>
              <w:bottom w:w="100" w:type="dxa"/>
              <w:right w:w="100" w:type="dxa"/>
            </w:tcMar>
          </w:tcPr>
          <w:p w14:paraId="0C16EA17" w14:textId="77777777" w:rsidR="00DB28C2" w:rsidRPr="00CE5E5C" w:rsidRDefault="00DB28C2"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F</w:t>
            </w:r>
          </w:p>
        </w:tc>
        <w:tc>
          <w:tcPr>
            <w:tcW w:w="1620" w:type="dxa"/>
            <w:tcMar>
              <w:top w:w="100" w:type="dxa"/>
              <w:left w:w="100" w:type="dxa"/>
              <w:bottom w:w="100" w:type="dxa"/>
              <w:right w:w="100" w:type="dxa"/>
            </w:tcMar>
          </w:tcPr>
          <w:p w14:paraId="661F2ECC" w14:textId="44F8A3AE" w:rsidR="00DB28C2" w:rsidRPr="00CE5E5C" w:rsidRDefault="00173D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-296.9</w:t>
            </w:r>
          </w:p>
        </w:tc>
        <w:tc>
          <w:tcPr>
            <w:tcW w:w="1800" w:type="dxa"/>
            <w:tcMar>
              <w:top w:w="100" w:type="dxa"/>
              <w:left w:w="100" w:type="dxa"/>
              <w:bottom w:w="100" w:type="dxa"/>
              <w:right w:w="100" w:type="dxa"/>
            </w:tcMar>
          </w:tcPr>
          <w:p w14:paraId="55533C06" w14:textId="51DC4DC0"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2250" w:type="dxa"/>
            <w:tcMar>
              <w:top w:w="100" w:type="dxa"/>
              <w:left w:w="100" w:type="dxa"/>
              <w:bottom w:w="100" w:type="dxa"/>
              <w:right w:w="100" w:type="dxa"/>
            </w:tcMar>
          </w:tcPr>
          <w:p w14:paraId="75328BF1" w14:textId="2E8AC296"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250" w:type="dxa"/>
            <w:vMerge/>
          </w:tcPr>
          <w:p w14:paraId="2F2F8D9E"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746DE5EC" w14:textId="77777777" w:rsidTr="00740FEA">
        <w:trPr>
          <w:jc w:val="center"/>
        </w:trPr>
        <w:tc>
          <w:tcPr>
            <w:tcW w:w="1160" w:type="dxa"/>
            <w:tcMar>
              <w:top w:w="100" w:type="dxa"/>
              <w:left w:w="100" w:type="dxa"/>
              <w:bottom w:w="100" w:type="dxa"/>
              <w:right w:w="100" w:type="dxa"/>
            </w:tcMar>
          </w:tcPr>
          <w:p w14:paraId="3E636F5E" w14:textId="77777777" w:rsidR="00DB28C2" w:rsidRPr="00CE5E5C" w:rsidRDefault="00DB28C2"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G</w:t>
            </w:r>
          </w:p>
        </w:tc>
        <w:tc>
          <w:tcPr>
            <w:tcW w:w="1620" w:type="dxa"/>
            <w:tcMar>
              <w:top w:w="100" w:type="dxa"/>
              <w:left w:w="100" w:type="dxa"/>
              <w:bottom w:w="100" w:type="dxa"/>
              <w:right w:w="100" w:type="dxa"/>
            </w:tcMar>
          </w:tcPr>
          <w:p w14:paraId="07B4344E" w14:textId="1C927ECE" w:rsidR="00DB28C2" w:rsidRPr="00CE5E5C" w:rsidRDefault="00173D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-294.8</w:t>
            </w:r>
          </w:p>
        </w:tc>
        <w:tc>
          <w:tcPr>
            <w:tcW w:w="1800" w:type="dxa"/>
            <w:tcMar>
              <w:top w:w="100" w:type="dxa"/>
              <w:left w:w="100" w:type="dxa"/>
              <w:bottom w:w="100" w:type="dxa"/>
              <w:right w:w="100" w:type="dxa"/>
            </w:tcMar>
          </w:tcPr>
          <w:p w14:paraId="27474EEF" w14:textId="68EF3961"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2250" w:type="dxa"/>
            <w:tcMar>
              <w:top w:w="100" w:type="dxa"/>
              <w:left w:w="100" w:type="dxa"/>
              <w:bottom w:w="100" w:type="dxa"/>
              <w:right w:w="100" w:type="dxa"/>
            </w:tcMar>
          </w:tcPr>
          <w:p w14:paraId="75ABDBF2" w14:textId="51017C1D"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2250" w:type="dxa"/>
            <w:vMerge/>
          </w:tcPr>
          <w:p w14:paraId="5D21CACC"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4C527524" w14:textId="77777777" w:rsidTr="00740FEA">
        <w:trPr>
          <w:jc w:val="center"/>
        </w:trPr>
        <w:tc>
          <w:tcPr>
            <w:tcW w:w="1160" w:type="dxa"/>
            <w:tcMar>
              <w:top w:w="100" w:type="dxa"/>
              <w:left w:w="100" w:type="dxa"/>
              <w:bottom w:w="100" w:type="dxa"/>
              <w:right w:w="100" w:type="dxa"/>
            </w:tcMar>
          </w:tcPr>
          <w:p w14:paraId="371A8B91" w14:textId="77777777" w:rsidR="00DB28C2" w:rsidRPr="00CE5E5C" w:rsidRDefault="00DB28C2"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H</w:t>
            </w:r>
          </w:p>
        </w:tc>
        <w:tc>
          <w:tcPr>
            <w:tcW w:w="1620" w:type="dxa"/>
            <w:tcMar>
              <w:top w:w="100" w:type="dxa"/>
              <w:left w:w="100" w:type="dxa"/>
              <w:bottom w:w="100" w:type="dxa"/>
              <w:right w:w="100" w:type="dxa"/>
            </w:tcMar>
          </w:tcPr>
          <w:p w14:paraId="106904D5" w14:textId="2CFC01B8" w:rsidR="00DB28C2" w:rsidRPr="00CE5E5C" w:rsidRDefault="00173D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-295.6</w:t>
            </w:r>
          </w:p>
        </w:tc>
        <w:tc>
          <w:tcPr>
            <w:tcW w:w="1800" w:type="dxa"/>
            <w:tcMar>
              <w:top w:w="100" w:type="dxa"/>
              <w:left w:w="100" w:type="dxa"/>
              <w:bottom w:w="100" w:type="dxa"/>
              <w:right w:w="100" w:type="dxa"/>
            </w:tcMar>
          </w:tcPr>
          <w:p w14:paraId="27EB19FA" w14:textId="55F7893B"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-6.0</w:t>
            </w:r>
          </w:p>
        </w:tc>
        <w:tc>
          <w:tcPr>
            <w:tcW w:w="2250" w:type="dxa"/>
            <w:tcMar>
              <w:top w:w="100" w:type="dxa"/>
              <w:left w:w="100" w:type="dxa"/>
              <w:bottom w:w="100" w:type="dxa"/>
              <w:right w:w="100" w:type="dxa"/>
            </w:tcMar>
          </w:tcPr>
          <w:p w14:paraId="015040F3" w14:textId="7D13DC65" w:rsidR="00DB28C2" w:rsidRPr="00CE5E5C" w:rsidRDefault="009763C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250" w:type="dxa"/>
            <w:vMerge/>
          </w:tcPr>
          <w:p w14:paraId="7ED8556F"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bl>
    <w:p w14:paraId="59C4EB45" w14:textId="77777777" w:rsidR="00DB28C2" w:rsidRPr="00CE5E5C" w:rsidRDefault="00DB28C2">
      <w:pPr>
        <w:spacing w:line="240" w:lineRule="auto"/>
        <w:jc w:val="both"/>
        <w:rPr>
          <w:rFonts w:ascii="Times New Roman" w:hAnsi="Times New Roman" w:cs="Times New Roman"/>
          <w:b/>
          <w:sz w:val="24"/>
          <w:szCs w:val="24"/>
        </w:rPr>
      </w:pPr>
    </w:p>
    <w:p w14:paraId="3F5F9DD1" w14:textId="77777777" w:rsidR="00DB28C2" w:rsidRPr="00CE5E5C" w:rsidRDefault="00DB28C2">
      <w:pPr>
        <w:rPr>
          <w:rFonts w:ascii="Times New Roman" w:hAnsi="Times New Roman" w:cs="Times New Roman"/>
          <w:b/>
          <w:sz w:val="24"/>
          <w:szCs w:val="24"/>
        </w:rPr>
      </w:pPr>
      <w:r w:rsidRPr="00CE5E5C">
        <w:rPr>
          <w:rFonts w:ascii="Times New Roman" w:hAnsi="Times New Roman" w:cs="Times New Roman"/>
          <w:b/>
          <w:sz w:val="24"/>
          <w:szCs w:val="24"/>
        </w:rPr>
        <w:br w:type="page"/>
      </w:r>
    </w:p>
    <w:p w14:paraId="2B48C699" w14:textId="55E2FBAE"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lastRenderedPageBreak/>
        <w:t>Supplemental Table S</w:t>
      </w:r>
      <w:r w:rsidR="00001E8C">
        <w:rPr>
          <w:rFonts w:ascii="Times New Roman" w:hAnsi="Times New Roman" w:cs="Times New Roman"/>
          <w:b/>
          <w:sz w:val="24"/>
          <w:szCs w:val="24"/>
        </w:rPr>
        <w:t>4</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southern occupancy shift since the 1970s. Results are shown for the 100km scale, temperature analysis. Top candidate model is italic and bold.</w:t>
      </w:r>
      <w:r w:rsidR="003B5CAD">
        <w:rPr>
          <w:rFonts w:ascii="Times New Roman" w:hAnsi="Times New Roman" w:cs="Times New Roman"/>
          <w:sz w:val="24"/>
          <w:szCs w:val="24"/>
        </w:rPr>
        <w:t xml:space="preserve"> We considered models equivalent if the difference in ELPD was less than four.</w:t>
      </w:r>
    </w:p>
    <w:p w14:paraId="21F7A10B" w14:textId="77777777" w:rsidR="00F21671" w:rsidRPr="00CE5E5C" w:rsidRDefault="00F21671">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DB28C2" w:rsidRPr="00CE5E5C" w14:paraId="4CA9D53A" w14:textId="77777777" w:rsidTr="00740FEA">
        <w:trPr>
          <w:jc w:val="center"/>
        </w:trPr>
        <w:tc>
          <w:tcPr>
            <w:tcW w:w="1160" w:type="dxa"/>
            <w:shd w:val="clear" w:color="auto" w:fill="000000"/>
            <w:tcMar>
              <w:top w:w="100" w:type="dxa"/>
              <w:left w:w="100" w:type="dxa"/>
              <w:bottom w:w="100" w:type="dxa"/>
              <w:right w:w="100" w:type="dxa"/>
            </w:tcMar>
          </w:tcPr>
          <w:p w14:paraId="52363B5C" w14:textId="77777777" w:rsidR="00DB28C2" w:rsidRPr="00CE5E5C" w:rsidRDefault="00DB28C2"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05900980" w14:textId="77777777" w:rsidR="00DB28C2" w:rsidRPr="00CE5E5C" w:rsidRDefault="00DB28C2"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01C91526" w14:textId="77777777" w:rsidR="00DB28C2" w:rsidRPr="00CE5E5C" w:rsidRDefault="00DB28C2"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A3CF546" w14:textId="77777777" w:rsidR="00DB28C2" w:rsidRPr="00CE5E5C" w:rsidRDefault="00DB28C2"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2F9A4730" w14:textId="77777777" w:rsidR="00DB28C2" w:rsidRPr="00CE5E5C" w:rsidRDefault="00DB28C2"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DB28C2" w:rsidRPr="00CE5E5C" w14:paraId="52432304" w14:textId="77777777" w:rsidTr="00740FEA">
        <w:trPr>
          <w:jc w:val="center"/>
        </w:trPr>
        <w:tc>
          <w:tcPr>
            <w:tcW w:w="1160" w:type="dxa"/>
            <w:tcMar>
              <w:top w:w="100" w:type="dxa"/>
              <w:left w:w="100" w:type="dxa"/>
              <w:bottom w:w="100" w:type="dxa"/>
              <w:right w:w="100" w:type="dxa"/>
            </w:tcMar>
          </w:tcPr>
          <w:p w14:paraId="2A65F547" w14:textId="77777777" w:rsidR="00DB28C2" w:rsidRPr="00BA4F69" w:rsidRDefault="00DB28C2"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A</w:t>
            </w:r>
          </w:p>
        </w:tc>
        <w:tc>
          <w:tcPr>
            <w:tcW w:w="1620" w:type="dxa"/>
            <w:tcMar>
              <w:top w:w="100" w:type="dxa"/>
              <w:left w:w="100" w:type="dxa"/>
              <w:bottom w:w="100" w:type="dxa"/>
              <w:right w:w="100" w:type="dxa"/>
            </w:tcMar>
          </w:tcPr>
          <w:p w14:paraId="247F6B27" w14:textId="1E8A6FEF" w:rsidR="00DB28C2" w:rsidRPr="00BA4F69" w:rsidRDefault="00B21EA8"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-270.9</w:t>
            </w:r>
          </w:p>
        </w:tc>
        <w:tc>
          <w:tcPr>
            <w:tcW w:w="1800" w:type="dxa"/>
            <w:tcMar>
              <w:top w:w="100" w:type="dxa"/>
              <w:left w:w="100" w:type="dxa"/>
              <w:bottom w:w="100" w:type="dxa"/>
              <w:right w:w="100" w:type="dxa"/>
            </w:tcMar>
          </w:tcPr>
          <w:p w14:paraId="473E8026" w14:textId="7FC87AD5" w:rsidR="00DB28C2" w:rsidRPr="00BA4F69" w:rsidRDefault="00BA4F69"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-0.4</w:t>
            </w:r>
          </w:p>
        </w:tc>
        <w:tc>
          <w:tcPr>
            <w:tcW w:w="2250" w:type="dxa"/>
            <w:tcMar>
              <w:top w:w="100" w:type="dxa"/>
              <w:left w:w="100" w:type="dxa"/>
              <w:bottom w:w="100" w:type="dxa"/>
              <w:right w:w="100" w:type="dxa"/>
            </w:tcMar>
          </w:tcPr>
          <w:p w14:paraId="43C7087F" w14:textId="0B32117D" w:rsidR="00DB28C2" w:rsidRPr="00BA4F69" w:rsidRDefault="00BA4F69"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1.5</w:t>
            </w:r>
          </w:p>
        </w:tc>
        <w:tc>
          <w:tcPr>
            <w:tcW w:w="2250" w:type="dxa"/>
            <w:vMerge w:val="restart"/>
          </w:tcPr>
          <w:p w14:paraId="459DD00B" w14:textId="582783BD" w:rsidR="00DB28C2" w:rsidRPr="0074680E" w:rsidRDefault="0074680E" w:rsidP="0074680E">
            <w:pPr>
              <w:widowControl w:val="0"/>
              <w:spacing w:line="240" w:lineRule="auto"/>
              <w:rPr>
                <w:rFonts w:ascii="Times New Roman" w:hAnsi="Times New Roman" w:cs="Times New Roman"/>
                <w:i/>
                <w:iCs/>
                <w:sz w:val="24"/>
                <w:szCs w:val="24"/>
              </w:rPr>
            </w:pPr>
            <w:r>
              <w:rPr>
                <w:rFonts w:ascii="Times New Roman" w:hAnsi="Times New Roman" w:cs="Times New Roman"/>
                <w:i/>
                <w:iCs/>
                <w:sz w:val="24"/>
                <w:szCs w:val="24"/>
              </w:rPr>
              <w:t>Many models tested can predict occupancy trends at the southern geographic context of each species’ range in this analysis.</w:t>
            </w:r>
          </w:p>
        </w:tc>
      </w:tr>
      <w:tr w:rsidR="00DB28C2" w:rsidRPr="00CE5E5C" w14:paraId="0B77EBE4" w14:textId="77777777" w:rsidTr="00740FEA">
        <w:trPr>
          <w:jc w:val="center"/>
        </w:trPr>
        <w:tc>
          <w:tcPr>
            <w:tcW w:w="1160" w:type="dxa"/>
            <w:tcMar>
              <w:top w:w="100" w:type="dxa"/>
              <w:left w:w="100" w:type="dxa"/>
              <w:bottom w:w="100" w:type="dxa"/>
              <w:right w:w="100" w:type="dxa"/>
            </w:tcMar>
          </w:tcPr>
          <w:p w14:paraId="74A3354E" w14:textId="77777777" w:rsidR="00DB28C2" w:rsidRPr="00BA4F69" w:rsidRDefault="00DB28C2"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B</w:t>
            </w:r>
          </w:p>
        </w:tc>
        <w:tc>
          <w:tcPr>
            <w:tcW w:w="1620" w:type="dxa"/>
            <w:tcMar>
              <w:top w:w="100" w:type="dxa"/>
              <w:left w:w="100" w:type="dxa"/>
              <w:bottom w:w="100" w:type="dxa"/>
              <w:right w:w="100" w:type="dxa"/>
            </w:tcMar>
          </w:tcPr>
          <w:p w14:paraId="3440DDE8" w14:textId="45CD4522" w:rsidR="00DB28C2" w:rsidRPr="00BA4F69" w:rsidRDefault="00B21EA8"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-269.5</w:t>
            </w:r>
          </w:p>
        </w:tc>
        <w:tc>
          <w:tcPr>
            <w:tcW w:w="1800" w:type="dxa"/>
            <w:tcMar>
              <w:top w:w="100" w:type="dxa"/>
              <w:left w:w="100" w:type="dxa"/>
              <w:bottom w:w="100" w:type="dxa"/>
              <w:right w:w="100" w:type="dxa"/>
            </w:tcMar>
          </w:tcPr>
          <w:p w14:paraId="378DEEC4" w14:textId="08F8EE5D" w:rsidR="00DB28C2" w:rsidRPr="00BA4F69" w:rsidRDefault="00BA4F69"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-1.1</w:t>
            </w:r>
          </w:p>
        </w:tc>
        <w:tc>
          <w:tcPr>
            <w:tcW w:w="2250" w:type="dxa"/>
            <w:tcMar>
              <w:top w:w="100" w:type="dxa"/>
              <w:left w:w="100" w:type="dxa"/>
              <w:bottom w:w="100" w:type="dxa"/>
              <w:right w:w="100" w:type="dxa"/>
            </w:tcMar>
          </w:tcPr>
          <w:p w14:paraId="5B0D94BE" w14:textId="5456F975" w:rsidR="00DB28C2" w:rsidRPr="00BA4F69" w:rsidRDefault="00BA4F69"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2.6</w:t>
            </w:r>
          </w:p>
        </w:tc>
        <w:tc>
          <w:tcPr>
            <w:tcW w:w="2250" w:type="dxa"/>
            <w:vMerge/>
          </w:tcPr>
          <w:p w14:paraId="33101810"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05CB0F4F" w14:textId="77777777" w:rsidTr="00740FEA">
        <w:trPr>
          <w:jc w:val="center"/>
        </w:trPr>
        <w:tc>
          <w:tcPr>
            <w:tcW w:w="1160" w:type="dxa"/>
            <w:tcMar>
              <w:top w:w="100" w:type="dxa"/>
              <w:left w:w="100" w:type="dxa"/>
              <w:bottom w:w="100" w:type="dxa"/>
              <w:right w:w="100" w:type="dxa"/>
            </w:tcMar>
          </w:tcPr>
          <w:p w14:paraId="12A147A6" w14:textId="77777777" w:rsidR="00DB28C2" w:rsidRPr="00BA4F69" w:rsidRDefault="00DB28C2"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C</w:t>
            </w:r>
          </w:p>
        </w:tc>
        <w:tc>
          <w:tcPr>
            <w:tcW w:w="1620" w:type="dxa"/>
            <w:tcMar>
              <w:top w:w="100" w:type="dxa"/>
              <w:left w:w="100" w:type="dxa"/>
              <w:bottom w:w="100" w:type="dxa"/>
              <w:right w:w="100" w:type="dxa"/>
            </w:tcMar>
          </w:tcPr>
          <w:p w14:paraId="50465929" w14:textId="5C75DE96" w:rsidR="00DB28C2" w:rsidRPr="00BA4F69" w:rsidRDefault="00B21EA8"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-271.7</w:t>
            </w:r>
          </w:p>
        </w:tc>
        <w:tc>
          <w:tcPr>
            <w:tcW w:w="1800" w:type="dxa"/>
            <w:tcMar>
              <w:top w:w="100" w:type="dxa"/>
              <w:left w:w="100" w:type="dxa"/>
              <w:bottom w:w="100" w:type="dxa"/>
              <w:right w:w="100" w:type="dxa"/>
            </w:tcMar>
          </w:tcPr>
          <w:p w14:paraId="35D75A07" w14:textId="4304B7BF" w:rsidR="00DB28C2" w:rsidRPr="00BA4F69" w:rsidRDefault="00BA4F69"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21A59A1C" w14:textId="09863CD5" w:rsidR="00DB28C2" w:rsidRPr="00BA4F69" w:rsidRDefault="00BA4F69"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0.0</w:t>
            </w:r>
          </w:p>
        </w:tc>
        <w:tc>
          <w:tcPr>
            <w:tcW w:w="2250" w:type="dxa"/>
            <w:vMerge/>
          </w:tcPr>
          <w:p w14:paraId="6915D64C"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582CEF68" w14:textId="77777777" w:rsidTr="00740FEA">
        <w:trPr>
          <w:jc w:val="center"/>
        </w:trPr>
        <w:tc>
          <w:tcPr>
            <w:tcW w:w="1160" w:type="dxa"/>
            <w:tcMar>
              <w:top w:w="100" w:type="dxa"/>
              <w:left w:w="100" w:type="dxa"/>
              <w:bottom w:w="100" w:type="dxa"/>
              <w:right w:w="100" w:type="dxa"/>
            </w:tcMar>
          </w:tcPr>
          <w:p w14:paraId="5A16FA2D" w14:textId="77777777" w:rsidR="00DB28C2" w:rsidRPr="00BA4F69" w:rsidRDefault="00DB28C2"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3E887E31" w14:textId="262A6F43" w:rsidR="00DB28C2" w:rsidRPr="00BA4F69" w:rsidRDefault="00B21EA8"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-269.7</w:t>
            </w:r>
          </w:p>
        </w:tc>
        <w:tc>
          <w:tcPr>
            <w:tcW w:w="1800" w:type="dxa"/>
            <w:tcMar>
              <w:top w:w="100" w:type="dxa"/>
              <w:left w:w="100" w:type="dxa"/>
              <w:bottom w:w="100" w:type="dxa"/>
              <w:right w:w="100" w:type="dxa"/>
            </w:tcMar>
          </w:tcPr>
          <w:p w14:paraId="155E0295" w14:textId="4AC89282" w:rsidR="00DB28C2" w:rsidRPr="00BA4F69" w:rsidRDefault="00BA4F69"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-1.0</w:t>
            </w:r>
          </w:p>
        </w:tc>
        <w:tc>
          <w:tcPr>
            <w:tcW w:w="2250" w:type="dxa"/>
            <w:tcMar>
              <w:top w:w="100" w:type="dxa"/>
              <w:left w:w="100" w:type="dxa"/>
              <w:bottom w:w="100" w:type="dxa"/>
              <w:right w:w="100" w:type="dxa"/>
            </w:tcMar>
          </w:tcPr>
          <w:p w14:paraId="5295CD5E" w14:textId="119CBC3E" w:rsidR="00DB28C2" w:rsidRPr="00BA4F69" w:rsidRDefault="00BA4F69"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1.8</w:t>
            </w:r>
          </w:p>
        </w:tc>
        <w:tc>
          <w:tcPr>
            <w:tcW w:w="2250" w:type="dxa"/>
            <w:vMerge/>
          </w:tcPr>
          <w:p w14:paraId="57F474AD"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3E703D3D" w14:textId="77777777" w:rsidTr="00740FEA">
        <w:trPr>
          <w:jc w:val="center"/>
        </w:trPr>
        <w:tc>
          <w:tcPr>
            <w:tcW w:w="1160" w:type="dxa"/>
            <w:tcMar>
              <w:top w:w="100" w:type="dxa"/>
              <w:left w:w="100" w:type="dxa"/>
              <w:bottom w:w="100" w:type="dxa"/>
              <w:right w:w="100" w:type="dxa"/>
            </w:tcMar>
          </w:tcPr>
          <w:p w14:paraId="4EE94B76" w14:textId="77777777" w:rsidR="00DB28C2" w:rsidRPr="00CE5E5C" w:rsidRDefault="00DB28C2"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E</w:t>
            </w:r>
          </w:p>
        </w:tc>
        <w:tc>
          <w:tcPr>
            <w:tcW w:w="1620" w:type="dxa"/>
            <w:tcMar>
              <w:top w:w="100" w:type="dxa"/>
              <w:left w:w="100" w:type="dxa"/>
              <w:bottom w:w="100" w:type="dxa"/>
              <w:right w:w="100" w:type="dxa"/>
            </w:tcMar>
          </w:tcPr>
          <w:p w14:paraId="6700D02C" w14:textId="7915EF92" w:rsidR="00DB28C2" w:rsidRPr="00CE5E5C" w:rsidRDefault="00B21EA8"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-260.8</w:t>
            </w:r>
          </w:p>
        </w:tc>
        <w:tc>
          <w:tcPr>
            <w:tcW w:w="1800" w:type="dxa"/>
            <w:tcMar>
              <w:top w:w="100" w:type="dxa"/>
              <w:left w:w="100" w:type="dxa"/>
              <w:bottom w:w="100" w:type="dxa"/>
              <w:right w:w="100" w:type="dxa"/>
            </w:tcMar>
          </w:tcPr>
          <w:p w14:paraId="253F0DD0" w14:textId="207CA395" w:rsidR="00DB28C2" w:rsidRPr="00CE5E5C" w:rsidRDefault="00BA4F6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-5.5</w:t>
            </w:r>
          </w:p>
        </w:tc>
        <w:tc>
          <w:tcPr>
            <w:tcW w:w="2250" w:type="dxa"/>
            <w:tcMar>
              <w:top w:w="100" w:type="dxa"/>
              <w:left w:w="100" w:type="dxa"/>
              <w:bottom w:w="100" w:type="dxa"/>
              <w:right w:w="100" w:type="dxa"/>
            </w:tcMar>
          </w:tcPr>
          <w:p w14:paraId="7F01B8A1" w14:textId="5AD56EF4" w:rsidR="00DB28C2" w:rsidRPr="00CE5E5C" w:rsidRDefault="00BA4F6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250" w:type="dxa"/>
            <w:vMerge/>
          </w:tcPr>
          <w:p w14:paraId="0014F10D"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52627A48" w14:textId="77777777" w:rsidTr="00740FEA">
        <w:trPr>
          <w:jc w:val="center"/>
        </w:trPr>
        <w:tc>
          <w:tcPr>
            <w:tcW w:w="1160" w:type="dxa"/>
            <w:tcMar>
              <w:top w:w="100" w:type="dxa"/>
              <w:left w:w="100" w:type="dxa"/>
              <w:bottom w:w="100" w:type="dxa"/>
              <w:right w:w="100" w:type="dxa"/>
            </w:tcMar>
          </w:tcPr>
          <w:p w14:paraId="72EA2BDE" w14:textId="77777777" w:rsidR="00DB28C2" w:rsidRPr="00CE5E5C" w:rsidRDefault="00DB28C2"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F</w:t>
            </w:r>
          </w:p>
        </w:tc>
        <w:tc>
          <w:tcPr>
            <w:tcW w:w="1620" w:type="dxa"/>
            <w:tcMar>
              <w:top w:w="100" w:type="dxa"/>
              <w:left w:w="100" w:type="dxa"/>
              <w:bottom w:w="100" w:type="dxa"/>
              <w:right w:w="100" w:type="dxa"/>
            </w:tcMar>
          </w:tcPr>
          <w:p w14:paraId="1CA1E1E8" w14:textId="374A335C" w:rsidR="00DB28C2" w:rsidRPr="00CE5E5C" w:rsidRDefault="00B21EA8"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-260.7</w:t>
            </w:r>
          </w:p>
        </w:tc>
        <w:tc>
          <w:tcPr>
            <w:tcW w:w="1800" w:type="dxa"/>
            <w:tcMar>
              <w:top w:w="100" w:type="dxa"/>
              <w:left w:w="100" w:type="dxa"/>
              <w:bottom w:w="100" w:type="dxa"/>
              <w:right w:w="100" w:type="dxa"/>
            </w:tcMar>
          </w:tcPr>
          <w:p w14:paraId="0964374F" w14:textId="218CF121" w:rsidR="00DB28C2" w:rsidRPr="00CE5E5C" w:rsidRDefault="00BA4F6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-5.5</w:t>
            </w:r>
          </w:p>
        </w:tc>
        <w:tc>
          <w:tcPr>
            <w:tcW w:w="2250" w:type="dxa"/>
            <w:tcMar>
              <w:top w:w="100" w:type="dxa"/>
              <w:left w:w="100" w:type="dxa"/>
              <w:bottom w:w="100" w:type="dxa"/>
              <w:right w:w="100" w:type="dxa"/>
            </w:tcMar>
          </w:tcPr>
          <w:p w14:paraId="64AA83C0" w14:textId="5CB0647E" w:rsidR="00DB28C2" w:rsidRPr="00CE5E5C" w:rsidRDefault="00BA4F6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2250" w:type="dxa"/>
            <w:vMerge/>
          </w:tcPr>
          <w:p w14:paraId="7C8D4379"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1F32F575" w14:textId="77777777" w:rsidTr="00740FEA">
        <w:trPr>
          <w:jc w:val="center"/>
        </w:trPr>
        <w:tc>
          <w:tcPr>
            <w:tcW w:w="1160" w:type="dxa"/>
            <w:tcMar>
              <w:top w:w="100" w:type="dxa"/>
              <w:left w:w="100" w:type="dxa"/>
              <w:bottom w:w="100" w:type="dxa"/>
              <w:right w:w="100" w:type="dxa"/>
            </w:tcMar>
          </w:tcPr>
          <w:p w14:paraId="26FA09C7" w14:textId="77777777" w:rsidR="00DB28C2" w:rsidRPr="00CE5E5C" w:rsidRDefault="00DB28C2"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G</w:t>
            </w:r>
          </w:p>
        </w:tc>
        <w:tc>
          <w:tcPr>
            <w:tcW w:w="1620" w:type="dxa"/>
            <w:tcMar>
              <w:top w:w="100" w:type="dxa"/>
              <w:left w:w="100" w:type="dxa"/>
              <w:bottom w:w="100" w:type="dxa"/>
              <w:right w:w="100" w:type="dxa"/>
            </w:tcMar>
          </w:tcPr>
          <w:p w14:paraId="6155E72A" w14:textId="3189710A" w:rsidR="00DB28C2" w:rsidRPr="00CE5E5C" w:rsidRDefault="00B21EA8"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-266.8</w:t>
            </w:r>
          </w:p>
        </w:tc>
        <w:tc>
          <w:tcPr>
            <w:tcW w:w="1800" w:type="dxa"/>
            <w:tcMar>
              <w:top w:w="100" w:type="dxa"/>
              <w:left w:w="100" w:type="dxa"/>
              <w:bottom w:w="100" w:type="dxa"/>
              <w:right w:w="100" w:type="dxa"/>
            </w:tcMar>
          </w:tcPr>
          <w:p w14:paraId="37922839" w14:textId="4728EBE2" w:rsidR="00DB28C2" w:rsidRPr="00CE5E5C" w:rsidRDefault="00BA4F6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250" w:type="dxa"/>
            <w:tcMar>
              <w:top w:w="100" w:type="dxa"/>
              <w:left w:w="100" w:type="dxa"/>
              <w:bottom w:w="100" w:type="dxa"/>
              <w:right w:w="100" w:type="dxa"/>
            </w:tcMar>
          </w:tcPr>
          <w:p w14:paraId="7D1DF71C" w14:textId="58A150D0" w:rsidR="00DB28C2" w:rsidRPr="00CE5E5C" w:rsidRDefault="00BA4F6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250" w:type="dxa"/>
            <w:vMerge/>
          </w:tcPr>
          <w:p w14:paraId="019DD64D"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r w:rsidR="00DB28C2" w:rsidRPr="00CE5E5C" w14:paraId="0D079B7B" w14:textId="77777777" w:rsidTr="00740FEA">
        <w:trPr>
          <w:jc w:val="center"/>
        </w:trPr>
        <w:tc>
          <w:tcPr>
            <w:tcW w:w="1160" w:type="dxa"/>
            <w:tcMar>
              <w:top w:w="100" w:type="dxa"/>
              <w:left w:w="100" w:type="dxa"/>
              <w:bottom w:w="100" w:type="dxa"/>
              <w:right w:w="100" w:type="dxa"/>
            </w:tcMar>
          </w:tcPr>
          <w:p w14:paraId="00FF46CD" w14:textId="77777777" w:rsidR="00DB28C2" w:rsidRPr="00BA4F69" w:rsidRDefault="00DB28C2"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H</w:t>
            </w:r>
          </w:p>
        </w:tc>
        <w:tc>
          <w:tcPr>
            <w:tcW w:w="1620" w:type="dxa"/>
            <w:tcMar>
              <w:top w:w="100" w:type="dxa"/>
              <w:left w:w="100" w:type="dxa"/>
              <w:bottom w:w="100" w:type="dxa"/>
              <w:right w:w="100" w:type="dxa"/>
            </w:tcMar>
          </w:tcPr>
          <w:p w14:paraId="5C4BD56A" w14:textId="26710B10" w:rsidR="00DB28C2" w:rsidRPr="00BA4F69" w:rsidRDefault="00B21EA8"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-264.5</w:t>
            </w:r>
          </w:p>
        </w:tc>
        <w:tc>
          <w:tcPr>
            <w:tcW w:w="1800" w:type="dxa"/>
            <w:tcMar>
              <w:top w:w="100" w:type="dxa"/>
              <w:left w:w="100" w:type="dxa"/>
              <w:bottom w:w="100" w:type="dxa"/>
              <w:right w:w="100" w:type="dxa"/>
            </w:tcMar>
          </w:tcPr>
          <w:p w14:paraId="644728C6" w14:textId="450BBFFC" w:rsidR="00DB28C2" w:rsidRPr="00BA4F69" w:rsidRDefault="00BA4F69"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-3.6</w:t>
            </w:r>
          </w:p>
        </w:tc>
        <w:tc>
          <w:tcPr>
            <w:tcW w:w="2250" w:type="dxa"/>
            <w:tcMar>
              <w:top w:w="100" w:type="dxa"/>
              <w:left w:w="100" w:type="dxa"/>
              <w:bottom w:w="100" w:type="dxa"/>
              <w:right w:w="100" w:type="dxa"/>
            </w:tcMar>
          </w:tcPr>
          <w:p w14:paraId="18F418C9" w14:textId="7B81DFEA" w:rsidR="00DB28C2" w:rsidRPr="00BA4F69" w:rsidRDefault="00BA4F69" w:rsidP="00740FEA">
            <w:pPr>
              <w:widowControl w:val="0"/>
              <w:spacing w:line="240" w:lineRule="auto"/>
              <w:jc w:val="center"/>
              <w:rPr>
                <w:rFonts w:ascii="Times New Roman" w:hAnsi="Times New Roman" w:cs="Times New Roman"/>
                <w:b/>
                <w:bCs/>
                <w:i/>
                <w:iCs/>
                <w:sz w:val="24"/>
                <w:szCs w:val="24"/>
              </w:rPr>
            </w:pPr>
            <w:r w:rsidRPr="00BA4F69">
              <w:rPr>
                <w:rFonts w:ascii="Times New Roman" w:hAnsi="Times New Roman" w:cs="Times New Roman"/>
                <w:b/>
                <w:bCs/>
                <w:i/>
                <w:iCs/>
                <w:sz w:val="24"/>
                <w:szCs w:val="24"/>
              </w:rPr>
              <w:t>5.1</w:t>
            </w:r>
          </w:p>
        </w:tc>
        <w:tc>
          <w:tcPr>
            <w:tcW w:w="2250" w:type="dxa"/>
            <w:vMerge/>
          </w:tcPr>
          <w:p w14:paraId="67679D3A" w14:textId="77777777" w:rsidR="00DB28C2" w:rsidRPr="00CE5E5C" w:rsidRDefault="00DB28C2" w:rsidP="00740FEA">
            <w:pPr>
              <w:widowControl w:val="0"/>
              <w:spacing w:line="240" w:lineRule="auto"/>
              <w:jc w:val="center"/>
              <w:rPr>
                <w:rFonts w:ascii="Times New Roman" w:hAnsi="Times New Roman" w:cs="Times New Roman"/>
                <w:sz w:val="24"/>
                <w:szCs w:val="24"/>
              </w:rPr>
            </w:pPr>
          </w:p>
        </w:tc>
      </w:tr>
    </w:tbl>
    <w:p w14:paraId="7172A763" w14:textId="77777777" w:rsidR="00F21671" w:rsidRPr="00CE5E5C" w:rsidRDefault="00F21671">
      <w:pPr>
        <w:spacing w:line="240" w:lineRule="auto"/>
        <w:jc w:val="both"/>
        <w:rPr>
          <w:rFonts w:ascii="Times New Roman" w:hAnsi="Times New Roman" w:cs="Times New Roman"/>
          <w:sz w:val="24"/>
          <w:szCs w:val="24"/>
        </w:rPr>
      </w:pPr>
    </w:p>
    <w:p w14:paraId="014743B3" w14:textId="77777777" w:rsidR="00F83A6D" w:rsidRPr="00CE5E5C" w:rsidRDefault="00F83A6D">
      <w:pPr>
        <w:rPr>
          <w:rFonts w:ascii="Times New Roman" w:hAnsi="Times New Roman" w:cs="Times New Roman"/>
          <w:b/>
          <w:sz w:val="24"/>
          <w:szCs w:val="24"/>
        </w:rPr>
      </w:pPr>
      <w:r w:rsidRPr="00CE5E5C">
        <w:rPr>
          <w:rFonts w:ascii="Times New Roman" w:hAnsi="Times New Roman" w:cs="Times New Roman"/>
          <w:b/>
          <w:sz w:val="24"/>
          <w:szCs w:val="24"/>
        </w:rPr>
        <w:br w:type="page"/>
      </w:r>
    </w:p>
    <w:p w14:paraId="4C720670" w14:textId="668CE489"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lastRenderedPageBreak/>
        <w:t>Supplemental Table S</w:t>
      </w:r>
      <w:r w:rsidR="00001E8C">
        <w:rPr>
          <w:rFonts w:ascii="Times New Roman" w:hAnsi="Times New Roman" w:cs="Times New Roman"/>
          <w:b/>
          <w:sz w:val="24"/>
          <w:szCs w:val="24"/>
        </w:rPr>
        <w:t>5</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core/mid-latitude occupancy shift since the 1970s. Results are shown for the 200km scale, temperature analysis. Top candidate model is italic and bold.</w:t>
      </w:r>
      <w:r w:rsidR="003B5CAD">
        <w:rPr>
          <w:rFonts w:ascii="Times New Roman" w:hAnsi="Times New Roman" w:cs="Times New Roman"/>
          <w:sz w:val="24"/>
          <w:szCs w:val="24"/>
        </w:rPr>
        <w:t xml:space="preserve"> We considered models equivalent if the difference in ELPD was less than four.</w:t>
      </w:r>
    </w:p>
    <w:p w14:paraId="4D6DD206" w14:textId="77777777" w:rsidR="00F21671" w:rsidRPr="00CE5E5C" w:rsidRDefault="00F21671">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F6643C" w:rsidRPr="00CE5E5C" w14:paraId="2DEFECBE" w14:textId="77777777" w:rsidTr="00740FEA">
        <w:trPr>
          <w:jc w:val="center"/>
        </w:trPr>
        <w:tc>
          <w:tcPr>
            <w:tcW w:w="1160" w:type="dxa"/>
            <w:shd w:val="clear" w:color="auto" w:fill="000000"/>
            <w:tcMar>
              <w:top w:w="100" w:type="dxa"/>
              <w:left w:w="100" w:type="dxa"/>
              <w:bottom w:w="100" w:type="dxa"/>
              <w:right w:w="100" w:type="dxa"/>
            </w:tcMar>
          </w:tcPr>
          <w:p w14:paraId="2FEC2B68"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1249EF9A"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3979B0FA"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0C872BFC"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38AF08C3"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F6643C" w:rsidRPr="00CE5E5C" w14:paraId="1B424683" w14:textId="77777777" w:rsidTr="00740FEA">
        <w:trPr>
          <w:jc w:val="center"/>
        </w:trPr>
        <w:tc>
          <w:tcPr>
            <w:tcW w:w="1160" w:type="dxa"/>
            <w:tcMar>
              <w:top w:w="100" w:type="dxa"/>
              <w:left w:w="100" w:type="dxa"/>
              <w:bottom w:w="100" w:type="dxa"/>
              <w:right w:w="100" w:type="dxa"/>
            </w:tcMar>
          </w:tcPr>
          <w:p w14:paraId="685A0EEF"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A</w:t>
            </w:r>
          </w:p>
        </w:tc>
        <w:tc>
          <w:tcPr>
            <w:tcW w:w="1620" w:type="dxa"/>
            <w:tcMar>
              <w:top w:w="100" w:type="dxa"/>
              <w:left w:w="100" w:type="dxa"/>
              <w:bottom w:w="100" w:type="dxa"/>
              <w:right w:w="100" w:type="dxa"/>
            </w:tcMar>
          </w:tcPr>
          <w:p w14:paraId="61FBE5D3" w14:textId="1ADC2946" w:rsidR="00F6643C" w:rsidRPr="00CE5E5C" w:rsidRDefault="0058533A"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-238.1</w:t>
            </w:r>
          </w:p>
        </w:tc>
        <w:tc>
          <w:tcPr>
            <w:tcW w:w="1800" w:type="dxa"/>
            <w:tcMar>
              <w:top w:w="100" w:type="dxa"/>
              <w:left w:w="100" w:type="dxa"/>
              <w:bottom w:w="100" w:type="dxa"/>
              <w:right w:w="100" w:type="dxa"/>
            </w:tcMar>
          </w:tcPr>
          <w:p w14:paraId="17ACCB49" w14:textId="354940FE" w:rsidR="00F6643C" w:rsidRPr="00CE5E5C" w:rsidRDefault="0012691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-11.9</w:t>
            </w:r>
          </w:p>
        </w:tc>
        <w:tc>
          <w:tcPr>
            <w:tcW w:w="2250" w:type="dxa"/>
            <w:tcMar>
              <w:top w:w="100" w:type="dxa"/>
              <w:left w:w="100" w:type="dxa"/>
              <w:bottom w:w="100" w:type="dxa"/>
              <w:right w:w="100" w:type="dxa"/>
            </w:tcMar>
          </w:tcPr>
          <w:p w14:paraId="5AFF7E1E" w14:textId="7B47AD16" w:rsidR="00F6643C" w:rsidRPr="00CE5E5C" w:rsidRDefault="0012691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5.2</w:t>
            </w:r>
          </w:p>
        </w:tc>
        <w:tc>
          <w:tcPr>
            <w:tcW w:w="2250" w:type="dxa"/>
            <w:vMerge w:val="restart"/>
          </w:tcPr>
          <w:p w14:paraId="1696337F"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6333219C" w14:textId="77777777" w:rsidTr="00740FEA">
        <w:trPr>
          <w:jc w:val="center"/>
        </w:trPr>
        <w:tc>
          <w:tcPr>
            <w:tcW w:w="1160" w:type="dxa"/>
            <w:tcMar>
              <w:top w:w="100" w:type="dxa"/>
              <w:left w:w="100" w:type="dxa"/>
              <w:bottom w:w="100" w:type="dxa"/>
              <w:right w:w="100" w:type="dxa"/>
            </w:tcMar>
          </w:tcPr>
          <w:p w14:paraId="5897CBFB"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B</w:t>
            </w:r>
          </w:p>
        </w:tc>
        <w:tc>
          <w:tcPr>
            <w:tcW w:w="1620" w:type="dxa"/>
            <w:tcMar>
              <w:top w:w="100" w:type="dxa"/>
              <w:left w:w="100" w:type="dxa"/>
              <w:bottom w:w="100" w:type="dxa"/>
              <w:right w:w="100" w:type="dxa"/>
            </w:tcMar>
          </w:tcPr>
          <w:p w14:paraId="52794575" w14:textId="10725D58" w:rsidR="00F6643C" w:rsidRPr="00CE5E5C" w:rsidRDefault="0058533A"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-252.2</w:t>
            </w:r>
          </w:p>
        </w:tc>
        <w:tc>
          <w:tcPr>
            <w:tcW w:w="1800" w:type="dxa"/>
            <w:tcMar>
              <w:top w:w="100" w:type="dxa"/>
              <w:left w:w="100" w:type="dxa"/>
              <w:bottom w:w="100" w:type="dxa"/>
              <w:right w:w="100" w:type="dxa"/>
            </w:tcMar>
          </w:tcPr>
          <w:p w14:paraId="116A7B37" w14:textId="32C47C50" w:rsidR="00F6643C" w:rsidRPr="00CE5E5C" w:rsidRDefault="0012691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2250" w:type="dxa"/>
            <w:tcMar>
              <w:top w:w="100" w:type="dxa"/>
              <w:left w:w="100" w:type="dxa"/>
              <w:bottom w:w="100" w:type="dxa"/>
              <w:right w:w="100" w:type="dxa"/>
            </w:tcMar>
          </w:tcPr>
          <w:p w14:paraId="3D059B10" w14:textId="640F6F07" w:rsidR="00F6643C" w:rsidRPr="00CE5E5C" w:rsidRDefault="0012691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2250" w:type="dxa"/>
            <w:vMerge/>
          </w:tcPr>
          <w:p w14:paraId="1B1A837D"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2783C491" w14:textId="77777777" w:rsidTr="00740FEA">
        <w:trPr>
          <w:jc w:val="center"/>
        </w:trPr>
        <w:tc>
          <w:tcPr>
            <w:tcW w:w="1160" w:type="dxa"/>
            <w:tcMar>
              <w:top w:w="100" w:type="dxa"/>
              <w:left w:w="100" w:type="dxa"/>
              <w:bottom w:w="100" w:type="dxa"/>
              <w:right w:w="100" w:type="dxa"/>
            </w:tcMar>
          </w:tcPr>
          <w:p w14:paraId="3B9D3749"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C</w:t>
            </w:r>
          </w:p>
        </w:tc>
        <w:tc>
          <w:tcPr>
            <w:tcW w:w="1620" w:type="dxa"/>
            <w:tcMar>
              <w:top w:w="100" w:type="dxa"/>
              <w:left w:w="100" w:type="dxa"/>
              <w:bottom w:w="100" w:type="dxa"/>
              <w:right w:w="100" w:type="dxa"/>
            </w:tcMar>
          </w:tcPr>
          <w:p w14:paraId="195ECEA7" w14:textId="4745DDCE" w:rsidR="00F6643C" w:rsidRPr="00CE5E5C" w:rsidRDefault="0058533A"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-252.9</w:t>
            </w:r>
          </w:p>
        </w:tc>
        <w:tc>
          <w:tcPr>
            <w:tcW w:w="1800" w:type="dxa"/>
            <w:tcMar>
              <w:top w:w="100" w:type="dxa"/>
              <w:left w:w="100" w:type="dxa"/>
              <w:bottom w:w="100" w:type="dxa"/>
              <w:right w:w="100" w:type="dxa"/>
            </w:tcMar>
          </w:tcPr>
          <w:p w14:paraId="652A9C0E" w14:textId="6B963DA1" w:rsidR="00F6643C" w:rsidRPr="00CE5E5C" w:rsidRDefault="0012691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-4.5</w:t>
            </w:r>
          </w:p>
        </w:tc>
        <w:tc>
          <w:tcPr>
            <w:tcW w:w="2250" w:type="dxa"/>
            <w:tcMar>
              <w:top w:w="100" w:type="dxa"/>
              <w:left w:w="100" w:type="dxa"/>
              <w:bottom w:w="100" w:type="dxa"/>
              <w:right w:w="100" w:type="dxa"/>
            </w:tcMar>
          </w:tcPr>
          <w:p w14:paraId="2EB1B88D" w14:textId="1D7F9A64" w:rsidR="00F6643C" w:rsidRPr="00CE5E5C" w:rsidRDefault="0012691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4.7</w:t>
            </w:r>
          </w:p>
        </w:tc>
        <w:tc>
          <w:tcPr>
            <w:tcW w:w="2250" w:type="dxa"/>
            <w:vMerge/>
          </w:tcPr>
          <w:p w14:paraId="7301CF8A"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71BDF13C" w14:textId="77777777" w:rsidTr="00740FEA">
        <w:trPr>
          <w:jc w:val="center"/>
        </w:trPr>
        <w:tc>
          <w:tcPr>
            <w:tcW w:w="1160" w:type="dxa"/>
            <w:tcMar>
              <w:top w:w="100" w:type="dxa"/>
              <w:left w:w="100" w:type="dxa"/>
              <w:bottom w:w="100" w:type="dxa"/>
              <w:right w:w="100" w:type="dxa"/>
            </w:tcMar>
          </w:tcPr>
          <w:p w14:paraId="0518A3A7" w14:textId="77777777" w:rsidR="00F6643C" w:rsidRPr="00603558" w:rsidRDefault="00F6643C" w:rsidP="00740FEA">
            <w:pPr>
              <w:widowControl w:val="0"/>
              <w:spacing w:line="240" w:lineRule="auto"/>
              <w:jc w:val="center"/>
              <w:rPr>
                <w:rFonts w:ascii="Times New Roman" w:hAnsi="Times New Roman" w:cs="Times New Roman"/>
                <w:sz w:val="24"/>
                <w:szCs w:val="24"/>
              </w:rPr>
            </w:pPr>
            <w:r w:rsidRPr="00603558">
              <w:rPr>
                <w:rFonts w:ascii="Times New Roman" w:hAnsi="Times New Roman" w:cs="Times New Roman"/>
                <w:sz w:val="24"/>
                <w:szCs w:val="24"/>
              </w:rPr>
              <w:t>D</w:t>
            </w:r>
          </w:p>
        </w:tc>
        <w:tc>
          <w:tcPr>
            <w:tcW w:w="1620" w:type="dxa"/>
            <w:tcMar>
              <w:top w:w="100" w:type="dxa"/>
              <w:left w:w="100" w:type="dxa"/>
              <w:bottom w:w="100" w:type="dxa"/>
              <w:right w:w="100" w:type="dxa"/>
            </w:tcMar>
          </w:tcPr>
          <w:p w14:paraId="1D4B0141" w14:textId="002A3536" w:rsidR="00F6643C" w:rsidRPr="00156523" w:rsidRDefault="0058533A"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-261.0</w:t>
            </w:r>
          </w:p>
        </w:tc>
        <w:tc>
          <w:tcPr>
            <w:tcW w:w="1800" w:type="dxa"/>
            <w:tcMar>
              <w:top w:w="100" w:type="dxa"/>
              <w:left w:w="100" w:type="dxa"/>
              <w:bottom w:w="100" w:type="dxa"/>
              <w:right w:w="100" w:type="dxa"/>
            </w:tcMar>
          </w:tcPr>
          <w:p w14:paraId="617BEE4E" w14:textId="53889AB2" w:rsidR="00F6643C" w:rsidRPr="00156523" w:rsidRDefault="00126913"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6A72226A" w14:textId="2C7F25FA" w:rsidR="00F6643C" w:rsidRPr="00156523" w:rsidRDefault="00126913"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0.0</w:t>
            </w:r>
          </w:p>
        </w:tc>
        <w:tc>
          <w:tcPr>
            <w:tcW w:w="2250" w:type="dxa"/>
            <w:vMerge/>
          </w:tcPr>
          <w:p w14:paraId="379F34EB"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1701C993" w14:textId="77777777" w:rsidTr="00740FEA">
        <w:trPr>
          <w:jc w:val="center"/>
        </w:trPr>
        <w:tc>
          <w:tcPr>
            <w:tcW w:w="1160" w:type="dxa"/>
            <w:tcMar>
              <w:top w:w="100" w:type="dxa"/>
              <w:left w:w="100" w:type="dxa"/>
              <w:bottom w:w="100" w:type="dxa"/>
              <w:right w:w="100" w:type="dxa"/>
            </w:tcMar>
          </w:tcPr>
          <w:p w14:paraId="1EDC9125" w14:textId="77777777" w:rsidR="00F6643C" w:rsidRPr="00603558" w:rsidRDefault="00F6643C" w:rsidP="00740FEA">
            <w:pPr>
              <w:widowControl w:val="0"/>
              <w:spacing w:line="240" w:lineRule="auto"/>
              <w:jc w:val="center"/>
              <w:rPr>
                <w:rFonts w:ascii="Times New Roman" w:hAnsi="Times New Roman" w:cs="Times New Roman"/>
                <w:sz w:val="24"/>
                <w:szCs w:val="24"/>
              </w:rPr>
            </w:pPr>
            <w:r w:rsidRPr="00603558">
              <w:rPr>
                <w:rFonts w:ascii="Times New Roman" w:hAnsi="Times New Roman" w:cs="Times New Roman"/>
                <w:sz w:val="24"/>
                <w:szCs w:val="24"/>
              </w:rPr>
              <w:t>E</w:t>
            </w:r>
          </w:p>
        </w:tc>
        <w:tc>
          <w:tcPr>
            <w:tcW w:w="1620" w:type="dxa"/>
            <w:tcMar>
              <w:top w:w="100" w:type="dxa"/>
              <w:left w:w="100" w:type="dxa"/>
              <w:bottom w:w="100" w:type="dxa"/>
              <w:right w:w="100" w:type="dxa"/>
            </w:tcMar>
          </w:tcPr>
          <w:p w14:paraId="0EB90625" w14:textId="26CFB80D" w:rsidR="00F6643C" w:rsidRPr="00CE5E5C" w:rsidRDefault="0058533A"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-239.3</w:t>
            </w:r>
          </w:p>
        </w:tc>
        <w:tc>
          <w:tcPr>
            <w:tcW w:w="1800" w:type="dxa"/>
            <w:tcMar>
              <w:top w:w="100" w:type="dxa"/>
              <w:left w:w="100" w:type="dxa"/>
              <w:bottom w:w="100" w:type="dxa"/>
              <w:right w:w="100" w:type="dxa"/>
            </w:tcMar>
          </w:tcPr>
          <w:p w14:paraId="6B2D7AC7" w14:textId="40EA3DD1" w:rsidR="00F6643C" w:rsidRPr="00CE5E5C" w:rsidRDefault="0012691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-11.3</w:t>
            </w:r>
          </w:p>
        </w:tc>
        <w:tc>
          <w:tcPr>
            <w:tcW w:w="2250" w:type="dxa"/>
            <w:tcMar>
              <w:top w:w="100" w:type="dxa"/>
              <w:left w:w="100" w:type="dxa"/>
              <w:bottom w:w="100" w:type="dxa"/>
              <w:right w:w="100" w:type="dxa"/>
            </w:tcMar>
          </w:tcPr>
          <w:p w14:paraId="4ACC0D1E" w14:textId="369D5253" w:rsidR="00F6643C" w:rsidRPr="00CE5E5C" w:rsidRDefault="0012691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5.2</w:t>
            </w:r>
          </w:p>
        </w:tc>
        <w:tc>
          <w:tcPr>
            <w:tcW w:w="2250" w:type="dxa"/>
            <w:vMerge/>
          </w:tcPr>
          <w:p w14:paraId="1120163D"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507DE630" w14:textId="77777777" w:rsidTr="00740FEA">
        <w:trPr>
          <w:jc w:val="center"/>
        </w:trPr>
        <w:tc>
          <w:tcPr>
            <w:tcW w:w="1160" w:type="dxa"/>
            <w:tcMar>
              <w:top w:w="100" w:type="dxa"/>
              <w:left w:w="100" w:type="dxa"/>
              <w:bottom w:w="100" w:type="dxa"/>
              <w:right w:w="100" w:type="dxa"/>
            </w:tcMar>
          </w:tcPr>
          <w:p w14:paraId="3A9ED4B5" w14:textId="77777777" w:rsidR="00F6643C" w:rsidRPr="00603558" w:rsidRDefault="00F6643C" w:rsidP="00740FEA">
            <w:pPr>
              <w:widowControl w:val="0"/>
              <w:spacing w:line="240" w:lineRule="auto"/>
              <w:jc w:val="center"/>
              <w:rPr>
                <w:rFonts w:ascii="Times New Roman" w:hAnsi="Times New Roman" w:cs="Times New Roman"/>
                <w:sz w:val="24"/>
                <w:szCs w:val="24"/>
              </w:rPr>
            </w:pPr>
            <w:r w:rsidRPr="00603558">
              <w:rPr>
                <w:rFonts w:ascii="Times New Roman" w:hAnsi="Times New Roman" w:cs="Times New Roman"/>
                <w:sz w:val="24"/>
                <w:szCs w:val="24"/>
              </w:rPr>
              <w:t>F</w:t>
            </w:r>
          </w:p>
        </w:tc>
        <w:tc>
          <w:tcPr>
            <w:tcW w:w="1620" w:type="dxa"/>
            <w:tcMar>
              <w:top w:w="100" w:type="dxa"/>
              <w:left w:w="100" w:type="dxa"/>
              <w:bottom w:w="100" w:type="dxa"/>
              <w:right w:w="100" w:type="dxa"/>
            </w:tcMar>
          </w:tcPr>
          <w:p w14:paraId="7A530874" w14:textId="7730479F" w:rsidR="00F6643C" w:rsidRPr="00CE5E5C" w:rsidRDefault="0058533A"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-249.8</w:t>
            </w:r>
          </w:p>
        </w:tc>
        <w:tc>
          <w:tcPr>
            <w:tcW w:w="1800" w:type="dxa"/>
            <w:tcMar>
              <w:top w:w="100" w:type="dxa"/>
              <w:left w:w="100" w:type="dxa"/>
              <w:bottom w:w="100" w:type="dxa"/>
              <w:right w:w="100" w:type="dxa"/>
            </w:tcMar>
          </w:tcPr>
          <w:p w14:paraId="5E784F23" w14:textId="7634F113" w:rsidR="00F6643C" w:rsidRPr="00CE5E5C" w:rsidRDefault="0012691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-5.9</w:t>
            </w:r>
          </w:p>
        </w:tc>
        <w:tc>
          <w:tcPr>
            <w:tcW w:w="2250" w:type="dxa"/>
            <w:tcMar>
              <w:top w:w="100" w:type="dxa"/>
              <w:left w:w="100" w:type="dxa"/>
              <w:bottom w:w="100" w:type="dxa"/>
              <w:right w:w="100" w:type="dxa"/>
            </w:tcMar>
          </w:tcPr>
          <w:p w14:paraId="4880DB70" w14:textId="2D055870" w:rsidR="00F6643C" w:rsidRPr="00CE5E5C" w:rsidRDefault="0012691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w:t>
            </w:r>
          </w:p>
        </w:tc>
        <w:tc>
          <w:tcPr>
            <w:tcW w:w="2250" w:type="dxa"/>
            <w:vMerge/>
          </w:tcPr>
          <w:p w14:paraId="126F3CD8"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5619C5BD" w14:textId="77777777" w:rsidTr="00740FEA">
        <w:trPr>
          <w:jc w:val="center"/>
        </w:trPr>
        <w:tc>
          <w:tcPr>
            <w:tcW w:w="1160" w:type="dxa"/>
            <w:tcMar>
              <w:top w:w="100" w:type="dxa"/>
              <w:left w:w="100" w:type="dxa"/>
              <w:bottom w:w="100" w:type="dxa"/>
              <w:right w:w="100" w:type="dxa"/>
            </w:tcMar>
          </w:tcPr>
          <w:p w14:paraId="08F4905D" w14:textId="77777777" w:rsidR="00F6643C" w:rsidRPr="00603558" w:rsidRDefault="00F6643C" w:rsidP="00740FEA">
            <w:pPr>
              <w:widowControl w:val="0"/>
              <w:spacing w:line="240" w:lineRule="auto"/>
              <w:jc w:val="center"/>
              <w:rPr>
                <w:rFonts w:ascii="Times New Roman" w:hAnsi="Times New Roman" w:cs="Times New Roman"/>
                <w:sz w:val="24"/>
                <w:szCs w:val="24"/>
              </w:rPr>
            </w:pPr>
            <w:r w:rsidRPr="00603558">
              <w:rPr>
                <w:rFonts w:ascii="Times New Roman" w:hAnsi="Times New Roman" w:cs="Times New Roman"/>
                <w:sz w:val="24"/>
                <w:szCs w:val="24"/>
              </w:rPr>
              <w:t>G</w:t>
            </w:r>
          </w:p>
        </w:tc>
        <w:tc>
          <w:tcPr>
            <w:tcW w:w="1620" w:type="dxa"/>
            <w:tcMar>
              <w:top w:w="100" w:type="dxa"/>
              <w:left w:w="100" w:type="dxa"/>
              <w:bottom w:w="100" w:type="dxa"/>
              <w:right w:w="100" w:type="dxa"/>
            </w:tcMar>
          </w:tcPr>
          <w:p w14:paraId="2952F9DB" w14:textId="08ECECBC" w:rsidR="00F6643C" w:rsidRPr="00156523" w:rsidRDefault="0058533A"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-255.4</w:t>
            </w:r>
          </w:p>
        </w:tc>
        <w:tc>
          <w:tcPr>
            <w:tcW w:w="1800" w:type="dxa"/>
            <w:tcMar>
              <w:top w:w="100" w:type="dxa"/>
              <w:left w:w="100" w:type="dxa"/>
              <w:bottom w:w="100" w:type="dxa"/>
              <w:right w:w="100" w:type="dxa"/>
            </w:tcMar>
          </w:tcPr>
          <w:p w14:paraId="6F4817A1" w14:textId="0186A9D2" w:rsidR="00F6643C" w:rsidRPr="00156523" w:rsidRDefault="00126913"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-3.2</w:t>
            </w:r>
          </w:p>
        </w:tc>
        <w:tc>
          <w:tcPr>
            <w:tcW w:w="2250" w:type="dxa"/>
            <w:tcMar>
              <w:top w:w="100" w:type="dxa"/>
              <w:left w:w="100" w:type="dxa"/>
              <w:bottom w:w="100" w:type="dxa"/>
              <w:right w:w="100" w:type="dxa"/>
            </w:tcMar>
          </w:tcPr>
          <w:p w14:paraId="3BBF69DC" w14:textId="6AE6E719" w:rsidR="00F6643C" w:rsidRPr="00156523" w:rsidRDefault="00126913"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4.8</w:t>
            </w:r>
          </w:p>
        </w:tc>
        <w:tc>
          <w:tcPr>
            <w:tcW w:w="2250" w:type="dxa"/>
            <w:vMerge/>
          </w:tcPr>
          <w:p w14:paraId="394CE5D4"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260FEFC8" w14:textId="77777777" w:rsidTr="00740FEA">
        <w:trPr>
          <w:jc w:val="center"/>
        </w:trPr>
        <w:tc>
          <w:tcPr>
            <w:tcW w:w="1160" w:type="dxa"/>
            <w:tcMar>
              <w:top w:w="100" w:type="dxa"/>
              <w:left w:w="100" w:type="dxa"/>
              <w:bottom w:w="100" w:type="dxa"/>
              <w:right w:w="100" w:type="dxa"/>
            </w:tcMar>
          </w:tcPr>
          <w:p w14:paraId="35C3C7B1" w14:textId="77777777" w:rsidR="00F6643C" w:rsidRPr="00603558" w:rsidRDefault="00F6643C" w:rsidP="00740FEA">
            <w:pPr>
              <w:widowControl w:val="0"/>
              <w:spacing w:line="240" w:lineRule="auto"/>
              <w:jc w:val="center"/>
              <w:rPr>
                <w:rFonts w:ascii="Times New Roman" w:hAnsi="Times New Roman" w:cs="Times New Roman"/>
                <w:sz w:val="24"/>
                <w:szCs w:val="24"/>
              </w:rPr>
            </w:pPr>
            <w:r w:rsidRPr="00603558">
              <w:rPr>
                <w:rFonts w:ascii="Times New Roman" w:hAnsi="Times New Roman" w:cs="Times New Roman"/>
                <w:sz w:val="24"/>
                <w:szCs w:val="24"/>
              </w:rPr>
              <w:t>H</w:t>
            </w:r>
          </w:p>
        </w:tc>
        <w:tc>
          <w:tcPr>
            <w:tcW w:w="1620" w:type="dxa"/>
            <w:tcMar>
              <w:top w:w="100" w:type="dxa"/>
              <w:left w:w="100" w:type="dxa"/>
              <w:bottom w:w="100" w:type="dxa"/>
              <w:right w:w="100" w:type="dxa"/>
            </w:tcMar>
          </w:tcPr>
          <w:p w14:paraId="32D09796" w14:textId="286FBFAE" w:rsidR="00F6643C" w:rsidRPr="00156523" w:rsidRDefault="0058533A"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-254.3</w:t>
            </w:r>
          </w:p>
        </w:tc>
        <w:tc>
          <w:tcPr>
            <w:tcW w:w="1800" w:type="dxa"/>
            <w:tcMar>
              <w:top w:w="100" w:type="dxa"/>
              <w:left w:w="100" w:type="dxa"/>
              <w:bottom w:w="100" w:type="dxa"/>
              <w:right w:w="100" w:type="dxa"/>
            </w:tcMar>
          </w:tcPr>
          <w:p w14:paraId="07541782" w14:textId="053E3EAE" w:rsidR="00F6643C" w:rsidRPr="00156523" w:rsidRDefault="00126913"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-3.8</w:t>
            </w:r>
          </w:p>
        </w:tc>
        <w:tc>
          <w:tcPr>
            <w:tcW w:w="2250" w:type="dxa"/>
            <w:tcMar>
              <w:top w:w="100" w:type="dxa"/>
              <w:left w:w="100" w:type="dxa"/>
              <w:bottom w:w="100" w:type="dxa"/>
              <w:right w:w="100" w:type="dxa"/>
            </w:tcMar>
          </w:tcPr>
          <w:p w14:paraId="40168AAD" w14:textId="51E69AA3" w:rsidR="00F6643C" w:rsidRPr="00156523" w:rsidRDefault="00126913"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4.5</w:t>
            </w:r>
          </w:p>
        </w:tc>
        <w:tc>
          <w:tcPr>
            <w:tcW w:w="2250" w:type="dxa"/>
            <w:vMerge/>
          </w:tcPr>
          <w:p w14:paraId="3BD2EE62"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bl>
    <w:p w14:paraId="4EA69735" w14:textId="77777777" w:rsidR="00F6643C" w:rsidRPr="00CE5E5C" w:rsidRDefault="00F6643C">
      <w:pPr>
        <w:spacing w:line="240" w:lineRule="auto"/>
        <w:jc w:val="both"/>
        <w:rPr>
          <w:rFonts w:ascii="Times New Roman" w:hAnsi="Times New Roman" w:cs="Times New Roman"/>
          <w:b/>
          <w:sz w:val="24"/>
          <w:szCs w:val="24"/>
        </w:rPr>
      </w:pPr>
    </w:p>
    <w:p w14:paraId="6E723F1D" w14:textId="77777777" w:rsidR="00F6643C" w:rsidRPr="00CE5E5C" w:rsidRDefault="00F6643C">
      <w:pPr>
        <w:spacing w:line="240" w:lineRule="auto"/>
        <w:jc w:val="both"/>
        <w:rPr>
          <w:rFonts w:ascii="Times New Roman" w:hAnsi="Times New Roman" w:cs="Times New Roman"/>
          <w:b/>
          <w:sz w:val="24"/>
          <w:szCs w:val="24"/>
        </w:rPr>
      </w:pPr>
    </w:p>
    <w:p w14:paraId="4ACD1673" w14:textId="77777777" w:rsidR="00F6643C" w:rsidRPr="00CE5E5C" w:rsidRDefault="00F6643C">
      <w:pPr>
        <w:rPr>
          <w:rFonts w:ascii="Times New Roman" w:hAnsi="Times New Roman" w:cs="Times New Roman"/>
          <w:b/>
          <w:sz w:val="24"/>
          <w:szCs w:val="24"/>
        </w:rPr>
      </w:pPr>
      <w:r w:rsidRPr="00CE5E5C">
        <w:rPr>
          <w:rFonts w:ascii="Times New Roman" w:hAnsi="Times New Roman" w:cs="Times New Roman"/>
          <w:b/>
          <w:sz w:val="24"/>
          <w:szCs w:val="24"/>
        </w:rPr>
        <w:br w:type="page"/>
      </w:r>
    </w:p>
    <w:p w14:paraId="41BDD607" w14:textId="6F83A283"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lastRenderedPageBreak/>
        <w:t>Supplemental Table S</w:t>
      </w:r>
      <w:r w:rsidR="00854C14">
        <w:rPr>
          <w:rFonts w:ascii="Times New Roman" w:hAnsi="Times New Roman" w:cs="Times New Roman"/>
          <w:b/>
          <w:sz w:val="24"/>
          <w:szCs w:val="24"/>
        </w:rPr>
        <w:t>6</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northern occupancy shift since the 1970s. Results are shown for the 200km scale, temperature analysis. Top candidate model is italic and bold.</w:t>
      </w:r>
      <w:r w:rsidR="003B5CAD">
        <w:rPr>
          <w:rFonts w:ascii="Times New Roman" w:hAnsi="Times New Roman" w:cs="Times New Roman"/>
          <w:sz w:val="24"/>
          <w:szCs w:val="24"/>
        </w:rPr>
        <w:t xml:space="preserve"> We considered models equivalent if the difference in ELPD was less than four.</w:t>
      </w:r>
    </w:p>
    <w:p w14:paraId="2AC8AC07" w14:textId="77777777" w:rsidR="00F21671" w:rsidRPr="00CE5E5C" w:rsidRDefault="00F21671">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F6643C" w:rsidRPr="00CE5E5C" w14:paraId="5C333582" w14:textId="77777777" w:rsidTr="00740FEA">
        <w:trPr>
          <w:jc w:val="center"/>
        </w:trPr>
        <w:tc>
          <w:tcPr>
            <w:tcW w:w="1160" w:type="dxa"/>
            <w:shd w:val="clear" w:color="auto" w:fill="000000"/>
            <w:tcMar>
              <w:top w:w="100" w:type="dxa"/>
              <w:left w:w="100" w:type="dxa"/>
              <w:bottom w:w="100" w:type="dxa"/>
              <w:right w:w="100" w:type="dxa"/>
            </w:tcMar>
          </w:tcPr>
          <w:p w14:paraId="72CAB39D"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655990A2"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380E87C5"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207B6024"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38241B2C"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F6643C" w:rsidRPr="00CE5E5C" w14:paraId="0D53EDD4" w14:textId="77777777" w:rsidTr="00740FEA">
        <w:trPr>
          <w:jc w:val="center"/>
        </w:trPr>
        <w:tc>
          <w:tcPr>
            <w:tcW w:w="1160" w:type="dxa"/>
            <w:tcMar>
              <w:top w:w="100" w:type="dxa"/>
              <w:left w:w="100" w:type="dxa"/>
              <w:bottom w:w="100" w:type="dxa"/>
              <w:right w:w="100" w:type="dxa"/>
            </w:tcMar>
          </w:tcPr>
          <w:p w14:paraId="3398A3DA"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A</w:t>
            </w:r>
          </w:p>
        </w:tc>
        <w:tc>
          <w:tcPr>
            <w:tcW w:w="1620" w:type="dxa"/>
            <w:tcMar>
              <w:top w:w="100" w:type="dxa"/>
              <w:left w:w="100" w:type="dxa"/>
              <w:bottom w:w="100" w:type="dxa"/>
              <w:right w:w="100" w:type="dxa"/>
            </w:tcMar>
          </w:tcPr>
          <w:p w14:paraId="01D2C40E" w14:textId="1B9B178E" w:rsidR="00F6643C" w:rsidRPr="00CE5E5C" w:rsidRDefault="003D7E4B"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-286.3</w:t>
            </w:r>
          </w:p>
        </w:tc>
        <w:tc>
          <w:tcPr>
            <w:tcW w:w="1800" w:type="dxa"/>
            <w:tcMar>
              <w:top w:w="100" w:type="dxa"/>
              <w:left w:w="100" w:type="dxa"/>
              <w:bottom w:w="100" w:type="dxa"/>
              <w:right w:w="100" w:type="dxa"/>
            </w:tcMar>
          </w:tcPr>
          <w:p w14:paraId="0DB8091B" w14:textId="11ED682D"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-19.5</w:t>
            </w:r>
          </w:p>
        </w:tc>
        <w:tc>
          <w:tcPr>
            <w:tcW w:w="2250" w:type="dxa"/>
            <w:tcMar>
              <w:top w:w="100" w:type="dxa"/>
              <w:left w:w="100" w:type="dxa"/>
              <w:bottom w:w="100" w:type="dxa"/>
              <w:right w:w="100" w:type="dxa"/>
            </w:tcMar>
          </w:tcPr>
          <w:p w14:paraId="6842173E" w14:textId="196389B2"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2250" w:type="dxa"/>
            <w:vMerge w:val="restart"/>
          </w:tcPr>
          <w:p w14:paraId="4A828C79"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1F298895" w14:textId="77777777" w:rsidTr="00740FEA">
        <w:trPr>
          <w:jc w:val="center"/>
        </w:trPr>
        <w:tc>
          <w:tcPr>
            <w:tcW w:w="1160" w:type="dxa"/>
            <w:tcMar>
              <w:top w:w="100" w:type="dxa"/>
              <w:left w:w="100" w:type="dxa"/>
              <w:bottom w:w="100" w:type="dxa"/>
              <w:right w:w="100" w:type="dxa"/>
            </w:tcMar>
          </w:tcPr>
          <w:p w14:paraId="67D798C2"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B</w:t>
            </w:r>
          </w:p>
        </w:tc>
        <w:tc>
          <w:tcPr>
            <w:tcW w:w="1620" w:type="dxa"/>
            <w:tcMar>
              <w:top w:w="100" w:type="dxa"/>
              <w:left w:w="100" w:type="dxa"/>
              <w:bottom w:w="100" w:type="dxa"/>
              <w:right w:w="100" w:type="dxa"/>
            </w:tcMar>
          </w:tcPr>
          <w:p w14:paraId="550C33E6" w14:textId="3FC83FA9" w:rsidR="00F6643C" w:rsidRPr="00CE5E5C" w:rsidRDefault="003D7E4B"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-300.6</w:t>
            </w:r>
          </w:p>
        </w:tc>
        <w:tc>
          <w:tcPr>
            <w:tcW w:w="1800" w:type="dxa"/>
            <w:tcMar>
              <w:top w:w="100" w:type="dxa"/>
              <w:left w:w="100" w:type="dxa"/>
              <w:bottom w:w="100" w:type="dxa"/>
              <w:right w:w="100" w:type="dxa"/>
            </w:tcMar>
          </w:tcPr>
          <w:p w14:paraId="502FEE32" w14:textId="6FE754DA"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-12.3</w:t>
            </w:r>
          </w:p>
        </w:tc>
        <w:tc>
          <w:tcPr>
            <w:tcW w:w="2250" w:type="dxa"/>
            <w:tcMar>
              <w:top w:w="100" w:type="dxa"/>
              <w:left w:w="100" w:type="dxa"/>
              <w:bottom w:w="100" w:type="dxa"/>
              <w:right w:w="100" w:type="dxa"/>
            </w:tcMar>
          </w:tcPr>
          <w:p w14:paraId="59D1E6BA" w14:textId="7686DCEA"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2250" w:type="dxa"/>
            <w:vMerge/>
          </w:tcPr>
          <w:p w14:paraId="648D635B"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15E76457" w14:textId="77777777" w:rsidTr="00740FEA">
        <w:trPr>
          <w:jc w:val="center"/>
        </w:trPr>
        <w:tc>
          <w:tcPr>
            <w:tcW w:w="1160" w:type="dxa"/>
            <w:tcMar>
              <w:top w:w="100" w:type="dxa"/>
              <w:left w:w="100" w:type="dxa"/>
              <w:bottom w:w="100" w:type="dxa"/>
              <w:right w:w="100" w:type="dxa"/>
            </w:tcMar>
          </w:tcPr>
          <w:p w14:paraId="17696C89"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C</w:t>
            </w:r>
          </w:p>
        </w:tc>
        <w:tc>
          <w:tcPr>
            <w:tcW w:w="1620" w:type="dxa"/>
            <w:tcMar>
              <w:top w:w="100" w:type="dxa"/>
              <w:left w:w="100" w:type="dxa"/>
              <w:bottom w:w="100" w:type="dxa"/>
              <w:right w:w="100" w:type="dxa"/>
            </w:tcMar>
          </w:tcPr>
          <w:p w14:paraId="42758448" w14:textId="6466FD43" w:rsidR="00F6643C" w:rsidRPr="00CE5E5C" w:rsidRDefault="003D7E4B"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-313.6</w:t>
            </w:r>
          </w:p>
        </w:tc>
        <w:tc>
          <w:tcPr>
            <w:tcW w:w="1800" w:type="dxa"/>
            <w:tcMar>
              <w:top w:w="100" w:type="dxa"/>
              <w:left w:w="100" w:type="dxa"/>
              <w:bottom w:w="100" w:type="dxa"/>
              <w:right w:w="100" w:type="dxa"/>
            </w:tcMar>
          </w:tcPr>
          <w:p w14:paraId="3160A70F" w14:textId="361CB911"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63F5A950" w14:textId="72C5061C"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2250" w:type="dxa"/>
            <w:vMerge/>
          </w:tcPr>
          <w:p w14:paraId="626D4B1C"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1A507FBF" w14:textId="77777777" w:rsidTr="00740FEA">
        <w:trPr>
          <w:jc w:val="center"/>
        </w:trPr>
        <w:tc>
          <w:tcPr>
            <w:tcW w:w="1160" w:type="dxa"/>
            <w:tcMar>
              <w:top w:w="100" w:type="dxa"/>
              <w:left w:w="100" w:type="dxa"/>
              <w:bottom w:w="100" w:type="dxa"/>
              <w:right w:w="100" w:type="dxa"/>
            </w:tcMar>
          </w:tcPr>
          <w:p w14:paraId="6901180C" w14:textId="77777777" w:rsidR="00F6643C" w:rsidRPr="003506C5" w:rsidRDefault="00F6643C" w:rsidP="00740FEA">
            <w:pPr>
              <w:widowControl w:val="0"/>
              <w:spacing w:line="240" w:lineRule="auto"/>
              <w:jc w:val="center"/>
              <w:rPr>
                <w:rFonts w:ascii="Times New Roman" w:hAnsi="Times New Roman" w:cs="Times New Roman"/>
                <w:b/>
                <w:bCs/>
                <w:i/>
                <w:iCs/>
                <w:sz w:val="24"/>
                <w:szCs w:val="24"/>
              </w:rPr>
            </w:pPr>
            <w:r w:rsidRPr="003506C5">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6A047845" w14:textId="350942F4" w:rsidR="00F6643C" w:rsidRPr="003506C5" w:rsidRDefault="003D7E4B"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-325.5</w:t>
            </w:r>
          </w:p>
        </w:tc>
        <w:tc>
          <w:tcPr>
            <w:tcW w:w="1800" w:type="dxa"/>
            <w:tcMar>
              <w:top w:w="100" w:type="dxa"/>
              <w:left w:w="100" w:type="dxa"/>
              <w:bottom w:w="100" w:type="dxa"/>
              <w:right w:w="100" w:type="dxa"/>
            </w:tcMar>
          </w:tcPr>
          <w:p w14:paraId="4886EF32" w14:textId="5E178A1C" w:rsidR="00F6643C" w:rsidRPr="003506C5" w:rsidRDefault="003506C5" w:rsidP="00740FEA">
            <w:pPr>
              <w:widowControl w:val="0"/>
              <w:spacing w:line="240" w:lineRule="auto"/>
              <w:jc w:val="center"/>
              <w:rPr>
                <w:rFonts w:ascii="Times New Roman" w:hAnsi="Times New Roman" w:cs="Times New Roman"/>
                <w:b/>
                <w:bCs/>
                <w:i/>
                <w:iCs/>
                <w:sz w:val="24"/>
                <w:szCs w:val="24"/>
              </w:rPr>
            </w:pPr>
            <w:r w:rsidRPr="003506C5">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7B931BDD" w14:textId="7207C968" w:rsidR="00F6643C" w:rsidRPr="003506C5" w:rsidRDefault="003506C5" w:rsidP="00740FEA">
            <w:pPr>
              <w:widowControl w:val="0"/>
              <w:spacing w:line="240" w:lineRule="auto"/>
              <w:jc w:val="center"/>
              <w:rPr>
                <w:rFonts w:ascii="Times New Roman" w:hAnsi="Times New Roman" w:cs="Times New Roman"/>
                <w:b/>
                <w:bCs/>
                <w:i/>
                <w:iCs/>
                <w:sz w:val="24"/>
                <w:szCs w:val="24"/>
              </w:rPr>
            </w:pPr>
            <w:r w:rsidRPr="003506C5">
              <w:rPr>
                <w:rFonts w:ascii="Times New Roman" w:hAnsi="Times New Roman" w:cs="Times New Roman"/>
                <w:b/>
                <w:bCs/>
                <w:i/>
                <w:iCs/>
                <w:sz w:val="24"/>
                <w:szCs w:val="24"/>
              </w:rPr>
              <w:t>0.0</w:t>
            </w:r>
          </w:p>
        </w:tc>
        <w:tc>
          <w:tcPr>
            <w:tcW w:w="2250" w:type="dxa"/>
            <w:vMerge/>
          </w:tcPr>
          <w:p w14:paraId="55A0F128"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2AED54E5" w14:textId="77777777" w:rsidTr="00740FEA">
        <w:trPr>
          <w:jc w:val="center"/>
        </w:trPr>
        <w:tc>
          <w:tcPr>
            <w:tcW w:w="1160" w:type="dxa"/>
            <w:tcMar>
              <w:top w:w="100" w:type="dxa"/>
              <w:left w:w="100" w:type="dxa"/>
              <w:bottom w:w="100" w:type="dxa"/>
              <w:right w:w="100" w:type="dxa"/>
            </w:tcMar>
          </w:tcPr>
          <w:p w14:paraId="1D4191AA"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E</w:t>
            </w:r>
          </w:p>
        </w:tc>
        <w:tc>
          <w:tcPr>
            <w:tcW w:w="1620" w:type="dxa"/>
            <w:tcMar>
              <w:top w:w="100" w:type="dxa"/>
              <w:left w:w="100" w:type="dxa"/>
              <w:bottom w:w="100" w:type="dxa"/>
              <w:right w:w="100" w:type="dxa"/>
            </w:tcMar>
          </w:tcPr>
          <w:p w14:paraId="777DE0F9" w14:textId="69269CD9" w:rsidR="00F6643C" w:rsidRPr="00CE5E5C" w:rsidRDefault="003D7E4B"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-300.9</w:t>
            </w:r>
          </w:p>
        </w:tc>
        <w:tc>
          <w:tcPr>
            <w:tcW w:w="1800" w:type="dxa"/>
            <w:tcMar>
              <w:top w:w="100" w:type="dxa"/>
              <w:left w:w="100" w:type="dxa"/>
              <w:bottom w:w="100" w:type="dxa"/>
              <w:right w:w="100" w:type="dxa"/>
            </w:tcMar>
          </w:tcPr>
          <w:p w14:paraId="332CB5D5" w14:textId="1B80F5FE"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-12.1</w:t>
            </w:r>
          </w:p>
        </w:tc>
        <w:tc>
          <w:tcPr>
            <w:tcW w:w="2250" w:type="dxa"/>
            <w:tcMar>
              <w:top w:w="100" w:type="dxa"/>
              <w:left w:w="100" w:type="dxa"/>
              <w:bottom w:w="100" w:type="dxa"/>
              <w:right w:w="100" w:type="dxa"/>
            </w:tcMar>
          </w:tcPr>
          <w:p w14:paraId="55486C24" w14:textId="34D8399A"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c>
          <w:tcPr>
            <w:tcW w:w="2250" w:type="dxa"/>
            <w:vMerge/>
          </w:tcPr>
          <w:p w14:paraId="56699105"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18625C47" w14:textId="77777777" w:rsidTr="00740FEA">
        <w:trPr>
          <w:jc w:val="center"/>
        </w:trPr>
        <w:tc>
          <w:tcPr>
            <w:tcW w:w="1160" w:type="dxa"/>
            <w:tcMar>
              <w:top w:w="100" w:type="dxa"/>
              <w:left w:w="100" w:type="dxa"/>
              <w:bottom w:w="100" w:type="dxa"/>
              <w:right w:w="100" w:type="dxa"/>
            </w:tcMar>
          </w:tcPr>
          <w:p w14:paraId="6DDE9421"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F</w:t>
            </w:r>
          </w:p>
        </w:tc>
        <w:tc>
          <w:tcPr>
            <w:tcW w:w="1620" w:type="dxa"/>
            <w:tcMar>
              <w:top w:w="100" w:type="dxa"/>
              <w:left w:w="100" w:type="dxa"/>
              <w:bottom w:w="100" w:type="dxa"/>
              <w:right w:w="100" w:type="dxa"/>
            </w:tcMar>
          </w:tcPr>
          <w:p w14:paraId="0EE5A602" w14:textId="23CB8EEF" w:rsidR="00F6643C" w:rsidRPr="00CE5E5C" w:rsidRDefault="003D7E4B"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-311.7</w:t>
            </w:r>
          </w:p>
        </w:tc>
        <w:tc>
          <w:tcPr>
            <w:tcW w:w="1800" w:type="dxa"/>
            <w:tcMar>
              <w:top w:w="100" w:type="dxa"/>
              <w:left w:w="100" w:type="dxa"/>
              <w:bottom w:w="100" w:type="dxa"/>
              <w:right w:w="100" w:type="dxa"/>
            </w:tcMar>
          </w:tcPr>
          <w:p w14:paraId="1B1E637C" w14:textId="7DE0B7F4"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77DB4DD5" w14:textId="6A8FA8C9"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2250" w:type="dxa"/>
            <w:vMerge/>
          </w:tcPr>
          <w:p w14:paraId="3345D0A7"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4480FB3D" w14:textId="77777777" w:rsidTr="00740FEA">
        <w:trPr>
          <w:jc w:val="center"/>
        </w:trPr>
        <w:tc>
          <w:tcPr>
            <w:tcW w:w="1160" w:type="dxa"/>
            <w:tcMar>
              <w:top w:w="100" w:type="dxa"/>
              <w:left w:w="100" w:type="dxa"/>
              <w:bottom w:w="100" w:type="dxa"/>
              <w:right w:w="100" w:type="dxa"/>
            </w:tcMar>
          </w:tcPr>
          <w:p w14:paraId="107ADFD2"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G</w:t>
            </w:r>
          </w:p>
        </w:tc>
        <w:tc>
          <w:tcPr>
            <w:tcW w:w="1620" w:type="dxa"/>
            <w:tcMar>
              <w:top w:w="100" w:type="dxa"/>
              <w:left w:w="100" w:type="dxa"/>
              <w:bottom w:w="100" w:type="dxa"/>
              <w:right w:w="100" w:type="dxa"/>
            </w:tcMar>
          </w:tcPr>
          <w:p w14:paraId="54E92E77" w14:textId="60492B5E" w:rsidR="00F6643C" w:rsidRPr="00CE5E5C" w:rsidRDefault="003D7E4B"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-300.1</w:t>
            </w:r>
          </w:p>
        </w:tc>
        <w:tc>
          <w:tcPr>
            <w:tcW w:w="1800" w:type="dxa"/>
            <w:tcMar>
              <w:top w:w="100" w:type="dxa"/>
              <w:left w:w="100" w:type="dxa"/>
              <w:bottom w:w="100" w:type="dxa"/>
              <w:right w:w="100" w:type="dxa"/>
            </w:tcMar>
          </w:tcPr>
          <w:p w14:paraId="10A86765" w14:textId="00DD63D2"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-12.5</w:t>
            </w:r>
          </w:p>
        </w:tc>
        <w:tc>
          <w:tcPr>
            <w:tcW w:w="2250" w:type="dxa"/>
            <w:tcMar>
              <w:top w:w="100" w:type="dxa"/>
              <w:left w:w="100" w:type="dxa"/>
              <w:bottom w:w="100" w:type="dxa"/>
              <w:right w:w="100" w:type="dxa"/>
            </w:tcMar>
          </w:tcPr>
          <w:p w14:paraId="27935134" w14:textId="559A7B1F" w:rsidR="00F6643C" w:rsidRPr="00CE5E5C" w:rsidRDefault="003506C5"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2250" w:type="dxa"/>
            <w:vMerge/>
          </w:tcPr>
          <w:p w14:paraId="599F049E"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4B3E2134" w14:textId="77777777" w:rsidTr="00740FEA">
        <w:trPr>
          <w:jc w:val="center"/>
        </w:trPr>
        <w:tc>
          <w:tcPr>
            <w:tcW w:w="1160" w:type="dxa"/>
            <w:tcMar>
              <w:top w:w="100" w:type="dxa"/>
              <w:left w:w="100" w:type="dxa"/>
              <w:bottom w:w="100" w:type="dxa"/>
              <w:right w:w="100" w:type="dxa"/>
            </w:tcMar>
          </w:tcPr>
          <w:p w14:paraId="233324D6" w14:textId="77777777" w:rsidR="00F6643C" w:rsidRPr="003506C5" w:rsidRDefault="00F6643C" w:rsidP="00740FEA">
            <w:pPr>
              <w:widowControl w:val="0"/>
              <w:spacing w:line="240" w:lineRule="auto"/>
              <w:jc w:val="center"/>
              <w:rPr>
                <w:rFonts w:ascii="Times New Roman" w:hAnsi="Times New Roman" w:cs="Times New Roman"/>
                <w:b/>
                <w:bCs/>
                <w:i/>
                <w:iCs/>
                <w:sz w:val="24"/>
                <w:szCs w:val="24"/>
              </w:rPr>
            </w:pPr>
            <w:r w:rsidRPr="003506C5">
              <w:rPr>
                <w:rFonts w:ascii="Times New Roman" w:hAnsi="Times New Roman" w:cs="Times New Roman"/>
                <w:b/>
                <w:bCs/>
                <w:i/>
                <w:iCs/>
                <w:sz w:val="24"/>
                <w:szCs w:val="24"/>
              </w:rPr>
              <w:t>H</w:t>
            </w:r>
          </w:p>
        </w:tc>
        <w:tc>
          <w:tcPr>
            <w:tcW w:w="1620" w:type="dxa"/>
            <w:tcMar>
              <w:top w:w="100" w:type="dxa"/>
              <w:left w:w="100" w:type="dxa"/>
              <w:bottom w:w="100" w:type="dxa"/>
              <w:right w:w="100" w:type="dxa"/>
            </w:tcMar>
          </w:tcPr>
          <w:p w14:paraId="7C18D8C4" w14:textId="4D02C548" w:rsidR="00F6643C" w:rsidRPr="003506C5" w:rsidRDefault="003D7E4B"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-320.3</w:t>
            </w:r>
          </w:p>
        </w:tc>
        <w:tc>
          <w:tcPr>
            <w:tcW w:w="1800" w:type="dxa"/>
            <w:tcMar>
              <w:top w:w="100" w:type="dxa"/>
              <w:left w:w="100" w:type="dxa"/>
              <w:bottom w:w="100" w:type="dxa"/>
              <w:right w:w="100" w:type="dxa"/>
            </w:tcMar>
          </w:tcPr>
          <w:p w14:paraId="6040CBCA" w14:textId="36ECAB92" w:rsidR="00F6643C" w:rsidRPr="003506C5" w:rsidRDefault="003506C5" w:rsidP="00740FEA">
            <w:pPr>
              <w:widowControl w:val="0"/>
              <w:spacing w:line="240" w:lineRule="auto"/>
              <w:jc w:val="center"/>
              <w:rPr>
                <w:rFonts w:ascii="Times New Roman" w:hAnsi="Times New Roman" w:cs="Times New Roman"/>
                <w:b/>
                <w:bCs/>
                <w:i/>
                <w:iCs/>
                <w:sz w:val="24"/>
                <w:szCs w:val="24"/>
              </w:rPr>
            </w:pPr>
            <w:r w:rsidRPr="003506C5">
              <w:rPr>
                <w:rFonts w:ascii="Times New Roman" w:hAnsi="Times New Roman" w:cs="Times New Roman"/>
                <w:b/>
                <w:bCs/>
                <w:i/>
                <w:iCs/>
                <w:sz w:val="24"/>
                <w:szCs w:val="24"/>
              </w:rPr>
              <w:t>-2.0</w:t>
            </w:r>
          </w:p>
        </w:tc>
        <w:tc>
          <w:tcPr>
            <w:tcW w:w="2250" w:type="dxa"/>
            <w:tcMar>
              <w:top w:w="100" w:type="dxa"/>
              <w:left w:w="100" w:type="dxa"/>
              <w:bottom w:w="100" w:type="dxa"/>
              <w:right w:w="100" w:type="dxa"/>
            </w:tcMar>
          </w:tcPr>
          <w:p w14:paraId="30D6F680" w14:textId="1E37908B" w:rsidR="00F6643C" w:rsidRPr="003506C5" w:rsidRDefault="003506C5" w:rsidP="00740FEA">
            <w:pPr>
              <w:widowControl w:val="0"/>
              <w:spacing w:line="240" w:lineRule="auto"/>
              <w:jc w:val="center"/>
              <w:rPr>
                <w:rFonts w:ascii="Times New Roman" w:hAnsi="Times New Roman" w:cs="Times New Roman"/>
                <w:b/>
                <w:bCs/>
                <w:i/>
                <w:iCs/>
                <w:sz w:val="24"/>
                <w:szCs w:val="24"/>
              </w:rPr>
            </w:pPr>
            <w:r w:rsidRPr="003506C5">
              <w:rPr>
                <w:rFonts w:ascii="Times New Roman" w:hAnsi="Times New Roman" w:cs="Times New Roman"/>
                <w:b/>
                <w:bCs/>
                <w:i/>
                <w:iCs/>
                <w:sz w:val="24"/>
                <w:szCs w:val="24"/>
              </w:rPr>
              <w:t>2.1</w:t>
            </w:r>
          </w:p>
        </w:tc>
        <w:tc>
          <w:tcPr>
            <w:tcW w:w="2250" w:type="dxa"/>
            <w:vMerge/>
          </w:tcPr>
          <w:p w14:paraId="41BB587A"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bl>
    <w:p w14:paraId="787A7CD4" w14:textId="77777777" w:rsidR="00F6643C" w:rsidRPr="00CE5E5C" w:rsidRDefault="00F6643C">
      <w:pPr>
        <w:spacing w:line="240" w:lineRule="auto"/>
        <w:jc w:val="both"/>
        <w:rPr>
          <w:rFonts w:ascii="Times New Roman" w:hAnsi="Times New Roman" w:cs="Times New Roman"/>
          <w:b/>
          <w:sz w:val="24"/>
          <w:szCs w:val="24"/>
        </w:rPr>
      </w:pPr>
    </w:p>
    <w:p w14:paraId="28B2EA13" w14:textId="77777777" w:rsidR="00F6643C" w:rsidRPr="00CE5E5C" w:rsidRDefault="00F6643C">
      <w:pPr>
        <w:spacing w:line="240" w:lineRule="auto"/>
        <w:jc w:val="both"/>
        <w:rPr>
          <w:rFonts w:ascii="Times New Roman" w:hAnsi="Times New Roman" w:cs="Times New Roman"/>
          <w:b/>
          <w:sz w:val="24"/>
          <w:szCs w:val="24"/>
        </w:rPr>
      </w:pPr>
    </w:p>
    <w:p w14:paraId="12593DCA" w14:textId="77777777" w:rsidR="00F6643C" w:rsidRPr="00CE5E5C" w:rsidRDefault="00F6643C">
      <w:pPr>
        <w:rPr>
          <w:rFonts w:ascii="Times New Roman" w:hAnsi="Times New Roman" w:cs="Times New Roman"/>
          <w:b/>
          <w:sz w:val="24"/>
          <w:szCs w:val="24"/>
        </w:rPr>
      </w:pPr>
      <w:r w:rsidRPr="00CE5E5C">
        <w:rPr>
          <w:rFonts w:ascii="Times New Roman" w:hAnsi="Times New Roman" w:cs="Times New Roman"/>
          <w:b/>
          <w:sz w:val="24"/>
          <w:szCs w:val="24"/>
        </w:rPr>
        <w:br w:type="page"/>
      </w:r>
    </w:p>
    <w:p w14:paraId="284B637A" w14:textId="51ECE283"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lastRenderedPageBreak/>
        <w:t>Supplemental Table S</w:t>
      </w:r>
      <w:r w:rsidR="00854C14">
        <w:rPr>
          <w:rFonts w:ascii="Times New Roman" w:hAnsi="Times New Roman" w:cs="Times New Roman"/>
          <w:b/>
          <w:sz w:val="24"/>
          <w:szCs w:val="24"/>
        </w:rPr>
        <w:t>7</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southern occupancy shift since the 1970s. Results are shown for the 200km scale, temperature analysis. Top candidate model is italic and bold.</w:t>
      </w:r>
      <w:r w:rsidR="003B5CAD">
        <w:rPr>
          <w:rFonts w:ascii="Times New Roman" w:hAnsi="Times New Roman" w:cs="Times New Roman"/>
          <w:sz w:val="24"/>
          <w:szCs w:val="24"/>
        </w:rPr>
        <w:t xml:space="preserve"> We considered models equivalent if the difference in ELPD was less than four.</w:t>
      </w:r>
    </w:p>
    <w:p w14:paraId="2B3D3DDC" w14:textId="77777777" w:rsidR="00F6643C" w:rsidRPr="00CE5E5C" w:rsidRDefault="00F6643C">
      <w:pPr>
        <w:spacing w:line="240" w:lineRule="auto"/>
        <w:jc w:val="both"/>
        <w:rPr>
          <w:rFonts w:ascii="Times New Roman" w:hAnsi="Times New Roman" w:cs="Times New Roman"/>
          <w:b/>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F6643C" w:rsidRPr="00CE5E5C" w14:paraId="055C9B66" w14:textId="77777777" w:rsidTr="00740FEA">
        <w:trPr>
          <w:jc w:val="center"/>
        </w:trPr>
        <w:tc>
          <w:tcPr>
            <w:tcW w:w="1160" w:type="dxa"/>
            <w:shd w:val="clear" w:color="auto" w:fill="000000"/>
            <w:tcMar>
              <w:top w:w="100" w:type="dxa"/>
              <w:left w:w="100" w:type="dxa"/>
              <w:bottom w:w="100" w:type="dxa"/>
              <w:right w:w="100" w:type="dxa"/>
            </w:tcMar>
          </w:tcPr>
          <w:p w14:paraId="55374720"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44B07303"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40391281"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6887C596"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3BB40CD2"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F6643C" w:rsidRPr="00CE5E5C" w14:paraId="103C32DB" w14:textId="77777777" w:rsidTr="00740FEA">
        <w:trPr>
          <w:jc w:val="center"/>
        </w:trPr>
        <w:tc>
          <w:tcPr>
            <w:tcW w:w="1160" w:type="dxa"/>
            <w:tcMar>
              <w:top w:w="100" w:type="dxa"/>
              <w:left w:w="100" w:type="dxa"/>
              <w:bottom w:w="100" w:type="dxa"/>
              <w:right w:w="100" w:type="dxa"/>
            </w:tcMar>
          </w:tcPr>
          <w:p w14:paraId="4CC259FE" w14:textId="77777777" w:rsidR="00F6643C" w:rsidRPr="00EE2614" w:rsidRDefault="00F6643C"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A</w:t>
            </w:r>
          </w:p>
        </w:tc>
        <w:tc>
          <w:tcPr>
            <w:tcW w:w="1620" w:type="dxa"/>
            <w:tcMar>
              <w:top w:w="100" w:type="dxa"/>
              <w:left w:w="100" w:type="dxa"/>
              <w:bottom w:w="100" w:type="dxa"/>
              <w:right w:w="100" w:type="dxa"/>
            </w:tcMar>
          </w:tcPr>
          <w:p w14:paraId="5703391E" w14:textId="45F0100A" w:rsidR="00F6643C" w:rsidRPr="00EE2614" w:rsidRDefault="003D7E4B"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-300.2</w:t>
            </w:r>
          </w:p>
        </w:tc>
        <w:tc>
          <w:tcPr>
            <w:tcW w:w="1800" w:type="dxa"/>
            <w:tcMar>
              <w:top w:w="100" w:type="dxa"/>
              <w:left w:w="100" w:type="dxa"/>
              <w:bottom w:w="100" w:type="dxa"/>
              <w:right w:w="100" w:type="dxa"/>
            </w:tcMar>
          </w:tcPr>
          <w:p w14:paraId="31B3178E" w14:textId="2BDA89AC" w:rsidR="00F6643C" w:rsidRPr="00EE2614" w:rsidRDefault="0088098D"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-2.3</w:t>
            </w:r>
          </w:p>
        </w:tc>
        <w:tc>
          <w:tcPr>
            <w:tcW w:w="2250" w:type="dxa"/>
            <w:tcMar>
              <w:top w:w="100" w:type="dxa"/>
              <w:left w:w="100" w:type="dxa"/>
              <w:bottom w:w="100" w:type="dxa"/>
              <w:right w:w="100" w:type="dxa"/>
            </w:tcMar>
          </w:tcPr>
          <w:p w14:paraId="3E9B6C64" w14:textId="22D909C2" w:rsidR="00F6643C" w:rsidRPr="00EE2614" w:rsidRDefault="0088098D"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2.4</w:t>
            </w:r>
          </w:p>
        </w:tc>
        <w:tc>
          <w:tcPr>
            <w:tcW w:w="2250" w:type="dxa"/>
            <w:vMerge w:val="restart"/>
          </w:tcPr>
          <w:p w14:paraId="6B9A0EF1"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650BC78D" w14:textId="77777777" w:rsidTr="00740FEA">
        <w:trPr>
          <w:jc w:val="center"/>
        </w:trPr>
        <w:tc>
          <w:tcPr>
            <w:tcW w:w="1160" w:type="dxa"/>
            <w:tcMar>
              <w:top w:w="100" w:type="dxa"/>
              <w:left w:w="100" w:type="dxa"/>
              <w:bottom w:w="100" w:type="dxa"/>
              <w:right w:w="100" w:type="dxa"/>
            </w:tcMar>
          </w:tcPr>
          <w:p w14:paraId="7077C669" w14:textId="77777777" w:rsidR="00F6643C" w:rsidRPr="00EE2614" w:rsidRDefault="00F6643C"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B</w:t>
            </w:r>
          </w:p>
        </w:tc>
        <w:tc>
          <w:tcPr>
            <w:tcW w:w="1620" w:type="dxa"/>
            <w:tcMar>
              <w:top w:w="100" w:type="dxa"/>
              <w:left w:w="100" w:type="dxa"/>
              <w:bottom w:w="100" w:type="dxa"/>
              <w:right w:w="100" w:type="dxa"/>
            </w:tcMar>
          </w:tcPr>
          <w:p w14:paraId="3E039598" w14:textId="74B4432C" w:rsidR="00F6643C" w:rsidRPr="00EE2614" w:rsidRDefault="003D7E4B"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-299.4</w:t>
            </w:r>
          </w:p>
        </w:tc>
        <w:tc>
          <w:tcPr>
            <w:tcW w:w="1800" w:type="dxa"/>
            <w:tcMar>
              <w:top w:w="100" w:type="dxa"/>
              <w:left w:w="100" w:type="dxa"/>
              <w:bottom w:w="100" w:type="dxa"/>
              <w:right w:w="100" w:type="dxa"/>
            </w:tcMar>
          </w:tcPr>
          <w:p w14:paraId="2A8EADFB" w14:textId="26C6ECA8" w:rsidR="00F6643C" w:rsidRPr="00EE2614" w:rsidRDefault="0088098D"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-2.7</w:t>
            </w:r>
          </w:p>
        </w:tc>
        <w:tc>
          <w:tcPr>
            <w:tcW w:w="2250" w:type="dxa"/>
            <w:tcMar>
              <w:top w:w="100" w:type="dxa"/>
              <w:left w:w="100" w:type="dxa"/>
              <w:bottom w:w="100" w:type="dxa"/>
              <w:right w:w="100" w:type="dxa"/>
            </w:tcMar>
          </w:tcPr>
          <w:p w14:paraId="3EB52DC8" w14:textId="7025C985" w:rsidR="00F6643C" w:rsidRPr="00EE2614" w:rsidRDefault="0088098D"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2.8</w:t>
            </w:r>
          </w:p>
        </w:tc>
        <w:tc>
          <w:tcPr>
            <w:tcW w:w="2250" w:type="dxa"/>
            <w:vMerge/>
          </w:tcPr>
          <w:p w14:paraId="47AA22F4"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67D6EE97" w14:textId="77777777" w:rsidTr="00740FEA">
        <w:trPr>
          <w:jc w:val="center"/>
        </w:trPr>
        <w:tc>
          <w:tcPr>
            <w:tcW w:w="1160" w:type="dxa"/>
            <w:tcMar>
              <w:top w:w="100" w:type="dxa"/>
              <w:left w:w="100" w:type="dxa"/>
              <w:bottom w:w="100" w:type="dxa"/>
              <w:right w:w="100" w:type="dxa"/>
            </w:tcMar>
          </w:tcPr>
          <w:p w14:paraId="0FF34F0E" w14:textId="77777777" w:rsidR="00F6643C" w:rsidRPr="00EE2614" w:rsidRDefault="00F6643C"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C</w:t>
            </w:r>
          </w:p>
        </w:tc>
        <w:tc>
          <w:tcPr>
            <w:tcW w:w="1620" w:type="dxa"/>
            <w:tcMar>
              <w:top w:w="100" w:type="dxa"/>
              <w:left w:w="100" w:type="dxa"/>
              <w:bottom w:w="100" w:type="dxa"/>
              <w:right w:w="100" w:type="dxa"/>
            </w:tcMar>
          </w:tcPr>
          <w:p w14:paraId="042C95F8" w14:textId="41349F5F" w:rsidR="00F6643C" w:rsidRPr="00EE2614" w:rsidRDefault="003D7E4B"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-304.8</w:t>
            </w:r>
          </w:p>
        </w:tc>
        <w:tc>
          <w:tcPr>
            <w:tcW w:w="1800" w:type="dxa"/>
            <w:tcMar>
              <w:top w:w="100" w:type="dxa"/>
              <w:left w:w="100" w:type="dxa"/>
              <w:bottom w:w="100" w:type="dxa"/>
              <w:right w:w="100" w:type="dxa"/>
            </w:tcMar>
          </w:tcPr>
          <w:p w14:paraId="3D820251" w14:textId="5312A2ED" w:rsidR="00F6643C" w:rsidRPr="00EE2614" w:rsidRDefault="0088098D"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3F9FB23F" w14:textId="26D3C7B5" w:rsidR="00F6643C" w:rsidRPr="00EE2614" w:rsidRDefault="0088098D"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0.0</w:t>
            </w:r>
          </w:p>
        </w:tc>
        <w:tc>
          <w:tcPr>
            <w:tcW w:w="2250" w:type="dxa"/>
            <w:vMerge/>
          </w:tcPr>
          <w:p w14:paraId="6C85E60A"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5AB13FD8" w14:textId="77777777" w:rsidTr="00740FEA">
        <w:trPr>
          <w:jc w:val="center"/>
        </w:trPr>
        <w:tc>
          <w:tcPr>
            <w:tcW w:w="1160" w:type="dxa"/>
            <w:tcMar>
              <w:top w:w="100" w:type="dxa"/>
              <w:left w:w="100" w:type="dxa"/>
              <w:bottom w:w="100" w:type="dxa"/>
              <w:right w:w="100" w:type="dxa"/>
            </w:tcMar>
          </w:tcPr>
          <w:p w14:paraId="3B8BF27E" w14:textId="77777777" w:rsidR="00F6643C" w:rsidRPr="00EE2614" w:rsidRDefault="00F6643C"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02E2AB3C" w14:textId="118848FF" w:rsidR="00F6643C" w:rsidRPr="00EE2614" w:rsidRDefault="003D7E4B"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-302.7</w:t>
            </w:r>
          </w:p>
        </w:tc>
        <w:tc>
          <w:tcPr>
            <w:tcW w:w="1800" w:type="dxa"/>
            <w:tcMar>
              <w:top w:w="100" w:type="dxa"/>
              <w:left w:w="100" w:type="dxa"/>
              <w:bottom w:w="100" w:type="dxa"/>
              <w:right w:w="100" w:type="dxa"/>
            </w:tcMar>
          </w:tcPr>
          <w:p w14:paraId="4CCFE002" w14:textId="60F14DAA" w:rsidR="00F6643C" w:rsidRPr="00EE2614" w:rsidRDefault="0088098D"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-1.0</w:t>
            </w:r>
          </w:p>
        </w:tc>
        <w:tc>
          <w:tcPr>
            <w:tcW w:w="2250" w:type="dxa"/>
            <w:tcMar>
              <w:top w:w="100" w:type="dxa"/>
              <w:left w:w="100" w:type="dxa"/>
              <w:bottom w:w="100" w:type="dxa"/>
              <w:right w:w="100" w:type="dxa"/>
            </w:tcMar>
          </w:tcPr>
          <w:p w14:paraId="5DD183F2" w14:textId="1923C8D1" w:rsidR="00F6643C" w:rsidRPr="00EE2614" w:rsidRDefault="0088098D" w:rsidP="00740FEA">
            <w:pPr>
              <w:widowControl w:val="0"/>
              <w:spacing w:line="240" w:lineRule="auto"/>
              <w:jc w:val="center"/>
              <w:rPr>
                <w:rFonts w:ascii="Times New Roman" w:hAnsi="Times New Roman" w:cs="Times New Roman"/>
                <w:b/>
                <w:bCs/>
                <w:i/>
                <w:iCs/>
                <w:sz w:val="24"/>
                <w:szCs w:val="24"/>
              </w:rPr>
            </w:pPr>
            <w:r w:rsidRPr="00EE2614">
              <w:rPr>
                <w:rFonts w:ascii="Times New Roman" w:hAnsi="Times New Roman" w:cs="Times New Roman"/>
                <w:b/>
                <w:bCs/>
                <w:i/>
                <w:iCs/>
                <w:sz w:val="24"/>
                <w:szCs w:val="24"/>
              </w:rPr>
              <w:t>1.0</w:t>
            </w:r>
          </w:p>
        </w:tc>
        <w:tc>
          <w:tcPr>
            <w:tcW w:w="2250" w:type="dxa"/>
            <w:vMerge/>
          </w:tcPr>
          <w:p w14:paraId="49BFB5E0"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3EDF91F5" w14:textId="77777777" w:rsidTr="00740FEA">
        <w:trPr>
          <w:jc w:val="center"/>
        </w:trPr>
        <w:tc>
          <w:tcPr>
            <w:tcW w:w="1160" w:type="dxa"/>
            <w:tcMar>
              <w:top w:w="100" w:type="dxa"/>
              <w:left w:w="100" w:type="dxa"/>
              <w:bottom w:w="100" w:type="dxa"/>
              <w:right w:w="100" w:type="dxa"/>
            </w:tcMar>
          </w:tcPr>
          <w:p w14:paraId="5CEB29C4"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E</w:t>
            </w:r>
          </w:p>
        </w:tc>
        <w:tc>
          <w:tcPr>
            <w:tcW w:w="1620" w:type="dxa"/>
            <w:tcMar>
              <w:top w:w="100" w:type="dxa"/>
              <w:left w:w="100" w:type="dxa"/>
              <w:bottom w:w="100" w:type="dxa"/>
              <w:right w:w="100" w:type="dxa"/>
            </w:tcMar>
          </w:tcPr>
          <w:p w14:paraId="44AE3E69" w14:textId="269BEDDB" w:rsidR="00F6643C" w:rsidRPr="00CE5E5C" w:rsidRDefault="003D7E4B"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-293.1</w:t>
            </w:r>
          </w:p>
        </w:tc>
        <w:tc>
          <w:tcPr>
            <w:tcW w:w="1800" w:type="dxa"/>
            <w:tcMar>
              <w:top w:w="100" w:type="dxa"/>
              <w:left w:w="100" w:type="dxa"/>
              <w:bottom w:w="100" w:type="dxa"/>
              <w:right w:w="100" w:type="dxa"/>
            </w:tcMar>
          </w:tcPr>
          <w:p w14:paraId="6B9D25CC" w14:textId="304836D8" w:rsidR="00F6643C" w:rsidRPr="00CE5E5C" w:rsidRDefault="008809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06BFF348" w14:textId="7C5907F6" w:rsidR="00F6643C" w:rsidRPr="00CE5E5C" w:rsidRDefault="008809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250" w:type="dxa"/>
            <w:vMerge/>
          </w:tcPr>
          <w:p w14:paraId="0CE4C17D"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621657D0" w14:textId="77777777" w:rsidTr="00740FEA">
        <w:trPr>
          <w:jc w:val="center"/>
        </w:trPr>
        <w:tc>
          <w:tcPr>
            <w:tcW w:w="1160" w:type="dxa"/>
            <w:tcMar>
              <w:top w:w="100" w:type="dxa"/>
              <w:left w:w="100" w:type="dxa"/>
              <w:bottom w:w="100" w:type="dxa"/>
              <w:right w:w="100" w:type="dxa"/>
            </w:tcMar>
          </w:tcPr>
          <w:p w14:paraId="21EF2AAA"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F</w:t>
            </w:r>
          </w:p>
        </w:tc>
        <w:tc>
          <w:tcPr>
            <w:tcW w:w="1620" w:type="dxa"/>
            <w:tcMar>
              <w:top w:w="100" w:type="dxa"/>
              <w:left w:w="100" w:type="dxa"/>
              <w:bottom w:w="100" w:type="dxa"/>
              <w:right w:w="100" w:type="dxa"/>
            </w:tcMar>
          </w:tcPr>
          <w:p w14:paraId="6F447A3F" w14:textId="6448DB7C" w:rsidR="00F6643C" w:rsidRPr="00CE5E5C" w:rsidRDefault="003D7E4B"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-292.0</w:t>
            </w:r>
          </w:p>
        </w:tc>
        <w:tc>
          <w:tcPr>
            <w:tcW w:w="1800" w:type="dxa"/>
            <w:tcMar>
              <w:top w:w="100" w:type="dxa"/>
              <w:left w:w="100" w:type="dxa"/>
              <w:bottom w:w="100" w:type="dxa"/>
              <w:right w:w="100" w:type="dxa"/>
            </w:tcMar>
          </w:tcPr>
          <w:p w14:paraId="3112AF76" w14:textId="538D0B77" w:rsidR="00F6643C" w:rsidRPr="00CE5E5C" w:rsidRDefault="008809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2250" w:type="dxa"/>
            <w:tcMar>
              <w:top w:w="100" w:type="dxa"/>
              <w:left w:w="100" w:type="dxa"/>
              <w:bottom w:w="100" w:type="dxa"/>
              <w:right w:w="100" w:type="dxa"/>
            </w:tcMar>
          </w:tcPr>
          <w:p w14:paraId="34E1FCFD" w14:textId="07FCC9F1" w:rsidR="00F6643C" w:rsidRPr="00CE5E5C" w:rsidRDefault="008809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250" w:type="dxa"/>
            <w:vMerge/>
          </w:tcPr>
          <w:p w14:paraId="5CB33573"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7FC3E025" w14:textId="77777777" w:rsidTr="00740FEA">
        <w:trPr>
          <w:jc w:val="center"/>
        </w:trPr>
        <w:tc>
          <w:tcPr>
            <w:tcW w:w="1160" w:type="dxa"/>
            <w:tcMar>
              <w:top w:w="100" w:type="dxa"/>
              <w:left w:w="100" w:type="dxa"/>
              <w:bottom w:w="100" w:type="dxa"/>
              <w:right w:w="100" w:type="dxa"/>
            </w:tcMar>
          </w:tcPr>
          <w:p w14:paraId="0E33BB01"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G</w:t>
            </w:r>
          </w:p>
        </w:tc>
        <w:tc>
          <w:tcPr>
            <w:tcW w:w="1620" w:type="dxa"/>
            <w:tcMar>
              <w:top w:w="100" w:type="dxa"/>
              <w:left w:w="100" w:type="dxa"/>
              <w:bottom w:w="100" w:type="dxa"/>
              <w:right w:w="100" w:type="dxa"/>
            </w:tcMar>
          </w:tcPr>
          <w:p w14:paraId="7199D32D" w14:textId="7042A0C5" w:rsidR="00F6643C" w:rsidRPr="00CE5E5C" w:rsidRDefault="003D7E4B"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-295.9</w:t>
            </w:r>
          </w:p>
        </w:tc>
        <w:tc>
          <w:tcPr>
            <w:tcW w:w="1800" w:type="dxa"/>
            <w:tcMar>
              <w:top w:w="100" w:type="dxa"/>
              <w:left w:w="100" w:type="dxa"/>
              <w:bottom w:w="100" w:type="dxa"/>
              <w:right w:w="100" w:type="dxa"/>
            </w:tcMar>
          </w:tcPr>
          <w:p w14:paraId="35475FEE" w14:textId="1A8E9D1E" w:rsidR="00F6643C" w:rsidRPr="00CE5E5C" w:rsidRDefault="008809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-4.4</w:t>
            </w:r>
          </w:p>
        </w:tc>
        <w:tc>
          <w:tcPr>
            <w:tcW w:w="2250" w:type="dxa"/>
            <w:tcMar>
              <w:top w:w="100" w:type="dxa"/>
              <w:left w:w="100" w:type="dxa"/>
              <w:bottom w:w="100" w:type="dxa"/>
              <w:right w:w="100" w:type="dxa"/>
            </w:tcMar>
          </w:tcPr>
          <w:p w14:paraId="0E380D99" w14:textId="3381C0D9" w:rsidR="00F6643C" w:rsidRPr="00CE5E5C" w:rsidRDefault="008809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c>
          <w:tcPr>
            <w:tcW w:w="2250" w:type="dxa"/>
            <w:vMerge/>
          </w:tcPr>
          <w:p w14:paraId="176E5BC9"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00B39ABE" w14:textId="77777777" w:rsidTr="00740FEA">
        <w:trPr>
          <w:jc w:val="center"/>
        </w:trPr>
        <w:tc>
          <w:tcPr>
            <w:tcW w:w="1160" w:type="dxa"/>
            <w:tcMar>
              <w:top w:w="100" w:type="dxa"/>
              <w:left w:w="100" w:type="dxa"/>
              <w:bottom w:w="100" w:type="dxa"/>
              <w:right w:w="100" w:type="dxa"/>
            </w:tcMar>
          </w:tcPr>
          <w:p w14:paraId="187AD924"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H</w:t>
            </w:r>
          </w:p>
        </w:tc>
        <w:tc>
          <w:tcPr>
            <w:tcW w:w="1620" w:type="dxa"/>
            <w:tcMar>
              <w:top w:w="100" w:type="dxa"/>
              <w:left w:w="100" w:type="dxa"/>
              <w:bottom w:w="100" w:type="dxa"/>
              <w:right w:w="100" w:type="dxa"/>
            </w:tcMar>
          </w:tcPr>
          <w:p w14:paraId="3BE8EA8F" w14:textId="34CD6CFA" w:rsidR="00F6643C" w:rsidRPr="00CE5E5C" w:rsidRDefault="003D7E4B"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-293.4</w:t>
            </w:r>
          </w:p>
        </w:tc>
        <w:tc>
          <w:tcPr>
            <w:tcW w:w="1800" w:type="dxa"/>
            <w:tcMar>
              <w:top w:w="100" w:type="dxa"/>
              <w:left w:w="100" w:type="dxa"/>
              <w:bottom w:w="100" w:type="dxa"/>
              <w:right w:w="100" w:type="dxa"/>
            </w:tcMar>
          </w:tcPr>
          <w:p w14:paraId="717B376E" w14:textId="2053B42B" w:rsidR="00F6643C" w:rsidRPr="00CE5E5C" w:rsidRDefault="008809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-5.7</w:t>
            </w:r>
          </w:p>
        </w:tc>
        <w:tc>
          <w:tcPr>
            <w:tcW w:w="2250" w:type="dxa"/>
            <w:tcMar>
              <w:top w:w="100" w:type="dxa"/>
              <w:left w:w="100" w:type="dxa"/>
              <w:bottom w:w="100" w:type="dxa"/>
              <w:right w:w="100" w:type="dxa"/>
            </w:tcMar>
          </w:tcPr>
          <w:p w14:paraId="1F0A5BBE" w14:textId="428212A0" w:rsidR="00F6643C" w:rsidRPr="00CE5E5C" w:rsidRDefault="0088098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c>
          <w:tcPr>
            <w:tcW w:w="2250" w:type="dxa"/>
            <w:vMerge/>
          </w:tcPr>
          <w:p w14:paraId="6B6E4756"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bl>
    <w:p w14:paraId="6F1074C4" w14:textId="655C788A" w:rsidR="00F6643C" w:rsidRPr="00CE5E5C" w:rsidRDefault="00F6643C">
      <w:pPr>
        <w:spacing w:line="240" w:lineRule="auto"/>
        <w:jc w:val="both"/>
        <w:rPr>
          <w:rFonts w:ascii="Times New Roman" w:hAnsi="Times New Roman" w:cs="Times New Roman"/>
          <w:b/>
          <w:sz w:val="24"/>
          <w:szCs w:val="24"/>
        </w:rPr>
      </w:pPr>
    </w:p>
    <w:p w14:paraId="2789315B" w14:textId="77777777" w:rsidR="00F6643C" w:rsidRPr="00CE5E5C" w:rsidRDefault="00F6643C">
      <w:pPr>
        <w:spacing w:line="240" w:lineRule="auto"/>
        <w:jc w:val="both"/>
        <w:rPr>
          <w:rFonts w:ascii="Times New Roman" w:hAnsi="Times New Roman" w:cs="Times New Roman"/>
          <w:b/>
          <w:sz w:val="24"/>
          <w:szCs w:val="24"/>
        </w:rPr>
      </w:pPr>
    </w:p>
    <w:p w14:paraId="2169E524" w14:textId="77777777" w:rsidR="00F6643C" w:rsidRPr="00CE5E5C" w:rsidRDefault="00F6643C">
      <w:pPr>
        <w:rPr>
          <w:rFonts w:ascii="Times New Roman" w:hAnsi="Times New Roman" w:cs="Times New Roman"/>
          <w:b/>
          <w:sz w:val="24"/>
          <w:szCs w:val="24"/>
        </w:rPr>
      </w:pPr>
      <w:r w:rsidRPr="00CE5E5C">
        <w:rPr>
          <w:rFonts w:ascii="Times New Roman" w:hAnsi="Times New Roman" w:cs="Times New Roman"/>
          <w:b/>
          <w:sz w:val="24"/>
          <w:szCs w:val="24"/>
        </w:rPr>
        <w:br w:type="page"/>
      </w:r>
    </w:p>
    <w:p w14:paraId="5D56F8B7" w14:textId="29D6D094" w:rsidR="00073BC4" w:rsidRPr="00CE5E5C" w:rsidRDefault="00073BC4" w:rsidP="00073BC4">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lastRenderedPageBreak/>
        <w:t>Supplemental Table S</w:t>
      </w:r>
      <w:r w:rsidR="004F38A5">
        <w:rPr>
          <w:rFonts w:ascii="Times New Roman" w:hAnsi="Times New Roman" w:cs="Times New Roman"/>
          <w:b/>
          <w:sz w:val="24"/>
          <w:szCs w:val="24"/>
        </w:rPr>
        <w:t>8</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core/mid-latitude occupancy shift since the 1970s. Results are shown for the 100km scale, precipitation analysis. Top candidate model is italic and bold.</w:t>
      </w:r>
      <w:r>
        <w:rPr>
          <w:rFonts w:ascii="Times New Roman" w:hAnsi="Times New Roman" w:cs="Times New Roman"/>
          <w:sz w:val="24"/>
          <w:szCs w:val="24"/>
        </w:rPr>
        <w:t xml:space="preserve"> We considered models equivalent if the difference in ELPD was less than four.</w:t>
      </w:r>
    </w:p>
    <w:p w14:paraId="6C907253" w14:textId="77777777" w:rsidR="00073BC4" w:rsidRPr="00CE5E5C" w:rsidRDefault="00073BC4" w:rsidP="00073BC4">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073BC4" w:rsidRPr="00CE5E5C" w14:paraId="53BA6F10" w14:textId="77777777" w:rsidTr="00740FEA">
        <w:trPr>
          <w:jc w:val="center"/>
        </w:trPr>
        <w:tc>
          <w:tcPr>
            <w:tcW w:w="1160" w:type="dxa"/>
            <w:shd w:val="clear" w:color="auto" w:fill="000000"/>
            <w:tcMar>
              <w:top w:w="100" w:type="dxa"/>
              <w:left w:w="100" w:type="dxa"/>
              <w:bottom w:w="100" w:type="dxa"/>
              <w:right w:w="100" w:type="dxa"/>
            </w:tcMar>
          </w:tcPr>
          <w:p w14:paraId="7C7EBEED"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256F9624"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44DFA949"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536E36ED"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463E0108"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073BC4" w:rsidRPr="00CE5E5C" w14:paraId="15EED6DE" w14:textId="77777777" w:rsidTr="00740FEA">
        <w:trPr>
          <w:jc w:val="center"/>
        </w:trPr>
        <w:tc>
          <w:tcPr>
            <w:tcW w:w="1160" w:type="dxa"/>
            <w:tcMar>
              <w:top w:w="100" w:type="dxa"/>
              <w:left w:w="100" w:type="dxa"/>
              <w:bottom w:w="100" w:type="dxa"/>
              <w:right w:w="100" w:type="dxa"/>
            </w:tcMar>
          </w:tcPr>
          <w:p w14:paraId="3243ACE1"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A</w:t>
            </w:r>
          </w:p>
        </w:tc>
        <w:tc>
          <w:tcPr>
            <w:tcW w:w="1620" w:type="dxa"/>
            <w:tcMar>
              <w:top w:w="100" w:type="dxa"/>
              <w:left w:w="100" w:type="dxa"/>
              <w:bottom w:w="100" w:type="dxa"/>
              <w:right w:w="100" w:type="dxa"/>
            </w:tcMar>
          </w:tcPr>
          <w:p w14:paraId="694BF513" w14:textId="3E5F7C89" w:rsidR="00073BC4" w:rsidRPr="00CE5E5C" w:rsidRDefault="00567531"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-422.7</w:t>
            </w:r>
          </w:p>
        </w:tc>
        <w:tc>
          <w:tcPr>
            <w:tcW w:w="1800" w:type="dxa"/>
            <w:tcMar>
              <w:top w:w="100" w:type="dxa"/>
              <w:left w:w="100" w:type="dxa"/>
              <w:bottom w:w="100" w:type="dxa"/>
              <w:right w:w="100" w:type="dxa"/>
            </w:tcMar>
          </w:tcPr>
          <w:p w14:paraId="2205C2BB" w14:textId="20CCBDB3"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-4.7</w:t>
            </w:r>
          </w:p>
        </w:tc>
        <w:tc>
          <w:tcPr>
            <w:tcW w:w="2250" w:type="dxa"/>
            <w:tcMar>
              <w:top w:w="100" w:type="dxa"/>
              <w:left w:w="100" w:type="dxa"/>
              <w:bottom w:w="100" w:type="dxa"/>
              <w:right w:w="100" w:type="dxa"/>
            </w:tcMar>
          </w:tcPr>
          <w:p w14:paraId="520C37D4" w14:textId="669F0131"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2250" w:type="dxa"/>
            <w:vMerge w:val="restart"/>
          </w:tcPr>
          <w:p w14:paraId="39C6AD30"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0701A789" w14:textId="77777777" w:rsidTr="00740FEA">
        <w:trPr>
          <w:jc w:val="center"/>
        </w:trPr>
        <w:tc>
          <w:tcPr>
            <w:tcW w:w="1160" w:type="dxa"/>
            <w:tcMar>
              <w:top w:w="100" w:type="dxa"/>
              <w:left w:w="100" w:type="dxa"/>
              <w:bottom w:w="100" w:type="dxa"/>
              <w:right w:w="100" w:type="dxa"/>
            </w:tcMar>
          </w:tcPr>
          <w:p w14:paraId="06B5C09E"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B</w:t>
            </w:r>
          </w:p>
        </w:tc>
        <w:tc>
          <w:tcPr>
            <w:tcW w:w="1620" w:type="dxa"/>
            <w:tcMar>
              <w:top w:w="100" w:type="dxa"/>
              <w:left w:w="100" w:type="dxa"/>
              <w:bottom w:w="100" w:type="dxa"/>
              <w:right w:w="100" w:type="dxa"/>
            </w:tcMar>
          </w:tcPr>
          <w:p w14:paraId="05AB2932" w14:textId="1F80B470" w:rsidR="00073BC4" w:rsidRPr="00CE5E5C" w:rsidRDefault="00567531"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-420.8</w:t>
            </w:r>
          </w:p>
        </w:tc>
        <w:tc>
          <w:tcPr>
            <w:tcW w:w="1800" w:type="dxa"/>
            <w:tcMar>
              <w:top w:w="100" w:type="dxa"/>
              <w:left w:w="100" w:type="dxa"/>
              <w:bottom w:w="100" w:type="dxa"/>
              <w:right w:w="100" w:type="dxa"/>
            </w:tcMar>
          </w:tcPr>
          <w:p w14:paraId="125814B2" w14:textId="3BDC7A77"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-5.7</w:t>
            </w:r>
          </w:p>
        </w:tc>
        <w:tc>
          <w:tcPr>
            <w:tcW w:w="2250" w:type="dxa"/>
            <w:tcMar>
              <w:top w:w="100" w:type="dxa"/>
              <w:left w:w="100" w:type="dxa"/>
              <w:bottom w:w="100" w:type="dxa"/>
              <w:right w:w="100" w:type="dxa"/>
            </w:tcMar>
          </w:tcPr>
          <w:p w14:paraId="581EA69C" w14:textId="009B7AE0"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2250" w:type="dxa"/>
            <w:vMerge/>
          </w:tcPr>
          <w:p w14:paraId="2AEAA67C"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4451BE23" w14:textId="77777777" w:rsidTr="00740FEA">
        <w:trPr>
          <w:jc w:val="center"/>
        </w:trPr>
        <w:tc>
          <w:tcPr>
            <w:tcW w:w="1160" w:type="dxa"/>
            <w:tcMar>
              <w:top w:w="100" w:type="dxa"/>
              <w:left w:w="100" w:type="dxa"/>
              <w:bottom w:w="100" w:type="dxa"/>
              <w:right w:w="100" w:type="dxa"/>
            </w:tcMar>
          </w:tcPr>
          <w:p w14:paraId="6584E6FE" w14:textId="77777777" w:rsidR="00073BC4" w:rsidRPr="00915B9B" w:rsidRDefault="00073BC4" w:rsidP="00740FEA">
            <w:pPr>
              <w:widowControl w:val="0"/>
              <w:spacing w:line="240" w:lineRule="auto"/>
              <w:jc w:val="center"/>
              <w:rPr>
                <w:rFonts w:ascii="Times New Roman" w:hAnsi="Times New Roman" w:cs="Times New Roman"/>
                <w:b/>
                <w:bCs/>
                <w:i/>
                <w:iCs/>
                <w:sz w:val="24"/>
                <w:szCs w:val="24"/>
              </w:rPr>
            </w:pPr>
            <w:r w:rsidRPr="00915B9B">
              <w:rPr>
                <w:rFonts w:ascii="Times New Roman" w:hAnsi="Times New Roman" w:cs="Times New Roman"/>
                <w:b/>
                <w:bCs/>
                <w:i/>
                <w:iCs/>
                <w:sz w:val="24"/>
                <w:szCs w:val="24"/>
              </w:rPr>
              <w:t>C</w:t>
            </w:r>
          </w:p>
        </w:tc>
        <w:tc>
          <w:tcPr>
            <w:tcW w:w="1620" w:type="dxa"/>
            <w:tcMar>
              <w:top w:w="100" w:type="dxa"/>
              <w:left w:w="100" w:type="dxa"/>
              <w:bottom w:w="100" w:type="dxa"/>
              <w:right w:w="100" w:type="dxa"/>
            </w:tcMar>
          </w:tcPr>
          <w:p w14:paraId="369E8F44" w14:textId="0B93F6BB" w:rsidR="00073BC4" w:rsidRPr="00915B9B" w:rsidRDefault="00567531"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-432.1</w:t>
            </w:r>
          </w:p>
        </w:tc>
        <w:tc>
          <w:tcPr>
            <w:tcW w:w="1800" w:type="dxa"/>
            <w:tcMar>
              <w:top w:w="100" w:type="dxa"/>
              <w:left w:w="100" w:type="dxa"/>
              <w:bottom w:w="100" w:type="dxa"/>
              <w:right w:w="100" w:type="dxa"/>
            </w:tcMar>
          </w:tcPr>
          <w:p w14:paraId="7BEAFA3E" w14:textId="3083600F" w:rsidR="00073BC4" w:rsidRPr="00915B9B" w:rsidRDefault="006B37F9" w:rsidP="00740FEA">
            <w:pPr>
              <w:widowControl w:val="0"/>
              <w:spacing w:line="240" w:lineRule="auto"/>
              <w:jc w:val="center"/>
              <w:rPr>
                <w:rFonts w:ascii="Times New Roman" w:hAnsi="Times New Roman" w:cs="Times New Roman"/>
                <w:b/>
                <w:bCs/>
                <w:i/>
                <w:iCs/>
                <w:sz w:val="24"/>
                <w:szCs w:val="24"/>
              </w:rPr>
            </w:pPr>
            <w:r w:rsidRPr="00915B9B">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008F14DD" w14:textId="193E4CF4" w:rsidR="00073BC4" w:rsidRPr="00915B9B" w:rsidRDefault="006B37F9" w:rsidP="00740FEA">
            <w:pPr>
              <w:widowControl w:val="0"/>
              <w:spacing w:line="240" w:lineRule="auto"/>
              <w:jc w:val="center"/>
              <w:rPr>
                <w:rFonts w:ascii="Times New Roman" w:hAnsi="Times New Roman" w:cs="Times New Roman"/>
                <w:b/>
                <w:bCs/>
                <w:i/>
                <w:iCs/>
                <w:sz w:val="24"/>
                <w:szCs w:val="24"/>
              </w:rPr>
            </w:pPr>
            <w:r w:rsidRPr="00915B9B">
              <w:rPr>
                <w:rFonts w:ascii="Times New Roman" w:hAnsi="Times New Roman" w:cs="Times New Roman"/>
                <w:b/>
                <w:bCs/>
                <w:i/>
                <w:iCs/>
                <w:sz w:val="24"/>
                <w:szCs w:val="24"/>
              </w:rPr>
              <w:t>0.0</w:t>
            </w:r>
          </w:p>
        </w:tc>
        <w:tc>
          <w:tcPr>
            <w:tcW w:w="2250" w:type="dxa"/>
            <w:vMerge/>
          </w:tcPr>
          <w:p w14:paraId="0C200AFA"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0F99684D" w14:textId="77777777" w:rsidTr="00740FEA">
        <w:trPr>
          <w:jc w:val="center"/>
        </w:trPr>
        <w:tc>
          <w:tcPr>
            <w:tcW w:w="1160" w:type="dxa"/>
            <w:tcMar>
              <w:top w:w="100" w:type="dxa"/>
              <w:left w:w="100" w:type="dxa"/>
              <w:bottom w:w="100" w:type="dxa"/>
              <w:right w:w="100" w:type="dxa"/>
            </w:tcMar>
          </w:tcPr>
          <w:p w14:paraId="0EF8153B" w14:textId="77777777" w:rsidR="00073BC4" w:rsidRPr="00915B9B" w:rsidRDefault="00073BC4" w:rsidP="00740FEA">
            <w:pPr>
              <w:widowControl w:val="0"/>
              <w:spacing w:line="240" w:lineRule="auto"/>
              <w:jc w:val="center"/>
              <w:rPr>
                <w:rFonts w:ascii="Times New Roman" w:hAnsi="Times New Roman" w:cs="Times New Roman"/>
                <w:b/>
                <w:bCs/>
                <w:i/>
                <w:iCs/>
                <w:sz w:val="24"/>
                <w:szCs w:val="24"/>
              </w:rPr>
            </w:pPr>
            <w:r w:rsidRPr="00915B9B">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5E531F65" w14:textId="05F12A4E" w:rsidR="00073BC4" w:rsidRPr="00915B9B" w:rsidRDefault="00567531"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-429.5</w:t>
            </w:r>
          </w:p>
        </w:tc>
        <w:tc>
          <w:tcPr>
            <w:tcW w:w="1800" w:type="dxa"/>
            <w:tcMar>
              <w:top w:w="100" w:type="dxa"/>
              <w:left w:w="100" w:type="dxa"/>
              <w:bottom w:w="100" w:type="dxa"/>
              <w:right w:w="100" w:type="dxa"/>
            </w:tcMar>
          </w:tcPr>
          <w:p w14:paraId="35E850EA" w14:textId="4D36978A" w:rsidR="00073BC4" w:rsidRPr="00915B9B" w:rsidRDefault="006B37F9" w:rsidP="00740FEA">
            <w:pPr>
              <w:widowControl w:val="0"/>
              <w:spacing w:line="240" w:lineRule="auto"/>
              <w:jc w:val="center"/>
              <w:rPr>
                <w:rFonts w:ascii="Times New Roman" w:hAnsi="Times New Roman" w:cs="Times New Roman"/>
                <w:b/>
                <w:bCs/>
                <w:i/>
                <w:iCs/>
                <w:sz w:val="24"/>
                <w:szCs w:val="24"/>
              </w:rPr>
            </w:pPr>
            <w:r w:rsidRPr="00915B9B">
              <w:rPr>
                <w:rFonts w:ascii="Times New Roman" w:hAnsi="Times New Roman" w:cs="Times New Roman"/>
                <w:b/>
                <w:bCs/>
                <w:i/>
                <w:iCs/>
                <w:sz w:val="24"/>
                <w:szCs w:val="24"/>
              </w:rPr>
              <w:t>-1.3</w:t>
            </w:r>
          </w:p>
        </w:tc>
        <w:tc>
          <w:tcPr>
            <w:tcW w:w="2250" w:type="dxa"/>
            <w:tcMar>
              <w:top w:w="100" w:type="dxa"/>
              <w:left w:w="100" w:type="dxa"/>
              <w:bottom w:w="100" w:type="dxa"/>
              <w:right w:w="100" w:type="dxa"/>
            </w:tcMar>
          </w:tcPr>
          <w:p w14:paraId="2C74F813" w14:textId="5EAB53D3" w:rsidR="00073BC4" w:rsidRPr="00915B9B" w:rsidRDefault="006B37F9" w:rsidP="00740FEA">
            <w:pPr>
              <w:widowControl w:val="0"/>
              <w:spacing w:line="240" w:lineRule="auto"/>
              <w:jc w:val="center"/>
              <w:rPr>
                <w:rFonts w:ascii="Times New Roman" w:hAnsi="Times New Roman" w:cs="Times New Roman"/>
                <w:b/>
                <w:bCs/>
                <w:i/>
                <w:iCs/>
                <w:sz w:val="24"/>
                <w:szCs w:val="24"/>
              </w:rPr>
            </w:pPr>
            <w:r w:rsidRPr="00915B9B">
              <w:rPr>
                <w:rFonts w:ascii="Times New Roman" w:hAnsi="Times New Roman" w:cs="Times New Roman"/>
                <w:b/>
                <w:bCs/>
                <w:i/>
                <w:iCs/>
                <w:sz w:val="24"/>
                <w:szCs w:val="24"/>
              </w:rPr>
              <w:t>1.6</w:t>
            </w:r>
          </w:p>
        </w:tc>
        <w:tc>
          <w:tcPr>
            <w:tcW w:w="2250" w:type="dxa"/>
            <w:vMerge/>
          </w:tcPr>
          <w:p w14:paraId="1E5DCD4B"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0E476861" w14:textId="77777777" w:rsidTr="00740FEA">
        <w:trPr>
          <w:jc w:val="center"/>
        </w:trPr>
        <w:tc>
          <w:tcPr>
            <w:tcW w:w="1160" w:type="dxa"/>
            <w:tcMar>
              <w:top w:w="100" w:type="dxa"/>
              <w:left w:w="100" w:type="dxa"/>
              <w:bottom w:w="100" w:type="dxa"/>
              <w:right w:w="100" w:type="dxa"/>
            </w:tcMar>
          </w:tcPr>
          <w:p w14:paraId="0B431257" w14:textId="77777777" w:rsidR="00073BC4" w:rsidRPr="00915B9B" w:rsidRDefault="00073BC4" w:rsidP="00740FEA">
            <w:pPr>
              <w:widowControl w:val="0"/>
              <w:spacing w:line="240" w:lineRule="auto"/>
              <w:jc w:val="center"/>
              <w:rPr>
                <w:rFonts w:ascii="Times New Roman" w:hAnsi="Times New Roman" w:cs="Times New Roman"/>
                <w:b/>
                <w:bCs/>
                <w:i/>
                <w:iCs/>
                <w:sz w:val="24"/>
                <w:szCs w:val="24"/>
              </w:rPr>
            </w:pPr>
            <w:r w:rsidRPr="00915B9B">
              <w:rPr>
                <w:rFonts w:ascii="Times New Roman" w:hAnsi="Times New Roman" w:cs="Times New Roman"/>
                <w:b/>
                <w:bCs/>
                <w:i/>
                <w:iCs/>
                <w:sz w:val="24"/>
                <w:szCs w:val="24"/>
              </w:rPr>
              <w:t>E</w:t>
            </w:r>
          </w:p>
        </w:tc>
        <w:tc>
          <w:tcPr>
            <w:tcW w:w="1620" w:type="dxa"/>
            <w:tcMar>
              <w:top w:w="100" w:type="dxa"/>
              <w:left w:w="100" w:type="dxa"/>
              <w:bottom w:w="100" w:type="dxa"/>
              <w:right w:w="100" w:type="dxa"/>
            </w:tcMar>
          </w:tcPr>
          <w:p w14:paraId="27234835" w14:textId="56F4DF5D" w:rsidR="00073BC4" w:rsidRPr="00915B9B" w:rsidRDefault="00567531"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-424.0</w:t>
            </w:r>
          </w:p>
        </w:tc>
        <w:tc>
          <w:tcPr>
            <w:tcW w:w="1800" w:type="dxa"/>
            <w:tcMar>
              <w:top w:w="100" w:type="dxa"/>
              <w:left w:w="100" w:type="dxa"/>
              <w:bottom w:w="100" w:type="dxa"/>
              <w:right w:w="100" w:type="dxa"/>
            </w:tcMar>
          </w:tcPr>
          <w:p w14:paraId="0F95E05D" w14:textId="0E7AA05B" w:rsidR="00073BC4" w:rsidRPr="00915B9B" w:rsidRDefault="006B37F9" w:rsidP="00740FEA">
            <w:pPr>
              <w:widowControl w:val="0"/>
              <w:spacing w:line="240" w:lineRule="auto"/>
              <w:jc w:val="center"/>
              <w:rPr>
                <w:rFonts w:ascii="Times New Roman" w:hAnsi="Times New Roman" w:cs="Times New Roman"/>
                <w:b/>
                <w:bCs/>
                <w:i/>
                <w:iCs/>
                <w:sz w:val="24"/>
                <w:szCs w:val="24"/>
              </w:rPr>
            </w:pPr>
            <w:r w:rsidRPr="00915B9B">
              <w:rPr>
                <w:rFonts w:ascii="Times New Roman" w:hAnsi="Times New Roman" w:cs="Times New Roman"/>
                <w:b/>
                <w:bCs/>
                <w:i/>
                <w:iCs/>
                <w:sz w:val="24"/>
                <w:szCs w:val="24"/>
              </w:rPr>
              <w:t>-4.0</w:t>
            </w:r>
          </w:p>
        </w:tc>
        <w:tc>
          <w:tcPr>
            <w:tcW w:w="2250" w:type="dxa"/>
            <w:tcMar>
              <w:top w:w="100" w:type="dxa"/>
              <w:left w:w="100" w:type="dxa"/>
              <w:bottom w:w="100" w:type="dxa"/>
              <w:right w:w="100" w:type="dxa"/>
            </w:tcMar>
          </w:tcPr>
          <w:p w14:paraId="03CD11BA" w14:textId="283028A6" w:rsidR="00073BC4" w:rsidRPr="00915B9B" w:rsidRDefault="006B37F9" w:rsidP="00740FEA">
            <w:pPr>
              <w:widowControl w:val="0"/>
              <w:spacing w:line="240" w:lineRule="auto"/>
              <w:jc w:val="center"/>
              <w:rPr>
                <w:rFonts w:ascii="Times New Roman" w:hAnsi="Times New Roman" w:cs="Times New Roman"/>
                <w:b/>
                <w:bCs/>
                <w:i/>
                <w:iCs/>
                <w:sz w:val="24"/>
                <w:szCs w:val="24"/>
              </w:rPr>
            </w:pPr>
            <w:r w:rsidRPr="00915B9B">
              <w:rPr>
                <w:rFonts w:ascii="Times New Roman" w:hAnsi="Times New Roman" w:cs="Times New Roman"/>
                <w:b/>
                <w:bCs/>
                <w:i/>
                <w:iCs/>
                <w:sz w:val="24"/>
                <w:szCs w:val="24"/>
              </w:rPr>
              <w:t>3.1</w:t>
            </w:r>
          </w:p>
        </w:tc>
        <w:tc>
          <w:tcPr>
            <w:tcW w:w="2250" w:type="dxa"/>
            <w:vMerge/>
          </w:tcPr>
          <w:p w14:paraId="6D2DBA0D"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7ADB1E5A" w14:textId="77777777" w:rsidTr="00740FEA">
        <w:trPr>
          <w:jc w:val="center"/>
        </w:trPr>
        <w:tc>
          <w:tcPr>
            <w:tcW w:w="1160" w:type="dxa"/>
            <w:tcMar>
              <w:top w:w="100" w:type="dxa"/>
              <w:left w:w="100" w:type="dxa"/>
              <w:bottom w:w="100" w:type="dxa"/>
              <w:right w:w="100" w:type="dxa"/>
            </w:tcMar>
          </w:tcPr>
          <w:p w14:paraId="647C1B31"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F</w:t>
            </w:r>
          </w:p>
        </w:tc>
        <w:tc>
          <w:tcPr>
            <w:tcW w:w="1620" w:type="dxa"/>
            <w:tcMar>
              <w:top w:w="100" w:type="dxa"/>
              <w:left w:w="100" w:type="dxa"/>
              <w:bottom w:w="100" w:type="dxa"/>
              <w:right w:w="100" w:type="dxa"/>
            </w:tcMar>
          </w:tcPr>
          <w:p w14:paraId="082C0B5C" w14:textId="67C19A4B" w:rsidR="00073BC4" w:rsidRPr="00CE5E5C" w:rsidRDefault="00567531"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-422.0</w:t>
            </w:r>
          </w:p>
        </w:tc>
        <w:tc>
          <w:tcPr>
            <w:tcW w:w="1800" w:type="dxa"/>
            <w:tcMar>
              <w:top w:w="100" w:type="dxa"/>
              <w:left w:w="100" w:type="dxa"/>
              <w:bottom w:w="100" w:type="dxa"/>
              <w:right w:w="100" w:type="dxa"/>
            </w:tcMar>
          </w:tcPr>
          <w:p w14:paraId="1CBC72C2" w14:textId="49004FBD"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250" w:type="dxa"/>
            <w:tcMar>
              <w:top w:w="100" w:type="dxa"/>
              <w:left w:w="100" w:type="dxa"/>
              <w:bottom w:w="100" w:type="dxa"/>
              <w:right w:w="100" w:type="dxa"/>
            </w:tcMar>
          </w:tcPr>
          <w:p w14:paraId="048B4802" w14:textId="0C61A6A8"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2250" w:type="dxa"/>
            <w:vMerge/>
          </w:tcPr>
          <w:p w14:paraId="6E562BCC"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725702D0" w14:textId="77777777" w:rsidTr="00740FEA">
        <w:trPr>
          <w:jc w:val="center"/>
        </w:trPr>
        <w:tc>
          <w:tcPr>
            <w:tcW w:w="1160" w:type="dxa"/>
            <w:tcMar>
              <w:top w:w="100" w:type="dxa"/>
              <w:left w:w="100" w:type="dxa"/>
              <w:bottom w:w="100" w:type="dxa"/>
              <w:right w:w="100" w:type="dxa"/>
            </w:tcMar>
          </w:tcPr>
          <w:p w14:paraId="43285C9B"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G</w:t>
            </w:r>
          </w:p>
        </w:tc>
        <w:tc>
          <w:tcPr>
            <w:tcW w:w="1620" w:type="dxa"/>
            <w:tcMar>
              <w:top w:w="100" w:type="dxa"/>
              <w:left w:w="100" w:type="dxa"/>
              <w:bottom w:w="100" w:type="dxa"/>
              <w:right w:w="100" w:type="dxa"/>
            </w:tcMar>
          </w:tcPr>
          <w:p w14:paraId="7E756E29" w14:textId="683A7FEE" w:rsidR="00073BC4" w:rsidRPr="00CE5E5C" w:rsidRDefault="00567531"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-422.2</w:t>
            </w:r>
          </w:p>
        </w:tc>
        <w:tc>
          <w:tcPr>
            <w:tcW w:w="1800" w:type="dxa"/>
            <w:tcMar>
              <w:top w:w="100" w:type="dxa"/>
              <w:left w:w="100" w:type="dxa"/>
              <w:bottom w:w="100" w:type="dxa"/>
              <w:right w:w="100" w:type="dxa"/>
            </w:tcMar>
          </w:tcPr>
          <w:p w14:paraId="7A102283" w14:textId="68C3E861"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-4.9</w:t>
            </w:r>
          </w:p>
        </w:tc>
        <w:tc>
          <w:tcPr>
            <w:tcW w:w="2250" w:type="dxa"/>
            <w:tcMar>
              <w:top w:w="100" w:type="dxa"/>
              <w:left w:w="100" w:type="dxa"/>
              <w:bottom w:w="100" w:type="dxa"/>
              <w:right w:w="100" w:type="dxa"/>
            </w:tcMar>
          </w:tcPr>
          <w:p w14:paraId="5808F319" w14:textId="4FFB7504"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4.4</w:t>
            </w:r>
          </w:p>
        </w:tc>
        <w:tc>
          <w:tcPr>
            <w:tcW w:w="2250" w:type="dxa"/>
            <w:vMerge/>
          </w:tcPr>
          <w:p w14:paraId="6A62FB7E"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464FCAD6" w14:textId="77777777" w:rsidTr="00740FEA">
        <w:trPr>
          <w:jc w:val="center"/>
        </w:trPr>
        <w:tc>
          <w:tcPr>
            <w:tcW w:w="1160" w:type="dxa"/>
            <w:tcMar>
              <w:top w:w="100" w:type="dxa"/>
              <w:left w:w="100" w:type="dxa"/>
              <w:bottom w:w="100" w:type="dxa"/>
              <w:right w:w="100" w:type="dxa"/>
            </w:tcMar>
          </w:tcPr>
          <w:p w14:paraId="0F13D0F0"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H</w:t>
            </w:r>
          </w:p>
        </w:tc>
        <w:tc>
          <w:tcPr>
            <w:tcW w:w="1620" w:type="dxa"/>
            <w:tcMar>
              <w:top w:w="100" w:type="dxa"/>
              <w:left w:w="100" w:type="dxa"/>
              <w:bottom w:w="100" w:type="dxa"/>
              <w:right w:w="100" w:type="dxa"/>
            </w:tcMar>
          </w:tcPr>
          <w:p w14:paraId="064345E8" w14:textId="7CCBC52E" w:rsidR="00073BC4" w:rsidRPr="00CE5E5C" w:rsidRDefault="00567531"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-420.8</w:t>
            </w:r>
          </w:p>
        </w:tc>
        <w:tc>
          <w:tcPr>
            <w:tcW w:w="1800" w:type="dxa"/>
            <w:tcMar>
              <w:top w:w="100" w:type="dxa"/>
              <w:left w:w="100" w:type="dxa"/>
              <w:bottom w:w="100" w:type="dxa"/>
              <w:right w:w="100" w:type="dxa"/>
            </w:tcMar>
          </w:tcPr>
          <w:p w14:paraId="5DDD8A07" w14:textId="49494D3A"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-5.6</w:t>
            </w:r>
          </w:p>
        </w:tc>
        <w:tc>
          <w:tcPr>
            <w:tcW w:w="2250" w:type="dxa"/>
            <w:tcMar>
              <w:top w:w="100" w:type="dxa"/>
              <w:left w:w="100" w:type="dxa"/>
              <w:bottom w:w="100" w:type="dxa"/>
              <w:right w:w="100" w:type="dxa"/>
            </w:tcMar>
          </w:tcPr>
          <w:p w14:paraId="170529F4" w14:textId="268D617D"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c>
          <w:tcPr>
            <w:tcW w:w="2250" w:type="dxa"/>
            <w:vMerge/>
          </w:tcPr>
          <w:p w14:paraId="3C272F56"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bl>
    <w:p w14:paraId="7E25505A" w14:textId="77777777" w:rsidR="00073BC4" w:rsidRPr="00CE5E5C" w:rsidRDefault="00073BC4" w:rsidP="00073BC4">
      <w:pPr>
        <w:spacing w:line="240" w:lineRule="auto"/>
        <w:jc w:val="both"/>
        <w:rPr>
          <w:rFonts w:ascii="Times New Roman" w:hAnsi="Times New Roman" w:cs="Times New Roman"/>
          <w:sz w:val="24"/>
          <w:szCs w:val="24"/>
        </w:rPr>
      </w:pPr>
    </w:p>
    <w:p w14:paraId="78887A03" w14:textId="77777777" w:rsidR="00073BC4" w:rsidRPr="00CE5E5C" w:rsidRDefault="00073BC4" w:rsidP="00073BC4">
      <w:pPr>
        <w:spacing w:line="240" w:lineRule="auto"/>
        <w:jc w:val="both"/>
        <w:rPr>
          <w:rFonts w:ascii="Times New Roman" w:hAnsi="Times New Roman" w:cs="Times New Roman"/>
          <w:b/>
          <w:sz w:val="24"/>
          <w:szCs w:val="24"/>
        </w:rPr>
      </w:pPr>
    </w:p>
    <w:p w14:paraId="26BDC5E5" w14:textId="77777777" w:rsidR="00073BC4" w:rsidRPr="00CE5E5C" w:rsidRDefault="00073BC4" w:rsidP="00073BC4">
      <w:pPr>
        <w:rPr>
          <w:rFonts w:ascii="Times New Roman" w:hAnsi="Times New Roman" w:cs="Times New Roman"/>
          <w:b/>
          <w:sz w:val="24"/>
          <w:szCs w:val="24"/>
        </w:rPr>
      </w:pPr>
      <w:r w:rsidRPr="00CE5E5C">
        <w:rPr>
          <w:rFonts w:ascii="Times New Roman" w:hAnsi="Times New Roman" w:cs="Times New Roman"/>
          <w:b/>
          <w:sz w:val="24"/>
          <w:szCs w:val="24"/>
        </w:rPr>
        <w:br w:type="page"/>
      </w:r>
    </w:p>
    <w:p w14:paraId="595D9EF5" w14:textId="4C830A54" w:rsidR="00073BC4" w:rsidRPr="00CE5E5C" w:rsidRDefault="00073BC4" w:rsidP="00073BC4">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lastRenderedPageBreak/>
        <w:t>Supplemental Table S</w:t>
      </w:r>
      <w:r w:rsidR="004F38A5">
        <w:rPr>
          <w:rFonts w:ascii="Times New Roman" w:hAnsi="Times New Roman" w:cs="Times New Roman"/>
          <w:b/>
          <w:sz w:val="24"/>
          <w:szCs w:val="24"/>
        </w:rPr>
        <w:t>9</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northern occupancy shift since the 1970s. Results are shown for the 100km scale, precipitation analysis. Top candidate model is italic and bold.</w:t>
      </w:r>
      <w:r>
        <w:rPr>
          <w:rFonts w:ascii="Times New Roman" w:hAnsi="Times New Roman" w:cs="Times New Roman"/>
          <w:sz w:val="24"/>
          <w:szCs w:val="24"/>
        </w:rPr>
        <w:t xml:space="preserve"> We considered models equivalent if the difference in ELPD was less than four.</w:t>
      </w:r>
    </w:p>
    <w:p w14:paraId="77A802C1" w14:textId="77777777" w:rsidR="00073BC4" w:rsidRPr="00CE5E5C" w:rsidRDefault="00073BC4" w:rsidP="00073BC4">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073BC4" w:rsidRPr="00CE5E5C" w14:paraId="2A85D36B" w14:textId="77777777" w:rsidTr="00740FEA">
        <w:trPr>
          <w:jc w:val="center"/>
        </w:trPr>
        <w:tc>
          <w:tcPr>
            <w:tcW w:w="1160" w:type="dxa"/>
            <w:shd w:val="clear" w:color="auto" w:fill="000000"/>
            <w:tcMar>
              <w:top w:w="100" w:type="dxa"/>
              <w:left w:w="100" w:type="dxa"/>
              <w:bottom w:w="100" w:type="dxa"/>
              <w:right w:w="100" w:type="dxa"/>
            </w:tcMar>
          </w:tcPr>
          <w:p w14:paraId="037E9995"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2AD69929"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05BE7DEF"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77F1EA99"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16C1F94E"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073BC4" w:rsidRPr="00CE5E5C" w14:paraId="5C9479A3" w14:textId="77777777" w:rsidTr="00740FEA">
        <w:trPr>
          <w:jc w:val="center"/>
        </w:trPr>
        <w:tc>
          <w:tcPr>
            <w:tcW w:w="1160" w:type="dxa"/>
            <w:tcMar>
              <w:top w:w="100" w:type="dxa"/>
              <w:left w:w="100" w:type="dxa"/>
              <w:bottom w:w="100" w:type="dxa"/>
              <w:right w:w="100" w:type="dxa"/>
            </w:tcMar>
          </w:tcPr>
          <w:p w14:paraId="6B0C7E8B"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A</w:t>
            </w:r>
          </w:p>
        </w:tc>
        <w:tc>
          <w:tcPr>
            <w:tcW w:w="1620" w:type="dxa"/>
            <w:tcMar>
              <w:top w:w="100" w:type="dxa"/>
              <w:left w:w="100" w:type="dxa"/>
              <w:bottom w:w="100" w:type="dxa"/>
              <w:right w:w="100" w:type="dxa"/>
            </w:tcMar>
          </w:tcPr>
          <w:p w14:paraId="595F900F" w14:textId="056AD844" w:rsidR="00073BC4" w:rsidRPr="00CE5E5C" w:rsidRDefault="00D1245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-461.8</w:t>
            </w:r>
          </w:p>
        </w:tc>
        <w:tc>
          <w:tcPr>
            <w:tcW w:w="1800" w:type="dxa"/>
            <w:tcMar>
              <w:top w:w="100" w:type="dxa"/>
              <w:left w:w="100" w:type="dxa"/>
              <w:bottom w:w="100" w:type="dxa"/>
              <w:right w:w="100" w:type="dxa"/>
            </w:tcMar>
          </w:tcPr>
          <w:p w14:paraId="42266923" w14:textId="514B1685"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2250" w:type="dxa"/>
            <w:tcMar>
              <w:top w:w="100" w:type="dxa"/>
              <w:left w:w="100" w:type="dxa"/>
              <w:bottom w:w="100" w:type="dxa"/>
              <w:right w:w="100" w:type="dxa"/>
            </w:tcMar>
          </w:tcPr>
          <w:p w14:paraId="569C4DD0" w14:textId="406E6926"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4.6</w:t>
            </w:r>
          </w:p>
        </w:tc>
        <w:tc>
          <w:tcPr>
            <w:tcW w:w="2250" w:type="dxa"/>
            <w:vMerge w:val="restart"/>
          </w:tcPr>
          <w:p w14:paraId="45620632"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795A14DB" w14:textId="77777777" w:rsidTr="00740FEA">
        <w:trPr>
          <w:jc w:val="center"/>
        </w:trPr>
        <w:tc>
          <w:tcPr>
            <w:tcW w:w="1160" w:type="dxa"/>
            <w:tcMar>
              <w:top w:w="100" w:type="dxa"/>
              <w:left w:w="100" w:type="dxa"/>
              <w:bottom w:w="100" w:type="dxa"/>
              <w:right w:w="100" w:type="dxa"/>
            </w:tcMar>
          </w:tcPr>
          <w:p w14:paraId="470B5B60"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B</w:t>
            </w:r>
          </w:p>
        </w:tc>
        <w:tc>
          <w:tcPr>
            <w:tcW w:w="1620" w:type="dxa"/>
            <w:tcMar>
              <w:top w:w="100" w:type="dxa"/>
              <w:left w:w="100" w:type="dxa"/>
              <w:bottom w:w="100" w:type="dxa"/>
              <w:right w:w="100" w:type="dxa"/>
            </w:tcMar>
          </w:tcPr>
          <w:p w14:paraId="19BD40B4" w14:textId="6B9F108B" w:rsidR="00073BC4" w:rsidRPr="00CE5E5C" w:rsidRDefault="00D1245D"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-463.0</w:t>
            </w:r>
          </w:p>
        </w:tc>
        <w:tc>
          <w:tcPr>
            <w:tcW w:w="1800" w:type="dxa"/>
            <w:tcMar>
              <w:top w:w="100" w:type="dxa"/>
              <w:left w:w="100" w:type="dxa"/>
              <w:bottom w:w="100" w:type="dxa"/>
              <w:right w:w="100" w:type="dxa"/>
            </w:tcMar>
          </w:tcPr>
          <w:p w14:paraId="0C67F02B" w14:textId="787CEF57"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-5.5</w:t>
            </w:r>
          </w:p>
        </w:tc>
        <w:tc>
          <w:tcPr>
            <w:tcW w:w="2250" w:type="dxa"/>
            <w:tcMar>
              <w:top w:w="100" w:type="dxa"/>
              <w:left w:w="100" w:type="dxa"/>
              <w:bottom w:w="100" w:type="dxa"/>
              <w:right w:w="100" w:type="dxa"/>
            </w:tcMar>
          </w:tcPr>
          <w:p w14:paraId="0A754CA2" w14:textId="62848277" w:rsidR="00073BC4" w:rsidRPr="00CE5E5C" w:rsidRDefault="006B37F9"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2250" w:type="dxa"/>
            <w:vMerge/>
          </w:tcPr>
          <w:p w14:paraId="5109A05E"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40827D03" w14:textId="77777777" w:rsidTr="00740FEA">
        <w:trPr>
          <w:jc w:val="center"/>
        </w:trPr>
        <w:tc>
          <w:tcPr>
            <w:tcW w:w="1160" w:type="dxa"/>
            <w:tcMar>
              <w:top w:w="100" w:type="dxa"/>
              <w:left w:w="100" w:type="dxa"/>
              <w:bottom w:w="100" w:type="dxa"/>
              <w:right w:w="100" w:type="dxa"/>
            </w:tcMar>
          </w:tcPr>
          <w:p w14:paraId="0FDF062E" w14:textId="77777777" w:rsidR="00073BC4" w:rsidRPr="006B37F9" w:rsidRDefault="00073BC4"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C</w:t>
            </w:r>
          </w:p>
        </w:tc>
        <w:tc>
          <w:tcPr>
            <w:tcW w:w="1620" w:type="dxa"/>
            <w:tcMar>
              <w:top w:w="100" w:type="dxa"/>
              <w:left w:w="100" w:type="dxa"/>
              <w:bottom w:w="100" w:type="dxa"/>
              <w:right w:w="100" w:type="dxa"/>
            </w:tcMar>
          </w:tcPr>
          <w:p w14:paraId="79FCC67C" w14:textId="51CB5F76" w:rsidR="00073BC4" w:rsidRPr="006B37F9" w:rsidRDefault="00D1245D"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-471.4</w:t>
            </w:r>
          </w:p>
        </w:tc>
        <w:tc>
          <w:tcPr>
            <w:tcW w:w="1800" w:type="dxa"/>
            <w:tcMar>
              <w:top w:w="100" w:type="dxa"/>
              <w:left w:w="100" w:type="dxa"/>
              <w:bottom w:w="100" w:type="dxa"/>
              <w:right w:w="100" w:type="dxa"/>
            </w:tcMar>
          </w:tcPr>
          <w:p w14:paraId="71577097" w14:textId="33073B8F"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-1.3</w:t>
            </w:r>
          </w:p>
        </w:tc>
        <w:tc>
          <w:tcPr>
            <w:tcW w:w="2250" w:type="dxa"/>
            <w:tcMar>
              <w:top w:w="100" w:type="dxa"/>
              <w:left w:w="100" w:type="dxa"/>
              <w:bottom w:w="100" w:type="dxa"/>
              <w:right w:w="100" w:type="dxa"/>
            </w:tcMar>
          </w:tcPr>
          <w:p w14:paraId="42874046" w14:textId="173E0742"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3.7</w:t>
            </w:r>
          </w:p>
        </w:tc>
        <w:tc>
          <w:tcPr>
            <w:tcW w:w="2250" w:type="dxa"/>
            <w:vMerge/>
          </w:tcPr>
          <w:p w14:paraId="59B99B2A"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6A870111" w14:textId="77777777" w:rsidTr="00740FEA">
        <w:trPr>
          <w:jc w:val="center"/>
        </w:trPr>
        <w:tc>
          <w:tcPr>
            <w:tcW w:w="1160" w:type="dxa"/>
            <w:tcMar>
              <w:top w:w="100" w:type="dxa"/>
              <w:left w:w="100" w:type="dxa"/>
              <w:bottom w:w="100" w:type="dxa"/>
              <w:right w:w="100" w:type="dxa"/>
            </w:tcMar>
          </w:tcPr>
          <w:p w14:paraId="6902C55D" w14:textId="77777777" w:rsidR="00073BC4" w:rsidRPr="006B37F9" w:rsidRDefault="00073BC4"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2A5A627E" w14:textId="52CBC8B9" w:rsidR="00073BC4" w:rsidRPr="006B37F9" w:rsidRDefault="00D1245D"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-472.2</w:t>
            </w:r>
          </w:p>
        </w:tc>
        <w:tc>
          <w:tcPr>
            <w:tcW w:w="1800" w:type="dxa"/>
            <w:tcMar>
              <w:top w:w="100" w:type="dxa"/>
              <w:left w:w="100" w:type="dxa"/>
              <w:bottom w:w="100" w:type="dxa"/>
              <w:right w:w="100" w:type="dxa"/>
            </w:tcMar>
          </w:tcPr>
          <w:p w14:paraId="68815037" w14:textId="7641FFA2"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-0.9</w:t>
            </w:r>
          </w:p>
        </w:tc>
        <w:tc>
          <w:tcPr>
            <w:tcW w:w="2250" w:type="dxa"/>
            <w:tcMar>
              <w:top w:w="100" w:type="dxa"/>
              <w:left w:w="100" w:type="dxa"/>
              <w:bottom w:w="100" w:type="dxa"/>
              <w:right w:w="100" w:type="dxa"/>
            </w:tcMar>
          </w:tcPr>
          <w:p w14:paraId="43EF4305" w14:textId="6B3F4395"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3.6</w:t>
            </w:r>
          </w:p>
        </w:tc>
        <w:tc>
          <w:tcPr>
            <w:tcW w:w="2250" w:type="dxa"/>
            <w:vMerge/>
          </w:tcPr>
          <w:p w14:paraId="4CEAE604"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42C7D81B" w14:textId="77777777" w:rsidTr="00740FEA">
        <w:trPr>
          <w:jc w:val="center"/>
        </w:trPr>
        <w:tc>
          <w:tcPr>
            <w:tcW w:w="1160" w:type="dxa"/>
            <w:tcMar>
              <w:top w:w="100" w:type="dxa"/>
              <w:left w:w="100" w:type="dxa"/>
              <w:bottom w:w="100" w:type="dxa"/>
              <w:right w:w="100" w:type="dxa"/>
            </w:tcMar>
          </w:tcPr>
          <w:p w14:paraId="5840CC4E" w14:textId="77777777" w:rsidR="00073BC4" w:rsidRPr="006B37F9" w:rsidRDefault="00073BC4"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E</w:t>
            </w:r>
          </w:p>
        </w:tc>
        <w:tc>
          <w:tcPr>
            <w:tcW w:w="1620" w:type="dxa"/>
            <w:tcMar>
              <w:top w:w="100" w:type="dxa"/>
              <w:left w:w="100" w:type="dxa"/>
              <w:bottom w:w="100" w:type="dxa"/>
              <w:right w:w="100" w:type="dxa"/>
            </w:tcMar>
          </w:tcPr>
          <w:p w14:paraId="48EAB217" w14:textId="31294927" w:rsidR="00073BC4" w:rsidRPr="006B37F9" w:rsidRDefault="00D1245D"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-468.0</w:t>
            </w:r>
          </w:p>
        </w:tc>
        <w:tc>
          <w:tcPr>
            <w:tcW w:w="1800" w:type="dxa"/>
            <w:tcMar>
              <w:top w:w="100" w:type="dxa"/>
              <w:left w:w="100" w:type="dxa"/>
              <w:bottom w:w="100" w:type="dxa"/>
              <w:right w:w="100" w:type="dxa"/>
            </w:tcMar>
          </w:tcPr>
          <w:p w14:paraId="6EBEE974" w14:textId="11667AD4"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-3.0</w:t>
            </w:r>
          </w:p>
        </w:tc>
        <w:tc>
          <w:tcPr>
            <w:tcW w:w="2250" w:type="dxa"/>
            <w:tcMar>
              <w:top w:w="100" w:type="dxa"/>
              <w:left w:w="100" w:type="dxa"/>
              <w:bottom w:w="100" w:type="dxa"/>
              <w:right w:w="100" w:type="dxa"/>
            </w:tcMar>
          </w:tcPr>
          <w:p w14:paraId="2D0F03D3" w14:textId="02274FCB"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3.9</w:t>
            </w:r>
          </w:p>
        </w:tc>
        <w:tc>
          <w:tcPr>
            <w:tcW w:w="2250" w:type="dxa"/>
            <w:vMerge/>
          </w:tcPr>
          <w:p w14:paraId="341272B8"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2F3A7245" w14:textId="77777777" w:rsidTr="00740FEA">
        <w:trPr>
          <w:jc w:val="center"/>
        </w:trPr>
        <w:tc>
          <w:tcPr>
            <w:tcW w:w="1160" w:type="dxa"/>
            <w:tcMar>
              <w:top w:w="100" w:type="dxa"/>
              <w:left w:w="100" w:type="dxa"/>
              <w:bottom w:w="100" w:type="dxa"/>
              <w:right w:w="100" w:type="dxa"/>
            </w:tcMar>
          </w:tcPr>
          <w:p w14:paraId="07BA66CB" w14:textId="77777777" w:rsidR="00073BC4" w:rsidRPr="006B37F9" w:rsidRDefault="00073BC4"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F</w:t>
            </w:r>
          </w:p>
        </w:tc>
        <w:tc>
          <w:tcPr>
            <w:tcW w:w="1620" w:type="dxa"/>
            <w:tcMar>
              <w:top w:w="100" w:type="dxa"/>
              <w:left w:w="100" w:type="dxa"/>
              <w:bottom w:w="100" w:type="dxa"/>
              <w:right w:w="100" w:type="dxa"/>
            </w:tcMar>
          </w:tcPr>
          <w:p w14:paraId="15062B34" w14:textId="6A422FAC" w:rsidR="00073BC4" w:rsidRPr="006B37F9" w:rsidRDefault="00D1245D"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-468.4</w:t>
            </w:r>
          </w:p>
        </w:tc>
        <w:tc>
          <w:tcPr>
            <w:tcW w:w="1800" w:type="dxa"/>
            <w:tcMar>
              <w:top w:w="100" w:type="dxa"/>
              <w:left w:w="100" w:type="dxa"/>
              <w:bottom w:w="100" w:type="dxa"/>
              <w:right w:w="100" w:type="dxa"/>
            </w:tcMar>
          </w:tcPr>
          <w:p w14:paraId="28B418DF" w14:textId="54B4D27C"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-2.8</w:t>
            </w:r>
          </w:p>
        </w:tc>
        <w:tc>
          <w:tcPr>
            <w:tcW w:w="2250" w:type="dxa"/>
            <w:tcMar>
              <w:top w:w="100" w:type="dxa"/>
              <w:left w:w="100" w:type="dxa"/>
              <w:bottom w:w="100" w:type="dxa"/>
              <w:right w:w="100" w:type="dxa"/>
            </w:tcMar>
          </w:tcPr>
          <w:p w14:paraId="202AF895" w14:textId="456DDE6A"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3.6</w:t>
            </w:r>
          </w:p>
        </w:tc>
        <w:tc>
          <w:tcPr>
            <w:tcW w:w="2250" w:type="dxa"/>
            <w:vMerge/>
          </w:tcPr>
          <w:p w14:paraId="2B8F303E"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561F2F87" w14:textId="77777777" w:rsidTr="00740FEA">
        <w:trPr>
          <w:jc w:val="center"/>
        </w:trPr>
        <w:tc>
          <w:tcPr>
            <w:tcW w:w="1160" w:type="dxa"/>
            <w:tcMar>
              <w:top w:w="100" w:type="dxa"/>
              <w:left w:w="100" w:type="dxa"/>
              <w:bottom w:w="100" w:type="dxa"/>
              <w:right w:w="100" w:type="dxa"/>
            </w:tcMar>
          </w:tcPr>
          <w:p w14:paraId="703EA04C" w14:textId="77777777" w:rsidR="00073BC4" w:rsidRPr="006B37F9" w:rsidRDefault="00073BC4"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G</w:t>
            </w:r>
          </w:p>
        </w:tc>
        <w:tc>
          <w:tcPr>
            <w:tcW w:w="1620" w:type="dxa"/>
            <w:tcMar>
              <w:top w:w="100" w:type="dxa"/>
              <w:left w:w="100" w:type="dxa"/>
              <w:bottom w:w="100" w:type="dxa"/>
              <w:right w:w="100" w:type="dxa"/>
            </w:tcMar>
          </w:tcPr>
          <w:p w14:paraId="2D987EA5" w14:textId="01CB4CAC" w:rsidR="00073BC4" w:rsidRPr="006B37F9" w:rsidRDefault="00D1245D"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-474.0</w:t>
            </w:r>
          </w:p>
        </w:tc>
        <w:tc>
          <w:tcPr>
            <w:tcW w:w="1800" w:type="dxa"/>
            <w:tcMar>
              <w:top w:w="100" w:type="dxa"/>
              <w:left w:w="100" w:type="dxa"/>
              <w:bottom w:w="100" w:type="dxa"/>
              <w:right w:w="100" w:type="dxa"/>
            </w:tcMar>
          </w:tcPr>
          <w:p w14:paraId="4E3F3D4F" w14:textId="7B015B8D"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6B1FD078" w14:textId="3908A3EE"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0.0</w:t>
            </w:r>
          </w:p>
        </w:tc>
        <w:tc>
          <w:tcPr>
            <w:tcW w:w="2250" w:type="dxa"/>
            <w:vMerge/>
          </w:tcPr>
          <w:p w14:paraId="3E8D8474"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7AC526D4" w14:textId="77777777" w:rsidTr="00740FEA">
        <w:trPr>
          <w:jc w:val="center"/>
        </w:trPr>
        <w:tc>
          <w:tcPr>
            <w:tcW w:w="1160" w:type="dxa"/>
            <w:tcMar>
              <w:top w:w="100" w:type="dxa"/>
              <w:left w:w="100" w:type="dxa"/>
              <w:bottom w:w="100" w:type="dxa"/>
              <w:right w:w="100" w:type="dxa"/>
            </w:tcMar>
          </w:tcPr>
          <w:p w14:paraId="056F42A3" w14:textId="77777777" w:rsidR="00073BC4" w:rsidRPr="006B37F9" w:rsidRDefault="00073BC4"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H</w:t>
            </w:r>
          </w:p>
        </w:tc>
        <w:tc>
          <w:tcPr>
            <w:tcW w:w="1620" w:type="dxa"/>
            <w:tcMar>
              <w:top w:w="100" w:type="dxa"/>
              <w:left w:w="100" w:type="dxa"/>
              <w:bottom w:w="100" w:type="dxa"/>
              <w:right w:w="100" w:type="dxa"/>
            </w:tcMar>
          </w:tcPr>
          <w:p w14:paraId="185C0C9B" w14:textId="7C22B5B9" w:rsidR="00073BC4" w:rsidRPr="006B37F9" w:rsidRDefault="00D1245D"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-471.8</w:t>
            </w:r>
          </w:p>
        </w:tc>
        <w:tc>
          <w:tcPr>
            <w:tcW w:w="1800" w:type="dxa"/>
            <w:tcMar>
              <w:top w:w="100" w:type="dxa"/>
              <w:left w:w="100" w:type="dxa"/>
              <w:bottom w:w="100" w:type="dxa"/>
              <w:right w:w="100" w:type="dxa"/>
            </w:tcMar>
          </w:tcPr>
          <w:p w14:paraId="1E5C624A" w14:textId="1B5E3425"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-1.1</w:t>
            </w:r>
          </w:p>
        </w:tc>
        <w:tc>
          <w:tcPr>
            <w:tcW w:w="2250" w:type="dxa"/>
            <w:tcMar>
              <w:top w:w="100" w:type="dxa"/>
              <w:left w:w="100" w:type="dxa"/>
              <w:bottom w:w="100" w:type="dxa"/>
              <w:right w:w="100" w:type="dxa"/>
            </w:tcMar>
          </w:tcPr>
          <w:p w14:paraId="59336B67" w14:textId="6DE847D3" w:rsidR="00073BC4" w:rsidRPr="006B37F9" w:rsidRDefault="006B37F9" w:rsidP="00740FEA">
            <w:pPr>
              <w:widowControl w:val="0"/>
              <w:spacing w:line="240" w:lineRule="auto"/>
              <w:jc w:val="center"/>
              <w:rPr>
                <w:rFonts w:ascii="Times New Roman" w:hAnsi="Times New Roman" w:cs="Times New Roman"/>
                <w:b/>
                <w:bCs/>
                <w:i/>
                <w:iCs/>
                <w:sz w:val="24"/>
                <w:szCs w:val="24"/>
              </w:rPr>
            </w:pPr>
            <w:r w:rsidRPr="006B37F9">
              <w:rPr>
                <w:rFonts w:ascii="Times New Roman" w:hAnsi="Times New Roman" w:cs="Times New Roman"/>
                <w:b/>
                <w:bCs/>
                <w:i/>
                <w:iCs/>
                <w:sz w:val="24"/>
                <w:szCs w:val="24"/>
              </w:rPr>
              <w:t>4.6</w:t>
            </w:r>
          </w:p>
        </w:tc>
        <w:tc>
          <w:tcPr>
            <w:tcW w:w="2250" w:type="dxa"/>
            <w:vMerge/>
          </w:tcPr>
          <w:p w14:paraId="24AC22F0"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bl>
    <w:p w14:paraId="786F8474" w14:textId="77777777" w:rsidR="00073BC4" w:rsidRPr="00CE5E5C" w:rsidRDefault="00073BC4" w:rsidP="00073BC4">
      <w:pPr>
        <w:spacing w:line="240" w:lineRule="auto"/>
        <w:jc w:val="both"/>
        <w:rPr>
          <w:rFonts w:ascii="Times New Roman" w:hAnsi="Times New Roman" w:cs="Times New Roman"/>
          <w:b/>
          <w:sz w:val="24"/>
          <w:szCs w:val="24"/>
        </w:rPr>
      </w:pPr>
    </w:p>
    <w:p w14:paraId="693956A4" w14:textId="77777777" w:rsidR="00073BC4" w:rsidRPr="00CE5E5C" w:rsidRDefault="00073BC4" w:rsidP="00073BC4">
      <w:pPr>
        <w:rPr>
          <w:rFonts w:ascii="Times New Roman" w:hAnsi="Times New Roman" w:cs="Times New Roman"/>
          <w:b/>
          <w:sz w:val="24"/>
          <w:szCs w:val="24"/>
        </w:rPr>
      </w:pPr>
      <w:r w:rsidRPr="00CE5E5C">
        <w:rPr>
          <w:rFonts w:ascii="Times New Roman" w:hAnsi="Times New Roman" w:cs="Times New Roman"/>
          <w:b/>
          <w:sz w:val="24"/>
          <w:szCs w:val="24"/>
        </w:rPr>
        <w:br w:type="page"/>
      </w:r>
    </w:p>
    <w:p w14:paraId="57BDBF32" w14:textId="202F2C29" w:rsidR="00073BC4" w:rsidRPr="00CE5E5C" w:rsidRDefault="00073BC4" w:rsidP="00073BC4">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lastRenderedPageBreak/>
        <w:t>Supplemental Table S</w:t>
      </w:r>
      <w:r w:rsidR="00284D76">
        <w:rPr>
          <w:rFonts w:ascii="Times New Roman" w:hAnsi="Times New Roman" w:cs="Times New Roman"/>
          <w:b/>
          <w:sz w:val="24"/>
          <w:szCs w:val="24"/>
        </w:rPr>
        <w:t>10</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southern occupancy shift since the 1970s. Results are shown for the 100km scale, precipitation analysis. Top candidate model is italic and bold.</w:t>
      </w:r>
      <w:r>
        <w:rPr>
          <w:rFonts w:ascii="Times New Roman" w:hAnsi="Times New Roman" w:cs="Times New Roman"/>
          <w:sz w:val="24"/>
          <w:szCs w:val="24"/>
        </w:rPr>
        <w:t xml:space="preserve"> We considered models equivalent if the difference in ELPD was less than four.</w:t>
      </w:r>
    </w:p>
    <w:p w14:paraId="255CD767" w14:textId="77777777" w:rsidR="00073BC4" w:rsidRPr="00CE5E5C" w:rsidRDefault="00073BC4" w:rsidP="00073BC4">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073BC4" w:rsidRPr="00CE5E5C" w14:paraId="4355FFC6" w14:textId="77777777" w:rsidTr="00740FEA">
        <w:trPr>
          <w:jc w:val="center"/>
        </w:trPr>
        <w:tc>
          <w:tcPr>
            <w:tcW w:w="1160" w:type="dxa"/>
            <w:shd w:val="clear" w:color="auto" w:fill="000000"/>
            <w:tcMar>
              <w:top w:w="100" w:type="dxa"/>
              <w:left w:w="100" w:type="dxa"/>
              <w:bottom w:w="100" w:type="dxa"/>
              <w:right w:w="100" w:type="dxa"/>
            </w:tcMar>
          </w:tcPr>
          <w:p w14:paraId="75C05605"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6EB0E238"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12E36779"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39053A70"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189FBE58" w14:textId="77777777" w:rsidR="00073BC4" w:rsidRPr="00CE5E5C" w:rsidRDefault="00073BC4"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073BC4" w:rsidRPr="00CE5E5C" w14:paraId="73452267" w14:textId="77777777" w:rsidTr="00740FEA">
        <w:trPr>
          <w:jc w:val="center"/>
        </w:trPr>
        <w:tc>
          <w:tcPr>
            <w:tcW w:w="1160" w:type="dxa"/>
            <w:tcMar>
              <w:top w:w="100" w:type="dxa"/>
              <w:left w:w="100" w:type="dxa"/>
              <w:bottom w:w="100" w:type="dxa"/>
              <w:right w:w="100" w:type="dxa"/>
            </w:tcMar>
          </w:tcPr>
          <w:p w14:paraId="5542258C"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A</w:t>
            </w:r>
          </w:p>
        </w:tc>
        <w:tc>
          <w:tcPr>
            <w:tcW w:w="1620" w:type="dxa"/>
            <w:tcMar>
              <w:top w:w="100" w:type="dxa"/>
              <w:left w:w="100" w:type="dxa"/>
              <w:bottom w:w="100" w:type="dxa"/>
              <w:right w:w="100" w:type="dxa"/>
            </w:tcMar>
          </w:tcPr>
          <w:p w14:paraId="65A744CC" w14:textId="69B2D5D6" w:rsidR="00073BC4" w:rsidRPr="00CE5E5C" w:rsidRDefault="001A0552"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-354.6</w:t>
            </w:r>
          </w:p>
        </w:tc>
        <w:tc>
          <w:tcPr>
            <w:tcW w:w="1800" w:type="dxa"/>
            <w:tcMar>
              <w:top w:w="100" w:type="dxa"/>
              <w:left w:w="100" w:type="dxa"/>
              <w:bottom w:w="100" w:type="dxa"/>
              <w:right w:w="100" w:type="dxa"/>
            </w:tcMar>
          </w:tcPr>
          <w:p w14:paraId="5D073740" w14:textId="79B8568E"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-14.6</w:t>
            </w:r>
          </w:p>
        </w:tc>
        <w:tc>
          <w:tcPr>
            <w:tcW w:w="2250" w:type="dxa"/>
            <w:tcMar>
              <w:top w:w="100" w:type="dxa"/>
              <w:left w:w="100" w:type="dxa"/>
              <w:bottom w:w="100" w:type="dxa"/>
              <w:right w:w="100" w:type="dxa"/>
            </w:tcMar>
          </w:tcPr>
          <w:p w14:paraId="78DF76BA" w14:textId="71745DD8"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5.3</w:t>
            </w:r>
          </w:p>
        </w:tc>
        <w:tc>
          <w:tcPr>
            <w:tcW w:w="2250" w:type="dxa"/>
            <w:vMerge w:val="restart"/>
          </w:tcPr>
          <w:p w14:paraId="2FDAADAA"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63894CEB" w14:textId="77777777" w:rsidTr="00740FEA">
        <w:trPr>
          <w:jc w:val="center"/>
        </w:trPr>
        <w:tc>
          <w:tcPr>
            <w:tcW w:w="1160" w:type="dxa"/>
            <w:tcMar>
              <w:top w:w="100" w:type="dxa"/>
              <w:left w:w="100" w:type="dxa"/>
              <w:bottom w:w="100" w:type="dxa"/>
              <w:right w:w="100" w:type="dxa"/>
            </w:tcMar>
          </w:tcPr>
          <w:p w14:paraId="3E45CCD8"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B</w:t>
            </w:r>
          </w:p>
        </w:tc>
        <w:tc>
          <w:tcPr>
            <w:tcW w:w="1620" w:type="dxa"/>
            <w:tcMar>
              <w:top w:w="100" w:type="dxa"/>
              <w:left w:w="100" w:type="dxa"/>
              <w:bottom w:w="100" w:type="dxa"/>
              <w:right w:w="100" w:type="dxa"/>
            </w:tcMar>
          </w:tcPr>
          <w:p w14:paraId="16D04506" w14:textId="1010321F" w:rsidR="00073BC4" w:rsidRPr="00CE5E5C" w:rsidRDefault="001A0552"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-369.8</w:t>
            </w:r>
          </w:p>
        </w:tc>
        <w:tc>
          <w:tcPr>
            <w:tcW w:w="1800" w:type="dxa"/>
            <w:tcMar>
              <w:top w:w="100" w:type="dxa"/>
              <w:left w:w="100" w:type="dxa"/>
              <w:bottom w:w="100" w:type="dxa"/>
              <w:right w:w="100" w:type="dxa"/>
            </w:tcMar>
          </w:tcPr>
          <w:p w14:paraId="4EF4C6C1" w14:textId="1662C97C"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-7.0</w:t>
            </w:r>
          </w:p>
        </w:tc>
        <w:tc>
          <w:tcPr>
            <w:tcW w:w="2250" w:type="dxa"/>
            <w:tcMar>
              <w:top w:w="100" w:type="dxa"/>
              <w:left w:w="100" w:type="dxa"/>
              <w:bottom w:w="100" w:type="dxa"/>
              <w:right w:w="100" w:type="dxa"/>
            </w:tcMar>
          </w:tcPr>
          <w:p w14:paraId="1F79B035" w14:textId="1421F050"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4.5</w:t>
            </w:r>
          </w:p>
        </w:tc>
        <w:tc>
          <w:tcPr>
            <w:tcW w:w="2250" w:type="dxa"/>
            <w:vMerge/>
          </w:tcPr>
          <w:p w14:paraId="1A69AFC8"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4319FA7C" w14:textId="77777777" w:rsidTr="00740FEA">
        <w:trPr>
          <w:jc w:val="center"/>
        </w:trPr>
        <w:tc>
          <w:tcPr>
            <w:tcW w:w="1160" w:type="dxa"/>
            <w:tcMar>
              <w:top w:w="100" w:type="dxa"/>
              <w:left w:w="100" w:type="dxa"/>
              <w:bottom w:w="100" w:type="dxa"/>
              <w:right w:w="100" w:type="dxa"/>
            </w:tcMar>
          </w:tcPr>
          <w:p w14:paraId="2558B53B"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C</w:t>
            </w:r>
          </w:p>
        </w:tc>
        <w:tc>
          <w:tcPr>
            <w:tcW w:w="1620" w:type="dxa"/>
            <w:tcMar>
              <w:top w:w="100" w:type="dxa"/>
              <w:left w:w="100" w:type="dxa"/>
              <w:bottom w:w="100" w:type="dxa"/>
              <w:right w:w="100" w:type="dxa"/>
            </w:tcMar>
          </w:tcPr>
          <w:p w14:paraId="572D5473" w14:textId="33A19B28" w:rsidR="00073BC4" w:rsidRPr="00CE5E5C" w:rsidRDefault="001A0552"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-373.8</w:t>
            </w:r>
          </w:p>
        </w:tc>
        <w:tc>
          <w:tcPr>
            <w:tcW w:w="1800" w:type="dxa"/>
            <w:tcMar>
              <w:top w:w="100" w:type="dxa"/>
              <w:left w:w="100" w:type="dxa"/>
              <w:bottom w:w="100" w:type="dxa"/>
              <w:right w:w="100" w:type="dxa"/>
            </w:tcMar>
          </w:tcPr>
          <w:p w14:paraId="010DAC94" w14:textId="30C0B85E"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250" w:type="dxa"/>
            <w:tcMar>
              <w:top w:w="100" w:type="dxa"/>
              <w:left w:w="100" w:type="dxa"/>
              <w:bottom w:w="100" w:type="dxa"/>
              <w:right w:w="100" w:type="dxa"/>
            </w:tcMar>
          </w:tcPr>
          <w:p w14:paraId="04A2535B" w14:textId="27FEEACA"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3.3</w:t>
            </w:r>
          </w:p>
        </w:tc>
        <w:tc>
          <w:tcPr>
            <w:tcW w:w="2250" w:type="dxa"/>
            <w:vMerge/>
          </w:tcPr>
          <w:p w14:paraId="62647644"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011457D3" w14:textId="77777777" w:rsidTr="00740FEA">
        <w:trPr>
          <w:jc w:val="center"/>
        </w:trPr>
        <w:tc>
          <w:tcPr>
            <w:tcW w:w="1160" w:type="dxa"/>
            <w:tcMar>
              <w:top w:w="100" w:type="dxa"/>
              <w:left w:w="100" w:type="dxa"/>
              <w:bottom w:w="100" w:type="dxa"/>
              <w:right w:w="100" w:type="dxa"/>
            </w:tcMar>
          </w:tcPr>
          <w:p w14:paraId="56AB313A" w14:textId="77777777" w:rsidR="00073BC4" w:rsidRPr="00B8531E" w:rsidRDefault="00073BC4" w:rsidP="00740FEA">
            <w:pPr>
              <w:widowControl w:val="0"/>
              <w:spacing w:line="240" w:lineRule="auto"/>
              <w:jc w:val="center"/>
              <w:rPr>
                <w:rFonts w:ascii="Times New Roman" w:hAnsi="Times New Roman" w:cs="Times New Roman"/>
                <w:b/>
                <w:bCs/>
                <w:i/>
                <w:iCs/>
                <w:sz w:val="24"/>
                <w:szCs w:val="24"/>
              </w:rPr>
            </w:pPr>
            <w:r w:rsidRPr="00B8531E">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008C512C" w14:textId="1731D9DA" w:rsidR="00073BC4" w:rsidRPr="00B8531E" w:rsidRDefault="001A055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-383.8</w:t>
            </w:r>
          </w:p>
        </w:tc>
        <w:tc>
          <w:tcPr>
            <w:tcW w:w="1800" w:type="dxa"/>
            <w:tcMar>
              <w:top w:w="100" w:type="dxa"/>
              <w:left w:w="100" w:type="dxa"/>
              <w:bottom w:w="100" w:type="dxa"/>
              <w:right w:w="100" w:type="dxa"/>
            </w:tcMar>
          </w:tcPr>
          <w:p w14:paraId="2212A2F5" w14:textId="42FF5FD0" w:rsidR="00073BC4" w:rsidRPr="00B8531E" w:rsidRDefault="00B8531E" w:rsidP="00740FEA">
            <w:pPr>
              <w:widowControl w:val="0"/>
              <w:spacing w:line="240" w:lineRule="auto"/>
              <w:jc w:val="center"/>
              <w:rPr>
                <w:rFonts w:ascii="Times New Roman" w:hAnsi="Times New Roman" w:cs="Times New Roman"/>
                <w:b/>
                <w:bCs/>
                <w:i/>
                <w:iCs/>
                <w:sz w:val="24"/>
                <w:szCs w:val="24"/>
              </w:rPr>
            </w:pPr>
            <w:r w:rsidRPr="00B8531E">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40025DA8" w14:textId="75DCDBCA" w:rsidR="00073BC4" w:rsidRPr="00B8531E" w:rsidRDefault="00B8531E" w:rsidP="00740FEA">
            <w:pPr>
              <w:widowControl w:val="0"/>
              <w:spacing w:line="240" w:lineRule="auto"/>
              <w:jc w:val="center"/>
              <w:rPr>
                <w:rFonts w:ascii="Times New Roman" w:hAnsi="Times New Roman" w:cs="Times New Roman"/>
                <w:b/>
                <w:bCs/>
                <w:i/>
                <w:iCs/>
                <w:sz w:val="24"/>
                <w:szCs w:val="24"/>
              </w:rPr>
            </w:pPr>
            <w:r w:rsidRPr="00B8531E">
              <w:rPr>
                <w:rFonts w:ascii="Times New Roman" w:hAnsi="Times New Roman" w:cs="Times New Roman"/>
                <w:b/>
                <w:bCs/>
                <w:i/>
                <w:iCs/>
                <w:sz w:val="24"/>
                <w:szCs w:val="24"/>
              </w:rPr>
              <w:t>0.0</w:t>
            </w:r>
          </w:p>
        </w:tc>
        <w:tc>
          <w:tcPr>
            <w:tcW w:w="2250" w:type="dxa"/>
            <w:vMerge/>
          </w:tcPr>
          <w:p w14:paraId="35CFD468"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3FCF5CAC" w14:textId="77777777" w:rsidTr="00740FEA">
        <w:trPr>
          <w:jc w:val="center"/>
        </w:trPr>
        <w:tc>
          <w:tcPr>
            <w:tcW w:w="1160" w:type="dxa"/>
            <w:tcMar>
              <w:top w:w="100" w:type="dxa"/>
              <w:left w:w="100" w:type="dxa"/>
              <w:bottom w:w="100" w:type="dxa"/>
              <w:right w:w="100" w:type="dxa"/>
            </w:tcMar>
          </w:tcPr>
          <w:p w14:paraId="0479FC6B"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E</w:t>
            </w:r>
          </w:p>
        </w:tc>
        <w:tc>
          <w:tcPr>
            <w:tcW w:w="1620" w:type="dxa"/>
            <w:tcMar>
              <w:top w:w="100" w:type="dxa"/>
              <w:left w:w="100" w:type="dxa"/>
              <w:bottom w:w="100" w:type="dxa"/>
              <w:right w:w="100" w:type="dxa"/>
            </w:tcMar>
          </w:tcPr>
          <w:p w14:paraId="56D54247" w14:textId="6814D587" w:rsidR="00073BC4" w:rsidRPr="00CE5E5C" w:rsidRDefault="001A0552"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-365.1</w:t>
            </w:r>
          </w:p>
        </w:tc>
        <w:tc>
          <w:tcPr>
            <w:tcW w:w="1800" w:type="dxa"/>
            <w:tcMar>
              <w:top w:w="100" w:type="dxa"/>
              <w:left w:w="100" w:type="dxa"/>
              <w:bottom w:w="100" w:type="dxa"/>
              <w:right w:w="100" w:type="dxa"/>
            </w:tcMar>
          </w:tcPr>
          <w:p w14:paraId="4E5C85FA" w14:textId="5DF6F78C"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-9.3</w:t>
            </w:r>
          </w:p>
        </w:tc>
        <w:tc>
          <w:tcPr>
            <w:tcW w:w="2250" w:type="dxa"/>
            <w:tcMar>
              <w:top w:w="100" w:type="dxa"/>
              <w:left w:w="100" w:type="dxa"/>
              <w:bottom w:w="100" w:type="dxa"/>
              <w:right w:w="100" w:type="dxa"/>
            </w:tcMar>
          </w:tcPr>
          <w:p w14:paraId="4E8C9CCA" w14:textId="46C858CD"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2250" w:type="dxa"/>
            <w:vMerge/>
          </w:tcPr>
          <w:p w14:paraId="0367CA7A"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780DAED9" w14:textId="77777777" w:rsidTr="00740FEA">
        <w:trPr>
          <w:jc w:val="center"/>
        </w:trPr>
        <w:tc>
          <w:tcPr>
            <w:tcW w:w="1160" w:type="dxa"/>
            <w:tcMar>
              <w:top w:w="100" w:type="dxa"/>
              <w:left w:w="100" w:type="dxa"/>
              <w:bottom w:w="100" w:type="dxa"/>
              <w:right w:w="100" w:type="dxa"/>
            </w:tcMar>
          </w:tcPr>
          <w:p w14:paraId="11230EB9"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F</w:t>
            </w:r>
          </w:p>
        </w:tc>
        <w:tc>
          <w:tcPr>
            <w:tcW w:w="1620" w:type="dxa"/>
            <w:tcMar>
              <w:top w:w="100" w:type="dxa"/>
              <w:left w:w="100" w:type="dxa"/>
              <w:bottom w:w="100" w:type="dxa"/>
              <w:right w:w="100" w:type="dxa"/>
            </w:tcMar>
          </w:tcPr>
          <w:p w14:paraId="08F899B0" w14:textId="7A842889" w:rsidR="00073BC4" w:rsidRPr="00CE5E5C" w:rsidRDefault="001A0552"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-370.7</w:t>
            </w:r>
          </w:p>
        </w:tc>
        <w:tc>
          <w:tcPr>
            <w:tcW w:w="1800" w:type="dxa"/>
            <w:tcMar>
              <w:top w:w="100" w:type="dxa"/>
              <w:left w:w="100" w:type="dxa"/>
              <w:bottom w:w="100" w:type="dxa"/>
              <w:right w:w="100" w:type="dxa"/>
            </w:tcMar>
          </w:tcPr>
          <w:p w14:paraId="442CBD8B" w14:textId="669647F2"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037057B7" w14:textId="53788CDA"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250" w:type="dxa"/>
            <w:vMerge/>
          </w:tcPr>
          <w:p w14:paraId="07E1AF45"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28B995DF" w14:textId="77777777" w:rsidTr="00740FEA">
        <w:trPr>
          <w:jc w:val="center"/>
        </w:trPr>
        <w:tc>
          <w:tcPr>
            <w:tcW w:w="1160" w:type="dxa"/>
            <w:tcMar>
              <w:top w:w="100" w:type="dxa"/>
              <w:left w:w="100" w:type="dxa"/>
              <w:bottom w:w="100" w:type="dxa"/>
              <w:right w:w="100" w:type="dxa"/>
            </w:tcMar>
          </w:tcPr>
          <w:p w14:paraId="3FF9B14B"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G</w:t>
            </w:r>
          </w:p>
        </w:tc>
        <w:tc>
          <w:tcPr>
            <w:tcW w:w="1620" w:type="dxa"/>
            <w:tcMar>
              <w:top w:w="100" w:type="dxa"/>
              <w:left w:w="100" w:type="dxa"/>
              <w:bottom w:w="100" w:type="dxa"/>
              <w:right w:w="100" w:type="dxa"/>
            </w:tcMar>
          </w:tcPr>
          <w:p w14:paraId="69136AD4" w14:textId="583FCF1F" w:rsidR="00073BC4" w:rsidRPr="00CE5E5C" w:rsidRDefault="001A0552"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-370.6</w:t>
            </w:r>
          </w:p>
        </w:tc>
        <w:tc>
          <w:tcPr>
            <w:tcW w:w="1800" w:type="dxa"/>
            <w:tcMar>
              <w:top w:w="100" w:type="dxa"/>
              <w:left w:w="100" w:type="dxa"/>
              <w:bottom w:w="100" w:type="dxa"/>
              <w:right w:w="100" w:type="dxa"/>
            </w:tcMar>
          </w:tcPr>
          <w:p w14:paraId="28F62607" w14:textId="2A8AB022"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061D9A50" w14:textId="69B43496"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2250" w:type="dxa"/>
            <w:vMerge/>
          </w:tcPr>
          <w:p w14:paraId="38B59248"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r w:rsidR="00073BC4" w:rsidRPr="00CE5E5C" w14:paraId="3E483E82" w14:textId="77777777" w:rsidTr="00740FEA">
        <w:trPr>
          <w:jc w:val="center"/>
        </w:trPr>
        <w:tc>
          <w:tcPr>
            <w:tcW w:w="1160" w:type="dxa"/>
            <w:tcMar>
              <w:top w:w="100" w:type="dxa"/>
              <w:left w:w="100" w:type="dxa"/>
              <w:bottom w:w="100" w:type="dxa"/>
              <w:right w:w="100" w:type="dxa"/>
            </w:tcMar>
          </w:tcPr>
          <w:p w14:paraId="72B74AF3" w14:textId="77777777" w:rsidR="00073BC4" w:rsidRPr="00CE5E5C" w:rsidRDefault="00073BC4"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H</w:t>
            </w:r>
          </w:p>
        </w:tc>
        <w:tc>
          <w:tcPr>
            <w:tcW w:w="1620" w:type="dxa"/>
            <w:tcMar>
              <w:top w:w="100" w:type="dxa"/>
              <w:left w:w="100" w:type="dxa"/>
              <w:bottom w:w="100" w:type="dxa"/>
              <w:right w:w="100" w:type="dxa"/>
            </w:tcMar>
          </w:tcPr>
          <w:p w14:paraId="7CC33C4B" w14:textId="3B12F3A0" w:rsidR="00073BC4" w:rsidRPr="00CE5E5C" w:rsidRDefault="001A0552"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-370.8</w:t>
            </w:r>
          </w:p>
        </w:tc>
        <w:tc>
          <w:tcPr>
            <w:tcW w:w="1800" w:type="dxa"/>
            <w:tcMar>
              <w:top w:w="100" w:type="dxa"/>
              <w:left w:w="100" w:type="dxa"/>
              <w:bottom w:w="100" w:type="dxa"/>
              <w:right w:w="100" w:type="dxa"/>
            </w:tcMar>
          </w:tcPr>
          <w:p w14:paraId="68ECF85D" w14:textId="1F796DF4"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2250" w:type="dxa"/>
            <w:tcMar>
              <w:top w:w="100" w:type="dxa"/>
              <w:left w:w="100" w:type="dxa"/>
              <w:bottom w:w="100" w:type="dxa"/>
              <w:right w:w="100" w:type="dxa"/>
            </w:tcMar>
          </w:tcPr>
          <w:p w14:paraId="6600F002" w14:textId="14778EB6" w:rsidR="00073BC4" w:rsidRPr="00CE5E5C" w:rsidRDefault="00B8531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c>
          <w:tcPr>
            <w:tcW w:w="2250" w:type="dxa"/>
            <w:vMerge/>
          </w:tcPr>
          <w:p w14:paraId="4D046FF7" w14:textId="77777777" w:rsidR="00073BC4" w:rsidRPr="00CE5E5C" w:rsidRDefault="00073BC4" w:rsidP="00740FEA">
            <w:pPr>
              <w:widowControl w:val="0"/>
              <w:spacing w:line="240" w:lineRule="auto"/>
              <w:jc w:val="center"/>
              <w:rPr>
                <w:rFonts w:ascii="Times New Roman" w:hAnsi="Times New Roman" w:cs="Times New Roman"/>
                <w:sz w:val="24"/>
                <w:szCs w:val="24"/>
              </w:rPr>
            </w:pPr>
          </w:p>
        </w:tc>
      </w:tr>
    </w:tbl>
    <w:p w14:paraId="7492CAA7" w14:textId="77777777" w:rsidR="00073BC4" w:rsidRPr="00CE5E5C" w:rsidRDefault="00073BC4" w:rsidP="00073BC4">
      <w:pPr>
        <w:spacing w:line="240" w:lineRule="auto"/>
        <w:jc w:val="both"/>
        <w:rPr>
          <w:rFonts w:ascii="Times New Roman" w:hAnsi="Times New Roman" w:cs="Times New Roman"/>
          <w:b/>
          <w:sz w:val="24"/>
          <w:szCs w:val="24"/>
        </w:rPr>
      </w:pPr>
    </w:p>
    <w:p w14:paraId="3E75692C" w14:textId="77777777" w:rsidR="00073BC4" w:rsidRPr="00CE5E5C" w:rsidRDefault="00073BC4" w:rsidP="00073BC4">
      <w:pPr>
        <w:spacing w:line="240" w:lineRule="auto"/>
        <w:jc w:val="both"/>
        <w:rPr>
          <w:rFonts w:ascii="Times New Roman" w:hAnsi="Times New Roman" w:cs="Times New Roman"/>
          <w:b/>
          <w:sz w:val="24"/>
          <w:szCs w:val="24"/>
        </w:rPr>
      </w:pPr>
    </w:p>
    <w:p w14:paraId="3950843E" w14:textId="77777777" w:rsidR="00073BC4" w:rsidRPr="00CE5E5C" w:rsidRDefault="00073BC4" w:rsidP="00073BC4">
      <w:pPr>
        <w:rPr>
          <w:rFonts w:ascii="Times New Roman" w:hAnsi="Times New Roman" w:cs="Times New Roman"/>
          <w:b/>
          <w:sz w:val="24"/>
          <w:szCs w:val="24"/>
        </w:rPr>
      </w:pPr>
      <w:r w:rsidRPr="00CE5E5C">
        <w:rPr>
          <w:rFonts w:ascii="Times New Roman" w:hAnsi="Times New Roman" w:cs="Times New Roman"/>
          <w:b/>
          <w:sz w:val="24"/>
          <w:szCs w:val="24"/>
        </w:rPr>
        <w:br w:type="page"/>
      </w:r>
    </w:p>
    <w:p w14:paraId="2A0905D5" w14:textId="4DED60A4"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lastRenderedPageBreak/>
        <w:t>Supplemental Table S</w:t>
      </w:r>
      <w:r w:rsidR="002838B0">
        <w:rPr>
          <w:rFonts w:ascii="Times New Roman" w:hAnsi="Times New Roman" w:cs="Times New Roman"/>
          <w:b/>
          <w:sz w:val="24"/>
          <w:szCs w:val="24"/>
        </w:rPr>
        <w:t>11</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core/mid-latitude occupancy shift since the 1970s. Results are shown for the 200km scale, precipitation analysis. Top candidate model is italic and bold.</w:t>
      </w:r>
      <w:r w:rsidR="003B5CAD">
        <w:rPr>
          <w:rFonts w:ascii="Times New Roman" w:hAnsi="Times New Roman" w:cs="Times New Roman"/>
          <w:sz w:val="24"/>
          <w:szCs w:val="24"/>
        </w:rPr>
        <w:t xml:space="preserve"> We considered models equivalent if the difference in ELPD was less than four.</w:t>
      </w:r>
    </w:p>
    <w:p w14:paraId="373173C0" w14:textId="77777777" w:rsidR="00F21671" w:rsidRPr="00CE5E5C" w:rsidRDefault="00F21671">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F6643C" w:rsidRPr="00CE5E5C" w14:paraId="0779D57C" w14:textId="77777777" w:rsidTr="00740FEA">
        <w:trPr>
          <w:jc w:val="center"/>
        </w:trPr>
        <w:tc>
          <w:tcPr>
            <w:tcW w:w="1160" w:type="dxa"/>
            <w:shd w:val="clear" w:color="auto" w:fill="000000"/>
            <w:tcMar>
              <w:top w:w="100" w:type="dxa"/>
              <w:left w:w="100" w:type="dxa"/>
              <w:bottom w:w="100" w:type="dxa"/>
              <w:right w:w="100" w:type="dxa"/>
            </w:tcMar>
          </w:tcPr>
          <w:p w14:paraId="00F3FF93"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2BA04F0B"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40052C05"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217684B0"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5ACD0D08"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F6643C" w:rsidRPr="00CE5E5C" w14:paraId="3EA32856" w14:textId="77777777" w:rsidTr="00740FEA">
        <w:trPr>
          <w:jc w:val="center"/>
        </w:trPr>
        <w:tc>
          <w:tcPr>
            <w:tcW w:w="1160" w:type="dxa"/>
            <w:tcMar>
              <w:top w:w="100" w:type="dxa"/>
              <w:left w:w="100" w:type="dxa"/>
              <w:bottom w:w="100" w:type="dxa"/>
              <w:right w:w="100" w:type="dxa"/>
            </w:tcMar>
          </w:tcPr>
          <w:p w14:paraId="67FFA6E6" w14:textId="77777777" w:rsidR="00F6643C" w:rsidRPr="002D210D" w:rsidRDefault="00F6643C"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A</w:t>
            </w:r>
          </w:p>
        </w:tc>
        <w:tc>
          <w:tcPr>
            <w:tcW w:w="1620" w:type="dxa"/>
            <w:tcMar>
              <w:top w:w="100" w:type="dxa"/>
              <w:left w:w="100" w:type="dxa"/>
              <w:bottom w:w="100" w:type="dxa"/>
              <w:right w:w="100" w:type="dxa"/>
            </w:tcMar>
          </w:tcPr>
          <w:p w14:paraId="55B2AFE0" w14:textId="6CD25FAD" w:rsidR="00F6643C" w:rsidRPr="002D210D"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-491.8</w:t>
            </w:r>
          </w:p>
        </w:tc>
        <w:tc>
          <w:tcPr>
            <w:tcW w:w="1800" w:type="dxa"/>
            <w:tcMar>
              <w:top w:w="100" w:type="dxa"/>
              <w:left w:w="100" w:type="dxa"/>
              <w:bottom w:w="100" w:type="dxa"/>
              <w:right w:w="100" w:type="dxa"/>
            </w:tcMar>
          </w:tcPr>
          <w:p w14:paraId="43121AE9" w14:textId="3CF86EF3"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-3.0</w:t>
            </w:r>
          </w:p>
        </w:tc>
        <w:tc>
          <w:tcPr>
            <w:tcW w:w="2250" w:type="dxa"/>
            <w:tcMar>
              <w:top w:w="100" w:type="dxa"/>
              <w:left w:w="100" w:type="dxa"/>
              <w:bottom w:w="100" w:type="dxa"/>
              <w:right w:w="100" w:type="dxa"/>
            </w:tcMar>
          </w:tcPr>
          <w:p w14:paraId="289F441F" w14:textId="607CE147"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2.7</w:t>
            </w:r>
          </w:p>
        </w:tc>
        <w:tc>
          <w:tcPr>
            <w:tcW w:w="2250" w:type="dxa"/>
            <w:vMerge w:val="restart"/>
          </w:tcPr>
          <w:p w14:paraId="01052D30"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0D6CBF13" w14:textId="77777777" w:rsidTr="00740FEA">
        <w:trPr>
          <w:jc w:val="center"/>
        </w:trPr>
        <w:tc>
          <w:tcPr>
            <w:tcW w:w="1160" w:type="dxa"/>
            <w:tcMar>
              <w:top w:w="100" w:type="dxa"/>
              <w:left w:w="100" w:type="dxa"/>
              <w:bottom w:w="100" w:type="dxa"/>
              <w:right w:w="100" w:type="dxa"/>
            </w:tcMar>
          </w:tcPr>
          <w:p w14:paraId="144F30EE" w14:textId="77777777" w:rsidR="00F6643C" w:rsidRPr="002D210D" w:rsidRDefault="00F6643C"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B</w:t>
            </w:r>
          </w:p>
        </w:tc>
        <w:tc>
          <w:tcPr>
            <w:tcW w:w="1620" w:type="dxa"/>
            <w:tcMar>
              <w:top w:w="100" w:type="dxa"/>
              <w:left w:w="100" w:type="dxa"/>
              <w:bottom w:w="100" w:type="dxa"/>
              <w:right w:w="100" w:type="dxa"/>
            </w:tcMar>
          </w:tcPr>
          <w:p w14:paraId="3D14D68E" w14:textId="4AFA7B96" w:rsidR="00F6643C" w:rsidRPr="002D210D"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-491.1</w:t>
            </w:r>
          </w:p>
        </w:tc>
        <w:tc>
          <w:tcPr>
            <w:tcW w:w="1800" w:type="dxa"/>
            <w:tcMar>
              <w:top w:w="100" w:type="dxa"/>
              <w:left w:w="100" w:type="dxa"/>
              <w:bottom w:w="100" w:type="dxa"/>
              <w:right w:w="100" w:type="dxa"/>
            </w:tcMar>
          </w:tcPr>
          <w:p w14:paraId="6377D2FC" w14:textId="4CB06053"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-3.3</w:t>
            </w:r>
          </w:p>
        </w:tc>
        <w:tc>
          <w:tcPr>
            <w:tcW w:w="2250" w:type="dxa"/>
            <w:tcMar>
              <w:top w:w="100" w:type="dxa"/>
              <w:left w:w="100" w:type="dxa"/>
              <w:bottom w:w="100" w:type="dxa"/>
              <w:right w:w="100" w:type="dxa"/>
            </w:tcMar>
          </w:tcPr>
          <w:p w14:paraId="06E5FFBE" w14:textId="6AD281F6"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2.6</w:t>
            </w:r>
          </w:p>
        </w:tc>
        <w:tc>
          <w:tcPr>
            <w:tcW w:w="2250" w:type="dxa"/>
            <w:vMerge/>
          </w:tcPr>
          <w:p w14:paraId="4090C89B"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1C378DFC" w14:textId="77777777" w:rsidTr="00740FEA">
        <w:trPr>
          <w:jc w:val="center"/>
        </w:trPr>
        <w:tc>
          <w:tcPr>
            <w:tcW w:w="1160" w:type="dxa"/>
            <w:tcMar>
              <w:top w:w="100" w:type="dxa"/>
              <w:left w:w="100" w:type="dxa"/>
              <w:bottom w:w="100" w:type="dxa"/>
              <w:right w:w="100" w:type="dxa"/>
            </w:tcMar>
          </w:tcPr>
          <w:p w14:paraId="1FEAEA6F" w14:textId="77777777" w:rsidR="00F6643C" w:rsidRPr="002D210D" w:rsidRDefault="00F6643C"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C</w:t>
            </w:r>
          </w:p>
        </w:tc>
        <w:tc>
          <w:tcPr>
            <w:tcW w:w="1620" w:type="dxa"/>
            <w:tcMar>
              <w:top w:w="100" w:type="dxa"/>
              <w:left w:w="100" w:type="dxa"/>
              <w:bottom w:w="100" w:type="dxa"/>
              <w:right w:w="100" w:type="dxa"/>
            </w:tcMar>
          </w:tcPr>
          <w:p w14:paraId="12307673" w14:textId="26F8A417" w:rsidR="00F6643C" w:rsidRPr="002D210D"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-497.8</w:t>
            </w:r>
          </w:p>
        </w:tc>
        <w:tc>
          <w:tcPr>
            <w:tcW w:w="1800" w:type="dxa"/>
            <w:tcMar>
              <w:top w:w="100" w:type="dxa"/>
              <w:left w:w="100" w:type="dxa"/>
              <w:bottom w:w="100" w:type="dxa"/>
              <w:right w:w="100" w:type="dxa"/>
            </w:tcMar>
          </w:tcPr>
          <w:p w14:paraId="683CD040" w14:textId="79C8BB76"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000E031E" w14:textId="1665B9F7"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0.0</w:t>
            </w:r>
          </w:p>
        </w:tc>
        <w:tc>
          <w:tcPr>
            <w:tcW w:w="2250" w:type="dxa"/>
            <w:vMerge/>
          </w:tcPr>
          <w:p w14:paraId="349A3D89"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7C43A966" w14:textId="77777777" w:rsidTr="00740FEA">
        <w:trPr>
          <w:jc w:val="center"/>
        </w:trPr>
        <w:tc>
          <w:tcPr>
            <w:tcW w:w="1160" w:type="dxa"/>
            <w:tcMar>
              <w:top w:w="100" w:type="dxa"/>
              <w:left w:w="100" w:type="dxa"/>
              <w:bottom w:w="100" w:type="dxa"/>
              <w:right w:w="100" w:type="dxa"/>
            </w:tcMar>
          </w:tcPr>
          <w:p w14:paraId="1A4EBC2A" w14:textId="77777777" w:rsidR="00F6643C" w:rsidRPr="002D210D" w:rsidRDefault="00F6643C"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599552E6" w14:textId="3E1AE99A" w:rsidR="00F6643C" w:rsidRPr="002D210D"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-497.2</w:t>
            </w:r>
          </w:p>
        </w:tc>
        <w:tc>
          <w:tcPr>
            <w:tcW w:w="1800" w:type="dxa"/>
            <w:tcMar>
              <w:top w:w="100" w:type="dxa"/>
              <w:left w:w="100" w:type="dxa"/>
              <w:bottom w:w="100" w:type="dxa"/>
              <w:right w:w="100" w:type="dxa"/>
            </w:tcMar>
          </w:tcPr>
          <w:p w14:paraId="509A31DF" w14:textId="0AC6E79B"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-0.3</w:t>
            </w:r>
          </w:p>
        </w:tc>
        <w:tc>
          <w:tcPr>
            <w:tcW w:w="2250" w:type="dxa"/>
            <w:tcMar>
              <w:top w:w="100" w:type="dxa"/>
              <w:left w:w="100" w:type="dxa"/>
              <w:bottom w:w="100" w:type="dxa"/>
              <w:right w:w="100" w:type="dxa"/>
            </w:tcMar>
          </w:tcPr>
          <w:p w14:paraId="46781C91" w14:textId="23DFDF7C"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1.0</w:t>
            </w:r>
          </w:p>
        </w:tc>
        <w:tc>
          <w:tcPr>
            <w:tcW w:w="2250" w:type="dxa"/>
            <w:vMerge/>
          </w:tcPr>
          <w:p w14:paraId="08ECB761"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4BED22FC" w14:textId="77777777" w:rsidTr="00740FEA">
        <w:trPr>
          <w:jc w:val="center"/>
        </w:trPr>
        <w:tc>
          <w:tcPr>
            <w:tcW w:w="1160" w:type="dxa"/>
            <w:tcMar>
              <w:top w:w="100" w:type="dxa"/>
              <w:left w:w="100" w:type="dxa"/>
              <w:bottom w:w="100" w:type="dxa"/>
              <w:right w:w="100" w:type="dxa"/>
            </w:tcMar>
          </w:tcPr>
          <w:p w14:paraId="4AC6B1DA" w14:textId="77777777" w:rsidR="00F6643C" w:rsidRPr="002D210D" w:rsidRDefault="00F6643C"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E</w:t>
            </w:r>
          </w:p>
        </w:tc>
        <w:tc>
          <w:tcPr>
            <w:tcW w:w="1620" w:type="dxa"/>
            <w:tcMar>
              <w:top w:w="100" w:type="dxa"/>
              <w:left w:w="100" w:type="dxa"/>
              <w:bottom w:w="100" w:type="dxa"/>
              <w:right w:w="100" w:type="dxa"/>
            </w:tcMar>
          </w:tcPr>
          <w:p w14:paraId="43A1E584" w14:textId="17F9471A" w:rsidR="00F6643C" w:rsidRPr="002D210D"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-490.6</w:t>
            </w:r>
          </w:p>
        </w:tc>
        <w:tc>
          <w:tcPr>
            <w:tcW w:w="1800" w:type="dxa"/>
            <w:tcMar>
              <w:top w:w="100" w:type="dxa"/>
              <w:left w:w="100" w:type="dxa"/>
              <w:bottom w:w="100" w:type="dxa"/>
              <w:right w:w="100" w:type="dxa"/>
            </w:tcMar>
          </w:tcPr>
          <w:p w14:paraId="34EED351" w14:textId="72E7E8AC"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-3.6</w:t>
            </w:r>
          </w:p>
        </w:tc>
        <w:tc>
          <w:tcPr>
            <w:tcW w:w="2250" w:type="dxa"/>
            <w:tcMar>
              <w:top w:w="100" w:type="dxa"/>
              <w:left w:w="100" w:type="dxa"/>
              <w:bottom w:w="100" w:type="dxa"/>
              <w:right w:w="100" w:type="dxa"/>
            </w:tcMar>
          </w:tcPr>
          <w:p w14:paraId="492DA683" w14:textId="1D1CE747"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2.4</w:t>
            </w:r>
          </w:p>
        </w:tc>
        <w:tc>
          <w:tcPr>
            <w:tcW w:w="2250" w:type="dxa"/>
            <w:vMerge/>
          </w:tcPr>
          <w:p w14:paraId="7759D27E"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7145A407" w14:textId="77777777" w:rsidTr="00740FEA">
        <w:trPr>
          <w:jc w:val="center"/>
        </w:trPr>
        <w:tc>
          <w:tcPr>
            <w:tcW w:w="1160" w:type="dxa"/>
            <w:tcMar>
              <w:top w:w="100" w:type="dxa"/>
              <w:left w:w="100" w:type="dxa"/>
              <w:bottom w:w="100" w:type="dxa"/>
              <w:right w:w="100" w:type="dxa"/>
            </w:tcMar>
          </w:tcPr>
          <w:p w14:paraId="6363F716" w14:textId="77777777" w:rsidR="00F6643C" w:rsidRPr="002D210D" w:rsidRDefault="00F6643C"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F</w:t>
            </w:r>
          </w:p>
        </w:tc>
        <w:tc>
          <w:tcPr>
            <w:tcW w:w="1620" w:type="dxa"/>
            <w:tcMar>
              <w:top w:w="100" w:type="dxa"/>
              <w:left w:w="100" w:type="dxa"/>
              <w:bottom w:w="100" w:type="dxa"/>
              <w:right w:w="100" w:type="dxa"/>
            </w:tcMar>
          </w:tcPr>
          <w:p w14:paraId="0D0AE328" w14:textId="01638EB7" w:rsidR="00F6643C" w:rsidRPr="002D210D"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-491.6</w:t>
            </w:r>
          </w:p>
        </w:tc>
        <w:tc>
          <w:tcPr>
            <w:tcW w:w="1800" w:type="dxa"/>
            <w:tcMar>
              <w:top w:w="100" w:type="dxa"/>
              <w:left w:w="100" w:type="dxa"/>
              <w:bottom w:w="100" w:type="dxa"/>
              <w:right w:w="100" w:type="dxa"/>
            </w:tcMar>
          </w:tcPr>
          <w:p w14:paraId="75B9390A" w14:textId="5F96F0DB"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-3.1</w:t>
            </w:r>
          </w:p>
        </w:tc>
        <w:tc>
          <w:tcPr>
            <w:tcW w:w="2250" w:type="dxa"/>
            <w:tcMar>
              <w:top w:w="100" w:type="dxa"/>
              <w:left w:w="100" w:type="dxa"/>
              <w:bottom w:w="100" w:type="dxa"/>
              <w:right w:w="100" w:type="dxa"/>
            </w:tcMar>
          </w:tcPr>
          <w:p w14:paraId="5DCE27B9" w14:textId="79CAEF58"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3.2</w:t>
            </w:r>
          </w:p>
        </w:tc>
        <w:tc>
          <w:tcPr>
            <w:tcW w:w="2250" w:type="dxa"/>
            <w:vMerge/>
          </w:tcPr>
          <w:p w14:paraId="48D6BE0C"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10D44FC3" w14:textId="77777777" w:rsidTr="00740FEA">
        <w:trPr>
          <w:jc w:val="center"/>
        </w:trPr>
        <w:tc>
          <w:tcPr>
            <w:tcW w:w="1160" w:type="dxa"/>
            <w:tcMar>
              <w:top w:w="100" w:type="dxa"/>
              <w:left w:w="100" w:type="dxa"/>
              <w:bottom w:w="100" w:type="dxa"/>
              <w:right w:w="100" w:type="dxa"/>
            </w:tcMar>
          </w:tcPr>
          <w:p w14:paraId="17B2A04C" w14:textId="77777777" w:rsidR="00F6643C" w:rsidRPr="002D210D" w:rsidRDefault="00F6643C"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G</w:t>
            </w:r>
          </w:p>
        </w:tc>
        <w:tc>
          <w:tcPr>
            <w:tcW w:w="1620" w:type="dxa"/>
            <w:tcMar>
              <w:top w:w="100" w:type="dxa"/>
              <w:left w:w="100" w:type="dxa"/>
              <w:bottom w:w="100" w:type="dxa"/>
              <w:right w:w="100" w:type="dxa"/>
            </w:tcMar>
          </w:tcPr>
          <w:p w14:paraId="3ABC51E9" w14:textId="2BDCCDD8" w:rsidR="00F6643C" w:rsidRPr="002D210D"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-494.7</w:t>
            </w:r>
          </w:p>
        </w:tc>
        <w:tc>
          <w:tcPr>
            <w:tcW w:w="1800" w:type="dxa"/>
            <w:tcMar>
              <w:top w:w="100" w:type="dxa"/>
              <w:left w:w="100" w:type="dxa"/>
              <w:bottom w:w="100" w:type="dxa"/>
              <w:right w:w="100" w:type="dxa"/>
            </w:tcMar>
          </w:tcPr>
          <w:p w14:paraId="659F2A5D" w14:textId="0AC57C01"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-1.6</w:t>
            </w:r>
          </w:p>
        </w:tc>
        <w:tc>
          <w:tcPr>
            <w:tcW w:w="2250" w:type="dxa"/>
            <w:tcMar>
              <w:top w:w="100" w:type="dxa"/>
              <w:left w:w="100" w:type="dxa"/>
              <w:bottom w:w="100" w:type="dxa"/>
              <w:right w:w="100" w:type="dxa"/>
            </w:tcMar>
          </w:tcPr>
          <w:p w14:paraId="26292002" w14:textId="15FAA9D6"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3.0</w:t>
            </w:r>
          </w:p>
        </w:tc>
        <w:tc>
          <w:tcPr>
            <w:tcW w:w="2250" w:type="dxa"/>
            <w:vMerge/>
          </w:tcPr>
          <w:p w14:paraId="12BDA7A0"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5CFE3D0F" w14:textId="77777777" w:rsidTr="00740FEA">
        <w:trPr>
          <w:jc w:val="center"/>
        </w:trPr>
        <w:tc>
          <w:tcPr>
            <w:tcW w:w="1160" w:type="dxa"/>
            <w:tcMar>
              <w:top w:w="100" w:type="dxa"/>
              <w:left w:w="100" w:type="dxa"/>
              <w:bottom w:w="100" w:type="dxa"/>
              <w:right w:w="100" w:type="dxa"/>
            </w:tcMar>
          </w:tcPr>
          <w:p w14:paraId="3C04ACE1" w14:textId="77777777" w:rsidR="00F6643C" w:rsidRPr="002D210D" w:rsidRDefault="00F6643C"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H</w:t>
            </w:r>
          </w:p>
        </w:tc>
        <w:tc>
          <w:tcPr>
            <w:tcW w:w="1620" w:type="dxa"/>
            <w:tcMar>
              <w:top w:w="100" w:type="dxa"/>
              <w:left w:w="100" w:type="dxa"/>
              <w:bottom w:w="100" w:type="dxa"/>
              <w:right w:w="100" w:type="dxa"/>
            </w:tcMar>
          </w:tcPr>
          <w:p w14:paraId="1A6900B1" w14:textId="34AB74F0" w:rsidR="00F6643C" w:rsidRPr="002D210D"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-492.6</w:t>
            </w:r>
          </w:p>
        </w:tc>
        <w:tc>
          <w:tcPr>
            <w:tcW w:w="1800" w:type="dxa"/>
            <w:tcMar>
              <w:top w:w="100" w:type="dxa"/>
              <w:left w:w="100" w:type="dxa"/>
              <w:bottom w:w="100" w:type="dxa"/>
              <w:right w:w="100" w:type="dxa"/>
            </w:tcMar>
          </w:tcPr>
          <w:p w14:paraId="494C4EAE" w14:textId="565E1468"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-2.6</w:t>
            </w:r>
          </w:p>
        </w:tc>
        <w:tc>
          <w:tcPr>
            <w:tcW w:w="2250" w:type="dxa"/>
            <w:tcMar>
              <w:top w:w="100" w:type="dxa"/>
              <w:left w:w="100" w:type="dxa"/>
              <w:bottom w:w="100" w:type="dxa"/>
              <w:right w:w="100" w:type="dxa"/>
            </w:tcMar>
          </w:tcPr>
          <w:p w14:paraId="0F7354E3" w14:textId="02E9E4CF" w:rsidR="00F6643C" w:rsidRPr="002D210D" w:rsidRDefault="002D210D" w:rsidP="00740FEA">
            <w:pPr>
              <w:widowControl w:val="0"/>
              <w:spacing w:line="240" w:lineRule="auto"/>
              <w:jc w:val="center"/>
              <w:rPr>
                <w:rFonts w:ascii="Times New Roman" w:hAnsi="Times New Roman" w:cs="Times New Roman"/>
                <w:b/>
                <w:bCs/>
                <w:i/>
                <w:iCs/>
                <w:sz w:val="24"/>
                <w:szCs w:val="24"/>
              </w:rPr>
            </w:pPr>
            <w:r w:rsidRPr="002D210D">
              <w:rPr>
                <w:rFonts w:ascii="Times New Roman" w:hAnsi="Times New Roman" w:cs="Times New Roman"/>
                <w:b/>
                <w:bCs/>
                <w:i/>
                <w:iCs/>
                <w:sz w:val="24"/>
                <w:szCs w:val="24"/>
              </w:rPr>
              <w:t>3.0</w:t>
            </w:r>
            <w:r w:rsidR="00AB5567">
              <w:rPr>
                <w:rFonts w:ascii="Times New Roman" w:hAnsi="Times New Roman" w:cs="Times New Roman"/>
                <w:b/>
                <w:bCs/>
                <w:i/>
                <w:iCs/>
                <w:noProof/>
                <w:sz w:val="24"/>
                <w:szCs w:val="24"/>
              </w:rPr>
              <w:drawing>
                <wp:inline distT="0" distB="0" distL="0" distR="0" wp14:anchorId="59774427" wp14:editId="5A197FA6">
                  <wp:extent cx="1295400" cy="647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295400" cy="647700"/>
                          </a:xfrm>
                          <a:prstGeom prst="rect">
                            <a:avLst/>
                          </a:prstGeom>
                          <a:noFill/>
                          <a:ln>
                            <a:noFill/>
                          </a:ln>
                        </pic:spPr>
                      </pic:pic>
                    </a:graphicData>
                  </a:graphic>
                </wp:inline>
              </w:drawing>
            </w:r>
          </w:p>
        </w:tc>
        <w:tc>
          <w:tcPr>
            <w:tcW w:w="2250" w:type="dxa"/>
            <w:vMerge/>
          </w:tcPr>
          <w:p w14:paraId="568C3C9D"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bl>
    <w:p w14:paraId="67F163DD" w14:textId="77777777" w:rsidR="00F6643C" w:rsidRPr="00CE5E5C" w:rsidRDefault="00F6643C">
      <w:pPr>
        <w:spacing w:line="240" w:lineRule="auto"/>
        <w:jc w:val="both"/>
        <w:rPr>
          <w:rFonts w:ascii="Times New Roman" w:hAnsi="Times New Roman" w:cs="Times New Roman"/>
          <w:b/>
          <w:sz w:val="24"/>
          <w:szCs w:val="24"/>
        </w:rPr>
      </w:pPr>
    </w:p>
    <w:p w14:paraId="7F65D6F2" w14:textId="77777777" w:rsidR="00F6643C" w:rsidRPr="00CE5E5C" w:rsidRDefault="00F6643C">
      <w:pPr>
        <w:spacing w:line="240" w:lineRule="auto"/>
        <w:jc w:val="both"/>
        <w:rPr>
          <w:rFonts w:ascii="Times New Roman" w:hAnsi="Times New Roman" w:cs="Times New Roman"/>
          <w:b/>
          <w:sz w:val="24"/>
          <w:szCs w:val="24"/>
        </w:rPr>
      </w:pPr>
    </w:p>
    <w:p w14:paraId="67108121" w14:textId="77777777" w:rsidR="00F6643C" w:rsidRPr="00CE5E5C" w:rsidRDefault="00F6643C">
      <w:pPr>
        <w:rPr>
          <w:rFonts w:ascii="Times New Roman" w:hAnsi="Times New Roman" w:cs="Times New Roman"/>
          <w:b/>
          <w:sz w:val="24"/>
          <w:szCs w:val="24"/>
        </w:rPr>
      </w:pPr>
      <w:r w:rsidRPr="00CE5E5C">
        <w:rPr>
          <w:rFonts w:ascii="Times New Roman" w:hAnsi="Times New Roman" w:cs="Times New Roman"/>
          <w:b/>
          <w:sz w:val="24"/>
          <w:szCs w:val="24"/>
        </w:rPr>
        <w:br w:type="page"/>
      </w:r>
    </w:p>
    <w:p w14:paraId="11643669" w14:textId="10CA6D46"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lastRenderedPageBreak/>
        <w:t>Supplemental Table S</w:t>
      </w:r>
      <w:r w:rsidR="00A84390">
        <w:rPr>
          <w:rFonts w:ascii="Times New Roman" w:hAnsi="Times New Roman" w:cs="Times New Roman"/>
          <w:b/>
          <w:sz w:val="24"/>
          <w:szCs w:val="24"/>
        </w:rPr>
        <w:t>12</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northern occupancy shift since the 1970s. Results are shown for the 200km scale, precipitation analysis. Top candidate model is italic and bold.</w:t>
      </w:r>
      <w:r w:rsidR="003B5CAD">
        <w:rPr>
          <w:rFonts w:ascii="Times New Roman" w:hAnsi="Times New Roman" w:cs="Times New Roman"/>
          <w:sz w:val="24"/>
          <w:szCs w:val="24"/>
        </w:rPr>
        <w:t xml:space="preserve"> We considered models equivalent if the difference in ELPD was less than four.</w:t>
      </w:r>
    </w:p>
    <w:p w14:paraId="4C881257" w14:textId="77777777" w:rsidR="00F21671" w:rsidRPr="00CE5E5C" w:rsidRDefault="00F21671">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F6643C" w:rsidRPr="00CE5E5C" w14:paraId="19969BE0" w14:textId="77777777" w:rsidTr="00740FEA">
        <w:trPr>
          <w:jc w:val="center"/>
        </w:trPr>
        <w:tc>
          <w:tcPr>
            <w:tcW w:w="1160" w:type="dxa"/>
            <w:shd w:val="clear" w:color="auto" w:fill="000000"/>
            <w:tcMar>
              <w:top w:w="100" w:type="dxa"/>
              <w:left w:w="100" w:type="dxa"/>
              <w:bottom w:w="100" w:type="dxa"/>
              <w:right w:w="100" w:type="dxa"/>
            </w:tcMar>
          </w:tcPr>
          <w:p w14:paraId="7F36C7C5"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739AC946"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14287440"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6F006B6D"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7E262CEE" w14:textId="77777777" w:rsidR="00F6643C" w:rsidRPr="00CE5E5C" w:rsidRDefault="00F6643C"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F6643C" w:rsidRPr="00CE5E5C" w14:paraId="2DFF9B83" w14:textId="77777777" w:rsidTr="00740FEA">
        <w:trPr>
          <w:jc w:val="center"/>
        </w:trPr>
        <w:tc>
          <w:tcPr>
            <w:tcW w:w="1160" w:type="dxa"/>
            <w:tcMar>
              <w:top w:w="100" w:type="dxa"/>
              <w:left w:w="100" w:type="dxa"/>
              <w:bottom w:w="100" w:type="dxa"/>
              <w:right w:w="100" w:type="dxa"/>
            </w:tcMar>
          </w:tcPr>
          <w:p w14:paraId="41E6AC21" w14:textId="77777777" w:rsidR="00F6643C" w:rsidRPr="00DA1803" w:rsidRDefault="00F6643C"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A</w:t>
            </w:r>
          </w:p>
        </w:tc>
        <w:tc>
          <w:tcPr>
            <w:tcW w:w="1620" w:type="dxa"/>
            <w:tcMar>
              <w:top w:w="100" w:type="dxa"/>
              <w:left w:w="100" w:type="dxa"/>
              <w:bottom w:w="100" w:type="dxa"/>
              <w:right w:w="100" w:type="dxa"/>
            </w:tcMar>
          </w:tcPr>
          <w:p w14:paraId="496639F7" w14:textId="3FBC1DC3" w:rsidR="00F6643C" w:rsidRPr="00DA1803"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-460.4</w:t>
            </w:r>
          </w:p>
        </w:tc>
        <w:tc>
          <w:tcPr>
            <w:tcW w:w="1800" w:type="dxa"/>
            <w:tcMar>
              <w:top w:w="100" w:type="dxa"/>
              <w:left w:w="100" w:type="dxa"/>
              <w:bottom w:w="100" w:type="dxa"/>
              <w:right w:w="100" w:type="dxa"/>
            </w:tcMar>
          </w:tcPr>
          <w:p w14:paraId="71CA999C" w14:textId="32469BB3" w:rsidR="00F6643C" w:rsidRPr="00DA1803" w:rsidRDefault="00DA1803"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-3.8</w:t>
            </w:r>
          </w:p>
        </w:tc>
        <w:tc>
          <w:tcPr>
            <w:tcW w:w="2250" w:type="dxa"/>
            <w:tcMar>
              <w:top w:w="100" w:type="dxa"/>
              <w:left w:w="100" w:type="dxa"/>
              <w:bottom w:w="100" w:type="dxa"/>
              <w:right w:w="100" w:type="dxa"/>
            </w:tcMar>
          </w:tcPr>
          <w:p w14:paraId="0473F08F" w14:textId="7917E9CA" w:rsidR="00F6643C" w:rsidRPr="00DA1803" w:rsidRDefault="00DA1803"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5.2</w:t>
            </w:r>
          </w:p>
        </w:tc>
        <w:tc>
          <w:tcPr>
            <w:tcW w:w="2250" w:type="dxa"/>
            <w:vMerge w:val="restart"/>
          </w:tcPr>
          <w:p w14:paraId="6EE04D3A"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7C56308A" w14:textId="77777777" w:rsidTr="00740FEA">
        <w:trPr>
          <w:jc w:val="center"/>
        </w:trPr>
        <w:tc>
          <w:tcPr>
            <w:tcW w:w="1160" w:type="dxa"/>
            <w:tcMar>
              <w:top w:w="100" w:type="dxa"/>
              <w:left w:w="100" w:type="dxa"/>
              <w:bottom w:w="100" w:type="dxa"/>
              <w:right w:w="100" w:type="dxa"/>
            </w:tcMar>
          </w:tcPr>
          <w:p w14:paraId="41FDCABB"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B</w:t>
            </w:r>
          </w:p>
        </w:tc>
        <w:tc>
          <w:tcPr>
            <w:tcW w:w="1620" w:type="dxa"/>
            <w:tcMar>
              <w:top w:w="100" w:type="dxa"/>
              <w:left w:w="100" w:type="dxa"/>
              <w:bottom w:w="100" w:type="dxa"/>
              <w:right w:w="100" w:type="dxa"/>
            </w:tcMar>
          </w:tcPr>
          <w:p w14:paraId="40572F1E" w14:textId="44BA55C1" w:rsidR="00F6643C" w:rsidRPr="00CE5E5C" w:rsidRDefault="003B2812"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-459.3</w:t>
            </w:r>
          </w:p>
        </w:tc>
        <w:tc>
          <w:tcPr>
            <w:tcW w:w="1800" w:type="dxa"/>
            <w:tcMar>
              <w:top w:w="100" w:type="dxa"/>
              <w:left w:w="100" w:type="dxa"/>
              <w:bottom w:w="100" w:type="dxa"/>
              <w:right w:w="100" w:type="dxa"/>
            </w:tcMar>
          </w:tcPr>
          <w:p w14:paraId="6BB75ACD" w14:textId="4C3ACBF1" w:rsidR="00F6643C" w:rsidRPr="00CE5E5C" w:rsidRDefault="00DA180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2250" w:type="dxa"/>
            <w:tcMar>
              <w:top w:w="100" w:type="dxa"/>
              <w:left w:w="100" w:type="dxa"/>
              <w:bottom w:w="100" w:type="dxa"/>
              <w:right w:w="100" w:type="dxa"/>
            </w:tcMar>
          </w:tcPr>
          <w:p w14:paraId="7423608F" w14:textId="047FFCF1" w:rsidR="00F6643C" w:rsidRPr="00CE5E5C" w:rsidRDefault="00DA180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2250" w:type="dxa"/>
            <w:vMerge/>
          </w:tcPr>
          <w:p w14:paraId="0C3C31FB"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12D1136A" w14:textId="77777777" w:rsidTr="00740FEA">
        <w:trPr>
          <w:jc w:val="center"/>
        </w:trPr>
        <w:tc>
          <w:tcPr>
            <w:tcW w:w="1160" w:type="dxa"/>
            <w:tcMar>
              <w:top w:w="100" w:type="dxa"/>
              <w:left w:w="100" w:type="dxa"/>
              <w:bottom w:w="100" w:type="dxa"/>
              <w:right w:w="100" w:type="dxa"/>
            </w:tcMar>
          </w:tcPr>
          <w:p w14:paraId="11910D7B" w14:textId="77777777" w:rsidR="00F6643C" w:rsidRPr="00DA1803" w:rsidRDefault="00F6643C"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C</w:t>
            </w:r>
          </w:p>
        </w:tc>
        <w:tc>
          <w:tcPr>
            <w:tcW w:w="1620" w:type="dxa"/>
            <w:tcMar>
              <w:top w:w="100" w:type="dxa"/>
              <w:left w:w="100" w:type="dxa"/>
              <w:bottom w:w="100" w:type="dxa"/>
              <w:right w:w="100" w:type="dxa"/>
            </w:tcMar>
          </w:tcPr>
          <w:p w14:paraId="04BED82B" w14:textId="31215879" w:rsidR="00F6643C" w:rsidRPr="00DA1803"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-462.0</w:t>
            </w:r>
          </w:p>
        </w:tc>
        <w:tc>
          <w:tcPr>
            <w:tcW w:w="1800" w:type="dxa"/>
            <w:tcMar>
              <w:top w:w="100" w:type="dxa"/>
              <w:left w:w="100" w:type="dxa"/>
              <w:bottom w:w="100" w:type="dxa"/>
              <w:right w:w="100" w:type="dxa"/>
            </w:tcMar>
          </w:tcPr>
          <w:p w14:paraId="28778ABE" w14:textId="46807987" w:rsidR="00F6643C" w:rsidRPr="00DA1803" w:rsidRDefault="00DA1803"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-3.0</w:t>
            </w:r>
          </w:p>
        </w:tc>
        <w:tc>
          <w:tcPr>
            <w:tcW w:w="2250" w:type="dxa"/>
            <w:tcMar>
              <w:top w:w="100" w:type="dxa"/>
              <w:left w:w="100" w:type="dxa"/>
              <w:bottom w:w="100" w:type="dxa"/>
              <w:right w:w="100" w:type="dxa"/>
            </w:tcMar>
          </w:tcPr>
          <w:p w14:paraId="0D125971" w14:textId="2B161B53" w:rsidR="00F6643C" w:rsidRPr="00DA1803" w:rsidRDefault="00DA1803"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4.4</w:t>
            </w:r>
          </w:p>
        </w:tc>
        <w:tc>
          <w:tcPr>
            <w:tcW w:w="2250" w:type="dxa"/>
            <w:vMerge/>
          </w:tcPr>
          <w:p w14:paraId="13FE034B"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4D4ABDCC" w14:textId="77777777" w:rsidTr="00740FEA">
        <w:trPr>
          <w:jc w:val="center"/>
        </w:trPr>
        <w:tc>
          <w:tcPr>
            <w:tcW w:w="1160" w:type="dxa"/>
            <w:tcMar>
              <w:top w:w="100" w:type="dxa"/>
              <w:left w:w="100" w:type="dxa"/>
              <w:bottom w:w="100" w:type="dxa"/>
              <w:right w:w="100" w:type="dxa"/>
            </w:tcMar>
          </w:tcPr>
          <w:p w14:paraId="79E281B3" w14:textId="77777777" w:rsidR="00F6643C" w:rsidRPr="00DA1803" w:rsidRDefault="00F6643C"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0196B913" w14:textId="22918230" w:rsidR="00F6643C" w:rsidRPr="00DA1803"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-461.2</w:t>
            </w:r>
          </w:p>
        </w:tc>
        <w:tc>
          <w:tcPr>
            <w:tcW w:w="1800" w:type="dxa"/>
            <w:tcMar>
              <w:top w:w="100" w:type="dxa"/>
              <w:left w:w="100" w:type="dxa"/>
              <w:bottom w:w="100" w:type="dxa"/>
              <w:right w:w="100" w:type="dxa"/>
            </w:tcMar>
          </w:tcPr>
          <w:p w14:paraId="0E46C9EC" w14:textId="1CB0B33D" w:rsidR="00F6643C" w:rsidRPr="00DA1803" w:rsidRDefault="00DA1803"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-3.4</w:t>
            </w:r>
          </w:p>
        </w:tc>
        <w:tc>
          <w:tcPr>
            <w:tcW w:w="2250" w:type="dxa"/>
            <w:tcMar>
              <w:top w:w="100" w:type="dxa"/>
              <w:left w:w="100" w:type="dxa"/>
              <w:bottom w:w="100" w:type="dxa"/>
              <w:right w:w="100" w:type="dxa"/>
            </w:tcMar>
          </w:tcPr>
          <w:p w14:paraId="4CBD292B" w14:textId="1CED354A" w:rsidR="00F6643C" w:rsidRPr="00DA1803" w:rsidRDefault="00DA1803"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4.3</w:t>
            </w:r>
          </w:p>
        </w:tc>
        <w:tc>
          <w:tcPr>
            <w:tcW w:w="2250" w:type="dxa"/>
            <w:vMerge/>
          </w:tcPr>
          <w:p w14:paraId="0FE13213"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11B8F716" w14:textId="77777777" w:rsidTr="00740FEA">
        <w:trPr>
          <w:jc w:val="center"/>
        </w:trPr>
        <w:tc>
          <w:tcPr>
            <w:tcW w:w="1160" w:type="dxa"/>
            <w:tcMar>
              <w:top w:w="100" w:type="dxa"/>
              <w:left w:w="100" w:type="dxa"/>
              <w:bottom w:w="100" w:type="dxa"/>
              <w:right w:w="100" w:type="dxa"/>
            </w:tcMar>
          </w:tcPr>
          <w:p w14:paraId="47600C1B"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E</w:t>
            </w:r>
          </w:p>
        </w:tc>
        <w:tc>
          <w:tcPr>
            <w:tcW w:w="1620" w:type="dxa"/>
            <w:tcMar>
              <w:top w:w="100" w:type="dxa"/>
              <w:left w:w="100" w:type="dxa"/>
              <w:bottom w:w="100" w:type="dxa"/>
              <w:right w:w="100" w:type="dxa"/>
            </w:tcMar>
          </w:tcPr>
          <w:p w14:paraId="4ABD4F36" w14:textId="487C308E" w:rsidR="00F6643C" w:rsidRPr="00CE5E5C" w:rsidRDefault="003B2812"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-455.9</w:t>
            </w:r>
          </w:p>
        </w:tc>
        <w:tc>
          <w:tcPr>
            <w:tcW w:w="1800" w:type="dxa"/>
            <w:tcMar>
              <w:top w:w="100" w:type="dxa"/>
              <w:left w:w="100" w:type="dxa"/>
              <w:bottom w:w="100" w:type="dxa"/>
              <w:right w:w="100" w:type="dxa"/>
            </w:tcMar>
          </w:tcPr>
          <w:p w14:paraId="5B949791" w14:textId="16D06121" w:rsidR="00F6643C" w:rsidRPr="00CE5E5C" w:rsidRDefault="00DA180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-6.0</w:t>
            </w:r>
          </w:p>
        </w:tc>
        <w:tc>
          <w:tcPr>
            <w:tcW w:w="2250" w:type="dxa"/>
            <w:tcMar>
              <w:top w:w="100" w:type="dxa"/>
              <w:left w:w="100" w:type="dxa"/>
              <w:bottom w:w="100" w:type="dxa"/>
              <w:right w:w="100" w:type="dxa"/>
            </w:tcMar>
          </w:tcPr>
          <w:p w14:paraId="6E87846B" w14:textId="56ACE38D" w:rsidR="00F6643C" w:rsidRPr="00CE5E5C" w:rsidRDefault="00DA180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4.5</w:t>
            </w:r>
          </w:p>
        </w:tc>
        <w:tc>
          <w:tcPr>
            <w:tcW w:w="2250" w:type="dxa"/>
            <w:vMerge/>
          </w:tcPr>
          <w:p w14:paraId="5FEFE88B"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03D2C865" w14:textId="77777777" w:rsidTr="00740FEA">
        <w:trPr>
          <w:jc w:val="center"/>
        </w:trPr>
        <w:tc>
          <w:tcPr>
            <w:tcW w:w="1160" w:type="dxa"/>
            <w:tcMar>
              <w:top w:w="100" w:type="dxa"/>
              <w:left w:w="100" w:type="dxa"/>
              <w:bottom w:w="100" w:type="dxa"/>
              <w:right w:w="100" w:type="dxa"/>
            </w:tcMar>
          </w:tcPr>
          <w:p w14:paraId="7FEBD19E" w14:textId="77777777" w:rsidR="00F6643C" w:rsidRPr="00CE5E5C" w:rsidRDefault="00F6643C"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F</w:t>
            </w:r>
          </w:p>
        </w:tc>
        <w:tc>
          <w:tcPr>
            <w:tcW w:w="1620" w:type="dxa"/>
            <w:tcMar>
              <w:top w:w="100" w:type="dxa"/>
              <w:left w:w="100" w:type="dxa"/>
              <w:bottom w:w="100" w:type="dxa"/>
              <w:right w:w="100" w:type="dxa"/>
            </w:tcMar>
          </w:tcPr>
          <w:p w14:paraId="14D5974F" w14:textId="4E6B70DE" w:rsidR="00F6643C" w:rsidRPr="00CE5E5C" w:rsidRDefault="003B2812"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-454.6</w:t>
            </w:r>
          </w:p>
        </w:tc>
        <w:tc>
          <w:tcPr>
            <w:tcW w:w="1800" w:type="dxa"/>
            <w:tcMar>
              <w:top w:w="100" w:type="dxa"/>
              <w:left w:w="100" w:type="dxa"/>
              <w:bottom w:w="100" w:type="dxa"/>
              <w:right w:w="100" w:type="dxa"/>
            </w:tcMar>
          </w:tcPr>
          <w:p w14:paraId="611A5D61" w14:textId="0F6231F6" w:rsidR="00F6643C" w:rsidRPr="00CE5E5C" w:rsidRDefault="00DA180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-6.7</w:t>
            </w:r>
          </w:p>
        </w:tc>
        <w:tc>
          <w:tcPr>
            <w:tcW w:w="2250" w:type="dxa"/>
            <w:tcMar>
              <w:top w:w="100" w:type="dxa"/>
              <w:left w:w="100" w:type="dxa"/>
              <w:bottom w:w="100" w:type="dxa"/>
              <w:right w:w="100" w:type="dxa"/>
            </w:tcMar>
          </w:tcPr>
          <w:p w14:paraId="4B7D4E78" w14:textId="7503B24B" w:rsidR="00F6643C" w:rsidRPr="00CE5E5C" w:rsidRDefault="00DA1803"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2250" w:type="dxa"/>
            <w:vMerge/>
          </w:tcPr>
          <w:p w14:paraId="21383194"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60BECC18" w14:textId="77777777" w:rsidTr="00740FEA">
        <w:trPr>
          <w:jc w:val="center"/>
        </w:trPr>
        <w:tc>
          <w:tcPr>
            <w:tcW w:w="1160" w:type="dxa"/>
            <w:tcMar>
              <w:top w:w="100" w:type="dxa"/>
              <w:left w:w="100" w:type="dxa"/>
              <w:bottom w:w="100" w:type="dxa"/>
              <w:right w:w="100" w:type="dxa"/>
            </w:tcMar>
          </w:tcPr>
          <w:p w14:paraId="485E850F" w14:textId="77777777" w:rsidR="00F6643C" w:rsidRPr="00DA1803" w:rsidRDefault="00F6643C"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G</w:t>
            </w:r>
          </w:p>
        </w:tc>
        <w:tc>
          <w:tcPr>
            <w:tcW w:w="1620" w:type="dxa"/>
            <w:tcMar>
              <w:top w:w="100" w:type="dxa"/>
              <w:left w:w="100" w:type="dxa"/>
              <w:bottom w:w="100" w:type="dxa"/>
              <w:right w:w="100" w:type="dxa"/>
            </w:tcMar>
          </w:tcPr>
          <w:p w14:paraId="6D237D64" w14:textId="77FE8033" w:rsidR="00F6643C" w:rsidRPr="00DA1803"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-468.0</w:t>
            </w:r>
          </w:p>
        </w:tc>
        <w:tc>
          <w:tcPr>
            <w:tcW w:w="1800" w:type="dxa"/>
            <w:tcMar>
              <w:top w:w="100" w:type="dxa"/>
              <w:left w:w="100" w:type="dxa"/>
              <w:bottom w:w="100" w:type="dxa"/>
              <w:right w:w="100" w:type="dxa"/>
            </w:tcMar>
          </w:tcPr>
          <w:p w14:paraId="058E6995" w14:textId="640329AD" w:rsidR="00F6643C" w:rsidRPr="00DA1803" w:rsidRDefault="00DA1803"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43751D2B" w14:textId="1BF0067C" w:rsidR="00F6643C" w:rsidRPr="00DA1803" w:rsidRDefault="00DA1803"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0.0</w:t>
            </w:r>
          </w:p>
        </w:tc>
        <w:tc>
          <w:tcPr>
            <w:tcW w:w="2250" w:type="dxa"/>
            <w:vMerge/>
          </w:tcPr>
          <w:p w14:paraId="7EECE29E"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r w:rsidR="00F6643C" w:rsidRPr="00CE5E5C" w14:paraId="1B2D5C5A" w14:textId="77777777" w:rsidTr="00740FEA">
        <w:trPr>
          <w:jc w:val="center"/>
        </w:trPr>
        <w:tc>
          <w:tcPr>
            <w:tcW w:w="1160" w:type="dxa"/>
            <w:tcMar>
              <w:top w:w="100" w:type="dxa"/>
              <w:left w:w="100" w:type="dxa"/>
              <w:bottom w:w="100" w:type="dxa"/>
              <w:right w:w="100" w:type="dxa"/>
            </w:tcMar>
          </w:tcPr>
          <w:p w14:paraId="12A8A8F0" w14:textId="77777777" w:rsidR="00F6643C" w:rsidRPr="00DA1803" w:rsidRDefault="00F6643C"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H</w:t>
            </w:r>
          </w:p>
        </w:tc>
        <w:tc>
          <w:tcPr>
            <w:tcW w:w="1620" w:type="dxa"/>
            <w:tcMar>
              <w:top w:w="100" w:type="dxa"/>
              <w:left w:w="100" w:type="dxa"/>
              <w:bottom w:w="100" w:type="dxa"/>
              <w:right w:w="100" w:type="dxa"/>
            </w:tcMar>
          </w:tcPr>
          <w:p w14:paraId="6B65A819" w14:textId="7E28381F" w:rsidR="00F6643C" w:rsidRPr="00DA1803" w:rsidRDefault="003B2812"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-465.6</w:t>
            </w:r>
          </w:p>
        </w:tc>
        <w:tc>
          <w:tcPr>
            <w:tcW w:w="1800" w:type="dxa"/>
            <w:tcMar>
              <w:top w:w="100" w:type="dxa"/>
              <w:left w:w="100" w:type="dxa"/>
              <w:bottom w:w="100" w:type="dxa"/>
              <w:right w:w="100" w:type="dxa"/>
            </w:tcMar>
          </w:tcPr>
          <w:p w14:paraId="35EEA7AA" w14:textId="06BC845A" w:rsidR="00F6643C" w:rsidRPr="00DA1803" w:rsidRDefault="00DA1803"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-1.2</w:t>
            </w:r>
          </w:p>
        </w:tc>
        <w:tc>
          <w:tcPr>
            <w:tcW w:w="2250" w:type="dxa"/>
            <w:tcMar>
              <w:top w:w="100" w:type="dxa"/>
              <w:left w:w="100" w:type="dxa"/>
              <w:bottom w:w="100" w:type="dxa"/>
              <w:right w:w="100" w:type="dxa"/>
            </w:tcMar>
          </w:tcPr>
          <w:p w14:paraId="1FA303D8" w14:textId="459BCDB6" w:rsidR="00F6643C" w:rsidRPr="00DA1803" w:rsidRDefault="00DA1803" w:rsidP="00740FEA">
            <w:pPr>
              <w:widowControl w:val="0"/>
              <w:spacing w:line="240" w:lineRule="auto"/>
              <w:jc w:val="center"/>
              <w:rPr>
                <w:rFonts w:ascii="Times New Roman" w:hAnsi="Times New Roman" w:cs="Times New Roman"/>
                <w:b/>
                <w:bCs/>
                <w:i/>
                <w:iCs/>
                <w:sz w:val="24"/>
                <w:szCs w:val="24"/>
              </w:rPr>
            </w:pPr>
            <w:r w:rsidRPr="00DA1803">
              <w:rPr>
                <w:rFonts w:ascii="Times New Roman" w:hAnsi="Times New Roman" w:cs="Times New Roman"/>
                <w:b/>
                <w:bCs/>
                <w:i/>
                <w:iCs/>
                <w:sz w:val="24"/>
                <w:szCs w:val="24"/>
              </w:rPr>
              <w:t>0.3</w:t>
            </w:r>
          </w:p>
        </w:tc>
        <w:tc>
          <w:tcPr>
            <w:tcW w:w="2250" w:type="dxa"/>
            <w:vMerge/>
          </w:tcPr>
          <w:p w14:paraId="4BD73C33" w14:textId="77777777" w:rsidR="00F6643C" w:rsidRPr="00CE5E5C" w:rsidRDefault="00F6643C" w:rsidP="00740FEA">
            <w:pPr>
              <w:widowControl w:val="0"/>
              <w:spacing w:line="240" w:lineRule="auto"/>
              <w:jc w:val="center"/>
              <w:rPr>
                <w:rFonts w:ascii="Times New Roman" w:hAnsi="Times New Roman" w:cs="Times New Roman"/>
                <w:sz w:val="24"/>
                <w:szCs w:val="24"/>
              </w:rPr>
            </w:pPr>
          </w:p>
        </w:tc>
      </w:tr>
    </w:tbl>
    <w:p w14:paraId="0FA9933E" w14:textId="77777777" w:rsidR="00F21671" w:rsidRPr="00CE5E5C" w:rsidRDefault="00F21671">
      <w:pPr>
        <w:spacing w:line="240" w:lineRule="auto"/>
        <w:jc w:val="both"/>
        <w:rPr>
          <w:rFonts w:ascii="Times New Roman" w:hAnsi="Times New Roman" w:cs="Times New Roman"/>
          <w:b/>
          <w:sz w:val="24"/>
          <w:szCs w:val="24"/>
        </w:rPr>
      </w:pPr>
    </w:p>
    <w:p w14:paraId="28073C69" w14:textId="77777777" w:rsidR="00F83A6D" w:rsidRPr="00CE5E5C" w:rsidRDefault="00F83A6D">
      <w:pPr>
        <w:rPr>
          <w:rFonts w:ascii="Times New Roman" w:hAnsi="Times New Roman" w:cs="Times New Roman"/>
          <w:b/>
          <w:sz w:val="24"/>
          <w:szCs w:val="24"/>
        </w:rPr>
      </w:pPr>
      <w:r w:rsidRPr="00CE5E5C">
        <w:rPr>
          <w:rFonts w:ascii="Times New Roman" w:hAnsi="Times New Roman" w:cs="Times New Roman"/>
          <w:b/>
          <w:sz w:val="24"/>
          <w:szCs w:val="24"/>
        </w:rPr>
        <w:br w:type="page"/>
      </w:r>
    </w:p>
    <w:p w14:paraId="77825EA1" w14:textId="75280C83" w:rsidR="00F21671" w:rsidRPr="00CE5E5C"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lastRenderedPageBreak/>
        <w:t>Supplemental Table S</w:t>
      </w:r>
      <w:r w:rsidR="001B78A9">
        <w:rPr>
          <w:rFonts w:ascii="Times New Roman" w:hAnsi="Times New Roman" w:cs="Times New Roman"/>
          <w:b/>
          <w:sz w:val="24"/>
          <w:szCs w:val="24"/>
        </w:rPr>
        <w:t>13</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Model comparison metrics for models predicting average southern occupancy shift since the 1970s. Results are shown for the 200km scale, precipitation analysis. Top candidate model is italic and bold.</w:t>
      </w:r>
      <w:r w:rsidR="003B5CAD">
        <w:rPr>
          <w:rFonts w:ascii="Times New Roman" w:hAnsi="Times New Roman" w:cs="Times New Roman"/>
          <w:sz w:val="24"/>
          <w:szCs w:val="24"/>
        </w:rPr>
        <w:t xml:space="preserve"> We considered models equivalent if the difference in ELPD was less than four.</w:t>
      </w:r>
    </w:p>
    <w:p w14:paraId="5F752DAA" w14:textId="77777777" w:rsidR="00F21671" w:rsidRPr="00CE5E5C" w:rsidRDefault="00F21671">
      <w:pPr>
        <w:spacing w:line="240" w:lineRule="auto"/>
        <w:jc w:val="both"/>
        <w:rPr>
          <w:rFonts w:ascii="Times New Roman" w:hAnsi="Times New Roman" w:cs="Times New Roman"/>
          <w:sz w:val="24"/>
          <w:szCs w:val="24"/>
        </w:rPr>
      </w:pPr>
    </w:p>
    <w:tbl>
      <w:tblPr>
        <w:tblStyle w:val="a"/>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gridCol w:w="2250"/>
      </w:tblGrid>
      <w:tr w:rsidR="00541700" w:rsidRPr="00CE5E5C" w14:paraId="6C2AA7FA" w14:textId="77777777" w:rsidTr="00740FEA">
        <w:trPr>
          <w:jc w:val="center"/>
        </w:trPr>
        <w:tc>
          <w:tcPr>
            <w:tcW w:w="1160" w:type="dxa"/>
            <w:shd w:val="clear" w:color="auto" w:fill="000000"/>
            <w:tcMar>
              <w:top w:w="100" w:type="dxa"/>
              <w:left w:w="100" w:type="dxa"/>
              <w:bottom w:w="100" w:type="dxa"/>
              <w:right w:w="100" w:type="dxa"/>
            </w:tcMar>
          </w:tcPr>
          <w:p w14:paraId="09C48967" w14:textId="77777777" w:rsidR="00541700" w:rsidRPr="00CE5E5C" w:rsidRDefault="00541700"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53D7F694" w14:textId="77777777" w:rsidR="00541700" w:rsidRPr="00CE5E5C" w:rsidRDefault="00541700"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LOOIC</w:t>
            </w:r>
          </w:p>
        </w:tc>
        <w:tc>
          <w:tcPr>
            <w:tcW w:w="1800" w:type="dxa"/>
            <w:shd w:val="clear" w:color="auto" w:fill="000000"/>
            <w:tcMar>
              <w:top w:w="100" w:type="dxa"/>
              <w:left w:w="100" w:type="dxa"/>
              <w:bottom w:w="100" w:type="dxa"/>
              <w:right w:w="100" w:type="dxa"/>
            </w:tcMar>
          </w:tcPr>
          <w:p w14:paraId="1F1B7485" w14:textId="77777777" w:rsidR="00541700" w:rsidRPr="00CE5E5C" w:rsidRDefault="00541700"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7B51C33E" w14:textId="77777777" w:rsidR="00541700" w:rsidRPr="00CE5E5C" w:rsidRDefault="00541700"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SE DELTA ELPD</w:t>
            </w:r>
          </w:p>
        </w:tc>
        <w:tc>
          <w:tcPr>
            <w:tcW w:w="2250" w:type="dxa"/>
            <w:shd w:val="clear" w:color="auto" w:fill="000000"/>
          </w:tcPr>
          <w:p w14:paraId="0ABC12D2" w14:textId="77777777" w:rsidR="00541700" w:rsidRPr="00CE5E5C" w:rsidRDefault="00541700" w:rsidP="00740FEA">
            <w:pPr>
              <w:widowControl w:val="0"/>
              <w:spacing w:line="240" w:lineRule="auto"/>
              <w:jc w:val="center"/>
              <w:rPr>
                <w:rFonts w:ascii="Times New Roman" w:hAnsi="Times New Roman" w:cs="Times New Roman"/>
                <w:b/>
                <w:color w:val="FFFFFF"/>
                <w:sz w:val="24"/>
                <w:szCs w:val="24"/>
              </w:rPr>
            </w:pPr>
            <w:r w:rsidRPr="00CE5E5C">
              <w:rPr>
                <w:rFonts w:ascii="Times New Roman" w:hAnsi="Times New Roman" w:cs="Times New Roman"/>
                <w:b/>
                <w:color w:val="FFFFFF"/>
                <w:sz w:val="24"/>
                <w:szCs w:val="24"/>
              </w:rPr>
              <w:t>NOTES</w:t>
            </w:r>
          </w:p>
        </w:tc>
      </w:tr>
      <w:tr w:rsidR="00541700" w:rsidRPr="00CE5E5C" w14:paraId="01694E5C" w14:textId="77777777" w:rsidTr="00740FEA">
        <w:trPr>
          <w:jc w:val="center"/>
        </w:trPr>
        <w:tc>
          <w:tcPr>
            <w:tcW w:w="1160" w:type="dxa"/>
            <w:tcMar>
              <w:top w:w="100" w:type="dxa"/>
              <w:left w:w="100" w:type="dxa"/>
              <w:bottom w:w="100" w:type="dxa"/>
              <w:right w:w="100" w:type="dxa"/>
            </w:tcMar>
          </w:tcPr>
          <w:p w14:paraId="3B7B09AC" w14:textId="77777777" w:rsidR="00541700" w:rsidRPr="00CE5E5C" w:rsidRDefault="00541700"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A</w:t>
            </w:r>
          </w:p>
        </w:tc>
        <w:tc>
          <w:tcPr>
            <w:tcW w:w="1620" w:type="dxa"/>
            <w:tcMar>
              <w:top w:w="100" w:type="dxa"/>
              <w:left w:w="100" w:type="dxa"/>
              <w:bottom w:w="100" w:type="dxa"/>
              <w:right w:w="100" w:type="dxa"/>
            </w:tcMar>
          </w:tcPr>
          <w:p w14:paraId="7A2EDC07" w14:textId="63BAF80D" w:rsidR="00541700" w:rsidRPr="00CE5E5C" w:rsidRDefault="0044361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-373.7</w:t>
            </w:r>
          </w:p>
        </w:tc>
        <w:tc>
          <w:tcPr>
            <w:tcW w:w="1800" w:type="dxa"/>
            <w:tcMar>
              <w:top w:w="100" w:type="dxa"/>
              <w:left w:w="100" w:type="dxa"/>
              <w:bottom w:w="100" w:type="dxa"/>
              <w:right w:w="100" w:type="dxa"/>
            </w:tcMar>
          </w:tcPr>
          <w:p w14:paraId="72BC02DC" w14:textId="0DA51C57"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-12.9</w:t>
            </w:r>
          </w:p>
        </w:tc>
        <w:tc>
          <w:tcPr>
            <w:tcW w:w="2250" w:type="dxa"/>
            <w:tcMar>
              <w:top w:w="100" w:type="dxa"/>
              <w:left w:w="100" w:type="dxa"/>
              <w:bottom w:w="100" w:type="dxa"/>
              <w:right w:w="100" w:type="dxa"/>
            </w:tcMar>
          </w:tcPr>
          <w:p w14:paraId="31C697C0" w14:textId="43FAFB91"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4.6</w:t>
            </w:r>
          </w:p>
        </w:tc>
        <w:tc>
          <w:tcPr>
            <w:tcW w:w="2250" w:type="dxa"/>
            <w:vMerge w:val="restart"/>
          </w:tcPr>
          <w:p w14:paraId="2AB874E5" w14:textId="77777777" w:rsidR="00541700" w:rsidRPr="00CE5E5C" w:rsidRDefault="00541700" w:rsidP="00740FEA">
            <w:pPr>
              <w:widowControl w:val="0"/>
              <w:spacing w:line="240" w:lineRule="auto"/>
              <w:jc w:val="center"/>
              <w:rPr>
                <w:rFonts w:ascii="Times New Roman" w:hAnsi="Times New Roman" w:cs="Times New Roman"/>
                <w:sz w:val="24"/>
                <w:szCs w:val="24"/>
              </w:rPr>
            </w:pPr>
          </w:p>
        </w:tc>
      </w:tr>
      <w:tr w:rsidR="00541700" w:rsidRPr="00CE5E5C" w14:paraId="735B6DA8" w14:textId="77777777" w:rsidTr="00740FEA">
        <w:trPr>
          <w:jc w:val="center"/>
        </w:trPr>
        <w:tc>
          <w:tcPr>
            <w:tcW w:w="1160" w:type="dxa"/>
            <w:tcMar>
              <w:top w:w="100" w:type="dxa"/>
              <w:left w:w="100" w:type="dxa"/>
              <w:bottom w:w="100" w:type="dxa"/>
              <w:right w:w="100" w:type="dxa"/>
            </w:tcMar>
          </w:tcPr>
          <w:p w14:paraId="3FEFD8BE" w14:textId="77777777" w:rsidR="00541700" w:rsidRPr="00CE5E5C" w:rsidRDefault="00541700"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B</w:t>
            </w:r>
          </w:p>
        </w:tc>
        <w:tc>
          <w:tcPr>
            <w:tcW w:w="1620" w:type="dxa"/>
            <w:tcMar>
              <w:top w:w="100" w:type="dxa"/>
              <w:left w:w="100" w:type="dxa"/>
              <w:bottom w:w="100" w:type="dxa"/>
              <w:right w:w="100" w:type="dxa"/>
            </w:tcMar>
          </w:tcPr>
          <w:p w14:paraId="6F5AC923" w14:textId="51144AAA" w:rsidR="00541700" w:rsidRPr="00CE5E5C" w:rsidRDefault="0044361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-388.6</w:t>
            </w:r>
          </w:p>
        </w:tc>
        <w:tc>
          <w:tcPr>
            <w:tcW w:w="1800" w:type="dxa"/>
            <w:tcMar>
              <w:top w:w="100" w:type="dxa"/>
              <w:left w:w="100" w:type="dxa"/>
              <w:bottom w:w="100" w:type="dxa"/>
              <w:right w:w="100" w:type="dxa"/>
            </w:tcMar>
          </w:tcPr>
          <w:p w14:paraId="08E34066" w14:textId="72D7974D"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2250" w:type="dxa"/>
            <w:tcMar>
              <w:top w:w="100" w:type="dxa"/>
              <w:left w:w="100" w:type="dxa"/>
              <w:bottom w:w="100" w:type="dxa"/>
              <w:right w:w="100" w:type="dxa"/>
            </w:tcMar>
          </w:tcPr>
          <w:p w14:paraId="112A4620" w14:textId="79D2D805"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4.1</w:t>
            </w:r>
          </w:p>
        </w:tc>
        <w:tc>
          <w:tcPr>
            <w:tcW w:w="2250" w:type="dxa"/>
            <w:vMerge/>
          </w:tcPr>
          <w:p w14:paraId="1DD0EE87" w14:textId="77777777" w:rsidR="00541700" w:rsidRPr="00CE5E5C" w:rsidRDefault="00541700" w:rsidP="00740FEA">
            <w:pPr>
              <w:widowControl w:val="0"/>
              <w:spacing w:line="240" w:lineRule="auto"/>
              <w:jc w:val="center"/>
              <w:rPr>
                <w:rFonts w:ascii="Times New Roman" w:hAnsi="Times New Roman" w:cs="Times New Roman"/>
                <w:sz w:val="24"/>
                <w:szCs w:val="24"/>
              </w:rPr>
            </w:pPr>
          </w:p>
        </w:tc>
      </w:tr>
      <w:tr w:rsidR="00541700" w:rsidRPr="00CE5E5C" w14:paraId="0E687C15" w14:textId="77777777" w:rsidTr="00740FEA">
        <w:trPr>
          <w:jc w:val="center"/>
        </w:trPr>
        <w:tc>
          <w:tcPr>
            <w:tcW w:w="1160" w:type="dxa"/>
            <w:tcMar>
              <w:top w:w="100" w:type="dxa"/>
              <w:left w:w="100" w:type="dxa"/>
              <w:bottom w:w="100" w:type="dxa"/>
              <w:right w:w="100" w:type="dxa"/>
            </w:tcMar>
          </w:tcPr>
          <w:p w14:paraId="158AC437" w14:textId="77777777" w:rsidR="00541700" w:rsidRPr="004209D4" w:rsidRDefault="00541700" w:rsidP="00740FEA">
            <w:pPr>
              <w:widowControl w:val="0"/>
              <w:spacing w:line="240" w:lineRule="auto"/>
              <w:jc w:val="center"/>
              <w:rPr>
                <w:rFonts w:ascii="Times New Roman" w:hAnsi="Times New Roman" w:cs="Times New Roman"/>
                <w:b/>
                <w:bCs/>
                <w:i/>
                <w:iCs/>
                <w:sz w:val="24"/>
                <w:szCs w:val="24"/>
              </w:rPr>
            </w:pPr>
            <w:r w:rsidRPr="004209D4">
              <w:rPr>
                <w:rFonts w:ascii="Times New Roman" w:hAnsi="Times New Roman" w:cs="Times New Roman"/>
                <w:b/>
                <w:bCs/>
                <w:i/>
                <w:iCs/>
                <w:sz w:val="24"/>
                <w:szCs w:val="24"/>
              </w:rPr>
              <w:t>C</w:t>
            </w:r>
          </w:p>
        </w:tc>
        <w:tc>
          <w:tcPr>
            <w:tcW w:w="1620" w:type="dxa"/>
            <w:tcMar>
              <w:top w:w="100" w:type="dxa"/>
              <w:left w:w="100" w:type="dxa"/>
              <w:bottom w:w="100" w:type="dxa"/>
              <w:right w:w="100" w:type="dxa"/>
            </w:tcMar>
          </w:tcPr>
          <w:p w14:paraId="079620F7" w14:textId="730C4B2E" w:rsidR="00541700" w:rsidRPr="004209D4" w:rsidRDefault="00443614"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-393.8</w:t>
            </w:r>
          </w:p>
        </w:tc>
        <w:tc>
          <w:tcPr>
            <w:tcW w:w="1800" w:type="dxa"/>
            <w:tcMar>
              <w:top w:w="100" w:type="dxa"/>
              <w:left w:w="100" w:type="dxa"/>
              <w:bottom w:w="100" w:type="dxa"/>
              <w:right w:w="100" w:type="dxa"/>
            </w:tcMar>
          </w:tcPr>
          <w:p w14:paraId="257B52F0" w14:textId="2F336000" w:rsidR="00541700" w:rsidRPr="004209D4" w:rsidRDefault="00B51F7E" w:rsidP="00740FEA">
            <w:pPr>
              <w:widowControl w:val="0"/>
              <w:spacing w:line="240" w:lineRule="auto"/>
              <w:jc w:val="center"/>
              <w:rPr>
                <w:rFonts w:ascii="Times New Roman" w:hAnsi="Times New Roman" w:cs="Times New Roman"/>
                <w:b/>
                <w:bCs/>
                <w:i/>
                <w:iCs/>
                <w:sz w:val="24"/>
                <w:szCs w:val="24"/>
              </w:rPr>
            </w:pPr>
            <w:r w:rsidRPr="004209D4">
              <w:rPr>
                <w:rFonts w:ascii="Times New Roman" w:hAnsi="Times New Roman" w:cs="Times New Roman"/>
                <w:b/>
                <w:bCs/>
                <w:i/>
                <w:iCs/>
                <w:sz w:val="24"/>
                <w:szCs w:val="24"/>
              </w:rPr>
              <w:t>-2.9</w:t>
            </w:r>
          </w:p>
        </w:tc>
        <w:tc>
          <w:tcPr>
            <w:tcW w:w="2250" w:type="dxa"/>
            <w:tcMar>
              <w:top w:w="100" w:type="dxa"/>
              <w:left w:w="100" w:type="dxa"/>
              <w:bottom w:w="100" w:type="dxa"/>
              <w:right w:w="100" w:type="dxa"/>
            </w:tcMar>
          </w:tcPr>
          <w:p w14:paraId="0729854D" w14:textId="59C207CE" w:rsidR="00541700" w:rsidRPr="004209D4" w:rsidRDefault="00B51F7E" w:rsidP="00740FEA">
            <w:pPr>
              <w:widowControl w:val="0"/>
              <w:spacing w:line="240" w:lineRule="auto"/>
              <w:jc w:val="center"/>
              <w:rPr>
                <w:rFonts w:ascii="Times New Roman" w:hAnsi="Times New Roman" w:cs="Times New Roman"/>
                <w:b/>
                <w:bCs/>
                <w:i/>
                <w:iCs/>
                <w:sz w:val="24"/>
                <w:szCs w:val="24"/>
              </w:rPr>
            </w:pPr>
            <w:r w:rsidRPr="004209D4">
              <w:rPr>
                <w:rFonts w:ascii="Times New Roman" w:hAnsi="Times New Roman" w:cs="Times New Roman"/>
                <w:b/>
                <w:bCs/>
                <w:i/>
                <w:iCs/>
                <w:sz w:val="24"/>
                <w:szCs w:val="24"/>
              </w:rPr>
              <w:t>2.7</w:t>
            </w:r>
          </w:p>
        </w:tc>
        <w:tc>
          <w:tcPr>
            <w:tcW w:w="2250" w:type="dxa"/>
            <w:vMerge/>
          </w:tcPr>
          <w:p w14:paraId="5EEB92B8" w14:textId="77777777" w:rsidR="00541700" w:rsidRPr="00CE5E5C" w:rsidRDefault="00541700" w:rsidP="00740FEA">
            <w:pPr>
              <w:widowControl w:val="0"/>
              <w:spacing w:line="240" w:lineRule="auto"/>
              <w:jc w:val="center"/>
              <w:rPr>
                <w:rFonts w:ascii="Times New Roman" w:hAnsi="Times New Roman" w:cs="Times New Roman"/>
                <w:sz w:val="24"/>
                <w:szCs w:val="24"/>
              </w:rPr>
            </w:pPr>
          </w:p>
        </w:tc>
      </w:tr>
      <w:tr w:rsidR="00541700" w:rsidRPr="00CE5E5C" w14:paraId="2F35DA75" w14:textId="77777777" w:rsidTr="00740FEA">
        <w:trPr>
          <w:jc w:val="center"/>
        </w:trPr>
        <w:tc>
          <w:tcPr>
            <w:tcW w:w="1160" w:type="dxa"/>
            <w:tcMar>
              <w:top w:w="100" w:type="dxa"/>
              <w:left w:w="100" w:type="dxa"/>
              <w:bottom w:w="100" w:type="dxa"/>
              <w:right w:w="100" w:type="dxa"/>
            </w:tcMar>
          </w:tcPr>
          <w:p w14:paraId="596CDFEF" w14:textId="77777777" w:rsidR="00541700" w:rsidRPr="004209D4" w:rsidRDefault="00541700" w:rsidP="00740FEA">
            <w:pPr>
              <w:widowControl w:val="0"/>
              <w:spacing w:line="240" w:lineRule="auto"/>
              <w:jc w:val="center"/>
              <w:rPr>
                <w:rFonts w:ascii="Times New Roman" w:hAnsi="Times New Roman" w:cs="Times New Roman"/>
                <w:b/>
                <w:bCs/>
                <w:i/>
                <w:iCs/>
                <w:sz w:val="24"/>
                <w:szCs w:val="24"/>
              </w:rPr>
            </w:pPr>
            <w:r w:rsidRPr="004209D4">
              <w:rPr>
                <w:rFonts w:ascii="Times New Roman" w:hAnsi="Times New Roman" w:cs="Times New Roman"/>
                <w:b/>
                <w:bCs/>
                <w:i/>
                <w:iCs/>
                <w:sz w:val="24"/>
                <w:szCs w:val="24"/>
              </w:rPr>
              <w:t>D</w:t>
            </w:r>
          </w:p>
        </w:tc>
        <w:tc>
          <w:tcPr>
            <w:tcW w:w="1620" w:type="dxa"/>
            <w:tcMar>
              <w:top w:w="100" w:type="dxa"/>
              <w:left w:w="100" w:type="dxa"/>
              <w:bottom w:w="100" w:type="dxa"/>
              <w:right w:w="100" w:type="dxa"/>
            </w:tcMar>
          </w:tcPr>
          <w:p w14:paraId="40D7B767" w14:textId="7192D914" w:rsidR="00541700" w:rsidRPr="004209D4" w:rsidRDefault="00443614" w:rsidP="00740FEA">
            <w:pPr>
              <w:widowControl w:val="0"/>
              <w:spacing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-399.5</w:t>
            </w:r>
          </w:p>
        </w:tc>
        <w:tc>
          <w:tcPr>
            <w:tcW w:w="1800" w:type="dxa"/>
            <w:tcMar>
              <w:top w:w="100" w:type="dxa"/>
              <w:left w:w="100" w:type="dxa"/>
              <w:bottom w:w="100" w:type="dxa"/>
              <w:right w:w="100" w:type="dxa"/>
            </w:tcMar>
          </w:tcPr>
          <w:p w14:paraId="2EA3D39E" w14:textId="5713CE38" w:rsidR="00541700" w:rsidRPr="004209D4" w:rsidRDefault="00B51F7E" w:rsidP="00740FEA">
            <w:pPr>
              <w:widowControl w:val="0"/>
              <w:spacing w:line="240" w:lineRule="auto"/>
              <w:jc w:val="center"/>
              <w:rPr>
                <w:rFonts w:ascii="Times New Roman" w:hAnsi="Times New Roman" w:cs="Times New Roman"/>
                <w:b/>
                <w:bCs/>
                <w:i/>
                <w:iCs/>
                <w:sz w:val="24"/>
                <w:szCs w:val="24"/>
              </w:rPr>
            </w:pPr>
            <w:r w:rsidRPr="004209D4">
              <w:rPr>
                <w:rFonts w:ascii="Times New Roman" w:hAnsi="Times New Roman" w:cs="Times New Roman"/>
                <w:b/>
                <w:bCs/>
                <w:i/>
                <w:iCs/>
                <w:sz w:val="24"/>
                <w:szCs w:val="24"/>
              </w:rPr>
              <w:t>0.0</w:t>
            </w:r>
          </w:p>
        </w:tc>
        <w:tc>
          <w:tcPr>
            <w:tcW w:w="2250" w:type="dxa"/>
            <w:tcMar>
              <w:top w:w="100" w:type="dxa"/>
              <w:left w:w="100" w:type="dxa"/>
              <w:bottom w:w="100" w:type="dxa"/>
              <w:right w:w="100" w:type="dxa"/>
            </w:tcMar>
          </w:tcPr>
          <w:p w14:paraId="5DFA2F23" w14:textId="1AD402B2" w:rsidR="00541700" w:rsidRPr="004209D4" w:rsidRDefault="00B51F7E" w:rsidP="00740FEA">
            <w:pPr>
              <w:widowControl w:val="0"/>
              <w:spacing w:line="240" w:lineRule="auto"/>
              <w:jc w:val="center"/>
              <w:rPr>
                <w:rFonts w:ascii="Times New Roman" w:hAnsi="Times New Roman" w:cs="Times New Roman"/>
                <w:b/>
                <w:bCs/>
                <w:i/>
                <w:iCs/>
                <w:sz w:val="24"/>
                <w:szCs w:val="24"/>
              </w:rPr>
            </w:pPr>
            <w:r w:rsidRPr="004209D4">
              <w:rPr>
                <w:rFonts w:ascii="Times New Roman" w:hAnsi="Times New Roman" w:cs="Times New Roman"/>
                <w:b/>
                <w:bCs/>
                <w:i/>
                <w:iCs/>
                <w:sz w:val="24"/>
                <w:szCs w:val="24"/>
              </w:rPr>
              <w:t>0.0</w:t>
            </w:r>
          </w:p>
        </w:tc>
        <w:tc>
          <w:tcPr>
            <w:tcW w:w="2250" w:type="dxa"/>
            <w:vMerge/>
          </w:tcPr>
          <w:p w14:paraId="61EF2A47" w14:textId="77777777" w:rsidR="00541700" w:rsidRPr="00CE5E5C" w:rsidRDefault="00541700" w:rsidP="00740FEA">
            <w:pPr>
              <w:widowControl w:val="0"/>
              <w:spacing w:line="240" w:lineRule="auto"/>
              <w:jc w:val="center"/>
              <w:rPr>
                <w:rFonts w:ascii="Times New Roman" w:hAnsi="Times New Roman" w:cs="Times New Roman"/>
                <w:sz w:val="24"/>
                <w:szCs w:val="24"/>
              </w:rPr>
            </w:pPr>
          </w:p>
        </w:tc>
      </w:tr>
      <w:tr w:rsidR="00541700" w:rsidRPr="00CE5E5C" w14:paraId="1681EA25" w14:textId="77777777" w:rsidTr="00740FEA">
        <w:trPr>
          <w:jc w:val="center"/>
        </w:trPr>
        <w:tc>
          <w:tcPr>
            <w:tcW w:w="1160" w:type="dxa"/>
            <w:tcMar>
              <w:top w:w="100" w:type="dxa"/>
              <w:left w:w="100" w:type="dxa"/>
              <w:bottom w:w="100" w:type="dxa"/>
              <w:right w:w="100" w:type="dxa"/>
            </w:tcMar>
          </w:tcPr>
          <w:p w14:paraId="400A8D3A" w14:textId="77777777" w:rsidR="00541700" w:rsidRPr="00CE5E5C" w:rsidRDefault="00541700"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E</w:t>
            </w:r>
          </w:p>
        </w:tc>
        <w:tc>
          <w:tcPr>
            <w:tcW w:w="1620" w:type="dxa"/>
            <w:tcMar>
              <w:top w:w="100" w:type="dxa"/>
              <w:left w:w="100" w:type="dxa"/>
              <w:bottom w:w="100" w:type="dxa"/>
              <w:right w:w="100" w:type="dxa"/>
            </w:tcMar>
          </w:tcPr>
          <w:p w14:paraId="6FD8B1ED" w14:textId="42B53565" w:rsidR="00541700" w:rsidRPr="00CE5E5C" w:rsidRDefault="0044361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-384.9</w:t>
            </w:r>
          </w:p>
        </w:tc>
        <w:tc>
          <w:tcPr>
            <w:tcW w:w="1800" w:type="dxa"/>
            <w:tcMar>
              <w:top w:w="100" w:type="dxa"/>
              <w:left w:w="100" w:type="dxa"/>
              <w:bottom w:w="100" w:type="dxa"/>
              <w:right w:w="100" w:type="dxa"/>
            </w:tcMar>
          </w:tcPr>
          <w:p w14:paraId="672EB25A" w14:textId="19CF7FCD"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-7.3</w:t>
            </w:r>
          </w:p>
        </w:tc>
        <w:tc>
          <w:tcPr>
            <w:tcW w:w="2250" w:type="dxa"/>
            <w:tcMar>
              <w:top w:w="100" w:type="dxa"/>
              <w:left w:w="100" w:type="dxa"/>
              <w:bottom w:w="100" w:type="dxa"/>
              <w:right w:w="100" w:type="dxa"/>
            </w:tcMar>
          </w:tcPr>
          <w:p w14:paraId="057D1E36" w14:textId="7314CDB1"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2250" w:type="dxa"/>
            <w:vMerge/>
          </w:tcPr>
          <w:p w14:paraId="2BFCA63B" w14:textId="77777777" w:rsidR="00541700" w:rsidRPr="00CE5E5C" w:rsidRDefault="00541700" w:rsidP="00740FEA">
            <w:pPr>
              <w:widowControl w:val="0"/>
              <w:spacing w:line="240" w:lineRule="auto"/>
              <w:jc w:val="center"/>
              <w:rPr>
                <w:rFonts w:ascii="Times New Roman" w:hAnsi="Times New Roman" w:cs="Times New Roman"/>
                <w:sz w:val="24"/>
                <w:szCs w:val="24"/>
              </w:rPr>
            </w:pPr>
          </w:p>
        </w:tc>
      </w:tr>
      <w:tr w:rsidR="00541700" w:rsidRPr="00CE5E5C" w14:paraId="50702A86" w14:textId="77777777" w:rsidTr="00740FEA">
        <w:trPr>
          <w:jc w:val="center"/>
        </w:trPr>
        <w:tc>
          <w:tcPr>
            <w:tcW w:w="1160" w:type="dxa"/>
            <w:tcMar>
              <w:top w:w="100" w:type="dxa"/>
              <w:left w:w="100" w:type="dxa"/>
              <w:bottom w:w="100" w:type="dxa"/>
              <w:right w:w="100" w:type="dxa"/>
            </w:tcMar>
          </w:tcPr>
          <w:p w14:paraId="11005693" w14:textId="77777777" w:rsidR="00541700" w:rsidRPr="00CE5E5C" w:rsidRDefault="00541700"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F</w:t>
            </w:r>
          </w:p>
        </w:tc>
        <w:tc>
          <w:tcPr>
            <w:tcW w:w="1620" w:type="dxa"/>
            <w:tcMar>
              <w:top w:w="100" w:type="dxa"/>
              <w:left w:w="100" w:type="dxa"/>
              <w:bottom w:w="100" w:type="dxa"/>
              <w:right w:w="100" w:type="dxa"/>
            </w:tcMar>
          </w:tcPr>
          <w:p w14:paraId="550603AB" w14:textId="01685C00" w:rsidR="00541700" w:rsidRPr="00CE5E5C" w:rsidRDefault="0044361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-387.0</w:t>
            </w:r>
          </w:p>
        </w:tc>
        <w:tc>
          <w:tcPr>
            <w:tcW w:w="1800" w:type="dxa"/>
            <w:tcMar>
              <w:top w:w="100" w:type="dxa"/>
              <w:left w:w="100" w:type="dxa"/>
              <w:bottom w:w="100" w:type="dxa"/>
              <w:right w:w="100" w:type="dxa"/>
            </w:tcMar>
          </w:tcPr>
          <w:p w14:paraId="62C78EC9" w14:textId="5FD67695"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2250" w:type="dxa"/>
            <w:tcMar>
              <w:top w:w="100" w:type="dxa"/>
              <w:left w:w="100" w:type="dxa"/>
              <w:bottom w:w="100" w:type="dxa"/>
              <w:right w:w="100" w:type="dxa"/>
            </w:tcMar>
          </w:tcPr>
          <w:p w14:paraId="1CBDA2CB" w14:textId="7E224835"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250" w:type="dxa"/>
            <w:vMerge/>
          </w:tcPr>
          <w:p w14:paraId="321AFD32" w14:textId="77777777" w:rsidR="00541700" w:rsidRPr="00CE5E5C" w:rsidRDefault="00541700" w:rsidP="00740FEA">
            <w:pPr>
              <w:widowControl w:val="0"/>
              <w:spacing w:line="240" w:lineRule="auto"/>
              <w:jc w:val="center"/>
              <w:rPr>
                <w:rFonts w:ascii="Times New Roman" w:hAnsi="Times New Roman" w:cs="Times New Roman"/>
                <w:sz w:val="24"/>
                <w:szCs w:val="24"/>
              </w:rPr>
            </w:pPr>
          </w:p>
        </w:tc>
      </w:tr>
      <w:tr w:rsidR="00541700" w:rsidRPr="00CE5E5C" w14:paraId="141A5336" w14:textId="77777777" w:rsidTr="00740FEA">
        <w:trPr>
          <w:jc w:val="center"/>
        </w:trPr>
        <w:tc>
          <w:tcPr>
            <w:tcW w:w="1160" w:type="dxa"/>
            <w:tcMar>
              <w:top w:w="100" w:type="dxa"/>
              <w:left w:w="100" w:type="dxa"/>
              <w:bottom w:w="100" w:type="dxa"/>
              <w:right w:w="100" w:type="dxa"/>
            </w:tcMar>
          </w:tcPr>
          <w:p w14:paraId="7A1C3BD4" w14:textId="77777777" w:rsidR="00541700" w:rsidRPr="00CE5E5C" w:rsidRDefault="00541700"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G</w:t>
            </w:r>
          </w:p>
        </w:tc>
        <w:tc>
          <w:tcPr>
            <w:tcW w:w="1620" w:type="dxa"/>
            <w:tcMar>
              <w:top w:w="100" w:type="dxa"/>
              <w:left w:w="100" w:type="dxa"/>
              <w:bottom w:w="100" w:type="dxa"/>
              <w:right w:w="100" w:type="dxa"/>
            </w:tcMar>
          </w:tcPr>
          <w:p w14:paraId="28303C76" w14:textId="08438ECE" w:rsidR="00541700" w:rsidRPr="00CE5E5C" w:rsidRDefault="0044361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-389.6</w:t>
            </w:r>
          </w:p>
        </w:tc>
        <w:tc>
          <w:tcPr>
            <w:tcW w:w="1800" w:type="dxa"/>
            <w:tcMar>
              <w:top w:w="100" w:type="dxa"/>
              <w:left w:w="100" w:type="dxa"/>
              <w:bottom w:w="100" w:type="dxa"/>
              <w:right w:w="100" w:type="dxa"/>
            </w:tcMar>
          </w:tcPr>
          <w:p w14:paraId="5D8C4BDD" w14:textId="125F25CC"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250" w:type="dxa"/>
            <w:tcMar>
              <w:top w:w="100" w:type="dxa"/>
              <w:left w:w="100" w:type="dxa"/>
              <w:bottom w:w="100" w:type="dxa"/>
              <w:right w:w="100" w:type="dxa"/>
            </w:tcMar>
          </w:tcPr>
          <w:p w14:paraId="6A4744AF" w14:textId="646BC030"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2250" w:type="dxa"/>
            <w:vMerge/>
          </w:tcPr>
          <w:p w14:paraId="4B22E0E3" w14:textId="77777777" w:rsidR="00541700" w:rsidRPr="00CE5E5C" w:rsidRDefault="00541700" w:rsidP="00740FEA">
            <w:pPr>
              <w:widowControl w:val="0"/>
              <w:spacing w:line="240" w:lineRule="auto"/>
              <w:jc w:val="center"/>
              <w:rPr>
                <w:rFonts w:ascii="Times New Roman" w:hAnsi="Times New Roman" w:cs="Times New Roman"/>
                <w:sz w:val="24"/>
                <w:szCs w:val="24"/>
              </w:rPr>
            </w:pPr>
          </w:p>
        </w:tc>
      </w:tr>
      <w:tr w:rsidR="00541700" w:rsidRPr="00CE5E5C" w14:paraId="1F25E8F5" w14:textId="77777777" w:rsidTr="00740FEA">
        <w:trPr>
          <w:jc w:val="center"/>
        </w:trPr>
        <w:tc>
          <w:tcPr>
            <w:tcW w:w="1160" w:type="dxa"/>
            <w:tcMar>
              <w:top w:w="100" w:type="dxa"/>
              <w:left w:w="100" w:type="dxa"/>
              <w:bottom w:w="100" w:type="dxa"/>
              <w:right w:w="100" w:type="dxa"/>
            </w:tcMar>
          </w:tcPr>
          <w:p w14:paraId="50F703ED" w14:textId="77777777" w:rsidR="00541700" w:rsidRPr="00CE5E5C" w:rsidRDefault="00541700" w:rsidP="00740FEA">
            <w:pPr>
              <w:widowControl w:val="0"/>
              <w:spacing w:line="240" w:lineRule="auto"/>
              <w:jc w:val="center"/>
              <w:rPr>
                <w:rFonts w:ascii="Times New Roman" w:hAnsi="Times New Roman" w:cs="Times New Roman"/>
                <w:sz w:val="24"/>
                <w:szCs w:val="24"/>
              </w:rPr>
            </w:pPr>
            <w:r w:rsidRPr="00CE5E5C">
              <w:rPr>
                <w:rFonts w:ascii="Times New Roman" w:hAnsi="Times New Roman" w:cs="Times New Roman"/>
                <w:sz w:val="24"/>
                <w:szCs w:val="24"/>
              </w:rPr>
              <w:t>H</w:t>
            </w:r>
          </w:p>
        </w:tc>
        <w:tc>
          <w:tcPr>
            <w:tcW w:w="1620" w:type="dxa"/>
            <w:tcMar>
              <w:top w:w="100" w:type="dxa"/>
              <w:left w:w="100" w:type="dxa"/>
              <w:bottom w:w="100" w:type="dxa"/>
              <w:right w:w="100" w:type="dxa"/>
            </w:tcMar>
          </w:tcPr>
          <w:p w14:paraId="2F5E759D" w14:textId="3493240D" w:rsidR="00541700" w:rsidRPr="00CE5E5C" w:rsidRDefault="00443614"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-389.5</w:t>
            </w:r>
          </w:p>
        </w:tc>
        <w:tc>
          <w:tcPr>
            <w:tcW w:w="1800" w:type="dxa"/>
            <w:tcMar>
              <w:top w:w="100" w:type="dxa"/>
              <w:left w:w="100" w:type="dxa"/>
              <w:bottom w:w="100" w:type="dxa"/>
              <w:right w:w="100" w:type="dxa"/>
            </w:tcMar>
          </w:tcPr>
          <w:p w14:paraId="55D2CBB2" w14:textId="625B6245"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250" w:type="dxa"/>
            <w:tcMar>
              <w:top w:w="100" w:type="dxa"/>
              <w:left w:w="100" w:type="dxa"/>
              <w:bottom w:w="100" w:type="dxa"/>
              <w:right w:w="100" w:type="dxa"/>
            </w:tcMar>
          </w:tcPr>
          <w:p w14:paraId="12DD4655" w14:textId="5CB540DB" w:rsidR="00541700" w:rsidRPr="00CE5E5C" w:rsidRDefault="00B51F7E" w:rsidP="00740FEA">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2250" w:type="dxa"/>
            <w:vMerge/>
          </w:tcPr>
          <w:p w14:paraId="4DDFD61D" w14:textId="77777777" w:rsidR="00541700" w:rsidRPr="00CE5E5C" w:rsidRDefault="00541700" w:rsidP="00740FEA">
            <w:pPr>
              <w:widowControl w:val="0"/>
              <w:spacing w:line="240" w:lineRule="auto"/>
              <w:jc w:val="center"/>
              <w:rPr>
                <w:rFonts w:ascii="Times New Roman" w:hAnsi="Times New Roman" w:cs="Times New Roman"/>
                <w:sz w:val="24"/>
                <w:szCs w:val="24"/>
              </w:rPr>
            </w:pPr>
          </w:p>
        </w:tc>
      </w:tr>
    </w:tbl>
    <w:p w14:paraId="26A6DEDC" w14:textId="77777777" w:rsidR="00F21671" w:rsidRPr="00CE5E5C" w:rsidRDefault="00F21671">
      <w:pPr>
        <w:spacing w:line="240" w:lineRule="auto"/>
        <w:jc w:val="both"/>
        <w:rPr>
          <w:rFonts w:ascii="Times New Roman" w:hAnsi="Times New Roman" w:cs="Times New Roman"/>
          <w:b/>
          <w:sz w:val="24"/>
          <w:szCs w:val="24"/>
        </w:rPr>
        <w:sectPr w:rsidR="00F21671" w:rsidRPr="00CE5E5C">
          <w:pgSz w:w="12240" w:h="15840"/>
          <w:pgMar w:top="1440" w:right="1440" w:bottom="1440" w:left="1440" w:header="720" w:footer="720" w:gutter="0"/>
          <w:cols w:space="720"/>
        </w:sectPr>
      </w:pPr>
    </w:p>
    <w:p w14:paraId="18A69F49" w14:textId="2130E838" w:rsidR="002631A9" w:rsidRPr="00CE5E5C" w:rsidRDefault="002631A9" w:rsidP="002631A9">
      <w:pPr>
        <w:jc w:val="center"/>
        <w:rPr>
          <w:rFonts w:ascii="Times New Roman" w:hAnsi="Times New Roman" w:cs="Times New Roman"/>
          <w:b/>
          <w:sz w:val="24"/>
          <w:szCs w:val="24"/>
        </w:rPr>
      </w:pPr>
      <w:r w:rsidRPr="00CE5E5C">
        <w:rPr>
          <w:rFonts w:ascii="Times New Roman" w:hAnsi="Times New Roman" w:cs="Times New Roman"/>
          <w:b/>
          <w:noProof/>
          <w:sz w:val="24"/>
          <w:szCs w:val="24"/>
        </w:rPr>
        <w:lastRenderedPageBreak/>
        <w:drawing>
          <wp:inline distT="114300" distB="114300" distL="114300" distR="114300" wp14:anchorId="1E1C3A94" wp14:editId="3C000C6B">
            <wp:extent cx="5353050" cy="6141713"/>
            <wp:effectExtent l="0" t="0" r="0" b="0"/>
            <wp:docPr id="46" name="image3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6" name="image38.png" descr="Graphical user interface, application&#10;&#10;Description automatically generated"/>
                    <pic:cNvPicPr preferRelativeResize="0"/>
                  </pic:nvPicPr>
                  <pic:blipFill>
                    <a:blip r:embed="rId100"/>
                    <a:srcRect/>
                    <a:stretch>
                      <a:fillRect/>
                    </a:stretch>
                  </pic:blipFill>
                  <pic:spPr>
                    <a:xfrm>
                      <a:off x="0" y="0"/>
                      <a:ext cx="5353050" cy="6141713"/>
                    </a:xfrm>
                    <a:prstGeom prst="rect">
                      <a:avLst/>
                    </a:prstGeom>
                    <a:ln/>
                  </pic:spPr>
                </pic:pic>
              </a:graphicData>
            </a:graphic>
          </wp:inline>
        </w:drawing>
      </w:r>
    </w:p>
    <w:p w14:paraId="741CEF29" w14:textId="77777777" w:rsidR="002631A9" w:rsidRPr="00CE5E5C" w:rsidRDefault="002631A9">
      <w:pPr>
        <w:rPr>
          <w:rFonts w:ascii="Times New Roman" w:hAnsi="Times New Roman" w:cs="Times New Roman"/>
          <w:b/>
          <w:sz w:val="24"/>
          <w:szCs w:val="24"/>
        </w:rPr>
      </w:pPr>
    </w:p>
    <w:p w14:paraId="48E39756" w14:textId="707B0965" w:rsidR="002631A9" w:rsidRPr="00CE5E5C" w:rsidRDefault="002631A9">
      <w:pPr>
        <w:rPr>
          <w:rFonts w:ascii="Times New Roman" w:hAnsi="Times New Roman" w:cs="Times New Roman"/>
          <w:bCs/>
          <w:sz w:val="24"/>
          <w:szCs w:val="24"/>
        </w:rPr>
        <w:sectPr w:rsidR="002631A9" w:rsidRPr="00CE5E5C" w:rsidSect="002631A9">
          <w:pgSz w:w="12240" w:h="15840"/>
          <w:pgMar w:top="1440" w:right="1440" w:bottom="1440" w:left="1440" w:header="720" w:footer="720" w:gutter="0"/>
          <w:cols w:space="720"/>
        </w:sectPr>
      </w:pPr>
      <w:r w:rsidRPr="00CE5E5C">
        <w:rPr>
          <w:rFonts w:ascii="Times New Roman" w:hAnsi="Times New Roman" w:cs="Times New Roman"/>
          <w:b/>
          <w:sz w:val="24"/>
          <w:szCs w:val="24"/>
        </w:rPr>
        <w:t xml:space="preserve">Supplemental Figure S1. </w:t>
      </w:r>
      <w:r w:rsidR="00D850BD" w:rsidRPr="00CE5E5C">
        <w:rPr>
          <w:rFonts w:ascii="Times New Roman" w:hAnsi="Times New Roman" w:cs="Times New Roman"/>
          <w:b/>
          <w:sz w:val="24"/>
          <w:szCs w:val="24"/>
        </w:rPr>
        <w:t xml:space="preserve"> </w:t>
      </w:r>
      <w:r w:rsidR="00D850BD" w:rsidRPr="00CE5E5C">
        <w:rPr>
          <w:rFonts w:ascii="Times New Roman" w:hAnsi="Times New Roman" w:cs="Times New Roman"/>
          <w:sz w:val="24"/>
          <w:szCs w:val="24"/>
        </w:rPr>
        <w:t>A summary of the methodological workflow used in this study from data compilation to non-detection imputation and occupancy-detection modeling. The post-hoc analysis using species traits and phylogeny is also visualized.</w:t>
      </w:r>
    </w:p>
    <w:p w14:paraId="4E206F61" w14:textId="2171B394" w:rsidR="002631A9" w:rsidRPr="00CE5E5C" w:rsidRDefault="002631A9">
      <w:pPr>
        <w:rPr>
          <w:rFonts w:ascii="Times New Roman" w:hAnsi="Times New Roman" w:cs="Times New Roman"/>
          <w:b/>
          <w:sz w:val="24"/>
          <w:szCs w:val="24"/>
        </w:rPr>
      </w:pPr>
    </w:p>
    <w:p w14:paraId="6AC0525F" w14:textId="64B344E3"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noProof/>
          <w:sz w:val="24"/>
          <w:szCs w:val="24"/>
        </w:rPr>
        <w:drawing>
          <wp:inline distT="114300" distB="114300" distL="114300" distR="114300" wp14:anchorId="23EAE6D3" wp14:editId="05A5E022">
            <wp:extent cx="8229600" cy="41148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1"/>
                    <a:srcRect/>
                    <a:stretch>
                      <a:fillRect/>
                    </a:stretch>
                  </pic:blipFill>
                  <pic:spPr>
                    <a:xfrm>
                      <a:off x="0" y="0"/>
                      <a:ext cx="8229600" cy="4114800"/>
                    </a:xfrm>
                    <a:prstGeom prst="rect">
                      <a:avLst/>
                    </a:prstGeom>
                    <a:ln/>
                  </pic:spPr>
                </pic:pic>
              </a:graphicData>
            </a:graphic>
          </wp:inline>
        </w:drawing>
      </w:r>
    </w:p>
    <w:p w14:paraId="6F24E60B" w14:textId="77777777" w:rsidR="00F21671" w:rsidRPr="00CE5E5C" w:rsidRDefault="00F21671">
      <w:pPr>
        <w:spacing w:line="240" w:lineRule="auto"/>
        <w:jc w:val="both"/>
        <w:rPr>
          <w:rFonts w:ascii="Times New Roman" w:hAnsi="Times New Roman" w:cs="Times New Roman"/>
          <w:b/>
          <w:sz w:val="24"/>
          <w:szCs w:val="24"/>
        </w:rPr>
      </w:pPr>
    </w:p>
    <w:p w14:paraId="759A2489" w14:textId="0A5896C1"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 xml:space="preserve">Supplemental Figure </w:t>
      </w:r>
      <w:r w:rsidR="008511BC" w:rsidRPr="00CE5E5C">
        <w:rPr>
          <w:rFonts w:ascii="Times New Roman" w:hAnsi="Times New Roman" w:cs="Times New Roman"/>
          <w:b/>
          <w:sz w:val="24"/>
          <w:szCs w:val="24"/>
        </w:rPr>
        <w:t>S2</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minimum temperature and occupancy probability for each species (thin, grey lines), all butterflies on average (black line), the species with the coldest quarter of ranges (blue line), and the species with the warmest quarter of ranges (red line). Only temperatures that each species has experienced in its range are shown by the species-specific lines. Results shown here are from the 200 kilometer temperature model. Note that there were too few sites to model </w:t>
      </w:r>
      <w:proofErr w:type="spellStart"/>
      <w:r w:rsidRPr="00CE5E5C">
        <w:rPr>
          <w:rFonts w:ascii="Times New Roman" w:hAnsi="Times New Roman" w:cs="Times New Roman"/>
          <w:i/>
          <w:sz w:val="24"/>
          <w:szCs w:val="24"/>
        </w:rPr>
        <w:t>Pterourus</w:t>
      </w:r>
      <w:proofErr w:type="spellEnd"/>
      <w:r w:rsidRPr="00CE5E5C">
        <w:rPr>
          <w:rFonts w:ascii="Times New Roman" w:hAnsi="Times New Roman" w:cs="Times New Roman"/>
          <w:i/>
          <w:sz w:val="24"/>
          <w:szCs w:val="24"/>
        </w:rPr>
        <w:t xml:space="preserve"> glaucus </w:t>
      </w:r>
      <w:r w:rsidRPr="00CE5E5C">
        <w:rPr>
          <w:rFonts w:ascii="Times New Roman" w:hAnsi="Times New Roman" w:cs="Times New Roman"/>
          <w:sz w:val="24"/>
          <w:szCs w:val="24"/>
        </w:rPr>
        <w:t>at this scale</w:t>
      </w:r>
      <w:r w:rsidRPr="00CE5E5C">
        <w:rPr>
          <w:rFonts w:ascii="Times New Roman" w:hAnsi="Times New Roman" w:cs="Times New Roman"/>
          <w:i/>
          <w:sz w:val="24"/>
          <w:szCs w:val="24"/>
        </w:rPr>
        <w:t>.</w:t>
      </w:r>
      <w:r w:rsidRPr="00CE5E5C">
        <w:rPr>
          <w:rFonts w:ascii="Times New Roman" w:hAnsi="Times New Roman" w:cs="Times New Roman"/>
        </w:rPr>
        <w:br w:type="page"/>
      </w:r>
    </w:p>
    <w:p w14:paraId="35789561" w14:textId="05E55D5F"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noProof/>
          <w:sz w:val="24"/>
          <w:szCs w:val="24"/>
        </w:rPr>
        <w:lastRenderedPageBreak/>
        <w:drawing>
          <wp:inline distT="114300" distB="114300" distL="114300" distR="114300" wp14:anchorId="479423A9" wp14:editId="1928E3C9">
            <wp:extent cx="8229600" cy="41148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2"/>
                    <a:srcRect/>
                    <a:stretch>
                      <a:fillRect/>
                    </a:stretch>
                  </pic:blipFill>
                  <pic:spPr>
                    <a:xfrm>
                      <a:off x="0" y="0"/>
                      <a:ext cx="8229600" cy="4114800"/>
                    </a:xfrm>
                    <a:prstGeom prst="rect">
                      <a:avLst/>
                    </a:prstGeom>
                    <a:ln/>
                  </pic:spPr>
                </pic:pic>
              </a:graphicData>
            </a:graphic>
          </wp:inline>
        </w:drawing>
      </w:r>
    </w:p>
    <w:p w14:paraId="6E077C95" w14:textId="77777777" w:rsidR="00F21671" w:rsidRPr="00CE5E5C" w:rsidRDefault="00F21671">
      <w:pPr>
        <w:spacing w:line="240" w:lineRule="auto"/>
        <w:jc w:val="both"/>
        <w:rPr>
          <w:rFonts w:ascii="Times New Roman" w:hAnsi="Times New Roman" w:cs="Times New Roman"/>
          <w:b/>
          <w:sz w:val="24"/>
          <w:szCs w:val="24"/>
        </w:rPr>
      </w:pPr>
    </w:p>
    <w:p w14:paraId="304351DF" w14:textId="7D7437A9"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sz w:val="24"/>
          <w:szCs w:val="24"/>
        </w:rPr>
        <w:t xml:space="preserve">Supplemental Figure </w:t>
      </w:r>
      <w:r w:rsidR="008B02FE" w:rsidRPr="00CE5E5C">
        <w:rPr>
          <w:rFonts w:ascii="Times New Roman" w:hAnsi="Times New Roman" w:cs="Times New Roman"/>
          <w:b/>
          <w:sz w:val="24"/>
          <w:szCs w:val="24"/>
        </w:rPr>
        <w:t>S3</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all butterflies on average (black line), the species with the wettest quarter of ranges (blue line), and the species with the driest quarter of ranges (brown line). Only precipitation that each species has experienced in its range are shown by the species-specific lines. Results shown here are from the 100 kilometer precipitation model.</w:t>
      </w:r>
      <w:r w:rsidRPr="00CE5E5C">
        <w:rPr>
          <w:rFonts w:ascii="Times New Roman" w:hAnsi="Times New Roman" w:cs="Times New Roman"/>
        </w:rPr>
        <w:br w:type="page"/>
      </w:r>
    </w:p>
    <w:p w14:paraId="21A8A7AA" w14:textId="3C5EA566" w:rsidR="00F21671" w:rsidRPr="00CE5E5C" w:rsidRDefault="00000000">
      <w:pPr>
        <w:spacing w:line="240" w:lineRule="auto"/>
        <w:jc w:val="both"/>
        <w:rPr>
          <w:rFonts w:ascii="Times New Roman" w:hAnsi="Times New Roman" w:cs="Times New Roman"/>
          <w:b/>
          <w:sz w:val="24"/>
          <w:szCs w:val="24"/>
        </w:rPr>
      </w:pPr>
      <w:r w:rsidRPr="00CE5E5C">
        <w:rPr>
          <w:rFonts w:ascii="Times New Roman" w:hAnsi="Times New Roman" w:cs="Times New Roman"/>
          <w:b/>
          <w:noProof/>
          <w:sz w:val="24"/>
          <w:szCs w:val="24"/>
        </w:rPr>
        <w:lastRenderedPageBreak/>
        <w:drawing>
          <wp:inline distT="114300" distB="114300" distL="114300" distR="114300" wp14:anchorId="50B7643E" wp14:editId="268D90A4">
            <wp:extent cx="8229600" cy="41148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3"/>
                    <a:srcRect/>
                    <a:stretch>
                      <a:fillRect/>
                    </a:stretch>
                  </pic:blipFill>
                  <pic:spPr>
                    <a:xfrm>
                      <a:off x="0" y="0"/>
                      <a:ext cx="8229600" cy="4114800"/>
                    </a:xfrm>
                    <a:prstGeom prst="rect">
                      <a:avLst/>
                    </a:prstGeom>
                    <a:ln/>
                  </pic:spPr>
                </pic:pic>
              </a:graphicData>
            </a:graphic>
          </wp:inline>
        </w:drawing>
      </w:r>
    </w:p>
    <w:p w14:paraId="5E34DB74" w14:textId="77777777" w:rsidR="00F21671" w:rsidRPr="00CE5E5C" w:rsidRDefault="00F21671">
      <w:pPr>
        <w:spacing w:line="240" w:lineRule="auto"/>
        <w:jc w:val="both"/>
        <w:rPr>
          <w:rFonts w:ascii="Times New Roman" w:hAnsi="Times New Roman" w:cs="Times New Roman"/>
          <w:b/>
          <w:sz w:val="24"/>
          <w:szCs w:val="24"/>
        </w:rPr>
      </w:pPr>
    </w:p>
    <w:p w14:paraId="2CD3E1E9" w14:textId="244F4C79" w:rsidR="00F21671" w:rsidRPr="00CE5E5C" w:rsidRDefault="00000000">
      <w:pPr>
        <w:spacing w:line="240" w:lineRule="auto"/>
        <w:jc w:val="both"/>
        <w:rPr>
          <w:rFonts w:ascii="Times New Roman" w:hAnsi="Times New Roman" w:cs="Times New Roman"/>
          <w:sz w:val="24"/>
          <w:szCs w:val="24"/>
        </w:rPr>
        <w:sectPr w:rsidR="00F21671" w:rsidRPr="00CE5E5C">
          <w:pgSz w:w="15840" w:h="12240" w:orient="landscape"/>
          <w:pgMar w:top="1440" w:right="1440" w:bottom="1440" w:left="1440" w:header="720" w:footer="720" w:gutter="0"/>
          <w:cols w:space="720"/>
        </w:sectPr>
      </w:pPr>
      <w:r w:rsidRPr="00CE5E5C">
        <w:rPr>
          <w:rFonts w:ascii="Times New Roman" w:hAnsi="Times New Roman" w:cs="Times New Roman"/>
          <w:b/>
          <w:sz w:val="24"/>
          <w:szCs w:val="24"/>
        </w:rPr>
        <w:t xml:space="preserve">Supplemental Figure </w:t>
      </w:r>
      <w:r w:rsidR="00A1311B" w:rsidRPr="00CE5E5C">
        <w:rPr>
          <w:rFonts w:ascii="Times New Roman" w:hAnsi="Times New Roman" w:cs="Times New Roman"/>
          <w:b/>
          <w:sz w:val="24"/>
          <w:szCs w:val="24"/>
        </w:rPr>
        <w:t>S4</w:t>
      </w:r>
      <w:r w:rsidRPr="00CE5E5C">
        <w:rPr>
          <w:rFonts w:ascii="Times New Roman" w:hAnsi="Times New Roman" w:cs="Times New Roman"/>
          <w:b/>
          <w:sz w:val="24"/>
          <w:szCs w:val="24"/>
        </w:rPr>
        <w:t xml:space="preserve">. </w:t>
      </w:r>
      <w:r w:rsidRPr="00CE5E5C">
        <w:rPr>
          <w:rFonts w:ascii="Times New Roman" w:hAnsi="Times New Roman" w:cs="Times New Roman"/>
          <w:sz w:val="24"/>
          <w:szCs w:val="24"/>
        </w:rPr>
        <w:t>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all butterflies on average (black line), the species with the wettest quarter of ranges (blue line), and the species with the driest quarter of ranges (red line). Only precipitation that each species has experienced in its range are shown by the species-specific lines. Results shown here are from the 200 kilometer precipitation model.</w:t>
      </w:r>
    </w:p>
    <w:p w14:paraId="1B77A300" w14:textId="3F26D58B" w:rsidR="00205514" w:rsidRDefault="00205514">
      <w:pPr>
        <w:spacing w:line="24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B86B638" wp14:editId="2A180A1E">
            <wp:extent cx="5486400"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48E47ED" w14:textId="77777777" w:rsidR="00205514" w:rsidRDefault="00205514">
      <w:pPr>
        <w:spacing w:line="240" w:lineRule="auto"/>
        <w:jc w:val="both"/>
        <w:rPr>
          <w:rFonts w:ascii="Times New Roman" w:hAnsi="Times New Roman" w:cs="Times New Roman"/>
          <w:b/>
          <w:sz w:val="24"/>
          <w:szCs w:val="24"/>
        </w:rPr>
      </w:pPr>
    </w:p>
    <w:p w14:paraId="3895EE3C" w14:textId="586DA632" w:rsidR="00205514" w:rsidRDefault="00000000">
      <w:pPr>
        <w:spacing w:line="240" w:lineRule="auto"/>
        <w:jc w:val="both"/>
        <w:rPr>
          <w:rFonts w:ascii="Times New Roman" w:hAnsi="Times New Roman" w:cs="Times New Roman"/>
          <w:sz w:val="24"/>
          <w:szCs w:val="24"/>
        </w:rPr>
      </w:pPr>
      <w:r w:rsidRPr="00CE5E5C">
        <w:rPr>
          <w:rFonts w:ascii="Times New Roman" w:hAnsi="Times New Roman" w:cs="Times New Roman"/>
          <w:b/>
          <w:sz w:val="24"/>
          <w:szCs w:val="24"/>
        </w:rPr>
        <w:t xml:space="preserve">Supplemental Figure </w:t>
      </w:r>
      <w:r w:rsidR="009D6023">
        <w:rPr>
          <w:rFonts w:ascii="Times New Roman" w:hAnsi="Times New Roman" w:cs="Times New Roman"/>
          <w:b/>
          <w:sz w:val="24"/>
          <w:szCs w:val="24"/>
        </w:rPr>
        <w:t>5</w:t>
      </w:r>
      <w:r w:rsidRPr="00CE5E5C">
        <w:rPr>
          <w:rFonts w:ascii="Times New Roman" w:hAnsi="Times New Roman" w:cs="Times New Roman"/>
          <w:b/>
          <w:sz w:val="24"/>
          <w:szCs w:val="24"/>
        </w:rPr>
        <w:t xml:space="preserve">. </w:t>
      </w:r>
      <w:r w:rsidR="0048547E" w:rsidRPr="00CE5E5C">
        <w:rPr>
          <w:rFonts w:ascii="Times New Roman" w:hAnsi="Times New Roman" w:cs="Times New Roman"/>
          <w:sz w:val="24"/>
          <w:szCs w:val="24"/>
        </w:rPr>
        <w:t>Parameter estimates for</w:t>
      </w:r>
      <w:r w:rsidR="0048547E">
        <w:rPr>
          <w:rFonts w:ascii="Times New Roman" w:hAnsi="Times New Roman" w:cs="Times New Roman"/>
          <w:sz w:val="24"/>
          <w:szCs w:val="24"/>
        </w:rPr>
        <w:t xml:space="preserve"> </w:t>
      </w:r>
      <w:r w:rsidR="0048547E" w:rsidRPr="00CE5E5C">
        <w:rPr>
          <w:rFonts w:ascii="Times New Roman" w:hAnsi="Times New Roman" w:cs="Times New Roman"/>
          <w:sz w:val="24"/>
          <w:szCs w:val="24"/>
        </w:rPr>
        <w:t>model intercept</w:t>
      </w:r>
      <w:r w:rsidR="0048547E">
        <w:rPr>
          <w:rFonts w:ascii="Times New Roman" w:hAnsi="Times New Roman" w:cs="Times New Roman"/>
          <w:sz w:val="24"/>
          <w:szCs w:val="24"/>
        </w:rPr>
        <w:t xml:space="preserve"> (Model D)</w:t>
      </w:r>
      <w:r w:rsidR="0048547E" w:rsidRPr="00CE5E5C">
        <w:rPr>
          <w:rFonts w:ascii="Times New Roman" w:hAnsi="Times New Roman" w:cs="Times New Roman"/>
          <w:sz w:val="24"/>
          <w:szCs w:val="24"/>
        </w:rPr>
        <w:t xml:space="preserve"> and covariate</w:t>
      </w:r>
      <w:r w:rsidR="0048547E">
        <w:rPr>
          <w:rFonts w:ascii="Times New Roman" w:hAnsi="Times New Roman" w:cs="Times New Roman"/>
          <w:sz w:val="24"/>
          <w:szCs w:val="24"/>
        </w:rPr>
        <w:t xml:space="preserve"> (range-wide temperature)</w:t>
      </w:r>
      <w:r w:rsidR="0048547E" w:rsidRPr="00CE5E5C">
        <w:rPr>
          <w:rFonts w:ascii="Times New Roman" w:hAnsi="Times New Roman" w:cs="Times New Roman"/>
          <w:sz w:val="24"/>
          <w:szCs w:val="24"/>
        </w:rPr>
        <w:t xml:space="preserve"> when predicting me</w:t>
      </w:r>
      <w:r w:rsidR="0048547E">
        <w:rPr>
          <w:rFonts w:ascii="Times New Roman" w:hAnsi="Times New Roman" w:cs="Times New Roman"/>
          <w:sz w:val="24"/>
          <w:szCs w:val="24"/>
        </w:rPr>
        <w:t>an</w:t>
      </w:r>
      <w:r w:rsidR="0048547E" w:rsidRPr="00CE5E5C">
        <w:rPr>
          <w:rFonts w:ascii="Times New Roman" w:hAnsi="Times New Roman" w:cs="Times New Roman"/>
          <w:sz w:val="24"/>
          <w:szCs w:val="24"/>
        </w:rPr>
        <w:t xml:space="preserve"> occupancy shift from the 1970s </w:t>
      </w:r>
      <w:r w:rsidR="0048547E">
        <w:rPr>
          <w:rFonts w:ascii="Times New Roman" w:hAnsi="Times New Roman" w:cs="Times New Roman"/>
          <w:sz w:val="24"/>
          <w:szCs w:val="24"/>
        </w:rPr>
        <w:t xml:space="preserve">across </w:t>
      </w:r>
      <w:r w:rsidR="0048547E" w:rsidRPr="00CE5E5C">
        <w:rPr>
          <w:rFonts w:ascii="Times New Roman" w:hAnsi="Times New Roman" w:cs="Times New Roman"/>
          <w:sz w:val="24"/>
          <w:szCs w:val="24"/>
        </w:rPr>
        <w:t>the three geographic components of each species’ modeled range: lower/</w:t>
      </w:r>
      <w:r w:rsidR="0048547E">
        <w:rPr>
          <w:rFonts w:ascii="Times New Roman" w:hAnsi="Times New Roman" w:cs="Times New Roman"/>
          <w:sz w:val="24"/>
          <w:szCs w:val="24"/>
        </w:rPr>
        <w:t>purple</w:t>
      </w:r>
      <w:r w:rsidR="0048547E" w:rsidRPr="00CE5E5C">
        <w:rPr>
          <w:rFonts w:ascii="Times New Roman" w:hAnsi="Times New Roman" w:cs="Times New Roman"/>
          <w:sz w:val="24"/>
          <w:szCs w:val="24"/>
        </w:rPr>
        <w:t xml:space="preserve"> are parameter estimates for the southernmost part of the species’ range, middle/grey is the core/mid-latitude third of the species’ range, and upper/</w:t>
      </w:r>
      <w:r w:rsidR="0048547E">
        <w:rPr>
          <w:rFonts w:ascii="Times New Roman" w:hAnsi="Times New Roman" w:cs="Times New Roman"/>
          <w:sz w:val="24"/>
          <w:szCs w:val="24"/>
        </w:rPr>
        <w:t>purple</w:t>
      </w:r>
      <w:r w:rsidR="0048547E" w:rsidRPr="00CE5E5C">
        <w:rPr>
          <w:rFonts w:ascii="Times New Roman" w:hAnsi="Times New Roman" w:cs="Times New Roman"/>
          <w:sz w:val="24"/>
          <w:szCs w:val="24"/>
        </w:rPr>
        <w:t xml:space="preserve"> is the northernmost part of the species range.</w:t>
      </w:r>
      <w:r w:rsidR="0048547E">
        <w:rPr>
          <w:rFonts w:ascii="Times New Roman" w:hAnsi="Times New Roman" w:cs="Times New Roman"/>
          <w:sz w:val="24"/>
          <w:szCs w:val="24"/>
        </w:rPr>
        <w:t xml:space="preserve"> Results are shown here for the 200-kilometer temperature analysis. </w:t>
      </w:r>
      <w:proofErr w:type="spellStart"/>
      <w:r w:rsidR="00ED1F0D">
        <w:rPr>
          <w:rFonts w:ascii="Times New Roman" w:hAnsi="Times New Roman" w:cs="Times New Roman"/>
          <w:sz w:val="24"/>
          <w:szCs w:val="24"/>
        </w:rPr>
        <w:t>Pagel’s</w:t>
      </w:r>
      <w:proofErr w:type="spellEnd"/>
      <w:r w:rsidR="00ED1F0D">
        <w:rPr>
          <w:rFonts w:ascii="Times New Roman" w:hAnsi="Times New Roman" w:cs="Times New Roman"/>
          <w:sz w:val="24"/>
          <w:szCs w:val="24"/>
        </w:rPr>
        <w:t xml:space="preserve"> </w:t>
      </w:r>
      <m:oMath>
        <m:r>
          <m:rPr>
            <m:sty m:val="p"/>
          </m:rPr>
          <w:rPr>
            <w:rFonts w:ascii="Cambria Math" w:hAnsi="Cambria Math" w:cs="Times New Roman"/>
            <w:sz w:val="24"/>
            <w:szCs w:val="24"/>
          </w:rPr>
          <m:t>λ</m:t>
        </m:r>
      </m:oMath>
      <w:r w:rsidR="00ED1F0D">
        <w:rPr>
          <w:rFonts w:ascii="Times New Roman" w:hAnsi="Times New Roman" w:cs="Times New Roman"/>
          <w:sz w:val="24"/>
          <w:szCs w:val="24"/>
        </w:rPr>
        <w:t xml:space="preserve"> mean estimates were 0.0 (0.0 – 0.01 95% CRI, South); 0.01 (0.0 – 0.03 95% CRI, Core); and 0.03 (0.0 – 0.13 95% CRI, North). </w:t>
      </w:r>
    </w:p>
    <w:p w14:paraId="5DD155E4" w14:textId="77777777" w:rsidR="00205514" w:rsidRDefault="00205514">
      <w:pPr>
        <w:rPr>
          <w:rFonts w:ascii="Times New Roman" w:hAnsi="Times New Roman" w:cs="Times New Roman"/>
          <w:sz w:val="24"/>
          <w:szCs w:val="24"/>
        </w:rPr>
      </w:pPr>
      <w:r>
        <w:rPr>
          <w:rFonts w:ascii="Times New Roman" w:hAnsi="Times New Roman" w:cs="Times New Roman"/>
          <w:sz w:val="24"/>
          <w:szCs w:val="24"/>
        </w:rPr>
        <w:br w:type="page"/>
      </w:r>
    </w:p>
    <w:p w14:paraId="4C125F53" w14:textId="0685F824" w:rsidR="00205514" w:rsidRDefault="00205514">
      <w:pPr>
        <w:spacing w:line="240" w:lineRule="auto"/>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25AA2D86" wp14:editId="362C4925">
            <wp:extent cx="5486400" cy="6400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14:paraId="5E9A2B86" w14:textId="77777777" w:rsidR="00205514" w:rsidRDefault="00205514">
      <w:pPr>
        <w:spacing w:line="240" w:lineRule="auto"/>
        <w:jc w:val="both"/>
        <w:rPr>
          <w:rFonts w:ascii="Times New Roman" w:hAnsi="Times New Roman" w:cs="Times New Roman"/>
          <w:b/>
          <w:bCs/>
        </w:rPr>
      </w:pPr>
    </w:p>
    <w:p w14:paraId="2EFD288D" w14:textId="325443F8" w:rsidR="001A0552" w:rsidRDefault="00205514">
      <w:pPr>
        <w:spacing w:line="240" w:lineRule="auto"/>
        <w:jc w:val="both"/>
        <w:rPr>
          <w:rFonts w:ascii="Times New Roman" w:hAnsi="Times New Roman" w:cs="Times New Roman"/>
          <w:sz w:val="24"/>
          <w:szCs w:val="24"/>
        </w:rPr>
      </w:pPr>
      <w:r>
        <w:rPr>
          <w:rFonts w:ascii="Times New Roman" w:hAnsi="Times New Roman" w:cs="Times New Roman"/>
          <w:b/>
          <w:bCs/>
        </w:rPr>
        <w:t>Supplemental Figure S</w:t>
      </w:r>
      <w:r w:rsidR="009D6023">
        <w:rPr>
          <w:rFonts w:ascii="Times New Roman" w:hAnsi="Times New Roman" w:cs="Times New Roman"/>
          <w:b/>
          <w:bCs/>
        </w:rPr>
        <w:t>6</w:t>
      </w:r>
      <w:r>
        <w:rPr>
          <w:rFonts w:ascii="Times New Roman" w:hAnsi="Times New Roman" w:cs="Times New Roman"/>
          <w:b/>
          <w:bCs/>
        </w:rPr>
        <w:t xml:space="preserve">. </w:t>
      </w:r>
      <w:r w:rsidR="00BB2B9F" w:rsidRPr="00CE5E5C">
        <w:rPr>
          <w:rFonts w:ascii="Times New Roman" w:hAnsi="Times New Roman" w:cs="Times New Roman"/>
          <w:sz w:val="24"/>
          <w:szCs w:val="24"/>
        </w:rPr>
        <w:t>Parameter estimates for model intercept</w:t>
      </w:r>
      <w:r w:rsidR="00BB2B9F">
        <w:rPr>
          <w:rFonts w:ascii="Times New Roman" w:hAnsi="Times New Roman" w:cs="Times New Roman"/>
          <w:sz w:val="24"/>
          <w:szCs w:val="24"/>
        </w:rPr>
        <w:t xml:space="preserve"> (Model </w:t>
      </w:r>
      <w:r w:rsidR="00AF672A">
        <w:rPr>
          <w:rFonts w:ascii="Times New Roman" w:hAnsi="Times New Roman" w:cs="Times New Roman"/>
          <w:sz w:val="24"/>
          <w:szCs w:val="24"/>
        </w:rPr>
        <w:t>H</w:t>
      </w:r>
      <w:r w:rsidR="00BB2B9F">
        <w:rPr>
          <w:rFonts w:ascii="Times New Roman" w:hAnsi="Times New Roman" w:cs="Times New Roman"/>
          <w:sz w:val="24"/>
          <w:szCs w:val="24"/>
        </w:rPr>
        <w:t>)</w:t>
      </w:r>
      <w:r w:rsidR="00BB2B9F" w:rsidRPr="00CE5E5C">
        <w:rPr>
          <w:rFonts w:ascii="Times New Roman" w:hAnsi="Times New Roman" w:cs="Times New Roman"/>
          <w:sz w:val="24"/>
          <w:szCs w:val="24"/>
        </w:rPr>
        <w:t xml:space="preserve"> and covariate</w:t>
      </w:r>
      <w:r w:rsidR="00BB2B9F">
        <w:rPr>
          <w:rFonts w:ascii="Times New Roman" w:hAnsi="Times New Roman" w:cs="Times New Roman"/>
          <w:sz w:val="24"/>
          <w:szCs w:val="24"/>
        </w:rPr>
        <w:t xml:space="preserve"> (range-wide temperature)</w:t>
      </w:r>
      <w:r w:rsidR="00BB2B9F" w:rsidRPr="00CE5E5C">
        <w:rPr>
          <w:rFonts w:ascii="Times New Roman" w:hAnsi="Times New Roman" w:cs="Times New Roman"/>
          <w:sz w:val="24"/>
          <w:szCs w:val="24"/>
        </w:rPr>
        <w:t xml:space="preserve"> when predicting me</w:t>
      </w:r>
      <w:r w:rsidR="00BB2B9F">
        <w:rPr>
          <w:rFonts w:ascii="Times New Roman" w:hAnsi="Times New Roman" w:cs="Times New Roman"/>
          <w:sz w:val="24"/>
          <w:szCs w:val="24"/>
        </w:rPr>
        <w:t>an</w:t>
      </w:r>
      <w:r w:rsidR="00BB2B9F" w:rsidRPr="00CE5E5C">
        <w:rPr>
          <w:rFonts w:ascii="Times New Roman" w:hAnsi="Times New Roman" w:cs="Times New Roman"/>
          <w:sz w:val="24"/>
          <w:szCs w:val="24"/>
        </w:rPr>
        <w:t xml:space="preserve"> occupancy shift from the 1970s </w:t>
      </w:r>
      <w:r w:rsidR="00BB2B9F">
        <w:rPr>
          <w:rFonts w:ascii="Times New Roman" w:hAnsi="Times New Roman" w:cs="Times New Roman"/>
          <w:sz w:val="24"/>
          <w:szCs w:val="24"/>
        </w:rPr>
        <w:t xml:space="preserve">across </w:t>
      </w:r>
      <w:r w:rsidR="00BB2B9F" w:rsidRPr="00CE5E5C">
        <w:rPr>
          <w:rFonts w:ascii="Times New Roman" w:hAnsi="Times New Roman" w:cs="Times New Roman"/>
          <w:sz w:val="24"/>
          <w:szCs w:val="24"/>
        </w:rPr>
        <w:t>the three geographic components of each species’ modeled range: lower/</w:t>
      </w:r>
      <w:r w:rsidR="00BB2B9F">
        <w:rPr>
          <w:rFonts w:ascii="Times New Roman" w:hAnsi="Times New Roman" w:cs="Times New Roman"/>
          <w:sz w:val="24"/>
          <w:szCs w:val="24"/>
        </w:rPr>
        <w:t>purple</w:t>
      </w:r>
      <w:r w:rsidR="00BB2B9F" w:rsidRPr="00CE5E5C">
        <w:rPr>
          <w:rFonts w:ascii="Times New Roman" w:hAnsi="Times New Roman" w:cs="Times New Roman"/>
          <w:sz w:val="24"/>
          <w:szCs w:val="24"/>
        </w:rPr>
        <w:t xml:space="preserve"> are parameter estimates for the southernmost part of the species’ range, middle/grey is the core/mid-latitude third of the species’ range, and upper/</w:t>
      </w:r>
      <w:r w:rsidR="00BB2B9F">
        <w:rPr>
          <w:rFonts w:ascii="Times New Roman" w:hAnsi="Times New Roman" w:cs="Times New Roman"/>
          <w:sz w:val="24"/>
          <w:szCs w:val="24"/>
        </w:rPr>
        <w:t>purple</w:t>
      </w:r>
      <w:r w:rsidR="00BB2B9F" w:rsidRPr="00CE5E5C">
        <w:rPr>
          <w:rFonts w:ascii="Times New Roman" w:hAnsi="Times New Roman" w:cs="Times New Roman"/>
          <w:sz w:val="24"/>
          <w:szCs w:val="24"/>
        </w:rPr>
        <w:t xml:space="preserve"> is the northernmost part of the species range.</w:t>
      </w:r>
      <w:r w:rsidR="00BB2B9F">
        <w:rPr>
          <w:rFonts w:ascii="Times New Roman" w:hAnsi="Times New Roman" w:cs="Times New Roman"/>
          <w:sz w:val="24"/>
          <w:szCs w:val="24"/>
        </w:rPr>
        <w:t xml:space="preserve"> Results are shown here for the 200-kilometer temperature analysis. </w:t>
      </w:r>
      <w:proofErr w:type="spellStart"/>
      <w:r w:rsidR="00BB2B9F">
        <w:rPr>
          <w:rFonts w:ascii="Times New Roman" w:hAnsi="Times New Roman" w:cs="Times New Roman"/>
          <w:sz w:val="24"/>
          <w:szCs w:val="24"/>
        </w:rPr>
        <w:t>Pagel’s</w:t>
      </w:r>
      <w:proofErr w:type="spellEnd"/>
      <w:r w:rsidR="00BB2B9F">
        <w:rPr>
          <w:rFonts w:ascii="Times New Roman" w:hAnsi="Times New Roman" w:cs="Times New Roman"/>
          <w:sz w:val="24"/>
          <w:szCs w:val="24"/>
        </w:rPr>
        <w:t xml:space="preserve"> </w:t>
      </w:r>
      <m:oMath>
        <m:r>
          <m:rPr>
            <m:sty m:val="p"/>
          </m:rPr>
          <w:rPr>
            <w:rFonts w:ascii="Cambria Math" w:hAnsi="Cambria Math" w:cs="Times New Roman"/>
            <w:sz w:val="24"/>
            <w:szCs w:val="24"/>
          </w:rPr>
          <m:t>λ</m:t>
        </m:r>
      </m:oMath>
      <w:r w:rsidR="00BB2B9F">
        <w:rPr>
          <w:rFonts w:ascii="Times New Roman" w:hAnsi="Times New Roman" w:cs="Times New Roman"/>
          <w:sz w:val="24"/>
          <w:szCs w:val="24"/>
        </w:rPr>
        <w:t xml:space="preserve"> mean estimates were 0.0 (0.0 – 0.01 95% CRI, South); 0.0</w:t>
      </w:r>
      <w:r w:rsidR="00D659B6">
        <w:rPr>
          <w:rFonts w:ascii="Times New Roman" w:hAnsi="Times New Roman" w:cs="Times New Roman"/>
          <w:sz w:val="24"/>
          <w:szCs w:val="24"/>
        </w:rPr>
        <w:t>0</w:t>
      </w:r>
      <w:r w:rsidR="00BB2B9F">
        <w:rPr>
          <w:rFonts w:ascii="Times New Roman" w:hAnsi="Times New Roman" w:cs="Times New Roman"/>
          <w:sz w:val="24"/>
          <w:szCs w:val="24"/>
        </w:rPr>
        <w:t xml:space="preserve"> (0.0 – 0.0</w:t>
      </w:r>
      <w:r w:rsidR="00D659B6">
        <w:rPr>
          <w:rFonts w:ascii="Times New Roman" w:hAnsi="Times New Roman" w:cs="Times New Roman"/>
          <w:sz w:val="24"/>
          <w:szCs w:val="24"/>
        </w:rPr>
        <w:t>1</w:t>
      </w:r>
      <w:r w:rsidR="00BB2B9F">
        <w:rPr>
          <w:rFonts w:ascii="Times New Roman" w:hAnsi="Times New Roman" w:cs="Times New Roman"/>
          <w:sz w:val="24"/>
          <w:szCs w:val="24"/>
        </w:rPr>
        <w:t xml:space="preserve"> 95% CRI, Core); and 0.0</w:t>
      </w:r>
      <w:r w:rsidR="00D659B6">
        <w:rPr>
          <w:rFonts w:ascii="Times New Roman" w:hAnsi="Times New Roman" w:cs="Times New Roman"/>
          <w:sz w:val="24"/>
          <w:szCs w:val="24"/>
        </w:rPr>
        <w:t>5</w:t>
      </w:r>
      <w:r w:rsidR="00BB2B9F">
        <w:rPr>
          <w:rFonts w:ascii="Times New Roman" w:hAnsi="Times New Roman" w:cs="Times New Roman"/>
          <w:sz w:val="24"/>
          <w:szCs w:val="24"/>
        </w:rPr>
        <w:t xml:space="preserve"> (0.0 – 0.</w:t>
      </w:r>
      <w:r w:rsidR="005C7F4A">
        <w:rPr>
          <w:rFonts w:ascii="Times New Roman" w:hAnsi="Times New Roman" w:cs="Times New Roman"/>
          <w:sz w:val="24"/>
          <w:szCs w:val="24"/>
        </w:rPr>
        <w:t>22</w:t>
      </w:r>
      <w:r w:rsidR="00BB2B9F">
        <w:rPr>
          <w:rFonts w:ascii="Times New Roman" w:hAnsi="Times New Roman" w:cs="Times New Roman"/>
          <w:sz w:val="24"/>
          <w:szCs w:val="24"/>
        </w:rPr>
        <w:t xml:space="preserve"> 95% CRI, North).</w:t>
      </w:r>
      <w:r w:rsidRPr="00CE5E5C">
        <w:rPr>
          <w:rFonts w:ascii="Times New Roman" w:hAnsi="Times New Roman" w:cs="Times New Roman"/>
          <w:sz w:val="24"/>
          <w:szCs w:val="24"/>
        </w:rPr>
        <w:t xml:space="preserve"> </w:t>
      </w:r>
    </w:p>
    <w:p w14:paraId="4C26EC6E" w14:textId="77777777" w:rsidR="001A0552" w:rsidRDefault="001A0552">
      <w:pPr>
        <w:rPr>
          <w:rFonts w:ascii="Times New Roman" w:hAnsi="Times New Roman" w:cs="Times New Roman"/>
          <w:sz w:val="24"/>
          <w:szCs w:val="24"/>
        </w:rPr>
      </w:pPr>
      <w:r>
        <w:rPr>
          <w:rFonts w:ascii="Times New Roman" w:hAnsi="Times New Roman" w:cs="Times New Roman"/>
          <w:sz w:val="24"/>
          <w:szCs w:val="24"/>
        </w:rPr>
        <w:br w:type="page"/>
      </w:r>
    </w:p>
    <w:p w14:paraId="3D47254C" w14:textId="03C3D312" w:rsidR="00F21671" w:rsidRDefault="00986EBE">
      <w:pPr>
        <w:spacing w:line="240" w:lineRule="auto"/>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3CA7D639" wp14:editId="59B9719B">
            <wp:extent cx="548640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F849E31" w14:textId="77777777" w:rsidR="00986EBE" w:rsidRDefault="00986EBE">
      <w:pPr>
        <w:spacing w:line="240" w:lineRule="auto"/>
        <w:jc w:val="both"/>
        <w:rPr>
          <w:rFonts w:ascii="Times New Roman" w:hAnsi="Times New Roman" w:cs="Times New Roman"/>
          <w:bCs/>
          <w:sz w:val="24"/>
          <w:szCs w:val="24"/>
        </w:rPr>
      </w:pPr>
    </w:p>
    <w:p w14:paraId="3AECD1B1" w14:textId="1B3A505E" w:rsidR="00832FE8" w:rsidRDefault="001A0552" w:rsidP="001A0552">
      <w:pPr>
        <w:spacing w:line="240" w:lineRule="auto"/>
        <w:jc w:val="both"/>
        <w:rPr>
          <w:rFonts w:ascii="Times New Roman" w:hAnsi="Times New Roman" w:cs="Times New Roman"/>
          <w:sz w:val="24"/>
          <w:szCs w:val="24"/>
        </w:rPr>
      </w:pPr>
      <w:r>
        <w:rPr>
          <w:rFonts w:ascii="Times New Roman" w:hAnsi="Times New Roman" w:cs="Times New Roman"/>
          <w:b/>
          <w:sz w:val="24"/>
          <w:szCs w:val="24"/>
        </w:rPr>
        <w:t>Supplemental Figure S</w:t>
      </w:r>
      <w:r w:rsidR="009D6023">
        <w:rPr>
          <w:rFonts w:ascii="Times New Roman" w:hAnsi="Times New Roman" w:cs="Times New Roman"/>
          <w:b/>
          <w:sz w:val="24"/>
          <w:szCs w:val="24"/>
        </w:rPr>
        <w:t>7</w:t>
      </w:r>
      <w:r>
        <w:rPr>
          <w:rFonts w:ascii="Times New Roman" w:hAnsi="Times New Roman" w:cs="Times New Roman"/>
          <w:b/>
          <w:sz w:val="24"/>
          <w:szCs w:val="24"/>
        </w:rPr>
        <w:t xml:space="preserve">. </w:t>
      </w:r>
      <w:r w:rsidRPr="00CE5E5C">
        <w:rPr>
          <w:rFonts w:ascii="Times New Roman" w:hAnsi="Times New Roman" w:cs="Times New Roman"/>
          <w:sz w:val="24"/>
          <w:szCs w:val="24"/>
        </w:rPr>
        <w:t>Parameter estimates for</w:t>
      </w:r>
      <w:r>
        <w:rPr>
          <w:rFonts w:ascii="Times New Roman" w:hAnsi="Times New Roman" w:cs="Times New Roman"/>
          <w:sz w:val="24"/>
          <w:szCs w:val="24"/>
        </w:rPr>
        <w:t xml:space="preserve"> </w:t>
      </w:r>
      <w:r w:rsidRPr="00CE5E5C">
        <w:rPr>
          <w:rFonts w:ascii="Times New Roman" w:hAnsi="Times New Roman" w:cs="Times New Roman"/>
          <w:sz w:val="24"/>
          <w:szCs w:val="24"/>
        </w:rPr>
        <w:t>model intercept</w:t>
      </w:r>
      <w:r>
        <w:rPr>
          <w:rFonts w:ascii="Times New Roman" w:hAnsi="Times New Roman" w:cs="Times New Roman"/>
          <w:sz w:val="24"/>
          <w:szCs w:val="24"/>
        </w:rPr>
        <w:t xml:space="preserve"> (Model D)</w:t>
      </w:r>
      <w:r w:rsidRPr="00CE5E5C">
        <w:rPr>
          <w:rFonts w:ascii="Times New Roman" w:hAnsi="Times New Roman" w:cs="Times New Roman"/>
          <w:sz w:val="24"/>
          <w:szCs w:val="24"/>
        </w:rPr>
        <w:t xml:space="preserve"> and covariate</w:t>
      </w:r>
      <w:r>
        <w:rPr>
          <w:rFonts w:ascii="Times New Roman" w:hAnsi="Times New Roman" w:cs="Times New Roman"/>
          <w:sz w:val="24"/>
          <w:szCs w:val="24"/>
        </w:rPr>
        <w:t xml:space="preserve"> (range-wide temperature)</w:t>
      </w:r>
      <w:r w:rsidRPr="00CE5E5C">
        <w:rPr>
          <w:rFonts w:ascii="Times New Roman" w:hAnsi="Times New Roman" w:cs="Times New Roman"/>
          <w:sz w:val="24"/>
          <w:szCs w:val="24"/>
        </w:rPr>
        <w:t xml:space="preserve"> when predicting me</w:t>
      </w:r>
      <w:r>
        <w:rPr>
          <w:rFonts w:ascii="Times New Roman" w:hAnsi="Times New Roman" w:cs="Times New Roman"/>
          <w:sz w:val="24"/>
          <w:szCs w:val="24"/>
        </w:rPr>
        <w:t>an</w:t>
      </w:r>
      <w:r w:rsidRPr="00CE5E5C">
        <w:rPr>
          <w:rFonts w:ascii="Times New Roman" w:hAnsi="Times New Roman" w:cs="Times New Roman"/>
          <w:sz w:val="24"/>
          <w:szCs w:val="24"/>
        </w:rPr>
        <w:t xml:space="preserve"> occupancy shift from the 1970s </w:t>
      </w:r>
      <w:r>
        <w:rPr>
          <w:rFonts w:ascii="Times New Roman" w:hAnsi="Times New Roman" w:cs="Times New Roman"/>
          <w:sz w:val="24"/>
          <w:szCs w:val="24"/>
        </w:rPr>
        <w:t xml:space="preserve">across </w:t>
      </w:r>
      <w:r w:rsidRPr="00CE5E5C">
        <w:rPr>
          <w:rFonts w:ascii="Times New Roman" w:hAnsi="Times New Roman" w:cs="Times New Roman"/>
          <w:sz w:val="24"/>
          <w:szCs w:val="24"/>
        </w:rPr>
        <w:t>the three geographic components of each species’ modeled range: lower/</w:t>
      </w:r>
      <w:r>
        <w:rPr>
          <w:rFonts w:ascii="Times New Roman" w:hAnsi="Times New Roman" w:cs="Times New Roman"/>
          <w:sz w:val="24"/>
          <w:szCs w:val="24"/>
        </w:rPr>
        <w:t>purple</w:t>
      </w:r>
      <w:r w:rsidRPr="00CE5E5C">
        <w:rPr>
          <w:rFonts w:ascii="Times New Roman" w:hAnsi="Times New Roman" w:cs="Times New Roman"/>
          <w:sz w:val="24"/>
          <w:szCs w:val="24"/>
        </w:rPr>
        <w:t xml:space="preserve"> are parameter estimates for the southernmost part of the species’ range, middle/grey is the core/mid-latitude third of the species’ range, and upper/</w:t>
      </w:r>
      <w:r>
        <w:rPr>
          <w:rFonts w:ascii="Times New Roman" w:hAnsi="Times New Roman" w:cs="Times New Roman"/>
          <w:sz w:val="24"/>
          <w:szCs w:val="24"/>
        </w:rPr>
        <w:t>purple</w:t>
      </w:r>
      <w:r w:rsidRPr="00CE5E5C">
        <w:rPr>
          <w:rFonts w:ascii="Times New Roman" w:hAnsi="Times New Roman" w:cs="Times New Roman"/>
          <w:sz w:val="24"/>
          <w:szCs w:val="24"/>
        </w:rPr>
        <w:t xml:space="preserve"> is the northernmost part of the species range.</w:t>
      </w:r>
      <w:r>
        <w:rPr>
          <w:rFonts w:ascii="Times New Roman" w:hAnsi="Times New Roman" w:cs="Times New Roman"/>
          <w:sz w:val="24"/>
          <w:szCs w:val="24"/>
        </w:rPr>
        <w:t xml:space="preserve"> Results are shown here for the 100-kilometer precipitation analysis. </w:t>
      </w:r>
      <w:proofErr w:type="spellStart"/>
      <w:r>
        <w:rPr>
          <w:rFonts w:ascii="Times New Roman" w:hAnsi="Times New Roman" w:cs="Times New Roman"/>
          <w:sz w:val="24"/>
          <w:szCs w:val="24"/>
        </w:rPr>
        <w:t>Pagel’s</w:t>
      </w:r>
      <w:proofErr w:type="spellEnd"/>
      <w:r>
        <w:rPr>
          <w:rFonts w:ascii="Times New Roman" w:hAnsi="Times New Roman" w:cs="Times New Roman"/>
          <w:sz w:val="24"/>
          <w:szCs w:val="24"/>
        </w:rPr>
        <w:t xml:space="preserve"> </w:t>
      </w:r>
      <m:oMath>
        <m:r>
          <m:rPr>
            <m:sty m:val="p"/>
          </m:rPr>
          <w:rPr>
            <w:rFonts w:ascii="Cambria Math" w:hAnsi="Cambria Math" w:cs="Times New Roman"/>
            <w:sz w:val="24"/>
            <w:szCs w:val="24"/>
          </w:rPr>
          <m:t>λ</m:t>
        </m:r>
      </m:oMath>
      <w:r>
        <w:rPr>
          <w:rFonts w:ascii="Times New Roman" w:hAnsi="Times New Roman" w:cs="Times New Roman"/>
          <w:sz w:val="24"/>
          <w:szCs w:val="24"/>
        </w:rPr>
        <w:t xml:space="preserve"> mean estimates were 0.</w:t>
      </w:r>
      <w:r w:rsidR="00986EBE">
        <w:rPr>
          <w:rFonts w:ascii="Times New Roman" w:hAnsi="Times New Roman" w:cs="Times New Roman"/>
          <w:sz w:val="24"/>
          <w:szCs w:val="24"/>
        </w:rPr>
        <w:t>01</w:t>
      </w:r>
      <w:r>
        <w:rPr>
          <w:rFonts w:ascii="Times New Roman" w:hAnsi="Times New Roman" w:cs="Times New Roman"/>
          <w:sz w:val="24"/>
          <w:szCs w:val="24"/>
        </w:rPr>
        <w:t xml:space="preserve"> (0.0 – 0.0</w:t>
      </w:r>
      <w:r w:rsidR="00986EBE">
        <w:rPr>
          <w:rFonts w:ascii="Times New Roman" w:hAnsi="Times New Roman" w:cs="Times New Roman"/>
          <w:sz w:val="24"/>
          <w:szCs w:val="24"/>
        </w:rPr>
        <w:t>2</w:t>
      </w:r>
      <w:r>
        <w:rPr>
          <w:rFonts w:ascii="Times New Roman" w:hAnsi="Times New Roman" w:cs="Times New Roman"/>
          <w:sz w:val="24"/>
          <w:szCs w:val="24"/>
        </w:rPr>
        <w:t xml:space="preserve"> 95% CRI, South); 0.0 (0.0 – 0.0 95% CRI, Core); and 0.0 (0.0 – 0.</w:t>
      </w:r>
      <w:r w:rsidR="00986EBE">
        <w:rPr>
          <w:rFonts w:ascii="Times New Roman" w:hAnsi="Times New Roman" w:cs="Times New Roman"/>
          <w:sz w:val="24"/>
          <w:szCs w:val="24"/>
        </w:rPr>
        <w:t>01</w:t>
      </w:r>
      <w:r>
        <w:rPr>
          <w:rFonts w:ascii="Times New Roman" w:hAnsi="Times New Roman" w:cs="Times New Roman"/>
          <w:sz w:val="24"/>
          <w:szCs w:val="24"/>
        </w:rPr>
        <w:t xml:space="preserve"> 95% CRI, North). </w:t>
      </w:r>
    </w:p>
    <w:p w14:paraId="1B348410" w14:textId="77777777" w:rsidR="00832FE8" w:rsidRDefault="00832FE8">
      <w:pPr>
        <w:rPr>
          <w:rFonts w:ascii="Times New Roman" w:hAnsi="Times New Roman" w:cs="Times New Roman"/>
          <w:sz w:val="24"/>
          <w:szCs w:val="24"/>
        </w:rPr>
      </w:pPr>
      <w:r>
        <w:rPr>
          <w:rFonts w:ascii="Times New Roman" w:hAnsi="Times New Roman" w:cs="Times New Roman"/>
          <w:sz w:val="24"/>
          <w:szCs w:val="24"/>
        </w:rPr>
        <w:br w:type="page"/>
      </w:r>
    </w:p>
    <w:p w14:paraId="3BB86C1F" w14:textId="15E6FFB8" w:rsidR="008829E7" w:rsidRDefault="00AB5567" w:rsidP="001A0552">
      <w:pPr>
        <w:spacing w:line="240" w:lineRule="auto"/>
        <w:jc w:val="both"/>
        <w:rPr>
          <w:rFonts w:ascii="Times New Roman" w:hAnsi="Times New Roman" w:cs="Times New Roman"/>
          <w:b/>
          <w:bCs/>
          <w:sz w:val="24"/>
          <w:szCs w:val="24"/>
        </w:rPr>
      </w:pPr>
      <w:r>
        <w:rPr>
          <w:noProof/>
        </w:rPr>
        <w:lastRenderedPageBreak/>
        <w:drawing>
          <wp:inline distT="0" distB="0" distL="0" distR="0" wp14:anchorId="68055832" wp14:editId="1D0395EC">
            <wp:extent cx="5486400" cy="2743200"/>
            <wp:effectExtent l="0" t="0" r="0" b="0"/>
            <wp:docPr id="58" name="Picture 58"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timeline&#10;&#10;Description automatically generated"/>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28478C32" w14:textId="77777777" w:rsidR="008829E7" w:rsidRDefault="008829E7" w:rsidP="001A0552">
      <w:pPr>
        <w:spacing w:line="240" w:lineRule="auto"/>
        <w:jc w:val="both"/>
        <w:rPr>
          <w:rFonts w:ascii="Times New Roman" w:hAnsi="Times New Roman" w:cs="Times New Roman"/>
          <w:b/>
          <w:bCs/>
          <w:sz w:val="24"/>
          <w:szCs w:val="24"/>
        </w:rPr>
      </w:pPr>
    </w:p>
    <w:p w14:paraId="45550873" w14:textId="0EB09CB8" w:rsidR="001A0552" w:rsidRPr="00832FE8" w:rsidRDefault="00832FE8" w:rsidP="001A0552">
      <w:pPr>
        <w:spacing w:line="240" w:lineRule="auto"/>
        <w:jc w:val="both"/>
        <w:rPr>
          <w:rFonts w:ascii="Times New Roman" w:hAnsi="Times New Roman" w:cs="Times New Roman"/>
          <w:sz w:val="24"/>
          <w:szCs w:val="24"/>
        </w:rPr>
      </w:pPr>
      <w:r>
        <w:rPr>
          <w:rFonts w:ascii="Times New Roman" w:hAnsi="Times New Roman" w:cs="Times New Roman"/>
          <w:b/>
          <w:bCs/>
          <w:sz w:val="24"/>
          <w:szCs w:val="24"/>
        </w:rPr>
        <w:t>Supplemental Figure S</w:t>
      </w:r>
      <w:r w:rsidR="009D6023">
        <w:rPr>
          <w:rFonts w:ascii="Times New Roman" w:hAnsi="Times New Roman" w:cs="Times New Roman"/>
          <w:b/>
          <w:bCs/>
          <w:sz w:val="24"/>
          <w:szCs w:val="24"/>
        </w:rPr>
        <w:t>8</w:t>
      </w:r>
      <w:r>
        <w:rPr>
          <w:rFonts w:ascii="Times New Roman" w:hAnsi="Times New Roman" w:cs="Times New Roman"/>
          <w:b/>
          <w:bCs/>
          <w:sz w:val="24"/>
          <w:szCs w:val="24"/>
        </w:rPr>
        <w:t xml:space="preserve">. </w:t>
      </w:r>
      <w:r w:rsidRPr="00CE5E5C">
        <w:rPr>
          <w:rFonts w:ascii="Times New Roman" w:hAnsi="Times New Roman" w:cs="Times New Roman"/>
          <w:sz w:val="24"/>
          <w:szCs w:val="24"/>
        </w:rPr>
        <w:t>Parameter estimates for</w:t>
      </w:r>
      <w:r>
        <w:rPr>
          <w:rFonts w:ascii="Times New Roman" w:hAnsi="Times New Roman" w:cs="Times New Roman"/>
          <w:sz w:val="24"/>
          <w:szCs w:val="24"/>
        </w:rPr>
        <w:t xml:space="preserve"> </w:t>
      </w:r>
      <w:r w:rsidRPr="00CE5E5C">
        <w:rPr>
          <w:rFonts w:ascii="Times New Roman" w:hAnsi="Times New Roman" w:cs="Times New Roman"/>
          <w:sz w:val="24"/>
          <w:szCs w:val="24"/>
        </w:rPr>
        <w:t>model intercept</w:t>
      </w:r>
      <w:r>
        <w:rPr>
          <w:rFonts w:ascii="Times New Roman" w:hAnsi="Times New Roman" w:cs="Times New Roman"/>
          <w:sz w:val="24"/>
          <w:szCs w:val="24"/>
        </w:rPr>
        <w:t xml:space="preserve"> (Model D)</w:t>
      </w:r>
      <w:r w:rsidRPr="00CE5E5C">
        <w:rPr>
          <w:rFonts w:ascii="Times New Roman" w:hAnsi="Times New Roman" w:cs="Times New Roman"/>
          <w:sz w:val="24"/>
          <w:szCs w:val="24"/>
        </w:rPr>
        <w:t xml:space="preserve"> and covariate</w:t>
      </w:r>
      <w:r>
        <w:rPr>
          <w:rFonts w:ascii="Times New Roman" w:hAnsi="Times New Roman" w:cs="Times New Roman"/>
          <w:sz w:val="24"/>
          <w:szCs w:val="24"/>
        </w:rPr>
        <w:t xml:space="preserve"> (range-wide temperature)</w:t>
      </w:r>
      <w:r w:rsidRPr="00CE5E5C">
        <w:rPr>
          <w:rFonts w:ascii="Times New Roman" w:hAnsi="Times New Roman" w:cs="Times New Roman"/>
          <w:sz w:val="24"/>
          <w:szCs w:val="24"/>
        </w:rPr>
        <w:t xml:space="preserve"> when predicting me</w:t>
      </w:r>
      <w:r>
        <w:rPr>
          <w:rFonts w:ascii="Times New Roman" w:hAnsi="Times New Roman" w:cs="Times New Roman"/>
          <w:sz w:val="24"/>
          <w:szCs w:val="24"/>
        </w:rPr>
        <w:t>an</w:t>
      </w:r>
      <w:r w:rsidRPr="00CE5E5C">
        <w:rPr>
          <w:rFonts w:ascii="Times New Roman" w:hAnsi="Times New Roman" w:cs="Times New Roman"/>
          <w:sz w:val="24"/>
          <w:szCs w:val="24"/>
        </w:rPr>
        <w:t xml:space="preserve"> occupancy shift from the 1970s </w:t>
      </w:r>
      <w:r>
        <w:rPr>
          <w:rFonts w:ascii="Times New Roman" w:hAnsi="Times New Roman" w:cs="Times New Roman"/>
          <w:sz w:val="24"/>
          <w:szCs w:val="24"/>
        </w:rPr>
        <w:t xml:space="preserve">across </w:t>
      </w:r>
      <w:r w:rsidRPr="00CE5E5C">
        <w:rPr>
          <w:rFonts w:ascii="Times New Roman" w:hAnsi="Times New Roman" w:cs="Times New Roman"/>
          <w:sz w:val="24"/>
          <w:szCs w:val="24"/>
        </w:rPr>
        <w:t>the three geographic components of each species’ modeled range: lower/</w:t>
      </w:r>
      <w:r>
        <w:rPr>
          <w:rFonts w:ascii="Times New Roman" w:hAnsi="Times New Roman" w:cs="Times New Roman"/>
          <w:sz w:val="24"/>
          <w:szCs w:val="24"/>
        </w:rPr>
        <w:t>purple</w:t>
      </w:r>
      <w:r w:rsidRPr="00CE5E5C">
        <w:rPr>
          <w:rFonts w:ascii="Times New Roman" w:hAnsi="Times New Roman" w:cs="Times New Roman"/>
          <w:sz w:val="24"/>
          <w:szCs w:val="24"/>
        </w:rPr>
        <w:t xml:space="preserve"> are parameter estimates for the southernmost part of the species’ range, middle/grey is the core/mid-latitude third of the species’ range, and upper/</w:t>
      </w:r>
      <w:r>
        <w:rPr>
          <w:rFonts w:ascii="Times New Roman" w:hAnsi="Times New Roman" w:cs="Times New Roman"/>
          <w:sz w:val="24"/>
          <w:szCs w:val="24"/>
        </w:rPr>
        <w:t>purple</w:t>
      </w:r>
      <w:r w:rsidRPr="00CE5E5C">
        <w:rPr>
          <w:rFonts w:ascii="Times New Roman" w:hAnsi="Times New Roman" w:cs="Times New Roman"/>
          <w:sz w:val="24"/>
          <w:szCs w:val="24"/>
        </w:rPr>
        <w:t xml:space="preserve"> is the northernmost part of the species range.</w:t>
      </w:r>
      <w:r>
        <w:rPr>
          <w:rFonts w:ascii="Times New Roman" w:hAnsi="Times New Roman" w:cs="Times New Roman"/>
          <w:sz w:val="24"/>
          <w:szCs w:val="24"/>
        </w:rPr>
        <w:t xml:space="preserve"> Results are shown here for the 200-kilometer precipitation analysis. </w:t>
      </w:r>
      <w:proofErr w:type="spellStart"/>
      <w:r>
        <w:rPr>
          <w:rFonts w:ascii="Times New Roman" w:hAnsi="Times New Roman" w:cs="Times New Roman"/>
          <w:sz w:val="24"/>
          <w:szCs w:val="24"/>
        </w:rPr>
        <w:t>Pagel’s</w:t>
      </w:r>
      <w:proofErr w:type="spellEnd"/>
      <w:r>
        <w:rPr>
          <w:rFonts w:ascii="Times New Roman" w:hAnsi="Times New Roman" w:cs="Times New Roman"/>
          <w:sz w:val="24"/>
          <w:szCs w:val="24"/>
        </w:rPr>
        <w:t xml:space="preserve"> </w:t>
      </w:r>
      <m:oMath>
        <m:r>
          <m:rPr>
            <m:sty m:val="p"/>
          </m:rPr>
          <w:rPr>
            <w:rFonts w:ascii="Cambria Math" w:hAnsi="Cambria Math" w:cs="Times New Roman"/>
            <w:sz w:val="24"/>
            <w:szCs w:val="24"/>
          </w:rPr>
          <m:t>λ</m:t>
        </m:r>
      </m:oMath>
      <w:r>
        <w:rPr>
          <w:rFonts w:ascii="Times New Roman" w:hAnsi="Times New Roman" w:cs="Times New Roman"/>
          <w:sz w:val="24"/>
          <w:szCs w:val="24"/>
        </w:rPr>
        <w:t xml:space="preserve"> mean estimates were 0.01 (0.0 – 0.02 95% CRI, South); 0.0 (0.0 – 0.0</w:t>
      </w:r>
      <w:r w:rsidR="00A874F0">
        <w:rPr>
          <w:rFonts w:ascii="Times New Roman" w:hAnsi="Times New Roman" w:cs="Times New Roman"/>
          <w:sz w:val="24"/>
          <w:szCs w:val="24"/>
        </w:rPr>
        <w:t>1</w:t>
      </w:r>
      <w:r>
        <w:rPr>
          <w:rFonts w:ascii="Times New Roman" w:hAnsi="Times New Roman" w:cs="Times New Roman"/>
          <w:sz w:val="24"/>
          <w:szCs w:val="24"/>
        </w:rPr>
        <w:t xml:space="preserve"> 95% CRI, Core); and 0.0 (0.0 – 0.0 95% CRI, North).</w:t>
      </w:r>
    </w:p>
    <w:p w14:paraId="7996AD6E" w14:textId="2A355097" w:rsidR="001A0552" w:rsidRPr="001A0552" w:rsidRDefault="001A0552">
      <w:pPr>
        <w:spacing w:line="240" w:lineRule="auto"/>
        <w:jc w:val="both"/>
        <w:rPr>
          <w:rFonts w:ascii="Times New Roman" w:hAnsi="Times New Roman" w:cs="Times New Roman"/>
          <w:bCs/>
          <w:sz w:val="24"/>
          <w:szCs w:val="24"/>
        </w:rPr>
      </w:pPr>
    </w:p>
    <w:sectPr w:rsidR="001A0552" w:rsidRPr="001A055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eslie Ries" w:date="2023-03-18T17:51:00Z" w:initials="LR">
    <w:p w14:paraId="0F28D974" w14:textId="77777777" w:rsidR="00E25C0F" w:rsidRDefault="00E25C0F" w:rsidP="000C790D">
      <w:pPr>
        <w:pStyle w:val="CommentText"/>
      </w:pPr>
      <w:r>
        <w:rPr>
          <w:rStyle w:val="CommentReference"/>
        </w:rPr>
        <w:annotationRef/>
      </w:r>
      <w:r>
        <w:t>Should these be switched?</w:t>
      </w:r>
    </w:p>
  </w:comment>
  <w:comment w:id="1" w:author="Leslie Ries" w:date="2023-03-19T07:26:00Z" w:initials="LR">
    <w:p w14:paraId="41FB91FF" w14:textId="77777777" w:rsidR="00894144" w:rsidRDefault="00894144" w:rsidP="009C310E">
      <w:pPr>
        <w:pStyle w:val="CommentText"/>
      </w:pPr>
      <w:r>
        <w:rPr>
          <w:rStyle w:val="CommentReference"/>
        </w:rPr>
        <w:annotationRef/>
      </w:r>
      <w:r>
        <w:t>Can you highlight results that are less intuitive - let's circle back to this. The intuitive results are great news for this first major implementation of your model - but could be a downside if *too* intuitive if you are not stressing the importance of the breakthroughs of your model</w:t>
      </w:r>
    </w:p>
  </w:comment>
  <w:comment w:id="2" w:author="Leslie Ries" w:date="2023-03-19T08:26:00Z" w:initials="LR">
    <w:p w14:paraId="0BEB2121" w14:textId="77777777" w:rsidR="005E1136" w:rsidRDefault="005E1136" w:rsidP="0092172C">
      <w:pPr>
        <w:pStyle w:val="CommentText"/>
      </w:pPr>
      <w:r>
        <w:rPr>
          <w:rStyle w:val="CommentReference"/>
        </w:rPr>
        <w:annotationRef/>
      </w:r>
      <w:r>
        <w:t xml:space="preserve">I would say that you might be putting a bit too much info in here. </w:t>
      </w:r>
    </w:p>
  </w:comment>
  <w:comment w:id="4" w:author="Leslie Ries" w:date="2023-03-19T08:25:00Z" w:initials="LR">
    <w:p w14:paraId="7DC05396" w14:textId="1F6455AF" w:rsidR="005E1136" w:rsidRDefault="005E1136" w:rsidP="005E6B24">
      <w:pPr>
        <w:pStyle w:val="CommentText"/>
      </w:pPr>
      <w:r>
        <w:rPr>
          <w:rStyle w:val="CommentReference"/>
        </w:rPr>
        <w:annotationRef/>
      </w:r>
      <w:r>
        <w:t xml:space="preserve">After a while the "would like to thanks" becomes very repetitive - how about "Martha Weiss… and Greg Breed provided feedback… </w:t>
      </w:r>
    </w:p>
  </w:comment>
  <w:comment w:id="3" w:author="Leslie Ries" w:date="2023-03-19T08:29:00Z" w:initials="LR">
    <w:p w14:paraId="06431D7A" w14:textId="77777777" w:rsidR="005E1136" w:rsidRDefault="005E1136" w:rsidP="00516547">
      <w:pPr>
        <w:pStyle w:val="CommentText"/>
      </w:pPr>
      <w:r>
        <w:rPr>
          <w:rStyle w:val="CommentReference"/>
        </w:rPr>
        <w:annotationRef/>
      </w:r>
      <w:r>
        <w:t>All these folks did the same thing (your committee presumably provided helpful feedback too - combine into one sentence?)</w:t>
      </w:r>
    </w:p>
  </w:comment>
  <w:comment w:id="5" w:author="Leslie Ries" w:date="2023-03-19T08:31:00Z" w:initials="LR">
    <w:p w14:paraId="19000BF3" w14:textId="77777777" w:rsidR="005E1136" w:rsidRDefault="005E1136" w:rsidP="00DA117C">
      <w:pPr>
        <w:pStyle w:val="CommentText"/>
      </w:pPr>
      <w:r>
        <w:rPr>
          <w:rStyle w:val="CommentReference"/>
        </w:rPr>
        <w:annotationRef/>
      </w:r>
      <w:r>
        <w:t xml:space="preserve">You never really acknowledge a coauthor - but the HPC system - yes. But wonder if you can say High Computing Performance… Also - hate to say, and it doesn't matter - but we pay for all these services, so acknowledgement not really necessary - but just a technicality here. </w:t>
      </w:r>
    </w:p>
  </w:comment>
  <w:comment w:id="6" w:author="Leslie Ries" w:date="2023-03-19T09:27:00Z" w:initials="LR">
    <w:p w14:paraId="6F89A68F" w14:textId="77777777" w:rsidR="00D35212" w:rsidRDefault="00D35212" w:rsidP="005B3604">
      <w:pPr>
        <w:pStyle w:val="CommentText"/>
      </w:pPr>
      <w:r>
        <w:rPr>
          <w:rStyle w:val="CommentReference"/>
        </w:rPr>
        <w:annotationRef/>
      </w:r>
      <w:r>
        <w:t xml:space="preserve">I appreciate your brevity in general - but as always I think you need more content here - my philosophy is that I assume many readers are approaching any paper with some gaps in critical knowledge - and giving those readers the background necessary is a service to the community. Many times, I end up needing to dial that back, but here, when using a very new method, especially one that we think fundamentally moves the needle on a whole class of modeling, I think it is important to spell out the novelty, importance and, especially, why we think it is robust - I know that you can simply refer to your paper - but only the most invested reader will actually get that paper - and probably ones that are most knowledgeable about the issue - so, in this journal, you can assume the reader is invested and knowledgeable about climate change biology in general, but not the modeling issues for species distribution models. </w:t>
      </w:r>
    </w:p>
  </w:comment>
  <w:comment w:id="7" w:author="Leslie Ries" w:date="2023-03-19T08:31:00Z" w:initials="LR">
    <w:p w14:paraId="58585967" w14:textId="329F729B" w:rsidR="005E1136" w:rsidRDefault="005E1136" w:rsidP="006E27A8">
      <w:pPr>
        <w:pStyle w:val="CommentText"/>
      </w:pPr>
      <w:r>
        <w:rPr>
          <w:rStyle w:val="CommentReference"/>
        </w:rPr>
        <w:annotationRef/>
      </w:r>
      <w:r>
        <w:t xml:space="preserve">Are these different Wagners? I've never seen first initials. Wagner et al., 2021a, Wagner et al., 2021b. </w:t>
      </w:r>
    </w:p>
  </w:comment>
  <w:comment w:id="8" w:author="Leslie Ries" w:date="2023-03-19T08:35:00Z" w:initials="LR">
    <w:p w14:paraId="66CE962A" w14:textId="77777777" w:rsidR="005E1136" w:rsidRDefault="005E1136">
      <w:pPr>
        <w:pStyle w:val="CommentText"/>
      </w:pPr>
      <w:r>
        <w:rPr>
          <w:rStyle w:val="CommentReference"/>
        </w:rPr>
        <w:annotationRef/>
      </w:r>
      <w:r>
        <w:t xml:space="preserve">This excellent ref because actually gives evidence for ecosystem decline: </w:t>
      </w:r>
    </w:p>
    <w:p w14:paraId="5C4809ED" w14:textId="77777777" w:rsidR="005E1136" w:rsidRDefault="005E1136" w:rsidP="0031116D">
      <w:pPr>
        <w:pStyle w:val="CommentText"/>
      </w:pPr>
      <w:r>
        <w:rPr>
          <w:color w:val="222222"/>
          <w:highlight w:val="white"/>
        </w:rPr>
        <w:t>Zhou, Y., Zhang, H., Liu, D., Khashaveh, A., Li, Q., Wyckhuys, K. A., &amp; Wu, K. (2023). Long-term insect censuses capture progressive loss of ecosystem functioning in East Asia. </w:t>
      </w:r>
      <w:r>
        <w:rPr>
          <w:i/>
          <w:iCs/>
          <w:color w:val="222222"/>
          <w:highlight w:val="white"/>
        </w:rPr>
        <w:t>Science Advances</w:t>
      </w:r>
      <w:r>
        <w:rPr>
          <w:color w:val="222222"/>
          <w:highlight w:val="white"/>
        </w:rPr>
        <w:t>, </w:t>
      </w:r>
      <w:r>
        <w:rPr>
          <w:i/>
          <w:iCs/>
          <w:color w:val="222222"/>
          <w:highlight w:val="white"/>
        </w:rPr>
        <w:t>9</w:t>
      </w:r>
      <w:r>
        <w:rPr>
          <w:color w:val="222222"/>
          <w:highlight w:val="white"/>
        </w:rPr>
        <w:t>(5), eade9341.</w:t>
      </w:r>
      <w:r>
        <w:t xml:space="preserve"> </w:t>
      </w:r>
    </w:p>
  </w:comment>
  <w:comment w:id="9" w:author="Leslie Ries" w:date="2023-03-19T08:37:00Z" w:initials="LR">
    <w:p w14:paraId="2B0563CD" w14:textId="77777777" w:rsidR="003C6E1A" w:rsidRDefault="003C6E1A" w:rsidP="00D763B4">
      <w:pPr>
        <w:pStyle w:val="CommentText"/>
      </w:pPr>
      <w:r>
        <w:rPr>
          <w:rStyle w:val="CommentReference"/>
        </w:rPr>
        <w:annotationRef/>
      </w:r>
      <w:r>
        <w:t xml:space="preserve">What do you mean by this - indirectly - otherwise, how can they be effected? Maybe "directly" by local conditions and indirectly by macroscale dynamics that impact local biomes. </w:t>
      </w:r>
    </w:p>
  </w:comment>
  <w:comment w:id="11" w:author="Leslie Ries" w:date="2023-03-19T08:46:00Z" w:initials="LR">
    <w:p w14:paraId="4BCBE1B9" w14:textId="77777777" w:rsidR="00396D47" w:rsidRDefault="00396D47" w:rsidP="00624CE1">
      <w:pPr>
        <w:pStyle w:val="CommentText"/>
      </w:pPr>
      <w:r>
        <w:rPr>
          <w:rStyle w:val="CommentReference"/>
        </w:rPr>
        <w:annotationRef/>
      </w:r>
      <w:r>
        <w:t xml:space="preserve">Do they not suggest this? </w:t>
      </w:r>
    </w:p>
  </w:comment>
  <w:comment w:id="12" w:author="Leslie Ries" w:date="2023-03-19T08:48:00Z" w:initials="LR">
    <w:p w14:paraId="5D5F9AAF" w14:textId="77777777" w:rsidR="00396D47" w:rsidRDefault="00396D47" w:rsidP="00BF56C4">
      <w:pPr>
        <w:pStyle w:val="CommentText"/>
      </w:pPr>
      <w:r>
        <w:rPr>
          <w:rStyle w:val="CommentReference"/>
        </w:rPr>
        <w:annotationRef/>
      </w:r>
      <w:r>
        <w:t xml:space="preserve">Folks may not realize what these barriers are. Should you say that most arctic species are associated with open habitat, so in boreal regions their movement may be seriously impeded? </w:t>
      </w:r>
    </w:p>
  </w:comment>
  <w:comment w:id="13" w:author="Leslie Ries" w:date="2023-03-19T08:51:00Z" w:initials="LR">
    <w:p w14:paraId="29040F21" w14:textId="77777777" w:rsidR="00396D47" w:rsidRDefault="00396D47" w:rsidP="00455271">
      <w:pPr>
        <w:pStyle w:val="CommentText"/>
      </w:pPr>
      <w:r>
        <w:rPr>
          <w:rStyle w:val="CommentReference"/>
        </w:rPr>
        <w:annotationRef/>
      </w:r>
      <w:r>
        <w:t xml:space="preserve">Is this the format for GCB - strange - if so, probably just ego to make sure everyone knows who they mean when they say "Wagner" - but that in the literature cited… Geeze Louise! </w:t>
      </w:r>
    </w:p>
  </w:comment>
  <w:comment w:id="14" w:author="Leslie Ries" w:date="2023-03-19T08:53:00Z" w:initials="LR">
    <w:p w14:paraId="09640B98" w14:textId="77777777" w:rsidR="00396D47" w:rsidRDefault="00396D47" w:rsidP="00DB5C23">
      <w:pPr>
        <w:pStyle w:val="CommentText"/>
      </w:pPr>
      <w:r>
        <w:rPr>
          <w:rStyle w:val="CommentReference"/>
        </w:rPr>
        <w:annotationRef/>
      </w:r>
      <w:r>
        <w:t>Or is this just a feature of your reference manager - I hope so - because people so vain!</w:t>
      </w:r>
    </w:p>
  </w:comment>
  <w:comment w:id="15" w:author="Leslie Ries" w:date="2023-03-19T08:50:00Z" w:initials="LR">
    <w:p w14:paraId="1C2F8185" w14:textId="157D8EEB" w:rsidR="00396D47" w:rsidRDefault="00396D47" w:rsidP="00FC0363">
      <w:pPr>
        <w:pStyle w:val="CommentText"/>
      </w:pPr>
      <w:r>
        <w:rPr>
          <w:rStyle w:val="CommentReference"/>
        </w:rPr>
        <w:annotationRef/>
      </w:r>
      <w:r>
        <w:t xml:space="preserve">Are you defining climate debt here - I'm not sure you need to say this, but could add a short definition, such as "climate debt for butterflies, in other words, a lag between the pace of climate change and observed species responses" - in any case, I think that a more concise and perhaps better definition. </w:t>
      </w:r>
    </w:p>
  </w:comment>
  <w:comment w:id="20" w:author="Leslie Ries" w:date="2023-03-19T08:54:00Z" w:initials="LR">
    <w:p w14:paraId="6F503E72" w14:textId="77777777" w:rsidR="00396D47" w:rsidRDefault="00396D47" w:rsidP="00090F81">
      <w:pPr>
        <w:pStyle w:val="CommentText"/>
      </w:pPr>
      <w:r>
        <w:rPr>
          <w:rStyle w:val="CommentReference"/>
        </w:rPr>
        <w:annotationRef/>
      </w:r>
      <w:r>
        <w:t>Or if you presumably say this over and over, perhaps "PO data"</w:t>
      </w:r>
    </w:p>
  </w:comment>
  <w:comment w:id="22" w:author="Leslie Ries" w:date="2023-03-19T09:04:00Z" w:initials="LR">
    <w:p w14:paraId="6671641B" w14:textId="77777777" w:rsidR="00A7686D" w:rsidRDefault="00A7686D" w:rsidP="00D91AFE">
      <w:pPr>
        <w:pStyle w:val="CommentText"/>
      </w:pPr>
      <w:r>
        <w:rPr>
          <w:rStyle w:val="CommentReference"/>
        </w:rPr>
        <w:annotationRef/>
      </w:r>
      <w:r>
        <w:t xml:space="preserve">Are both concepts worth mentioning - here I'm thinking there are known unknowns. </w:t>
      </w:r>
    </w:p>
  </w:comment>
  <w:comment w:id="23" w:author="Leslie Ries" w:date="2023-03-19T09:13:00Z" w:initials="LR">
    <w:p w14:paraId="622AE95B" w14:textId="77777777" w:rsidR="001943B0" w:rsidRDefault="001943B0" w:rsidP="002F152A">
      <w:pPr>
        <w:pStyle w:val="CommentText"/>
      </w:pPr>
      <w:r>
        <w:rPr>
          <w:rStyle w:val="CommentReference"/>
        </w:rPr>
        <w:annotationRef/>
      </w:r>
      <w:r>
        <w:t xml:space="preserve">Here, I might word as: </w:t>
      </w:r>
      <w:r>
        <w:rPr>
          <w:lang w:val="en-US"/>
        </w:rPr>
        <w:t xml:space="preserve">. Because of this, absences are unrecorded, and so these data have long been unsuitable for typical statistical models, which are largely rooted in generalized linear models. "To confront the conundrum that the most highly available distribution data usually could not be used in available models, a new class of species distribution models, based on generating "pseudoabsences" through algorithms such as MaxENT were developed and widely used (Elith et al., 2016) but often led to biased and unreliable range estimates (Guzman et al., 2021 - but is this more about fault in trends - I would also add </w:t>
      </w:r>
      <w:r>
        <w:rPr>
          <w:color w:val="222222"/>
          <w:highlight w:val="white"/>
          <w:lang w:val="en-US"/>
        </w:rPr>
        <w:t>Yackulic, C. B., Chandler, R., Zipkin, E. F., Royle, J. A., Nichols, J. D., Campbell Grant, E. H., &amp; Veran, S. (2013). Presence‐only modelling using MAXENT: when can we trust the inferences?. </w:t>
      </w:r>
      <w:r>
        <w:rPr>
          <w:i/>
          <w:iCs/>
          <w:color w:val="222222"/>
          <w:highlight w:val="white"/>
          <w:lang w:val="en-US"/>
        </w:rPr>
        <w:t>Methods in Ecology and Evolution</w:t>
      </w:r>
      <w:r>
        <w:rPr>
          <w:color w:val="222222"/>
          <w:highlight w:val="white"/>
          <w:lang w:val="en-US"/>
        </w:rPr>
        <w:t>, </w:t>
      </w:r>
      <w:r>
        <w:rPr>
          <w:i/>
          <w:iCs/>
          <w:color w:val="222222"/>
          <w:highlight w:val="white"/>
          <w:lang w:val="en-US"/>
        </w:rPr>
        <w:t>4</w:t>
      </w:r>
      <w:r>
        <w:rPr>
          <w:color w:val="222222"/>
          <w:highlight w:val="white"/>
          <w:lang w:val="en-US"/>
        </w:rPr>
        <w:t>(3), 236-243.</w:t>
      </w:r>
      <w:r>
        <w:rPr>
          <w:lang w:val="en-US"/>
        </w:rPr>
        <w:t xml:space="preserve"> ). Further, inconsistent curation meant that dubious records are often contained in massive data sets, so difficult to locate and correct (Larsen and Shirey 2021) adding to bias. </w:t>
      </w:r>
    </w:p>
  </w:comment>
  <w:comment w:id="24" w:author="Leslie Ries" w:date="2023-03-19T09:17:00Z" w:initials="LR">
    <w:p w14:paraId="5998A512" w14:textId="77777777" w:rsidR="00D35212" w:rsidRDefault="00D35212" w:rsidP="00624886">
      <w:pPr>
        <w:pStyle w:val="CommentText"/>
      </w:pPr>
      <w:r>
        <w:rPr>
          <w:rStyle w:val="CommentReference"/>
        </w:rPr>
        <w:annotationRef/>
      </w:r>
      <w:r>
        <w:t xml:space="preserve">See above suggestion - but I think in general you want to greatly expand this discussion to talk about how recently, SDMs that have traditionally been focused on defining range boundaries (and even "potential" range boundaries) - which were unreliable - have recently shifted to also using PO data to track trends in abundance, likely due to the heightened awareness of insect declines (ref).  Yet these techniques have been highly criticized for inappropriate use of GLMs without appropriately accounting for missing zeros. This is part of the "message" of this paper - you are trying to raise the bar for these types of studies. </w:t>
      </w:r>
    </w:p>
  </w:comment>
  <w:comment w:id="25" w:author="Leslie Ries" w:date="2023-03-19T09:19:00Z" w:initials="LR">
    <w:p w14:paraId="08EEBBCE" w14:textId="77777777" w:rsidR="00D35212" w:rsidRDefault="00D35212" w:rsidP="00D37839">
      <w:pPr>
        <w:pStyle w:val="CommentText"/>
      </w:pPr>
      <w:r>
        <w:rPr>
          <w:rStyle w:val="CommentReference"/>
        </w:rPr>
        <w:annotationRef/>
      </w:r>
      <w:r>
        <w:t xml:space="preserve">I might even call out some of the shoddier studies by citing the rebuttals (Ries et al, 2019, Guzman et al., 2021, Larsen and Shirey, and probably a couple from the patuxent group - Yackulic et al., probably good for this statement as well. </w:t>
      </w:r>
    </w:p>
  </w:comment>
  <w:comment w:id="26" w:author="Leslie Ries" w:date="2023-03-19T09:30:00Z" w:initials="LR">
    <w:p w14:paraId="31A49C2C" w14:textId="77777777" w:rsidR="003360F9" w:rsidRDefault="00C24AA6" w:rsidP="00352432">
      <w:pPr>
        <w:pStyle w:val="CommentText"/>
      </w:pPr>
      <w:r>
        <w:rPr>
          <w:rStyle w:val="CommentReference"/>
        </w:rPr>
        <w:annotationRef/>
      </w:r>
      <w:r w:rsidR="003360F9">
        <w:t xml:space="preserve">That is not true, right? - they have not long been used on PO data, they have long been used where repeated surveys have been done - so PA data are available. Only recently since used on PO data - that is the innovation. </w:t>
      </w:r>
    </w:p>
  </w:comment>
  <w:comment w:id="27" w:author="Leslie Ries" w:date="2023-03-19T09:35:00Z" w:initials="LR">
    <w:p w14:paraId="1E901114" w14:textId="7189541C" w:rsidR="00C24AA6" w:rsidRDefault="00C24AA6" w:rsidP="00A412E7">
      <w:pPr>
        <w:pStyle w:val="CommentText"/>
      </w:pPr>
      <w:r>
        <w:rPr>
          <w:rStyle w:val="CommentReference"/>
        </w:rPr>
        <w:annotationRef/>
      </w:r>
      <w:r>
        <w:t xml:space="preserve">Be consistent here - if you want to shift people's paradigm to think of PA as really being DN (detection-nondetection) - I will use acronym throughout to ease typing - not saying you should do this. </w:t>
      </w:r>
    </w:p>
  </w:comment>
  <w:comment w:id="28" w:author="Leslie Ries" w:date="2023-03-19T09:38:00Z" w:initials="LR">
    <w:p w14:paraId="4C277BED" w14:textId="77777777" w:rsidR="00C24AA6" w:rsidRDefault="00C24AA6" w:rsidP="003B3200">
      <w:pPr>
        <w:pStyle w:val="CommentText"/>
      </w:pPr>
      <w:r>
        <w:rPr>
          <w:rStyle w:val="CommentReference"/>
        </w:rPr>
        <w:annotationRef/>
      </w:r>
      <w:r>
        <w:t xml:space="preserve">Which of these are references to traditional occupancy models using DN data and which are refs to adapting occupancy to PO data - again, I think throughout you should make a distinction to keep reminding folks (even if subtly) that there is a distinction and actually inferring and adding zeros is both justified and obviously more powerful. </w:t>
      </w:r>
    </w:p>
  </w:comment>
  <w:comment w:id="32" w:author="Leslie Ries" w:date="2023-03-19T11:41:00Z" w:initials="LR">
    <w:p w14:paraId="6FCF6136" w14:textId="77777777" w:rsidR="002E769B" w:rsidRDefault="002E769B" w:rsidP="005E2A8C">
      <w:pPr>
        <w:pStyle w:val="CommentText"/>
      </w:pPr>
      <w:r>
        <w:rPr>
          <w:rStyle w:val="CommentReference"/>
        </w:rPr>
        <w:annotationRef/>
      </w:r>
      <w:r>
        <w:t xml:space="preserve">Gaston, K. J., Blackburn, T. M., Greenwood, J. J. D., Gregory, R. D., Quinn, R. M., and 502 Lawton, J. H. (2000). Abundance - occupancy relationships. J. Appl. Ecol., 37(Suppl. 503 1):39–59. </w:t>
      </w:r>
    </w:p>
  </w:comment>
  <w:comment w:id="38" w:author="Leslie Ries" w:date="2023-03-19T11:48:00Z" w:initials="LR">
    <w:p w14:paraId="1F1B3040" w14:textId="77777777" w:rsidR="00296FBC" w:rsidRDefault="00296FBC">
      <w:pPr>
        <w:pStyle w:val="CommentText"/>
      </w:pPr>
      <w:r>
        <w:rPr>
          <w:rStyle w:val="CommentReference"/>
        </w:rPr>
        <w:annotationRef/>
      </w:r>
      <w:r>
        <w:t>This might be a place to do a shout-out to the two groups who have developed the most statistical approaches to using survey data - and then also explored the relationship between abundance and occupancy: the CEH in UK and Shaprio and Forrister group.</w:t>
      </w:r>
    </w:p>
    <w:p w14:paraId="7116D5B2" w14:textId="77777777" w:rsidR="00296FBC" w:rsidRDefault="00296FBC">
      <w:pPr>
        <w:pStyle w:val="CommentText"/>
      </w:pPr>
    </w:p>
    <w:p w14:paraId="141114B0" w14:textId="77777777" w:rsidR="00296FBC" w:rsidRDefault="00296FBC">
      <w:pPr>
        <w:pStyle w:val="CommentText"/>
      </w:pPr>
      <w:r>
        <w:t>Thorne, J. H., O'Brien, J., Forister, M. L., &amp; Shapiro, A. M. (2006). Building phenological models from presence/absence data for a butterfly fauna. Ecological Applications, 16(5), 1842-1853.</w:t>
      </w:r>
    </w:p>
    <w:p w14:paraId="6E5363B3" w14:textId="77777777" w:rsidR="00296FBC" w:rsidRDefault="00296FBC">
      <w:pPr>
        <w:pStyle w:val="CommentText"/>
      </w:pPr>
    </w:p>
    <w:p w14:paraId="1024B9F9" w14:textId="77777777" w:rsidR="00296FBC" w:rsidRDefault="00296FBC">
      <w:pPr>
        <w:pStyle w:val="CommentText"/>
      </w:pPr>
      <w:r>
        <w:t>Dennis, E. B., Brereton, T. M., Morgan, B. J., Fox, R., Shortall, C. R., Prescott, T., &amp; Foster, S. (2019). Trends and indicators for quantifying moth abundance and occupancy in Scotland. Journal of Insect Conservation, 23, 369-380.</w:t>
      </w:r>
    </w:p>
    <w:p w14:paraId="6BFF4751" w14:textId="77777777" w:rsidR="00296FBC" w:rsidRDefault="00296FBC">
      <w:pPr>
        <w:pStyle w:val="CommentText"/>
      </w:pPr>
    </w:p>
    <w:p w14:paraId="3B5FE1AB" w14:textId="77777777" w:rsidR="00296FBC" w:rsidRDefault="00296FBC">
      <w:pPr>
        <w:pStyle w:val="CommentText"/>
      </w:pPr>
      <w:r>
        <w:t xml:space="preserve">This slightly different - but here is a field test that shows you can track abundance using PO data (with validation from survey data). </w:t>
      </w:r>
    </w:p>
    <w:p w14:paraId="68611EAE" w14:textId="77777777" w:rsidR="00296FBC" w:rsidRDefault="00296FBC">
      <w:pPr>
        <w:pStyle w:val="CommentText"/>
      </w:pPr>
    </w:p>
    <w:p w14:paraId="70E2F6F0" w14:textId="77777777" w:rsidR="00296FBC" w:rsidRDefault="00296FBC">
      <w:pPr>
        <w:pStyle w:val="CommentText"/>
      </w:pPr>
      <w:r>
        <w:t>Casner, K. L., Forister, M. L., Ram, K., &amp; Shapiro, A. M. (2014). The utility of repeated presence data as a surrogate for counts: a case study using butterflies. Journal of Insect Conservation, 18, 13-27.+</w:t>
      </w:r>
    </w:p>
    <w:p w14:paraId="4E284D72" w14:textId="77777777" w:rsidR="00296FBC" w:rsidRDefault="00296FBC">
      <w:pPr>
        <w:pStyle w:val="CommentText"/>
      </w:pPr>
    </w:p>
    <w:p w14:paraId="7B2FFCC8" w14:textId="77777777" w:rsidR="00296FBC" w:rsidRDefault="00296FBC">
      <w:pPr>
        <w:pStyle w:val="CommentText"/>
      </w:pPr>
      <w:r>
        <w:t xml:space="preserve">BUT This study showed that correlations NOT high for occupancy and abundance. </w:t>
      </w:r>
    </w:p>
    <w:p w14:paraId="7B0173D9" w14:textId="77777777" w:rsidR="00296FBC" w:rsidRDefault="00296FBC">
      <w:pPr>
        <w:pStyle w:val="CommentText"/>
      </w:pPr>
    </w:p>
    <w:p w14:paraId="41585780" w14:textId="77777777" w:rsidR="00296FBC" w:rsidRDefault="00296FBC" w:rsidP="00CD0509">
      <w:pPr>
        <w:pStyle w:val="CommentText"/>
      </w:pPr>
      <w:r>
        <w:t>Dennis, E. B., Brereton, T. M., Morgan, B. J., Fox, R., Shortall, C. R., Prescott, T., &amp; Foster, S. (2019). Trends and indicators for quantifying moth abundance and occupancy in Scotland. Journal of Insect Conservation, 23, 369-380.</w:t>
      </w:r>
    </w:p>
  </w:comment>
  <w:comment w:id="29" w:author="Leslie Ries" w:date="2023-03-19T11:42:00Z" w:initials="LR">
    <w:p w14:paraId="24145C61" w14:textId="2CD06481" w:rsidR="002E769B" w:rsidRDefault="002E769B" w:rsidP="004A7D44">
      <w:pPr>
        <w:pStyle w:val="CommentText"/>
      </w:pPr>
      <w:r>
        <w:rPr>
          <w:rStyle w:val="CommentReference"/>
        </w:rPr>
        <w:annotationRef/>
      </w:r>
      <w:r>
        <w:t>I think this is a really important point, some may not know that these occupancy and abundance are highly correlated (when species are not common and widely distributed)</w:t>
      </w:r>
    </w:p>
  </w:comment>
  <w:comment w:id="51" w:author="Leslie Ries" w:date="2023-03-19T12:35:00Z" w:initials="LR">
    <w:p w14:paraId="135D5877" w14:textId="2D1DF6A1" w:rsidR="00863C69" w:rsidRDefault="00863C69" w:rsidP="00593974">
      <w:pPr>
        <w:pStyle w:val="CommentText"/>
      </w:pPr>
      <w:r>
        <w:rPr>
          <w:rStyle w:val="CommentReference"/>
        </w:rPr>
        <w:annotationRef/>
      </w:r>
      <w:r>
        <w:t xml:space="preserve">Did crozier really find this? I thought she just studied one species. </w:t>
      </w:r>
    </w:p>
  </w:comment>
  <w:comment w:id="53" w:author="Leslie Ries" w:date="2023-03-19T12:37:00Z" w:initials="LR">
    <w:p w14:paraId="00B30486" w14:textId="77777777" w:rsidR="00863C69" w:rsidRDefault="00863C69" w:rsidP="00486605">
      <w:pPr>
        <w:pStyle w:val="CommentText"/>
      </w:pPr>
      <w:r>
        <w:rPr>
          <w:rStyle w:val="CommentReference"/>
        </w:rPr>
        <w:annotationRef/>
      </w:r>
      <w:r>
        <w:t xml:space="preserve">Again - just one species - not a comparison between cold and warm adapted species. Did Breed et al. 2013 find this? That was a comparison between southern and northern distributed species. Also, are there any community-wide analyses from UK or Finland. I think you need to stick with community-wide analyses that have a comparative component. In the discussion you can point to these more mechanistic studies to explain the patterns you observed. </w:t>
      </w:r>
    </w:p>
  </w:comment>
  <w:comment w:id="52" w:author="Leslie Ries" w:date="2023-03-19T12:33:00Z" w:initials="LR">
    <w:p w14:paraId="447BBFCF" w14:textId="01A97EF5" w:rsidR="00863C69" w:rsidRDefault="00863C69" w:rsidP="005800A8">
      <w:pPr>
        <w:pStyle w:val="CommentText"/>
      </w:pPr>
      <w:r>
        <w:rPr>
          <w:rStyle w:val="CommentReference"/>
        </w:rPr>
        <w:annotationRef/>
      </w:r>
      <w:r>
        <w:t xml:space="preserve">Is this really your hypothesis - why not that all species are shifting north? If you did not have an a priori hypothesis - why not present competing hypotheses - no apparent change (may be a lag), both cold and warm adapted species shifting north, or just one or the other. Even if the totality of other studies suggest that one of these more common (warm but not cold) you can mention that. But think carefully back to when you started - did you really have the specific hypothesis that just warm species would shift north and not cold? </w:t>
      </w:r>
    </w:p>
  </w:comment>
  <w:comment w:id="54" w:author="Leslie Ries" w:date="2023-03-19T12:40:00Z" w:initials="LR">
    <w:p w14:paraId="31D0A3DD" w14:textId="77777777" w:rsidR="00893AFD" w:rsidRDefault="00893AFD" w:rsidP="00472304">
      <w:pPr>
        <w:pStyle w:val="CommentText"/>
      </w:pPr>
      <w:r>
        <w:rPr>
          <w:rStyle w:val="CommentReference"/>
        </w:rPr>
        <w:annotationRef/>
      </w:r>
      <w:r>
        <w:t xml:space="preserve">This reads like methods - I might frame these as goals. 1) look at overall occupancy dynamics, 2) examine specifically in northern, middle and southern portions of their above-45 range, 3) examine the role of traits. Then you can be specific about your methods to explore each of these questions. To this I might consider adding: "Finally, as the first large-scale implementation of this modeling approach, our goal was to determine model behavior using real on-the-ground data" BUT maybe this isn't a good idea. </w:t>
      </w:r>
    </w:p>
  </w:comment>
  <w:comment w:id="55" w:author="Leslie Ries" w:date="2023-03-19T12:47:00Z" w:initials="LR">
    <w:p w14:paraId="08BAE2F3" w14:textId="77777777" w:rsidR="001A4C61" w:rsidRDefault="00893AFD" w:rsidP="00C96EC1">
      <w:pPr>
        <w:pStyle w:val="CommentText"/>
      </w:pPr>
      <w:r>
        <w:rPr>
          <w:rStyle w:val="CommentReference"/>
        </w:rPr>
        <w:annotationRef/>
      </w:r>
      <w:r w:rsidR="001A4C61">
        <w:t xml:space="preserve">This feel like more background and not actually methods - so I would consider having a subheading (officially part of intro) on occupancy modeling using PO data - move most of that language from above here.  But think about how this makes most sense because the way I read this - you have a paragraph above and a paragraph here about use of PO data in O-D models - and it seems like there should be 1-2 paragraphs somewhere - but not in two places. </w:t>
      </w:r>
    </w:p>
  </w:comment>
  <w:comment w:id="56" w:author="Leslie Ries" w:date="2023-03-19T12:52:00Z" w:initials="LR">
    <w:p w14:paraId="2DF7D534" w14:textId="796AD094" w:rsidR="001A4C61" w:rsidRDefault="001A4C61">
      <w:pPr>
        <w:pStyle w:val="CommentText"/>
      </w:pPr>
      <w:r>
        <w:rPr>
          <w:rStyle w:val="CommentReference"/>
        </w:rPr>
        <w:annotationRef/>
      </w:r>
      <w:r>
        <w:rPr>
          <w:color w:val="222222"/>
          <w:highlight w:val="white"/>
        </w:rPr>
        <w:t>Zipkin, E. F., Royle, J. A., Dawson, D. K., &amp; Bates, S. (2010). Multi-species occurrence models to evaluate the effects of conservation and management actions. </w:t>
      </w:r>
      <w:r>
        <w:rPr>
          <w:i/>
          <w:iCs/>
          <w:color w:val="222222"/>
          <w:highlight w:val="white"/>
        </w:rPr>
        <w:t>Biological Conservation</w:t>
      </w:r>
      <w:r>
        <w:rPr>
          <w:color w:val="222222"/>
          <w:highlight w:val="white"/>
        </w:rPr>
        <w:t>, </w:t>
      </w:r>
      <w:r>
        <w:rPr>
          <w:i/>
          <w:iCs/>
          <w:color w:val="222222"/>
          <w:highlight w:val="white"/>
        </w:rPr>
        <w:t>143</w:t>
      </w:r>
      <w:r>
        <w:rPr>
          <w:color w:val="222222"/>
          <w:highlight w:val="white"/>
        </w:rPr>
        <w:t>(2), 479-484.</w:t>
      </w:r>
      <w:r>
        <w:t xml:space="preserve"> </w:t>
      </w:r>
    </w:p>
    <w:p w14:paraId="17BAFF97" w14:textId="77777777" w:rsidR="001A4C61" w:rsidRDefault="001A4C61">
      <w:pPr>
        <w:pStyle w:val="CommentText"/>
      </w:pPr>
    </w:p>
    <w:p w14:paraId="6DA8C245" w14:textId="77777777" w:rsidR="001A4C61" w:rsidRDefault="001A4C61" w:rsidP="00BA6860">
      <w:pPr>
        <w:pStyle w:val="CommentText"/>
      </w:pPr>
      <w:r>
        <w:t xml:space="preserve">I have a tendency to be very careful about citing our colleagues when they have a paper that is highly relevant. I think it is respectful - but also an important aspect of maintaining close ties. But that is just me! </w:t>
      </w:r>
    </w:p>
  </w:comment>
  <w:comment w:id="57" w:author="Leslie Ries" w:date="2023-03-19T12:53:00Z" w:initials="LR">
    <w:p w14:paraId="5C3FB035" w14:textId="77777777" w:rsidR="001A4C61" w:rsidRDefault="001A4C61" w:rsidP="00865711">
      <w:pPr>
        <w:pStyle w:val="CommentText"/>
      </w:pPr>
      <w:r>
        <w:rPr>
          <w:rStyle w:val="CommentReference"/>
        </w:rPr>
        <w:annotationRef/>
      </w:r>
      <w:r>
        <w:t xml:space="preserve">Again - is this the guidance of GCB - I know some journals have you mention 2nd author in multi-authored papers now (another ridiculous new tradition) but do you do this consistently throughout? </w:t>
      </w:r>
    </w:p>
  </w:comment>
  <w:comment w:id="58" w:author="Leslie Ries" w:date="2023-03-19T13:44:00Z" w:initials="LR">
    <w:p w14:paraId="32F10395" w14:textId="77777777" w:rsidR="00DF427B" w:rsidRDefault="00DF427B" w:rsidP="008078F7">
      <w:pPr>
        <w:pStyle w:val="CommentText"/>
      </w:pPr>
      <w:r>
        <w:rPr>
          <w:rStyle w:val="CommentReference"/>
        </w:rPr>
        <w:annotationRef/>
      </w:r>
      <w:r>
        <w:t>Pixels?</w:t>
      </w:r>
    </w:p>
  </w:comment>
  <w:comment w:id="59" w:author="Leslie Ries" w:date="2023-03-19T13:05:00Z" w:initials="LR">
    <w:p w14:paraId="473FB1BA" w14:textId="60CF519B" w:rsidR="00B57403" w:rsidRDefault="00B57403" w:rsidP="00DE5B46">
      <w:pPr>
        <w:pStyle w:val="CommentText"/>
      </w:pPr>
      <w:r>
        <w:rPr>
          <w:rStyle w:val="CommentReference"/>
        </w:rPr>
        <w:annotationRef/>
      </w:r>
      <w:r>
        <w:t xml:space="preserve">But only after you gathered distribution data right? You don't include species that you should have seen but didn't? So this reads kind of backwards. </w:t>
      </w:r>
    </w:p>
  </w:comment>
  <w:comment w:id="60" w:author="Leslie Ries" w:date="2023-03-19T13:09:00Z" w:initials="LR">
    <w:p w14:paraId="2C934E21" w14:textId="77777777" w:rsidR="00B57403" w:rsidRDefault="00B57403" w:rsidP="00B81010">
      <w:pPr>
        <w:pStyle w:val="CommentText"/>
      </w:pPr>
      <w:r>
        <w:rPr>
          <w:rStyle w:val="CommentReference"/>
        </w:rPr>
        <w:annotationRef/>
      </w:r>
      <w:r>
        <w:t xml:space="preserve">Why - I think you need to justify this decision - presumably the expansive field of zeros going off into forever would mess up the analysis - but again, just a sentence about why. </w:t>
      </w:r>
    </w:p>
  </w:comment>
  <w:comment w:id="61" w:author="Leslie Ries" w:date="2023-03-19T13:11:00Z" w:initials="LR">
    <w:p w14:paraId="76DBDF51" w14:textId="77777777" w:rsidR="00B57403" w:rsidRDefault="00B57403" w:rsidP="00FF3F63">
      <w:pPr>
        <w:pStyle w:val="CommentText"/>
      </w:pPr>
      <w:r>
        <w:rPr>
          <w:rStyle w:val="CommentReference"/>
        </w:rPr>
        <w:annotationRef/>
      </w:r>
      <w:r>
        <w:t xml:space="preserve">Was this for the entire species' range? Presumably yes - so you should say this since later ranges are largely defined as truncated at 45N. </w:t>
      </w:r>
    </w:p>
  </w:comment>
  <w:comment w:id="62" w:author="Leslie Ries" w:date="2023-03-19T13:13:00Z" w:initials="LR">
    <w:p w14:paraId="2928378E" w14:textId="77777777" w:rsidR="00FA49F2" w:rsidRDefault="00FA49F2" w:rsidP="00304C32">
      <w:pPr>
        <w:pStyle w:val="CommentText"/>
      </w:pPr>
      <w:r>
        <w:rPr>
          <w:rStyle w:val="CommentReference"/>
        </w:rPr>
        <w:annotationRef/>
      </w:r>
      <w:r>
        <w:t xml:space="preserve">Where did you get this - did you use a "trimmed" phylogeny already constructed (presumably from our ButterflyNet project) or was a de novo one constructed specifically for this project. If so, how. </w:t>
      </w:r>
    </w:p>
  </w:comment>
  <w:comment w:id="64" w:author="Leslie Ries" w:date="2023-03-19T13:18:00Z" w:initials="LR">
    <w:p w14:paraId="15C2A39E" w14:textId="77777777" w:rsidR="00FA49F2" w:rsidRDefault="00FA49F2" w:rsidP="00C361CA">
      <w:pPr>
        <w:pStyle w:val="CommentText"/>
      </w:pPr>
      <w:r>
        <w:rPr>
          <w:rStyle w:val="CommentReference"/>
        </w:rPr>
        <w:annotationRef/>
      </w:r>
      <w:r>
        <w:t xml:space="preserve">Did you really only extract species known to exist above 45N - does that mean if a "stray" was observed up north - it would count towards community sample metric or if &gt;2 species seen in a bin? I think that is fine - but if so - just clarify. </w:t>
      </w:r>
    </w:p>
  </w:comment>
  <w:comment w:id="65" w:author="Leslie Ries" w:date="2023-03-19T13:15:00Z" w:initials="LR">
    <w:p w14:paraId="47F30B22" w14:textId="540E714F" w:rsidR="00FA49F2" w:rsidRDefault="00FA49F2" w:rsidP="005A7ED0">
      <w:pPr>
        <w:pStyle w:val="CommentText"/>
      </w:pPr>
      <w:r>
        <w:rPr>
          <w:rStyle w:val="CommentReference"/>
        </w:rPr>
        <w:annotationRef/>
      </w:r>
      <w:r>
        <w:t xml:space="preserve">Does your data have a DOI - if so, I'm not sure about whether that would normally be in the main text. </w:t>
      </w:r>
    </w:p>
  </w:comment>
  <w:comment w:id="69" w:author="Leslie Ries" w:date="2023-03-19T13:16:00Z" w:initials="LR">
    <w:p w14:paraId="11693C36" w14:textId="77777777" w:rsidR="00FA49F2" w:rsidRDefault="00FA49F2" w:rsidP="00124DCF">
      <w:pPr>
        <w:pStyle w:val="CommentText"/>
      </w:pPr>
      <w:r>
        <w:rPr>
          <w:rStyle w:val="CommentReference"/>
        </w:rPr>
        <w:annotationRef/>
      </w:r>
      <w:r>
        <w:t xml:space="preserve">Meaning a record for the same individual specimen? I would be specific here. </w:t>
      </w:r>
    </w:p>
  </w:comment>
  <w:comment w:id="63" w:author="Leslie Ries" w:date="2023-03-19T16:09:00Z" w:initials="LR">
    <w:p w14:paraId="7E0FFBD7" w14:textId="77777777" w:rsidR="00DD2ABE" w:rsidRDefault="00DD2ABE" w:rsidP="00AE1EFF">
      <w:pPr>
        <w:pStyle w:val="CommentText"/>
      </w:pPr>
      <w:r>
        <w:rPr>
          <w:rStyle w:val="CommentReference"/>
        </w:rPr>
        <w:annotationRef/>
      </w:r>
      <w:r>
        <w:t>Here - I think you can say specifically how many you found - and how they shifted over time and refer to Fig. 1b,c - but then you may need to promote the climate section above this one since climate trend shown in Fig. 1a</w:t>
      </w:r>
    </w:p>
  </w:comment>
  <w:comment w:id="70" w:author="Leslie Ries" w:date="2023-03-19T13:20:00Z" w:initials="LR">
    <w:p w14:paraId="313D9E37" w14:textId="28B9326B" w:rsidR="00FA49F2" w:rsidRDefault="00FA49F2" w:rsidP="00F22063">
      <w:pPr>
        <w:pStyle w:val="CommentText"/>
      </w:pPr>
      <w:r>
        <w:rPr>
          <w:rStyle w:val="CommentReference"/>
        </w:rPr>
        <w:annotationRef/>
      </w:r>
      <w:r>
        <w:t xml:space="preserve">I'm curious about how this works - do you provide the backbone and the synonymies and then it performs all the translations? </w:t>
      </w:r>
    </w:p>
  </w:comment>
  <w:comment w:id="71" w:author="Leslie Ries" w:date="2023-03-19T13:20:00Z" w:initials="LR">
    <w:p w14:paraId="2FBF384D" w14:textId="77777777" w:rsidR="00FA49F2" w:rsidRDefault="00FA49F2" w:rsidP="00A31DD8">
      <w:pPr>
        <w:pStyle w:val="CommentText"/>
      </w:pPr>
      <w:r>
        <w:rPr>
          <w:rStyle w:val="CommentReference"/>
        </w:rPr>
        <w:annotationRef/>
      </w:r>
      <w:r>
        <w:t>Might be good to say what percentage of records were not resolvable since that will add more bias - but I assume this number was exceedingly small!</w:t>
      </w:r>
    </w:p>
  </w:comment>
  <w:comment w:id="72" w:author="Leslie Ries" w:date="2023-03-19T13:21:00Z" w:initials="LR">
    <w:p w14:paraId="2F4FD914" w14:textId="77777777" w:rsidR="009830EE" w:rsidRDefault="00FA49F2" w:rsidP="00DF73F3">
      <w:pPr>
        <w:pStyle w:val="CommentText"/>
      </w:pPr>
      <w:r>
        <w:rPr>
          <w:rStyle w:val="CommentReference"/>
        </w:rPr>
        <w:annotationRef/>
      </w:r>
      <w:r w:rsidR="009830EE">
        <w:t xml:space="preserve">Again - how many records to this include? For instance - how did you deal with something like Celastrina complex (my favorite example) - any Celastrina above 45N would have 99% chance of being lucia - but until recently - many records probably recorded as C. ladon - and I'm not sure if you counted this as taxonomic ambiguity. </w:t>
      </w:r>
    </w:p>
  </w:comment>
  <w:comment w:id="73" w:author="Leslie Ries" w:date="2023-03-19T13:26:00Z" w:initials="LR">
    <w:p w14:paraId="543853ED" w14:textId="77777777" w:rsidR="009830EE" w:rsidRDefault="009830EE" w:rsidP="005A3574">
      <w:pPr>
        <w:pStyle w:val="CommentText"/>
      </w:pPr>
      <w:r>
        <w:rPr>
          <w:rStyle w:val="CommentReference"/>
        </w:rPr>
        <w:annotationRef/>
      </w:r>
      <w:r>
        <w:t>So how many species were excluded on this basis - and then are you restricting inference to only relatively "common" species?</w:t>
      </w:r>
    </w:p>
  </w:comment>
  <w:comment w:id="74" w:author="Leslie Ries" w:date="2023-03-19T13:27:00Z" w:initials="LR">
    <w:p w14:paraId="1CF9AE42" w14:textId="77777777" w:rsidR="009830EE" w:rsidRDefault="009830EE" w:rsidP="002E05BF">
      <w:pPr>
        <w:pStyle w:val="CommentText"/>
      </w:pPr>
      <w:r>
        <w:rPr>
          <w:rStyle w:val="CommentReference"/>
        </w:rPr>
        <w:annotationRef/>
      </w:r>
      <w:r>
        <w:t>Also - once again, does this mean that those records didn't count towards "community" metric or &gt;2 threshold?</w:t>
      </w:r>
    </w:p>
  </w:comment>
  <w:comment w:id="75" w:author="Leslie Ries" w:date="2023-03-19T13:27:00Z" w:initials="LR">
    <w:p w14:paraId="50CC002D" w14:textId="77777777" w:rsidR="009830EE" w:rsidRDefault="009830EE" w:rsidP="0024594B">
      <w:pPr>
        <w:pStyle w:val="CommentText"/>
      </w:pPr>
      <w:r>
        <w:rPr>
          <w:rStyle w:val="CommentReference"/>
        </w:rPr>
        <w:annotationRef/>
      </w:r>
      <w:r>
        <w:t xml:space="preserve">Same thing - removed as focal species for analysis - or entire data set? </w:t>
      </w:r>
    </w:p>
  </w:comment>
  <w:comment w:id="76" w:author="Leslie Ries" w:date="2023-03-19T13:29:00Z" w:initials="LR">
    <w:p w14:paraId="482284CD" w14:textId="77777777" w:rsidR="009830EE" w:rsidRDefault="009830EE" w:rsidP="00980623">
      <w:pPr>
        <w:pStyle w:val="CommentText"/>
      </w:pPr>
      <w:r>
        <w:rPr>
          <w:rStyle w:val="CommentReference"/>
        </w:rPr>
        <w:annotationRef/>
      </w:r>
      <w:r>
        <w:t xml:space="preserve">Where did you get these maps from - MOL I assume - or was it from Rob - but even if so - if they are the same maps on MOL - I think you need to say this specifically. </w:t>
      </w:r>
    </w:p>
  </w:comment>
  <w:comment w:id="77" w:author="Leslie Ries" w:date="2023-03-19T13:31:00Z" w:initials="LR">
    <w:p w14:paraId="57C72127" w14:textId="77777777" w:rsidR="009830EE" w:rsidRDefault="009830EE" w:rsidP="00667454">
      <w:pPr>
        <w:pStyle w:val="CommentText"/>
      </w:pPr>
      <w:r>
        <w:rPr>
          <w:rStyle w:val="CommentReference"/>
        </w:rPr>
        <w:annotationRef/>
      </w:r>
      <w:r>
        <w:t xml:space="preserve">Is this the same as WorldClim? If so, then it is WorldClim2 right? I would say that if so. </w:t>
      </w:r>
    </w:p>
  </w:comment>
  <w:comment w:id="79" w:author="Leslie Ries" w:date="2023-03-19T13:33:00Z" w:initials="LR">
    <w:p w14:paraId="784B7F84" w14:textId="77777777" w:rsidR="00702465" w:rsidRDefault="00702465" w:rsidP="00064D1A">
      <w:pPr>
        <w:pStyle w:val="CommentText"/>
      </w:pPr>
      <w:r>
        <w:rPr>
          <w:rStyle w:val="CommentReference"/>
        </w:rPr>
        <w:annotationRef/>
      </w:r>
      <w:r>
        <w:t xml:space="preserve">Be careful that you try and condense language so you only have to say things once wherever possible - so you mention gathering trait data above - so just put in one place. </w:t>
      </w:r>
    </w:p>
  </w:comment>
  <w:comment w:id="80" w:author="Leslie Ries" w:date="2023-03-19T13:40:00Z" w:initials="LR">
    <w:p w14:paraId="684AEE5B" w14:textId="77777777" w:rsidR="00702465" w:rsidRDefault="00702465" w:rsidP="00FC1C04">
      <w:pPr>
        <w:pStyle w:val="CommentText"/>
      </w:pPr>
      <w:r>
        <w:rPr>
          <w:rStyle w:val="CommentReference"/>
        </w:rPr>
        <w:annotationRef/>
      </w:r>
      <w:r>
        <w:t xml:space="preserve">Are there any references that give any sense about how much land cover has changed during that period above 45 - or even just in Canada - since that might assuage people's concern about this loss of environmental data. Also - pesticides are increasingly included in analyses - so presumably those data are not available either. Ultimately, not including these may muddy the results, but they shouldn't bias them. If there is a strong relationship between land cover and temperature or precipitation, you couldn't separate them anyway - so persnickety people may be tempted to ding you for this - so maybe a good idea to try and deflect that in your text.  </w:t>
      </w:r>
    </w:p>
  </w:comment>
  <w:comment w:id="82" w:author="Vaughn Shirey" w:date="2023-03-08T15:58:00Z" w:initials="VS">
    <w:p w14:paraId="36F64790" w14:textId="798B3A6F" w:rsidR="00C43D2B" w:rsidRDefault="00C43D2B" w:rsidP="00CD4C1A">
      <w:pPr>
        <w:pStyle w:val="CommentText"/>
      </w:pPr>
      <w:r>
        <w:rPr>
          <w:rStyle w:val="CommentReference"/>
        </w:rPr>
        <w:annotationRef/>
      </w:r>
      <w:r>
        <w:t>@Naresh?</w:t>
      </w:r>
    </w:p>
  </w:comment>
  <w:comment w:id="85" w:author="Leslie Ries" w:date="2023-03-19T13:41:00Z" w:initials="LR">
    <w:p w14:paraId="19AF6049" w14:textId="77777777" w:rsidR="00702465" w:rsidRDefault="00702465" w:rsidP="00253DC3">
      <w:pPr>
        <w:pStyle w:val="CommentText"/>
      </w:pPr>
      <w:r>
        <w:rPr>
          <w:rStyle w:val="CommentReference"/>
        </w:rPr>
        <w:annotationRef/>
      </w:r>
      <w:r>
        <w:t xml:space="preserve">Harmonized? </w:t>
      </w:r>
    </w:p>
  </w:comment>
  <w:comment w:id="86" w:author="Leslie Ries" w:date="2023-03-19T13:43:00Z" w:initials="LR">
    <w:p w14:paraId="07FC6FC3" w14:textId="77777777" w:rsidR="00DF427B" w:rsidRDefault="00DF427B" w:rsidP="00F351AD">
      <w:pPr>
        <w:pStyle w:val="CommentText"/>
      </w:pPr>
      <w:r>
        <w:rPr>
          <w:rStyle w:val="CommentReference"/>
        </w:rPr>
        <w:annotationRef/>
      </w:r>
      <w:r>
        <w:t xml:space="preserve">So each five year bin - or yearly bins? </w:t>
      </w:r>
    </w:p>
  </w:comment>
  <w:comment w:id="87" w:author="Leslie Ries" w:date="2023-03-19T13:42:00Z" w:initials="LR">
    <w:p w14:paraId="7E9DD14C" w14:textId="77777777" w:rsidR="00DF427B" w:rsidRDefault="00702465" w:rsidP="00A7165F">
      <w:pPr>
        <w:pStyle w:val="CommentText"/>
      </w:pPr>
      <w:r>
        <w:rPr>
          <w:rStyle w:val="CommentReference"/>
        </w:rPr>
        <w:annotationRef/>
      </w:r>
      <w:r w:rsidR="00DF427B">
        <w:t>I don't understand what this means. Do you mean only calculated occupancy pixels where you had sufficient butterfly data to run the model?</w:t>
      </w:r>
    </w:p>
  </w:comment>
  <w:comment w:id="88" w:author="Leslie Ries" w:date="2023-03-19T13:48:00Z" w:initials="LR">
    <w:p w14:paraId="382FCE17" w14:textId="77777777" w:rsidR="00DF427B" w:rsidRDefault="00DF427B" w:rsidP="003D2004">
      <w:pPr>
        <w:pStyle w:val="CommentText"/>
      </w:pPr>
      <w:r>
        <w:rPr>
          <w:rStyle w:val="CommentReference"/>
        </w:rPr>
        <w:annotationRef/>
      </w:r>
      <w:r>
        <w:t xml:space="preserve">So not every pixel in the climate data was available - presumably due to convergence problems there? If so, you need to be more clear that northern climate data tends to have more missing cells because of sparser weather stations. Again, here you might want to give a sense of how much missing data - if the maximum number of weather pixels in one of your occupancy pixels is 10 (let's say) - what is the mean number of populated pixels for each cell?  </w:t>
      </w:r>
    </w:p>
  </w:comment>
  <w:comment w:id="90" w:author="Leslie Ries" w:date="2023-03-19T13:50:00Z" w:initials="LR">
    <w:p w14:paraId="2A5A9D9D" w14:textId="77777777" w:rsidR="00DF427B" w:rsidRDefault="00DF427B" w:rsidP="005A4A38">
      <w:pPr>
        <w:pStyle w:val="CommentText"/>
      </w:pPr>
      <w:r>
        <w:rPr>
          <w:rStyle w:val="CommentReference"/>
        </w:rPr>
        <w:annotationRef/>
      </w:r>
      <w:r>
        <w:t xml:space="preserve">I might have added some of this language above, so again, be conscious of having too-repetitive language - however, I think it is worth mentioning in the introduction that the specific (or at least dominant) advancement of your method is the way you explicitly infer zeros. </w:t>
      </w:r>
    </w:p>
  </w:comment>
  <w:comment w:id="96" w:author="Leslie Ries" w:date="2023-03-19T13:51:00Z" w:initials="LR">
    <w:p w14:paraId="2E72E944" w14:textId="77777777" w:rsidR="00DF427B" w:rsidRDefault="00DF427B" w:rsidP="0096632F">
      <w:pPr>
        <w:pStyle w:val="CommentText"/>
      </w:pPr>
      <w:r>
        <w:rPr>
          <w:rStyle w:val="CommentReference"/>
        </w:rPr>
        <w:annotationRef/>
      </w:r>
      <w:r>
        <w:t xml:space="preserve">I would really avoid - or entirely nix the word "visit" since I think it might be construed as either confusing or disingenuous. </w:t>
      </w:r>
    </w:p>
  </w:comment>
  <w:comment w:id="97" w:author="Leslie Ries" w:date="2023-03-19T13:54:00Z" w:initials="LR">
    <w:p w14:paraId="3B00FCB8" w14:textId="77777777" w:rsidR="00DD1E02" w:rsidRDefault="00DD1E02" w:rsidP="00C400F6">
      <w:pPr>
        <w:pStyle w:val="CommentText"/>
      </w:pPr>
      <w:r>
        <w:rPr>
          <w:rStyle w:val="CommentReference"/>
        </w:rPr>
        <w:annotationRef/>
      </w:r>
      <w:r>
        <w:t>This is one of those cases where a term that you came to use over the many years you were developing this method is maybe not the best one to use in the actual paper. We need another word - perhaps "detection interval" (hereafter "stops" or maybe visit ok if you say "visits")</w:t>
      </w:r>
    </w:p>
  </w:comment>
  <w:comment w:id="95" w:author="Leslie Ries" w:date="2023-03-19T13:55:00Z" w:initials="LR">
    <w:p w14:paraId="658DBDD9" w14:textId="77777777" w:rsidR="00DD1E02" w:rsidRDefault="00DD1E02" w:rsidP="000708ED">
      <w:pPr>
        <w:pStyle w:val="CommentText"/>
      </w:pPr>
      <w:r>
        <w:rPr>
          <w:rStyle w:val="CommentReference"/>
        </w:rPr>
        <w:annotationRef/>
      </w:r>
      <w:r>
        <w:t xml:space="preserve">Spatio-temporal bin - but this is the 1-yr bin right? Have you even mentioned this? </w:t>
      </w:r>
    </w:p>
  </w:comment>
  <w:comment w:id="103" w:author="Leslie Ries" w:date="2023-03-19T14:01:00Z" w:initials="LR">
    <w:p w14:paraId="698D57AB" w14:textId="77777777" w:rsidR="00DD1E02" w:rsidRDefault="00DD1E02" w:rsidP="0053534B">
      <w:pPr>
        <w:pStyle w:val="CommentText"/>
      </w:pPr>
      <w:r>
        <w:rPr>
          <w:rStyle w:val="CommentReference"/>
        </w:rPr>
        <w:annotationRef/>
      </w:r>
      <w:r>
        <w:t xml:space="preserve">I don't think you need to say this since it is implied - or really actually said - in the prior sentence. </w:t>
      </w:r>
    </w:p>
  </w:comment>
  <w:comment w:id="104" w:author="Leslie Ries" w:date="2023-03-19T14:00:00Z" w:initials="LR">
    <w:p w14:paraId="1B0D1ED6" w14:textId="5019BCB2" w:rsidR="00DD1E02" w:rsidRDefault="00DD1E02" w:rsidP="00E979AC">
      <w:pPr>
        <w:pStyle w:val="CommentText"/>
      </w:pPr>
      <w:r>
        <w:rPr>
          <w:rStyle w:val="CommentReference"/>
        </w:rPr>
        <w:annotationRef/>
      </w:r>
      <w:r>
        <w:t xml:space="preserve">This is really confusing - because it seems to me that you are confusing the community sampling criteria - from the &gt;2 species criteria - or at least describing them in a way where it won't be clear to readers. </w:t>
      </w:r>
    </w:p>
  </w:comment>
  <w:comment w:id="105" w:author="Leslie Ries" w:date="2023-03-19T14:03:00Z" w:initials="LR">
    <w:p w14:paraId="0F54A6CE" w14:textId="77777777" w:rsidR="00031DEF" w:rsidRDefault="00031DEF" w:rsidP="00DC1C91">
      <w:pPr>
        <w:pStyle w:val="CommentText"/>
      </w:pPr>
      <w:r>
        <w:rPr>
          <w:rStyle w:val="CommentReference"/>
        </w:rPr>
        <w:annotationRef/>
      </w:r>
      <w:r>
        <w:t xml:space="preserve">But only to within 25km right? So, given error of points, you assumed that the actual location was still the given one (perfectly fair - but folks might get tripped up by the 25km error allowed and the 5km circle used here). </w:t>
      </w:r>
    </w:p>
  </w:comment>
  <w:comment w:id="114" w:author="Leslie Ries" w:date="2023-03-19T16:35:00Z" w:initials="LR">
    <w:p w14:paraId="4CE59EBB" w14:textId="77777777" w:rsidR="00892228" w:rsidRDefault="00892228" w:rsidP="00995FF7">
      <w:pPr>
        <w:pStyle w:val="CommentText"/>
      </w:pPr>
      <w:r>
        <w:rPr>
          <w:rStyle w:val="CommentReference"/>
        </w:rPr>
        <w:annotationRef/>
      </w:r>
      <w:r>
        <w:t xml:space="preserve">I know this is "obvious" at least from the equation, but most people's eyes skip right over the model - </w:t>
      </w:r>
    </w:p>
  </w:comment>
  <w:comment w:id="110" w:author="Leslie Ries" w:date="2023-03-19T14:11:00Z" w:initials="LR">
    <w:p w14:paraId="52E938A7" w14:textId="7EB726B3" w:rsidR="00031DEF" w:rsidRDefault="00031DEF" w:rsidP="00A3422F">
      <w:pPr>
        <w:pStyle w:val="CommentText"/>
      </w:pPr>
      <w:r>
        <w:rPr>
          <w:rStyle w:val="CommentReference"/>
        </w:rPr>
        <w:annotationRef/>
      </w:r>
      <w:r>
        <w:t>May need to explain that occupancy models use detection-nondectection to infer occupancy - and then use that to separate the observation component from the ecological component (ref papers that present how occupancy models work) - and that this inference is what is used for the detection component - but that this is used to then separate from actual (inferred) absence. Am I getting this right? In any case, I know this is complicated and all in Fig S1 - but need to give just enough info to the reader so they can follow along - but at the end of the day - where that line is will probably take some more thought.</w:t>
      </w:r>
    </w:p>
  </w:comment>
  <w:comment w:id="119" w:author="Leslie Ries" w:date="2023-03-19T14:07:00Z" w:initials="LR">
    <w:p w14:paraId="003D2428" w14:textId="42BC9CAB" w:rsidR="00031DEF" w:rsidRDefault="00031DEF" w:rsidP="00360D5F">
      <w:pPr>
        <w:pStyle w:val="CommentText"/>
      </w:pPr>
      <w:r>
        <w:rPr>
          <w:rStyle w:val="CommentReference"/>
        </w:rPr>
        <w:annotationRef/>
      </w:r>
      <w:r>
        <w:t xml:space="preserve">Why do parameters hover a bit higher than text - this is not something I recall seeing in other papers. </w:t>
      </w:r>
    </w:p>
  </w:comment>
  <w:comment w:id="120" w:author="Leslie Ries" w:date="2023-03-19T15:13:00Z" w:initials="LR">
    <w:p w14:paraId="6B0C996C" w14:textId="77777777" w:rsidR="00C86B3D" w:rsidRDefault="00C86B3D" w:rsidP="00FC617B">
      <w:pPr>
        <w:pStyle w:val="CommentText"/>
      </w:pPr>
      <w:r>
        <w:rPr>
          <w:rStyle w:val="CommentReference"/>
        </w:rPr>
        <w:annotationRef/>
      </w:r>
      <w:r>
        <w:t xml:space="preserve">Species indicated sometimes by s sometimes by sp. </w:t>
      </w:r>
    </w:p>
  </w:comment>
  <w:comment w:id="121" w:author="Leslie Ries" w:date="2023-03-19T16:36:00Z" w:initials="LR">
    <w:p w14:paraId="3167ED66" w14:textId="77777777" w:rsidR="00892228" w:rsidRDefault="00892228" w:rsidP="00C635B7">
      <w:pPr>
        <w:pStyle w:val="CommentText"/>
      </w:pPr>
      <w:r>
        <w:rPr>
          <w:rStyle w:val="CommentReference"/>
        </w:rPr>
        <w:annotationRef/>
      </w:r>
      <w:r>
        <w:t xml:space="preserve">Same point as above - this sentence makes it sound like the goal of the model is to estimate occupancy based on temp (or precip) so specifying above that the overall goal of the model is species ~ year I think will be more clear. </w:t>
      </w:r>
    </w:p>
  </w:comment>
  <w:comment w:id="122" w:author="Leslie Ries" w:date="2023-03-19T15:11:00Z" w:initials="LR">
    <w:p w14:paraId="072AC43B" w14:textId="0E7E38EA" w:rsidR="00C86B3D" w:rsidRDefault="00C86B3D" w:rsidP="002A1B3F">
      <w:pPr>
        <w:pStyle w:val="CommentText"/>
      </w:pPr>
      <w:r>
        <w:rPr>
          <w:rStyle w:val="CommentReference"/>
        </w:rPr>
        <w:annotationRef/>
      </w:r>
      <w:r>
        <w:t>Maybe just say in the supplement?</w:t>
      </w:r>
    </w:p>
  </w:comment>
  <w:comment w:id="123" w:author="Leslie Ries" w:date="2023-03-19T16:37:00Z" w:initials="LR">
    <w:p w14:paraId="6D48923F" w14:textId="77777777" w:rsidR="00892228" w:rsidRDefault="00892228" w:rsidP="00270987">
      <w:pPr>
        <w:pStyle w:val="CommentText"/>
      </w:pPr>
      <w:r>
        <w:rPr>
          <w:rStyle w:val="CommentReference"/>
        </w:rPr>
        <w:annotationRef/>
      </w:r>
      <w:r>
        <w:t xml:space="preserve">This is a bit confusing to me. </w:t>
      </w:r>
    </w:p>
  </w:comment>
  <w:comment w:id="124" w:author="Leslie Ries" w:date="2023-03-19T15:26:00Z" w:initials="LR">
    <w:p w14:paraId="23614D2D" w14:textId="207E9E0B" w:rsidR="00A14E31" w:rsidRDefault="00A14E31" w:rsidP="003D6D7D">
      <w:pPr>
        <w:pStyle w:val="CommentText"/>
      </w:pPr>
      <w:r>
        <w:rPr>
          <w:rStyle w:val="CommentReference"/>
        </w:rPr>
        <w:annotationRef/>
      </w:r>
      <w:r>
        <w:t xml:space="preserve">Why does occupancy probability change over time? Or is this the difference between a 1-year interval and 5-year (and I can't even remember how that works). </w:t>
      </w:r>
    </w:p>
  </w:comment>
  <w:comment w:id="125" w:author="Leslie Ries" w:date="2023-03-19T15:29:00Z" w:initials="LR">
    <w:p w14:paraId="4868DE24" w14:textId="4641A173" w:rsidR="00A14E31" w:rsidRDefault="00A14E31" w:rsidP="00CB2E3A">
      <w:pPr>
        <w:pStyle w:val="CommentText"/>
      </w:pPr>
      <w:r>
        <w:rPr>
          <w:rStyle w:val="CommentReference"/>
        </w:rPr>
        <w:annotationRef/>
      </w:r>
      <w:r>
        <w:t xml:space="preserve">"random" sampling - not that it probably really matters. Whenever I read how Bayesian estimation works, my biased dislike begins to creep back in. </w:t>
      </w:r>
    </w:p>
  </w:comment>
  <w:comment w:id="126" w:author="Leslie Ries" w:date="2023-03-19T15:31:00Z" w:initials="LR">
    <w:p w14:paraId="4C61AED0" w14:textId="77777777" w:rsidR="009643EB" w:rsidRDefault="009643EB" w:rsidP="00036181">
      <w:pPr>
        <w:pStyle w:val="CommentText"/>
      </w:pPr>
      <w:r>
        <w:rPr>
          <w:rStyle w:val="CommentReference"/>
        </w:rPr>
        <w:annotationRef/>
      </w:r>
      <w:r>
        <w:t xml:space="preserve">UGH!! HATE HATE HATE - WTF does this even mean - and what are you looking for in these plots. Can't they figure out some algorithm to look for "outlier" plots - this whole thing makes zero sense to me. Frequentist Statistics </w:t>
      </w:r>
    </w:p>
  </w:comment>
  <w:comment w:id="127" w:author="Leslie Ries" w:date="2023-03-19T15:32:00Z" w:initials="LR">
    <w:p w14:paraId="6BBCEE8C" w14:textId="77777777" w:rsidR="009643EB" w:rsidRDefault="009643EB" w:rsidP="00B074FA">
      <w:pPr>
        <w:pStyle w:val="CommentText"/>
      </w:pPr>
      <w:r>
        <w:rPr>
          <w:rStyle w:val="CommentReference"/>
        </w:rPr>
        <w:annotationRef/>
      </w:r>
      <w:r>
        <w:t>What is this - and presumably this is Casey? So that means that most visualization is done by some automated thing - thank you Dr. Youngflesh - whoever you are!!</w:t>
      </w:r>
    </w:p>
  </w:comment>
  <w:comment w:id="128" w:author="Leslie Ries" w:date="2023-03-19T15:35:00Z" w:initials="LR">
    <w:p w14:paraId="58FC029A" w14:textId="77777777" w:rsidR="009643EB" w:rsidRDefault="009643EB" w:rsidP="00024BF6">
      <w:pPr>
        <w:pStyle w:val="CommentText"/>
      </w:pPr>
      <w:r>
        <w:rPr>
          <w:rStyle w:val="CommentReference"/>
        </w:rPr>
        <w:annotationRef/>
      </w:r>
      <w:r>
        <w:t xml:space="preserve">Is this really necessary - to me this just feels like overkill. So dumb - really, who is going to look at this - presumably you're all looking for the same thing - and if you put it in a supplement - doesn't that mean you looked - I mean if Tony tells me that there are no paper towels left, I don't double check to see if there are paper towels - because we both know what paper towels look like. </w:t>
      </w:r>
    </w:p>
  </w:comment>
  <w:comment w:id="134" w:author="Robert Guralnick" w:date="2023-02-25T15:18:00Z" w:initials="">
    <w:p w14:paraId="0368ADAE" w14:textId="5CC0AD35" w:rsidR="00F21671" w:rsidRDefault="00000000">
      <w:pPr>
        <w:widowControl w:val="0"/>
        <w:pBdr>
          <w:top w:val="nil"/>
          <w:left w:val="nil"/>
          <w:bottom w:val="nil"/>
          <w:right w:val="nil"/>
          <w:between w:val="nil"/>
        </w:pBdr>
        <w:spacing w:line="240" w:lineRule="auto"/>
        <w:rPr>
          <w:color w:val="000000"/>
        </w:rPr>
      </w:pPr>
      <w:r>
        <w:rPr>
          <w:color w:val="000000"/>
        </w:rPr>
        <w:t>Lots of work on plants - less on insects maybe.  Happy to provide a plant focused set of refs.</w:t>
      </w:r>
    </w:p>
  </w:comment>
  <w:comment w:id="130" w:author="Leslie Ries" w:date="2023-03-19T15:39:00Z" w:initials="LR">
    <w:p w14:paraId="58AF89A5" w14:textId="77777777" w:rsidR="009643EB" w:rsidRDefault="009643EB" w:rsidP="007F530E">
      <w:pPr>
        <w:pStyle w:val="CommentText"/>
      </w:pPr>
      <w:r>
        <w:rPr>
          <w:rStyle w:val="CommentReference"/>
        </w:rPr>
        <w:annotationRef/>
      </w:r>
      <w:r>
        <w:t>Shout outs to Bill Fagan</w:t>
      </w:r>
    </w:p>
  </w:comment>
  <w:comment w:id="136" w:author="Leslie Ries" w:date="2023-03-19T15:42:00Z" w:initials="LR">
    <w:p w14:paraId="4C97ED3D" w14:textId="77777777" w:rsidR="00B002DE" w:rsidRDefault="00B002DE" w:rsidP="00420A61">
      <w:pPr>
        <w:pStyle w:val="CommentText"/>
      </w:pPr>
      <w:r>
        <w:rPr>
          <w:rStyle w:val="CommentReference"/>
        </w:rPr>
        <w:annotationRef/>
      </w:r>
      <w:r>
        <w:t>This for results</w:t>
      </w:r>
    </w:p>
  </w:comment>
  <w:comment w:id="137" w:author="Leslie Ries" w:date="2023-03-19T15:44:00Z" w:initials="LR">
    <w:p w14:paraId="76FEA3DD" w14:textId="77777777" w:rsidR="00B002DE" w:rsidRDefault="00B002DE" w:rsidP="00E71623">
      <w:pPr>
        <w:pStyle w:val="CommentText"/>
      </w:pPr>
      <w:r>
        <w:rPr>
          <w:rStyle w:val="CommentReference"/>
        </w:rPr>
        <w:annotationRef/>
      </w:r>
      <w:r>
        <w:t xml:space="preserve">It looks to me like you decided to present southern/middle/northern of ranges truncated above 45N - and that is fine - but then you can't say "core" because the core of a species range is in the middle - and you don't include the true "core" this is only going to confuse people since you don't want to slip into the assumption that northern/core/southern is referring to their entire range. </w:t>
      </w:r>
    </w:p>
  </w:comment>
  <w:comment w:id="139" w:author="Leslie Ries" w:date="2023-03-19T15:46:00Z" w:initials="LR">
    <w:p w14:paraId="58F54E4B" w14:textId="77777777" w:rsidR="00B002DE" w:rsidRDefault="00B002DE" w:rsidP="00DB2DA0">
      <w:pPr>
        <w:pStyle w:val="CommentText"/>
      </w:pPr>
      <w:r>
        <w:rPr>
          <w:rStyle w:val="CommentReference"/>
        </w:rPr>
        <w:annotationRef/>
      </w:r>
      <w:r>
        <w:t xml:space="preserve">How did you pick these eight candidate models - there should be some justification for these specific combinations of potential trait predictors - this could go in supplement. </w:t>
      </w:r>
    </w:p>
  </w:comment>
  <w:comment w:id="142" w:author="Leslie Ries" w:date="2023-03-19T15:47:00Z" w:initials="LR">
    <w:p w14:paraId="2FB37E85" w14:textId="77777777" w:rsidR="00B002DE" w:rsidRDefault="00B002DE" w:rsidP="009B1A66">
      <w:pPr>
        <w:pStyle w:val="CommentText"/>
      </w:pPr>
      <w:r>
        <w:rPr>
          <w:rStyle w:val="CommentReference"/>
        </w:rPr>
        <w:annotationRef/>
      </w:r>
      <w:r>
        <w:t xml:space="preserve">Why not an AIC or DIC approach (not BIC - right - how freakin confusing!) I hate Bayesian statistics! </w:t>
      </w:r>
    </w:p>
  </w:comment>
  <w:comment w:id="143" w:author="Leslie Ries" w:date="2023-03-19T15:48:00Z" w:initials="LR">
    <w:p w14:paraId="12B13DA6" w14:textId="77777777" w:rsidR="00B002DE" w:rsidRDefault="00B002DE" w:rsidP="00C66E38">
      <w:pPr>
        <w:pStyle w:val="CommentText"/>
      </w:pPr>
      <w:r>
        <w:rPr>
          <w:rStyle w:val="CommentReference"/>
        </w:rPr>
        <w:annotationRef/>
      </w:r>
      <w:r>
        <w:t xml:space="preserve">Or - I guess - does LOO account for model complexity - if not, why do you choose that one? </w:t>
      </w:r>
    </w:p>
  </w:comment>
  <w:comment w:id="144" w:author="Leslie Ries" w:date="2023-03-19T15:53:00Z" w:initials="LR">
    <w:p w14:paraId="5EEA7033" w14:textId="77777777" w:rsidR="00485B0D" w:rsidRDefault="00485B0D" w:rsidP="00756161">
      <w:pPr>
        <w:pStyle w:val="CommentText"/>
      </w:pPr>
      <w:r>
        <w:rPr>
          <w:rStyle w:val="CommentReference"/>
        </w:rPr>
        <w:annotationRef/>
      </w:r>
      <w:r>
        <w:t xml:space="preserve">It would be nice in the methods to say how many butterfly species total would be within range (not strays) of your study region - also how many did you drop because they are migrants. </w:t>
      </w:r>
    </w:p>
  </w:comment>
  <w:comment w:id="151" w:author="Leslie Ries" w:date="2023-03-19T16:54:00Z" w:initials="LR">
    <w:p w14:paraId="2DC709DA" w14:textId="77777777" w:rsidR="00C41BD6" w:rsidRDefault="00C41BD6" w:rsidP="00B831AF">
      <w:pPr>
        <w:pStyle w:val="CommentText"/>
      </w:pPr>
      <w:r>
        <w:rPr>
          <w:rStyle w:val="CommentReference"/>
        </w:rPr>
        <w:annotationRef/>
      </w:r>
      <w:r>
        <w:t xml:space="preserve">I'm starting to get uncomfortable with the dismissal of this result - what it says to me, is as mean minimum temperatures are decreasing, cold-adapted butterflies are increasing, but when mean minimum temperatures are increasing, then there may be a reversal in trend in occupancy may start increasing again - although (as noted) there is less confidence in that result. We don't need to spend too much time discussing - maybe just to say that it would be interesting to see if that surprising result shows up in similar analyses in different parts of the globe.  </w:t>
      </w:r>
    </w:p>
  </w:comment>
  <w:comment w:id="155" w:author="Leslie Ries" w:date="2023-03-19T15:54:00Z" w:initials="LR">
    <w:p w14:paraId="1A2296AD" w14:textId="6B49A84D" w:rsidR="00485B0D" w:rsidRDefault="00485B0D" w:rsidP="00663BD5">
      <w:pPr>
        <w:pStyle w:val="CommentText"/>
      </w:pPr>
      <w:r>
        <w:rPr>
          <w:rStyle w:val="CommentReference"/>
        </w:rPr>
        <w:annotationRef/>
      </w:r>
      <w:r>
        <w:t xml:space="preserve">I don't remember you mentioning a Fig. 1 - or are you going to renumber because you took out methodology figure? </w:t>
      </w:r>
    </w:p>
  </w:comment>
  <w:comment w:id="156" w:author="Leslie Ries" w:date="2023-03-19T16:55:00Z" w:initials="LR">
    <w:p w14:paraId="7CD8B699" w14:textId="77777777" w:rsidR="00C41BD6" w:rsidRDefault="00C41BD6" w:rsidP="004126A7">
      <w:pPr>
        <w:pStyle w:val="CommentText"/>
      </w:pPr>
      <w:r>
        <w:rPr>
          <w:rStyle w:val="CommentReference"/>
        </w:rPr>
        <w:annotationRef/>
      </w:r>
      <w:r>
        <w:t xml:space="preserve">This is impossible to follow - so let's talk about a way to make this more clear. </w:t>
      </w:r>
    </w:p>
  </w:comment>
  <w:comment w:id="158" w:author="Vaughn Shirey" w:date="2023-03-12T21:30:00Z" w:initials="VS">
    <w:p w14:paraId="27AE6C43" w14:textId="35234E63" w:rsidR="00E473B6" w:rsidRDefault="00E473B6" w:rsidP="00AD2EEC">
      <w:pPr>
        <w:pStyle w:val="CommentText"/>
      </w:pPr>
      <w:r>
        <w:rPr>
          <w:rStyle w:val="CommentReference"/>
        </w:rPr>
        <w:annotationRef/>
      </w:r>
      <w:r>
        <w:t>Fill.</w:t>
      </w:r>
    </w:p>
  </w:comment>
  <w:comment w:id="159" w:author="Vaughn Shirey" w:date="2023-03-12T21:30:00Z" w:initials="VS">
    <w:p w14:paraId="6B1DD5ED" w14:textId="7C3251FF" w:rsidR="00E473B6" w:rsidRDefault="00E473B6" w:rsidP="001432AC">
      <w:pPr>
        <w:pStyle w:val="CommentText"/>
      </w:pPr>
      <w:r>
        <w:rPr>
          <w:rStyle w:val="CommentReference"/>
        </w:rPr>
        <w:annotationRef/>
      </w:r>
      <w:r>
        <w:t>Fill.</w:t>
      </w:r>
    </w:p>
  </w:comment>
  <w:comment w:id="160" w:author="Vaughn Shirey" w:date="2023-03-12T21:30:00Z" w:initials="VS">
    <w:p w14:paraId="231B912F" w14:textId="4ABFBE26" w:rsidR="00E473B6" w:rsidRDefault="00E473B6" w:rsidP="00337B27">
      <w:pPr>
        <w:pStyle w:val="CommentText"/>
      </w:pPr>
      <w:r>
        <w:rPr>
          <w:rStyle w:val="CommentReference"/>
        </w:rPr>
        <w:annotationRef/>
      </w:r>
      <w:r>
        <w:t>Fill.</w:t>
      </w:r>
    </w:p>
  </w:comment>
  <w:comment w:id="162" w:author="Leslie Ries" w:date="2023-03-19T16:03:00Z" w:initials="LR">
    <w:p w14:paraId="25D95B17" w14:textId="77777777" w:rsidR="00DD2ABE" w:rsidRDefault="00DD2ABE" w:rsidP="00BC2518">
      <w:pPr>
        <w:pStyle w:val="CommentText"/>
      </w:pPr>
      <w:r>
        <w:rPr>
          <w:rStyle w:val="CommentReference"/>
        </w:rPr>
        <w:annotationRef/>
      </w:r>
      <w:r>
        <w:t xml:space="preserve">I would put the legend more cnetral between (b) and (c ) because the color refers to both - there is a lot of white space - then you can also make the font bigger. </w:t>
      </w:r>
    </w:p>
  </w:comment>
  <w:comment w:id="163" w:author="Leslie Ries" w:date="2023-03-19T16:00:00Z" w:initials="LR">
    <w:p w14:paraId="7A4BE1BD" w14:textId="1B21F015" w:rsidR="00DD2ABE" w:rsidRDefault="00485B0D">
      <w:pPr>
        <w:pStyle w:val="CommentText"/>
      </w:pPr>
      <w:r>
        <w:rPr>
          <w:rStyle w:val="CommentReference"/>
        </w:rPr>
        <w:annotationRef/>
      </w:r>
      <w:r w:rsidR="00DD2ABE">
        <w:t xml:space="preserve">Maybe: "A random sample of 5000 of the X occurrence records (c) are shown to indicate spatial bias in available records while avoiding over plotting." </w:t>
      </w:r>
    </w:p>
    <w:p w14:paraId="4C1FF710" w14:textId="77777777" w:rsidR="00DD2ABE" w:rsidRDefault="00DD2ABE">
      <w:pPr>
        <w:pStyle w:val="CommentText"/>
      </w:pPr>
    </w:p>
    <w:p w14:paraId="7182E53C" w14:textId="77777777" w:rsidR="00DD2ABE" w:rsidRDefault="00DD2ABE" w:rsidP="00C632D1">
      <w:pPr>
        <w:pStyle w:val="CommentText"/>
      </w:pPr>
      <w:r>
        <w:t xml:space="preserve">But another way you could do this would be to show a raster of data availability (a la Shirey et al., 2021 - then you are giving more info and can avoid this caveat. </w:t>
      </w:r>
    </w:p>
  </w:comment>
  <w:comment w:id="164" w:author="Leslie Ries" w:date="2023-03-19T16:23:00Z" w:initials="LR">
    <w:p w14:paraId="73AF7109" w14:textId="77777777" w:rsidR="003032CE" w:rsidRDefault="003032CE" w:rsidP="00F57F5E">
      <w:pPr>
        <w:pStyle w:val="CommentText"/>
      </w:pPr>
      <w:r>
        <w:rPr>
          <w:rStyle w:val="CommentReference"/>
        </w:rPr>
        <w:annotationRef/>
      </w:r>
      <w:r>
        <w:t xml:space="preserve">Blue - So the quarter of species with coldest ranges?  Or something else - this not really clear. </w:t>
      </w:r>
    </w:p>
  </w:comment>
  <w:comment w:id="165" w:author="Leslie Ries" w:date="2023-03-19T16:27:00Z" w:initials="LR">
    <w:p w14:paraId="485A9A9F" w14:textId="77777777" w:rsidR="003032CE" w:rsidRDefault="003032CE" w:rsidP="005A3D48">
      <w:pPr>
        <w:pStyle w:val="CommentText"/>
      </w:pPr>
      <w:r>
        <w:rPr>
          <w:rStyle w:val="CommentReference"/>
        </w:rPr>
        <w:annotationRef/>
      </w:r>
      <w:r>
        <w:t xml:space="preserve">Also does this mean that you showed just the quarter of the coldest-adapted and a quarter of the warmest adapted? If so, it doesn't make sense to me that you then show all species in grey - why not just middle 50% - or maybe I was confused about this. </w:t>
      </w:r>
    </w:p>
  </w:comment>
  <w:comment w:id="166" w:author="Leslie Ries" w:date="2023-03-19T16:42:00Z" w:initials="LR">
    <w:p w14:paraId="72378711" w14:textId="77777777" w:rsidR="00892228" w:rsidRDefault="00892228" w:rsidP="00E44AE1">
      <w:pPr>
        <w:pStyle w:val="CommentText"/>
      </w:pPr>
      <w:r>
        <w:rPr>
          <w:rStyle w:val="CommentReference"/>
        </w:rPr>
        <w:annotationRef/>
      </w:r>
      <w:r>
        <w:t xml:space="preserve">The more I think about this, the less I like it. It is so non-intuitive and it makes it really hard to interpret the results. Let's talk about this more. </w:t>
      </w:r>
    </w:p>
  </w:comment>
  <w:comment w:id="167" w:author="Leslie Ries" w:date="2023-03-19T16:45:00Z" w:initials="LR">
    <w:p w14:paraId="410166F0" w14:textId="77777777" w:rsidR="006B0312" w:rsidRDefault="006B0312" w:rsidP="005267C4">
      <w:pPr>
        <w:pStyle w:val="CommentText"/>
      </w:pPr>
      <w:r>
        <w:rPr>
          <w:rStyle w:val="CommentReference"/>
        </w:rPr>
        <w:annotationRef/>
      </w:r>
      <w:r>
        <w:t xml:space="preserve">This just looks like red, blue and grey - I can't see the shades of color - and then I assume it means the same thing as in Fig. 2 - but it doesn't quite. First off - and the "grey" means something totally different. I think you really need a different color ramp even though red and blue make the most sense. Maybe use a different two colors in fig 2 - but again - if there is any way for you to match the meaning of the colors in figs 2 and 3 - that would be the best.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28D974" w15:done="1"/>
  <w15:commentEx w15:paraId="41FB91FF" w15:done="0"/>
  <w15:commentEx w15:paraId="0BEB2121" w15:done="0"/>
  <w15:commentEx w15:paraId="7DC05396" w15:done="0"/>
  <w15:commentEx w15:paraId="06431D7A" w15:done="0"/>
  <w15:commentEx w15:paraId="19000BF3" w15:done="0"/>
  <w15:commentEx w15:paraId="6F89A68F" w15:done="0"/>
  <w15:commentEx w15:paraId="58585967" w15:done="0"/>
  <w15:commentEx w15:paraId="5C4809ED" w15:done="0"/>
  <w15:commentEx w15:paraId="2B0563CD" w15:done="0"/>
  <w15:commentEx w15:paraId="4BCBE1B9" w15:done="0"/>
  <w15:commentEx w15:paraId="5D5F9AAF" w15:done="0"/>
  <w15:commentEx w15:paraId="29040F21" w15:done="0"/>
  <w15:commentEx w15:paraId="09640B98" w15:paraIdParent="29040F21" w15:done="0"/>
  <w15:commentEx w15:paraId="1C2F8185" w15:done="0"/>
  <w15:commentEx w15:paraId="6F503E72" w15:done="0"/>
  <w15:commentEx w15:paraId="6671641B" w15:done="0"/>
  <w15:commentEx w15:paraId="622AE95B" w15:done="0"/>
  <w15:commentEx w15:paraId="5998A512" w15:done="0"/>
  <w15:commentEx w15:paraId="08EEBBCE" w15:paraIdParent="5998A512" w15:done="0"/>
  <w15:commentEx w15:paraId="31A49C2C" w15:done="0"/>
  <w15:commentEx w15:paraId="1E901114" w15:done="0"/>
  <w15:commentEx w15:paraId="4C277BED" w15:done="0"/>
  <w15:commentEx w15:paraId="6FCF6136" w15:done="0"/>
  <w15:commentEx w15:paraId="41585780" w15:done="0"/>
  <w15:commentEx w15:paraId="24145C61" w15:done="0"/>
  <w15:commentEx w15:paraId="135D5877" w15:done="0"/>
  <w15:commentEx w15:paraId="00B30486" w15:done="0"/>
  <w15:commentEx w15:paraId="447BBFCF" w15:done="0"/>
  <w15:commentEx w15:paraId="31D0A3DD" w15:done="0"/>
  <w15:commentEx w15:paraId="08BAE2F3" w15:done="0"/>
  <w15:commentEx w15:paraId="6DA8C245" w15:done="0"/>
  <w15:commentEx w15:paraId="5C3FB035" w15:done="0"/>
  <w15:commentEx w15:paraId="32F10395" w15:done="0"/>
  <w15:commentEx w15:paraId="473FB1BA" w15:done="0"/>
  <w15:commentEx w15:paraId="2C934E21" w15:done="0"/>
  <w15:commentEx w15:paraId="76DBDF51" w15:done="0"/>
  <w15:commentEx w15:paraId="2928378E" w15:done="0"/>
  <w15:commentEx w15:paraId="15C2A39E" w15:done="0"/>
  <w15:commentEx w15:paraId="47F30B22" w15:done="0"/>
  <w15:commentEx w15:paraId="11693C36" w15:done="0"/>
  <w15:commentEx w15:paraId="7E0FFBD7" w15:done="0"/>
  <w15:commentEx w15:paraId="313D9E37" w15:done="0"/>
  <w15:commentEx w15:paraId="2FBF384D" w15:done="0"/>
  <w15:commentEx w15:paraId="2F4FD914" w15:done="0"/>
  <w15:commentEx w15:paraId="543853ED" w15:done="0"/>
  <w15:commentEx w15:paraId="1CF9AE42" w15:paraIdParent="543853ED" w15:done="0"/>
  <w15:commentEx w15:paraId="50CC002D" w15:done="0"/>
  <w15:commentEx w15:paraId="482284CD" w15:done="0"/>
  <w15:commentEx w15:paraId="57C72127" w15:done="0"/>
  <w15:commentEx w15:paraId="784B7F84" w15:done="0"/>
  <w15:commentEx w15:paraId="684AEE5B" w15:done="0"/>
  <w15:commentEx w15:paraId="36F64790" w15:done="0"/>
  <w15:commentEx w15:paraId="19AF6049" w15:done="0"/>
  <w15:commentEx w15:paraId="07FC6FC3" w15:done="0"/>
  <w15:commentEx w15:paraId="7E9DD14C" w15:done="0"/>
  <w15:commentEx w15:paraId="382FCE17" w15:done="0"/>
  <w15:commentEx w15:paraId="2A5A9D9D" w15:done="0"/>
  <w15:commentEx w15:paraId="2E72E944" w15:done="0"/>
  <w15:commentEx w15:paraId="3B00FCB8" w15:paraIdParent="2E72E944" w15:done="0"/>
  <w15:commentEx w15:paraId="658DBDD9" w15:done="0"/>
  <w15:commentEx w15:paraId="698D57AB" w15:done="0"/>
  <w15:commentEx w15:paraId="1B0D1ED6" w15:done="0"/>
  <w15:commentEx w15:paraId="0F54A6CE" w15:done="0"/>
  <w15:commentEx w15:paraId="4CE59EBB" w15:done="0"/>
  <w15:commentEx w15:paraId="52E938A7" w15:done="0"/>
  <w15:commentEx w15:paraId="003D2428" w15:done="0"/>
  <w15:commentEx w15:paraId="6B0C996C" w15:done="0"/>
  <w15:commentEx w15:paraId="3167ED66" w15:done="0"/>
  <w15:commentEx w15:paraId="072AC43B" w15:done="0"/>
  <w15:commentEx w15:paraId="6D48923F" w15:done="0"/>
  <w15:commentEx w15:paraId="23614D2D" w15:done="0"/>
  <w15:commentEx w15:paraId="4868DE24" w15:done="0"/>
  <w15:commentEx w15:paraId="4C61AED0" w15:done="0"/>
  <w15:commentEx w15:paraId="6BBCEE8C" w15:done="0"/>
  <w15:commentEx w15:paraId="58FC029A" w15:done="0"/>
  <w15:commentEx w15:paraId="0368ADAE" w15:done="0"/>
  <w15:commentEx w15:paraId="58AF89A5" w15:done="0"/>
  <w15:commentEx w15:paraId="4C97ED3D" w15:done="0"/>
  <w15:commentEx w15:paraId="76FEA3DD" w15:done="0"/>
  <w15:commentEx w15:paraId="58F54E4B" w15:done="0"/>
  <w15:commentEx w15:paraId="2FB37E85" w15:done="0"/>
  <w15:commentEx w15:paraId="12B13DA6" w15:paraIdParent="2FB37E85" w15:done="0"/>
  <w15:commentEx w15:paraId="5EEA7033" w15:done="0"/>
  <w15:commentEx w15:paraId="2DC709DA" w15:done="0"/>
  <w15:commentEx w15:paraId="1A2296AD" w15:done="0"/>
  <w15:commentEx w15:paraId="7CD8B699" w15:done="0"/>
  <w15:commentEx w15:paraId="27AE6C43" w15:done="0"/>
  <w15:commentEx w15:paraId="6B1DD5ED" w15:done="0"/>
  <w15:commentEx w15:paraId="231B912F" w15:done="0"/>
  <w15:commentEx w15:paraId="25D95B17" w15:done="0"/>
  <w15:commentEx w15:paraId="7182E53C" w15:done="0"/>
  <w15:commentEx w15:paraId="73AF7109" w15:done="0"/>
  <w15:commentEx w15:paraId="485A9A9F" w15:paraIdParent="73AF7109" w15:done="0"/>
  <w15:commentEx w15:paraId="72378711" w15:done="0"/>
  <w15:commentEx w15:paraId="410166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0789B" w16cex:dateUtc="2023-03-18T21:51:00Z"/>
  <w16cex:commentExtensible w16cex:durableId="27C137C1" w16cex:dateUtc="2023-03-19T11:26:00Z"/>
  <w16cex:commentExtensible w16cex:durableId="27C1459C" w16cex:dateUtc="2023-03-19T12:26:00Z"/>
  <w16cex:commentExtensible w16cex:durableId="27C14577" w16cex:dateUtc="2023-03-19T12:25:00Z"/>
  <w16cex:commentExtensible w16cex:durableId="27C14656" w16cex:dateUtc="2023-03-19T12:29:00Z"/>
  <w16cex:commentExtensible w16cex:durableId="27C146C8" w16cex:dateUtc="2023-03-19T12:31:00Z"/>
  <w16cex:commentExtensible w16cex:durableId="27C15416" w16cex:dateUtc="2023-03-19T13:27:00Z"/>
  <w16cex:commentExtensible w16cex:durableId="27C146FC" w16cex:dateUtc="2023-03-19T12:31:00Z"/>
  <w16cex:commentExtensible w16cex:durableId="27C147B8" w16cex:dateUtc="2023-03-19T12:35:00Z"/>
  <w16cex:commentExtensible w16cex:durableId="27C1482C" w16cex:dateUtc="2023-03-19T12:37:00Z"/>
  <w16cex:commentExtensible w16cex:durableId="27C14A6E" w16cex:dateUtc="2023-03-19T12:46:00Z"/>
  <w16cex:commentExtensible w16cex:durableId="27C14AC1" w16cex:dateUtc="2023-03-19T12:48:00Z"/>
  <w16cex:commentExtensible w16cex:durableId="27C14B97" w16cex:dateUtc="2023-03-19T12:51:00Z"/>
  <w16cex:commentExtensible w16cex:durableId="27C14C05" w16cex:dateUtc="2023-03-19T12:53:00Z"/>
  <w16cex:commentExtensible w16cex:durableId="27C14B4D" w16cex:dateUtc="2023-03-19T12:50:00Z"/>
  <w16cex:commentExtensible w16cex:durableId="27C14C55" w16cex:dateUtc="2023-03-19T12:54:00Z"/>
  <w16cex:commentExtensible w16cex:durableId="27C14EAC" w16cex:dateUtc="2023-03-19T13:04:00Z"/>
  <w16cex:commentExtensible w16cex:durableId="27C1509E" w16cex:dateUtc="2023-03-19T13:13:00Z"/>
  <w16cex:commentExtensible w16cex:durableId="27C151B3" w16cex:dateUtc="2023-03-19T13:17:00Z"/>
  <w16cex:commentExtensible w16cex:durableId="27C1521F" w16cex:dateUtc="2023-03-19T13:19:00Z"/>
  <w16cex:commentExtensible w16cex:durableId="27C1549F" w16cex:dateUtc="2023-03-19T13:30:00Z"/>
  <w16cex:commentExtensible w16cex:durableId="27C155D5" w16cex:dateUtc="2023-03-19T13:35:00Z"/>
  <w16cex:commentExtensible w16cex:durableId="27C15687" w16cex:dateUtc="2023-03-19T13:38:00Z"/>
  <w16cex:commentExtensible w16cex:durableId="27C17367" w16cex:dateUtc="2023-03-19T15:41:00Z"/>
  <w16cex:commentExtensible w16cex:durableId="27C1750E" w16cex:dateUtc="2023-03-19T15:48:00Z"/>
  <w16cex:commentExtensible w16cex:durableId="27C17394" w16cex:dateUtc="2023-03-19T15:42:00Z"/>
  <w16cex:commentExtensible w16cex:durableId="27C17FFB" w16cex:dateUtc="2023-03-19T16:35:00Z"/>
  <w16cex:commentExtensible w16cex:durableId="27C18094" w16cex:dateUtc="2023-03-19T16:37:00Z"/>
  <w16cex:commentExtensible w16cex:durableId="27C17FB3" w16cex:dateUtc="2023-03-19T16:33:00Z"/>
  <w16cex:commentExtensible w16cex:durableId="27C18128" w16cex:dateUtc="2023-03-19T16:40:00Z"/>
  <w16cex:commentExtensible w16cex:durableId="27C182C7" w16cex:dateUtc="2023-03-19T16:47:00Z"/>
  <w16cex:commentExtensible w16cex:durableId="27C18414" w16cex:dateUtc="2023-03-19T16:52:00Z"/>
  <w16cex:commentExtensible w16cex:durableId="27C18465" w16cex:dateUtc="2023-03-19T16:53:00Z"/>
  <w16cex:commentExtensible w16cex:durableId="27C19049" w16cex:dateUtc="2023-03-19T17:44:00Z"/>
  <w16cex:commentExtensible w16cex:durableId="27C186FE" w16cex:dateUtc="2023-03-19T17:05:00Z"/>
  <w16cex:commentExtensible w16cex:durableId="27C18817" w16cex:dateUtc="2023-03-19T17:09:00Z"/>
  <w16cex:commentExtensible w16cex:durableId="27C18870" w16cex:dateUtc="2023-03-19T17:11:00Z"/>
  <w16cex:commentExtensible w16cex:durableId="27C188E7" w16cex:dateUtc="2023-03-19T17:13:00Z"/>
  <w16cex:commentExtensible w16cex:durableId="27C18A30" w16cex:dateUtc="2023-03-19T17:18:00Z"/>
  <w16cex:commentExtensible w16cex:durableId="27C1898A" w16cex:dateUtc="2023-03-19T17:15:00Z"/>
  <w16cex:commentExtensible w16cex:durableId="27C189B4" w16cex:dateUtc="2023-03-19T17:16:00Z"/>
  <w16cex:commentExtensible w16cex:durableId="27C1B235" w16cex:dateUtc="2023-03-19T20:09:00Z"/>
  <w16cex:commentExtensible w16cex:durableId="27C18A84" w16cex:dateUtc="2023-03-19T17:20:00Z"/>
  <w16cex:commentExtensible w16cex:durableId="27C18ABA" w16cex:dateUtc="2023-03-19T17:20:00Z"/>
  <w16cex:commentExtensible w16cex:durableId="27C18ADB" w16cex:dateUtc="2023-03-19T17:21:00Z"/>
  <w16cex:commentExtensible w16cex:durableId="27C18C0A" w16cex:dateUtc="2023-03-19T17:26:00Z"/>
  <w16cex:commentExtensible w16cex:durableId="27C18C38" w16cex:dateUtc="2023-03-19T17:27:00Z"/>
  <w16cex:commentExtensible w16cex:durableId="27C18C58" w16cex:dateUtc="2023-03-19T17:27:00Z"/>
  <w16cex:commentExtensible w16cex:durableId="27C18CB7" w16cex:dateUtc="2023-03-19T17:29:00Z"/>
  <w16cex:commentExtensible w16cex:durableId="27C18D3C" w16cex:dateUtc="2023-03-19T17:31:00Z"/>
  <w16cex:commentExtensible w16cex:durableId="27C18DA1" w16cex:dateUtc="2023-03-19T17:33:00Z"/>
  <w16cex:commentExtensible w16cex:durableId="27C18F40" w16cex:dateUtc="2023-03-19T17:40:00Z"/>
  <w16cex:commentExtensible w16cex:durableId="27B32F42" w16cex:dateUtc="2023-03-08T20:58:00Z"/>
  <w16cex:commentExtensible w16cex:durableId="27C18FA6" w16cex:dateUtc="2023-03-19T17:41:00Z"/>
  <w16cex:commentExtensible w16cex:durableId="27C18FF2" w16cex:dateUtc="2023-03-19T17:43:00Z"/>
  <w16cex:commentExtensible w16cex:durableId="27C18FCD" w16cex:dateUtc="2023-03-19T17:42:00Z"/>
  <w16cex:commentExtensible w16cex:durableId="27C19132" w16cex:dateUtc="2023-03-19T17:48:00Z"/>
  <w16cex:commentExtensible w16cex:durableId="27C191AB" w16cex:dateUtc="2023-03-19T17:50:00Z"/>
  <w16cex:commentExtensible w16cex:durableId="27C191FD" w16cex:dateUtc="2023-03-19T17:51:00Z"/>
  <w16cex:commentExtensible w16cex:durableId="27C192AD" w16cex:dateUtc="2023-03-19T17:54:00Z"/>
  <w16cex:commentExtensible w16cex:durableId="27C192DF" w16cex:dateUtc="2023-03-19T17:55:00Z"/>
  <w16cex:commentExtensible w16cex:durableId="27C19438" w16cex:dateUtc="2023-03-19T18:01:00Z"/>
  <w16cex:commentExtensible w16cex:durableId="27C19403" w16cex:dateUtc="2023-03-19T18:00:00Z"/>
  <w16cex:commentExtensible w16cex:durableId="27C194C6" w16cex:dateUtc="2023-03-19T18:03:00Z"/>
  <w16cex:commentExtensible w16cex:durableId="27C1B866" w16cex:dateUtc="2023-03-19T20:35:00Z"/>
  <w16cex:commentExtensible w16cex:durableId="27C196A9" w16cex:dateUtc="2023-03-19T18:11:00Z"/>
  <w16cex:commentExtensible w16cex:durableId="27C1958C" w16cex:dateUtc="2023-03-19T18:07:00Z"/>
  <w16cex:commentExtensible w16cex:durableId="27C1A4FF" w16cex:dateUtc="2023-03-19T19:13:00Z"/>
  <w16cex:commentExtensible w16cex:durableId="27C1B8A4" w16cex:dateUtc="2023-03-19T20:36:00Z"/>
  <w16cex:commentExtensible w16cex:durableId="27C1A4B8" w16cex:dateUtc="2023-03-19T19:11:00Z"/>
  <w16cex:commentExtensible w16cex:durableId="27C1B8CA" w16cex:dateUtc="2023-03-19T20:37:00Z"/>
  <w16cex:commentExtensible w16cex:durableId="27C1A82B" w16cex:dateUtc="2023-03-19T19:26:00Z"/>
  <w16cex:commentExtensible w16cex:durableId="27C1A8CE" w16cex:dateUtc="2023-03-19T19:29:00Z"/>
  <w16cex:commentExtensible w16cex:durableId="27C1A94F" w16cex:dateUtc="2023-03-19T19:31:00Z"/>
  <w16cex:commentExtensible w16cex:durableId="27C1A98C" w16cex:dateUtc="2023-03-19T19:32:00Z"/>
  <w16cex:commentExtensible w16cex:durableId="27C1AA5F" w16cex:dateUtc="2023-03-19T19:35:00Z"/>
  <w16cex:commentExtensible w16cex:durableId="27C1AB41" w16cex:dateUtc="2023-03-19T19:39:00Z"/>
  <w16cex:commentExtensible w16cex:durableId="27C1ABDC" w16cex:dateUtc="2023-03-19T19:42:00Z"/>
  <w16cex:commentExtensible w16cex:durableId="27C1AC64" w16cex:dateUtc="2023-03-19T19:44:00Z"/>
  <w16cex:commentExtensible w16cex:durableId="27C1ACE4" w16cex:dateUtc="2023-03-19T19:46:00Z"/>
  <w16cex:commentExtensible w16cex:durableId="27C1AD1C" w16cex:dateUtc="2023-03-19T19:47:00Z"/>
  <w16cex:commentExtensible w16cex:durableId="27C1AD3C" w16cex:dateUtc="2023-03-19T19:48:00Z"/>
  <w16cex:commentExtensible w16cex:durableId="27C1AE66" w16cex:dateUtc="2023-03-19T19:53:00Z"/>
  <w16cex:commentExtensible w16cex:durableId="27C1BCBE" w16cex:dateUtc="2023-03-19T20:54:00Z"/>
  <w16cex:commentExtensible w16cex:durableId="27C1AECD" w16cex:dateUtc="2023-03-19T19:54:00Z"/>
  <w16cex:commentExtensible w16cex:durableId="27C1BD03" w16cex:dateUtc="2023-03-19T20:55:00Z"/>
  <w16cex:commentExtensible w16cex:durableId="27B8C2EB" w16cex:dateUtc="2023-03-13T01:30:00Z"/>
  <w16cex:commentExtensible w16cex:durableId="27B8C2E6" w16cex:dateUtc="2023-03-13T01:30:00Z"/>
  <w16cex:commentExtensible w16cex:durableId="27B8C2E1" w16cex:dateUtc="2023-03-13T01:30:00Z"/>
  <w16cex:commentExtensible w16cex:durableId="27C1B0EF" w16cex:dateUtc="2023-03-19T20:03:00Z"/>
  <w16cex:commentExtensible w16cex:durableId="27C1B02D" w16cex:dateUtc="2023-03-19T20:00:00Z"/>
  <w16cex:commentExtensible w16cex:durableId="27C1B588" w16cex:dateUtc="2023-03-19T20:23:00Z"/>
  <w16cex:commentExtensible w16cex:durableId="27C1B669" w16cex:dateUtc="2023-03-19T20:27:00Z"/>
  <w16cex:commentExtensible w16cex:durableId="27C1B9FD" w16cex:dateUtc="2023-03-19T20:42:00Z"/>
  <w16cex:commentExtensible w16cex:durableId="27C1BA9B" w16cex:dateUtc="2023-03-19T2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28D974" w16cid:durableId="27C0789B"/>
  <w16cid:commentId w16cid:paraId="41FB91FF" w16cid:durableId="27C137C1"/>
  <w16cid:commentId w16cid:paraId="0BEB2121" w16cid:durableId="27C1459C"/>
  <w16cid:commentId w16cid:paraId="7DC05396" w16cid:durableId="27C14577"/>
  <w16cid:commentId w16cid:paraId="06431D7A" w16cid:durableId="27C14656"/>
  <w16cid:commentId w16cid:paraId="19000BF3" w16cid:durableId="27C146C8"/>
  <w16cid:commentId w16cid:paraId="6F89A68F" w16cid:durableId="27C15416"/>
  <w16cid:commentId w16cid:paraId="58585967" w16cid:durableId="27C146FC"/>
  <w16cid:commentId w16cid:paraId="5C4809ED" w16cid:durableId="27C147B8"/>
  <w16cid:commentId w16cid:paraId="2B0563CD" w16cid:durableId="27C1482C"/>
  <w16cid:commentId w16cid:paraId="4BCBE1B9" w16cid:durableId="27C14A6E"/>
  <w16cid:commentId w16cid:paraId="5D5F9AAF" w16cid:durableId="27C14AC1"/>
  <w16cid:commentId w16cid:paraId="29040F21" w16cid:durableId="27C14B97"/>
  <w16cid:commentId w16cid:paraId="09640B98" w16cid:durableId="27C14C05"/>
  <w16cid:commentId w16cid:paraId="1C2F8185" w16cid:durableId="27C14B4D"/>
  <w16cid:commentId w16cid:paraId="6F503E72" w16cid:durableId="27C14C55"/>
  <w16cid:commentId w16cid:paraId="6671641B" w16cid:durableId="27C14EAC"/>
  <w16cid:commentId w16cid:paraId="622AE95B" w16cid:durableId="27C1509E"/>
  <w16cid:commentId w16cid:paraId="5998A512" w16cid:durableId="27C151B3"/>
  <w16cid:commentId w16cid:paraId="08EEBBCE" w16cid:durableId="27C1521F"/>
  <w16cid:commentId w16cid:paraId="31A49C2C" w16cid:durableId="27C1549F"/>
  <w16cid:commentId w16cid:paraId="1E901114" w16cid:durableId="27C155D5"/>
  <w16cid:commentId w16cid:paraId="4C277BED" w16cid:durableId="27C15687"/>
  <w16cid:commentId w16cid:paraId="6FCF6136" w16cid:durableId="27C17367"/>
  <w16cid:commentId w16cid:paraId="41585780" w16cid:durableId="27C1750E"/>
  <w16cid:commentId w16cid:paraId="24145C61" w16cid:durableId="27C17394"/>
  <w16cid:commentId w16cid:paraId="135D5877" w16cid:durableId="27C17FFB"/>
  <w16cid:commentId w16cid:paraId="00B30486" w16cid:durableId="27C18094"/>
  <w16cid:commentId w16cid:paraId="447BBFCF" w16cid:durableId="27C17FB3"/>
  <w16cid:commentId w16cid:paraId="31D0A3DD" w16cid:durableId="27C18128"/>
  <w16cid:commentId w16cid:paraId="08BAE2F3" w16cid:durableId="27C182C7"/>
  <w16cid:commentId w16cid:paraId="6DA8C245" w16cid:durableId="27C18414"/>
  <w16cid:commentId w16cid:paraId="5C3FB035" w16cid:durableId="27C18465"/>
  <w16cid:commentId w16cid:paraId="32F10395" w16cid:durableId="27C19049"/>
  <w16cid:commentId w16cid:paraId="473FB1BA" w16cid:durableId="27C186FE"/>
  <w16cid:commentId w16cid:paraId="2C934E21" w16cid:durableId="27C18817"/>
  <w16cid:commentId w16cid:paraId="76DBDF51" w16cid:durableId="27C18870"/>
  <w16cid:commentId w16cid:paraId="2928378E" w16cid:durableId="27C188E7"/>
  <w16cid:commentId w16cid:paraId="15C2A39E" w16cid:durableId="27C18A30"/>
  <w16cid:commentId w16cid:paraId="47F30B22" w16cid:durableId="27C1898A"/>
  <w16cid:commentId w16cid:paraId="11693C36" w16cid:durableId="27C189B4"/>
  <w16cid:commentId w16cid:paraId="7E0FFBD7" w16cid:durableId="27C1B235"/>
  <w16cid:commentId w16cid:paraId="313D9E37" w16cid:durableId="27C18A84"/>
  <w16cid:commentId w16cid:paraId="2FBF384D" w16cid:durableId="27C18ABA"/>
  <w16cid:commentId w16cid:paraId="2F4FD914" w16cid:durableId="27C18ADB"/>
  <w16cid:commentId w16cid:paraId="543853ED" w16cid:durableId="27C18C0A"/>
  <w16cid:commentId w16cid:paraId="1CF9AE42" w16cid:durableId="27C18C38"/>
  <w16cid:commentId w16cid:paraId="50CC002D" w16cid:durableId="27C18C58"/>
  <w16cid:commentId w16cid:paraId="482284CD" w16cid:durableId="27C18CB7"/>
  <w16cid:commentId w16cid:paraId="57C72127" w16cid:durableId="27C18D3C"/>
  <w16cid:commentId w16cid:paraId="784B7F84" w16cid:durableId="27C18DA1"/>
  <w16cid:commentId w16cid:paraId="684AEE5B" w16cid:durableId="27C18F40"/>
  <w16cid:commentId w16cid:paraId="36F64790" w16cid:durableId="27B32F42"/>
  <w16cid:commentId w16cid:paraId="19AF6049" w16cid:durableId="27C18FA6"/>
  <w16cid:commentId w16cid:paraId="07FC6FC3" w16cid:durableId="27C18FF2"/>
  <w16cid:commentId w16cid:paraId="7E9DD14C" w16cid:durableId="27C18FCD"/>
  <w16cid:commentId w16cid:paraId="382FCE17" w16cid:durableId="27C19132"/>
  <w16cid:commentId w16cid:paraId="2A5A9D9D" w16cid:durableId="27C191AB"/>
  <w16cid:commentId w16cid:paraId="2E72E944" w16cid:durableId="27C191FD"/>
  <w16cid:commentId w16cid:paraId="3B00FCB8" w16cid:durableId="27C192AD"/>
  <w16cid:commentId w16cid:paraId="658DBDD9" w16cid:durableId="27C192DF"/>
  <w16cid:commentId w16cid:paraId="698D57AB" w16cid:durableId="27C19438"/>
  <w16cid:commentId w16cid:paraId="1B0D1ED6" w16cid:durableId="27C19403"/>
  <w16cid:commentId w16cid:paraId="0F54A6CE" w16cid:durableId="27C194C6"/>
  <w16cid:commentId w16cid:paraId="4CE59EBB" w16cid:durableId="27C1B866"/>
  <w16cid:commentId w16cid:paraId="52E938A7" w16cid:durableId="27C196A9"/>
  <w16cid:commentId w16cid:paraId="003D2428" w16cid:durableId="27C1958C"/>
  <w16cid:commentId w16cid:paraId="6B0C996C" w16cid:durableId="27C1A4FF"/>
  <w16cid:commentId w16cid:paraId="3167ED66" w16cid:durableId="27C1B8A4"/>
  <w16cid:commentId w16cid:paraId="072AC43B" w16cid:durableId="27C1A4B8"/>
  <w16cid:commentId w16cid:paraId="6D48923F" w16cid:durableId="27C1B8CA"/>
  <w16cid:commentId w16cid:paraId="23614D2D" w16cid:durableId="27C1A82B"/>
  <w16cid:commentId w16cid:paraId="4868DE24" w16cid:durableId="27C1A8CE"/>
  <w16cid:commentId w16cid:paraId="4C61AED0" w16cid:durableId="27C1A94F"/>
  <w16cid:commentId w16cid:paraId="6BBCEE8C" w16cid:durableId="27C1A98C"/>
  <w16cid:commentId w16cid:paraId="58FC029A" w16cid:durableId="27C1AA5F"/>
  <w16cid:commentId w16cid:paraId="0368ADAE" w16cid:durableId="27B1C06B"/>
  <w16cid:commentId w16cid:paraId="58AF89A5" w16cid:durableId="27C1AB41"/>
  <w16cid:commentId w16cid:paraId="4C97ED3D" w16cid:durableId="27C1ABDC"/>
  <w16cid:commentId w16cid:paraId="76FEA3DD" w16cid:durableId="27C1AC64"/>
  <w16cid:commentId w16cid:paraId="58F54E4B" w16cid:durableId="27C1ACE4"/>
  <w16cid:commentId w16cid:paraId="2FB37E85" w16cid:durableId="27C1AD1C"/>
  <w16cid:commentId w16cid:paraId="12B13DA6" w16cid:durableId="27C1AD3C"/>
  <w16cid:commentId w16cid:paraId="5EEA7033" w16cid:durableId="27C1AE66"/>
  <w16cid:commentId w16cid:paraId="2DC709DA" w16cid:durableId="27C1BCBE"/>
  <w16cid:commentId w16cid:paraId="1A2296AD" w16cid:durableId="27C1AECD"/>
  <w16cid:commentId w16cid:paraId="7CD8B699" w16cid:durableId="27C1BD03"/>
  <w16cid:commentId w16cid:paraId="27AE6C43" w16cid:durableId="27B8C2EB"/>
  <w16cid:commentId w16cid:paraId="6B1DD5ED" w16cid:durableId="27B8C2E6"/>
  <w16cid:commentId w16cid:paraId="231B912F" w16cid:durableId="27B8C2E1"/>
  <w16cid:commentId w16cid:paraId="25D95B17" w16cid:durableId="27C1B0EF"/>
  <w16cid:commentId w16cid:paraId="7182E53C" w16cid:durableId="27C1B02D"/>
  <w16cid:commentId w16cid:paraId="73AF7109" w16cid:durableId="27C1B588"/>
  <w16cid:commentId w16cid:paraId="485A9A9F" w16cid:durableId="27C1B669"/>
  <w16cid:commentId w16cid:paraId="72378711" w16cid:durableId="27C1B9FD"/>
  <w16cid:commentId w16cid:paraId="410166F0" w16cid:durableId="27C1BA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F1758" w14:textId="77777777" w:rsidR="008B2E31" w:rsidRDefault="008B2E31">
      <w:pPr>
        <w:spacing w:line="240" w:lineRule="auto"/>
      </w:pPr>
      <w:r>
        <w:separator/>
      </w:r>
    </w:p>
  </w:endnote>
  <w:endnote w:type="continuationSeparator" w:id="0">
    <w:p w14:paraId="42C7928F" w14:textId="77777777" w:rsidR="008B2E31" w:rsidRDefault="008B2E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4644C" w14:textId="77777777" w:rsidR="00F21671" w:rsidRDefault="00000000">
    <w:pPr>
      <w:jc w:val="right"/>
    </w:pPr>
    <w:r>
      <w:rPr>
        <w:sz w:val="24"/>
        <w:szCs w:val="24"/>
      </w:rPr>
      <w:fldChar w:fldCharType="begin"/>
    </w:r>
    <w:r>
      <w:rPr>
        <w:sz w:val="24"/>
        <w:szCs w:val="24"/>
      </w:rPr>
      <w:instrText>PAGE</w:instrText>
    </w:r>
    <w:r>
      <w:rPr>
        <w:sz w:val="24"/>
        <w:szCs w:val="24"/>
      </w:rPr>
      <w:fldChar w:fldCharType="separate"/>
    </w:r>
    <w:r w:rsidR="00313AA6">
      <w:rPr>
        <w:noProof/>
        <w:sz w:val="24"/>
        <w:szCs w:val="24"/>
      </w:rPr>
      <w:t>1</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F85A0" w14:textId="77777777" w:rsidR="00F21671" w:rsidRDefault="00F216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9E4B0" w14:textId="77777777" w:rsidR="008B2E31" w:rsidRDefault="008B2E31">
      <w:pPr>
        <w:spacing w:line="240" w:lineRule="auto"/>
      </w:pPr>
      <w:r>
        <w:separator/>
      </w:r>
    </w:p>
  </w:footnote>
  <w:footnote w:type="continuationSeparator" w:id="0">
    <w:p w14:paraId="78371DBD" w14:textId="77777777" w:rsidR="008B2E31" w:rsidRDefault="008B2E3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7582B"/>
    <w:multiLevelType w:val="multilevel"/>
    <w:tmpl w:val="3E326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494333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slie Ries">
    <w15:presenceInfo w15:providerId="AD" w15:userId="S::lr354@georgetown.edu::6bedb3a5-e563-439e-97de-55f7fbc82fe2"/>
  </w15:person>
  <w15:person w15:author="Vaughn Shirey">
    <w15:presenceInfo w15:providerId="AD" w15:userId="S::vms55@georgetown.edu::10cb4a4f-7ebd-4b7a-ac99-df3936bf79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671"/>
    <w:rsid w:val="00001C80"/>
    <w:rsid w:val="00001E8C"/>
    <w:rsid w:val="000120DD"/>
    <w:rsid w:val="00023E3B"/>
    <w:rsid w:val="00024211"/>
    <w:rsid w:val="00031528"/>
    <w:rsid w:val="00031DEF"/>
    <w:rsid w:val="000520CF"/>
    <w:rsid w:val="00055D82"/>
    <w:rsid w:val="000642BB"/>
    <w:rsid w:val="0006754C"/>
    <w:rsid w:val="00071336"/>
    <w:rsid w:val="00073BC4"/>
    <w:rsid w:val="000742B1"/>
    <w:rsid w:val="00075178"/>
    <w:rsid w:val="00086474"/>
    <w:rsid w:val="00092E8B"/>
    <w:rsid w:val="00094245"/>
    <w:rsid w:val="000A2FFD"/>
    <w:rsid w:val="000A7B10"/>
    <w:rsid w:val="000B0711"/>
    <w:rsid w:val="000D1E21"/>
    <w:rsid w:val="000D4874"/>
    <w:rsid w:val="000D4A97"/>
    <w:rsid w:val="000D7CA5"/>
    <w:rsid w:val="000E096B"/>
    <w:rsid w:val="000E2005"/>
    <w:rsid w:val="000E4178"/>
    <w:rsid w:val="000E4EA8"/>
    <w:rsid w:val="000E7202"/>
    <w:rsid w:val="000F30FE"/>
    <w:rsid w:val="000F494B"/>
    <w:rsid w:val="001062D8"/>
    <w:rsid w:val="001117B7"/>
    <w:rsid w:val="00116258"/>
    <w:rsid w:val="00116332"/>
    <w:rsid w:val="001222FF"/>
    <w:rsid w:val="00123762"/>
    <w:rsid w:val="00125DF8"/>
    <w:rsid w:val="00126913"/>
    <w:rsid w:val="00131E10"/>
    <w:rsid w:val="001369A0"/>
    <w:rsid w:val="0014032F"/>
    <w:rsid w:val="00141CDD"/>
    <w:rsid w:val="001555B5"/>
    <w:rsid w:val="00156523"/>
    <w:rsid w:val="00160F94"/>
    <w:rsid w:val="00171D2C"/>
    <w:rsid w:val="00173B7B"/>
    <w:rsid w:val="00173D8D"/>
    <w:rsid w:val="00184FF4"/>
    <w:rsid w:val="001943B0"/>
    <w:rsid w:val="001A0552"/>
    <w:rsid w:val="001A4C61"/>
    <w:rsid w:val="001B0564"/>
    <w:rsid w:val="001B06FF"/>
    <w:rsid w:val="001B78A9"/>
    <w:rsid w:val="001D343C"/>
    <w:rsid w:val="001D53CD"/>
    <w:rsid w:val="001D555C"/>
    <w:rsid w:val="001E1C49"/>
    <w:rsid w:val="001F2D3A"/>
    <w:rsid w:val="001F4A63"/>
    <w:rsid w:val="00203F8B"/>
    <w:rsid w:val="00204BD6"/>
    <w:rsid w:val="00204ECA"/>
    <w:rsid w:val="00205438"/>
    <w:rsid w:val="00205514"/>
    <w:rsid w:val="00207FFD"/>
    <w:rsid w:val="00212E77"/>
    <w:rsid w:val="002164BF"/>
    <w:rsid w:val="00220A78"/>
    <w:rsid w:val="002210C5"/>
    <w:rsid w:val="0022599C"/>
    <w:rsid w:val="00242716"/>
    <w:rsid w:val="00250CD8"/>
    <w:rsid w:val="002532EB"/>
    <w:rsid w:val="002631A9"/>
    <w:rsid w:val="0027271E"/>
    <w:rsid w:val="00276C41"/>
    <w:rsid w:val="002838B0"/>
    <w:rsid w:val="0028453A"/>
    <w:rsid w:val="00284D76"/>
    <w:rsid w:val="0029065E"/>
    <w:rsid w:val="00293991"/>
    <w:rsid w:val="00296FBC"/>
    <w:rsid w:val="002A14BB"/>
    <w:rsid w:val="002C1D2E"/>
    <w:rsid w:val="002D210D"/>
    <w:rsid w:val="002D286F"/>
    <w:rsid w:val="002D66A9"/>
    <w:rsid w:val="002D719B"/>
    <w:rsid w:val="002E1716"/>
    <w:rsid w:val="002E769B"/>
    <w:rsid w:val="002F77FB"/>
    <w:rsid w:val="003032CE"/>
    <w:rsid w:val="003049F0"/>
    <w:rsid w:val="00313AA6"/>
    <w:rsid w:val="00315100"/>
    <w:rsid w:val="0032134C"/>
    <w:rsid w:val="003360F9"/>
    <w:rsid w:val="003506C5"/>
    <w:rsid w:val="00355C60"/>
    <w:rsid w:val="00356645"/>
    <w:rsid w:val="0035788C"/>
    <w:rsid w:val="0036326D"/>
    <w:rsid w:val="00370C67"/>
    <w:rsid w:val="00370FC7"/>
    <w:rsid w:val="0037732D"/>
    <w:rsid w:val="00381089"/>
    <w:rsid w:val="00381C81"/>
    <w:rsid w:val="003858F3"/>
    <w:rsid w:val="003873E4"/>
    <w:rsid w:val="003935EA"/>
    <w:rsid w:val="00395030"/>
    <w:rsid w:val="00396D47"/>
    <w:rsid w:val="00397E33"/>
    <w:rsid w:val="003A2A42"/>
    <w:rsid w:val="003A558C"/>
    <w:rsid w:val="003A5891"/>
    <w:rsid w:val="003B2738"/>
    <w:rsid w:val="003B2812"/>
    <w:rsid w:val="003B57B1"/>
    <w:rsid w:val="003B5CAD"/>
    <w:rsid w:val="003B603F"/>
    <w:rsid w:val="003B610C"/>
    <w:rsid w:val="003C3DE7"/>
    <w:rsid w:val="003C6E1A"/>
    <w:rsid w:val="003D14FC"/>
    <w:rsid w:val="003D1595"/>
    <w:rsid w:val="003D2DC5"/>
    <w:rsid w:val="003D527C"/>
    <w:rsid w:val="003D7E4B"/>
    <w:rsid w:val="003E0311"/>
    <w:rsid w:val="003E5D66"/>
    <w:rsid w:val="003F6EB0"/>
    <w:rsid w:val="00400C33"/>
    <w:rsid w:val="0040641B"/>
    <w:rsid w:val="00410A83"/>
    <w:rsid w:val="00410CEB"/>
    <w:rsid w:val="004209D4"/>
    <w:rsid w:val="004307D1"/>
    <w:rsid w:val="00443614"/>
    <w:rsid w:val="004437D8"/>
    <w:rsid w:val="00447290"/>
    <w:rsid w:val="00461FF7"/>
    <w:rsid w:val="0047010C"/>
    <w:rsid w:val="00470F46"/>
    <w:rsid w:val="0047770E"/>
    <w:rsid w:val="0048547E"/>
    <w:rsid w:val="00485B0D"/>
    <w:rsid w:val="00490BB3"/>
    <w:rsid w:val="0049184D"/>
    <w:rsid w:val="004A019F"/>
    <w:rsid w:val="004A20A6"/>
    <w:rsid w:val="004A49C2"/>
    <w:rsid w:val="004A6C92"/>
    <w:rsid w:val="004A71FA"/>
    <w:rsid w:val="004B00E8"/>
    <w:rsid w:val="004C3665"/>
    <w:rsid w:val="004D06F9"/>
    <w:rsid w:val="004D0E02"/>
    <w:rsid w:val="004D7965"/>
    <w:rsid w:val="004E356F"/>
    <w:rsid w:val="004F38A5"/>
    <w:rsid w:val="00500E88"/>
    <w:rsid w:val="0050123D"/>
    <w:rsid w:val="00503587"/>
    <w:rsid w:val="00510299"/>
    <w:rsid w:val="00510B50"/>
    <w:rsid w:val="00511E00"/>
    <w:rsid w:val="00514BCF"/>
    <w:rsid w:val="0052407F"/>
    <w:rsid w:val="00533530"/>
    <w:rsid w:val="00541700"/>
    <w:rsid w:val="005444F8"/>
    <w:rsid w:val="0054782A"/>
    <w:rsid w:val="00552BE7"/>
    <w:rsid w:val="00555011"/>
    <w:rsid w:val="00560465"/>
    <w:rsid w:val="005632B0"/>
    <w:rsid w:val="00565EEF"/>
    <w:rsid w:val="00567531"/>
    <w:rsid w:val="00567BB8"/>
    <w:rsid w:val="00574965"/>
    <w:rsid w:val="00582A99"/>
    <w:rsid w:val="0058533A"/>
    <w:rsid w:val="00585396"/>
    <w:rsid w:val="00587906"/>
    <w:rsid w:val="00591F17"/>
    <w:rsid w:val="00592370"/>
    <w:rsid w:val="00593A08"/>
    <w:rsid w:val="0059748D"/>
    <w:rsid w:val="0059793C"/>
    <w:rsid w:val="005A4842"/>
    <w:rsid w:val="005A6F11"/>
    <w:rsid w:val="005B138B"/>
    <w:rsid w:val="005B7530"/>
    <w:rsid w:val="005C7B6B"/>
    <w:rsid w:val="005C7F4A"/>
    <w:rsid w:val="005D51C2"/>
    <w:rsid w:val="005E1136"/>
    <w:rsid w:val="005E7C75"/>
    <w:rsid w:val="005F0D9D"/>
    <w:rsid w:val="006006B8"/>
    <w:rsid w:val="00602ADF"/>
    <w:rsid w:val="00603558"/>
    <w:rsid w:val="00610E84"/>
    <w:rsid w:val="00620291"/>
    <w:rsid w:val="0062341A"/>
    <w:rsid w:val="00624612"/>
    <w:rsid w:val="00625849"/>
    <w:rsid w:val="00630A07"/>
    <w:rsid w:val="00637BA4"/>
    <w:rsid w:val="00641F34"/>
    <w:rsid w:val="0064238E"/>
    <w:rsid w:val="0064318B"/>
    <w:rsid w:val="00653D4E"/>
    <w:rsid w:val="006548CF"/>
    <w:rsid w:val="00656C23"/>
    <w:rsid w:val="00661771"/>
    <w:rsid w:val="00681871"/>
    <w:rsid w:val="00691611"/>
    <w:rsid w:val="00691F58"/>
    <w:rsid w:val="00696B41"/>
    <w:rsid w:val="00696C84"/>
    <w:rsid w:val="006A5717"/>
    <w:rsid w:val="006B0312"/>
    <w:rsid w:val="006B2A89"/>
    <w:rsid w:val="006B37F9"/>
    <w:rsid w:val="006B7D62"/>
    <w:rsid w:val="006C3E5C"/>
    <w:rsid w:val="006C5C39"/>
    <w:rsid w:val="006C7852"/>
    <w:rsid w:val="006D340F"/>
    <w:rsid w:val="006D4494"/>
    <w:rsid w:val="006F4EA6"/>
    <w:rsid w:val="00700F94"/>
    <w:rsid w:val="00702465"/>
    <w:rsid w:val="0070761E"/>
    <w:rsid w:val="00707DF9"/>
    <w:rsid w:val="0071374B"/>
    <w:rsid w:val="00722908"/>
    <w:rsid w:val="007233BE"/>
    <w:rsid w:val="00726C31"/>
    <w:rsid w:val="0074680E"/>
    <w:rsid w:val="0075223C"/>
    <w:rsid w:val="00752698"/>
    <w:rsid w:val="007530AA"/>
    <w:rsid w:val="007544F5"/>
    <w:rsid w:val="007657E2"/>
    <w:rsid w:val="00770476"/>
    <w:rsid w:val="00773159"/>
    <w:rsid w:val="007773F7"/>
    <w:rsid w:val="00783C7D"/>
    <w:rsid w:val="007A6A19"/>
    <w:rsid w:val="007A6A20"/>
    <w:rsid w:val="007B07DE"/>
    <w:rsid w:val="007B1DD9"/>
    <w:rsid w:val="007B2B55"/>
    <w:rsid w:val="007B4136"/>
    <w:rsid w:val="007B72B7"/>
    <w:rsid w:val="007C27B3"/>
    <w:rsid w:val="007D36B7"/>
    <w:rsid w:val="007D42C0"/>
    <w:rsid w:val="007D4DB1"/>
    <w:rsid w:val="007D723B"/>
    <w:rsid w:val="007E163E"/>
    <w:rsid w:val="007E1C7E"/>
    <w:rsid w:val="007E3BDC"/>
    <w:rsid w:val="007F7513"/>
    <w:rsid w:val="008034EF"/>
    <w:rsid w:val="00804119"/>
    <w:rsid w:val="00806E3A"/>
    <w:rsid w:val="00812EAA"/>
    <w:rsid w:val="00821568"/>
    <w:rsid w:val="00824666"/>
    <w:rsid w:val="008320DC"/>
    <w:rsid w:val="00832FE8"/>
    <w:rsid w:val="008343D5"/>
    <w:rsid w:val="00835D58"/>
    <w:rsid w:val="0083701A"/>
    <w:rsid w:val="008446F7"/>
    <w:rsid w:val="008466A2"/>
    <w:rsid w:val="008511BC"/>
    <w:rsid w:val="008534FE"/>
    <w:rsid w:val="00854C14"/>
    <w:rsid w:val="00855515"/>
    <w:rsid w:val="00855AC0"/>
    <w:rsid w:val="00863C69"/>
    <w:rsid w:val="00867A5D"/>
    <w:rsid w:val="0087358F"/>
    <w:rsid w:val="0087509B"/>
    <w:rsid w:val="008764DD"/>
    <w:rsid w:val="0088098D"/>
    <w:rsid w:val="008829E7"/>
    <w:rsid w:val="00884E20"/>
    <w:rsid w:val="00892228"/>
    <w:rsid w:val="00893AFD"/>
    <w:rsid w:val="00894144"/>
    <w:rsid w:val="00894B5E"/>
    <w:rsid w:val="00897E38"/>
    <w:rsid w:val="008A1294"/>
    <w:rsid w:val="008A4B3E"/>
    <w:rsid w:val="008B02FE"/>
    <w:rsid w:val="008B2E31"/>
    <w:rsid w:val="008C15DC"/>
    <w:rsid w:val="008C7D3B"/>
    <w:rsid w:val="008E0385"/>
    <w:rsid w:val="008E439F"/>
    <w:rsid w:val="008F3DAD"/>
    <w:rsid w:val="00915B9B"/>
    <w:rsid w:val="00922335"/>
    <w:rsid w:val="0092570D"/>
    <w:rsid w:val="00930DF6"/>
    <w:rsid w:val="00931A6F"/>
    <w:rsid w:val="009364A3"/>
    <w:rsid w:val="00937019"/>
    <w:rsid w:val="009440EC"/>
    <w:rsid w:val="009451AA"/>
    <w:rsid w:val="00956335"/>
    <w:rsid w:val="00960B57"/>
    <w:rsid w:val="00961D48"/>
    <w:rsid w:val="0096402F"/>
    <w:rsid w:val="009643EB"/>
    <w:rsid w:val="009677B4"/>
    <w:rsid w:val="009706B5"/>
    <w:rsid w:val="009763C4"/>
    <w:rsid w:val="00976C5F"/>
    <w:rsid w:val="009830EE"/>
    <w:rsid w:val="0098333A"/>
    <w:rsid w:val="00986EBE"/>
    <w:rsid w:val="009879FD"/>
    <w:rsid w:val="009A0721"/>
    <w:rsid w:val="009A1988"/>
    <w:rsid w:val="009A7A06"/>
    <w:rsid w:val="009B514E"/>
    <w:rsid w:val="009C3652"/>
    <w:rsid w:val="009D6023"/>
    <w:rsid w:val="009E4E38"/>
    <w:rsid w:val="009F007F"/>
    <w:rsid w:val="009F083F"/>
    <w:rsid w:val="00A01418"/>
    <w:rsid w:val="00A019DD"/>
    <w:rsid w:val="00A03D69"/>
    <w:rsid w:val="00A061B8"/>
    <w:rsid w:val="00A06C63"/>
    <w:rsid w:val="00A1311B"/>
    <w:rsid w:val="00A14377"/>
    <w:rsid w:val="00A14E31"/>
    <w:rsid w:val="00A2564E"/>
    <w:rsid w:val="00A26BDB"/>
    <w:rsid w:val="00A315FB"/>
    <w:rsid w:val="00A33FEB"/>
    <w:rsid w:val="00A36245"/>
    <w:rsid w:val="00A36DAA"/>
    <w:rsid w:val="00A44B9E"/>
    <w:rsid w:val="00A44CAA"/>
    <w:rsid w:val="00A45254"/>
    <w:rsid w:val="00A508E3"/>
    <w:rsid w:val="00A70C44"/>
    <w:rsid w:val="00A7198F"/>
    <w:rsid w:val="00A71DCC"/>
    <w:rsid w:val="00A74996"/>
    <w:rsid w:val="00A7686D"/>
    <w:rsid w:val="00A84390"/>
    <w:rsid w:val="00A862E5"/>
    <w:rsid w:val="00A874F0"/>
    <w:rsid w:val="00AA0CF1"/>
    <w:rsid w:val="00AB5567"/>
    <w:rsid w:val="00AB641A"/>
    <w:rsid w:val="00AC1590"/>
    <w:rsid w:val="00AC162E"/>
    <w:rsid w:val="00AE6A2D"/>
    <w:rsid w:val="00AF1BE5"/>
    <w:rsid w:val="00AF351A"/>
    <w:rsid w:val="00AF432C"/>
    <w:rsid w:val="00AF672A"/>
    <w:rsid w:val="00B002DE"/>
    <w:rsid w:val="00B074E9"/>
    <w:rsid w:val="00B11C0D"/>
    <w:rsid w:val="00B21EA8"/>
    <w:rsid w:val="00B35BA2"/>
    <w:rsid w:val="00B430E2"/>
    <w:rsid w:val="00B43EF5"/>
    <w:rsid w:val="00B46BA9"/>
    <w:rsid w:val="00B51F7E"/>
    <w:rsid w:val="00B57403"/>
    <w:rsid w:val="00B577F5"/>
    <w:rsid w:val="00B668AD"/>
    <w:rsid w:val="00B71B27"/>
    <w:rsid w:val="00B8531E"/>
    <w:rsid w:val="00B9315B"/>
    <w:rsid w:val="00B94340"/>
    <w:rsid w:val="00B953FF"/>
    <w:rsid w:val="00B97DFD"/>
    <w:rsid w:val="00BA4F69"/>
    <w:rsid w:val="00BB141E"/>
    <w:rsid w:val="00BB1526"/>
    <w:rsid w:val="00BB2B9F"/>
    <w:rsid w:val="00BB4B93"/>
    <w:rsid w:val="00BB5D85"/>
    <w:rsid w:val="00BC1765"/>
    <w:rsid w:val="00BD5094"/>
    <w:rsid w:val="00BF4ED2"/>
    <w:rsid w:val="00C0130D"/>
    <w:rsid w:val="00C01F70"/>
    <w:rsid w:val="00C03C67"/>
    <w:rsid w:val="00C057B3"/>
    <w:rsid w:val="00C11BF7"/>
    <w:rsid w:val="00C16E6D"/>
    <w:rsid w:val="00C211C5"/>
    <w:rsid w:val="00C24AA6"/>
    <w:rsid w:val="00C309C9"/>
    <w:rsid w:val="00C405BF"/>
    <w:rsid w:val="00C41BD6"/>
    <w:rsid w:val="00C43D2B"/>
    <w:rsid w:val="00C47C40"/>
    <w:rsid w:val="00C53F68"/>
    <w:rsid w:val="00C542BA"/>
    <w:rsid w:val="00C5494F"/>
    <w:rsid w:val="00C61CEC"/>
    <w:rsid w:val="00C6443A"/>
    <w:rsid w:val="00C7208A"/>
    <w:rsid w:val="00C72BA2"/>
    <w:rsid w:val="00C74148"/>
    <w:rsid w:val="00C81392"/>
    <w:rsid w:val="00C86B3D"/>
    <w:rsid w:val="00C90C49"/>
    <w:rsid w:val="00C97899"/>
    <w:rsid w:val="00CA0C65"/>
    <w:rsid w:val="00CB1F03"/>
    <w:rsid w:val="00CB4560"/>
    <w:rsid w:val="00CC20D8"/>
    <w:rsid w:val="00CD50F4"/>
    <w:rsid w:val="00CD6E33"/>
    <w:rsid w:val="00CE5E5C"/>
    <w:rsid w:val="00CF47A4"/>
    <w:rsid w:val="00CF5DA8"/>
    <w:rsid w:val="00D029F4"/>
    <w:rsid w:val="00D1245D"/>
    <w:rsid w:val="00D126F5"/>
    <w:rsid w:val="00D23A24"/>
    <w:rsid w:val="00D24C01"/>
    <w:rsid w:val="00D3063F"/>
    <w:rsid w:val="00D35212"/>
    <w:rsid w:val="00D406C4"/>
    <w:rsid w:val="00D41819"/>
    <w:rsid w:val="00D52658"/>
    <w:rsid w:val="00D52C29"/>
    <w:rsid w:val="00D659B6"/>
    <w:rsid w:val="00D66115"/>
    <w:rsid w:val="00D73D14"/>
    <w:rsid w:val="00D811E2"/>
    <w:rsid w:val="00D850BD"/>
    <w:rsid w:val="00D903A8"/>
    <w:rsid w:val="00D93E01"/>
    <w:rsid w:val="00D94E02"/>
    <w:rsid w:val="00D974C6"/>
    <w:rsid w:val="00DA1803"/>
    <w:rsid w:val="00DB1F85"/>
    <w:rsid w:val="00DB28C2"/>
    <w:rsid w:val="00DC1A6B"/>
    <w:rsid w:val="00DD1E02"/>
    <w:rsid w:val="00DD2ABE"/>
    <w:rsid w:val="00DD3B5F"/>
    <w:rsid w:val="00DE79BF"/>
    <w:rsid w:val="00DF2B27"/>
    <w:rsid w:val="00DF427B"/>
    <w:rsid w:val="00DF6585"/>
    <w:rsid w:val="00E02E15"/>
    <w:rsid w:val="00E04291"/>
    <w:rsid w:val="00E24662"/>
    <w:rsid w:val="00E24CE0"/>
    <w:rsid w:val="00E253CE"/>
    <w:rsid w:val="00E25C0F"/>
    <w:rsid w:val="00E308C4"/>
    <w:rsid w:val="00E34635"/>
    <w:rsid w:val="00E36F5F"/>
    <w:rsid w:val="00E422D4"/>
    <w:rsid w:val="00E473B6"/>
    <w:rsid w:val="00E5426A"/>
    <w:rsid w:val="00E554A8"/>
    <w:rsid w:val="00E5799C"/>
    <w:rsid w:val="00E67D6C"/>
    <w:rsid w:val="00E70B09"/>
    <w:rsid w:val="00E70DD5"/>
    <w:rsid w:val="00E72B62"/>
    <w:rsid w:val="00E733B8"/>
    <w:rsid w:val="00E77170"/>
    <w:rsid w:val="00E92846"/>
    <w:rsid w:val="00E941E7"/>
    <w:rsid w:val="00EA30B2"/>
    <w:rsid w:val="00EB133E"/>
    <w:rsid w:val="00EB3167"/>
    <w:rsid w:val="00EB5554"/>
    <w:rsid w:val="00EB68EB"/>
    <w:rsid w:val="00EC613C"/>
    <w:rsid w:val="00ED032E"/>
    <w:rsid w:val="00ED1F0D"/>
    <w:rsid w:val="00ED435D"/>
    <w:rsid w:val="00EE2614"/>
    <w:rsid w:val="00EE4477"/>
    <w:rsid w:val="00EE75BE"/>
    <w:rsid w:val="00F07B7F"/>
    <w:rsid w:val="00F170B3"/>
    <w:rsid w:val="00F207BF"/>
    <w:rsid w:val="00F21671"/>
    <w:rsid w:val="00F4001C"/>
    <w:rsid w:val="00F509C0"/>
    <w:rsid w:val="00F51CF4"/>
    <w:rsid w:val="00F55287"/>
    <w:rsid w:val="00F6009A"/>
    <w:rsid w:val="00F62418"/>
    <w:rsid w:val="00F6317F"/>
    <w:rsid w:val="00F662A1"/>
    <w:rsid w:val="00F6643C"/>
    <w:rsid w:val="00F70FEA"/>
    <w:rsid w:val="00F80DB7"/>
    <w:rsid w:val="00F81350"/>
    <w:rsid w:val="00F820A5"/>
    <w:rsid w:val="00F83A6D"/>
    <w:rsid w:val="00F858BA"/>
    <w:rsid w:val="00F92D71"/>
    <w:rsid w:val="00FA0197"/>
    <w:rsid w:val="00FA49F2"/>
    <w:rsid w:val="00FB3189"/>
    <w:rsid w:val="00FB650E"/>
    <w:rsid w:val="00FD471A"/>
    <w:rsid w:val="00FD70E2"/>
    <w:rsid w:val="00FE06FC"/>
    <w:rsid w:val="00FE0D18"/>
    <w:rsid w:val="00FE23DF"/>
    <w:rsid w:val="00FE49D0"/>
    <w:rsid w:val="00FF7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F856"/>
  <w15:docId w15:val="{07BE731F-CD94-4392-BDDA-30516E3F8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jc w:val="both"/>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637B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726C31"/>
    <w:rPr>
      <w:b/>
      <w:bCs/>
    </w:rPr>
  </w:style>
  <w:style w:type="character" w:customStyle="1" w:styleId="CommentSubjectChar">
    <w:name w:val="Comment Subject Char"/>
    <w:basedOn w:val="CommentTextChar"/>
    <w:link w:val="CommentSubject"/>
    <w:uiPriority w:val="99"/>
    <w:semiHidden/>
    <w:rsid w:val="00726C31"/>
    <w:rPr>
      <w:b/>
      <w:bCs/>
      <w:sz w:val="20"/>
      <w:szCs w:val="20"/>
    </w:rPr>
  </w:style>
  <w:style w:type="paragraph" w:styleId="Bibliography">
    <w:name w:val="Bibliography"/>
    <w:basedOn w:val="Normal"/>
    <w:next w:val="Normal"/>
    <w:uiPriority w:val="37"/>
    <w:unhideWhenUsed/>
    <w:rsid w:val="00E554A8"/>
    <w:pPr>
      <w:spacing w:line="240" w:lineRule="auto"/>
      <w:ind w:left="720" w:hanging="720"/>
    </w:pPr>
  </w:style>
  <w:style w:type="character" w:styleId="LineNumber">
    <w:name w:val="line number"/>
    <w:basedOn w:val="DefaultParagraphFont"/>
    <w:uiPriority w:val="99"/>
    <w:semiHidden/>
    <w:unhideWhenUsed/>
    <w:rsid w:val="00D24C01"/>
  </w:style>
  <w:style w:type="character" w:styleId="PlaceholderText">
    <w:name w:val="Placeholder Text"/>
    <w:basedOn w:val="DefaultParagraphFont"/>
    <w:uiPriority w:val="99"/>
    <w:semiHidden/>
    <w:rsid w:val="000E096B"/>
    <w:rPr>
      <w:color w:val="808080"/>
    </w:rPr>
  </w:style>
  <w:style w:type="paragraph" w:styleId="Revision">
    <w:name w:val="Revision"/>
    <w:hidden/>
    <w:uiPriority w:val="99"/>
    <w:semiHidden/>
    <w:rsid w:val="000E4EA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decogs.com/eqnedit.php?latex=%5Cmathrm%7B%5CPsi%7D_%7Bk%2Ct%2Cs%7D%5C%20%5Csim%20%5Calpha_1%2B%5Calpha_%7Bs%7D%2B%5Cbeta_2%5Ctimes%7Barea%7D_k%2B%5Cbeta_%7Bs1%7D%5Ctimes%7BTemperature%2FPrecipitation%7D_%7Bk%2Ct%7D%2B(%5Cbeta_%7Bs2%7D%5Ctimes%7BTemperature%7D_%7Bk%2Ct%7D%5E2)" TargetMode="External"/><Relationship Id="rId21" Type="http://schemas.openxmlformats.org/officeDocument/2006/relationships/hyperlink" Target="https://www.zotero.org/google-docs/?CfE187" TargetMode="External"/><Relationship Id="rId42" Type="http://schemas.openxmlformats.org/officeDocument/2006/relationships/hyperlink" Target="https://www.codecogs.com/eqnedit.php?latex=%5Cbeta_%7Bsp1%7D" TargetMode="External"/><Relationship Id="rId47" Type="http://schemas.openxmlformats.org/officeDocument/2006/relationships/image" Target="media/image11.png"/><Relationship Id="rId63" Type="http://schemas.openxmlformats.org/officeDocument/2006/relationships/hyperlink" Target="https://www.codecogs.com/eqnedit.php?latex=%5Clambda" TargetMode="External"/><Relationship Id="rId68" Type="http://schemas.openxmlformats.org/officeDocument/2006/relationships/image" Target="media/image18.png"/><Relationship Id="rId84" Type="http://schemas.openxmlformats.org/officeDocument/2006/relationships/image" Target="media/image27.png"/><Relationship Id="rId89" Type="http://schemas.openxmlformats.org/officeDocument/2006/relationships/hyperlink" Target="https://www.codecogs.com/eqnedit.php?latex=%5Calpha" TargetMode="External"/><Relationship Id="rId16" Type="http://schemas.openxmlformats.org/officeDocument/2006/relationships/hyperlink" Target="https://www.zotero.org/google-docs/?CUS0Ah" TargetMode="External"/><Relationship Id="rId107" Type="http://schemas.openxmlformats.org/officeDocument/2006/relationships/image" Target="media/image42.png"/><Relationship Id="rId11" Type="http://schemas.microsoft.com/office/2016/09/relationships/commentsIds" Target="commentsIds.xml"/><Relationship Id="rId32" Type="http://schemas.openxmlformats.org/officeDocument/2006/relationships/hyperlink" Target="https://www.codecogs.com/eqnedit.php?latex=k" TargetMode="External"/><Relationship Id="rId37" Type="http://schemas.openxmlformats.org/officeDocument/2006/relationships/image" Target="media/image6.png"/><Relationship Id="rId53" Type="http://schemas.openxmlformats.org/officeDocument/2006/relationships/hyperlink" Target="https://www.codecogs.com/eqnedit.php?latex=%5Calpha_1" TargetMode="External"/><Relationship Id="rId58" Type="http://schemas.openxmlformats.org/officeDocument/2006/relationships/hyperlink" Target="https://www.codecogs.com/eqnedit.php?latex=%5Cbeta_1" TargetMode="External"/><Relationship Id="rId74" Type="http://schemas.openxmlformats.org/officeDocument/2006/relationships/image" Target="media/image22.png"/><Relationship Id="rId79" Type="http://schemas.openxmlformats.org/officeDocument/2006/relationships/hyperlink" Target="https://www.codecogs.com/eqnedit.php?latex=MeanOccupancy_%7Bg%7D%20%5Csim%20%5Calpha%20%2B%20%5Cbeta_%7B1%7D%5Ctimes%20RangeTemp%20%2B%20%5Cbeta_%7B2%7D%5Ctimes%20OverwinterStage%20%2B%20%5Cbeta_%7B3%7D%5Ctimes%20(RangeTemp%20%5Ctimes%20OverwinterStage)" TargetMode="External"/><Relationship Id="rId102" Type="http://schemas.openxmlformats.org/officeDocument/2006/relationships/image" Target="media/image37.png"/><Relationship Id="rId5" Type="http://schemas.openxmlformats.org/officeDocument/2006/relationships/footnotes" Target="footnotes.xml"/><Relationship Id="rId90" Type="http://schemas.openxmlformats.org/officeDocument/2006/relationships/image" Target="media/image30.png"/><Relationship Id="rId95" Type="http://schemas.openxmlformats.org/officeDocument/2006/relationships/hyperlink" Target="https://www.codecogs.com/eqnedit.php?latex=%5Clambda" TargetMode="External"/><Relationship Id="rId22" Type="http://schemas.openxmlformats.org/officeDocument/2006/relationships/hyperlink" Target="https://www.zotero.org/google-docs/?o92OvI" TargetMode="External"/><Relationship Id="rId27"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hyperlink" Target="https://www.codecogs.com/eqnedit.php?latex=p_%7Bk%2Ct%2Cs%7D" TargetMode="External"/><Relationship Id="rId64" Type="http://schemas.openxmlformats.org/officeDocument/2006/relationships/image" Target="media/image16.png"/><Relationship Id="rId69" Type="http://schemas.openxmlformats.org/officeDocument/2006/relationships/image" Target="media/image19.png"/><Relationship Id="rId80" Type="http://schemas.openxmlformats.org/officeDocument/2006/relationships/image" Target="media/image25.png"/><Relationship Id="rId85" Type="http://schemas.openxmlformats.org/officeDocument/2006/relationships/hyperlink" Target="https://www.codecogs.com/eqnedit.php?latex=Mean%20Occupancy_%7Bg%7D%20%5Csim%20%5Calpha%20%2B%20%5Calpha_%7Bphylo%7D%20%2B%20%5Cbeta_%7B1%7D%5Ctimes%20AveWingspan%20%2B%20%5Cbeta_%7B2%7D%5Ctimes%20RangeSize%20%2B%20%5Cbeta_%7B3%7D%5Ctimes%20RangeTemp%20%2B%20%5Cbeta_%7B4%7D%5Ctimes%20HostplantFamilyBreadth%20%2B%20%5Cbeta_%7B5%7D%5Ctimes%20OverwinterStage%20%2B%20%5Cbeta_%7B6%7D%5Ctimes%20DisturbAffinity" TargetMode="External"/><Relationship Id="rId12" Type="http://schemas.microsoft.com/office/2018/08/relationships/commentsExtensible" Target="commentsExtensible.xml"/><Relationship Id="rId17" Type="http://schemas.openxmlformats.org/officeDocument/2006/relationships/hyperlink" Target="https://www.zotero.org/google-docs/?oabnuy" TargetMode="External"/><Relationship Id="rId33" Type="http://schemas.openxmlformats.org/officeDocument/2006/relationships/image" Target="media/image4.png"/><Relationship Id="rId38" Type="http://schemas.openxmlformats.org/officeDocument/2006/relationships/hyperlink" Target="https://www.codecogs.com/eqnedit.php?latex=%5Calpha_%7Bsp%7D" TargetMode="External"/><Relationship Id="rId59" Type="http://schemas.openxmlformats.org/officeDocument/2006/relationships/image" Target="media/image15.png"/><Relationship Id="rId103" Type="http://schemas.openxmlformats.org/officeDocument/2006/relationships/image" Target="media/image38.png"/><Relationship Id="rId108" Type="http://schemas.openxmlformats.org/officeDocument/2006/relationships/fontTable" Target="fontTable.xml"/><Relationship Id="rId54" Type="http://schemas.openxmlformats.org/officeDocument/2006/relationships/hyperlink" Target="https://www.codecogs.com/eqnedit.php?latex=%5Calpha_s" TargetMode="External"/><Relationship Id="rId70" Type="http://schemas.openxmlformats.org/officeDocument/2006/relationships/image" Target="media/image20.png"/><Relationship Id="rId75" Type="http://schemas.openxmlformats.org/officeDocument/2006/relationships/hyperlink" Target="https://www.codecogs.com/eqnedit.php?latex=MeanOccupancy_%7Bg%7D%20~%20%5Calpha%20%2B%20%5Cbeta_%7B1%7D%5Ctimes%20RangeTemp" TargetMode="External"/><Relationship Id="rId91" Type="http://schemas.openxmlformats.org/officeDocument/2006/relationships/hyperlink" Target="https://www.codecogs.com/eqnedit.php?latex=%5Cbeta" TargetMode="External"/><Relationship Id="rId96" Type="http://schemas.openxmlformats.org/officeDocument/2006/relationships/hyperlink" Target="https://www.codecogs.com/eqnedit.php?latex=MeanOccupancy_%7Bg%7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zotero.org/google-docs/?9tXWmg" TargetMode="External"/><Relationship Id="rId23" Type="http://schemas.openxmlformats.org/officeDocument/2006/relationships/hyperlink" Target="https://www.zotero.org/google-docs/?3FiXQa" TargetMode="External"/><Relationship Id="rId28" Type="http://schemas.openxmlformats.org/officeDocument/2006/relationships/hyperlink" Target="https://www.codecogs.com/eqnedit.php?latex=%7B%5CPsi%7D_%7Bk%2Ct%2Cs%7D" TargetMode="External"/><Relationship Id="rId36" Type="http://schemas.openxmlformats.org/officeDocument/2006/relationships/hyperlink" Target="https://www.codecogs.com/eqnedit.php?latex=%5Calpha_1" TargetMode="External"/><Relationship Id="rId49" Type="http://schemas.openxmlformats.org/officeDocument/2006/relationships/image" Target="media/image12.png"/><Relationship Id="rId57" Type="http://schemas.openxmlformats.org/officeDocument/2006/relationships/image" Target="media/image14.png"/><Relationship Id="rId106" Type="http://schemas.openxmlformats.org/officeDocument/2006/relationships/image" Target="media/image41.png"/><Relationship Id="rId10" Type="http://schemas.microsoft.com/office/2011/relationships/commentsExtended" Target="commentsExtended.xml"/><Relationship Id="rId31" Type="http://schemas.openxmlformats.org/officeDocument/2006/relationships/image" Target="media/image3.png"/><Relationship Id="rId44" Type="http://schemas.openxmlformats.org/officeDocument/2006/relationships/hyperlink" Target="https://www.codecogs.com/eqnedit.php?latex=%5Cbeta_%7Bsp2%7D" TargetMode="External"/><Relationship Id="rId52" Type="http://schemas.openxmlformats.org/officeDocument/2006/relationships/hyperlink" Target="https://www.codecogs.com/eqnedit.php?latex=k" TargetMode="External"/><Relationship Id="rId60" Type="http://schemas.openxmlformats.org/officeDocument/2006/relationships/hyperlink" Target="https://www.codecogs.com/eqnedit.php?latex=%7B%5CPsi%7D_%7Bk%2Ct%2Cs%7D" TargetMode="External"/><Relationship Id="rId65" Type="http://schemas.openxmlformats.org/officeDocument/2006/relationships/footer" Target="footer1.xml"/><Relationship Id="rId73" Type="http://schemas.openxmlformats.org/officeDocument/2006/relationships/hyperlink" Target="https://www.codecogs.com/eqnedit.php?latex=Mean%20Occupancy_%7Bg%7D%20%5Csim%20%5Calpha%20%2B%20%5Calpha_%7Bphylo%7D" TargetMode="External"/><Relationship Id="rId78" Type="http://schemas.openxmlformats.org/officeDocument/2006/relationships/image" Target="media/image24.png"/><Relationship Id="rId81" Type="http://schemas.openxmlformats.org/officeDocument/2006/relationships/hyperlink" Target="https://www.codecogs.com/eqnedit.php?latex=MeanOccupancy_%7Bg%7D%20%5Csim%20%5Calpha%20%2B%20%5Calpha_%7Bphylo%7D%20%2B%20%5Cbeta_%7B1%7D%5Ctimes%20RangeTemp%20%2B%20%5Cbeta_%7B2%7D%5Ctimes%20OverwinterStage%20%2B%20%5Cbeta_%7B3%7D%5Ctimes%20(RangeTemp%20%5Ctimes%20OverwinterStage)" TargetMode="External"/><Relationship Id="rId86" Type="http://schemas.openxmlformats.org/officeDocument/2006/relationships/image" Target="media/image28.png"/><Relationship Id="rId94" Type="http://schemas.openxmlformats.org/officeDocument/2006/relationships/image" Target="media/image32.png"/><Relationship Id="rId99" Type="http://schemas.openxmlformats.org/officeDocument/2006/relationships/image" Target="media/image34.png"/><Relationship Id="rId101"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comments" Target="comments.xml"/><Relationship Id="rId13" Type="http://schemas.openxmlformats.org/officeDocument/2006/relationships/hyperlink" Target="https://www.zotero.org/google-docs/?8BW3yT" TargetMode="External"/><Relationship Id="rId18" Type="http://schemas.openxmlformats.org/officeDocument/2006/relationships/hyperlink" Target="https://www.zotero.org/google-docs/?bpEXFC" TargetMode="External"/><Relationship Id="rId39" Type="http://schemas.openxmlformats.org/officeDocument/2006/relationships/image" Target="media/image7.png"/><Relationship Id="rId109" Type="http://schemas.microsoft.com/office/2011/relationships/people" Target="people.xml"/><Relationship Id="rId34" Type="http://schemas.openxmlformats.org/officeDocument/2006/relationships/hyperlink" Target="https://www.codecogs.com/eqnedit.php?latex=t" TargetMode="External"/><Relationship Id="rId50" Type="http://schemas.openxmlformats.org/officeDocument/2006/relationships/hyperlink" Target="https://www.codecogs.com/eqnedit.php?latex=s" TargetMode="External"/><Relationship Id="rId55" Type="http://schemas.openxmlformats.org/officeDocument/2006/relationships/image" Target="media/image13.png"/><Relationship Id="rId76" Type="http://schemas.openxmlformats.org/officeDocument/2006/relationships/image" Target="media/image23.png"/><Relationship Id="rId97" Type="http://schemas.openxmlformats.org/officeDocument/2006/relationships/image" Target="media/image33.png"/><Relationship Id="rId104" Type="http://schemas.openxmlformats.org/officeDocument/2006/relationships/image" Target="media/image39.png"/><Relationship Id="rId7" Type="http://schemas.openxmlformats.org/officeDocument/2006/relationships/hyperlink" Target="mailto:dssikes@alaska.edu" TargetMode="External"/><Relationship Id="rId71" Type="http://schemas.openxmlformats.org/officeDocument/2006/relationships/hyperlink" Target="https://www.codecogs.com/eqnedit.php?latex=Mean%20Occupancy_%7Bg%7D%5Csim%20%5Calpha" TargetMode="External"/><Relationship Id="rId92" Type="http://schemas.openxmlformats.org/officeDocument/2006/relationships/image" Target="media/image31.png"/><Relationship Id="rId2" Type="http://schemas.openxmlformats.org/officeDocument/2006/relationships/styles" Target="styles.xml"/><Relationship Id="rId29" Type="http://schemas.openxmlformats.org/officeDocument/2006/relationships/image" Target="media/image2.png"/><Relationship Id="rId24" Type="http://schemas.openxmlformats.org/officeDocument/2006/relationships/hyperlink" Target="https://www.zotero.org/google-docs/?W6vKAG" TargetMode="External"/><Relationship Id="rId40" Type="http://schemas.openxmlformats.org/officeDocument/2006/relationships/hyperlink" Target="https://www.codecogs.com/eqnedit.php?latex=%5Cbeta_2" TargetMode="External"/><Relationship Id="rId45" Type="http://schemas.openxmlformats.org/officeDocument/2006/relationships/image" Target="media/image10.png"/><Relationship Id="rId66" Type="http://schemas.openxmlformats.org/officeDocument/2006/relationships/footer" Target="footer2.xml"/><Relationship Id="rId87" Type="http://schemas.openxmlformats.org/officeDocument/2006/relationships/hyperlink" Target="https://www.codecogs.com/eqnedit.php?latex=g" TargetMode="External"/><Relationship Id="rId110" Type="http://schemas.openxmlformats.org/officeDocument/2006/relationships/theme" Target="theme/theme1.xml"/><Relationship Id="rId61" Type="http://schemas.openxmlformats.org/officeDocument/2006/relationships/hyperlink" Target="https://www.codecogs.com/eqnedit.php?latex=p_%7Bk%2Ct%2Cs%7D" TargetMode="External"/><Relationship Id="rId82" Type="http://schemas.openxmlformats.org/officeDocument/2006/relationships/image" Target="media/image26.png"/><Relationship Id="rId19" Type="http://schemas.openxmlformats.org/officeDocument/2006/relationships/hyperlink" Target="https://www.zotero.org/google-docs/?xUfTMQ" TargetMode="External"/><Relationship Id="rId14" Type="http://schemas.openxmlformats.org/officeDocument/2006/relationships/hyperlink" Target="https://www.zotero.org/google-docs/?vZFL5N" TargetMode="External"/><Relationship Id="rId30" Type="http://schemas.openxmlformats.org/officeDocument/2006/relationships/hyperlink" Target="https://www.codecogs.com/eqnedit.php?latex=s" TargetMode="External"/><Relationship Id="rId35" Type="http://schemas.openxmlformats.org/officeDocument/2006/relationships/image" Target="media/image5.png"/><Relationship Id="rId56" Type="http://schemas.openxmlformats.org/officeDocument/2006/relationships/hyperlink" Target="https://www.codecogs.com/eqnedit.php?latex=%5Calpha_%7Bk%2Ct%7D" TargetMode="External"/><Relationship Id="rId77" Type="http://schemas.openxmlformats.org/officeDocument/2006/relationships/hyperlink" Target="https://www.codecogs.com/eqnedit.php?latex=MeanOccupancy_%7Bg%7D%20~%20%5Calpha%20%2B%20%5Calpha_%7Bphylo%7D%20%2B%20%5Cbeta_%7B1%7D%5Ctimes%20RangeTemp" TargetMode="External"/><Relationship Id="rId100" Type="http://schemas.openxmlformats.org/officeDocument/2006/relationships/image" Target="media/image35.png"/><Relationship Id="rId105" Type="http://schemas.openxmlformats.org/officeDocument/2006/relationships/image" Target="media/image40.png"/><Relationship Id="rId8" Type="http://schemas.openxmlformats.org/officeDocument/2006/relationships/hyperlink" Target="mailto:tth@ecos.au.dk" TargetMode="External"/><Relationship Id="rId51" Type="http://schemas.openxmlformats.org/officeDocument/2006/relationships/hyperlink" Target="https://www.codecogs.com/eqnedit.php?latex=t" TargetMode="External"/><Relationship Id="rId72" Type="http://schemas.openxmlformats.org/officeDocument/2006/relationships/image" Target="media/image21.png"/><Relationship Id="rId93" Type="http://schemas.openxmlformats.org/officeDocument/2006/relationships/hyperlink" Target="https://www.codecogs.com/eqnedit.php?latex=%5Calpha_%7Bphylo%7D" TargetMode="External"/><Relationship Id="rId98" Type="http://schemas.openxmlformats.org/officeDocument/2006/relationships/hyperlink" Target="https://www.codecogs.com/eqnedit.php?latex=%5Clambda" TargetMode="External"/><Relationship Id="rId3" Type="http://schemas.openxmlformats.org/officeDocument/2006/relationships/settings" Target="settings.xml"/><Relationship Id="rId25" Type="http://schemas.openxmlformats.org/officeDocument/2006/relationships/hyperlink" Target="https://www.zotero.org/google-docs/?hTjK9U" TargetMode="External"/><Relationship Id="rId46" Type="http://schemas.openxmlformats.org/officeDocument/2006/relationships/hyperlink" Target="https://www.codecogs.com/eqnedit.php?latex=p_%7Bk%2Ct%2Cs%7D%5C%20%5Csim%20%5Calpha_1%2B%5Calpha_s%5C%20%2B%5C%20%5Calpha_%7Bk%2Ct%7D%2B%5Cbeta_1%5Ctimes%5C%20Occupancy%20Interval" TargetMode="External"/><Relationship Id="rId67" Type="http://schemas.openxmlformats.org/officeDocument/2006/relationships/image" Target="media/image17.png"/><Relationship Id="rId20" Type="http://schemas.openxmlformats.org/officeDocument/2006/relationships/hyperlink" Target="https://www.zotero.org/google-docs/?rehxdY" TargetMode="External"/><Relationship Id="rId41" Type="http://schemas.openxmlformats.org/officeDocument/2006/relationships/image" Target="media/image8.png"/><Relationship Id="rId62" Type="http://schemas.openxmlformats.org/officeDocument/2006/relationships/hyperlink" Target="https://www.zotero.org/google-docs/?yxXGRK" TargetMode="External"/><Relationship Id="rId83" Type="http://schemas.openxmlformats.org/officeDocument/2006/relationships/hyperlink" Target="https://www.codecogs.com/eqnedit.php?latex=Mean%20Occupancy_%7Bg%7D%20%5Csim%20%5Calpha%20%2B%20%5Cbeta_%7B1%7D%5Ctimes%20AveWingspan%20%2B%20%5Cbeta_%7B2%7D%5Ctimes%20RangeSize%20%2B%20%5Cbeta_%7B3%7D%5Ctimes%20RangeTemp%20%2B%20%5Cbeta_%7B4%7D%5Ctimes%20HostplantFamilyBreadth%20%2B%20%5Cbeta_%7B5%7D%5Ctimes%20OverwinterStage%20%2B%20%5Cbeta_%7B6%7D%5Ctimes%20DisturbAffinity" TargetMode="External"/><Relationship Id="rId8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57</Pages>
  <Words>28950</Words>
  <Characters>165018</Characters>
  <Application>Microsoft Office Word</Application>
  <DocSecurity>0</DocSecurity>
  <Lines>1375</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Vaughn Shirey</dc:creator>
  <cp:lastModifiedBy>Vaughn Shirey</cp:lastModifiedBy>
  <cp:revision>2</cp:revision>
  <dcterms:created xsi:type="dcterms:W3CDTF">2023-03-20T12:01:00Z</dcterms:created>
  <dcterms:modified xsi:type="dcterms:W3CDTF">2023-03-20T12:01:00Z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id="Lbk8FdSj"/&gt;&lt;style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