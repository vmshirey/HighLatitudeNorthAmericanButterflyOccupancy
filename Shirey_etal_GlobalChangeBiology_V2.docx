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3D51D"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Target Journal:</w:t>
      </w:r>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Global Change Biology</w:t>
      </w:r>
    </w:p>
    <w:p w14:paraId="0D037568"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i/>
          <w:sz w:val="24"/>
          <w:szCs w:val="24"/>
        </w:rPr>
        <w:t xml:space="preserve">Recommended Reviewers: </w:t>
      </w:r>
    </w:p>
    <w:p w14:paraId="58BBCF47"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Derek Sikes, </w:t>
      </w:r>
      <w:hyperlink r:id="rId7">
        <w:r w:rsidRPr="00703517">
          <w:rPr>
            <w:rFonts w:ascii="Times New Roman" w:hAnsi="Times New Roman" w:cs="Times New Roman"/>
            <w:color w:val="1155CC"/>
            <w:sz w:val="24"/>
            <w:szCs w:val="24"/>
            <w:u w:val="single"/>
          </w:rPr>
          <w:t>dssikes@alaska.edu</w:t>
        </w:r>
      </w:hyperlink>
    </w:p>
    <w:p w14:paraId="380BAEFC" w14:textId="77777777" w:rsidR="00F21671" w:rsidRPr="00703517" w:rsidRDefault="00000000">
      <w:pPr>
        <w:numPr>
          <w:ilvl w:val="0"/>
          <w:numId w:val="1"/>
        </w:num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 xml:space="preserve">Toke </w:t>
      </w:r>
      <w:proofErr w:type="spellStart"/>
      <w:r w:rsidRPr="00703517">
        <w:rPr>
          <w:rFonts w:ascii="Times New Roman" w:hAnsi="Times New Roman" w:cs="Times New Roman"/>
          <w:sz w:val="24"/>
          <w:szCs w:val="24"/>
        </w:rPr>
        <w:t>Høye</w:t>
      </w:r>
      <w:proofErr w:type="spellEnd"/>
      <w:r w:rsidRPr="00703517">
        <w:rPr>
          <w:rFonts w:ascii="Times New Roman" w:hAnsi="Times New Roman" w:cs="Times New Roman"/>
          <w:sz w:val="24"/>
          <w:szCs w:val="24"/>
        </w:rPr>
        <w:t xml:space="preserve">, </w:t>
      </w:r>
      <w:hyperlink r:id="rId8">
        <w:r w:rsidRPr="00703517">
          <w:rPr>
            <w:rFonts w:ascii="Times New Roman" w:hAnsi="Times New Roman" w:cs="Times New Roman"/>
            <w:color w:val="1155CC"/>
            <w:sz w:val="24"/>
            <w:szCs w:val="24"/>
            <w:u w:val="single"/>
          </w:rPr>
          <w:t>tth@ecos.au.dk</w:t>
        </w:r>
      </w:hyperlink>
    </w:p>
    <w:p w14:paraId="1C225E70" w14:textId="0CEC299D" w:rsidR="00FC425A" w:rsidRPr="00FC425A" w:rsidRDefault="00FC425A" w:rsidP="00FC425A">
      <w:pPr>
        <w:numPr>
          <w:ilvl w:val="0"/>
          <w:numId w:val="1"/>
        </w:numPr>
        <w:spacing w:line="240" w:lineRule="auto"/>
        <w:jc w:val="both"/>
        <w:rPr>
          <w:rFonts w:ascii="Times New Roman" w:hAnsi="Times New Roman" w:cs="Times New Roman"/>
          <w:sz w:val="24"/>
          <w:szCs w:val="24"/>
          <w:lang w:val="pt-BR"/>
        </w:rPr>
      </w:pPr>
      <w:r w:rsidRPr="00FC425A">
        <w:rPr>
          <w:rFonts w:ascii="Times New Roman" w:hAnsi="Times New Roman" w:cs="Times New Roman"/>
          <w:sz w:val="24"/>
          <w:szCs w:val="24"/>
          <w:lang w:val="pt-BR"/>
        </w:rPr>
        <w:t>Maria H</w:t>
      </w:r>
      <w:r w:rsidRPr="00FC425A">
        <w:rPr>
          <w:rFonts w:ascii="Times New Roman" w:hAnsi="Times New Roman" w:cs="Times New Roman"/>
          <w:sz w:val="24"/>
          <w:szCs w:val="24"/>
          <w:lang w:val="pt-BR"/>
        </w:rPr>
        <w:t>ällfors</w:t>
      </w:r>
      <w:r w:rsidRPr="00FC425A">
        <w:rPr>
          <w:rFonts w:ascii="Times New Roman" w:hAnsi="Times New Roman" w:cs="Times New Roman"/>
          <w:sz w:val="24"/>
          <w:szCs w:val="24"/>
          <w:lang w:val="pt-BR"/>
        </w:rPr>
        <w:t xml:space="preserve">, </w:t>
      </w:r>
      <w:r w:rsidRPr="00FC425A">
        <w:rPr>
          <w:rFonts w:ascii="Times New Roman" w:hAnsi="Times New Roman" w:cs="Times New Roman"/>
          <w:sz w:val="24"/>
          <w:szCs w:val="24"/>
          <w:lang w:val="pt-BR"/>
        </w:rPr>
        <w:t>maria.hallfors@syke.fi</w:t>
      </w:r>
    </w:p>
    <w:p w14:paraId="713ABC79" w14:textId="77777777" w:rsidR="00F21671" w:rsidRPr="00FC425A" w:rsidRDefault="00F21671">
      <w:pPr>
        <w:spacing w:line="240" w:lineRule="auto"/>
        <w:jc w:val="both"/>
        <w:rPr>
          <w:rFonts w:ascii="Times New Roman" w:hAnsi="Times New Roman" w:cs="Times New Roman"/>
          <w:b/>
          <w:sz w:val="24"/>
          <w:szCs w:val="24"/>
          <w:lang w:val="pt-BR"/>
        </w:rPr>
      </w:pPr>
    </w:p>
    <w:p w14:paraId="755D5A4D" w14:textId="13A7790E"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RISING MINIMUM TEMPERATURES CONTRIBUTED TO 50 YEARS OF SHIFTING </w:t>
      </w:r>
      <w:r w:rsidR="009B514E" w:rsidRPr="00703517">
        <w:rPr>
          <w:rFonts w:ascii="Times New Roman" w:hAnsi="Times New Roman" w:cs="Times New Roman"/>
          <w:b/>
          <w:sz w:val="24"/>
          <w:szCs w:val="24"/>
        </w:rPr>
        <w:t xml:space="preserve">NORTH AMERICAN </w:t>
      </w:r>
      <w:r w:rsidRPr="00703517">
        <w:rPr>
          <w:rFonts w:ascii="Times New Roman" w:hAnsi="Times New Roman" w:cs="Times New Roman"/>
          <w:b/>
          <w:sz w:val="24"/>
          <w:szCs w:val="24"/>
        </w:rPr>
        <w:t>ARCTIC AND BOREAL BUTTERFLY COMMUNITIES</w:t>
      </w:r>
    </w:p>
    <w:p w14:paraId="195E2EFE" w14:textId="6F1C0BA9"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sz w:val="24"/>
          <w:szCs w:val="24"/>
        </w:rPr>
        <w:t>Vaughn Shirey</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Naresh Neupane</w:t>
      </w:r>
      <w:r w:rsidR="00A061B8" w:rsidRPr="00703517">
        <w:rPr>
          <w:rFonts w:ascii="Times New Roman" w:hAnsi="Times New Roman" w:cs="Times New Roman"/>
          <w:sz w:val="24"/>
          <w:szCs w:val="24"/>
          <w:vertAlign w:val="superscript"/>
        </w:rPr>
        <w:t>1</w:t>
      </w:r>
      <w:r w:rsidRPr="00703517">
        <w:rPr>
          <w:rFonts w:ascii="Times New Roman" w:hAnsi="Times New Roman" w:cs="Times New Roman"/>
          <w:sz w:val="24"/>
          <w:szCs w:val="24"/>
        </w:rPr>
        <w:t xml:space="preserve">, </w:t>
      </w:r>
      <w:r w:rsidR="009D6D11" w:rsidRPr="00703517">
        <w:rPr>
          <w:rFonts w:ascii="Times New Roman" w:hAnsi="Times New Roman" w:cs="Times New Roman"/>
          <w:sz w:val="24"/>
          <w:szCs w:val="24"/>
        </w:rPr>
        <w:t>Robert Guralnick</w:t>
      </w:r>
      <w:r w:rsidR="009D6D11" w:rsidRPr="00703517">
        <w:rPr>
          <w:rFonts w:ascii="Times New Roman" w:hAnsi="Times New Roman" w:cs="Times New Roman"/>
          <w:sz w:val="24"/>
          <w:szCs w:val="24"/>
          <w:vertAlign w:val="superscript"/>
        </w:rPr>
        <w:t>2</w:t>
      </w:r>
      <w:r w:rsidR="009D6D11" w:rsidRPr="009D6D11">
        <w:rPr>
          <w:rFonts w:ascii="Times New Roman" w:hAnsi="Times New Roman" w:cs="Times New Roman"/>
          <w:sz w:val="24"/>
          <w:szCs w:val="24"/>
        </w:rPr>
        <w:t>,</w:t>
      </w:r>
      <w:r w:rsidR="009D6D11">
        <w:rPr>
          <w:rFonts w:ascii="Times New Roman" w:hAnsi="Times New Roman" w:cs="Times New Roman"/>
          <w:sz w:val="24"/>
          <w:szCs w:val="24"/>
          <w:vertAlign w:val="superscript"/>
        </w:rPr>
        <w:t xml:space="preserve"> </w:t>
      </w:r>
      <w:r w:rsidR="009D6D11" w:rsidRPr="009D6D11">
        <w:rPr>
          <w:rFonts w:ascii="Times New Roman" w:hAnsi="Times New Roman" w:cs="Times New Roman"/>
          <w:sz w:val="24"/>
          <w:szCs w:val="24"/>
        </w:rPr>
        <w:t>and</w:t>
      </w:r>
      <w:r w:rsidR="009D6D11">
        <w:rPr>
          <w:rFonts w:ascii="Times New Roman" w:hAnsi="Times New Roman" w:cs="Times New Roman"/>
          <w:sz w:val="24"/>
          <w:szCs w:val="24"/>
          <w:vertAlign w:val="superscript"/>
        </w:rPr>
        <w:t xml:space="preserve"> </w:t>
      </w:r>
      <w:r w:rsidRPr="00703517">
        <w:rPr>
          <w:rFonts w:ascii="Times New Roman" w:hAnsi="Times New Roman" w:cs="Times New Roman"/>
          <w:sz w:val="24"/>
          <w:szCs w:val="24"/>
        </w:rPr>
        <w:t>Leslie Ries</w:t>
      </w:r>
      <w:r w:rsidR="00A061B8" w:rsidRPr="00703517">
        <w:rPr>
          <w:rFonts w:ascii="Times New Roman" w:hAnsi="Times New Roman" w:cs="Times New Roman"/>
          <w:sz w:val="24"/>
          <w:szCs w:val="24"/>
          <w:vertAlign w:val="superscript"/>
        </w:rPr>
        <w:t>1</w:t>
      </w:r>
    </w:p>
    <w:p w14:paraId="23C1E8EA" w14:textId="77777777" w:rsidR="0095369C" w:rsidRDefault="0095369C">
      <w:pPr>
        <w:spacing w:line="240" w:lineRule="auto"/>
        <w:jc w:val="both"/>
        <w:rPr>
          <w:rFonts w:ascii="Times New Roman" w:hAnsi="Times New Roman" w:cs="Times New Roman"/>
          <w:sz w:val="24"/>
          <w:szCs w:val="24"/>
          <w:vertAlign w:val="superscript"/>
        </w:rPr>
      </w:pPr>
    </w:p>
    <w:p w14:paraId="4D3D72DB" w14:textId="37ED4020" w:rsidR="00F21671" w:rsidRPr="00BA2746" w:rsidRDefault="00000000">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1 Department of Biology, Georgetown University; Washington, DC; United States of America</w:t>
      </w:r>
    </w:p>
    <w:p w14:paraId="4BCEF721" w14:textId="21640623" w:rsidR="00A061B8" w:rsidRPr="00BA2746" w:rsidRDefault="00A061B8">
      <w:pPr>
        <w:spacing w:line="240" w:lineRule="auto"/>
        <w:jc w:val="both"/>
        <w:rPr>
          <w:rFonts w:ascii="Times New Roman" w:hAnsi="Times New Roman" w:cs="Times New Roman"/>
          <w:sz w:val="24"/>
          <w:szCs w:val="24"/>
          <w:vertAlign w:val="superscript"/>
        </w:rPr>
      </w:pPr>
      <w:r w:rsidRPr="00BA2746">
        <w:rPr>
          <w:rFonts w:ascii="Times New Roman" w:hAnsi="Times New Roman" w:cs="Times New Roman"/>
          <w:sz w:val="24"/>
          <w:szCs w:val="24"/>
          <w:vertAlign w:val="superscript"/>
        </w:rPr>
        <w:t>2 Florida Museum of Natural History – University of Florida; Gainesville, FL; United States of America</w:t>
      </w:r>
    </w:p>
    <w:p w14:paraId="496C1852" w14:textId="77777777" w:rsidR="00F21671" w:rsidRPr="00703517" w:rsidRDefault="00F21671">
      <w:pPr>
        <w:spacing w:line="240" w:lineRule="auto"/>
        <w:jc w:val="both"/>
        <w:rPr>
          <w:rFonts w:ascii="Times New Roman" w:hAnsi="Times New Roman" w:cs="Times New Roman"/>
          <w:sz w:val="24"/>
          <w:szCs w:val="24"/>
        </w:rPr>
      </w:pPr>
    </w:p>
    <w:p w14:paraId="52EDD6AF" w14:textId="5F6001D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Abstract: </w:t>
      </w:r>
      <w:r w:rsidRPr="00703517">
        <w:rPr>
          <w:rFonts w:ascii="Times New Roman" w:hAnsi="Times New Roman" w:cs="Times New Roman"/>
          <w:sz w:val="24"/>
          <w:szCs w:val="24"/>
        </w:rPr>
        <w:t xml:space="preserve">Global climate change has been identified as a major driver of potential insect declines yet </w:t>
      </w:r>
      <w:r w:rsidR="000E4EA8" w:rsidRPr="00703517">
        <w:rPr>
          <w:rFonts w:ascii="Times New Roman" w:hAnsi="Times New Roman" w:cs="Times New Roman"/>
          <w:sz w:val="24"/>
          <w:szCs w:val="24"/>
        </w:rPr>
        <w:t>in many regions</w:t>
      </w:r>
      <w:r w:rsidRPr="00703517">
        <w:rPr>
          <w:rFonts w:ascii="Times New Roman" w:hAnsi="Times New Roman" w:cs="Times New Roman"/>
          <w:sz w:val="24"/>
          <w:szCs w:val="24"/>
        </w:rPr>
        <w:t xml:space="preserve">, there </w:t>
      </w:r>
      <w:r w:rsidR="000E4EA8" w:rsidRPr="00703517">
        <w:rPr>
          <w:rFonts w:ascii="Times New Roman" w:hAnsi="Times New Roman" w:cs="Times New Roman"/>
          <w:sz w:val="24"/>
          <w:szCs w:val="24"/>
        </w:rPr>
        <w:t>are critical</w:t>
      </w:r>
      <w:r w:rsidRPr="00703517">
        <w:rPr>
          <w:rFonts w:ascii="Times New Roman" w:hAnsi="Times New Roman" w:cs="Times New Roman"/>
          <w:sz w:val="24"/>
          <w:szCs w:val="24"/>
        </w:rPr>
        <w:t xml:space="preserve"> knowledge gaps for </w:t>
      </w:r>
      <w:r w:rsidR="000E4EA8" w:rsidRPr="00703517">
        <w:rPr>
          <w:rFonts w:ascii="Times New Roman" w:hAnsi="Times New Roman" w:cs="Times New Roman"/>
          <w:sz w:val="24"/>
          <w:szCs w:val="24"/>
        </w:rPr>
        <w:t xml:space="preserve">how communities are shifting in </w:t>
      </w:r>
      <w:r w:rsidRPr="00703517">
        <w:rPr>
          <w:rFonts w:ascii="Times New Roman" w:hAnsi="Times New Roman" w:cs="Times New Roman"/>
          <w:sz w:val="24"/>
          <w:szCs w:val="24"/>
        </w:rPr>
        <w:t xml:space="preserve">response to climate. </w:t>
      </w:r>
      <w:r w:rsidR="000E4EA8" w:rsidRPr="00703517">
        <w:rPr>
          <w:rFonts w:ascii="Times New Roman" w:hAnsi="Times New Roman" w:cs="Times New Roman"/>
          <w:sz w:val="24"/>
          <w:szCs w:val="24"/>
        </w:rPr>
        <w:t xml:space="preserve">Poleward regions are of particular interest because warming is most rapid, but biodiversity data are sparse. Building on recent advances in </w:t>
      </w:r>
      <w:r w:rsidR="00894144" w:rsidRPr="00703517">
        <w:rPr>
          <w:rFonts w:ascii="Times New Roman" w:hAnsi="Times New Roman" w:cs="Times New Roman"/>
          <w:sz w:val="24"/>
          <w:szCs w:val="24"/>
        </w:rPr>
        <w:t xml:space="preserve">occupancy modeling approaches to </w:t>
      </w:r>
      <w:r w:rsidR="000E4EA8" w:rsidRPr="00703517">
        <w:rPr>
          <w:rFonts w:ascii="Times New Roman" w:hAnsi="Times New Roman" w:cs="Times New Roman"/>
          <w:sz w:val="24"/>
          <w:szCs w:val="24"/>
        </w:rPr>
        <w:t xml:space="preserve">presence-only data, </w:t>
      </w:r>
      <w:r w:rsidR="00894144" w:rsidRPr="00703517">
        <w:rPr>
          <w:rFonts w:ascii="Times New Roman" w:hAnsi="Times New Roman" w:cs="Times New Roman"/>
          <w:sz w:val="24"/>
          <w:szCs w:val="24"/>
        </w:rPr>
        <w:t xml:space="preserve">we </w:t>
      </w:r>
      <w:r w:rsidRPr="00703517">
        <w:rPr>
          <w:rFonts w:ascii="Times New Roman" w:hAnsi="Times New Roman" w:cs="Times New Roman"/>
          <w:sz w:val="24"/>
          <w:szCs w:val="24"/>
        </w:rPr>
        <w:t>reconstruct</w:t>
      </w:r>
      <w:r w:rsidR="000E4EA8" w:rsidRPr="00703517">
        <w:rPr>
          <w:rFonts w:ascii="Times New Roman" w:hAnsi="Times New Roman" w:cs="Times New Roman"/>
          <w:sz w:val="24"/>
          <w:szCs w:val="24"/>
        </w:rPr>
        <w:t>ed</w:t>
      </w:r>
      <w:r w:rsidRPr="00703517">
        <w:rPr>
          <w:rFonts w:ascii="Times New Roman" w:hAnsi="Times New Roman" w:cs="Times New Roman"/>
          <w:sz w:val="24"/>
          <w:szCs w:val="24"/>
        </w:rPr>
        <w:t xml:space="preserve"> 50 years (1970-2019) of butterfly </w:t>
      </w:r>
      <w:r w:rsidR="00855515" w:rsidRPr="00703517">
        <w:rPr>
          <w:rFonts w:ascii="Times New Roman" w:hAnsi="Times New Roman" w:cs="Times New Roman"/>
          <w:sz w:val="24"/>
          <w:szCs w:val="24"/>
        </w:rPr>
        <w:t>occupancy</w:t>
      </w:r>
      <w:r w:rsidRPr="00703517">
        <w:rPr>
          <w:rFonts w:ascii="Times New Roman" w:hAnsi="Times New Roman" w:cs="Times New Roman"/>
          <w:sz w:val="24"/>
          <w:szCs w:val="24"/>
        </w:rPr>
        <w:t xml:space="preserve"> </w:t>
      </w:r>
      <w:r w:rsidR="00855515" w:rsidRPr="00703517">
        <w:rPr>
          <w:rFonts w:ascii="Times New Roman" w:hAnsi="Times New Roman" w:cs="Times New Roman"/>
          <w:sz w:val="24"/>
          <w:szCs w:val="24"/>
        </w:rPr>
        <w:t>trends</w:t>
      </w:r>
      <w:r w:rsidRPr="00703517">
        <w:rPr>
          <w:rFonts w:ascii="Times New Roman" w:hAnsi="Times New Roman" w:cs="Times New Roman"/>
          <w:sz w:val="24"/>
          <w:szCs w:val="24"/>
        </w:rPr>
        <w:t xml:space="preserve"> in response to rising minimum temperatures</w:t>
      </w:r>
      <w:r w:rsidR="00771A54" w:rsidRPr="00703517">
        <w:rPr>
          <w:rFonts w:ascii="Times New Roman" w:hAnsi="Times New Roman" w:cs="Times New Roman"/>
          <w:sz w:val="24"/>
          <w:szCs w:val="24"/>
        </w:rPr>
        <w:t xml:space="preserve"> in one of the most under sampled regions of the continent</w:t>
      </w:r>
      <w:r w:rsidRPr="00703517">
        <w:rPr>
          <w:rFonts w:ascii="Times New Roman" w:hAnsi="Times New Roman" w:cs="Times New Roman"/>
          <w:sz w:val="24"/>
          <w:szCs w:val="24"/>
        </w:rPr>
        <w:t xml:space="preserve">. Among 90 modeled species, we found that cold-adapted species are far more often in decline (probability of occupancy) compared to their warm-adapted, more southerly distributed counterparts. Further, in a post-hoc analysis using species’ traits, we find that </w:t>
      </w:r>
      <w:r w:rsidR="002D210D" w:rsidRPr="00703517">
        <w:rPr>
          <w:rFonts w:ascii="Times New Roman" w:hAnsi="Times New Roman" w:cs="Times New Roman"/>
          <w:sz w:val="24"/>
          <w:szCs w:val="24"/>
        </w:rPr>
        <w:t>species’ range-wide average annual temperature</w:t>
      </w:r>
      <w:r w:rsidR="00883F23">
        <w:rPr>
          <w:rFonts w:ascii="Times New Roman" w:hAnsi="Times New Roman" w:cs="Times New Roman"/>
          <w:sz w:val="24"/>
          <w:szCs w:val="24"/>
        </w:rPr>
        <w:t xml:space="preserve"> and wingspan</w:t>
      </w:r>
      <w:r w:rsidR="002D210D" w:rsidRPr="00703517">
        <w:rPr>
          <w:rFonts w:ascii="Times New Roman" w:hAnsi="Times New Roman" w:cs="Times New Roman"/>
          <w:sz w:val="24"/>
          <w:szCs w:val="24"/>
        </w:rPr>
        <w:t xml:space="preserve"> </w:t>
      </w:r>
      <w:r w:rsidR="00883F23">
        <w:rPr>
          <w:rFonts w:ascii="Times New Roman" w:hAnsi="Times New Roman" w:cs="Times New Roman"/>
          <w:sz w:val="24"/>
          <w:szCs w:val="24"/>
        </w:rPr>
        <w:t>are</w:t>
      </w:r>
      <w:r w:rsidR="002D210D" w:rsidRPr="00703517">
        <w:rPr>
          <w:rFonts w:ascii="Times New Roman" w:hAnsi="Times New Roman" w:cs="Times New Roman"/>
          <w:sz w:val="24"/>
          <w:szCs w:val="24"/>
        </w:rPr>
        <w:t xml:space="preserve"> a consistent predictor of occupancy decline/increase</w:t>
      </w:r>
      <w:r w:rsidRPr="00703517">
        <w:rPr>
          <w:rFonts w:ascii="Times New Roman" w:hAnsi="Times New Roman" w:cs="Times New Roman"/>
          <w:sz w:val="24"/>
          <w:szCs w:val="24"/>
        </w:rPr>
        <w:t xml:space="preserve">. </w:t>
      </w:r>
      <w:r w:rsidR="002D210D" w:rsidRPr="00703517">
        <w:rPr>
          <w:rFonts w:ascii="Times New Roman" w:hAnsi="Times New Roman" w:cs="Times New Roman"/>
          <w:sz w:val="24"/>
          <w:szCs w:val="24"/>
        </w:rPr>
        <w:t>Species with warmer ranges</w:t>
      </w:r>
      <w:r w:rsidR="00AB12CE">
        <w:rPr>
          <w:rFonts w:ascii="Times New Roman" w:hAnsi="Times New Roman" w:cs="Times New Roman"/>
          <w:sz w:val="24"/>
          <w:szCs w:val="24"/>
        </w:rPr>
        <w:t xml:space="preserve"> and larger wingspans</w:t>
      </w:r>
      <w:r w:rsidR="002D210D" w:rsidRPr="00703517">
        <w:rPr>
          <w:rFonts w:ascii="Times New Roman" w:hAnsi="Times New Roman" w:cs="Times New Roman"/>
          <w:sz w:val="24"/>
          <w:szCs w:val="24"/>
        </w:rPr>
        <w:t xml:space="preserve"> are likely to be increasing in occupancy.</w:t>
      </w:r>
      <w:r w:rsidRPr="00703517">
        <w:rPr>
          <w:rFonts w:ascii="Times New Roman" w:hAnsi="Times New Roman" w:cs="Times New Roman"/>
          <w:sz w:val="24"/>
          <w:szCs w:val="24"/>
        </w:rPr>
        <w:t xml:space="preserve"> </w:t>
      </w:r>
      <w:r w:rsidR="008C6AA6" w:rsidRPr="00703517">
        <w:rPr>
          <w:rStyle w:val="CommentReference"/>
          <w:rFonts w:ascii="Times New Roman" w:hAnsi="Times New Roman" w:cs="Times New Roman"/>
          <w:sz w:val="24"/>
          <w:szCs w:val="24"/>
        </w:rPr>
        <w:t>O</w:t>
      </w:r>
      <w:r w:rsidRPr="00703517">
        <w:rPr>
          <w:rFonts w:ascii="Times New Roman" w:hAnsi="Times New Roman" w:cs="Times New Roman"/>
          <w:sz w:val="24"/>
          <w:szCs w:val="24"/>
        </w:rPr>
        <w:t xml:space="preserve">ur results </w:t>
      </w:r>
      <w:r w:rsidR="00894144" w:rsidRPr="00703517">
        <w:rPr>
          <w:rFonts w:ascii="Times New Roman" w:hAnsi="Times New Roman" w:cs="Times New Roman"/>
          <w:sz w:val="24"/>
          <w:szCs w:val="24"/>
        </w:rPr>
        <w:t xml:space="preserve">provide the first look at macroscale butterfly biodiversity shifts in a critically under sampled region of North America and </w:t>
      </w:r>
      <w:r w:rsidRPr="00703517">
        <w:rPr>
          <w:rFonts w:ascii="Times New Roman" w:hAnsi="Times New Roman" w:cs="Times New Roman"/>
          <w:sz w:val="24"/>
          <w:szCs w:val="24"/>
        </w:rPr>
        <w:t xml:space="preserve">highlight the </w:t>
      </w:r>
      <w:r w:rsidR="00894144" w:rsidRPr="00703517">
        <w:rPr>
          <w:rFonts w:ascii="Times New Roman" w:hAnsi="Times New Roman" w:cs="Times New Roman"/>
          <w:sz w:val="24"/>
          <w:szCs w:val="24"/>
        </w:rPr>
        <w:t xml:space="preserve">potential </w:t>
      </w:r>
      <w:r w:rsidRPr="00703517">
        <w:rPr>
          <w:rFonts w:ascii="Times New Roman" w:hAnsi="Times New Roman" w:cs="Times New Roman"/>
          <w:sz w:val="24"/>
          <w:szCs w:val="24"/>
        </w:rPr>
        <w:t xml:space="preserve">of </w:t>
      </w:r>
      <w:r w:rsidR="00894144" w:rsidRPr="00703517">
        <w:rPr>
          <w:rFonts w:ascii="Times New Roman" w:hAnsi="Times New Roman" w:cs="Times New Roman"/>
          <w:sz w:val="24"/>
          <w:szCs w:val="24"/>
        </w:rPr>
        <w:t xml:space="preserve">leveraging methods that can match recent increases in community science participation with more sparse historical data to reconstruct trends even in </w:t>
      </w:r>
      <w:r w:rsidR="003C3DE7" w:rsidRPr="00703517">
        <w:rPr>
          <w:rFonts w:ascii="Times New Roman" w:hAnsi="Times New Roman" w:cs="Times New Roman"/>
          <w:sz w:val="24"/>
          <w:szCs w:val="24"/>
        </w:rPr>
        <w:t>poorly sampled</w:t>
      </w:r>
      <w:r w:rsidR="00894144" w:rsidRPr="00703517">
        <w:rPr>
          <w:rFonts w:ascii="Times New Roman" w:hAnsi="Times New Roman" w:cs="Times New Roman"/>
          <w:sz w:val="24"/>
          <w:szCs w:val="24"/>
        </w:rPr>
        <w:t xml:space="preserve"> regions </w:t>
      </w:r>
      <w:r w:rsidRPr="00703517">
        <w:rPr>
          <w:rFonts w:ascii="Times New Roman" w:hAnsi="Times New Roman" w:cs="Times New Roman"/>
          <w:sz w:val="24"/>
          <w:szCs w:val="24"/>
        </w:rPr>
        <w:t xml:space="preserve">using </w:t>
      </w:r>
      <w:r w:rsidR="003C3DE7" w:rsidRPr="00703517">
        <w:rPr>
          <w:rFonts w:ascii="Times New Roman" w:hAnsi="Times New Roman" w:cs="Times New Roman"/>
          <w:sz w:val="24"/>
          <w:szCs w:val="24"/>
        </w:rPr>
        <w:t xml:space="preserve">presence-only </w:t>
      </w:r>
      <w:r w:rsidR="00894144" w:rsidRPr="00703517">
        <w:rPr>
          <w:rFonts w:ascii="Times New Roman" w:hAnsi="Times New Roman" w:cs="Times New Roman"/>
          <w:sz w:val="24"/>
          <w:szCs w:val="24"/>
        </w:rPr>
        <w:t>data.</w:t>
      </w:r>
      <w:r w:rsidRPr="00703517">
        <w:rPr>
          <w:rFonts w:ascii="Times New Roman" w:hAnsi="Times New Roman" w:cs="Times New Roman"/>
          <w:sz w:val="24"/>
          <w:szCs w:val="24"/>
        </w:rPr>
        <w:t xml:space="preserve"> </w:t>
      </w:r>
    </w:p>
    <w:p w14:paraId="0951C9B3" w14:textId="77777777" w:rsidR="00F21671" w:rsidRPr="00703517" w:rsidRDefault="00F21671">
      <w:pPr>
        <w:spacing w:line="240" w:lineRule="auto"/>
        <w:jc w:val="both"/>
        <w:rPr>
          <w:rFonts w:ascii="Times New Roman" w:hAnsi="Times New Roman" w:cs="Times New Roman"/>
          <w:b/>
          <w:sz w:val="24"/>
          <w:szCs w:val="24"/>
        </w:rPr>
      </w:pPr>
    </w:p>
    <w:p w14:paraId="21B38E81"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Keywords:</w:t>
      </w:r>
      <w:r w:rsidRPr="00703517">
        <w:rPr>
          <w:rFonts w:ascii="Times New Roman" w:hAnsi="Times New Roman" w:cs="Times New Roman"/>
          <w:sz w:val="24"/>
          <w:szCs w:val="24"/>
        </w:rPr>
        <w:t xml:space="preserve"> arctic, biodiversity, boreal, butterflies, climate change, Lepidoptera</w:t>
      </w:r>
    </w:p>
    <w:p w14:paraId="006EA05E" w14:textId="77777777" w:rsidR="00F21671" w:rsidRPr="00703517" w:rsidRDefault="00F21671">
      <w:pPr>
        <w:spacing w:line="240" w:lineRule="auto"/>
        <w:jc w:val="both"/>
        <w:rPr>
          <w:rFonts w:ascii="Times New Roman" w:hAnsi="Times New Roman" w:cs="Times New Roman"/>
          <w:sz w:val="24"/>
          <w:szCs w:val="24"/>
        </w:rPr>
      </w:pPr>
    </w:p>
    <w:p w14:paraId="2F0ADDC9" w14:textId="77777777"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Authorship Contributions:</w:t>
      </w:r>
      <w:r w:rsidRPr="00703517">
        <w:rPr>
          <w:rFonts w:ascii="Times New Roman" w:hAnsi="Times New Roman" w:cs="Times New Roman"/>
          <w:sz w:val="24"/>
          <w:szCs w:val="24"/>
        </w:rPr>
        <w:t xml:space="preserve"> VS came up with the study idea and design. NN obtained and processed climate data. VS conducted the analysis and original interpretation. RG, NN, and LR provided feedback on the analysis. VS wrote the original manuscript, and all authors edited the manuscript together.</w:t>
      </w:r>
    </w:p>
    <w:p w14:paraId="4EEB453B" w14:textId="77777777" w:rsidR="00F21671" w:rsidRPr="00703517" w:rsidRDefault="00F21671">
      <w:pPr>
        <w:spacing w:line="240" w:lineRule="auto"/>
        <w:jc w:val="both"/>
        <w:rPr>
          <w:rFonts w:ascii="Times New Roman" w:hAnsi="Times New Roman" w:cs="Times New Roman"/>
          <w:b/>
          <w:sz w:val="24"/>
          <w:szCs w:val="24"/>
        </w:rPr>
      </w:pPr>
    </w:p>
    <w:p w14:paraId="32CBCC47" w14:textId="6F067BC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Funding: </w:t>
      </w:r>
      <w:r w:rsidRPr="00703517">
        <w:rPr>
          <w:rFonts w:ascii="Times New Roman" w:hAnsi="Times New Roman" w:cs="Times New Roman"/>
          <w:sz w:val="24"/>
          <w:szCs w:val="24"/>
        </w:rPr>
        <w:t xml:space="preserve">VS was funded by the Georgetown University Department of Biology, Georgetown Graduate Student Government STEM for the Public Good Award, a National Science Foundation Graduate Research Fellowship (#1937959). Additional funding </w:t>
      </w:r>
      <w:r w:rsidR="00A7198F" w:rsidRPr="00703517">
        <w:rPr>
          <w:rFonts w:ascii="Times New Roman" w:hAnsi="Times New Roman" w:cs="Times New Roman"/>
          <w:sz w:val="24"/>
          <w:szCs w:val="24"/>
        </w:rPr>
        <w:t xml:space="preserve">came </w:t>
      </w:r>
      <w:r w:rsidRPr="00703517">
        <w:rPr>
          <w:rFonts w:ascii="Times New Roman" w:hAnsi="Times New Roman" w:cs="Times New Roman"/>
          <w:sz w:val="24"/>
          <w:szCs w:val="24"/>
        </w:rPr>
        <w:t>from a Global Biodiversity Information Facility Young Researchers</w:t>
      </w:r>
      <w:r w:rsidR="00A7198F" w:rsidRPr="00703517">
        <w:rPr>
          <w:rFonts w:ascii="Times New Roman" w:hAnsi="Times New Roman" w:cs="Times New Roman"/>
          <w:sz w:val="24"/>
          <w:szCs w:val="24"/>
        </w:rPr>
        <w:t xml:space="preserve"> Award.</w:t>
      </w:r>
    </w:p>
    <w:p w14:paraId="4F6887E0" w14:textId="77777777" w:rsidR="00F21671" w:rsidRPr="00703517" w:rsidRDefault="00F21671">
      <w:pPr>
        <w:spacing w:line="240" w:lineRule="auto"/>
        <w:jc w:val="both"/>
        <w:rPr>
          <w:rFonts w:ascii="Times New Roman" w:hAnsi="Times New Roman" w:cs="Times New Roman"/>
          <w:b/>
          <w:sz w:val="24"/>
          <w:szCs w:val="24"/>
        </w:rPr>
      </w:pPr>
    </w:p>
    <w:p w14:paraId="78316C2C" w14:textId="61CC49C1"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Acknowledgments: </w:t>
      </w:r>
      <w:r w:rsidRPr="00703517">
        <w:rPr>
          <w:rFonts w:ascii="Times New Roman" w:hAnsi="Times New Roman" w:cs="Times New Roman"/>
          <w:sz w:val="24"/>
          <w:szCs w:val="24"/>
        </w:rPr>
        <w:t xml:space="preserve">Firstly, we want to thank all of the museum staff, volunteers, and community scientists who aid in the mobilization of biodiversity data used in this study. We would like to thank Laura Melissa Guzman, Rassim Khelifa, Leithen M’Gonigle, Sarah Johnson, Hanna Jackson, and Elijah Reyes for insightful conversations and collaboration on the use of occupancy models with presence-only data. Martha Weiss, Gina Wimp, Greg </w:t>
      </w:r>
      <w:proofErr w:type="gramStart"/>
      <w:r w:rsidRPr="00703517">
        <w:rPr>
          <w:rFonts w:ascii="Times New Roman" w:hAnsi="Times New Roman" w:cs="Times New Roman"/>
          <w:sz w:val="24"/>
          <w:szCs w:val="24"/>
        </w:rPr>
        <w:t>Breed</w:t>
      </w:r>
      <w:proofErr w:type="gramEnd"/>
      <w:r w:rsidRPr="00703517">
        <w:rPr>
          <w:rFonts w:ascii="Times New Roman" w:hAnsi="Times New Roman" w:cs="Times New Roman"/>
          <w:sz w:val="24"/>
          <w:szCs w:val="24"/>
        </w:rPr>
        <w:t xml:space="preserve"> </w:t>
      </w:r>
      <w:r w:rsidR="00525758">
        <w:rPr>
          <w:rFonts w:ascii="Times New Roman" w:hAnsi="Times New Roman" w:cs="Times New Roman"/>
          <w:sz w:val="24"/>
          <w:szCs w:val="24"/>
        </w:rPr>
        <w:t xml:space="preserve">and members of the Ries </w:t>
      </w:r>
      <w:r w:rsidR="00525758">
        <w:rPr>
          <w:rFonts w:ascii="Times New Roman" w:hAnsi="Times New Roman" w:cs="Times New Roman"/>
          <w:sz w:val="24"/>
          <w:szCs w:val="24"/>
        </w:rPr>
        <w:lastRenderedPageBreak/>
        <w:t>Lab provided</w:t>
      </w:r>
      <w:r w:rsidRPr="00703517">
        <w:rPr>
          <w:rFonts w:ascii="Times New Roman" w:hAnsi="Times New Roman" w:cs="Times New Roman"/>
          <w:sz w:val="24"/>
          <w:szCs w:val="24"/>
        </w:rPr>
        <w:t xml:space="preserve"> feedback on the original manuscript. </w:t>
      </w:r>
      <w:r w:rsidR="00B43EF5" w:rsidRPr="00703517">
        <w:rPr>
          <w:rFonts w:ascii="Times New Roman" w:hAnsi="Times New Roman" w:cs="Times New Roman"/>
          <w:sz w:val="24"/>
          <w:szCs w:val="24"/>
        </w:rPr>
        <w:t>Finally, m</w:t>
      </w:r>
      <w:r w:rsidRPr="00703517">
        <w:rPr>
          <w:rFonts w:ascii="Times New Roman" w:hAnsi="Times New Roman" w:cs="Times New Roman"/>
          <w:sz w:val="24"/>
          <w:szCs w:val="24"/>
        </w:rPr>
        <w:t>odel development, testing, and implementation were performed on the Georgetown High-performance Computing Cluster (</w:t>
      </w:r>
      <w:proofErr w:type="spellStart"/>
      <w:r w:rsidRPr="00703517">
        <w:rPr>
          <w:rFonts w:ascii="Times New Roman" w:hAnsi="Times New Roman" w:cs="Times New Roman"/>
          <w:sz w:val="24"/>
          <w:szCs w:val="24"/>
        </w:rPr>
        <w:t>Woonki</w:t>
      </w:r>
      <w:proofErr w:type="spellEnd"/>
      <w:r w:rsidRPr="00703517">
        <w:rPr>
          <w:rFonts w:ascii="Times New Roman" w:hAnsi="Times New Roman" w:cs="Times New Roman"/>
          <w:sz w:val="24"/>
          <w:szCs w:val="24"/>
        </w:rPr>
        <w:t xml:space="preserve"> Chung), Georgetown Massive Data Institute (Lisa Singh), and the University of Florida </w:t>
      </w:r>
      <w:proofErr w:type="spellStart"/>
      <w:r w:rsidRPr="00703517">
        <w:rPr>
          <w:rFonts w:ascii="Times New Roman" w:hAnsi="Times New Roman" w:cs="Times New Roman"/>
          <w:sz w:val="24"/>
          <w:szCs w:val="24"/>
        </w:rPr>
        <w:t>HiperGator</w:t>
      </w:r>
      <w:proofErr w:type="spellEnd"/>
      <w:r w:rsidRPr="00703517">
        <w:rPr>
          <w:rFonts w:ascii="Times New Roman" w:hAnsi="Times New Roman" w:cs="Times New Roman"/>
          <w:sz w:val="24"/>
          <w:szCs w:val="24"/>
        </w:rPr>
        <w:t xml:space="preserve"> H</w:t>
      </w:r>
      <w:r w:rsidR="009E09B5">
        <w:rPr>
          <w:rFonts w:ascii="Times New Roman" w:hAnsi="Times New Roman" w:cs="Times New Roman"/>
          <w:sz w:val="24"/>
          <w:szCs w:val="24"/>
        </w:rPr>
        <w:t>igh-performance Computing</w:t>
      </w:r>
      <w:r w:rsidRPr="00703517">
        <w:rPr>
          <w:rFonts w:ascii="Times New Roman" w:hAnsi="Times New Roman" w:cs="Times New Roman"/>
          <w:sz w:val="24"/>
          <w:szCs w:val="24"/>
        </w:rPr>
        <w:t xml:space="preserve"> system</w:t>
      </w:r>
      <w:r w:rsidR="009E09B5">
        <w:rPr>
          <w:rFonts w:ascii="Times New Roman" w:hAnsi="Times New Roman" w:cs="Times New Roman"/>
          <w:sz w:val="24"/>
          <w:szCs w:val="24"/>
        </w:rPr>
        <w:t>.</w:t>
      </w:r>
    </w:p>
    <w:p w14:paraId="19CC55FB" w14:textId="77777777" w:rsidR="00525758" w:rsidRDefault="00525758">
      <w:pPr>
        <w:rPr>
          <w:rFonts w:ascii="Times New Roman" w:hAnsi="Times New Roman" w:cs="Times New Roman"/>
          <w:b/>
          <w:sz w:val="24"/>
          <w:szCs w:val="24"/>
        </w:rPr>
      </w:pPr>
      <w:r>
        <w:rPr>
          <w:rFonts w:ascii="Times New Roman" w:hAnsi="Times New Roman" w:cs="Times New Roman"/>
          <w:b/>
          <w:sz w:val="24"/>
          <w:szCs w:val="24"/>
        </w:rPr>
        <w:br w:type="page"/>
      </w:r>
    </w:p>
    <w:p w14:paraId="1B0FBEFC" w14:textId="0D8DF3BD"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lastRenderedPageBreak/>
        <w:t>1. INTRODUCTION</w:t>
      </w:r>
    </w:p>
    <w:p w14:paraId="461E8BB5" w14:textId="6CB4880C"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Multiple lines of scientific evidence have pointed to the potential for an alarming recent decline in insect biodiversity across the planet</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{"citationID":"YFQ2kxA5","properties":{"formattedCitation":"(Cardoso {\\i{}et al.} 2020; Wagner {\\i{}et al.} 2021a, b)","plainCitation":"(Cardoso et al. 2020; Wagner et al. 2021a, b)","noteIndex":0},"citationItems":[{"id":498,"uris":["http://zotero.org/users/3183432/items/HCUUZKB4"],"itemData":{"id":498,"type":"article-journal","abstract":"Here we build on the manifesto 'World Scientists' Warning to Humanity, issued by the Alliance of World Scientists. As a group of conservation biologists deeply concerned about the decline of insect populations, we here review what we know about the drivers of insect extinctions, their consequences, and how extinctions can negatively impact humanity.\nWe are causing insect extinctions by driving habitat loss, degradation, and fragmentation, use of polluting and harmful substances, the spread of invasive species, global climate change, direct overexploitation, and co-extinction of species dependent on other species.\nWith insect extinctions, we lose much more than species. We lose abundance and biomass of insects, diversity across space and time with consequent homogenization, large parts of the tree of life, unique ecological functions and traits, and fundamental parts of extensive networks of biotic interactions. Such losses lead to the decline of key ecosystem services on which humanity depends. From pollination and decomposition, to being resources for new medicines, habitat quality indication and many others, insects provide essential and irreplaceable services. We appeal for urgent action to close key knowledge gaps and curb insect extinctions. An investment in research programs that generate local, regional and global strategies that counter this trend is essential. Solutions are available and implementable, but urgent action is needed now to match our intentions.","archive_location":"WOS:000517855100031","container-title":"Biological Conservation","DOI":"10.1016/j.biocon.2020.108426","title":"Scientists' warning to humanity on insect extinctions","volume":"242","author":[{"family":"Cardoso","given":"P"},{"family":"Barton","given":"PS"},{"family":"Birkhofer","given":"K"},{"family":"Chichorro","given":"F"},{"family":"Deacon","given":"C"},{"family":"Fartmann","given":"T"},{"family":"Fukushima","given":"CS"},{"family":"Gaigher","given":"R"},{"family":"Habel","given":"JC"},{"family":"Hallmann","given":"CA"},{"family":"Hill","given":"MJ"},{"family":"Hochkirch","given":"A"},{"family":"Kwak","given":"ML"},{"family":"Mammola","given":"S"},{"family":"Noriega","given":"JA"},{"family":"Orfinger","given":"AB"},{"family":"Pedraza","given":"F"},{"family":"Pryke","given":"JS"},{"family":"Roque","given":"FO"},{"family":"Settele","given":"J"},{"family":"Simaika","given":"JP"},{"family":"Stork","given":"NE"},{"family":"Suhling","given":"F"},{"family":"Vorster","given":"C"},{"family":"Samways","given":"MJ"}],"issued":{"date-parts":[["2020",2]]}}},{"id":552,"uris":["http://zotero.org/users/3183432/items/P24NJU2D"],"itemData":{"id":552,"type":"article-journal","abstract":"Moths are the most taxonomically and ecologically diverse insect taxon for which there exist considerable time-series abundance data. There is an alarming record of decreases in moth abundance and diversity from across Europe, with rates varying markedly among and within regions. Recent reports from Costa Rica reveal steep cross-lineage declines of caterpillars, while other sites (Ecuador and Arizona, reported here) show no or only modest long-term decreases over the past two decades. Rates of decline for dietary and ecological specialists are steeper than those for ecologically generalized taxa. Additional traits commonly associated with elevated risks include large wingspans, small geographic ranges, low dispersal ability, and univoltinism; taxa associated with grasslands, aridlands, and nutrient-poor habitats also appear to be at higher risk. In temperate areas, many moth taxa limited historically by abiotic factors are increasing in abundance and range. We regard the most important continental-scale stressors to include reductions in habitat quality and quantity resulting from land-use change and climate change and, to a lesser extent, atmospheric nitrification and introduced species. Site-specific stressors include pesticide use and light pollution. Our assessment of global macrolepidopteran population trends includes numerous cases of both region-wide and local losses and studies that report no declines. Spatial variation of reported losses suggests that multiple stressors are in play. With the exception of recent reports from Costa Rica, the most severe examples of moth declines are from Northern Hemisphere regions of high human-population density and intensive agriculture.","archive_location":"WOS:000607277100009","container-title":"Proceedings of the National Academy of Sciences of the United States of America","DOI":"10.1073/pnas.2002549117","issue":"2","title":"A window to the world of global insect declines: Moth biodiversity trends are complex and heterogeneous","volume":"118","author":[{"family":"Wagner","given":"DL"},{"family":"Fox","given":"R"},{"family":"Salcido","given":"DM"},{"family":"Dyer","given":"LA"}],"issued":{"date-parts":[["2021",1,12]]}}},{"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2021a, b)</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Major changes in the abundance and composition of insect populations increase the risk of losing vital insect-mediated ecosystem services, including pollination, decomposition, and pest control</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{"citationID":"XFgHtQBp","properties":{"formattedCitation":"(Kremen {\\i{}et al.} 2007)","plainCitation":"(Kremen et al. 2007)","noteIndex":0},"citationItems":[{"id":692,"uris":["http://zotero.org/users/3183432/items/8WIPQCBJ"],"itemData":{"id":692,"type":"paper-conference","container-title":"Insect conservation biology: proceedings of the royal entomological society’s 23rd symposium","page":"349–382","publisher":"CABI Publishing","title":"Insects as providers of ecosystem services: crop pollination and pest control","author":[{"family":"Kremen","given":"Claire"},{"family":"Chaplin-Kramer","given":"Rebecca"},{"literal":"others"}],"issued":{"date-parts":[["2007"]]}}}],"schema":"https://github.com/citation-style-language/schema/raw/master/csl-citation.json"} </w:instrText>
      </w:r>
      <w:r w:rsidR="00E554A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(Kremen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2007)</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and the potential for collapse of some ecological networks</w:t>
      </w:r>
      <w:r w:rsidR="00E554A8" w:rsidRPr="00703517">
        <w:rPr>
          <w:rFonts w:ascii="Times New Roman" w:hAnsi="Times New Roman" w:cs="Times New Roman"/>
          <w:sz w:val="24"/>
          <w:szCs w:val="24"/>
        </w:rPr>
        <w:t xml:space="preserve"> </w:t>
      </w:r>
      <w:r w:rsidR="00E554A8" w:rsidRPr="00703517">
        <w:rPr>
          <w:rFonts w:ascii="Times New Roman" w:hAnsi="Times New Roman" w:cs="Times New Roman"/>
          <w:sz w:val="24"/>
          <w:szCs w:val="24"/>
        </w:rPr>
        <w:fldChar w:fldCharType="begin"/>
      </w:r>
      <w:r w:rsidR="00046649">
        <w:rPr>
          <w:rFonts w:ascii="Times New Roman" w:hAnsi="Times New Roman" w:cs="Times New Roman"/>
          <w:sz w:val="24"/>
          <w:szCs w:val="24"/>
        </w:rPr>
        <w:instrText xml:space="preserve"> ADDIN ZOTERO_ITEM CSL_CITATION {"citationID":"n8rwBjQN","properties":{"formattedCitation":"(Dunne {\\i{}et al.} 2002; Memmott {\\i{}et al.} 2004; Grames {\\i{}et al.} 2023; Zhou {\\i{}et al.} 2023)","plainCitation":"(Dunne et al. 2002; Memmott et al. 2004; Grames et al. 2023; Zhou et al. 2023)","noteIndex":0},"citationItems":[{"id":791,"uris":["http://zotero.org/users/3183432/items/VLA7TAFZ"],"itemData":{"id":791,"type":"article-journal","container-title":"Ecology letters","issue":"4","note":"publisher: Wiley Online Library","page":"558–567","title":"Network structure and biodiversity loss in food webs: robustness increases with connectance","volume":"5","author":[{"family":"Dunne","given":"Jennifer A"},{"family":"Williams","given":"Richard J"},{"family":"Martinez","given":"Neo D"}],"issued":{"date-parts":[["2002"]]}}},{"id":790,"uris":["http://zotero.org/users/3183432/items/SQCR7N74"],"itemData":{"id":790,"type":"article-journal","container-title":"Proceedings of the Royal Society of London. Series B: Biological Sciences","issue":"1557","note":"publisher: The Royal Society","page":"2605–2611","title":"Tolerance of pollination networks to species extinctions","volume":"271","author":[{"family":"Memmott","given":"Jane"},{"family":"Waser","given":"Nickolas M"},{"family":"Price","given":"Mary V"}],"issued":{"date-parts":[["2004"]]}}},{"id":808,"uris":["http://zotero.org/users/3183432/items/KD4A2W2M"],"itemData":{"id":808,"type":"article-journal","container-title":"Ecology Letters","note":"publisher: Wiley Online Library","title":"The effect of insect food availability on songbird reproductive success and chick body condition: Evidence from a systematic review and meta-analysis","author":[{"family":"Grames","given":"Eliza M"},{"family":"Montgomery","given":"Graham A"},{"family":"Youngflesh","given":"Casey"},{"family":"Tingley","given":"Morgan W"},{"family":"Elphick","given":"Chris S"}],"issued":{"date-parts":[["2023"]]}}},{"id":1225,"uris":["http://zotero.org/users/3183432/items/U6GZX9YX"],"itemData":{"id":1225,"type":"article-journal","container-title":"Science Advances","issue":"5","note":"publisher: American Association for the Advancement of Science","page":"eade9341","title":"Long-term insect censuses capture progressive loss of ecosystem functioning in East Asia","volume":"9","author":[{"family":"Zhou","given":"Yan"},{"family":"Zhang","given":"Haowen"},{"family":"Liu","given":"Dazhong"},{"family":"Khashaveh","given":"Adel"},{"family":"Li","given":"Qian"},{"family":"Wyckhuys","given":"Kris AG"},{"family":"Wu","given":"Kongming"}],"issued":{"date-parts":[["2023"]]}}}],"schema":"https://github.com/citation-style-language/schema/raw/master/csl-citation.json"} </w:instrText>
      </w:r>
      <w:r w:rsidR="00E554A8" w:rsidRPr="00703517">
        <w:rPr>
          <w:rFonts w:ascii="Times New Roman" w:hAnsi="Times New Roman" w:cs="Times New Roman"/>
          <w:sz w:val="24"/>
          <w:szCs w:val="24"/>
        </w:rPr>
        <w:fldChar w:fldCharType="separate"/>
      </w:r>
      <w:r w:rsidR="00046649" w:rsidRPr="00046649">
        <w:rPr>
          <w:rFonts w:ascii="Times New Roman" w:hAnsi="Times New Roman" w:cs="Times New Roman"/>
          <w:sz w:val="24"/>
          <w:szCs w:val="24"/>
        </w:rPr>
        <w:t xml:space="preserve">(Dunne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2002; Memmott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2004; Grames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 Zhou </w:t>
      </w:r>
      <w:r w:rsidR="00046649" w:rsidRPr="00046649">
        <w:rPr>
          <w:rFonts w:ascii="Times New Roman" w:hAnsi="Times New Roman" w:cs="Times New Roman"/>
          <w:i/>
          <w:iCs/>
          <w:sz w:val="24"/>
          <w:szCs w:val="24"/>
        </w:rPr>
        <w:t>et al.</w:t>
      </w:r>
      <w:r w:rsidR="00046649" w:rsidRPr="00046649">
        <w:rPr>
          <w:rFonts w:ascii="Times New Roman" w:hAnsi="Times New Roman" w:cs="Times New Roman"/>
          <w:sz w:val="24"/>
          <w:szCs w:val="24"/>
        </w:rPr>
        <w:t xml:space="preserve"> 2023)</w:t>
      </w:r>
      <w:r w:rsidR="00E554A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Although the list of potential agents driving insect decline is multifaceted </w:t>
      </w:r>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 climate change has been put forth as a major contributo</w:t>
      </w:r>
      <w:r w:rsidR="00B71B27" w:rsidRPr="00703517">
        <w:rPr>
          <w:rFonts w:ascii="Times New Roman" w:hAnsi="Times New Roman" w:cs="Times New Roman"/>
          <w:sz w:val="24"/>
          <w:szCs w:val="24"/>
        </w:rPr>
        <w:t>r</w:t>
      </w:r>
      <w:r w:rsidR="003C6E1A" w:rsidRPr="00703517">
        <w:rPr>
          <w:rFonts w:ascii="Times New Roman" w:hAnsi="Times New Roman" w:cs="Times New Roman"/>
          <w:sz w:val="24"/>
          <w:szCs w:val="24"/>
        </w:rPr>
        <w:t xml:space="preserve"> </w:t>
      </w:r>
      <w:hyperlink r:id="rId9">
        <w:r w:rsidR="003C6E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{"citationID":"i2Xmxg76","properties":{"formattedCitation":"(Wagner {\\i{}et al.} 2021b)","plainCitation":"(Wagner et al. 2021b)","noteIndex":0},"citationItems":[{"id":610,"uris":["http://zotero.org/users/3183432/items/8SPB5KI3"],"itemData":{"id":610,"type":"article-journal","container-title":"Proceedings of the National Academy of Sciences","issue":"2","note":"publisher: National Acad Sciences","page":"e2023989118","title":"Insect decline in the Anthropocene: Death by a thousand cuts","volume":"118","author":[{"family":"Wagner","given":"David L"},{"family":"Grames","given":"Eliza M"},{"family":"Forister","given":"Matthew L"},{"family":"Berenbaum","given":"May R"},{"family":"Stopak","given":"David"}],"issued":{"date-parts":[["2021"]]}}}],"schema":"https://github.com/citation-style-language/schema/raw/master/csl-citation.json"} </w:instrText>
        </w:r>
        <w:r w:rsidR="003C6E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(Wagner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2021b)</w:t>
        </w:r>
        <w:r w:rsidR="003C6E1A"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As ectotherms, insects are especially sensitive to both local and macroscale climatic conditions  </w:t>
      </w:r>
      <w:r w:rsidR="00D3063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{"citationID":"hkd9C1Is","properties":{"formattedCitation":"(Deutsch {\\i{}et al.} 2008)","plainCitation":"(Deutsch et al. 2008)","noteIndex":0},"citationItems":[{"id":813,"uris":["http://zotero.org/users/3183432/items/B8EH7ZXB"],"itemData":{"id":813,"type":"article-journal","container-title":"Proceedings of the National Academy of Sciences","issue":"18","note":"publisher: National Acad Sciences","page":"6668–6672","title":"Impacts of climate warming on terrestrial ectotherms across latitude","volume":"105","author":[{"family":"Deutsch","given":"Curtis A"},{"family":"Tewksbury","given":"Joshua J"},{"family":"Huey","given":"Raymond B"},{"family":"Sheldon","given":"Kimberly S"},{"family":"Ghalambor","given":"Cameron K"},{"family":"Haak","given":"David C"},{"family":"Martin","given":"Paul R"}],"issued":{"date-parts":[["2008"]]}}}],"schema":"https://github.com/citation-style-language/schema/raw/master/csl-citation.json"} </w:instrText>
      </w:r>
      <w:r w:rsidR="00D3063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(Deutsch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2008)</w:t>
      </w:r>
      <w:r w:rsidR="00D3063F"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3C6E1A" w:rsidRPr="00703517">
        <w:rPr>
          <w:rFonts w:ascii="Times New Roman" w:hAnsi="Times New Roman" w:cs="Times New Roman"/>
          <w:sz w:val="24"/>
          <w:szCs w:val="24"/>
        </w:rPr>
        <w:t xml:space="preserve">Among insects, </w:t>
      </w:r>
      <w:r w:rsidR="004D06F9" w:rsidRPr="00703517">
        <w:rPr>
          <w:rFonts w:ascii="Times New Roman" w:hAnsi="Times New Roman" w:cs="Times New Roman"/>
          <w:sz w:val="24"/>
          <w:szCs w:val="24"/>
        </w:rPr>
        <w:t>butterflies have</w:t>
      </w:r>
      <w:r w:rsidR="003C6E1A" w:rsidRPr="00703517">
        <w:rPr>
          <w:rFonts w:ascii="Times New Roman" w:hAnsi="Times New Roman" w:cs="Times New Roman"/>
          <w:sz w:val="24"/>
          <w:szCs w:val="24"/>
        </w:rPr>
        <w:t xml:space="preserve"> by far the densest distribution and natural history data </w:t>
      </w:r>
      <w:r w:rsidRPr="00703517">
        <w:rPr>
          <w:rFonts w:ascii="Times New Roman" w:hAnsi="Times New Roman" w:cs="Times New Roman"/>
          <w:sz w:val="24"/>
          <w:szCs w:val="24"/>
        </w:rPr>
        <w:t xml:space="preserve">due to their </w:t>
      </w:r>
      <w:r w:rsidR="003C6E1A" w:rsidRPr="00703517">
        <w:rPr>
          <w:rFonts w:ascii="Times New Roman" w:hAnsi="Times New Roman" w:cs="Times New Roman"/>
          <w:sz w:val="24"/>
          <w:szCs w:val="24"/>
        </w:rPr>
        <w:t xml:space="preserve">high public </w:t>
      </w:r>
      <w:r w:rsidR="004D06F9" w:rsidRPr="00703517">
        <w:rPr>
          <w:rFonts w:ascii="Times New Roman" w:hAnsi="Times New Roman" w:cs="Times New Roman"/>
          <w:sz w:val="24"/>
          <w:szCs w:val="24"/>
        </w:rPr>
        <w:t>profile and</w:t>
      </w:r>
      <w:r w:rsidR="003C6E1A" w:rsidRPr="00703517">
        <w:rPr>
          <w:rFonts w:ascii="Times New Roman" w:hAnsi="Times New Roman" w:cs="Times New Roman"/>
          <w:sz w:val="24"/>
          <w:szCs w:val="24"/>
        </w:rPr>
        <w:t xml:space="preserve"> apparency in nature. </w:t>
      </w:r>
      <w:r w:rsidR="00CF60BC">
        <w:rPr>
          <w:rFonts w:ascii="Times New Roman" w:hAnsi="Times New Roman" w:cs="Times New Roman"/>
          <w:sz w:val="24"/>
          <w:szCs w:val="24"/>
        </w:rPr>
        <w:t>N</w:t>
      </w:r>
      <w:r w:rsidRPr="00703517">
        <w:rPr>
          <w:rFonts w:ascii="Times New Roman" w:hAnsi="Times New Roman" w:cs="Times New Roman"/>
          <w:sz w:val="24"/>
          <w:szCs w:val="24"/>
        </w:rPr>
        <w:t xml:space="preserve">umerous foundational studies in global change biology have used butterflies to better understand how </w:t>
      </w:r>
      <w:r w:rsidR="003C6E1A" w:rsidRPr="00703517">
        <w:rPr>
          <w:rFonts w:ascii="Times New Roman" w:hAnsi="Times New Roman" w:cs="Times New Roman"/>
          <w:sz w:val="24"/>
          <w:szCs w:val="24"/>
        </w:rPr>
        <w:t>life history, ecological traits, and species interactions may drive responses</w:t>
      </w:r>
      <w:r w:rsidRPr="00703517">
        <w:rPr>
          <w:rFonts w:ascii="Times New Roman" w:hAnsi="Times New Roman" w:cs="Times New Roman"/>
          <w:sz w:val="24"/>
          <w:szCs w:val="24"/>
        </w:rPr>
        <w:t xml:space="preserve"> to novel climatic conditions </w:t>
      </w:r>
      <w:hyperlink r:id="rId10">
        <w:r w:rsidR="00E554A8" w:rsidRPr="00703517">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{"citationID":"dQSRCNA7","properties":{"formattedCitation":"(Parmesan {\\i{}et al.} 1999; P\\uc0\\u246{}yry {\\i{}et al.} 2009; Breed {\\i{}et al.} 2013)","plainCitation":"(Parmesan et al. 1999; Pöyry et al. 2009; Breed et al. 2013)","noteIndex":0},"citationItems":[{"id":520,"uris":["http://zotero.org/users/3183432/items/KZQPRW9S"],"itemData":{"id":520,"type":"article-journal","abstract":"Climate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schema":"https://github.com/citation-style-language/schema/raw/master/csl-citation.json"} </w:instrText>
        </w:r>
        <w:r w:rsidR="00E554A8" w:rsidRPr="00703517">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Pöyry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Breed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2013)</w:t>
        </w:r>
        <w:r w:rsidR="00E554A8" w:rsidRPr="00703517">
          <w:rPr>
            <w:rFonts w:ascii="Times New Roman" w:hAnsi="Times New Roman" w:cs="Times New Roman"/>
            <w:sz w:val="24"/>
            <w:szCs w:val="24"/>
          </w:rPr>
          <w:fldChar w:fldCharType="end"/>
        </w:r>
      </w:hyperlink>
      <w:r w:rsidR="00E554A8"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p>
    <w:p w14:paraId="1CE28782" w14:textId="3398129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Surface-level temperatures have risen more drastically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than anywhere else </w:t>
      </w:r>
      <w:r w:rsidR="006D340F"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{"citationID":"cBGsuxr4","properties":{"formattedCitation":"(Holland &amp; Bitz 2003)","plainCitation":"(Holland &amp; Bitz 2003)","noteIndex":0},"citationItems":[{"id":814,"uris":["http://zotero.org/users/3183432/items/MS92TRII"],"itemData":{"id":814,"type":"article-journal","container-title":"Climate dynamics","issue":"3-4","note":"publisher: Springer","page":"221–232","title":"Polar amplification of climate change in coupled models","volume":"21","author":[{"family":"Holland","given":"Marika M"},{"family":"Bitz","given":"Cecilia M"}],"issued":{"date-parts":[["2003"]]}}}],"schema":"https://github.com/citation-style-language/schema/raw/master/csl-citation.json"} </w:instrText>
      </w:r>
      <w:r w:rsidR="006D340F"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(Holland &amp; Bitz 2003)</w:t>
      </w:r>
      <w:r w:rsidR="006D340F" w:rsidRPr="00703517">
        <w:rPr>
          <w:rFonts w:ascii="Times New Roman" w:hAnsi="Times New Roman" w:cs="Times New Roman"/>
          <w:sz w:val="24"/>
          <w:szCs w:val="24"/>
        </w:rPr>
        <w:fldChar w:fldCharType="end"/>
      </w:r>
      <w:r w:rsidR="006D340F" w:rsidRPr="00703517">
        <w:rPr>
          <w:rFonts w:ascii="Times New Roman" w:hAnsi="Times New Roman" w:cs="Times New Roman"/>
          <w:sz w:val="24"/>
          <w:szCs w:val="24"/>
        </w:rPr>
        <w:t xml:space="preserve">, </w:t>
      </w:r>
      <w:r w:rsidRPr="00703517">
        <w:rPr>
          <w:rFonts w:ascii="Times New Roman" w:hAnsi="Times New Roman" w:cs="Times New Roman"/>
          <w:sz w:val="24"/>
          <w:szCs w:val="24"/>
        </w:rPr>
        <w:t>a trend that is expected to continue under nearly all climate change forecasts</w:t>
      </w:r>
      <w:r w:rsidR="00EA7911">
        <w:rPr>
          <w:rFonts w:ascii="Times New Roman" w:hAnsi="Times New Roman" w:cs="Times New Roman"/>
          <w:sz w:val="24"/>
          <w:szCs w:val="24"/>
        </w:rPr>
        <w:t xml:space="preserve"> </w:t>
      </w:r>
      <w:r w:rsidR="00EA7911">
        <w:rPr>
          <w:rFonts w:ascii="Times New Roman" w:hAnsi="Times New Roman" w:cs="Times New Roman"/>
          <w:sz w:val="24"/>
          <w:szCs w:val="24"/>
        </w:rPr>
        <w:fldChar w:fldCharType="begin"/>
      </w:r>
      <w:r w:rsidR="00EA7911">
        <w:rPr>
          <w:rFonts w:ascii="Times New Roman" w:hAnsi="Times New Roman" w:cs="Times New Roman"/>
          <w:sz w:val="24"/>
          <w:szCs w:val="24"/>
        </w:rPr>
        <w:instrText xml:space="preserve"> ADDIN ZOTERO_ITEM CSL_CITATION {"citationID":"YNJ5MC6R","properties":{"formattedCitation":"(Ono {\\i{}et al.} 2022)","plainCitation":"(Ono et al. 2022)","noteIndex":0},"citationItems":[{"id":1226,"uris":["http://zotero.org/users/3183432/items/HQ3ILDVJ"],"itemData":{"id":1226,"type":"article-journal","container-title":"Communications Earth &amp; Environment","issue":"1","note":"publisher: Nature Publishing Group UK London","page":"27","title":"Enhanced Arctic warming amplification revealed in a low-emission scenario","volume":"3","author":[{"family":"Ono","given":"Jun"},{"family":"Watanabe","given":"Masahiro"},{"family":"Komuro","given":"Yoshiki"},{"family":"Tatebe","given":"Hiroaki"},{"family":"Abe","given":"Manabu"}],"issued":{"date-parts":[["2022"]]}}}],"schema":"https://github.com/citation-style-language/schema/raw/master/csl-citation.json"} </w:instrText>
      </w:r>
      <w:r w:rsidR="00EA7911">
        <w:rPr>
          <w:rFonts w:ascii="Times New Roman" w:hAnsi="Times New Roman" w:cs="Times New Roman"/>
          <w:sz w:val="24"/>
          <w:szCs w:val="24"/>
        </w:rPr>
        <w:fldChar w:fldCharType="separate"/>
      </w:r>
      <w:r w:rsidR="00EA7911" w:rsidRPr="00EA7911">
        <w:rPr>
          <w:rFonts w:ascii="Times New Roman" w:hAnsi="Times New Roman" w:cs="Times New Roman"/>
          <w:sz w:val="24"/>
          <w:szCs w:val="24"/>
        </w:rPr>
        <w:t xml:space="preserve">(Ono </w:t>
      </w:r>
      <w:r w:rsidR="00EA7911" w:rsidRPr="00EA7911">
        <w:rPr>
          <w:rFonts w:ascii="Times New Roman" w:hAnsi="Times New Roman" w:cs="Times New Roman"/>
          <w:i/>
          <w:iCs/>
          <w:sz w:val="24"/>
          <w:szCs w:val="24"/>
        </w:rPr>
        <w:t>et al.</w:t>
      </w:r>
      <w:r w:rsidR="00EA7911" w:rsidRPr="00EA7911">
        <w:rPr>
          <w:rFonts w:ascii="Times New Roman" w:hAnsi="Times New Roman" w:cs="Times New Roman"/>
          <w:sz w:val="24"/>
          <w:szCs w:val="24"/>
        </w:rPr>
        <w:t xml:space="preserve"> 2022)</w:t>
      </w:r>
      <w:r w:rsidR="00EA7911">
        <w:rPr>
          <w:rFonts w:ascii="Times New Roman" w:hAnsi="Times New Roman" w:cs="Times New Roman"/>
          <w:sz w:val="24"/>
          <w:szCs w:val="24"/>
        </w:rPr>
        <w:fldChar w:fldCharType="end"/>
      </w:r>
      <w:r w:rsidRPr="00703517">
        <w:rPr>
          <w:rFonts w:ascii="Times New Roman" w:hAnsi="Times New Roman" w:cs="Times New Roman"/>
          <w:sz w:val="24"/>
          <w:szCs w:val="24"/>
        </w:rPr>
        <w:t xml:space="preserve">. Under current, “business-as-usual” carbon-dioxide emission scenarios, </w:t>
      </w:r>
      <w:r w:rsidR="003C6E1A"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surface temperatures </w:t>
      </w:r>
      <w:r w:rsidR="003C6E1A" w:rsidRPr="00703517">
        <w:rPr>
          <w:rFonts w:ascii="Times New Roman" w:hAnsi="Times New Roman" w:cs="Times New Roman"/>
          <w:sz w:val="24"/>
          <w:szCs w:val="24"/>
        </w:rPr>
        <w:t xml:space="preserve">are projected to increase </w:t>
      </w:r>
      <w:r w:rsidRPr="00703517">
        <w:rPr>
          <w:rFonts w:ascii="Times New Roman" w:hAnsi="Times New Roman" w:cs="Times New Roman"/>
          <w:sz w:val="24"/>
          <w:szCs w:val="24"/>
        </w:rPr>
        <w:t xml:space="preserve">in the Arctic by an average of 10° Celsius through 2100, </w:t>
      </w:r>
      <w:r w:rsidR="003C6E1A" w:rsidRPr="00703517">
        <w:rPr>
          <w:rFonts w:ascii="Times New Roman" w:hAnsi="Times New Roman" w:cs="Times New Roman"/>
          <w:sz w:val="24"/>
          <w:szCs w:val="24"/>
        </w:rPr>
        <w:t>roughly four times greater than other global regions</w:t>
      </w:r>
      <w:r w:rsidR="00511E00"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{"citationID":"8fQcsogj","properties":{"formattedCitation":"(You {\\i{}et al.} 2021)","plainCitation":"(You et al. 2021)","noteIndex":0},"citationItems":[{"id":770,"uris":["http://zotero.org/users/3183432/items/DV2LGNSW"],"itemData":{"id":770,"type":"article-journal","container-title":"Earth-Science Reviews","note":"publisher: Elsevier","page":"103625","title":"Warming amplification over the Arctic Pole and Third Pole: Trends, mechanisms and consequences","volume":"217","author":[{"family":"You","given":"Qinglong"},{"family":"Cai","given":"Ziyi"},{"family":"Pepin","given":"Nick"},{"family":"Chen","given":"Deliang"},{"family":"Ahrens","given":"Bodo"},{"family":"Jiang","given":"Zhihong"},{"family":"Wu","given":"Fangying"},{"family":"Kang","given":"Shichang"},{"family":"Zhang","given":"Ruonan"},{"family":"Wu","given":"Tonghua"},{"literal":"others"}],"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(You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w:t>
      </w:r>
      <w:r w:rsidR="003C6E1A" w:rsidRPr="00703517">
        <w:rPr>
          <w:rFonts w:ascii="Times New Roman" w:hAnsi="Times New Roman" w:cs="Times New Roman"/>
          <w:sz w:val="24"/>
          <w:szCs w:val="24"/>
        </w:rPr>
        <w:t xml:space="preserve">this will likely result in </w:t>
      </w:r>
      <w:r w:rsidRPr="00703517">
        <w:rPr>
          <w:rFonts w:ascii="Times New Roman" w:hAnsi="Times New Roman" w:cs="Times New Roman"/>
          <w:sz w:val="24"/>
          <w:szCs w:val="24"/>
        </w:rPr>
        <w:t>rainier</w:t>
      </w:r>
      <w:r w:rsidR="003C6E1A" w:rsidRPr="00703517">
        <w:rPr>
          <w:rFonts w:ascii="Times New Roman" w:hAnsi="Times New Roman" w:cs="Times New Roman"/>
          <w:sz w:val="24"/>
          <w:szCs w:val="24"/>
        </w:rPr>
        <w:t xml:space="preserve"> rather than </w:t>
      </w:r>
      <w:r w:rsidR="00396D47" w:rsidRPr="00703517">
        <w:rPr>
          <w:rFonts w:ascii="Times New Roman" w:hAnsi="Times New Roman" w:cs="Times New Roman"/>
          <w:sz w:val="24"/>
          <w:szCs w:val="24"/>
        </w:rPr>
        <w:t>snowy</w:t>
      </w:r>
      <w:r w:rsidR="003C6E1A" w:rsidRPr="00703517">
        <w:rPr>
          <w:rFonts w:ascii="Times New Roman" w:hAnsi="Times New Roman" w:cs="Times New Roman"/>
          <w:sz w:val="24"/>
          <w:szCs w:val="24"/>
        </w:rPr>
        <w:t xml:space="preserve"> winters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across</w:t>
      </w:r>
      <w:r w:rsidR="00396D47" w:rsidRPr="00703517">
        <w:rPr>
          <w:rFonts w:ascii="Times New Roman" w:hAnsi="Times New Roman" w:cs="Times New Roman"/>
          <w:sz w:val="24"/>
          <w:szCs w:val="24"/>
        </w:rPr>
        <w:t xml:space="preserve"> polar</w:t>
      </w:r>
      <w:r w:rsidRPr="00703517">
        <w:rPr>
          <w:rFonts w:ascii="Times New Roman" w:hAnsi="Times New Roman" w:cs="Times New Roman"/>
          <w:sz w:val="24"/>
          <w:szCs w:val="24"/>
        </w:rPr>
        <w:t xml:space="preserve"> region</w:t>
      </w:r>
      <w:r w:rsidR="003C6E1A" w:rsidRPr="00703517">
        <w:rPr>
          <w:rFonts w:ascii="Times New Roman" w:hAnsi="Times New Roman" w:cs="Times New Roman"/>
          <w:sz w:val="24"/>
          <w:szCs w:val="24"/>
        </w:rPr>
        <w:t xml:space="preserve"> </w:t>
      </w:r>
      <w:r w:rsidR="00511E0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{"citationID":"QuOnxjaX","properties":{"formattedCitation":"(Bintanja &amp; Andry 2017; McCrystall {\\i{}et al.} 2021)","plainCitation":"(Bintanja &amp; Andry 2017; McCrystall et al. 2021)","noteIndex":0},"citationItems":[{"id":772,"uris":["http://zotero.org/users/3183432/items/S4FNM9UH"],"itemData":{"id":772,"type":"article-journal","container-title":"Nature Climate Change","issue":"4","note":"publisher: Nature Publishing Group","page":"263–267","title":"Towards a rain-dominated Arctic","volume":"7","author":[{"family":"Bintanja","given":"Richard"},{"family":"Andry","given":"Olivier"}],"issued":{"date-parts":[["2017"]]}}},{"id":771,"uris":["http://zotero.org/users/3183432/items/P3Y9DQEG"],"itemData":{"id":771,"type":"article-journal","container-title":"Nature communications","issue":"1","note":"publisher: Nature Publishing Group","page":"1–12","title":"New climate models reveal faster and larger increases in Arctic precipitation than previously projected","volume":"12","author":[{"family":"McCrystall","given":"Michelle R"},{"family":"Stroeve","given":"Julienne"},{"family":"Serreze","given":"Mark"},{"family":"Forbes","given":"Bruce C"},{"family":"Screen","given":"James A"}],"issued":{"date-parts":[["2021"]]}}}],"schema":"https://github.com/citation-style-language/schema/raw/master/csl-citation.json"} </w:instrText>
      </w:r>
      <w:r w:rsidR="00511E0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(Bintanja &amp; Andry 2017; McCrystall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511E0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butterflies in high-latitude regions to persist under such drastically shifting climatic conditions, they must be able to either move to where conditions are favorable, adapt to novel climates </w:t>
      </w:r>
      <w:r w:rsidRPr="00703517">
        <w:rPr>
          <w:rFonts w:ascii="Times New Roman" w:hAnsi="Times New Roman" w:cs="Times New Roman"/>
          <w:i/>
          <w:sz w:val="24"/>
          <w:szCs w:val="24"/>
        </w:rPr>
        <w:t>in situ</w:t>
      </w:r>
      <w:r w:rsidRPr="00703517">
        <w:rPr>
          <w:rFonts w:ascii="Times New Roman" w:hAnsi="Times New Roman" w:cs="Times New Roman"/>
          <w:sz w:val="24"/>
          <w:szCs w:val="24"/>
        </w:rPr>
        <w:t xml:space="preserve"> or face significant risk of population declines</w:t>
      </w:r>
      <w:r w:rsidR="00396D47" w:rsidRPr="00703517">
        <w:rPr>
          <w:rFonts w:ascii="Times New Roman" w:hAnsi="Times New Roman" w:cs="Times New Roman"/>
          <w:sz w:val="24"/>
          <w:szCs w:val="24"/>
        </w:rPr>
        <w:t xml:space="preserve"> </w:t>
      </w:r>
      <w:r w:rsidR="00396D47"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{"citationID":"dIrqo5ET","properties":{"formattedCitation":"(Corlett &amp; Westcott 2013; Kellermann &amp; van Heerwaarden 2019)","plainCitation":"(Corlett &amp; Westcott 2013; Kellermann &amp; van Heerwaarden 2019)","noteIndex":0},"citationItems":[{"id":816,"uris":["http://zotero.org/users/3183432/items/XDN4FX34"],"itemData":{"id":816,"type":"article-journal","container-title":"Trends in ecology &amp; evolution","issue":"8","note":"publisher: Elsevier","page":"482–488","title":"Will plant movements keep up with climate change?","volume":"28","author":[{"family":"Corlett","given":"Richard T"},{"family":"Westcott","given":"David A"}],"issued":{"date-parts":[["2013"]]}}},{"id":815,"uris":["http://zotero.org/users/3183432/items/DLJDITW7"],"itemData":{"id":815,"type":"article-journal","container-title":"Physiological Entomology","issue":"2","note":"publisher: Wiley Online Library","page":"99–115","title":"Terrestrial insects and climate change: adaptive responses in key traits","volume":"44","author":[{"family":"Kellermann","given":"Vanessa"},{"family":"Heerwaarden","given":"Belinda","non-dropping-particle":"van"}],"issued":{"date-parts":[["2019"]]}}}],"schema":"https://github.com/citation-style-language/schema/raw/master/csl-citation.json"} </w:instrText>
      </w:r>
      <w:r w:rsidR="00396D47"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(Corlett &amp; Westcott </w:t>
      </w:r>
      <w:r w:rsidR="00B71B27" w:rsidRPr="00703517">
        <w:rPr>
          <w:rFonts w:ascii="Times New Roman" w:hAnsi="Times New Roman" w:cs="Times New Roman"/>
          <w:sz w:val="24"/>
          <w:szCs w:val="24"/>
        </w:rPr>
        <w:lastRenderedPageBreak/>
        <w:t>2013; Kellermann &amp; van Heerwaarden 2019)</w:t>
      </w:r>
      <w:r w:rsidR="00396D47"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 rapid climatic changes in this region and the potential for significant barriers</w:t>
      </w:r>
      <w:r w:rsidR="00EF7F4D">
        <w:rPr>
          <w:rFonts w:ascii="Times New Roman" w:hAnsi="Times New Roman" w:cs="Times New Roman"/>
          <w:sz w:val="24"/>
          <w:szCs w:val="24"/>
        </w:rPr>
        <w:t xml:space="preserve"> (e.g., closed-canopy habitats)</w:t>
      </w:r>
      <w:r w:rsidRPr="00703517">
        <w:rPr>
          <w:rFonts w:ascii="Times New Roman" w:hAnsi="Times New Roman" w:cs="Times New Roman"/>
          <w:sz w:val="24"/>
          <w:szCs w:val="24"/>
        </w:rPr>
        <w:t xml:space="preserve"> to movement contribute to a high degree of “climate debt” for butterflies </w:t>
      </w:r>
      <w:r w:rsidR="00A26BD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{"citationID":"DVW1SbtV","properties":{"formattedCitation":"(Lewthwaite {\\i{}et al.} 2018)","plainCitation":"(Lewthwaite et al. 2018)","noteIndex":0},"citationItems":[{"id":344,"uris":["http://zotero.org/users/3183432/items/37QIQ83K"],"itemData":{"id":344,"type":"article-journal","container-title":"Ecography","issue":"12","page":"2005-2015","title":"Canadian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00A26BD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w:t>
      </w:r>
      <w:r w:rsidR="00A26BDB" w:rsidRPr="00703517">
        <w:rPr>
          <w:rFonts w:ascii="Times New Roman" w:hAnsi="Times New Roman" w:cs="Times New Roman"/>
          <w:sz w:val="24"/>
          <w:szCs w:val="24"/>
        </w:rPr>
        <w:fldChar w:fldCharType="end"/>
      </w:r>
      <w:r w:rsidR="000D6AD2">
        <w:rPr>
          <w:rFonts w:ascii="Times New Roman" w:hAnsi="Times New Roman" w:cs="Times New Roman"/>
          <w:sz w:val="24"/>
          <w:szCs w:val="24"/>
        </w:rPr>
        <w:t>, in other words, a lag between the pace of climate change and observed species responses</w:t>
      </w:r>
      <w:r w:rsidRPr="00703517">
        <w:rPr>
          <w:rFonts w:ascii="Times New Roman" w:hAnsi="Times New Roman" w:cs="Times New Roman"/>
          <w:sz w:val="24"/>
          <w:szCs w:val="24"/>
        </w:rPr>
        <w:t xml:space="preserve">. </w:t>
      </w:r>
    </w:p>
    <w:p w14:paraId="39753728" w14:textId="6252838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Despite the magnitude of change happening in high-latitude regions</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North American boreal and Arctic regions remain critically </w:t>
      </w:r>
      <w:r w:rsidR="0050123D" w:rsidRPr="00703517">
        <w:rPr>
          <w:rFonts w:ascii="Times New Roman" w:hAnsi="Times New Roman" w:cs="Times New Roman"/>
          <w:sz w:val="24"/>
          <w:szCs w:val="24"/>
        </w:rPr>
        <w:t>under sampled</w:t>
      </w:r>
      <w:r w:rsidRPr="00703517">
        <w:rPr>
          <w:rFonts w:ascii="Times New Roman" w:hAnsi="Times New Roman" w:cs="Times New Roman"/>
          <w:sz w:val="24"/>
          <w:szCs w:val="24"/>
        </w:rPr>
        <w:t xml:space="preserve"> for butterflies</w:t>
      </w:r>
      <w:r w:rsidR="00A7686D" w:rsidRPr="00703517">
        <w:rPr>
          <w:rFonts w:ascii="Times New Roman" w:hAnsi="Times New Roman" w:cs="Times New Roman"/>
          <w:sz w:val="24"/>
          <w:szCs w:val="24"/>
        </w:rPr>
        <w:t>, and available data are highly biased</w:t>
      </w:r>
      <w:r w:rsidRPr="00703517">
        <w:rPr>
          <w:rFonts w:ascii="Times New Roman" w:hAnsi="Times New Roman" w:cs="Times New Roman"/>
          <w:sz w:val="24"/>
          <w:szCs w:val="24"/>
        </w:rPr>
        <w:t xml:space="preserve"> </w:t>
      </w:r>
      <w:hyperlink r:id="rId11">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{"citationID":"N3hOakNU","properties":{"formattedCitation":"(Shirey {\\i{}et al.} 2021)","plainCitation":"(Shirey et al. 2021)","noteIndex":0},"citationItems":[{"id":300,"uris":["http://zotero.org/users/3183432/items/PHZIA7QR"],"itemData":{"id":300,"type":"article-journal","container-title":"Ecography","issue":"4","title":"A complete inventory of North American butterfly occurrence data: narrowing data gaps, but increasing bias","volume":"44","author":[{"family":"Shirey","given":"Vaughn"},{"family":"Belitz","given":"Michael W."},{"family":"Barve","given":"Vijay"},{"family":"Guralnick","given":"R"}],"issued":{"date-parts":[["2021"]]}}}],"schema":"https://github.com/citation-style-language/schema/raw/master/csl-citation.json"}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E733B8" w:rsidRPr="00703517">
          <w:rPr>
            <w:rFonts w:ascii="Times New Roman" w:hAnsi="Times New Roman" w:cs="Times New Roman"/>
            <w:sz w:val="24"/>
            <w:szCs w:val="24"/>
          </w:rPr>
          <w:fldChar w:fldCharType="end"/>
        </w:r>
      </w:hyperlink>
      <w:r w:rsidRPr="00703517">
        <w:rPr>
          <w:rFonts w:ascii="Times New Roman" w:hAnsi="Times New Roman" w:cs="Times New Roman"/>
          <w:sz w:val="24"/>
          <w:szCs w:val="24"/>
        </w:rPr>
        <w:t xml:space="preserve">. These sampling gaps are major impediments to conservation, especially for invertebrates </w:t>
      </w:r>
      <w:hyperlink r:id="rId12">
        <w:r w:rsidR="00E733B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{"citationID":"XoICRiDG","properties":{"formattedCitation":"(Cardoso {\\i{}et al.} 2011)","plainCitation":"(Cardoso et al. 2011)","noteIndex":0},"citationItems":[{"id":575,"uris":["http://zotero.org/users/3183432/items/IGKV5BTJ"],"itemData":{"id":575,"type":"article-journal","abstract":"Despite their high diversity and importance for humankind, invertebrates are often neglected in biodiversity conservation policies. We identify seven impediments to their effective protection: (1) invertebrates and their ecological services are mostly unknown to the general public (the public dilemma); (2) policymakers and stakeholders are mostly unaware of invertebrate conservation problems (the political dilemma); (3) basic science on invertebrates is scarce and underfunded (the scientific dilemma); (4) most species are undescribed (the Linnean shortfall); (5) the distribution of described species is mostly unknown (the Wallacean shortfall); (6) the abundance of species and their changes in space and time are unknown (the Prestonian shortfall); (7) species ways of life and sensitivities to habitat change are largely unknown (the Hutchinsonian shortfall).\n\nNumerous recent developments in taxonomy, inventorying, monitoring, data compilation, statistical analysis and science communication facilitate overcoming these impediments in both policy and practice. We suggest as possible solutions for the public dilemma: better public information and marketing. For the political dilemma: red-listing, legal priority listing and inclusion in environmental impact assessment studies. For the scientific dilemma: parataxonomy, citizen science programs and biodiversity informatics. For the Linnean shortfall: biodiversity surrogacy, increased support for taxonomy and advances in taxonomic publications. For the Wallacean shortfall: funding of inventories, compilation of data in public repositories and species distribution modeling. For the Prestonian shortfall: standardized protocols for inventorying and monitoring, widespread use of analogous protocols and increased support for natural history collections. For the Hutchinsonian shortfall: identifying good indicator taxa and studying extinction rates by indirect evidence.","container-title":"Biological Conservation","DOI":"10.1016/j.biocon.2011.07.024","issue":"11","page":"2647-2655","title":"The seven impediments in invertebrate conservation and how to overcome them","volume":"144","author":[{"family":"Cardoso","given":"P."},{"family":"Erwin","given":"T.L."},{"family":"Borges","given":"P.A.V."}],"issued":{"date-parts":[["2011"]]}}}],"schema":"https://github.com/citation-style-language/schema/raw/master/csl-citation.json"} </w:instrText>
        </w:r>
        <w:r w:rsidR="00E733B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(Cardoso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2011)</w:t>
        </w:r>
        <w:r w:rsidR="00E733B8" w:rsidRPr="00703517">
          <w:rPr>
            <w:rFonts w:ascii="Times New Roman" w:hAnsi="Times New Roman" w:cs="Times New Roman"/>
            <w:sz w:val="24"/>
            <w:szCs w:val="24"/>
          </w:rPr>
          <w:fldChar w:fldCharType="end"/>
        </w:r>
      </w:hyperlink>
      <w:r w:rsidR="00E733B8"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 Data that do exist in this region come largely from natural history museum collections and community science platforms (such as records from online and mobile platforms like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are almost all</w:t>
      </w:r>
      <w:r w:rsidR="00396D47" w:rsidRPr="00703517">
        <w:rPr>
          <w:rFonts w:ascii="Times New Roman" w:hAnsi="Times New Roman" w:cs="Times New Roman"/>
          <w:sz w:val="24"/>
          <w:szCs w:val="24"/>
        </w:rPr>
        <w:t xml:space="preserve"> opportunistic</w:t>
      </w:r>
      <w:r w:rsidRPr="00703517">
        <w:rPr>
          <w:rFonts w:ascii="Times New Roman" w:hAnsi="Times New Roman" w:cs="Times New Roman"/>
          <w:sz w:val="24"/>
          <w:szCs w:val="24"/>
        </w:rPr>
        <w:t xml:space="preserve"> “presence-only”</w:t>
      </w:r>
      <w:r w:rsidR="00756CF2">
        <w:rPr>
          <w:rFonts w:ascii="Times New Roman" w:hAnsi="Times New Roman" w:cs="Times New Roman"/>
          <w:sz w:val="24"/>
          <w:szCs w:val="24"/>
        </w:rPr>
        <w:t xml:space="preserve"> </w:t>
      </w:r>
      <w:r w:rsidRPr="00703517">
        <w:rPr>
          <w:rFonts w:ascii="Times New Roman" w:hAnsi="Times New Roman" w:cs="Times New Roman"/>
          <w:sz w:val="24"/>
          <w:szCs w:val="24"/>
        </w:rPr>
        <w:t>(</w:t>
      </w:r>
      <w:r w:rsidR="00396D47" w:rsidRPr="00703517">
        <w:rPr>
          <w:rFonts w:ascii="Times New Roman" w:hAnsi="Times New Roman" w:cs="Times New Roman"/>
          <w:sz w:val="24"/>
          <w:szCs w:val="24"/>
        </w:rPr>
        <w:t>hereafter, presence only</w:t>
      </w:r>
      <w:r w:rsidRPr="00703517">
        <w:rPr>
          <w:rFonts w:ascii="Times New Roman" w:hAnsi="Times New Roman" w:cs="Times New Roman"/>
          <w:sz w:val="24"/>
          <w:szCs w:val="24"/>
        </w:rPr>
        <w:t xml:space="preserve">). Presence-only data </w:t>
      </w:r>
      <w:r w:rsidR="00A7686D" w:rsidRPr="00703517">
        <w:rPr>
          <w:rFonts w:ascii="Times New Roman" w:hAnsi="Times New Roman" w:cs="Times New Roman"/>
          <w:sz w:val="24"/>
          <w:szCs w:val="24"/>
        </w:rPr>
        <w:t xml:space="preserve">rarely </w:t>
      </w:r>
      <w:r w:rsidRPr="00703517">
        <w:rPr>
          <w:rFonts w:ascii="Times New Roman" w:hAnsi="Times New Roman" w:cs="Times New Roman"/>
          <w:sz w:val="24"/>
          <w:szCs w:val="24"/>
        </w:rPr>
        <w:t xml:space="preserve">reflect </w:t>
      </w:r>
      <w:r w:rsidR="00A7686D" w:rsidRPr="00703517">
        <w:rPr>
          <w:rFonts w:ascii="Times New Roman" w:hAnsi="Times New Roman" w:cs="Times New Roman"/>
          <w:sz w:val="24"/>
          <w:szCs w:val="24"/>
        </w:rPr>
        <w:t xml:space="preserve">complete community sampling and </w:t>
      </w:r>
      <w:r w:rsidR="00587906" w:rsidRPr="00703517">
        <w:rPr>
          <w:rFonts w:ascii="Times New Roman" w:hAnsi="Times New Roman" w:cs="Times New Roman"/>
          <w:sz w:val="24"/>
          <w:szCs w:val="24"/>
        </w:rPr>
        <w:t>may</w:t>
      </w:r>
      <w:r w:rsidR="00A7686D"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not capture all species </w:t>
      </w:r>
      <w:r w:rsidR="00A7686D" w:rsidRPr="00703517">
        <w:rPr>
          <w:rFonts w:ascii="Times New Roman" w:hAnsi="Times New Roman" w:cs="Times New Roman"/>
          <w:sz w:val="24"/>
          <w:szCs w:val="24"/>
        </w:rPr>
        <w:t>in a</w:t>
      </w:r>
      <w:r w:rsidRPr="00703517">
        <w:rPr>
          <w:rFonts w:ascii="Times New Roman" w:hAnsi="Times New Roman" w:cs="Times New Roman"/>
          <w:sz w:val="24"/>
          <w:szCs w:val="24"/>
        </w:rPr>
        <w:t xml:space="preserve"> broader</w:t>
      </w:r>
      <w:r w:rsidR="00A14ED4">
        <w:rPr>
          <w:rFonts w:ascii="Times New Roman" w:hAnsi="Times New Roman" w:cs="Times New Roman"/>
          <w:sz w:val="24"/>
          <w:szCs w:val="24"/>
        </w:rPr>
        <w:t xml:space="preserve"> </w:t>
      </w:r>
      <w:r w:rsidRPr="00703517">
        <w:rPr>
          <w:rFonts w:ascii="Times New Roman" w:hAnsi="Times New Roman" w:cs="Times New Roman"/>
          <w:sz w:val="24"/>
          <w:szCs w:val="24"/>
        </w:rPr>
        <w:t xml:space="preserve">community </w:t>
      </w:r>
      <w:r w:rsidR="004D79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{"citationID":"CnvF15MY","properties":{"formattedCitation":"(Kelling {\\i{}et al.} 2019)","plainCitation":"(Kelling et al. 2019)","noteIndex":0},"citationItems":[{"id":817,"uris":["http://zotero.org/users/3183432/items/KBHCT9JL"],"itemData":{"id":817,"type":"article-journal","container-title":"BioScience","issue":"3","note":"publisher: Oxford University Press","page":"170–179","title":"Using semistructured surveys to improve citizen science data for monitoring biodiversity","volume":"69","author":[{"family":"Kelling","given":"Steve"},{"family":"Johnston","given":"Alison"},{"family":"Bonn","given":"Aletta"},{"family":"Fink","given":"Daniel"},{"family":"Ruiz-Gutierrez","given":"Viviana"},{"family":"Bonney","given":"Rick"},{"family":"Fernandez","given":"Miguel"},{"family":"Hochachka","given":"Wesley M"},{"family":"Julliard","given":"Romain"},{"family":"Kraemer","given":"Roland"},{"literal":"others"}],"issued":{"date-parts":[["2019"]]}}}],"schema":"https://github.com/citation-style-language/schema/raw/master/csl-citation.json"} </w:instrText>
      </w:r>
      <w:r w:rsidR="004D79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(Kelling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4D796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For example, collectors/observers may more often record species of particular interest or </w:t>
      </w:r>
      <w:r w:rsidR="00A7686D" w:rsidRPr="00703517">
        <w:rPr>
          <w:rFonts w:ascii="Times New Roman" w:hAnsi="Times New Roman" w:cs="Times New Roman"/>
          <w:sz w:val="24"/>
          <w:szCs w:val="24"/>
        </w:rPr>
        <w:t>more detectable or a site may only have been ever visited one time</w:t>
      </w:r>
      <w:r w:rsidR="00587906"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while</w:t>
      </w:r>
      <w:r w:rsidRPr="00703517">
        <w:rPr>
          <w:rFonts w:ascii="Times New Roman" w:hAnsi="Times New Roman" w:cs="Times New Roman"/>
          <w:sz w:val="24"/>
          <w:szCs w:val="24"/>
        </w:rPr>
        <w:t>, cryptic</w:t>
      </w:r>
      <w:r w:rsidR="00A7686D" w:rsidRPr="00703517">
        <w:rPr>
          <w:rFonts w:ascii="Times New Roman" w:hAnsi="Times New Roman" w:cs="Times New Roman"/>
          <w:sz w:val="24"/>
          <w:szCs w:val="24"/>
        </w:rPr>
        <w:t>,</w:t>
      </w:r>
      <w:r w:rsidR="00587906" w:rsidRPr="00703517">
        <w:rPr>
          <w:rFonts w:ascii="Times New Roman" w:hAnsi="Times New Roman" w:cs="Times New Roman"/>
          <w:sz w:val="24"/>
          <w:szCs w:val="24"/>
        </w:rPr>
        <w:t xml:space="preserve"> </w:t>
      </w:r>
      <w:r w:rsidRPr="00703517">
        <w:rPr>
          <w:rFonts w:ascii="Times New Roman" w:hAnsi="Times New Roman" w:cs="Times New Roman"/>
          <w:sz w:val="24"/>
          <w:szCs w:val="24"/>
        </w:rPr>
        <w:t>drab species may go under-reported</w:t>
      </w:r>
      <w:r w:rsidR="00A7686D"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{"citationID":"2eO9aGsn","properties":{"formattedCitation":"(Meyer {\\i{}et al.} 2016; Adamo {\\i{}et al.} 2021)","plainCitation":"(Meyer et al. 2016; Adamo et al. 2021)","noteIndex":0},"citationItems":[{"id":819,"uris":["http://zotero.org/users/3183432/items/35Q8F7W6"],"itemData":{"id":819,"type":"article-journal","container-title":"Nature plants","issue":"5","note":"publisher: Nature Publishing Group UK London","page":"574–578","title":"Plant scientists’ research attention is skewed towards colourful, conspicuous and broadly distributed flowers","volume":"7","author":[{"family":"Adamo","given":"Martino"},{"family":"Chialva","given":"Matteo"},{"family":"Calevo","given":"Jacopo"},{"family":"Bertoni","given":"Filippo"},{"family":"Dixon","given":"Kingsley"},{"family":"Mammola","given":"Stefano"}],"issued":{"date-parts":[["2021"]]}}},{"id":818,"uris":["http://zotero.org/users/3183432/items/GTZ5SFFT"],"itemData":{"id":818,"type":"article-journal","container-title":"Global Ecology and Biogeography","issue":"10","note":"publisher: Wiley Online Library","page":"1181–1193","title":"Range geometry and socio-economics dominate species-level biases in occurrence information","volume":"25","author":[{"family":"Meyer","given":"Carsten"},{"family":"Jetz","given":"Walter"},{"family":"Guralnick","given":"Robert P"},{"family":"Fritz","given":"Susanne A"},{"family":"Kreft","given":"Holger"}],"issued":{"date-parts":[["2016"]]}}}],"schema":"https://github.com/citation-style-language/schema/raw/master/csl-citation.json"} </w:instrText>
      </w:r>
      <w:r w:rsidR="00A768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(Meyer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2016; Adamo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A7686D"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Finally, t</w:t>
      </w:r>
      <w:r w:rsidRPr="00703517">
        <w:rPr>
          <w:rFonts w:ascii="Times New Roman" w:hAnsi="Times New Roman" w:cs="Times New Roman"/>
          <w:sz w:val="24"/>
          <w:szCs w:val="24"/>
        </w:rPr>
        <w:t>h</w:t>
      </w:r>
      <w:r w:rsidR="00587906" w:rsidRPr="00703517">
        <w:rPr>
          <w:rFonts w:ascii="Times New Roman" w:hAnsi="Times New Roman" w:cs="Times New Roman"/>
          <w:sz w:val="24"/>
          <w:szCs w:val="24"/>
        </w:rPr>
        <w:t>ese data are</w:t>
      </w:r>
      <w:r w:rsidRPr="00703517">
        <w:rPr>
          <w:rFonts w:ascii="Times New Roman" w:hAnsi="Times New Roman" w:cs="Times New Roman"/>
          <w:sz w:val="24"/>
          <w:szCs w:val="24"/>
        </w:rPr>
        <w:t xml:space="preserve"> </w:t>
      </w:r>
      <w:r w:rsidR="00A7686D" w:rsidRPr="00703517">
        <w:rPr>
          <w:rFonts w:ascii="Times New Roman" w:hAnsi="Times New Roman" w:cs="Times New Roman"/>
          <w:sz w:val="24"/>
          <w:szCs w:val="24"/>
        </w:rPr>
        <w:t>highly biased because</w:t>
      </w:r>
      <w:r w:rsidRPr="00703517">
        <w:rPr>
          <w:rFonts w:ascii="Times New Roman" w:hAnsi="Times New Roman" w:cs="Times New Roman"/>
          <w:sz w:val="24"/>
          <w:szCs w:val="24"/>
        </w:rPr>
        <w:t xml:space="preserve"> sampling intent </w:t>
      </w:r>
      <w:r w:rsidR="00E23705">
        <w:rPr>
          <w:rFonts w:ascii="Times New Roman" w:hAnsi="Times New Roman" w:cs="Times New Roman"/>
          <w:sz w:val="24"/>
          <w:szCs w:val="24"/>
        </w:rPr>
        <w:t>is mostly unknown</w:t>
      </w:r>
      <w:r w:rsidRPr="00703517">
        <w:rPr>
          <w:rFonts w:ascii="Times New Roman" w:hAnsi="Times New Roman" w:cs="Times New Roman"/>
          <w:sz w:val="24"/>
          <w:szCs w:val="24"/>
        </w:rPr>
        <w:t xml:space="preserve">. </w:t>
      </w:r>
      <w:r w:rsidR="00B22746">
        <w:rPr>
          <w:rFonts w:ascii="Times New Roman" w:hAnsi="Times New Roman" w:cs="Times New Roman"/>
          <w:sz w:val="24"/>
          <w:szCs w:val="24"/>
        </w:rPr>
        <w:t xml:space="preserve">Because of this, absences or non-detections are unrecorded, and so these data have long been unsuitable for typical statistical models, which are largely rooted in generalized linear modeling paradigms. To confront the </w:t>
      </w:r>
      <w:r w:rsidR="002D313D">
        <w:rPr>
          <w:rFonts w:ascii="Times New Roman" w:hAnsi="Times New Roman" w:cs="Times New Roman"/>
          <w:sz w:val="24"/>
          <w:szCs w:val="24"/>
        </w:rPr>
        <w:t>conundrum</w:t>
      </w:r>
      <w:r w:rsidR="00B22746">
        <w:rPr>
          <w:rFonts w:ascii="Times New Roman" w:hAnsi="Times New Roman" w:cs="Times New Roman"/>
          <w:sz w:val="24"/>
          <w:szCs w:val="24"/>
        </w:rPr>
        <w:t xml:space="preserve"> that the most highly available distribution data could not be used in many models, a new class of species distribution models which leverage the generation of “pseudoabsence” data, including popular software like </w:t>
      </w:r>
      <w:proofErr w:type="spellStart"/>
      <w:r w:rsidR="00B22746">
        <w:rPr>
          <w:rFonts w:ascii="Times New Roman" w:hAnsi="Times New Roman" w:cs="Times New Roman"/>
          <w:sz w:val="24"/>
          <w:szCs w:val="24"/>
        </w:rPr>
        <w:t>MaxENT</w:t>
      </w:r>
      <w:proofErr w:type="spellEnd"/>
      <w:r w:rsidR="00B22746">
        <w:rPr>
          <w:rFonts w:ascii="Times New Roman" w:hAnsi="Times New Roman" w:cs="Times New Roman"/>
          <w:sz w:val="24"/>
          <w:szCs w:val="24"/>
        </w:rPr>
        <w:t xml:space="preserve"> were developed and widely used; however, some studies have found these estimates to remain biased or unreliable </w:t>
      </w:r>
      <w:r w:rsidR="004A4DC4">
        <w:rPr>
          <w:rFonts w:ascii="Times New Roman" w:hAnsi="Times New Roman" w:cs="Times New Roman"/>
          <w:sz w:val="24"/>
          <w:szCs w:val="24"/>
        </w:rPr>
        <w:fldChar w:fldCharType="begin"/>
      </w:r>
      <w:r w:rsidR="004A4DC4">
        <w:rPr>
          <w:rFonts w:ascii="Times New Roman" w:hAnsi="Times New Roman" w:cs="Times New Roman"/>
          <w:sz w:val="24"/>
          <w:szCs w:val="24"/>
        </w:rPr>
        <w:instrText xml:space="preserve"> ADDIN ZOTERO_ITEM CSL_CITATION {"citationID":"Yf55OpIH","properties":{"formattedCitation":"(Yackulic {\\i{}et al.} 2013)","plainCitation":"(Yackulic et al. 2013)","noteIndex":0},"citationItems":[{"id":1227,"uris":["http://zotero.org/users/3183432/items/SXFNGEPJ"],"itemData":{"id":1227,"type":"article-journal","container-title":"Methods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H"},{"family":"Veran","given":"Sophie"}],"issued":{"date-parts":[["2013"]]}}}],"schema":"https://github.com/citation-style-language/schema/raw/master/csl-citation.json"} </w:instrText>
      </w:r>
      <w:r w:rsidR="004A4DC4">
        <w:rPr>
          <w:rFonts w:ascii="Times New Roman" w:hAnsi="Times New Roman" w:cs="Times New Roman"/>
          <w:sz w:val="24"/>
          <w:szCs w:val="24"/>
        </w:rPr>
        <w:fldChar w:fldCharType="separate"/>
      </w:r>
      <w:r w:rsidR="004A4DC4" w:rsidRPr="004A4DC4">
        <w:rPr>
          <w:rFonts w:ascii="Times New Roman" w:hAnsi="Times New Roman" w:cs="Times New Roman"/>
          <w:sz w:val="24"/>
          <w:szCs w:val="24"/>
        </w:rPr>
        <w:t>(</w:t>
      </w:r>
      <w:proofErr w:type="spellStart"/>
      <w:r w:rsidR="004A4DC4" w:rsidRPr="004A4DC4">
        <w:rPr>
          <w:rFonts w:ascii="Times New Roman" w:hAnsi="Times New Roman" w:cs="Times New Roman"/>
          <w:sz w:val="24"/>
          <w:szCs w:val="24"/>
        </w:rPr>
        <w:t>Yackulic</w:t>
      </w:r>
      <w:proofErr w:type="spellEnd"/>
      <w:r w:rsidR="004A4DC4" w:rsidRPr="004A4DC4">
        <w:rPr>
          <w:rFonts w:ascii="Times New Roman" w:hAnsi="Times New Roman" w:cs="Times New Roman"/>
          <w:sz w:val="24"/>
          <w:szCs w:val="24"/>
        </w:rPr>
        <w:t xml:space="preserve"> </w:t>
      </w:r>
      <w:r w:rsidR="004A4DC4" w:rsidRPr="004A4DC4">
        <w:rPr>
          <w:rFonts w:ascii="Times New Roman" w:hAnsi="Times New Roman" w:cs="Times New Roman"/>
          <w:i/>
          <w:iCs/>
          <w:sz w:val="24"/>
          <w:szCs w:val="24"/>
        </w:rPr>
        <w:t>et al.</w:t>
      </w:r>
      <w:r w:rsidR="004A4DC4" w:rsidRPr="004A4DC4">
        <w:rPr>
          <w:rFonts w:ascii="Times New Roman" w:hAnsi="Times New Roman" w:cs="Times New Roman"/>
          <w:sz w:val="24"/>
          <w:szCs w:val="24"/>
        </w:rPr>
        <w:t xml:space="preserve"> 2013)</w:t>
      </w:r>
      <w:r w:rsidR="004A4DC4">
        <w:rPr>
          <w:rFonts w:ascii="Times New Roman" w:hAnsi="Times New Roman" w:cs="Times New Roman"/>
          <w:sz w:val="24"/>
          <w:szCs w:val="24"/>
        </w:rPr>
        <w:fldChar w:fldCharType="end"/>
      </w:r>
      <w:r w:rsidR="004A4DC4">
        <w:rPr>
          <w:rFonts w:ascii="Times New Roman" w:hAnsi="Times New Roman" w:cs="Times New Roman"/>
          <w:sz w:val="24"/>
          <w:szCs w:val="24"/>
        </w:rPr>
        <w:t>.</w:t>
      </w:r>
      <w:r w:rsidR="00B22746">
        <w:rPr>
          <w:rFonts w:ascii="Times New Roman" w:hAnsi="Times New Roman" w:cs="Times New Roman"/>
          <w:sz w:val="24"/>
          <w:szCs w:val="24"/>
        </w:rPr>
        <w:t xml:space="preserve"> </w:t>
      </w:r>
    </w:p>
    <w:p w14:paraId="2DFB0535" w14:textId="71579B10" w:rsidR="003A22E9" w:rsidRDefault="006F182A"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The issue of using presence-only data in large scale ecological analysis has resulted in many conversations about when it is appropriate to use these data and</w:t>
      </w:r>
      <w:r w:rsidR="00D60E15">
        <w:rPr>
          <w:rFonts w:ascii="Times New Roman" w:hAnsi="Times New Roman" w:cs="Times New Roman"/>
          <w:sz w:val="24"/>
          <w:szCs w:val="24"/>
        </w:rPr>
        <w:t xml:space="preserve"> the</w:t>
      </w:r>
      <w:r>
        <w:rPr>
          <w:rFonts w:ascii="Times New Roman" w:hAnsi="Times New Roman" w:cs="Times New Roman"/>
          <w:sz w:val="24"/>
          <w:szCs w:val="24"/>
        </w:rPr>
        <w:t xml:space="preserve"> best practices around their us</w:t>
      </w:r>
      <w:r w:rsidR="00D60E15">
        <w:rPr>
          <w:rFonts w:ascii="Times New Roman" w:hAnsi="Times New Roman" w:cs="Times New Roman"/>
          <w:sz w:val="24"/>
          <w:szCs w:val="24"/>
        </w:rPr>
        <w:t>e</w:t>
      </w:r>
      <w:r>
        <w:rPr>
          <w:rFonts w:ascii="Times New Roman" w:hAnsi="Times New Roman" w:cs="Times New Roman"/>
          <w:sz w:val="24"/>
          <w:szCs w:val="24"/>
        </w:rPr>
        <w:t>.</w:t>
      </w:r>
      <w:r w:rsidR="00C45A63">
        <w:rPr>
          <w:rFonts w:ascii="Times New Roman" w:hAnsi="Times New Roman" w:cs="Times New Roman"/>
          <w:sz w:val="24"/>
          <w:szCs w:val="24"/>
        </w:rPr>
        <w:t xml:space="preserve"> </w:t>
      </w:r>
      <w:r w:rsidR="00396A16">
        <w:rPr>
          <w:rFonts w:ascii="Times New Roman" w:hAnsi="Times New Roman" w:cs="Times New Roman"/>
          <w:sz w:val="24"/>
          <w:szCs w:val="24"/>
        </w:rPr>
        <w:t xml:space="preserve"> </w:t>
      </w:r>
      <w:r w:rsidR="00FF5552">
        <w:rPr>
          <w:rFonts w:ascii="Times New Roman" w:hAnsi="Times New Roman" w:cs="Times New Roman"/>
          <w:sz w:val="24"/>
          <w:szCs w:val="24"/>
        </w:rPr>
        <w:t xml:space="preserve">These debates span multiple metrics of biodiversity including whether or not presence-only data is sufficient to estimate abundances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{"citationID":"LSaf02GV","properties":{"formattedCitation":"(Ries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 xml:space="preserve">(Ries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2019; </w:t>
      </w:r>
      <w:proofErr w:type="spellStart"/>
      <w:r w:rsidR="00AD25B0" w:rsidRPr="00AD25B0">
        <w:rPr>
          <w:rFonts w:ascii="Times New Roman" w:hAnsi="Times New Roman" w:cs="Times New Roman"/>
          <w:sz w:val="24"/>
          <w:szCs w:val="24"/>
        </w:rPr>
        <w:t>Wepprich</w:t>
      </w:r>
      <w:proofErr w:type="spellEnd"/>
      <w:r w:rsidR="00AD25B0" w:rsidRPr="00AD25B0">
        <w:rPr>
          <w:rFonts w:ascii="Times New Roman" w:hAnsi="Times New Roman" w:cs="Times New Roman"/>
          <w:sz w:val="24"/>
          <w:szCs w:val="24"/>
        </w:rPr>
        <w:t xml:space="preserve"> 2019)</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phenological patterns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{"citationID":"1jGgFv6B","properties":{"formattedCitation":"(Larsen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rPr>
        <w:t>(Larsen &amp; Shirey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and range dynamics </w:t>
      </w:r>
      <w:r w:rsidR="00AD25B0">
        <w:rPr>
          <w:rFonts w:ascii="Times New Roman" w:hAnsi="Times New Roman" w:cs="Times New Roman"/>
          <w:sz w:val="24"/>
          <w:szCs w:val="24"/>
        </w:rPr>
        <w:fldChar w:fldCharType="begin"/>
      </w:r>
      <w:r w:rsidR="00AD25B0">
        <w:rPr>
          <w:rFonts w:ascii="Times New Roman" w:hAnsi="Times New Roman" w:cs="Times New Roman"/>
          <w:sz w:val="24"/>
          <w:szCs w:val="24"/>
        </w:rPr>
        <w:instrText xml:space="preserve"> ADDIN ZOTERO_ITEM CSL_CITATION {"citationID":"vzWGmM0M","properties":{"formattedCitation":"(Yackulic {\\i{}et al.} 2013; Ascher {\\i{}et al.} 2020; Guzman {\\i{}et al.} 2021)","plainCitation":"(Yackulic et al. 2013; Ascher et al. 2020; Guzman et al. 2021)","noteIndex":0},"citationItems":[{"id":1227,"uris":["http://zotero.org/users/3183432/items/SXFNGEPJ"],"itemData":{"id":1227,"type":"article-journal","container-title":"Methods in Ecology and Evolution","issue":"3","note":"publisher: Wiley Online Library","page":"236–243","title":"Presence-only modelling using MAXENT: when can we trust the inferences?","volume":"4","author":[{"family":"Yackulic","given":"Charles B"},{"family":"Chandler","given":"Richard"},{"family":"Zipkin","given":"Elise F"},{"family":"Royle","given":"J Andrew"},{"family":"Nichols","given":"James D"},{"family":"Campbell Grant","given":"Evan H"},{"family":"Veran","given":"Sophie"}],"issued":{"date-parts":[["2013"]]}}},{"id":1221,"uris":["http://zotero.org/users/3183432/items/XE42Y9P9"],"itemData":{"id":1221,"type":"article-journal","container-title":"Science","page":"685","title":"Heterogeneity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AD25B0">
        <w:rPr>
          <w:rFonts w:ascii="Times New Roman" w:hAnsi="Times New Roman" w:cs="Times New Roman"/>
          <w:sz w:val="24"/>
          <w:szCs w:val="24"/>
        </w:rPr>
        <w:fldChar w:fldCharType="separate"/>
      </w:r>
      <w:r w:rsidR="00AD25B0" w:rsidRPr="00AD25B0">
        <w:rPr>
          <w:rFonts w:ascii="Times New Roman" w:hAnsi="Times New Roman" w:cs="Times New Roman"/>
          <w:sz w:val="24"/>
          <w:szCs w:val="24"/>
        </w:rPr>
        <w:t>(</w:t>
      </w:r>
      <w:proofErr w:type="spellStart"/>
      <w:r w:rsidR="00AD25B0" w:rsidRPr="00AD25B0">
        <w:rPr>
          <w:rFonts w:ascii="Times New Roman" w:hAnsi="Times New Roman" w:cs="Times New Roman"/>
          <w:sz w:val="24"/>
          <w:szCs w:val="24"/>
        </w:rPr>
        <w:t>Yackulic</w:t>
      </w:r>
      <w:proofErr w:type="spellEnd"/>
      <w:r w:rsidR="00AD25B0" w:rsidRPr="00AD25B0">
        <w:rPr>
          <w:rFonts w:ascii="Times New Roman" w:hAnsi="Times New Roman" w:cs="Times New Roman"/>
          <w:sz w:val="24"/>
          <w:szCs w:val="24"/>
        </w:rPr>
        <w:t xml:space="preserve">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2013; Ascher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2020; Guzman </w:t>
      </w:r>
      <w:r w:rsidR="00AD25B0" w:rsidRPr="00AD25B0">
        <w:rPr>
          <w:rFonts w:ascii="Times New Roman" w:hAnsi="Times New Roman" w:cs="Times New Roman"/>
          <w:i/>
          <w:iCs/>
          <w:sz w:val="24"/>
          <w:szCs w:val="24"/>
        </w:rPr>
        <w:t>et al.</w:t>
      </w:r>
      <w:r w:rsidR="00AD25B0" w:rsidRPr="00AD25B0">
        <w:rPr>
          <w:rFonts w:ascii="Times New Roman" w:hAnsi="Times New Roman" w:cs="Times New Roman"/>
          <w:sz w:val="24"/>
          <w:szCs w:val="24"/>
        </w:rPr>
        <w:t xml:space="preserve"> 2021)</w:t>
      </w:r>
      <w:r w:rsidR="00AD25B0">
        <w:rPr>
          <w:rFonts w:ascii="Times New Roman" w:hAnsi="Times New Roman" w:cs="Times New Roman"/>
          <w:sz w:val="24"/>
          <w:szCs w:val="24"/>
        </w:rPr>
        <w:fldChar w:fldCharType="end"/>
      </w:r>
      <w:r w:rsidR="00FF5552">
        <w:rPr>
          <w:rFonts w:ascii="Times New Roman" w:hAnsi="Times New Roman" w:cs="Times New Roman"/>
          <w:sz w:val="24"/>
          <w:szCs w:val="24"/>
        </w:rPr>
        <w:t xml:space="preserve">. </w:t>
      </w:r>
      <w:r w:rsidR="006E77D0">
        <w:rPr>
          <w:rFonts w:ascii="Times New Roman" w:hAnsi="Times New Roman" w:cs="Times New Roman"/>
          <w:sz w:val="24"/>
          <w:szCs w:val="24"/>
        </w:rPr>
        <w:t xml:space="preserve">For example, Ries </w:t>
      </w:r>
      <w:r w:rsidR="006E77D0">
        <w:rPr>
          <w:rFonts w:ascii="Times New Roman" w:hAnsi="Times New Roman" w:cs="Times New Roman"/>
          <w:i/>
          <w:iCs/>
          <w:sz w:val="24"/>
          <w:szCs w:val="24"/>
        </w:rPr>
        <w:t>et al.</w:t>
      </w:r>
      <w:r w:rsidR="006E77D0">
        <w:rPr>
          <w:rFonts w:ascii="Times New Roman" w:hAnsi="Times New Roman" w:cs="Times New Roman"/>
          <w:sz w:val="24"/>
          <w:szCs w:val="24"/>
        </w:rPr>
        <w:t xml:space="preserve"> </w:t>
      </w:r>
      <w:r w:rsidR="00541938">
        <w:rPr>
          <w:rFonts w:ascii="Times New Roman" w:hAnsi="Times New Roman" w:cs="Times New Roman"/>
          <w:sz w:val="24"/>
          <w:szCs w:val="24"/>
        </w:rPr>
        <w:t>2019</w:t>
      </w:r>
      <w:r w:rsidR="006E77D0">
        <w:rPr>
          <w:rFonts w:ascii="Times New Roman" w:hAnsi="Times New Roman" w:cs="Times New Roman"/>
          <w:sz w:val="24"/>
          <w:szCs w:val="24"/>
        </w:rPr>
        <w:t xml:space="preserve"> and </w:t>
      </w:r>
      <w:proofErr w:type="spellStart"/>
      <w:r w:rsidR="006E77D0">
        <w:rPr>
          <w:rFonts w:ascii="Times New Roman" w:hAnsi="Times New Roman" w:cs="Times New Roman"/>
          <w:sz w:val="24"/>
          <w:szCs w:val="24"/>
        </w:rPr>
        <w:t>Wepprich</w:t>
      </w:r>
      <w:proofErr w:type="spellEnd"/>
      <w:r w:rsidR="00541938">
        <w:rPr>
          <w:rFonts w:ascii="Times New Roman" w:hAnsi="Times New Roman" w:cs="Times New Roman"/>
          <w:sz w:val="24"/>
          <w:szCs w:val="24"/>
        </w:rPr>
        <w:t xml:space="preserve"> 2019</w:t>
      </w:r>
      <w:r w:rsidR="006E77D0">
        <w:rPr>
          <w:rFonts w:ascii="Times New Roman" w:hAnsi="Times New Roman" w:cs="Times New Roman"/>
          <w:sz w:val="24"/>
          <w:szCs w:val="24"/>
        </w:rPr>
        <w:t xml:space="preserve"> found that approaches used to estimate abundance declines in the Monarch butterfly, </w:t>
      </w:r>
      <w:r w:rsidR="006E77D0">
        <w:rPr>
          <w:rFonts w:ascii="Times New Roman" w:hAnsi="Times New Roman" w:cs="Times New Roman"/>
          <w:i/>
          <w:iCs/>
          <w:sz w:val="24"/>
          <w:szCs w:val="24"/>
        </w:rPr>
        <w:t xml:space="preserve">Danaus </w:t>
      </w:r>
      <w:proofErr w:type="spellStart"/>
      <w:r w:rsidR="006E77D0" w:rsidRPr="006E77D0">
        <w:rPr>
          <w:rFonts w:ascii="Times New Roman" w:hAnsi="Times New Roman" w:cs="Times New Roman"/>
          <w:i/>
          <w:iCs/>
          <w:sz w:val="24"/>
          <w:szCs w:val="24"/>
        </w:rPr>
        <w:t>plexippus</w:t>
      </w:r>
      <w:proofErr w:type="spellEnd"/>
      <w:r w:rsidR="006E77D0">
        <w:rPr>
          <w:rFonts w:ascii="Times New Roman" w:hAnsi="Times New Roman" w:cs="Times New Roman"/>
          <w:sz w:val="24"/>
          <w:szCs w:val="24"/>
        </w:rPr>
        <w:t xml:space="preserve"> (Lepidoptera: Nymphalidae), </w:t>
      </w:r>
      <w:r w:rsidR="003C4B06">
        <w:rPr>
          <w:rFonts w:ascii="Times New Roman" w:hAnsi="Times New Roman" w:cs="Times New Roman"/>
          <w:sz w:val="24"/>
          <w:szCs w:val="24"/>
        </w:rPr>
        <w:t>are severely biased by unaccounted for heterogeneity in survey</w:t>
      </w:r>
      <w:r w:rsidR="00555B5C">
        <w:rPr>
          <w:rFonts w:ascii="Times New Roman" w:hAnsi="Times New Roman" w:cs="Times New Roman"/>
          <w:sz w:val="24"/>
          <w:szCs w:val="24"/>
        </w:rPr>
        <w:t>/collection</w:t>
      </w:r>
      <w:r w:rsidR="003C4B06">
        <w:rPr>
          <w:rFonts w:ascii="Times New Roman" w:hAnsi="Times New Roman" w:cs="Times New Roman"/>
          <w:sz w:val="24"/>
          <w:szCs w:val="24"/>
        </w:rPr>
        <w:t xml:space="preserve"> effort </w:t>
      </w:r>
      <w:r w:rsidR="003C4B06">
        <w:rPr>
          <w:rFonts w:ascii="Times New Roman" w:hAnsi="Times New Roman" w:cs="Times New Roman"/>
          <w:sz w:val="24"/>
          <w:szCs w:val="24"/>
        </w:rPr>
        <w:fldChar w:fldCharType="begin"/>
      </w:r>
      <w:r w:rsidR="003C4B06">
        <w:rPr>
          <w:rFonts w:ascii="Times New Roman" w:hAnsi="Times New Roman" w:cs="Times New Roman"/>
          <w:sz w:val="24"/>
          <w:szCs w:val="24"/>
        </w:rPr>
        <w:instrText xml:space="preserve"> ADDIN ZOTERO_ITEM CSL_CITATION {"citationID":"NBhDnyNo","properties":{"formattedCitation":"(Ries {\\i{}et al.} 2019; Wepprich 2019)","plainCitation":"(Ries et al. 2019; Wepprich 2019)","noteIndex":0},"citationItems":[{"id":774,"uris":["http://zotero.org/users/3183432/items/4HJLTIHW"],"itemData":{"id":774,"type":"article-journal","container-title":"Proceedings of the National Academy of Sciences","issue":"28","note":"publisher: National Acad Sciences","page":"13745–13748","title":"Tracking trends in monarch abundance over the 20th century is currently impossible using museum records","volume":"116","author":[{"family":"Ries","given":"Leslie"},{"family":"Zipkin","given":"Elise F"},{"family":"Guralnick","given":"Robert P"}],"issued":{"date-parts":[["2019"]]}}},{"id":1223,"uris":["http://zotero.org/users/3183432/items/GC5BQSQH"],"itemData":{"id":1223,"type":"article-journal","container-title":"Proceedings of the National Academy of Sciences","issue":"28","note":"publisher: National Acad Sciences","page":"13742–13744","title":"Monarch butterfly trends are sensitive to unexamined changes in museum collections over time","volume":"116","author":[{"family":"Wepprich","given":"Tyson"}],"issued":{"date-parts":[["2019"]]}}}],"schema":"https://github.com/citation-style-language/schema/raw/master/csl-citation.json"} </w:instrText>
      </w:r>
      <w:r w:rsidR="003C4B06">
        <w:rPr>
          <w:rFonts w:ascii="Times New Roman" w:hAnsi="Times New Roman" w:cs="Times New Roman"/>
          <w:sz w:val="24"/>
          <w:szCs w:val="24"/>
        </w:rPr>
        <w:fldChar w:fldCharType="separate"/>
      </w:r>
      <w:r w:rsidR="003C4B06" w:rsidRPr="003C4B06">
        <w:rPr>
          <w:rFonts w:ascii="Times New Roman" w:hAnsi="Times New Roman" w:cs="Times New Roman"/>
          <w:sz w:val="24"/>
          <w:szCs w:val="24"/>
        </w:rPr>
        <w:t xml:space="preserve">(Ries </w:t>
      </w:r>
      <w:r w:rsidR="003C4B06" w:rsidRPr="003C4B06">
        <w:rPr>
          <w:rFonts w:ascii="Times New Roman" w:hAnsi="Times New Roman" w:cs="Times New Roman"/>
          <w:i/>
          <w:iCs/>
          <w:sz w:val="24"/>
          <w:szCs w:val="24"/>
        </w:rPr>
        <w:t>et al.</w:t>
      </w:r>
      <w:r w:rsidR="003C4B06" w:rsidRPr="003C4B06">
        <w:rPr>
          <w:rFonts w:ascii="Times New Roman" w:hAnsi="Times New Roman" w:cs="Times New Roman"/>
          <w:sz w:val="24"/>
          <w:szCs w:val="24"/>
        </w:rPr>
        <w:t xml:space="preserve"> 2019; Wepprich 2019)</w:t>
      </w:r>
      <w:r w:rsidR="003C4B06">
        <w:rPr>
          <w:rFonts w:ascii="Times New Roman" w:hAnsi="Times New Roman" w:cs="Times New Roman"/>
          <w:sz w:val="24"/>
          <w:szCs w:val="24"/>
        </w:rPr>
        <w:fldChar w:fldCharType="end"/>
      </w:r>
      <w:r w:rsidR="003C4B06">
        <w:rPr>
          <w:rFonts w:ascii="Times New Roman" w:hAnsi="Times New Roman" w:cs="Times New Roman"/>
          <w:sz w:val="24"/>
          <w:szCs w:val="24"/>
        </w:rPr>
        <w:t xml:space="preserve">. </w:t>
      </w:r>
      <w:r w:rsidR="006E77D0" w:rsidRPr="006E77D0">
        <w:rPr>
          <w:rFonts w:ascii="Times New Roman" w:hAnsi="Times New Roman" w:cs="Times New Roman"/>
          <w:sz w:val="24"/>
          <w:szCs w:val="24"/>
        </w:rPr>
        <w:t>Further</w:t>
      </w:r>
      <w:r w:rsidR="002D313D">
        <w:rPr>
          <w:rFonts w:ascii="Times New Roman" w:hAnsi="Times New Roman" w:cs="Times New Roman"/>
          <w:sz w:val="24"/>
          <w:szCs w:val="24"/>
        </w:rPr>
        <w:t xml:space="preserve">, Larsen &amp; Shirey, 2021 found that mishandling of presence-only data to infer </w:t>
      </w:r>
      <w:proofErr w:type="spellStart"/>
      <w:r w:rsidR="002D313D">
        <w:rPr>
          <w:rFonts w:ascii="Times New Roman" w:hAnsi="Times New Roman" w:cs="Times New Roman"/>
          <w:sz w:val="24"/>
          <w:szCs w:val="24"/>
        </w:rPr>
        <w:t>phenometrics</w:t>
      </w:r>
      <w:proofErr w:type="spellEnd"/>
      <w:r w:rsidR="002D313D">
        <w:rPr>
          <w:rFonts w:ascii="Times New Roman" w:hAnsi="Times New Roman" w:cs="Times New Roman"/>
          <w:sz w:val="24"/>
          <w:szCs w:val="24"/>
        </w:rPr>
        <w:t xml:space="preserve"> resulted in inference that does not make ecological sense (e.g., populations in high latitudes having similar phenologies to populations at lower latitudes) </w:t>
      </w:r>
      <w:r w:rsidR="002D313D">
        <w:rPr>
          <w:rFonts w:ascii="Times New Roman" w:hAnsi="Times New Roman" w:cs="Times New Roman"/>
          <w:sz w:val="24"/>
          <w:szCs w:val="24"/>
        </w:rPr>
        <w:fldChar w:fldCharType="begin"/>
      </w:r>
      <w:r w:rsidR="002D313D">
        <w:rPr>
          <w:rFonts w:ascii="Times New Roman" w:hAnsi="Times New Roman" w:cs="Times New Roman"/>
          <w:sz w:val="24"/>
          <w:szCs w:val="24"/>
        </w:rPr>
        <w:instrText xml:space="preserve"> ADDIN ZOTERO_ITEM CSL_CITATION {"citationID":"EeuCfJug","properties":{"formattedCitation":"(Larsen &amp; Shirey 2021)","plainCitation":"(Larsen &amp; Shirey 2021)","noteIndex":0},"citationItems":[{"id":641,"uris":["http://zotero.org/users/3183432/items/VUT6QZBW"],"itemData":{"id":641,"type":"article-journal","container-title":"Ecology Letters","issue":"6","note":"publisher: Wiley Online Library","page":"1287–1289","title":"Method matters: pitfalls in analysing phenology from occurrence records","volume":"24","author":[{"family":"Larsen","given":"Elise A"},{"family":"Shirey","given":"Vaughn"}],"issued":{"date-parts":[["2021"]]}}}],"schema":"https://github.com/citation-style-language/schema/raw/master/csl-citation.json"} </w:instrText>
      </w:r>
      <w:r w:rsidR="002D313D">
        <w:rPr>
          <w:rFonts w:ascii="Times New Roman" w:hAnsi="Times New Roman" w:cs="Times New Roman"/>
          <w:sz w:val="24"/>
          <w:szCs w:val="24"/>
        </w:rPr>
        <w:fldChar w:fldCharType="separate"/>
      </w:r>
      <w:r w:rsidR="002D313D" w:rsidRPr="002D313D">
        <w:rPr>
          <w:rFonts w:ascii="Times New Roman" w:hAnsi="Times New Roman" w:cs="Times New Roman"/>
          <w:sz w:val="24"/>
        </w:rPr>
        <w:t>(Larsen &amp; Shirey 2021)</w:t>
      </w:r>
      <w:r w:rsidR="002D313D">
        <w:rPr>
          <w:rFonts w:ascii="Times New Roman" w:hAnsi="Times New Roman" w:cs="Times New Roman"/>
          <w:sz w:val="24"/>
          <w:szCs w:val="24"/>
        </w:rPr>
        <w:fldChar w:fldCharType="end"/>
      </w:r>
      <w:r w:rsidR="002D313D">
        <w:rPr>
          <w:rFonts w:ascii="Times New Roman" w:hAnsi="Times New Roman" w:cs="Times New Roman"/>
          <w:sz w:val="24"/>
          <w:szCs w:val="24"/>
        </w:rPr>
        <w:t xml:space="preserve">. </w:t>
      </w:r>
      <w:r w:rsidR="00CD6CBC">
        <w:rPr>
          <w:rFonts w:ascii="Times New Roman" w:hAnsi="Times New Roman" w:cs="Times New Roman"/>
          <w:sz w:val="24"/>
          <w:szCs w:val="24"/>
        </w:rPr>
        <w:t>Finally</w:t>
      </w:r>
      <w:r w:rsidR="002D313D">
        <w:rPr>
          <w:rFonts w:ascii="Times New Roman" w:hAnsi="Times New Roman" w:cs="Times New Roman"/>
          <w:sz w:val="24"/>
          <w:szCs w:val="24"/>
        </w:rPr>
        <w:t xml:space="preserve">, Guzman </w:t>
      </w:r>
      <w:r w:rsidR="002D313D">
        <w:rPr>
          <w:rFonts w:ascii="Times New Roman" w:hAnsi="Times New Roman" w:cs="Times New Roman"/>
          <w:i/>
          <w:iCs/>
          <w:sz w:val="24"/>
          <w:szCs w:val="24"/>
        </w:rPr>
        <w:t>et al.</w:t>
      </w:r>
      <w:r w:rsidR="002D313D">
        <w:rPr>
          <w:rFonts w:ascii="Times New Roman" w:hAnsi="Times New Roman" w:cs="Times New Roman"/>
          <w:sz w:val="24"/>
          <w:szCs w:val="24"/>
        </w:rPr>
        <w:t xml:space="preserve"> 202</w:t>
      </w:r>
      <w:r w:rsidR="008C3C08">
        <w:rPr>
          <w:rFonts w:ascii="Times New Roman" w:hAnsi="Times New Roman" w:cs="Times New Roman"/>
          <w:sz w:val="24"/>
          <w:szCs w:val="24"/>
        </w:rPr>
        <w:t>1</w:t>
      </w:r>
      <w:r w:rsidR="008C7D20">
        <w:rPr>
          <w:rFonts w:ascii="Times New Roman" w:hAnsi="Times New Roman" w:cs="Times New Roman"/>
          <w:sz w:val="24"/>
          <w:szCs w:val="24"/>
        </w:rPr>
        <w:t xml:space="preserve"> and </w:t>
      </w:r>
      <w:r w:rsidR="008C3C08">
        <w:rPr>
          <w:rFonts w:ascii="Times New Roman" w:hAnsi="Times New Roman" w:cs="Times New Roman"/>
          <w:sz w:val="24"/>
          <w:szCs w:val="24"/>
        </w:rPr>
        <w:t xml:space="preserve">Ascher </w:t>
      </w:r>
      <w:r w:rsidR="008C3C08">
        <w:rPr>
          <w:rFonts w:ascii="Times New Roman" w:hAnsi="Times New Roman" w:cs="Times New Roman"/>
          <w:i/>
          <w:iCs/>
          <w:sz w:val="24"/>
          <w:szCs w:val="24"/>
        </w:rPr>
        <w:t>et al.</w:t>
      </w:r>
      <w:r w:rsidR="008C3C08">
        <w:rPr>
          <w:rFonts w:ascii="Times New Roman" w:hAnsi="Times New Roman" w:cs="Times New Roman"/>
          <w:sz w:val="24"/>
          <w:szCs w:val="24"/>
        </w:rPr>
        <w:t xml:space="preserve"> 2020</w:t>
      </w:r>
      <w:r w:rsidR="008C7D20">
        <w:rPr>
          <w:rFonts w:ascii="Times New Roman" w:hAnsi="Times New Roman" w:cs="Times New Roman"/>
          <w:sz w:val="24"/>
          <w:szCs w:val="24"/>
        </w:rPr>
        <w:t xml:space="preserve">, found that </w:t>
      </w:r>
      <w:r w:rsidR="008C3C08">
        <w:rPr>
          <w:rFonts w:ascii="Times New Roman" w:hAnsi="Times New Roman" w:cs="Times New Roman"/>
          <w:sz w:val="24"/>
          <w:szCs w:val="24"/>
        </w:rPr>
        <w:t>the strategy of imput</w:t>
      </w:r>
      <w:r w:rsidR="004064B5">
        <w:rPr>
          <w:rFonts w:ascii="Times New Roman" w:hAnsi="Times New Roman" w:cs="Times New Roman"/>
          <w:sz w:val="24"/>
          <w:szCs w:val="24"/>
        </w:rPr>
        <w:t>ing</w:t>
      </w:r>
      <w:r w:rsidR="008C7D20">
        <w:rPr>
          <w:rFonts w:ascii="Times New Roman" w:hAnsi="Times New Roman" w:cs="Times New Roman"/>
          <w:sz w:val="24"/>
          <w:szCs w:val="24"/>
        </w:rPr>
        <w:t xml:space="preserve"> of non-detection data</w:t>
      </w:r>
      <w:r w:rsidR="008C3C08">
        <w:rPr>
          <w:rFonts w:ascii="Times New Roman" w:hAnsi="Times New Roman" w:cs="Times New Roman"/>
          <w:sz w:val="24"/>
          <w:szCs w:val="24"/>
        </w:rPr>
        <w:t>,</w:t>
      </w:r>
      <w:r w:rsidR="008C7D20">
        <w:rPr>
          <w:rFonts w:ascii="Times New Roman" w:hAnsi="Times New Roman" w:cs="Times New Roman"/>
          <w:sz w:val="24"/>
          <w:szCs w:val="24"/>
        </w:rPr>
        <w:t xml:space="preserve"> censoring of species ranges</w:t>
      </w:r>
      <w:r w:rsidR="008C3C08">
        <w:rPr>
          <w:rFonts w:ascii="Times New Roman" w:hAnsi="Times New Roman" w:cs="Times New Roman"/>
          <w:sz w:val="24"/>
          <w:szCs w:val="24"/>
        </w:rPr>
        <w:t>, and unmodeled heterogeneity in detection probability</w:t>
      </w:r>
      <w:r w:rsidR="008C7D20">
        <w:rPr>
          <w:rFonts w:ascii="Times New Roman" w:hAnsi="Times New Roman" w:cs="Times New Roman"/>
          <w:sz w:val="24"/>
          <w:szCs w:val="24"/>
        </w:rPr>
        <w:t xml:space="preserve"> in occupancy modeling can produce biased estimates of occupancy trends </w:t>
      </w:r>
      <w:r w:rsidR="004064B5">
        <w:rPr>
          <w:rFonts w:ascii="Times New Roman" w:hAnsi="Times New Roman" w:cs="Times New Roman"/>
          <w:sz w:val="24"/>
          <w:szCs w:val="24"/>
        </w:rPr>
        <w:fldChar w:fldCharType="begin"/>
      </w:r>
      <w:r w:rsidR="004064B5">
        <w:rPr>
          <w:rFonts w:ascii="Times New Roman" w:hAnsi="Times New Roman" w:cs="Times New Roman"/>
          <w:sz w:val="24"/>
          <w:szCs w:val="24"/>
        </w:rPr>
        <w:instrText xml:space="preserve"> ADDIN ZOTERO_ITEM CSL_CITATION {"citationID":"Ei9yqe84","properties":{"formattedCitation":"(Ascher {\\i{}et al.} 2020; Guzman {\\i{}et al.} 2021)","plainCitation":"(Ascher et al. 2020; Guzman et al. 2021)","noteIndex":0},"citationItems":[{"id":1221,"uris":["http://zotero.org/users/3183432/items/XE42Y9P9"],"itemData":{"id":1221,"type":"article-journal","container-title":"Science","page":"685","title":"Heterogeneity in large-scale databases and the role of climate change as a driver of bumble bee decline","volume":"8","author":[{"family":"Ascher","given":"John Stoskopf"},{"family":"Marshall","given":"Leon"},{"family":"Meiners","given":"Joan"},{"family":"Yanega","given":"Doug"},{"family":"Vereecken","given":"Nicolas Jean"}],"issued":{"date-parts":[["2020"]]}}},{"id":642,"uris":["http://zotero.org/users/3183432/items/W9UWDUCJ"],"itemData":{"id":642,"type":"article-journal","container-title":"Biological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K"}],"issued":{"date-parts":[["2021"]]}}}],"schema":"https://github.com/citation-style-language/schema/raw/master/csl-citation.json"} </w:instrText>
      </w:r>
      <w:r w:rsidR="004064B5">
        <w:rPr>
          <w:rFonts w:ascii="Times New Roman" w:hAnsi="Times New Roman" w:cs="Times New Roman"/>
          <w:sz w:val="24"/>
          <w:szCs w:val="24"/>
        </w:rPr>
        <w:fldChar w:fldCharType="separate"/>
      </w:r>
      <w:r w:rsidR="004064B5" w:rsidRPr="004064B5">
        <w:rPr>
          <w:rFonts w:ascii="Times New Roman" w:hAnsi="Times New Roman" w:cs="Times New Roman"/>
          <w:sz w:val="24"/>
          <w:szCs w:val="24"/>
        </w:rPr>
        <w:t xml:space="preserve">(Ascher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2020; Guzman </w:t>
      </w:r>
      <w:r w:rsidR="004064B5" w:rsidRPr="004064B5">
        <w:rPr>
          <w:rFonts w:ascii="Times New Roman" w:hAnsi="Times New Roman" w:cs="Times New Roman"/>
          <w:i/>
          <w:iCs/>
          <w:sz w:val="24"/>
          <w:szCs w:val="24"/>
        </w:rPr>
        <w:t>et al.</w:t>
      </w:r>
      <w:r w:rsidR="004064B5" w:rsidRPr="004064B5">
        <w:rPr>
          <w:rFonts w:ascii="Times New Roman" w:hAnsi="Times New Roman" w:cs="Times New Roman"/>
          <w:sz w:val="24"/>
          <w:szCs w:val="24"/>
        </w:rPr>
        <w:t xml:space="preserve"> 2021)</w:t>
      </w:r>
      <w:r w:rsidR="004064B5">
        <w:rPr>
          <w:rFonts w:ascii="Times New Roman" w:hAnsi="Times New Roman" w:cs="Times New Roman"/>
          <w:sz w:val="24"/>
          <w:szCs w:val="24"/>
        </w:rPr>
        <w:fldChar w:fldCharType="end"/>
      </w:r>
      <w:r w:rsidR="008C7D20">
        <w:rPr>
          <w:rFonts w:ascii="Times New Roman" w:hAnsi="Times New Roman" w:cs="Times New Roman"/>
          <w:sz w:val="24"/>
          <w:szCs w:val="24"/>
        </w:rPr>
        <w:t>.</w:t>
      </w:r>
      <w:r w:rsidR="002D313D">
        <w:rPr>
          <w:rFonts w:ascii="Times New Roman" w:hAnsi="Times New Roman" w:cs="Times New Roman"/>
          <w:sz w:val="24"/>
          <w:szCs w:val="24"/>
        </w:rPr>
        <w:t xml:space="preserve"> </w:t>
      </w:r>
      <w:r w:rsidR="00072CE9">
        <w:rPr>
          <w:rFonts w:ascii="Times New Roman" w:hAnsi="Times New Roman" w:cs="Times New Roman"/>
          <w:sz w:val="24"/>
          <w:szCs w:val="24"/>
        </w:rPr>
        <w:t xml:space="preserve">Underscoring all of these examples is the ability for new/existing approaches to </w:t>
      </w:r>
      <w:r w:rsidR="00FF3C8F">
        <w:rPr>
          <w:rFonts w:ascii="Times New Roman" w:hAnsi="Times New Roman" w:cs="Times New Roman"/>
          <w:sz w:val="24"/>
          <w:szCs w:val="24"/>
        </w:rPr>
        <w:t xml:space="preserve">produce reliable inference. </w:t>
      </w:r>
      <w:commentRangeStart w:id="0"/>
      <w:r w:rsidR="00FF3C8F">
        <w:rPr>
          <w:rFonts w:ascii="Times New Roman" w:hAnsi="Times New Roman" w:cs="Times New Roman"/>
          <w:sz w:val="24"/>
          <w:szCs w:val="24"/>
        </w:rPr>
        <w:t>W</w:t>
      </w:r>
      <w:r w:rsidR="00072CE9">
        <w:rPr>
          <w:rFonts w:ascii="Times New Roman" w:hAnsi="Times New Roman" w:cs="Times New Roman"/>
          <w:sz w:val="24"/>
          <w:szCs w:val="24"/>
        </w:rPr>
        <w:t>hile models may not throw errors</w:t>
      </w:r>
      <w:r w:rsidR="004F19D4">
        <w:rPr>
          <w:rFonts w:ascii="Times New Roman" w:hAnsi="Times New Roman" w:cs="Times New Roman"/>
          <w:sz w:val="24"/>
          <w:szCs w:val="24"/>
        </w:rPr>
        <w:t xml:space="preserve"> or converge sufficiently</w:t>
      </w:r>
      <w:r w:rsidR="00072CE9">
        <w:rPr>
          <w:rFonts w:ascii="Times New Roman" w:hAnsi="Times New Roman" w:cs="Times New Roman"/>
          <w:sz w:val="24"/>
          <w:szCs w:val="24"/>
        </w:rPr>
        <w:t xml:space="preserve"> during the analysis phase it is important to</w:t>
      </w:r>
      <w:r w:rsidR="008E04E2">
        <w:rPr>
          <w:rFonts w:ascii="Times New Roman" w:hAnsi="Times New Roman" w:cs="Times New Roman"/>
          <w:sz w:val="24"/>
          <w:szCs w:val="24"/>
        </w:rPr>
        <w:t xml:space="preserve"> critically</w:t>
      </w:r>
      <w:r w:rsidR="00072CE9">
        <w:rPr>
          <w:rFonts w:ascii="Times New Roman" w:hAnsi="Times New Roman" w:cs="Times New Roman"/>
          <w:sz w:val="24"/>
          <w:szCs w:val="24"/>
        </w:rPr>
        <w:t xml:space="preserve"> view resulting inferences through the lens of biology</w:t>
      </w:r>
      <w:r w:rsidR="000D4E8B">
        <w:rPr>
          <w:rFonts w:ascii="Times New Roman" w:hAnsi="Times New Roman" w:cs="Times New Roman"/>
          <w:sz w:val="24"/>
          <w:szCs w:val="24"/>
        </w:rPr>
        <w:t>, especially when dealing with biased data</w:t>
      </w:r>
      <w:r w:rsidR="00B70B0A">
        <w:rPr>
          <w:rFonts w:ascii="Times New Roman" w:hAnsi="Times New Roman" w:cs="Times New Roman"/>
          <w:sz w:val="24"/>
          <w:szCs w:val="24"/>
        </w:rPr>
        <w:t>.</w:t>
      </w:r>
      <w:r w:rsidR="00072CE9">
        <w:rPr>
          <w:rFonts w:ascii="Times New Roman" w:hAnsi="Times New Roman" w:cs="Times New Roman"/>
          <w:sz w:val="24"/>
          <w:szCs w:val="24"/>
        </w:rPr>
        <w:t xml:space="preserve"> </w:t>
      </w:r>
      <w:commentRangeEnd w:id="0"/>
      <w:r w:rsidR="006E77D0">
        <w:rPr>
          <w:rStyle w:val="CommentReference"/>
        </w:rPr>
        <w:commentReference w:id="0"/>
      </w:r>
    </w:p>
    <w:p w14:paraId="7147EB44" w14:textId="78BDD004" w:rsidR="007B72B7" w:rsidRPr="00703517" w:rsidRDefault="00FE5C0D" w:rsidP="00296FB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396A16" w:rsidRPr="00703517">
        <w:rPr>
          <w:rFonts w:ascii="Times New Roman" w:hAnsi="Times New Roman" w:cs="Times New Roman"/>
          <w:sz w:val="24"/>
          <w:szCs w:val="24"/>
        </w:rPr>
        <w:t xml:space="preserve">ew advances in statistical modeling may be able to address this bias and unlock the potential of these </w:t>
      </w:r>
      <w:r w:rsidR="000048A4">
        <w:rPr>
          <w:rFonts w:ascii="Times New Roman" w:hAnsi="Times New Roman" w:cs="Times New Roman"/>
          <w:sz w:val="24"/>
          <w:szCs w:val="24"/>
        </w:rPr>
        <w:t xml:space="preserve">presence-only </w:t>
      </w:r>
      <w:r w:rsidR="00396A16" w:rsidRPr="00703517">
        <w:rPr>
          <w:rFonts w:ascii="Times New Roman" w:hAnsi="Times New Roman" w:cs="Times New Roman"/>
          <w:sz w:val="24"/>
          <w:szCs w:val="24"/>
        </w:rPr>
        <w:t xml:space="preserve">for broader research use. </w:t>
      </w:r>
      <w:r w:rsidRPr="00703517">
        <w:rPr>
          <w:rFonts w:ascii="Times New Roman" w:hAnsi="Times New Roman" w:cs="Times New Roman"/>
          <w:sz w:val="24"/>
          <w:szCs w:val="24"/>
        </w:rPr>
        <w:t>For example, occupancy-detection models,</w:t>
      </w:r>
      <w:r w:rsidR="00C24AA6" w:rsidRPr="00703517">
        <w:rPr>
          <w:rFonts w:ascii="Times New Roman" w:hAnsi="Times New Roman" w:cs="Times New Roman"/>
          <w:sz w:val="24"/>
          <w:szCs w:val="24"/>
        </w:rPr>
        <w:t xml:space="preserve"> </w:t>
      </w:r>
      <w:r w:rsidR="0006754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{"citationID":"V2JWDODG","properties":{"formattedCitation":"(MacKenzie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06754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06754C" w:rsidRPr="00703517">
        <w:rPr>
          <w:rFonts w:ascii="Times New Roman" w:hAnsi="Times New Roman" w:cs="Times New Roman"/>
          <w:sz w:val="24"/>
          <w:szCs w:val="24"/>
        </w:rPr>
        <w:fldChar w:fldCharType="end"/>
      </w:r>
      <w:r w:rsidR="00C74148" w:rsidRPr="00703517">
        <w:rPr>
          <w:rFonts w:ascii="Times New Roman" w:hAnsi="Times New Roman" w:cs="Times New Roman"/>
          <w:sz w:val="24"/>
          <w:szCs w:val="24"/>
        </w:rPr>
        <w:t xml:space="preserve"> </w:t>
      </w:r>
      <w:r w:rsidR="00D35212" w:rsidRPr="00703517">
        <w:rPr>
          <w:rFonts w:ascii="Times New Roman" w:hAnsi="Times New Roman" w:cs="Times New Roman"/>
          <w:sz w:val="24"/>
          <w:szCs w:val="24"/>
        </w:rPr>
        <w:t xml:space="preserve">have long been used </w:t>
      </w:r>
      <w:r w:rsidRPr="00703517">
        <w:rPr>
          <w:rFonts w:ascii="Times New Roman" w:hAnsi="Times New Roman" w:cs="Times New Roman"/>
          <w:sz w:val="24"/>
          <w:szCs w:val="24"/>
        </w:rPr>
        <w:t>to reconstruct ecological signals over space and time from presence-</w:t>
      </w:r>
      <w:r w:rsidR="00C24AA6" w:rsidRPr="00703517">
        <w:rPr>
          <w:rFonts w:ascii="Times New Roman" w:hAnsi="Times New Roman" w:cs="Times New Roman"/>
          <w:sz w:val="24"/>
          <w:szCs w:val="24"/>
        </w:rPr>
        <w:t xml:space="preserve">absence or, more accurately, detection-non detection </w:t>
      </w:r>
      <w:r w:rsidRPr="00703517">
        <w:rPr>
          <w:rFonts w:ascii="Times New Roman" w:hAnsi="Times New Roman" w:cs="Times New Roman"/>
          <w:sz w:val="24"/>
          <w:szCs w:val="24"/>
        </w:rPr>
        <w:t>data</w:t>
      </w:r>
      <w:r w:rsidR="00C24AA6" w:rsidRPr="00703517">
        <w:rPr>
          <w:rFonts w:ascii="Times New Roman" w:hAnsi="Times New Roman" w:cs="Times New Roman"/>
          <w:sz w:val="24"/>
          <w:szCs w:val="24"/>
        </w:rPr>
        <w:t>, where sites were repeated visited and patterns in the series of detections and non-</w:t>
      </w:r>
      <w:r w:rsidR="00C24AA6" w:rsidRPr="00703517">
        <w:rPr>
          <w:rFonts w:ascii="Times New Roman" w:hAnsi="Times New Roman" w:cs="Times New Roman"/>
          <w:sz w:val="24"/>
          <w:szCs w:val="24"/>
        </w:rPr>
        <w:lastRenderedPageBreak/>
        <w:t>detections were used to disentangle the process of observation from underlying ecology</w:t>
      </w:r>
      <w:r w:rsidR="00F922CE">
        <w:rPr>
          <w:rFonts w:ascii="Times New Roman" w:hAnsi="Times New Roman" w:cs="Times New Roman"/>
          <w:sz w:val="24"/>
          <w:szCs w:val="24"/>
        </w:rPr>
        <w:t>.</w:t>
      </w:r>
      <w:r w:rsidR="00366CAC">
        <w:rPr>
          <w:rFonts w:ascii="Times New Roman" w:hAnsi="Times New Roman" w:cs="Times New Roman"/>
          <w:sz w:val="24"/>
          <w:szCs w:val="24"/>
        </w:rPr>
        <w:t xml:space="preserve"> </w:t>
      </w:r>
      <w:r w:rsidR="00420BB4">
        <w:rPr>
          <w:rFonts w:ascii="Times New Roman" w:hAnsi="Times New Roman" w:cs="Times New Roman"/>
          <w:sz w:val="24"/>
          <w:szCs w:val="24"/>
        </w:rPr>
        <w:t xml:space="preserve">As discussed above, much debate has centered around when it is appropriate to infer non-detection data from otherwise presence-only datasets. </w:t>
      </w:r>
      <w:r w:rsidR="00AF1026">
        <w:rPr>
          <w:rFonts w:ascii="Times New Roman" w:hAnsi="Times New Roman" w:cs="Times New Roman"/>
          <w:sz w:val="24"/>
          <w:szCs w:val="24"/>
        </w:rPr>
        <w:t>Despite this, a recent simulation study has confirmed that, depending on the underlying collection/observation process of the dataset, it is possible to extract ecological signal from presence-only data</w:t>
      </w:r>
      <w:r w:rsidR="001D4179">
        <w:rPr>
          <w:rFonts w:ascii="Times New Roman" w:hAnsi="Times New Roman" w:cs="Times New Roman"/>
          <w:sz w:val="24"/>
          <w:szCs w:val="24"/>
        </w:rPr>
        <w:t xml:space="preserve"> </w:t>
      </w:r>
      <w:r w:rsidR="001D4179">
        <w:rPr>
          <w:rFonts w:ascii="Times New Roman" w:hAnsi="Times New Roman" w:cs="Times New Roman"/>
          <w:sz w:val="24"/>
          <w:szCs w:val="24"/>
        </w:rPr>
        <w:fldChar w:fldCharType="begin"/>
      </w:r>
      <w:r w:rsidR="001D4179">
        <w:rPr>
          <w:rFonts w:ascii="Times New Roman" w:hAnsi="Times New Roman" w:cs="Times New Roman"/>
          <w:sz w:val="24"/>
          <w:szCs w:val="24"/>
        </w:rPr>
        <w:instrText xml:space="preserve"> ADDIN ZOTERO_ITEM CSL_CITATION {"citationID":"acyLT6lU","properties":{"formattedCitation":"(Shirey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D4179">
        <w:rPr>
          <w:rFonts w:ascii="Times New Roman" w:hAnsi="Times New Roman" w:cs="Times New Roman"/>
          <w:sz w:val="24"/>
          <w:szCs w:val="24"/>
        </w:rPr>
        <w:fldChar w:fldCharType="separate"/>
      </w:r>
      <w:r w:rsidR="001D4179" w:rsidRPr="001D4179">
        <w:rPr>
          <w:rFonts w:ascii="Times New Roman" w:hAnsi="Times New Roman" w:cs="Times New Roman"/>
          <w:sz w:val="24"/>
          <w:szCs w:val="24"/>
        </w:rPr>
        <w:t xml:space="preserve">(Shirey </w:t>
      </w:r>
      <w:r w:rsidR="001D4179" w:rsidRPr="001D4179">
        <w:rPr>
          <w:rFonts w:ascii="Times New Roman" w:hAnsi="Times New Roman" w:cs="Times New Roman"/>
          <w:i/>
          <w:iCs/>
          <w:sz w:val="24"/>
          <w:szCs w:val="24"/>
        </w:rPr>
        <w:t>et al.</w:t>
      </w:r>
      <w:r w:rsidR="001D4179" w:rsidRPr="001D4179">
        <w:rPr>
          <w:rFonts w:ascii="Times New Roman" w:hAnsi="Times New Roman" w:cs="Times New Roman"/>
          <w:sz w:val="24"/>
          <w:szCs w:val="24"/>
        </w:rPr>
        <w:t xml:space="preserve"> 2022a)</w:t>
      </w:r>
      <w:r w:rsidR="001D4179">
        <w:rPr>
          <w:rFonts w:ascii="Times New Roman" w:hAnsi="Times New Roman" w:cs="Times New Roman"/>
          <w:sz w:val="24"/>
          <w:szCs w:val="24"/>
        </w:rPr>
        <w:fldChar w:fldCharType="end"/>
      </w:r>
      <w:r w:rsidR="001D4179">
        <w:rPr>
          <w:rFonts w:ascii="Times New Roman" w:hAnsi="Times New Roman" w:cs="Times New Roman"/>
          <w:sz w:val="24"/>
          <w:szCs w:val="24"/>
        </w:rPr>
        <w:t>.</w:t>
      </w:r>
      <w:r w:rsidR="00AF1026">
        <w:rPr>
          <w:rFonts w:ascii="Times New Roman" w:hAnsi="Times New Roman" w:cs="Times New Roman"/>
          <w:sz w:val="24"/>
          <w:szCs w:val="24"/>
        </w:rPr>
        <w:t xml:space="preserve"> </w:t>
      </w:r>
      <w:r w:rsidR="00B6181D">
        <w:rPr>
          <w:rFonts w:ascii="Times New Roman" w:hAnsi="Times New Roman" w:cs="Times New Roman"/>
          <w:sz w:val="24"/>
          <w:szCs w:val="24"/>
        </w:rPr>
        <w:t>Further</w:t>
      </w:r>
      <w:r w:rsidR="00EC288C">
        <w:rPr>
          <w:rFonts w:ascii="Times New Roman" w:hAnsi="Times New Roman" w:cs="Times New Roman"/>
          <w:sz w:val="24"/>
          <w:szCs w:val="24"/>
        </w:rPr>
        <w:t xml:space="preserve">, many studies have been able to reclaim sensible ecological trends from presence-only data using both empirical datasets </w:t>
      </w:r>
      <w:r w:rsidR="00A862E5" w:rsidRPr="00703517">
        <w:rPr>
          <w:rFonts w:ascii="Times New Roman" w:hAnsi="Times New Roman" w:cs="Times New Roman"/>
          <w:sz w:val="24"/>
          <w:szCs w:val="24"/>
        </w:rPr>
        <w:fldChar w:fldCharType="begin"/>
      </w:r>
      <w:r w:rsidR="00A56AE1">
        <w:rPr>
          <w:rFonts w:ascii="Times New Roman" w:hAnsi="Times New Roman" w:cs="Times New Roman"/>
          <w:sz w:val="24"/>
          <w:szCs w:val="24"/>
        </w:rPr>
        <w:instrText xml:space="preserve"> ADDIN ZOTERO_ITEM CSL_CITATION {"citationID":"GcwVIS53","properties":{"formattedCitation":"(van Strien {\\i{}et al.} 2013; J\\uc0\\u246{}nsson {\\i{}et al.} 2021; Engelhardt {\\i{}et al.} 2022; Jackson {\\i{}et al.} 2022)","plainCitation":"(van Strien et al. 2013; Jönsson et al. 2021; Engelhardt et al. 2022; Jackson et al. 2022)","noteIndex":0},"citationItems":[{"id":584,"uris":["http://zotero.org/users/3183432/items/ZVFUSF5B"],"itemData":{"id":584,"type":"article-journal","abstract":"Abstract Recent climate and land-use changes are having substantial impacts on biodiversity, including population declines, range shifts, and changes in community composition. However, few studies have compared these impacts among multiple taxa, particularly because of a lack of standardized time series data over long periods. Existing data sets are typically of low resolution or poor coverage, both spatially and temporally, thereby limiting the inferences that can be drawn from such studies. Here, we compare climate and land-use driven occupancy changes in butterflies, grasshoppers, and dragonflies using an extensive data set of highly heterogeneous observation data collected in the central European region of Bavaria (Germany) over a 40-year period. Using occupancy models, we find occupancies (the proportion of sites occupied by a species in each year) of 37% of species have decreased, 30% have increased and 33% showed no significant trend. Butterflies and grasshoppers show strongest declines with 41% of species each. By contrast, 52% of dragonfly species increased. Temperature preference and habitat specificity appear as significant drivers of species trends. We show that cold-adapted species across all taxa have declined, whereas warm-adapted species have increased. In butterflies, habitat specialists have decreased, while generalists increased or remained stable. The trends of habitat generalists and specialists both in grasshoppers and semi-aquatic dragonflies, however did not differ. Our findings indicate strong and consistent effects of climate warming across insect taxa. The decrease of butterfly specialists could hint towards a threat from land-use change, as especially butterfly specialists' occurrence depends mostly on habitat quality and area. Our study not only illustrates how these taxa showed differing trends in the past but also provides hints on how we might mitigate the detrimental effects of human development on their diversity in the future.","container-title":"Global Change Biology","DOI":"https://doi.org/10.1111/gcb.16200","issue":"13","note":"_eprint: https://onlinelibrary.wiley.com/doi/pdf/10.1111/gcb.16200","page":"3998-4012","title":"Consistent signals of a warming climate in occupancy changes of three insect taxa over 40 years in central Europe","volume":"28","author":[{"family":"Engelhardt","given":"Eva Katharina"},{"family":"Biber","given":"Matthias F."},{"family":"Dolek","given":"Matthias"},{"family":"Fartmann","given":"Thomas"},{"family":"Hochkirch","given":"Axel"},{"family":"Leidinger","given":"Jan"},{"family":"Löffler","given":"Franz"},{"family":"Pinkert","given":"Stefan"},{"family":"Poniatowski","given":"Dominik"},{"family":"Voith","given":"Johannes"},{"family":"Winterholler","given":"Michael"},{"family":"Zeuss","given":"Dirk"},{"family":"Bowler","given":"Diana E."},{"family":"Hof","given":"Christian"}],"issued":{"date-parts":[["2022"]]}}},{"id":607,"uris":["http://zotero.org/users/3183432/items/9I2V6R3X"],"itemData":{"id":607,"type":"article-journal","container-title":"Biology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K"}],"issued":{"date-parts":[["2022"]]}}},{"id":787,"uris":["http://zotero.org/users/3183432/items/DFW9IVKX"],"itemData":{"id":787,"type":"article-journal","container-title":"Insect Conservation and Diversity","issue":"5","note":"publisher: Wiley Online Library","page":"543–555","title":"A century of social wasp occupancy trends from natural history collections: spatiotemporal resolutions have little effect on model performance","volume":"14","author":[{"family":"Jönsson","given":"Galina M"},{"family":"Broad","given":"Gavin R"},{"family":"Sumner","given":"Seirian"},{"family":"Isaac","given":"Nick JB"}],"issued":{"date-parts":[["2021"]]}}},{"id":293,"uris":["http://zotero.org/users/3183432/items/ERGFU5GW"],"itemData":{"id":293,"type":"article-journal","abstract":"Many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A862E5" w:rsidRPr="00703517">
        <w:rPr>
          <w:rFonts w:ascii="Times New Roman" w:hAnsi="Times New Roman" w:cs="Times New Roman"/>
          <w:sz w:val="24"/>
          <w:szCs w:val="24"/>
        </w:rPr>
        <w:fldChar w:fldCharType="separate"/>
      </w:r>
      <w:r w:rsidR="00A56AE1" w:rsidRPr="00A56AE1">
        <w:rPr>
          <w:rFonts w:ascii="Times New Roman" w:hAnsi="Times New Roman" w:cs="Times New Roman"/>
          <w:sz w:val="24"/>
          <w:szCs w:val="24"/>
        </w:rPr>
        <w:t xml:space="preserve">(van Strien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2013; Jönsson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2021; Engelhardt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 Jackson </w:t>
      </w:r>
      <w:r w:rsidR="00A56AE1" w:rsidRPr="00A56AE1">
        <w:rPr>
          <w:rFonts w:ascii="Times New Roman" w:hAnsi="Times New Roman" w:cs="Times New Roman"/>
          <w:i/>
          <w:iCs/>
          <w:sz w:val="24"/>
          <w:szCs w:val="24"/>
        </w:rPr>
        <w:t>et al.</w:t>
      </w:r>
      <w:r w:rsidR="00A56AE1" w:rsidRPr="00A56AE1">
        <w:rPr>
          <w:rFonts w:ascii="Times New Roman" w:hAnsi="Times New Roman" w:cs="Times New Roman"/>
          <w:sz w:val="24"/>
          <w:szCs w:val="24"/>
        </w:rPr>
        <w:t xml:space="preserve"> 2022)</w:t>
      </w:r>
      <w:r w:rsidR="00A862E5"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A56AE1">
        <w:rPr>
          <w:rFonts w:ascii="Times New Roman" w:hAnsi="Times New Roman" w:cs="Times New Roman"/>
          <w:sz w:val="24"/>
          <w:szCs w:val="24"/>
        </w:rPr>
        <w:t>Based on this evidence, we suggest that occupancy-detection models are the best tool for reconstructing historical ecologies from sparse, presence-only data across high-latitude North America.</w:t>
      </w:r>
      <w:r w:rsidR="00793DD5">
        <w:rPr>
          <w:rFonts w:ascii="Times New Roman" w:hAnsi="Times New Roman" w:cs="Times New Roman"/>
          <w:sz w:val="24"/>
          <w:szCs w:val="24"/>
        </w:rPr>
        <w:t xml:space="preserve"> </w:t>
      </w:r>
    </w:p>
    <w:p w14:paraId="3C4AE5B2" w14:textId="73B6B7A8" w:rsidR="00633906" w:rsidRDefault="00000000" w:rsidP="005F371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Here, we used an occupancy-detection approach to account for a complex</w:t>
      </w:r>
      <w:r w:rsidR="00863C69" w:rsidRPr="00703517">
        <w:rPr>
          <w:rFonts w:ascii="Times New Roman" w:hAnsi="Times New Roman" w:cs="Times New Roman"/>
          <w:sz w:val="24"/>
          <w:szCs w:val="24"/>
        </w:rPr>
        <w:t xml:space="preserve"> and undocumented</w:t>
      </w:r>
      <w:r w:rsidRPr="00703517">
        <w:rPr>
          <w:rFonts w:ascii="Times New Roman" w:hAnsi="Times New Roman" w:cs="Times New Roman"/>
          <w:sz w:val="24"/>
          <w:szCs w:val="24"/>
        </w:rPr>
        <w:t xml:space="preserve"> detection process </w:t>
      </w:r>
      <w:r w:rsidR="00863C69" w:rsidRPr="00703517">
        <w:rPr>
          <w:rFonts w:ascii="Times New Roman" w:hAnsi="Times New Roman" w:cs="Times New Roman"/>
          <w:sz w:val="24"/>
          <w:szCs w:val="24"/>
        </w:rPr>
        <w:t>to</w:t>
      </w:r>
      <w:r w:rsidRPr="00703517">
        <w:rPr>
          <w:rFonts w:ascii="Times New Roman" w:hAnsi="Times New Roman" w:cs="Times New Roman"/>
          <w:sz w:val="24"/>
          <w:szCs w:val="24"/>
        </w:rPr>
        <w:t xml:space="preserve"> reconstruct patterns of change in </w:t>
      </w:r>
      <w:r w:rsidR="00863C69" w:rsidRPr="00703517">
        <w:rPr>
          <w:rFonts w:ascii="Times New Roman" w:hAnsi="Times New Roman" w:cs="Times New Roman"/>
          <w:sz w:val="24"/>
          <w:szCs w:val="24"/>
        </w:rPr>
        <w:t>North America above 45</w:t>
      </w:r>
      <w:r w:rsidR="005A0BBF" w:rsidRPr="005A0BBF">
        <w:rPr>
          <w:rFonts w:ascii="Times New Roman" w:hAnsi="Times New Roman" w:cs="Times New Roman"/>
          <w:sz w:val="24"/>
          <w:szCs w:val="24"/>
        </w:rPr>
        <w:t>°</w:t>
      </w:r>
      <w:r w:rsidR="00660355">
        <w:rPr>
          <w:rFonts w:ascii="Times New Roman" w:hAnsi="Times New Roman" w:cs="Times New Roman"/>
          <w:sz w:val="24"/>
          <w:szCs w:val="24"/>
        </w:rPr>
        <w:t>N</w:t>
      </w:r>
      <w:r w:rsidR="00863C69" w:rsidRPr="00703517">
        <w:rPr>
          <w:rFonts w:ascii="Times New Roman" w:hAnsi="Times New Roman" w:cs="Times New Roman"/>
          <w:sz w:val="24"/>
          <w:szCs w:val="24"/>
        </w:rPr>
        <w:t xml:space="preserve"> latitude</w:t>
      </w:r>
      <w:r w:rsidRPr="00703517">
        <w:rPr>
          <w:rFonts w:ascii="Times New Roman" w:hAnsi="Times New Roman" w:cs="Times New Roman"/>
          <w:sz w:val="24"/>
          <w:szCs w:val="24"/>
        </w:rPr>
        <w:t xml:space="preserve"> over a </w:t>
      </w:r>
      <w:r w:rsidR="007B72B7"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period (1970-2019). Specifically, we </w:t>
      </w:r>
      <w:r w:rsidR="00E31D52">
        <w:rPr>
          <w:rFonts w:ascii="Times New Roman" w:hAnsi="Times New Roman" w:cs="Times New Roman"/>
          <w:sz w:val="24"/>
          <w:szCs w:val="24"/>
        </w:rPr>
        <w:t>focused on the</w:t>
      </w:r>
      <w:r w:rsidRPr="00703517">
        <w:rPr>
          <w:rFonts w:ascii="Times New Roman" w:hAnsi="Times New Roman" w:cs="Times New Roman"/>
          <w:sz w:val="24"/>
          <w:szCs w:val="24"/>
        </w:rPr>
        <w:t xml:space="preserve"> influence of changes in minimum temperature</w:t>
      </w:r>
      <w:r w:rsidR="009F3786">
        <w:rPr>
          <w:rFonts w:ascii="Times New Roman" w:hAnsi="Times New Roman" w:cs="Times New Roman"/>
          <w:sz w:val="24"/>
          <w:szCs w:val="24"/>
        </w:rPr>
        <w:t xml:space="preserve"> </w:t>
      </w:r>
      <w:r w:rsidRPr="00703517">
        <w:rPr>
          <w:rFonts w:ascii="Times New Roman" w:hAnsi="Times New Roman" w:cs="Times New Roman"/>
          <w:sz w:val="24"/>
          <w:szCs w:val="24"/>
        </w:rPr>
        <w:t xml:space="preserve">on species-specific occupancy patterns through space and time. </w:t>
      </w:r>
      <w:r w:rsidR="00083BA6">
        <w:rPr>
          <w:rFonts w:ascii="Times New Roman" w:hAnsi="Times New Roman" w:cs="Times New Roman"/>
          <w:sz w:val="24"/>
          <w:szCs w:val="24"/>
        </w:rPr>
        <w:t xml:space="preserve">A rich body of literature from Europe, where structured surveys are more common at </w:t>
      </w:r>
      <w:r w:rsidR="003C3522">
        <w:rPr>
          <w:rFonts w:ascii="Times New Roman" w:hAnsi="Times New Roman" w:cs="Times New Roman"/>
          <w:sz w:val="24"/>
          <w:szCs w:val="24"/>
        </w:rPr>
        <w:t>high latitudes</w:t>
      </w:r>
      <w:r w:rsidR="00D73F62">
        <w:rPr>
          <w:rFonts w:ascii="Times New Roman" w:hAnsi="Times New Roman" w:cs="Times New Roman"/>
          <w:sz w:val="24"/>
          <w:szCs w:val="24"/>
        </w:rPr>
        <w:t>,</w:t>
      </w:r>
      <w:r w:rsidR="00083BA6">
        <w:rPr>
          <w:rFonts w:ascii="Times New Roman" w:hAnsi="Times New Roman" w:cs="Times New Roman"/>
          <w:sz w:val="24"/>
          <w:szCs w:val="24"/>
        </w:rPr>
        <w:t xml:space="preserve"> serve</w:t>
      </w:r>
      <w:r w:rsidR="00D73F62">
        <w:rPr>
          <w:rFonts w:ascii="Times New Roman" w:hAnsi="Times New Roman" w:cs="Times New Roman"/>
          <w:sz w:val="24"/>
          <w:szCs w:val="24"/>
        </w:rPr>
        <w:t>d</w:t>
      </w:r>
      <w:r w:rsidR="00083BA6">
        <w:rPr>
          <w:rFonts w:ascii="Times New Roman" w:hAnsi="Times New Roman" w:cs="Times New Roman"/>
          <w:sz w:val="24"/>
          <w:szCs w:val="24"/>
        </w:rPr>
        <w:t xml:space="preserve"> as a guidepost for our thinking here. </w:t>
      </w:r>
      <w:r w:rsidRPr="00703517">
        <w:rPr>
          <w:rFonts w:ascii="Times New Roman" w:hAnsi="Times New Roman" w:cs="Times New Roman"/>
          <w:sz w:val="24"/>
          <w:szCs w:val="24"/>
        </w:rPr>
        <w:t xml:space="preserve">Following </w:t>
      </w:r>
      <w:r w:rsidR="00974C46">
        <w:rPr>
          <w:rFonts w:ascii="Times New Roman" w:hAnsi="Times New Roman" w:cs="Times New Roman"/>
          <w:sz w:val="24"/>
          <w:szCs w:val="24"/>
        </w:rPr>
        <w:t>these trends</w:t>
      </w:r>
      <w:r w:rsidRPr="00703517">
        <w:rPr>
          <w:rFonts w:ascii="Times New Roman" w:hAnsi="Times New Roman" w:cs="Times New Roman"/>
          <w:sz w:val="24"/>
          <w:szCs w:val="24"/>
        </w:rPr>
        <w:t xml:space="preserve">, we hypothesized that warm-associated species are likely faring, on average, better than their cold-associated counterparts as warmer winters support </w:t>
      </w:r>
      <w:r w:rsidR="0097159E">
        <w:rPr>
          <w:rFonts w:ascii="Times New Roman" w:hAnsi="Times New Roman" w:cs="Times New Roman"/>
          <w:sz w:val="24"/>
          <w:szCs w:val="24"/>
        </w:rPr>
        <w:t xml:space="preserve">proliferation of species at their northern range-edges. </w:t>
      </w:r>
      <w:r w:rsidR="00DA2E83">
        <w:rPr>
          <w:rFonts w:ascii="Times New Roman" w:hAnsi="Times New Roman" w:cs="Times New Roman"/>
          <w:sz w:val="24"/>
          <w:szCs w:val="24"/>
        </w:rPr>
        <w:t>In contrast, cold-associated species are likely being pushed to the northernmost limits of their ranges and exhibiting declines in occupancy probability</w:t>
      </w:r>
      <w:r w:rsidR="00201053">
        <w:rPr>
          <w:rFonts w:ascii="Times New Roman" w:hAnsi="Times New Roman" w:cs="Times New Roman"/>
          <w:sz w:val="24"/>
          <w:szCs w:val="24"/>
        </w:rPr>
        <w:t xml:space="preserve"> </w:t>
      </w:r>
      <w:r w:rsidR="00201053">
        <w:rPr>
          <w:rFonts w:ascii="Times New Roman" w:hAnsi="Times New Roman" w:cs="Times New Roman"/>
          <w:sz w:val="24"/>
          <w:szCs w:val="24"/>
        </w:rPr>
        <w:fldChar w:fldCharType="begin"/>
      </w:r>
      <w:r w:rsidR="0073009C">
        <w:rPr>
          <w:rFonts w:ascii="Times New Roman" w:hAnsi="Times New Roman" w:cs="Times New Roman"/>
          <w:sz w:val="24"/>
          <w:szCs w:val="24"/>
        </w:rPr>
        <w:instrText xml:space="preserve"> ADDIN ZOTERO_ITEM CSL_CITATION {"citationID":"csA1avkq","properties":{"formattedCitation":"(Parmesan {\\i{}et al.} 1999; Hill {\\i{}et al.} 2002; P\\uc0\\u246{}yry {\\i{}et al.} 2009; Heikkinen {\\i{}et al.} 2010; H\\uc0\\u228{}llfors {\\i{}et al.} 2021, 2023)","plainCitation":"(Parmesan et al. 1999; Hill et al. 2002; Pöyry et al. 2009; Heikkinen et al. 2010; Hällfors et al. 2021, 2023)","noteIndex":0},"citationItems":[{"id":454,"uris":["http://zotero.org/users/3183432/items/LIEDDE93"],"itemData":{"id":454,"type":"article-journal","abstract":"Mean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470,"uris":["http://zotero.org/users/3183432/items/GVU9MUZF"],"itemData":{"id":470,"type":"article-journal","abstract":"We analyse distribution records for 51 British butterfly species to investigate altitudinal and latitudinal responses to twentieth century climate warming. Species with northern and/or montane distributions have disappeared from low elevation sites and colonized sites at higher elevations during the twentieth century, consistent with a climate explanation. We found no evidence for a systematic shift northwards across all species, even though 11 out of 46 southerly distributed species have expanded in the northern part of their distributions. For a subset of 35 species, we model the role of climate in limiting current European distributions and predict potential future distributions for the period 2070-2099. Most northerly distributed species will have little opportunity to expand northwards and will disappear from areas in the south, resulting in reduced range sizes. Southerly distributed species will have the potential to shift northwards, resulting in similar or increased range sizes. However, 30 out of 35 study species have failed to track recent climate changes because of lack of suitable habitat, so we revised our estimates accordingly for these species and predicted 65% and 24% declines in range sizes for northern and southern species, respectively. These revised estimates are likely to be more realistic predictions of future butterfly range sizes.","archive_location":"WOS:000178814700013","container-title":"Proceedings of the Royal Society B-Biological Sciences","DOI":"10.1098/rspb.2002.2134","issue":"1505","page":"2163-2171","title":"Responses of butterflies to twentieth century climate warming: implications for future ranges","volume":"269","author":[{"family":"Hill","given":"JK"},{"family":"Thomas","given":"CD"},{"family":"Fox","given":"R"},{"family":"Telfer","given":"MG"},{"family":"Willis","given":"SG"},{"family":"Asher","given":"J"},{"family":"Huntley","given":"B"}],"issued":{"date-parts":[["2002",10,22]]}}},{"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564,"uris":["http://zotero.org/users/3183432/items/MS4PG76R"],"itemData":{"id":564,"type":"article-journal","abstract":"Vulnerability of 100 European butterfly species to climate change was assessed using 13 different criteria and data on species distributions, climate, land cover and topography from 1,608 grid squares 30' x 60' in size, and species characteristics increasing the susceptibility to climate change. Four bioclimatic model-based criteria were developed for each species by comparing the present-day distribution and climatic suitability of the occupied grid cells with projected distribution and suitability in the future using the HadCM3-A2 climate scenario for 2051-2080. The proportions of disadvantageous land cover types (bare areas, water, snow and ice, artificial surfaces) and cultivated and managed land in the occupied grid squares and their surroundings were measured to indicate the amount of unfavourable land cover and dispersal barriers for butterflies, and topographical heterogeneity to indicate the availability of potential climatic refugia. Vulnerability was also assessed based on species dispersal ability, geographical localization and habitat specialization. Northern European species appeared to be amongst the most vulnerable European butterflies. However, there is much species-to-species variation, and species appear to be threatened due to different combinations of critical characteristics. Inclusion of additional criteria, such as life-history species characteristics, topography and land cover to complement the bioclimatic model-based species vulnerability measures can significantly deepen the assessments of species susceptibility to climate change.","archive_location":"WOS:000274330800007","container-title":"Biodiversity and Conservation","DOI":"10.1007/s10531-009-9728-x","issue":"3","page":"695-723","title":"Assessing the vulnerability of European butterflies to climate change using multiple criteria","volume":"19","author":[{"family":"Heikkinen","given":"RK"},{"family":"Luoto","given":"M"},{"family":"Leikola","given":"N"},{"family":"Poyry","given":"J"},{"family":"Settele","given":"J"},{"family":"Kudrna","given":"O"},{"family":"Marmion","given":"M"},{"family":"Fronzek","given":"S"},{"family":"Thuiller","given":"W"}],"issued":{"date-parts":[["2010",3]]}}},{"id":442,"uris":["http://zotero.org/users/3183432/items/FAD9ZGCU"],"itemData":{"id":442,"type":"article-journal","abstract":"Species can adapt to climate change by adjusting in situ or by dispersing to new areas, and these strategies may complement or enhance each other. Here, we investigate temporal shifts in phenology and spatial shifts in northern range boundaries for 289 Lepidoptera species by using long-term data sampled over two decades. While 40% of the species neither advanced phenology nor moved northward, nearly half (45%) used one of the two strategies. The strongest positive population trends were observed for the minority of species (15%) that both advanced flight phenology and shifted their northern range boundaries northward. We show that, for boreal Lepidoptera, a combination of phenology and range shifts is the most viable strategy under a changing climate. Effectively, this may divide species into winners and losers based on their propensity to capitalize on this combination, with potentially large consequences on future community composition.","archive_location":"WOS:000658471800001","container-title":"Ecology Letters","DOI":"10.1111/ele.13774","ISSN":"1461-023X","issue":"8","language":"English","page":"1619-1632","title":"Combining range and phenology shifts offers a winning strategy for boreal Lepidoptera","volume":"24","author":[{"family":"Hällfors","given":"MH"},{"family":"Poyry","given":"J"},{"family":"Heliola","given":"J"},{"family":"Kohonen","given":"I"},{"family":"Kuussaari","given":"M"},{"family":"Leinonen","given":"R"},{"family":"Schmucki","given":"R"},{"family":"Sihvonen","given":"P"},{"family":"Saastamoinen","given":"M"}],"issued":{"date-parts":[["2021",8]]}}},{"id":1231,"uris":["http://zotero.org/users/3183432/items/IFRXTMMC"],"itemData":{"id":1231,"type":"article-journal","container-title":"Evolution Letters","note":"publisher: Oxford University Press US","page":"qrad004","title":"Recent range shifts of moths, butterflies, and birds are driven by the breadth of their climatic niche","author":[{"family":"Hällfors","given":"Maria H"},{"family":"Heikkinen","given":"Risto K"},{"family":"Kuussaari","given":"Mikko"},{"family":"Lehikoinen","given":"Aleksi"},{"family":"Luoto","given":"Miska"},{"family":"Pöyry","given":"Juha"},{"family":"Virkkala","given":"Raimo"},{"family":"Saastamoinen","given":"Marjo"},{"family":"Kujala","given":"Heini"}],"issued":{"date-parts":[["2023"]]}}}],"schema":"https://github.com/citation-style-language/schema/raw/master/csl-citation.json"} </w:instrText>
      </w:r>
      <w:r w:rsidR="00201053">
        <w:rPr>
          <w:rFonts w:ascii="Times New Roman" w:hAnsi="Times New Roman" w:cs="Times New Roman"/>
          <w:sz w:val="24"/>
          <w:szCs w:val="24"/>
        </w:rPr>
        <w:fldChar w:fldCharType="separate"/>
      </w:r>
      <w:r w:rsidR="0073009C" w:rsidRPr="0073009C">
        <w:rPr>
          <w:rFonts w:ascii="Times New Roman" w:hAnsi="Times New Roman" w:cs="Times New Roman"/>
          <w:sz w:val="24"/>
          <w:szCs w:val="24"/>
        </w:rPr>
        <w:t xml:space="preserve">(Parmesan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1999; Hill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2002; </w:t>
      </w:r>
      <w:proofErr w:type="spellStart"/>
      <w:r w:rsidR="0073009C" w:rsidRPr="0073009C">
        <w:rPr>
          <w:rFonts w:ascii="Times New Roman" w:hAnsi="Times New Roman" w:cs="Times New Roman"/>
          <w:sz w:val="24"/>
          <w:szCs w:val="24"/>
        </w:rPr>
        <w:t>Pöyry</w:t>
      </w:r>
      <w:proofErr w:type="spellEnd"/>
      <w:r w:rsidR="0073009C" w:rsidRPr="0073009C">
        <w:rPr>
          <w:rFonts w:ascii="Times New Roman" w:hAnsi="Times New Roman" w:cs="Times New Roman"/>
          <w:sz w:val="24"/>
          <w:szCs w:val="24"/>
        </w:rPr>
        <w:t xml:space="preserve">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2009; Heikkinen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2010; </w:t>
      </w:r>
      <w:proofErr w:type="spellStart"/>
      <w:r w:rsidR="0073009C" w:rsidRPr="0073009C">
        <w:rPr>
          <w:rFonts w:ascii="Times New Roman" w:hAnsi="Times New Roman" w:cs="Times New Roman"/>
          <w:sz w:val="24"/>
          <w:szCs w:val="24"/>
        </w:rPr>
        <w:t>Hällfors</w:t>
      </w:r>
      <w:proofErr w:type="spellEnd"/>
      <w:r w:rsidR="0073009C" w:rsidRPr="0073009C">
        <w:rPr>
          <w:rFonts w:ascii="Times New Roman" w:hAnsi="Times New Roman" w:cs="Times New Roman"/>
          <w:sz w:val="24"/>
          <w:szCs w:val="24"/>
        </w:rPr>
        <w:t xml:space="preserve"> </w:t>
      </w:r>
      <w:r w:rsidR="0073009C" w:rsidRPr="0073009C">
        <w:rPr>
          <w:rFonts w:ascii="Times New Roman" w:hAnsi="Times New Roman" w:cs="Times New Roman"/>
          <w:i/>
          <w:iCs/>
          <w:sz w:val="24"/>
          <w:szCs w:val="24"/>
        </w:rPr>
        <w:t>et al.</w:t>
      </w:r>
      <w:r w:rsidR="0073009C" w:rsidRPr="0073009C">
        <w:rPr>
          <w:rFonts w:ascii="Times New Roman" w:hAnsi="Times New Roman" w:cs="Times New Roman"/>
          <w:sz w:val="24"/>
          <w:szCs w:val="24"/>
        </w:rPr>
        <w:t xml:space="preserve"> 2021, 2023)</w:t>
      </w:r>
      <w:r w:rsidR="00201053">
        <w:rPr>
          <w:rFonts w:ascii="Times New Roman" w:hAnsi="Times New Roman" w:cs="Times New Roman"/>
          <w:sz w:val="24"/>
          <w:szCs w:val="24"/>
        </w:rPr>
        <w:fldChar w:fldCharType="end"/>
      </w:r>
      <w:r w:rsidR="00DA2E83">
        <w:rPr>
          <w:rFonts w:ascii="Times New Roman" w:hAnsi="Times New Roman" w:cs="Times New Roman"/>
          <w:sz w:val="24"/>
          <w:szCs w:val="24"/>
        </w:rPr>
        <w:t xml:space="preserve">. </w:t>
      </w:r>
      <w:r w:rsidR="00971994">
        <w:rPr>
          <w:rFonts w:ascii="Times New Roman" w:hAnsi="Times New Roman" w:cs="Times New Roman"/>
          <w:sz w:val="24"/>
          <w:szCs w:val="24"/>
        </w:rPr>
        <w:t xml:space="preserve">In this work, we </w:t>
      </w:r>
      <w:r w:rsidR="003646DF">
        <w:rPr>
          <w:rFonts w:ascii="Times New Roman" w:hAnsi="Times New Roman" w:cs="Times New Roman"/>
          <w:sz w:val="24"/>
          <w:szCs w:val="24"/>
        </w:rPr>
        <w:t>specifically aimed to</w:t>
      </w:r>
      <w:r w:rsidR="0073009C">
        <w:rPr>
          <w:rFonts w:ascii="Times New Roman" w:hAnsi="Times New Roman" w:cs="Times New Roman"/>
          <w:sz w:val="24"/>
          <w:szCs w:val="24"/>
        </w:rPr>
        <w:t xml:space="preserve"> use sparse, presence-only data on butterflies in North America to</w:t>
      </w:r>
      <w:r w:rsidR="00971994">
        <w:rPr>
          <w:rFonts w:ascii="Times New Roman" w:hAnsi="Times New Roman" w:cs="Times New Roman"/>
          <w:sz w:val="24"/>
          <w:szCs w:val="24"/>
        </w:rPr>
        <w:t>:</w:t>
      </w:r>
    </w:p>
    <w:p w14:paraId="743BF97F" w14:textId="48B6D768"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Reconstruct historical occupancy trends for butterflies that occur above </w:t>
      </w:r>
      <w:r w:rsidRPr="00703517">
        <w:rPr>
          <w:rFonts w:ascii="Times New Roman" w:hAnsi="Times New Roman" w:cs="Times New Roman"/>
          <w:sz w:val="24"/>
          <w:szCs w:val="24"/>
        </w:rPr>
        <w:t>45</w:t>
      </w:r>
      <w:r w:rsidRPr="005A0BBF">
        <w:rPr>
          <w:rFonts w:ascii="Times New Roman" w:hAnsi="Times New Roman" w:cs="Times New Roman"/>
          <w:sz w:val="24"/>
          <w:szCs w:val="24"/>
        </w:rPr>
        <w:t>°</w:t>
      </w:r>
      <w:r>
        <w:rPr>
          <w:rFonts w:ascii="Times New Roman" w:hAnsi="Times New Roman" w:cs="Times New Roman"/>
          <w:sz w:val="24"/>
          <w:szCs w:val="24"/>
        </w:rPr>
        <w:t>N</w:t>
      </w:r>
      <w:r w:rsidRPr="00703517">
        <w:rPr>
          <w:rFonts w:ascii="Times New Roman" w:hAnsi="Times New Roman" w:cs="Times New Roman"/>
          <w:sz w:val="24"/>
          <w:szCs w:val="24"/>
        </w:rPr>
        <w:t xml:space="preserve"> latitude</w:t>
      </w:r>
      <w:r w:rsidR="00370980">
        <w:rPr>
          <w:rFonts w:ascii="Times New Roman" w:hAnsi="Times New Roman" w:cs="Times New Roman"/>
          <w:sz w:val="24"/>
          <w:szCs w:val="24"/>
        </w:rPr>
        <w:t xml:space="preserve"> including species-specific responses to climat</w:t>
      </w:r>
      <w:r w:rsidR="005A50BC">
        <w:rPr>
          <w:rFonts w:ascii="Times New Roman" w:hAnsi="Times New Roman" w:cs="Times New Roman"/>
          <w:sz w:val="24"/>
          <w:szCs w:val="24"/>
        </w:rPr>
        <w:t xml:space="preserve">e </w:t>
      </w:r>
      <w:r w:rsidR="00370980">
        <w:rPr>
          <w:rFonts w:ascii="Times New Roman" w:hAnsi="Times New Roman" w:cs="Times New Roman"/>
          <w:sz w:val="24"/>
          <w:szCs w:val="24"/>
        </w:rPr>
        <w:t>change</w:t>
      </w:r>
      <w:r>
        <w:rPr>
          <w:rFonts w:ascii="Times New Roman" w:hAnsi="Times New Roman" w:cs="Times New Roman"/>
          <w:sz w:val="24"/>
          <w:szCs w:val="24"/>
        </w:rPr>
        <w:t>.</w:t>
      </w:r>
    </w:p>
    <w:p w14:paraId="6A6AAEEB" w14:textId="1F8AEE64" w:rsidR="00F21671" w:rsidRDefault="00633906" w:rsidP="00633906">
      <w:pPr>
        <w:pStyle w:val="ListParagraph"/>
        <w:numPr>
          <w:ilvl w:val="0"/>
          <w:numId w:val="2"/>
        </w:numPr>
        <w:spacing w:line="480" w:lineRule="auto"/>
        <w:jc w:val="both"/>
        <w:rPr>
          <w:rFonts w:ascii="Times New Roman" w:hAnsi="Times New Roman" w:cs="Times New Roman"/>
          <w:sz w:val="24"/>
          <w:szCs w:val="24"/>
        </w:rPr>
      </w:pPr>
      <w:r w:rsidRPr="00633906">
        <w:rPr>
          <w:rFonts w:ascii="Times New Roman" w:hAnsi="Times New Roman" w:cs="Times New Roman"/>
          <w:sz w:val="24"/>
          <w:szCs w:val="24"/>
        </w:rPr>
        <w:t>Split these trends into southern, mid-latitude, and northern components of each species range above 45°N latitude to assess subrange trends.</w:t>
      </w:r>
    </w:p>
    <w:p w14:paraId="76FF6516" w14:textId="58CB2C9E" w:rsidR="00633906" w:rsidRDefault="00633906" w:rsidP="00633906">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Relate overall trends in species occupancy to core ecological traits such as</w:t>
      </w:r>
      <w:r w:rsidR="009A2E1A">
        <w:rPr>
          <w:rFonts w:ascii="Times New Roman" w:hAnsi="Times New Roman" w:cs="Times New Roman"/>
          <w:sz w:val="24"/>
          <w:szCs w:val="24"/>
        </w:rPr>
        <w:t xml:space="preserve"> range size,</w:t>
      </w:r>
      <w:r>
        <w:rPr>
          <w:rFonts w:ascii="Times New Roman" w:hAnsi="Times New Roman" w:cs="Times New Roman"/>
          <w:sz w:val="24"/>
          <w:szCs w:val="24"/>
        </w:rPr>
        <w:t xml:space="preserve"> range-wide temperature, wingspan, overwintering stage, and host plant family breadth</w:t>
      </w:r>
      <w:r w:rsidR="007F7294">
        <w:rPr>
          <w:rFonts w:ascii="Times New Roman" w:hAnsi="Times New Roman" w:cs="Times New Roman"/>
          <w:sz w:val="24"/>
          <w:szCs w:val="24"/>
        </w:rPr>
        <w:t xml:space="preserve"> in order to make predictions about future decline</w:t>
      </w:r>
      <w:r w:rsidR="00FD3AE2">
        <w:rPr>
          <w:rFonts w:ascii="Times New Roman" w:hAnsi="Times New Roman" w:cs="Times New Roman"/>
          <w:sz w:val="24"/>
          <w:szCs w:val="24"/>
        </w:rPr>
        <w:t xml:space="preserve"> and species most at-risk</w:t>
      </w:r>
      <w:r>
        <w:rPr>
          <w:rFonts w:ascii="Times New Roman" w:hAnsi="Times New Roman" w:cs="Times New Roman"/>
          <w:sz w:val="24"/>
          <w:szCs w:val="24"/>
        </w:rPr>
        <w:t>.</w:t>
      </w:r>
    </w:p>
    <w:p w14:paraId="20F01762" w14:textId="77777777" w:rsidR="00633906" w:rsidRPr="00633906" w:rsidRDefault="00633906" w:rsidP="00633906">
      <w:pPr>
        <w:pStyle w:val="ListParagraph"/>
        <w:spacing w:line="480" w:lineRule="auto"/>
        <w:ind w:left="1080"/>
        <w:jc w:val="both"/>
        <w:rPr>
          <w:rFonts w:ascii="Times New Roman" w:hAnsi="Times New Roman" w:cs="Times New Roman"/>
          <w:sz w:val="24"/>
          <w:szCs w:val="24"/>
        </w:rPr>
      </w:pPr>
    </w:p>
    <w:p w14:paraId="19C55539"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2. METHODOLOGY</w:t>
      </w:r>
    </w:p>
    <w:p w14:paraId="42633C1B" w14:textId="25B2B00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have emerged as one modeling approach that can be used to disentangle the process of observation from the underlying ecology </w:t>
      </w:r>
      <w:r w:rsidR="00D974C6"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{"citationID":"rZlWRu2J","properties":{"formattedCitation":"(MacKenzie {\\i{}et al.} 2002; van Strien {\\i{}et al.} 2013; K\\uc0\\u233{}ry &amp; Royle 2015)","plainCitation":"(MacKenzie et al. 2002; van Strien et al. 2013;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A"}],"issued":{"date-parts":[["2002"]]}}},{"id":293,"uris":["http://zotero.org/users/3183432/items/ERGFU5GW"],"itemData":{"id":293,"type":"article-journal","abstract":"Many publications documenting large-scale trends in the distribution of species make use of opportunistic citizen data, that is, observations of species collected without standardized field protocol and without explicit sampling design. It is a challenge to achieve reliable estimates of distribution trends from them, because opportunistic citizen science data may suffer from changes in field efforts over time (observation bias), from incomplete and selective recording by observers (reporting bias) and from geographical bias. These, in addition to detection bias, may lead to spurious trends.\nWe investigated whether occupancy models can correct for the observation, reporting and detection biases in opportunistic data. Occupancy models use detection/nondetection data and yield estimates of the percentage of occupied sites (occupancy) per year. These models take the imperfect detection of species into account. By correcting for detection bias, they may simultaneously correct for observation and reporting bias as well. We compared trends in occupancy (or distribution) of butterfly and dragonfly species derived from opportunistic data with those derived from standardized monitoring data. All data came from the same grid squares and years, in order to avoid any geographical bias in this comparison.\nDistribution trends in opportunistic and monitoring data were well-matched. Strong trends observed in monitoring data were rarely missed in opportunistic data.\nSynthesis and applications. Opportunistic data can be used for monitoring purposes if occupancy models are used for analysis. Occupancy models are able to control for the common biases encountered with opportunistic data, enabling species trends to be monitored for species groups and regions where it is not feasible to collect standardized data on a large scale. Opportunistic data may thus become an important source of information to track distribution trends in many groups of species.","container-title":"Journal of Applied Ecology","issue":"6","page":"1450-1458","title":"Opportunistic citizen science data of animal species produce reliable estimates of distribution trends if analysed with occupancy models","volume":"50","author":[{"family":"Strien","given":"Arco J.","non-dropping-particle":"van"},{"family":"Swaay","given":"Chris A.M.","non-dropping-particle":"van"},{"family":"Termaat","given":"Tim"}],"issued":{"date-parts":[["2013"]]}}}],"schema":"https://github.com/citation-style-language/schema/raw/master/csl-citation.json"} </w:instrText>
      </w:r>
      <w:r w:rsidR="00D974C6"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van Strien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2013; Kéry &amp; Royle 2015)</w:t>
      </w:r>
      <w:r w:rsidR="00D974C6" w:rsidRPr="00703517">
        <w:rPr>
          <w:rFonts w:ascii="Times New Roman" w:hAnsi="Times New Roman" w:cs="Times New Roman"/>
          <w:sz w:val="24"/>
          <w:szCs w:val="24"/>
        </w:rPr>
        <w:fldChar w:fldCharType="end"/>
      </w:r>
      <w:r w:rsidR="00D974C6" w:rsidRPr="00703517">
        <w:rPr>
          <w:rFonts w:ascii="Times New Roman" w:hAnsi="Times New Roman" w:cs="Times New Roman"/>
          <w:sz w:val="24"/>
          <w:szCs w:val="24"/>
        </w:rPr>
        <w:t>.</w:t>
      </w:r>
      <w:r w:rsidRPr="00703517">
        <w:rPr>
          <w:rFonts w:ascii="Times New Roman" w:hAnsi="Times New Roman" w:cs="Times New Roman"/>
          <w:sz w:val="24"/>
          <w:szCs w:val="24"/>
        </w:rPr>
        <w:t xml:space="preserve"> Further, multi-species occupancy models can be used to leverage community definitions of parameter values to model multiple species at the same time </w:t>
      </w:r>
      <w:r w:rsidR="004E356F" w:rsidRPr="00703517">
        <w:rPr>
          <w:rFonts w:ascii="Times New Roman" w:hAnsi="Times New Roman" w:cs="Times New Roman"/>
          <w:sz w:val="24"/>
          <w:szCs w:val="24"/>
        </w:rPr>
        <w:fldChar w:fldCharType="begin"/>
      </w:r>
      <w:r w:rsidR="00426FF6">
        <w:rPr>
          <w:rFonts w:ascii="Times New Roman" w:hAnsi="Times New Roman" w:cs="Times New Roman"/>
          <w:sz w:val="24"/>
          <w:szCs w:val="24"/>
        </w:rPr>
        <w:instrText xml:space="preserve"> ADDIN ZOTERO_ITEM CSL_CITATION {"citationID":"LlcdWVa8","properties":{"formattedCitation":"(Dorazio &amp; Royle 2005; Zipkin {\\i{}et al.} 2010)","plainCitation":"(Dorazio &amp; Royle 2005; Zipkin et al. 2010)","noteIndex":0},"citationItems":[{"id":792,"uris":["http://zotero.org/users/3183432/items/BU9D558N"],"itemData":{"id":792,"type":"article-journal","container-title":"Journal of the American Statistical Association","issue":"470","note":"publisher: Taylor &amp; Francis","page":"389–398","title":"Estimating size and composition of biological communities by modeling the occurrence of species","volume":"100","author":[{"family":"Dorazio","given":"Robert M"},{"family":"Royle","given":"J Andrew"}],"issued":{"date-parts":[["2005"]]}}},{"id":1224,"uris":["http://zotero.org/users/3183432/items/QXTXYAM8"],"itemData":{"id":1224,"type":"article-journal","container-title":"Biological Conservation","issue":"2","note":"publisher: Elsevier","page":"479–484","title":"Multi-species occurrence models to evaluate the effects of conservation and management actions","volume":"143","author":[{"family":"Zipkin","given":"Elise F"},{"family":"Royle","given":"J Andrew"},{"family":"Dawson","given":"Deanna K"},{"family":"Bates","given":"Scott"}],"issued":{"date-parts":[["2010"]]}}}],"schema":"https://github.com/citation-style-language/schema/raw/master/csl-citation.json"} </w:instrText>
      </w:r>
      <w:r w:rsidR="004E356F" w:rsidRPr="00703517">
        <w:rPr>
          <w:rFonts w:ascii="Times New Roman" w:hAnsi="Times New Roman" w:cs="Times New Roman"/>
          <w:sz w:val="24"/>
          <w:szCs w:val="24"/>
        </w:rPr>
        <w:fldChar w:fldCharType="separate"/>
      </w:r>
      <w:r w:rsidR="00426FF6" w:rsidRPr="00426FF6">
        <w:rPr>
          <w:rFonts w:ascii="Times New Roman" w:hAnsi="Times New Roman" w:cs="Times New Roman"/>
          <w:sz w:val="24"/>
          <w:szCs w:val="24"/>
        </w:rPr>
        <w:t xml:space="preserve">(Dorazio &amp; Royle 2005; Zipkin </w:t>
      </w:r>
      <w:r w:rsidR="00426FF6" w:rsidRPr="00426FF6">
        <w:rPr>
          <w:rFonts w:ascii="Times New Roman" w:hAnsi="Times New Roman" w:cs="Times New Roman"/>
          <w:i/>
          <w:iCs/>
          <w:sz w:val="24"/>
          <w:szCs w:val="24"/>
        </w:rPr>
        <w:t>et al.</w:t>
      </w:r>
      <w:r w:rsidR="00426FF6" w:rsidRPr="00426FF6">
        <w:rPr>
          <w:rFonts w:ascii="Times New Roman" w:hAnsi="Times New Roman" w:cs="Times New Roman"/>
          <w:sz w:val="24"/>
          <w:szCs w:val="24"/>
        </w:rPr>
        <w:t xml:space="preserve"> 2010)</w:t>
      </w:r>
      <w:r w:rsidR="004E356F" w:rsidRPr="00703517">
        <w:rPr>
          <w:rFonts w:ascii="Times New Roman" w:hAnsi="Times New Roman" w:cs="Times New Roman"/>
          <w:sz w:val="24"/>
          <w:szCs w:val="24"/>
        </w:rPr>
        <w:fldChar w:fldCharType="end"/>
      </w:r>
      <w:hyperlink r:id="rId17"/>
      <w:r w:rsidRPr="00703517">
        <w:rPr>
          <w:rFonts w:ascii="Times New Roman" w:hAnsi="Times New Roman" w:cs="Times New Roman"/>
          <w:sz w:val="24"/>
          <w:szCs w:val="24"/>
        </w:rPr>
        <w:t>. In a recent simulation study, these models have demonstrated the ability to accurately reconstruct ecological trends from presence-only datasets that meet certain pre-qualifying conditions</w:t>
      </w:r>
      <w:r w:rsidR="00D66115" w:rsidRPr="00703517">
        <w:rPr>
          <w:rFonts w:ascii="Times New Roman" w:hAnsi="Times New Roman" w:cs="Times New Roman"/>
          <w:sz w:val="24"/>
          <w:szCs w:val="24"/>
        </w:rPr>
        <w:t xml:space="preserve"> </w:t>
      </w:r>
      <w:r w:rsidR="00D6611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{"citationID":"Iwnt6OF4","properties":{"formattedCitation":"(Shirey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D6611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(Shirey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2022a)</w:t>
      </w:r>
      <w:r w:rsidR="00D66115" w:rsidRPr="00703517">
        <w:rPr>
          <w:rFonts w:ascii="Times New Roman" w:hAnsi="Times New Roman" w:cs="Times New Roman"/>
          <w:sz w:val="24"/>
          <w:szCs w:val="24"/>
        </w:rPr>
        <w:fldChar w:fldCharType="end"/>
      </w:r>
      <w:hyperlink r:id="rId18"/>
      <w:r w:rsidRPr="00703517">
        <w:rPr>
          <w:rFonts w:ascii="Times New Roman" w:hAnsi="Times New Roman" w:cs="Times New Roman"/>
          <w:sz w:val="24"/>
          <w:szCs w:val="24"/>
        </w:rPr>
        <w:t xml:space="preserve">.  </w:t>
      </w:r>
    </w:p>
    <w:p w14:paraId="7405ADD3" w14:textId="679291A8"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w:t>
      </w:r>
      <w:r w:rsidR="001A4C61" w:rsidRPr="00703517">
        <w:rPr>
          <w:rFonts w:ascii="Times New Roman" w:hAnsi="Times New Roman" w:cs="Times New Roman"/>
          <w:sz w:val="24"/>
          <w:szCs w:val="24"/>
        </w:rPr>
        <w:t xml:space="preserve">implement </w:t>
      </w:r>
      <w:r w:rsidRPr="00703517">
        <w:rPr>
          <w:rFonts w:ascii="Times New Roman" w:hAnsi="Times New Roman" w:cs="Times New Roman"/>
          <w:sz w:val="24"/>
          <w:szCs w:val="24"/>
        </w:rPr>
        <w:t>occupancy-detection models for this study, we established grids of 100</w:t>
      </w:r>
      <w:r w:rsidRPr="00703517">
        <w:rPr>
          <w:rFonts w:ascii="Times New Roman" w:hAnsi="Times New Roman" w:cs="Times New Roman"/>
          <w:color w:val="202124"/>
          <w:sz w:val="24"/>
          <w:szCs w:val="24"/>
          <w:highlight w:val="white"/>
        </w:rPr>
        <w:t>×</w:t>
      </w:r>
      <w:r w:rsidRPr="00703517">
        <w:rPr>
          <w:rFonts w:ascii="Times New Roman" w:hAnsi="Times New Roman" w:cs="Times New Roman"/>
          <w:sz w:val="24"/>
          <w:szCs w:val="24"/>
        </w:rPr>
        <w:t>100 and 200</w:t>
      </w:r>
      <w:r w:rsidRPr="00703517">
        <w:rPr>
          <w:rFonts w:ascii="Times New Roman" w:hAnsi="Times New Roman" w:cs="Times New Roman"/>
          <w:color w:val="202124"/>
          <w:sz w:val="24"/>
          <w:szCs w:val="24"/>
          <w:highlight w:val="white"/>
        </w:rPr>
        <w:t>×</w:t>
      </w:r>
      <w:r w:rsidR="00C53F68"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w:t>
      </w:r>
      <w:r w:rsidR="00A44B57">
        <w:rPr>
          <w:rFonts w:ascii="Times New Roman" w:hAnsi="Times New Roman" w:cs="Times New Roman"/>
          <w:sz w:val="24"/>
          <w:szCs w:val="24"/>
        </w:rPr>
        <w:t>square cells</w:t>
      </w:r>
      <w:r w:rsidRPr="00703517">
        <w:rPr>
          <w:rFonts w:ascii="Times New Roman" w:hAnsi="Times New Roman" w:cs="Times New Roman"/>
          <w:sz w:val="24"/>
          <w:szCs w:val="24"/>
        </w:rPr>
        <w:t xml:space="preserve"> across our study region</w:t>
      </w:r>
      <w:r w:rsidR="001A4C61" w:rsidRPr="00703517">
        <w:rPr>
          <w:rFonts w:ascii="Times New Roman" w:hAnsi="Times New Roman" w:cs="Times New Roman"/>
          <w:sz w:val="24"/>
          <w:szCs w:val="24"/>
        </w:rPr>
        <w:t xml:space="preserve"> to determine if the spatial grain of our study impacted our results</w:t>
      </w:r>
      <w:r w:rsidRPr="00703517">
        <w:rPr>
          <w:rFonts w:ascii="Times New Roman" w:hAnsi="Times New Roman" w:cs="Times New Roman"/>
          <w:sz w:val="24"/>
          <w:szCs w:val="24"/>
        </w:rPr>
        <w:t xml:space="preserve">. We set our analysis to the 50 years between 1970 and 2019 and divided this period into ten, five-year-long intervals. </w:t>
      </w:r>
      <w:r w:rsidR="001A4C61" w:rsidRPr="00703517">
        <w:rPr>
          <w:rFonts w:ascii="Times New Roman" w:hAnsi="Times New Roman" w:cs="Times New Roman"/>
          <w:sz w:val="24"/>
          <w:szCs w:val="24"/>
        </w:rPr>
        <w:t>Previous simulation results found that five temporal bins were found to provide sufficient granularity to detect trends, while two time periods, a common method in these studies, often produced poor results (Shirey et al., 202</w:t>
      </w:r>
      <w:r w:rsidR="00F81350" w:rsidRPr="00703517">
        <w:rPr>
          <w:rFonts w:ascii="Times New Roman" w:hAnsi="Times New Roman" w:cs="Times New Roman"/>
          <w:sz w:val="24"/>
          <w:szCs w:val="24"/>
        </w:rPr>
        <w:t>2</w:t>
      </w:r>
      <w:r w:rsidR="001A4C61"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 each of these periods we estimated the probability that a given species is an occupant of a specific grid cell. </w:t>
      </w:r>
      <w:r w:rsidRPr="00703517">
        <w:rPr>
          <w:rFonts w:ascii="Times New Roman" w:hAnsi="Times New Roman" w:cs="Times New Roman"/>
          <w:sz w:val="24"/>
          <w:szCs w:val="24"/>
        </w:rPr>
        <w:lastRenderedPageBreak/>
        <w:t>These “occupancy intervals” were further broken down into five one-year-long “visit intervals” to provide a basis for separate estimation of detection and occupancy, which requires tracking multiple visits as repeated trials within the larger occupancy interval</w:t>
      </w:r>
      <w:r w:rsidR="001E1C49" w:rsidRPr="00703517">
        <w:rPr>
          <w:rFonts w:ascii="Times New Roman" w:hAnsi="Times New Roman" w:cs="Times New Roman"/>
          <w:sz w:val="24"/>
          <w:szCs w:val="24"/>
        </w:rPr>
        <w:t xml:space="preserve"> </w:t>
      </w:r>
      <w:r w:rsidR="001E1C4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{"citationID":"DhD2GPLq","properties":{"formattedCitation":"(MacKenzie {\\i{}et al.} 2002)","plainCitation":"(MacKenzie et al. 2002)","noteIndex":0},"citationItems":[{"id":775,"uris":["http://zotero.org/users/3183432/items/GKNDNRSK"],"itemData":{"id":775,"type":"article-journal","container-title":"Ecology","issue":"8","note":"publisher: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1E1C4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1E1C49" w:rsidRPr="00703517">
        <w:rPr>
          <w:rFonts w:ascii="Times New Roman" w:hAnsi="Times New Roman" w:cs="Times New Roman"/>
          <w:sz w:val="24"/>
          <w:szCs w:val="24"/>
        </w:rPr>
        <w:fldChar w:fldCharType="end"/>
      </w:r>
      <w:r w:rsidRPr="00703517">
        <w:rPr>
          <w:rFonts w:ascii="Times New Roman" w:hAnsi="Times New Roman" w:cs="Times New Roman"/>
          <w:sz w:val="24"/>
          <w:szCs w:val="24"/>
        </w:rPr>
        <w:t>.</w:t>
      </w:r>
      <w:r w:rsidR="00173B7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A graphical representation of our workflow </w:t>
      </w:r>
      <w:r w:rsidR="00B57403" w:rsidRPr="00703517">
        <w:rPr>
          <w:rFonts w:ascii="Times New Roman" w:hAnsi="Times New Roman" w:cs="Times New Roman"/>
          <w:sz w:val="24"/>
          <w:szCs w:val="24"/>
        </w:rPr>
        <w:t xml:space="preserve">with details about our methods of inferring zeros </w:t>
      </w:r>
      <w:r w:rsidRPr="00703517">
        <w:rPr>
          <w:rFonts w:ascii="Times New Roman" w:hAnsi="Times New Roman" w:cs="Times New Roman"/>
          <w:sz w:val="24"/>
          <w:szCs w:val="24"/>
        </w:rPr>
        <w:t xml:space="preserve">is illustrated in </w:t>
      </w:r>
      <w:r w:rsidR="00FE06FC" w:rsidRPr="00703517">
        <w:rPr>
          <w:rFonts w:ascii="Times New Roman" w:hAnsi="Times New Roman" w:cs="Times New Roman"/>
          <w:sz w:val="24"/>
          <w:szCs w:val="24"/>
        </w:rPr>
        <w:t>Supplemental Figure 1</w:t>
      </w:r>
      <w:r w:rsidRPr="00703517">
        <w:rPr>
          <w:rFonts w:ascii="Times New Roman" w:hAnsi="Times New Roman" w:cs="Times New Roman"/>
          <w:sz w:val="24"/>
          <w:szCs w:val="24"/>
        </w:rPr>
        <w:t xml:space="preserve">. </w:t>
      </w:r>
    </w:p>
    <w:p w14:paraId="18EA6593" w14:textId="77777777" w:rsidR="00F21671" w:rsidRPr="00703517" w:rsidRDefault="00F21671">
      <w:pPr>
        <w:spacing w:line="480" w:lineRule="auto"/>
        <w:ind w:firstLine="720"/>
        <w:jc w:val="both"/>
        <w:rPr>
          <w:rFonts w:ascii="Times New Roman" w:hAnsi="Times New Roman" w:cs="Times New Roman"/>
          <w:sz w:val="24"/>
          <w:szCs w:val="24"/>
        </w:rPr>
      </w:pPr>
    </w:p>
    <w:p w14:paraId="73477DDC"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2.1 Species Occurrence, Range, Trait, and Phylogenetic Data</w:t>
      </w:r>
    </w:p>
    <w:p w14:paraId="18B44960" w14:textId="72F18474" w:rsidR="00F21671" w:rsidRPr="00703517" w:rsidRDefault="00B57403">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First, species occurrence data were needed across the 50 years of the study. Second, species range data were needed to constrain the analysis to regions where each species could plausibly occur</w:t>
      </w:r>
      <w:r w:rsidR="008835BD">
        <w:rPr>
          <w:rFonts w:ascii="Times New Roman" w:hAnsi="Times New Roman" w:cs="Times New Roman"/>
          <w:sz w:val="24"/>
          <w:szCs w:val="24"/>
        </w:rPr>
        <w:t>. Prior work has shown that failure to censor locations where a species could not occur can produce biased and/or misleading estimates of occupancy</w:t>
      </w:r>
      <w:r w:rsidR="001312CA">
        <w:rPr>
          <w:rFonts w:ascii="Times New Roman" w:hAnsi="Times New Roman" w:cs="Times New Roman"/>
          <w:sz w:val="24"/>
          <w:szCs w:val="24"/>
        </w:rPr>
        <w:t xml:space="preserve"> </w:t>
      </w:r>
      <w:r w:rsidR="001312CA">
        <w:rPr>
          <w:rFonts w:ascii="Times New Roman" w:hAnsi="Times New Roman" w:cs="Times New Roman"/>
          <w:sz w:val="24"/>
          <w:szCs w:val="24"/>
        </w:rPr>
        <w:fldChar w:fldCharType="begin"/>
      </w:r>
      <w:r w:rsidR="001312CA">
        <w:rPr>
          <w:rFonts w:ascii="Times New Roman" w:hAnsi="Times New Roman" w:cs="Times New Roman"/>
          <w:sz w:val="24"/>
          <w:szCs w:val="24"/>
        </w:rPr>
        <w:instrText xml:space="preserve"> ADDIN ZOTERO_ITEM CSL_CITATION {"citationID":"ciqIvhYD","properties":{"formattedCitation":"(Guzman {\\i{}et al.} 2021; Shirey {\\i{}et al.} 2022a)","plainCitation":"(Guzman et al. 2021; Shirey et al. 2022a)","noteIndex":0},"citationItems":[{"id":642,"uris":["http://zotero.org/users/3183432/items/W9UWDUCJ"],"itemData":{"id":642,"type":"article-journal","container-title":"Biological Conservation","note":"publisher: Elsevier","page":"109141","title":"Using historical data to estimate bumble bee occurrence: Variable trends across species provide little support for community-level declines","volume":"257","author":[{"family":"Guzman","given":"Laura Melissa"},{"family":"Johnson","given":"Sarah A"},{"family":"Mooers","given":"Arne O"},{"family":"M'Gonigle","given":"Leithen K"}],"issued":{"date-parts":[["2021"]]}}},{"id":305,"uris":["http://zotero.org/users/3183432/items/AWJTK625"],"itemData":{"id":305,"type":"article-journal","container-title":"Methods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1312CA">
        <w:rPr>
          <w:rFonts w:ascii="Times New Roman" w:hAnsi="Times New Roman" w:cs="Times New Roman"/>
          <w:sz w:val="24"/>
          <w:szCs w:val="24"/>
        </w:rPr>
        <w:fldChar w:fldCharType="separate"/>
      </w:r>
      <w:r w:rsidR="001312CA" w:rsidRPr="001312CA">
        <w:rPr>
          <w:rFonts w:ascii="Times New Roman" w:hAnsi="Times New Roman" w:cs="Times New Roman"/>
          <w:sz w:val="24"/>
          <w:szCs w:val="24"/>
        </w:rPr>
        <w:t xml:space="preserve">(Guzman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2021; Shirey </w:t>
      </w:r>
      <w:r w:rsidR="001312CA" w:rsidRPr="001312CA">
        <w:rPr>
          <w:rFonts w:ascii="Times New Roman" w:hAnsi="Times New Roman" w:cs="Times New Roman"/>
          <w:i/>
          <w:iCs/>
          <w:sz w:val="24"/>
          <w:szCs w:val="24"/>
        </w:rPr>
        <w:t>et al.</w:t>
      </w:r>
      <w:r w:rsidR="001312CA" w:rsidRPr="001312CA">
        <w:rPr>
          <w:rFonts w:ascii="Times New Roman" w:hAnsi="Times New Roman" w:cs="Times New Roman"/>
          <w:sz w:val="24"/>
          <w:szCs w:val="24"/>
        </w:rPr>
        <w:t xml:space="preserve"> 2022a)</w:t>
      </w:r>
      <w:r w:rsidR="001312CA">
        <w:rPr>
          <w:rFonts w:ascii="Times New Roman" w:hAnsi="Times New Roman" w:cs="Times New Roman"/>
          <w:sz w:val="24"/>
          <w:szCs w:val="24"/>
        </w:rPr>
        <w:fldChar w:fldCharType="end"/>
      </w:r>
      <w:r w:rsidRPr="00703517">
        <w:rPr>
          <w:rFonts w:ascii="Times New Roman" w:hAnsi="Times New Roman" w:cs="Times New Roman"/>
          <w:sz w:val="24"/>
          <w:szCs w:val="24"/>
        </w:rPr>
        <w:t>. We also used range data to extract climatic traits for each species (</w:t>
      </w:r>
      <w:r w:rsidR="007233BE" w:rsidRPr="00703517">
        <w:rPr>
          <w:rFonts w:ascii="Times New Roman" w:hAnsi="Times New Roman" w:cs="Times New Roman"/>
          <w:sz w:val="24"/>
          <w:szCs w:val="24"/>
        </w:rPr>
        <w:t>e.g.,</w:t>
      </w:r>
      <w:r w:rsidRPr="00703517">
        <w:rPr>
          <w:rFonts w:ascii="Times New Roman" w:hAnsi="Times New Roman" w:cs="Times New Roman"/>
          <w:sz w:val="24"/>
          <w:szCs w:val="24"/>
        </w:rPr>
        <w:t xml:space="preserve"> average, range-wide temperature/precipitation</w:t>
      </w:r>
      <w:r w:rsidR="000108B2">
        <w:rPr>
          <w:rFonts w:ascii="Times New Roman" w:hAnsi="Times New Roman" w:cs="Times New Roman"/>
          <w:sz w:val="24"/>
          <w:szCs w:val="24"/>
        </w:rPr>
        <w:t xml:space="preserve"> across all of North America</w:t>
      </w:r>
      <w:r w:rsidRPr="00703517">
        <w:rPr>
          <w:rFonts w:ascii="Times New Roman" w:hAnsi="Times New Roman" w:cs="Times New Roman"/>
          <w:sz w:val="24"/>
          <w:szCs w:val="24"/>
        </w:rPr>
        <w:t xml:space="preserve">). Along with this </w:t>
      </w:r>
      <w:r w:rsidR="00FA49F2" w:rsidRPr="00703517">
        <w:rPr>
          <w:rFonts w:ascii="Times New Roman" w:hAnsi="Times New Roman" w:cs="Times New Roman"/>
          <w:sz w:val="24"/>
          <w:szCs w:val="24"/>
        </w:rPr>
        <w:t xml:space="preserve">derived </w:t>
      </w:r>
      <w:r w:rsidRPr="00703517">
        <w:rPr>
          <w:rFonts w:ascii="Times New Roman" w:hAnsi="Times New Roman" w:cs="Times New Roman"/>
          <w:sz w:val="24"/>
          <w:szCs w:val="24"/>
        </w:rPr>
        <w:t xml:space="preserve">climatic trait data, we aggregated other </w:t>
      </w:r>
      <w:r w:rsidR="00FA49F2" w:rsidRPr="00703517">
        <w:rPr>
          <w:rFonts w:ascii="Times New Roman" w:hAnsi="Times New Roman" w:cs="Times New Roman"/>
          <w:sz w:val="24"/>
          <w:szCs w:val="24"/>
        </w:rPr>
        <w:t xml:space="preserve">ecological </w:t>
      </w:r>
      <w:r w:rsidRPr="00703517">
        <w:rPr>
          <w:rFonts w:ascii="Times New Roman" w:hAnsi="Times New Roman" w:cs="Times New Roman"/>
          <w:sz w:val="24"/>
          <w:szCs w:val="24"/>
        </w:rPr>
        <w:t>traits including wingspan, host plant family breadth, and disturbance affinity to test how these traits may predict declines/increases</w:t>
      </w:r>
      <w:r w:rsidR="00FA49F2" w:rsidRPr="00703517">
        <w:rPr>
          <w:rFonts w:ascii="Times New Roman" w:hAnsi="Times New Roman" w:cs="Times New Roman"/>
          <w:sz w:val="24"/>
          <w:szCs w:val="24"/>
        </w:rPr>
        <w:t xml:space="preserve"> from the </w:t>
      </w:r>
      <w:proofErr w:type="spellStart"/>
      <w:r w:rsidR="00FA49F2" w:rsidRPr="00703517">
        <w:rPr>
          <w:rFonts w:ascii="Times New Roman" w:hAnsi="Times New Roman" w:cs="Times New Roman"/>
          <w:sz w:val="24"/>
          <w:szCs w:val="24"/>
        </w:rPr>
        <w:t>LepTraits</w:t>
      </w:r>
      <w:proofErr w:type="spellEnd"/>
      <w:r w:rsidR="00FA49F2" w:rsidRPr="00703517">
        <w:rPr>
          <w:rFonts w:ascii="Times New Roman" w:hAnsi="Times New Roman" w:cs="Times New Roman"/>
          <w:sz w:val="24"/>
          <w:szCs w:val="24"/>
        </w:rPr>
        <w:t xml:space="preserve"> database (Shirey et al., 2022)</w:t>
      </w:r>
      <w:r w:rsidRPr="00703517">
        <w:rPr>
          <w:rFonts w:ascii="Times New Roman" w:hAnsi="Times New Roman" w:cs="Times New Roman"/>
          <w:sz w:val="24"/>
          <w:szCs w:val="24"/>
        </w:rPr>
        <w:t xml:space="preserve">. Finally, to test for a phylogenetic signal in species-specific trends over time, we </w:t>
      </w:r>
      <w:r w:rsidR="007233BE" w:rsidRPr="00703517">
        <w:rPr>
          <w:rFonts w:ascii="Times New Roman" w:hAnsi="Times New Roman" w:cs="Times New Roman"/>
          <w:sz w:val="24"/>
          <w:szCs w:val="24"/>
        </w:rPr>
        <w:t>required the</w:t>
      </w:r>
      <w:r w:rsidRPr="00703517">
        <w:rPr>
          <w:rFonts w:ascii="Times New Roman" w:hAnsi="Times New Roman" w:cs="Times New Roman"/>
          <w:sz w:val="24"/>
          <w:szCs w:val="24"/>
        </w:rPr>
        <w:t xml:space="preserve"> phylogeny of the species in the region</w:t>
      </w:r>
      <w:r w:rsidR="000108B2">
        <w:rPr>
          <w:rFonts w:ascii="Times New Roman" w:hAnsi="Times New Roman" w:cs="Times New Roman"/>
          <w:sz w:val="24"/>
          <w:szCs w:val="24"/>
        </w:rPr>
        <w:t xml:space="preserve"> </w:t>
      </w:r>
      <w:r w:rsidR="000108B2">
        <w:rPr>
          <w:rFonts w:ascii="Times New Roman" w:hAnsi="Times New Roman" w:cs="Times New Roman"/>
          <w:sz w:val="24"/>
          <w:szCs w:val="24"/>
        </w:rPr>
        <w:fldChar w:fldCharType="begin"/>
      </w:r>
      <w:r w:rsidR="000108B2">
        <w:rPr>
          <w:rFonts w:ascii="Times New Roman" w:hAnsi="Times New Roman" w:cs="Times New Roman"/>
          <w:sz w:val="24"/>
          <w:szCs w:val="24"/>
        </w:rPr>
        <w:instrText xml:space="preserve"> ADDIN ZOTERO_ITEM CSL_CITATION {"citationID":"vO5weTOo","properties":{"formattedCitation":"(Earl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0108B2">
        <w:rPr>
          <w:rFonts w:ascii="Times New Roman" w:hAnsi="Times New Roman" w:cs="Times New Roman"/>
          <w:sz w:val="24"/>
          <w:szCs w:val="24"/>
        </w:rPr>
        <w:fldChar w:fldCharType="separate"/>
      </w:r>
      <w:r w:rsidR="000108B2" w:rsidRPr="000108B2">
        <w:rPr>
          <w:rFonts w:ascii="Times New Roman" w:hAnsi="Times New Roman" w:cs="Times New Roman"/>
          <w:sz w:val="24"/>
          <w:szCs w:val="24"/>
        </w:rPr>
        <w:t xml:space="preserve">(Earl </w:t>
      </w:r>
      <w:r w:rsidR="000108B2" w:rsidRPr="000108B2">
        <w:rPr>
          <w:rFonts w:ascii="Times New Roman" w:hAnsi="Times New Roman" w:cs="Times New Roman"/>
          <w:i/>
          <w:iCs/>
          <w:sz w:val="24"/>
          <w:szCs w:val="24"/>
        </w:rPr>
        <w:t>et al.</w:t>
      </w:r>
      <w:r w:rsidR="000108B2" w:rsidRPr="000108B2">
        <w:rPr>
          <w:rFonts w:ascii="Times New Roman" w:hAnsi="Times New Roman" w:cs="Times New Roman"/>
          <w:sz w:val="24"/>
          <w:szCs w:val="24"/>
        </w:rPr>
        <w:t xml:space="preserve"> 2021)</w:t>
      </w:r>
      <w:r w:rsidR="000108B2">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576FA371" w14:textId="2208CA03"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occurrence data </w:t>
      </w:r>
      <w:commentRangeStart w:id="1"/>
      <w:commentRangeStart w:id="2"/>
      <w:r w:rsidR="00FA49F2" w:rsidRPr="00703517">
        <w:rPr>
          <w:rFonts w:ascii="Times New Roman" w:hAnsi="Times New Roman" w:cs="Times New Roman"/>
          <w:sz w:val="24"/>
          <w:szCs w:val="24"/>
        </w:rPr>
        <w:t>for all butterflies above 45</w:t>
      </w:r>
      <w:r w:rsidR="00704FB0" w:rsidRPr="00633906">
        <w:rPr>
          <w:rFonts w:ascii="Times New Roman" w:hAnsi="Times New Roman" w:cs="Times New Roman"/>
          <w:sz w:val="24"/>
          <w:szCs w:val="24"/>
        </w:rPr>
        <w:t>°</w:t>
      </w:r>
      <w:r w:rsidR="00FA49F2" w:rsidRPr="00703517">
        <w:rPr>
          <w:rFonts w:ascii="Times New Roman" w:hAnsi="Times New Roman" w:cs="Times New Roman"/>
          <w:sz w:val="24"/>
          <w:szCs w:val="24"/>
        </w:rPr>
        <w:t xml:space="preserve">N from 1970 to 2019 </w:t>
      </w:r>
      <w:commentRangeEnd w:id="1"/>
      <w:r w:rsidR="00FA49F2" w:rsidRPr="00703517">
        <w:rPr>
          <w:rStyle w:val="CommentReference"/>
          <w:rFonts w:ascii="Times New Roman" w:hAnsi="Times New Roman" w:cs="Times New Roman"/>
          <w:sz w:val="24"/>
          <w:szCs w:val="24"/>
        </w:rPr>
        <w:commentReference w:id="1"/>
      </w:r>
      <w:commentRangeEnd w:id="2"/>
      <w:r w:rsidR="0088253C">
        <w:rPr>
          <w:rStyle w:val="CommentReference"/>
        </w:rPr>
        <w:commentReference w:id="2"/>
      </w:r>
      <w:r w:rsidRPr="00703517">
        <w:rPr>
          <w:rFonts w:ascii="Times New Roman" w:hAnsi="Times New Roman" w:cs="Times New Roman"/>
          <w:sz w:val="24"/>
          <w:szCs w:val="24"/>
        </w:rPr>
        <w:t>were obtained from the Global Biodiversity Information Facility (GBIF)</w:t>
      </w:r>
      <w:r w:rsidR="00A508E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{"citationID":"wHJB8pqQ","properties":{"formattedCitation":"(GBIF.org 2022)","plainCitation":"(GBIF.org 2022)","noteIndex":0},"citationItems":[{"id":583,"uris":["http://zotero.org/users/3183432/items/SNIQC6R5"],"itemData":{"id":583,"type":"document","license":"Creative Commons Attribution Non Commercial 4.0 International","note":"DOI: 10.15468/DL.PYK5BD","publisher":"The Global Biodiversity Information Facility","title":"Occurrence Download for High Latitude, North American Butterflies","URL":"https://www.gbif.org/occurrence/download/0098234-210914110416597","author":[{"literal":"GBIF.org"}],"issued":{"date-parts":[["2022"]]}}}],"schema":"https://github.com/citation-style-language/schema/raw/master/csl-citation.json"} </w:instrText>
      </w:r>
      <w:r w:rsidR="00A508E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(GBIF.org 2022)</w:t>
      </w:r>
      <w:r w:rsidR="00A508E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Integrated Digitized Biocollections (</w:t>
      </w:r>
      <w:proofErr w:type="spellStart"/>
      <w:r w:rsidRPr="00703517">
        <w:rPr>
          <w:rFonts w:ascii="Times New Roman" w:hAnsi="Times New Roman" w:cs="Times New Roman"/>
          <w:sz w:val="24"/>
          <w:szCs w:val="24"/>
        </w:rPr>
        <w:t>iDigBio</w:t>
      </w:r>
      <w:proofErr w:type="spellEnd"/>
      <w:r w:rsidRPr="00703517">
        <w:rPr>
          <w:rFonts w:ascii="Times New Roman" w:hAnsi="Times New Roman" w:cs="Times New Roman"/>
          <w:sz w:val="24"/>
          <w:szCs w:val="24"/>
        </w:rPr>
        <w:t>)</w:t>
      </w:r>
      <w:r w:rsidR="001E005F">
        <w:rPr>
          <w:rFonts w:ascii="Times New Roman" w:hAnsi="Times New Roman" w:cs="Times New Roman"/>
          <w:sz w:val="24"/>
          <w:szCs w:val="24"/>
        </w:rPr>
        <w:t>(</w:t>
      </w:r>
      <w:r w:rsidR="00A01F8E">
        <w:rPr>
          <w:rFonts w:ascii="Times New Roman" w:hAnsi="Times New Roman" w:cs="Times New Roman"/>
          <w:sz w:val="24"/>
          <w:szCs w:val="24"/>
        </w:rPr>
        <w:t xml:space="preserve">see </w:t>
      </w:r>
      <w:r w:rsidR="004D3F57">
        <w:rPr>
          <w:rFonts w:ascii="Times New Roman" w:hAnsi="Times New Roman" w:cs="Times New Roman"/>
          <w:sz w:val="24"/>
          <w:szCs w:val="24"/>
        </w:rPr>
        <w:t xml:space="preserve">Supplemental </w:t>
      </w:r>
      <w:r w:rsidR="00A01F8E">
        <w:rPr>
          <w:rFonts w:ascii="Times New Roman" w:hAnsi="Times New Roman" w:cs="Times New Roman"/>
          <w:sz w:val="24"/>
          <w:szCs w:val="24"/>
        </w:rPr>
        <w:t>File S1 for a list of accessed collections</w:t>
      </w:r>
      <w:r w:rsidR="001E005F">
        <w:rPr>
          <w:rFonts w:ascii="Times New Roman" w:hAnsi="Times New Roman" w:cs="Times New Roman"/>
          <w:sz w:val="24"/>
          <w:szCs w:val="24"/>
        </w:rPr>
        <w:t>)</w:t>
      </w:r>
      <w:r w:rsidRPr="00703517">
        <w:rPr>
          <w:rFonts w:ascii="Times New Roman" w:hAnsi="Times New Roman" w:cs="Times New Roman"/>
          <w:sz w:val="24"/>
          <w:szCs w:val="24"/>
        </w:rPr>
        <w:t xml:space="preserve">, and the </w:t>
      </w:r>
      <w:proofErr w:type="spellStart"/>
      <w:r w:rsidRPr="00703517">
        <w:rPr>
          <w:rFonts w:ascii="Times New Roman" w:hAnsi="Times New Roman" w:cs="Times New Roman"/>
          <w:sz w:val="24"/>
          <w:szCs w:val="24"/>
        </w:rPr>
        <w:t>Symbiota</w:t>
      </w:r>
      <w:proofErr w:type="spellEnd"/>
      <w:r w:rsidRPr="00703517">
        <w:rPr>
          <w:rFonts w:ascii="Times New Roman" w:hAnsi="Times New Roman" w:cs="Times New Roman"/>
          <w:sz w:val="24"/>
          <w:szCs w:val="24"/>
        </w:rPr>
        <w:t xml:space="preserve"> Collections of Arthropods Network (SCAN) </w:t>
      </w:r>
      <w:r w:rsidR="00A4525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{"citationID":"mvWmOwcw","properties":{"formattedCitation":"(Heinrich {\\i{}et al.} 2015)","plainCitation":"(Heinrich et al. 2015)","noteIndex":0},"citationItems":[{"id":820,"uris":["http://zotero.org/users/3183432/items/3WTSDR2X"],"itemData":{"id":820,"type":"article-journal","title":"Symbiota collections of arthropods network (SCAN): A data portal built to visualize, manipulate, and export species occurrences","author":[{"family":"Heinrich","given":"Paul L"},{"family":"Gilbert","given":"Edward"},{"family":"Cobb","given":"Neil Stanley"},{"family":"Franz","given":"Nico"}],"issued":{"date-parts":[["2015"]]}}}],"schema":"https://github.com/citation-style-language/schema/raw/master/csl-citation.json"} </w:instrText>
      </w:r>
      <w:r w:rsidR="00A4525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(Heinrich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A45254" w:rsidRPr="00703517">
        <w:rPr>
          <w:rFonts w:ascii="Times New Roman" w:hAnsi="Times New Roman" w:cs="Times New Roman"/>
          <w:sz w:val="24"/>
          <w:szCs w:val="24"/>
        </w:rPr>
        <w:fldChar w:fldCharType="end"/>
      </w:r>
      <w:r w:rsidR="001C53A7">
        <w:rPr>
          <w:rFonts w:ascii="Times New Roman" w:hAnsi="Times New Roman" w:cs="Times New Roman"/>
          <w:sz w:val="24"/>
          <w:szCs w:val="24"/>
        </w:rPr>
        <w:t>(see Figure 1b, c for a summary of these dat</w:t>
      </w:r>
      <w:r w:rsidR="00D465C0">
        <w:rPr>
          <w:rFonts w:ascii="Times New Roman" w:hAnsi="Times New Roman" w:cs="Times New Roman"/>
          <w:sz w:val="24"/>
          <w:szCs w:val="24"/>
        </w:rPr>
        <w:t>a</w:t>
      </w:r>
      <w:r w:rsidR="001C53A7">
        <w:rPr>
          <w:rFonts w:ascii="Times New Roman" w:hAnsi="Times New Roman" w:cs="Times New Roman"/>
          <w:sz w:val="24"/>
          <w:szCs w:val="24"/>
        </w:rPr>
        <w:t>)</w:t>
      </w:r>
      <w:r w:rsidRPr="00703517">
        <w:rPr>
          <w:rFonts w:ascii="Times New Roman" w:hAnsi="Times New Roman" w:cs="Times New Roman"/>
          <w:sz w:val="24"/>
          <w:szCs w:val="24"/>
        </w:rPr>
        <w:t xml:space="preserve">. Duplicate records </w:t>
      </w:r>
      <w:r w:rsidR="00BC51D1">
        <w:rPr>
          <w:rFonts w:ascii="Times New Roman" w:hAnsi="Times New Roman" w:cs="Times New Roman"/>
          <w:sz w:val="24"/>
          <w:szCs w:val="24"/>
        </w:rPr>
        <w:t xml:space="preserve">for the same specimen </w:t>
      </w:r>
      <w:r w:rsidRPr="00703517">
        <w:rPr>
          <w:rFonts w:ascii="Times New Roman" w:hAnsi="Times New Roman" w:cs="Times New Roman"/>
          <w:sz w:val="24"/>
          <w:szCs w:val="24"/>
        </w:rPr>
        <w:t xml:space="preserve">were filtered out. We removed records with exceptionally low coordinate precision (greater than 25 kilometers of a reported </w:t>
      </w:r>
      <w:r w:rsidRPr="00703517">
        <w:rPr>
          <w:rFonts w:ascii="Times New Roman" w:hAnsi="Times New Roman" w:cs="Times New Roman"/>
          <w:sz w:val="24"/>
          <w:szCs w:val="24"/>
        </w:rPr>
        <w:lastRenderedPageBreak/>
        <w:t xml:space="preserve">uncertainty radius). We reconciled the taxonomic names using the R </w:t>
      </w:r>
      <w:commentRangeStart w:id="3"/>
      <w:commentRangeStart w:id="4"/>
      <w:r w:rsidRPr="00703517">
        <w:rPr>
          <w:rFonts w:ascii="Times New Roman" w:hAnsi="Times New Roman" w:cs="Times New Roman"/>
          <w:sz w:val="24"/>
          <w:szCs w:val="24"/>
        </w:rPr>
        <w:t>package “</w:t>
      </w:r>
      <w:proofErr w:type="spellStart"/>
      <w:r w:rsidRPr="00703517">
        <w:rPr>
          <w:rFonts w:ascii="Times New Roman" w:hAnsi="Times New Roman" w:cs="Times New Roman"/>
          <w:sz w:val="24"/>
          <w:szCs w:val="24"/>
        </w:rPr>
        <w:t>taxize</w:t>
      </w:r>
      <w:proofErr w:type="spellEnd"/>
      <w:r w:rsidRPr="00703517">
        <w:rPr>
          <w:rFonts w:ascii="Times New Roman" w:hAnsi="Times New Roman" w:cs="Times New Roman"/>
          <w:sz w:val="24"/>
          <w:szCs w:val="24"/>
        </w:rPr>
        <w:t xml:space="preserve">” </w:t>
      </w:r>
      <w:commentRangeEnd w:id="3"/>
      <w:r w:rsidR="00FA49F2" w:rsidRPr="00703517">
        <w:rPr>
          <w:rStyle w:val="CommentReference"/>
          <w:rFonts w:ascii="Times New Roman" w:hAnsi="Times New Roman" w:cs="Times New Roman"/>
          <w:sz w:val="24"/>
          <w:szCs w:val="24"/>
        </w:rPr>
        <w:commentReference w:id="3"/>
      </w:r>
      <w:commentRangeEnd w:id="4"/>
      <w:r w:rsidR="00CE3D27">
        <w:rPr>
          <w:rStyle w:val="CommentReference"/>
        </w:rPr>
        <w:commentReference w:id="4"/>
      </w:r>
      <w:r w:rsidR="00C16E6D"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{"citationID":"3N0Sj1Re","properties":{"formattedCitation":"(Scott Chamberlain &amp; Eduard Szocs 2013)","plainCitation":"(Scott Chamberlain &amp; Eduard Szocs 2013)","noteIndex":0},"citationItems":[{"id":676,"uris":["http://zotero.org/users/3183432/items/WV5QN9QD"],"itemData":{"id":676,"type":"article-journal","container-title":"F1000Research","title":"taxize - taxonomic search and retrieval in R","URL":"https://f1000research.com/articles/2-191/v2","author":[{"literal":"Scott Chamberlain"},{"literal":"Eduard Szocs"}],"issued":{"date-parts":[["2013"]]}}}],"schema":"https://github.com/citation-style-language/schema/raw/master/csl-citation.json"} </w:instrText>
      </w:r>
      <w:r w:rsidR="00C16E6D"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(Scott Chamberlain &amp; Eduard </w:t>
      </w:r>
      <w:proofErr w:type="spellStart"/>
      <w:r w:rsidR="00B71B27" w:rsidRPr="00703517">
        <w:rPr>
          <w:rFonts w:ascii="Times New Roman" w:hAnsi="Times New Roman" w:cs="Times New Roman"/>
          <w:sz w:val="24"/>
          <w:szCs w:val="24"/>
        </w:rPr>
        <w:t>Szocs</w:t>
      </w:r>
      <w:proofErr w:type="spellEnd"/>
      <w:r w:rsidR="00B71B27" w:rsidRPr="00703517">
        <w:rPr>
          <w:rFonts w:ascii="Times New Roman" w:hAnsi="Times New Roman" w:cs="Times New Roman"/>
          <w:sz w:val="24"/>
          <w:szCs w:val="24"/>
        </w:rPr>
        <w:t xml:space="preserve"> 2013)</w:t>
      </w:r>
      <w:r w:rsidR="00C16E6D" w:rsidRPr="00703517">
        <w:rPr>
          <w:rFonts w:ascii="Times New Roman" w:hAnsi="Times New Roman" w:cs="Times New Roman"/>
          <w:sz w:val="24"/>
          <w:szCs w:val="24"/>
        </w:rPr>
        <w:fldChar w:fldCharType="end"/>
      </w:r>
      <w:hyperlink r:id="rId19"/>
      <w:r w:rsidRPr="00703517">
        <w:rPr>
          <w:rFonts w:ascii="Times New Roman" w:hAnsi="Times New Roman" w:cs="Times New Roman"/>
          <w:sz w:val="24"/>
          <w:szCs w:val="24"/>
        </w:rPr>
        <w:t xml:space="preserve"> and, for non-matches, we resolved the taxonomy by hand </w:t>
      </w:r>
      <w:commentRangeStart w:id="5"/>
      <w:commentRangeStart w:id="6"/>
      <w:r w:rsidRPr="00703517">
        <w:rPr>
          <w:rFonts w:ascii="Times New Roman" w:hAnsi="Times New Roman" w:cs="Times New Roman"/>
          <w:sz w:val="24"/>
          <w:szCs w:val="24"/>
        </w:rPr>
        <w:t xml:space="preserve">where tractable </w:t>
      </w:r>
      <w:commentRangeEnd w:id="5"/>
      <w:r w:rsidR="00FA49F2" w:rsidRPr="00703517">
        <w:rPr>
          <w:rStyle w:val="CommentReference"/>
          <w:rFonts w:ascii="Times New Roman" w:hAnsi="Times New Roman" w:cs="Times New Roman"/>
          <w:sz w:val="24"/>
          <w:szCs w:val="24"/>
        </w:rPr>
        <w:commentReference w:id="5"/>
      </w:r>
      <w:commentRangeEnd w:id="6"/>
      <w:r w:rsidR="00CE3D27">
        <w:rPr>
          <w:rStyle w:val="CommentReference"/>
        </w:rPr>
        <w:commentReference w:id="6"/>
      </w:r>
      <w:r w:rsidRPr="00703517">
        <w:rPr>
          <w:rFonts w:ascii="Times New Roman" w:hAnsi="Times New Roman" w:cs="Times New Roman"/>
          <w:sz w:val="24"/>
          <w:szCs w:val="24"/>
        </w:rPr>
        <w:t>(e.g. by matching unresolved synonymies to currently accepted names).</w:t>
      </w:r>
      <w:r w:rsidR="001557AC">
        <w:rPr>
          <w:rFonts w:ascii="Times New Roman" w:hAnsi="Times New Roman" w:cs="Times New Roman"/>
          <w:sz w:val="24"/>
          <w:szCs w:val="24"/>
        </w:rPr>
        <w:t xml:space="preserve"> </w:t>
      </w:r>
      <w:r w:rsidRPr="00703517">
        <w:rPr>
          <w:rFonts w:ascii="Times New Roman" w:hAnsi="Times New Roman" w:cs="Times New Roman"/>
          <w:sz w:val="24"/>
          <w:szCs w:val="24"/>
        </w:rPr>
        <w:t>We used the Lamas taxonomy as a backbone</w:t>
      </w:r>
      <w:r w:rsidR="00CA0C65" w:rsidRPr="00703517">
        <w:rPr>
          <w:rFonts w:ascii="Times New Roman" w:hAnsi="Times New Roman" w:cs="Times New Roman"/>
          <w:sz w:val="24"/>
          <w:szCs w:val="24"/>
        </w:rPr>
        <w:t xml:space="preserve"> </w:t>
      </w:r>
      <w:r w:rsidR="00CA0C65"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{"citationID":"zL4Eep0b","properties":{"formattedCitation":"(Lamas 2015)","plainCitation":"(Lamas 2015)","noteIndex":0},"citationItems":[{"id":329,"uris":["http://zotero.org/users/3183432/items/6IXDY4P8"],"itemData":{"id":329,"type":"book","publisher":"Available from author","title":"Catalog of the butterflies (Papilionoidea)","author":[{"family":"Lamas","given":"G."}],"issued":{"date-parts":[["2015"]]}}}],"schema":"https://github.com/citation-style-language/schema/raw/master/csl-citation.json"} </w:instrText>
      </w:r>
      <w:r w:rsidR="00CA0C65"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(Lamas 2015)</w:t>
      </w:r>
      <w:r w:rsidR="00CA0C65" w:rsidRPr="00703517">
        <w:rPr>
          <w:rFonts w:ascii="Times New Roman" w:hAnsi="Times New Roman" w:cs="Times New Roman"/>
          <w:sz w:val="24"/>
          <w:szCs w:val="24"/>
        </w:rPr>
        <w:fldChar w:fldCharType="end"/>
      </w:r>
      <w:r w:rsidR="00D84F07">
        <w:rPr>
          <w:rFonts w:ascii="Times New Roman" w:hAnsi="Times New Roman" w:cs="Times New Roman"/>
          <w:sz w:val="24"/>
          <w:szCs w:val="24"/>
        </w:rPr>
        <w:t>; b</w:t>
      </w:r>
      <w:r w:rsidR="00CE3D27">
        <w:rPr>
          <w:rFonts w:ascii="Times New Roman" w:hAnsi="Times New Roman" w:cs="Times New Roman"/>
          <w:sz w:val="24"/>
          <w:szCs w:val="24"/>
        </w:rPr>
        <w:t xml:space="preserve">ecause of the taxonomic </w:t>
      </w:r>
      <w:proofErr w:type="spellStart"/>
      <w:r w:rsidR="00CE3D27">
        <w:rPr>
          <w:rFonts w:ascii="Times New Roman" w:hAnsi="Times New Roman" w:cs="Times New Roman"/>
          <w:i/>
          <w:iCs/>
          <w:sz w:val="24"/>
          <w:szCs w:val="24"/>
        </w:rPr>
        <w:t>Celestrina</w:t>
      </w:r>
      <w:proofErr w:type="spellEnd"/>
      <w:r w:rsidR="00CE3D27">
        <w:rPr>
          <w:rFonts w:ascii="Times New Roman" w:hAnsi="Times New Roman" w:cs="Times New Roman"/>
          <w:sz w:val="24"/>
          <w:szCs w:val="24"/>
        </w:rPr>
        <w:t xml:space="preserve"> complex (), we excluded this group from our analysis since we could not make redetermination for all occurrence records. </w:t>
      </w:r>
      <w:r w:rsidRPr="00703517">
        <w:rPr>
          <w:rFonts w:ascii="Times New Roman" w:hAnsi="Times New Roman" w:cs="Times New Roman"/>
          <w:sz w:val="24"/>
          <w:szCs w:val="24"/>
        </w:rPr>
        <w:t xml:space="preserve"> We then </w:t>
      </w:r>
      <w:r w:rsidR="009830EE" w:rsidRPr="00703517">
        <w:rPr>
          <w:rFonts w:ascii="Times New Roman" w:hAnsi="Times New Roman" w:cs="Times New Roman"/>
          <w:sz w:val="24"/>
          <w:szCs w:val="24"/>
        </w:rPr>
        <w:t>limited our analysis</w:t>
      </w:r>
      <w:r w:rsidRPr="00703517">
        <w:rPr>
          <w:rFonts w:ascii="Times New Roman" w:hAnsi="Times New Roman" w:cs="Times New Roman"/>
          <w:sz w:val="24"/>
          <w:szCs w:val="24"/>
        </w:rPr>
        <w:t xml:space="preserve"> to </w:t>
      </w:r>
      <w:commentRangeStart w:id="7"/>
      <w:commentRangeStart w:id="8"/>
      <w:commentRangeStart w:id="9"/>
      <w:r w:rsidRPr="00703517">
        <w:rPr>
          <w:rFonts w:ascii="Times New Roman" w:hAnsi="Times New Roman" w:cs="Times New Roman"/>
          <w:sz w:val="24"/>
          <w:szCs w:val="24"/>
        </w:rPr>
        <w:t>include only species with at least 500 reported occurrences across the spatiotemporal scope of our study</w:t>
      </w:r>
      <w:commentRangeEnd w:id="7"/>
      <w:r w:rsidR="009830EE" w:rsidRPr="00703517">
        <w:rPr>
          <w:rStyle w:val="CommentReference"/>
          <w:rFonts w:ascii="Times New Roman" w:hAnsi="Times New Roman" w:cs="Times New Roman"/>
          <w:sz w:val="24"/>
          <w:szCs w:val="24"/>
        </w:rPr>
        <w:commentReference w:id="7"/>
      </w:r>
      <w:commentRangeEnd w:id="8"/>
      <w:r w:rsidR="009830EE" w:rsidRPr="00703517">
        <w:rPr>
          <w:rStyle w:val="CommentReference"/>
          <w:rFonts w:ascii="Times New Roman" w:hAnsi="Times New Roman" w:cs="Times New Roman"/>
          <w:sz w:val="24"/>
          <w:szCs w:val="24"/>
        </w:rPr>
        <w:commentReference w:id="8"/>
      </w:r>
      <w:commentRangeEnd w:id="9"/>
      <w:r w:rsidR="007220AA">
        <w:rPr>
          <w:rStyle w:val="CommentReference"/>
        </w:rPr>
        <w:commentReference w:id="9"/>
      </w:r>
      <w:r w:rsidRPr="00703517">
        <w:rPr>
          <w:rFonts w:ascii="Times New Roman" w:hAnsi="Times New Roman" w:cs="Times New Roman"/>
          <w:sz w:val="24"/>
          <w:szCs w:val="24"/>
        </w:rPr>
        <w:t>.</w:t>
      </w:r>
      <w:r w:rsidR="0022098D">
        <w:rPr>
          <w:rFonts w:ascii="Times New Roman" w:hAnsi="Times New Roman" w:cs="Times New Roman"/>
          <w:sz w:val="24"/>
          <w:szCs w:val="24"/>
        </w:rPr>
        <w:t xml:space="preserve"> This resulted in the retention of ___% of the species in our dataset.</w:t>
      </w:r>
      <w:r w:rsidRPr="00703517">
        <w:rPr>
          <w:rFonts w:ascii="Times New Roman" w:hAnsi="Times New Roman" w:cs="Times New Roman"/>
          <w:sz w:val="24"/>
          <w:szCs w:val="24"/>
        </w:rPr>
        <w:t xml:space="preserve"> </w:t>
      </w:r>
      <w:commentRangeStart w:id="10"/>
      <w:commentRangeStart w:id="11"/>
      <w:r w:rsidRPr="00703517">
        <w:rPr>
          <w:rFonts w:ascii="Times New Roman" w:hAnsi="Times New Roman" w:cs="Times New Roman"/>
          <w:sz w:val="24"/>
          <w:szCs w:val="24"/>
        </w:rPr>
        <w:t>Finally, we removed all species from the analysis that are known migrants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are not historically known to overwinter anywhere north of 45° in North America).</w:t>
      </w:r>
      <w:commentRangeEnd w:id="10"/>
      <w:r w:rsidR="009830EE" w:rsidRPr="00703517">
        <w:rPr>
          <w:rStyle w:val="CommentReference"/>
          <w:rFonts w:ascii="Times New Roman" w:hAnsi="Times New Roman" w:cs="Times New Roman"/>
          <w:sz w:val="24"/>
          <w:szCs w:val="24"/>
        </w:rPr>
        <w:commentReference w:id="10"/>
      </w:r>
      <w:commentRangeEnd w:id="11"/>
      <w:r w:rsidR="00D94126">
        <w:rPr>
          <w:rStyle w:val="CommentReference"/>
        </w:rPr>
        <w:commentReference w:id="11"/>
      </w:r>
    </w:p>
    <w:p w14:paraId="70DE0F66" w14:textId="19ABEDDB"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Species range map data were derived from published field guides on North American butterfly species, including The Kaufman Field Guide to Butterflies of North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{"citationID":"PlSPiPuj","properties":{"formattedCitation":"(Brock &amp; Kaufman 2006)","plainCitation":"(Brock &amp; Kaufman 2006)","noteIndex":0},"citationItems":[{"id":580,"uris":["http://zotero.org/users/3183432/items/7JN33VDV"],"itemData":{"id":580,"type":"book","publisher":"Houghton Mifflin Harcourt","title":"Kaufman field guide to butterflies of North America","author":[{"family":"Brock","given":"Jim P"},{"family":"Kaufman","given":"Kenn"}],"issued":{"date-parts":[["2006"]]}}}],"schema":"https://github.com/citation-style-language/schema/raw/master/csl-citation.json"}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(Brock &amp; Kaufman 2006)</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and </w:t>
      </w:r>
      <w:commentRangeStart w:id="12"/>
      <w:commentRangeStart w:id="13"/>
      <w:r w:rsidRPr="00703517">
        <w:rPr>
          <w:rFonts w:ascii="Times New Roman" w:hAnsi="Times New Roman" w:cs="Times New Roman"/>
          <w:sz w:val="24"/>
          <w:szCs w:val="24"/>
        </w:rPr>
        <w:t xml:space="preserve">A Swift Guide to Butterflies of Mexico and Central America </w:t>
      </w:r>
      <w:r w:rsidR="00A06C6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{"citationID":"fcCxqHL8","properties":{"formattedCitation":"(Glassberg 2018)","plainCitation":"(Glassberg 2018)","noteIndex":0},"citationItems":[{"id":581,"uris":["http://zotero.org/users/3183432/items/HUAEFLSZ"],"itemData":{"id":581,"type":"book","publisher":"Princeton University Press","title":"A swift guide to butterflies of Mexico and Central America","author":[{"family":"Glassberg","given":"Jeffrey"}],"issued":{"date-parts":[["2018"]]}}}],"schema":"https://github.com/citation-style-language/schema/raw/master/csl-citation.json"} </w:instrText>
      </w:r>
      <w:r w:rsidR="00A06C6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(Glassberg 2018)</w:t>
      </w:r>
      <w:r w:rsidR="00A06C6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End w:id="12"/>
      <w:r w:rsidR="009830EE" w:rsidRPr="00703517">
        <w:rPr>
          <w:rStyle w:val="CommentReference"/>
          <w:rFonts w:ascii="Times New Roman" w:hAnsi="Times New Roman" w:cs="Times New Roman"/>
          <w:sz w:val="24"/>
          <w:szCs w:val="24"/>
        </w:rPr>
        <w:commentReference w:id="12"/>
      </w:r>
      <w:commentRangeEnd w:id="13"/>
      <w:r w:rsidR="00D94126">
        <w:rPr>
          <w:rStyle w:val="CommentReference"/>
        </w:rPr>
        <w:commentReference w:id="13"/>
      </w:r>
      <w:r w:rsidRPr="00703517">
        <w:rPr>
          <w:rFonts w:ascii="Times New Roman" w:hAnsi="Times New Roman" w:cs="Times New Roman"/>
          <w:sz w:val="24"/>
          <w:szCs w:val="24"/>
        </w:rPr>
        <w:t xml:space="preserve">The range maps were digitized as part of work by Earl et al. (2021) and were re-used here.  Range-wide average annual temperature/precipitation traits were extracted from each species’ range </w:t>
      </w:r>
      <w:r w:rsidR="009830EE" w:rsidRPr="00703517">
        <w:rPr>
          <w:rFonts w:ascii="Times New Roman" w:hAnsi="Times New Roman" w:cs="Times New Roman"/>
          <w:sz w:val="24"/>
          <w:szCs w:val="24"/>
        </w:rPr>
        <w:t>averaging conditions over each</w:t>
      </w:r>
      <w:r w:rsidRPr="00703517">
        <w:rPr>
          <w:rFonts w:ascii="Times New Roman" w:hAnsi="Times New Roman" w:cs="Times New Roman"/>
          <w:sz w:val="24"/>
          <w:szCs w:val="24"/>
        </w:rPr>
        <w:t xml:space="preserve"> polygon </w:t>
      </w:r>
      <w:r w:rsidR="009830EE" w:rsidRPr="00703517">
        <w:rPr>
          <w:rFonts w:ascii="Times New Roman" w:hAnsi="Times New Roman" w:cs="Times New Roman"/>
          <w:sz w:val="24"/>
          <w:szCs w:val="24"/>
        </w:rPr>
        <w:t>using the</w:t>
      </w:r>
      <w:r w:rsidRPr="00703517">
        <w:rPr>
          <w:rFonts w:ascii="Times New Roman" w:hAnsi="Times New Roman" w:cs="Times New Roman"/>
          <w:sz w:val="24"/>
          <w:szCs w:val="24"/>
        </w:rPr>
        <w:t xml:space="preserve"> </w:t>
      </w:r>
      <w:r w:rsidR="00D94126">
        <w:rPr>
          <w:rFonts w:ascii="Times New Roman" w:hAnsi="Times New Roman" w:cs="Times New Roman"/>
          <w:sz w:val="24"/>
          <w:szCs w:val="24"/>
        </w:rPr>
        <w:t>WorldClim2/</w:t>
      </w:r>
      <w:proofErr w:type="spellStart"/>
      <w:r w:rsidRPr="00703517">
        <w:rPr>
          <w:rFonts w:ascii="Times New Roman" w:hAnsi="Times New Roman" w:cs="Times New Roman"/>
          <w:sz w:val="24"/>
          <w:szCs w:val="24"/>
        </w:rPr>
        <w:t>BioClim</w:t>
      </w:r>
      <w:proofErr w:type="spellEnd"/>
      <w:r w:rsidR="00D94126">
        <w:rPr>
          <w:rFonts w:ascii="Times New Roman" w:hAnsi="Times New Roman" w:cs="Times New Roman"/>
          <w:sz w:val="24"/>
          <w:szCs w:val="24"/>
        </w:rPr>
        <w:t xml:space="preserve"> </w:t>
      </w:r>
      <w:r w:rsidRPr="00703517">
        <w:rPr>
          <w:rFonts w:ascii="Times New Roman" w:hAnsi="Times New Roman" w:cs="Times New Roman"/>
          <w:sz w:val="24"/>
          <w:szCs w:val="24"/>
        </w:rPr>
        <w:t xml:space="preserve">dataset (representing average climatic conditions from 1970-2000) </w:t>
      </w:r>
      <w:hyperlink r:id="rId20">
        <w:r w:rsidRPr="00703517">
          <w:rPr>
            <w:rFonts w:ascii="Times New Roman" w:hAnsi="Times New Roman" w:cs="Times New Roman"/>
            <w:sz w:val="24"/>
            <w:szCs w:val="24"/>
          </w:rPr>
          <w:t xml:space="preserve">(Fick &amp; </w:t>
        </w:r>
        <w:proofErr w:type="spellStart"/>
        <w:r w:rsidRPr="00703517">
          <w:rPr>
            <w:rFonts w:ascii="Times New Roman" w:hAnsi="Times New Roman" w:cs="Times New Roman"/>
            <w:sz w:val="24"/>
            <w:szCs w:val="24"/>
          </w:rPr>
          <w:t>Hijmans</w:t>
        </w:r>
        <w:proofErr w:type="spellEnd"/>
        <w:r w:rsidRPr="00703517">
          <w:rPr>
            <w:rFonts w:ascii="Times New Roman" w:hAnsi="Times New Roman" w:cs="Times New Roman"/>
            <w:sz w:val="24"/>
            <w:szCs w:val="24"/>
          </w:rPr>
          <w:t>, 2017)</w:t>
        </w:r>
      </w:hyperlink>
      <w:r w:rsidRPr="00703517">
        <w:rPr>
          <w:rFonts w:ascii="Times New Roman" w:hAnsi="Times New Roman" w:cs="Times New Roman"/>
          <w:sz w:val="24"/>
          <w:szCs w:val="24"/>
        </w:rPr>
        <w:t xml:space="preserve">. We also calculated the total area of the North American range for each species. The </w:t>
      </w:r>
      <w:r w:rsidR="00980323">
        <w:rPr>
          <w:rFonts w:ascii="Times New Roman" w:hAnsi="Times New Roman" w:cs="Times New Roman"/>
          <w:sz w:val="24"/>
          <w:szCs w:val="24"/>
        </w:rPr>
        <w:t xml:space="preserve">species’ </w:t>
      </w:r>
      <w:r w:rsidRPr="00703517">
        <w:rPr>
          <w:rFonts w:ascii="Times New Roman" w:hAnsi="Times New Roman" w:cs="Times New Roman"/>
          <w:sz w:val="24"/>
          <w:szCs w:val="24"/>
        </w:rPr>
        <w:t xml:space="preserve">traits we obtained </w:t>
      </w:r>
      <w:r w:rsidR="00E24417">
        <w:rPr>
          <w:rFonts w:ascii="Times New Roman" w:hAnsi="Times New Roman" w:cs="Times New Roman"/>
          <w:sz w:val="24"/>
          <w:szCs w:val="24"/>
        </w:rPr>
        <w:t xml:space="preserve">from </w:t>
      </w:r>
      <w:proofErr w:type="spellStart"/>
      <w:r w:rsidR="00E24417">
        <w:rPr>
          <w:rFonts w:ascii="Times New Roman" w:hAnsi="Times New Roman" w:cs="Times New Roman"/>
          <w:sz w:val="24"/>
          <w:szCs w:val="24"/>
        </w:rPr>
        <w:t>LepTraits</w:t>
      </w:r>
      <w:proofErr w:type="spellEnd"/>
      <w:r w:rsidR="00E24417">
        <w:rPr>
          <w:rFonts w:ascii="Times New Roman" w:hAnsi="Times New Roman" w:cs="Times New Roman"/>
          <w:sz w:val="24"/>
          <w:szCs w:val="24"/>
        </w:rPr>
        <w:t xml:space="preserve"> </w:t>
      </w:r>
      <w:r w:rsidR="00E24417">
        <w:rPr>
          <w:rFonts w:ascii="Times New Roman" w:hAnsi="Times New Roman" w:cs="Times New Roman"/>
          <w:sz w:val="24"/>
          <w:szCs w:val="24"/>
        </w:rPr>
        <w:fldChar w:fldCharType="begin"/>
      </w:r>
      <w:r w:rsidR="00E24417">
        <w:rPr>
          <w:rFonts w:ascii="Times New Roman" w:hAnsi="Times New Roman" w:cs="Times New Roman"/>
          <w:sz w:val="24"/>
          <w:szCs w:val="24"/>
        </w:rPr>
        <w:instrText xml:space="preserve"> ADDIN ZOTERO_ITEM CSL_CITATION {"citationID":"lx5sRXH5","properties":{"formattedCitation":"(Shirey {\\i{}et al.} 2022b)","plainCitation":"(Shirey et al. 2022b)","noteIndex":0},"citationItems":[{"id":664,"uris":["http://zotero.org/users/3183432/items/WEBDFNNV"],"itemData":{"id":664,"type":"article-journal","container-title":"Scientific data","issue":"1","note":"publisher: Nature Publishing Group","page":"1–7","title":"LepTraits 1.0 A globally comprehensive dataset of butterfly traits","volume":"9","author":[{"family":"Shirey","given":"Vaughn"},{"family":"Larsen","given":"Elise"},{"family":"Doherty","given":"Andra"},{"family":"Kim","given":"Clifford A"},{"family":"Al-Sulaiman","given":"Faisal T"},{"family":"Hinolan","given":"Jomar D"},{"family":"Itliong","given":"Micael Gabriel A"},{"family":"Naive","given":"Mark Arcebal K"},{"family":"Ku","given":"Minji"},{"family":"Belitz","given":"Michael"},{"literal":"others"}],"issued":{"date-parts":[["2022"]]}}}],"schema":"https://github.com/citation-style-language/schema/raw/master/csl-citation.json"} </w:instrText>
      </w:r>
      <w:r w:rsidR="00E24417">
        <w:rPr>
          <w:rFonts w:ascii="Times New Roman" w:hAnsi="Times New Roman" w:cs="Times New Roman"/>
          <w:sz w:val="24"/>
          <w:szCs w:val="24"/>
        </w:rPr>
        <w:fldChar w:fldCharType="separate"/>
      </w:r>
      <w:r w:rsidR="00E24417" w:rsidRPr="00E24417">
        <w:rPr>
          <w:rFonts w:ascii="Times New Roman" w:hAnsi="Times New Roman" w:cs="Times New Roman"/>
          <w:sz w:val="24"/>
          <w:szCs w:val="24"/>
        </w:rPr>
        <w:t xml:space="preserve">(Shirey </w:t>
      </w:r>
      <w:r w:rsidR="00E24417" w:rsidRPr="00E24417">
        <w:rPr>
          <w:rFonts w:ascii="Times New Roman" w:hAnsi="Times New Roman" w:cs="Times New Roman"/>
          <w:i/>
          <w:iCs/>
          <w:sz w:val="24"/>
          <w:szCs w:val="24"/>
        </w:rPr>
        <w:t>et al.</w:t>
      </w:r>
      <w:r w:rsidR="00E24417" w:rsidRPr="00E24417">
        <w:rPr>
          <w:rFonts w:ascii="Times New Roman" w:hAnsi="Times New Roman" w:cs="Times New Roman"/>
          <w:sz w:val="24"/>
          <w:szCs w:val="24"/>
        </w:rPr>
        <w:t xml:space="preserve"> 2022b)</w:t>
      </w:r>
      <w:r w:rsidR="00E24417">
        <w:rPr>
          <w:rFonts w:ascii="Times New Roman" w:hAnsi="Times New Roman" w:cs="Times New Roman"/>
          <w:sz w:val="24"/>
          <w:szCs w:val="24"/>
        </w:rPr>
        <w:fldChar w:fldCharType="end"/>
      </w:r>
      <w:r w:rsidR="00E24417">
        <w:rPr>
          <w:rFonts w:ascii="Times New Roman" w:hAnsi="Times New Roman" w:cs="Times New Roman"/>
          <w:sz w:val="24"/>
          <w:szCs w:val="24"/>
        </w:rPr>
        <w:t xml:space="preserve"> </w:t>
      </w:r>
      <w:r w:rsidRPr="00703517">
        <w:rPr>
          <w:rFonts w:ascii="Times New Roman" w:hAnsi="Times New Roman" w:cs="Times New Roman"/>
          <w:sz w:val="24"/>
          <w:szCs w:val="24"/>
        </w:rPr>
        <w:t xml:space="preserve">included disturbance affinity/avoidance, the number of </w:t>
      </w:r>
      <w:r w:rsidR="00C11BB1">
        <w:rPr>
          <w:rFonts w:ascii="Times New Roman" w:hAnsi="Times New Roman" w:cs="Times New Roman"/>
          <w:sz w:val="24"/>
          <w:szCs w:val="24"/>
        </w:rPr>
        <w:t xml:space="preserve">reported </w:t>
      </w:r>
      <w:r w:rsidRPr="00703517">
        <w:rPr>
          <w:rFonts w:ascii="Times New Roman" w:hAnsi="Times New Roman" w:cs="Times New Roman"/>
          <w:sz w:val="24"/>
          <w:szCs w:val="24"/>
        </w:rPr>
        <w:t>host plant families the caterpillar can feed on, the average wingspan, and the overwintering life-stage of each species. Thus, the final dataset of butterfly traits consisted of range-wide average annual temperature, range-wide average annual precipitation, geographic range size, disturbance affinity/avoidance, host plant family breadth, average wingspan, and overwintering stage. Finally, we obtained a recently produced phylogeny</w:t>
      </w:r>
      <w:r w:rsidR="00B35BA2" w:rsidRPr="00703517">
        <w:rPr>
          <w:rFonts w:ascii="Times New Roman" w:hAnsi="Times New Roman" w:cs="Times New Roman"/>
          <w:sz w:val="24"/>
          <w:szCs w:val="24"/>
        </w:rPr>
        <w:t xml:space="preserve"> </w:t>
      </w:r>
      <w:r w:rsidR="00B35BA2"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{"citationID":"LUr783Ct","properties":{"formattedCitation":"(Earl {\\i{}et al.} 2021)","plainCitation":"(Earl et al. 2021)","noteIndex":0},"citationItems":[{"id":279,"uris":["http://zotero.org/users/3183432/items/TGRJMDKN"],"itemData":{"id":279,"type":"article-journal","abstract":"Broad-scale, quantitative assessments of insect biodiversity and the factors shaping it remain particularly poorly explored. Here we undertook a spatial phylogenetic analysis of North American butterflies to test whether climate stability and temperature gradients have shaped their diversity and endemism. We also performed the first quantitative comparisons of spatial phylogenetic patterns between butterflies and flowering plants. We expected concordance between the two groups based on shared historical environmental drivers and presumed strong butterfly-host plant specializations. We instead found that biodiversity patterns in butterflies are strikingly different from flowering plants, especially warm deserts. In particular, butterflies show different patterns of phylogenetic clustering compared with flowering plants, suggesting differences in habitat conservation between the two groups. These results suggest that shared biogeographic histories and trophic associations do not necessarily assure similar diversity outcomes. The work has applied value in conservation planning, documenting warm deserts as a North American butterfly biodiversity hotspot.","container-title":"iScience","DOI":"10.1016/j.isci.2021.102239","issue":"4","page":"102239","title":"Spatial phylogenetics of butterflies in relation to environmental drivers and angiosperm diversity across North America","volume":"24","author":[{"family":"Earl","given":"Chandra"},{"family":"Belitz","given":"Michael W"},{"family":"Laffan","given":"Shawn W"},{"family":"Barve","given":"Vijay"},{"family":"Barve","given":"Narayani"},{"family":"Soltis","given":"Douglas E"},{"family":"Allen","given":"Julie M"},{"family":"Soltis","given":"Pamela S"},{"family":"Mishler","given":"Brent D"},{"family":"Kawahara","given":"Akito Y"},{"family":"Guralnick","given":"R"}],"issued":{"date-parts":[["2021"]]}}}],"schema":"https://github.com/citation-style-language/schema/raw/master/csl-citation.json"} </w:instrText>
      </w:r>
      <w:r w:rsidR="00B35BA2"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(Earl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w:t>
      </w:r>
      <w:r w:rsidR="00B35BA2"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hyperlink r:id="rId21"/>
      <w:r w:rsidRPr="00703517">
        <w:rPr>
          <w:rFonts w:ascii="Times New Roman" w:hAnsi="Times New Roman" w:cs="Times New Roman"/>
          <w:sz w:val="24"/>
          <w:szCs w:val="24"/>
        </w:rPr>
        <w:t xml:space="preserve"> of </w:t>
      </w:r>
      <w:r w:rsidRPr="00703517">
        <w:rPr>
          <w:rFonts w:ascii="Times New Roman" w:hAnsi="Times New Roman" w:cs="Times New Roman"/>
          <w:sz w:val="24"/>
          <w:szCs w:val="24"/>
        </w:rPr>
        <w:lastRenderedPageBreak/>
        <w:t xml:space="preserve">North American butterfly species as a final data product to be used in our </w:t>
      </w:r>
      <w:r w:rsidRPr="00703517">
        <w:rPr>
          <w:rFonts w:ascii="Times New Roman" w:hAnsi="Times New Roman" w:cs="Times New Roman"/>
          <w:i/>
          <w:sz w:val="24"/>
          <w:szCs w:val="24"/>
        </w:rPr>
        <w:t xml:space="preserve">post hoc </w:t>
      </w:r>
      <w:r w:rsidRPr="00703517">
        <w:rPr>
          <w:rFonts w:ascii="Times New Roman" w:hAnsi="Times New Roman" w:cs="Times New Roman"/>
          <w:sz w:val="24"/>
          <w:szCs w:val="24"/>
        </w:rPr>
        <w:t>analysis of occupancy trends. We used this phylogeny to test for phylogenetic signal in our modeled occupancy results</w:t>
      </w:r>
      <w:r w:rsidR="002C1D2E" w:rsidRPr="00703517">
        <w:rPr>
          <w:rFonts w:ascii="Times New Roman" w:hAnsi="Times New Roman" w:cs="Times New Roman"/>
          <w:sz w:val="24"/>
          <w:szCs w:val="24"/>
        </w:rPr>
        <w:t>.</w:t>
      </w:r>
    </w:p>
    <w:p w14:paraId="1201A4BC" w14:textId="77777777" w:rsidR="00F21671" w:rsidRPr="00703517" w:rsidRDefault="00F21671">
      <w:pPr>
        <w:spacing w:line="480" w:lineRule="auto"/>
        <w:jc w:val="both"/>
        <w:rPr>
          <w:rFonts w:ascii="Times New Roman" w:hAnsi="Times New Roman" w:cs="Times New Roman"/>
          <w:sz w:val="24"/>
          <w:szCs w:val="24"/>
        </w:rPr>
      </w:pPr>
    </w:p>
    <w:p w14:paraId="64196A54"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2.2 Climate Data</w:t>
      </w:r>
    </w:p>
    <w:p w14:paraId="3E1114E6" w14:textId="62C4AF5A"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We used minimum temperatures and precipitation climate data to inform the ecological process of our occupancy-detection model. Land use is also a strong contributor to the occupancy of butterflies across our study region, but to our knowledge, no comprehensive dataset of land cover exists for high-latitude regions of North America extending back into the 1970s </w:t>
      </w:r>
      <w:r w:rsidR="00702465" w:rsidRPr="00703517">
        <w:rPr>
          <w:rFonts w:ascii="Times New Roman" w:hAnsi="Times New Roman" w:cs="Times New Roman"/>
          <w:sz w:val="24"/>
          <w:szCs w:val="24"/>
        </w:rPr>
        <w:t xml:space="preserve">or </w:t>
      </w:r>
      <w:r w:rsidR="002D20AD">
        <w:rPr>
          <w:rFonts w:ascii="Times New Roman" w:hAnsi="Times New Roman" w:cs="Times New Roman"/>
          <w:sz w:val="24"/>
          <w:szCs w:val="24"/>
        </w:rPr>
        <w:t xml:space="preserve">from </w:t>
      </w:r>
      <w:r w:rsidR="00702465" w:rsidRPr="00703517">
        <w:rPr>
          <w:rFonts w:ascii="Times New Roman" w:hAnsi="Times New Roman" w:cs="Times New Roman"/>
          <w:sz w:val="24"/>
          <w:szCs w:val="24"/>
        </w:rPr>
        <w:t xml:space="preserve">even more recent time periods that would allow for our </w:t>
      </w:r>
      <w:r w:rsidR="007B1DD9" w:rsidRPr="00703517">
        <w:rPr>
          <w:rFonts w:ascii="Times New Roman" w:hAnsi="Times New Roman" w:cs="Times New Roman"/>
          <w:sz w:val="24"/>
          <w:szCs w:val="24"/>
        </w:rPr>
        <w:t>5-year</w:t>
      </w:r>
      <w:r w:rsidR="00702465" w:rsidRPr="00703517">
        <w:rPr>
          <w:rFonts w:ascii="Times New Roman" w:hAnsi="Times New Roman" w:cs="Times New Roman"/>
          <w:sz w:val="24"/>
          <w:szCs w:val="24"/>
        </w:rPr>
        <w:t xml:space="preserve"> temporal grain.  </w:t>
      </w:r>
      <w:r w:rsidRPr="00703517">
        <w:rPr>
          <w:rFonts w:ascii="Times New Roman" w:hAnsi="Times New Roman" w:cs="Times New Roman"/>
          <w:sz w:val="24"/>
          <w:szCs w:val="24"/>
        </w:rPr>
        <w:t xml:space="preserve"> </w:t>
      </w:r>
      <w:commentRangeStart w:id="14"/>
      <w:commentRangeStart w:id="15"/>
      <w:r w:rsidRPr="00703517">
        <w:rPr>
          <w:rFonts w:ascii="Times New Roman" w:hAnsi="Times New Roman" w:cs="Times New Roman"/>
          <w:sz w:val="24"/>
          <w:szCs w:val="24"/>
        </w:rPr>
        <w:t>Thus, we opted to inform our models solely with climatic predictors</w:t>
      </w:r>
      <w:commentRangeEnd w:id="14"/>
      <w:r w:rsidR="00702465" w:rsidRPr="00703517">
        <w:rPr>
          <w:rStyle w:val="CommentReference"/>
          <w:rFonts w:ascii="Times New Roman" w:hAnsi="Times New Roman" w:cs="Times New Roman"/>
          <w:sz w:val="24"/>
          <w:szCs w:val="24"/>
        </w:rPr>
        <w:commentReference w:id="14"/>
      </w:r>
      <w:commentRangeEnd w:id="15"/>
      <w:r w:rsidR="00101B64">
        <w:rPr>
          <w:rStyle w:val="CommentReference"/>
        </w:rPr>
        <w:commentReference w:id="15"/>
      </w:r>
      <w:r w:rsidRPr="00703517">
        <w:rPr>
          <w:rFonts w:ascii="Times New Roman" w:hAnsi="Times New Roman" w:cs="Times New Roman"/>
          <w:sz w:val="24"/>
          <w:szCs w:val="24"/>
        </w:rPr>
        <w:t>.</w:t>
      </w:r>
    </w:p>
    <w:p w14:paraId="1FD2E721" w14:textId="31DF6FC9" w:rsidR="001555B5" w:rsidRPr="00703517" w:rsidRDefault="00000000" w:rsidP="001555B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Monthly minimum temperatures from 1970 to 2015 were extracted from the National Oceanic and Atmospheric Administration's (NOAA) 20th-century reanalysis, 20CRv3</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{"citationID":"2Lxet2TI","properties":{"formattedCitation":"(Slivinski {\\i{}et al.} 2019)","plainCitation":"(Slivinski et al. 2019)","noteIndex":0},"citationItems":[{"id":599,"uris":["http://zotero.org/users/3183432/items/EMVM6GKW"],"itemData":{"id":599,"type":"article-journal","container-title":"Quarterly Journal of the Royal Meteorological Society","issue":"724","note":"publisher: Wiley Online Library","page":"2876–2908","title":"Towards a more reliable historical reanalysis: Improvements for version 3 of the Twentieth Century Reanalysis system","volume":"145","author":[{"family":"Slivinski","given":"Laura C"},{"family":"Compo","given":"Gilbert P"},{"family":"Whitaker","given":"Jeffrey S"},{"family":"Sardeshmukh","given":"Prashant D"},{"family":"Giese","given":"Benjamin S"},{"family":"McColl","given":"Chesley"},{"family":"Allan","given":"Rob"},{"family":"Yin","given":"Xungang"},{"family":"Vose","given":"Russell"},{"family":"Titchner","given":"Holly"},{"literal":"others"}],"issued":{"date-parts":[["2019"]]}}}],"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(Slivinski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000D4874" w:rsidRPr="00703517">
        <w:rPr>
          <w:rFonts w:ascii="Times New Roman" w:hAnsi="Times New Roman" w:cs="Times New Roman"/>
          <w:sz w:val="24"/>
          <w:szCs w:val="24"/>
        </w:rPr>
        <w:fldChar w:fldCharType="end"/>
      </w:r>
      <w:r w:rsidRPr="00703517">
        <w:rPr>
          <w:rFonts w:ascii="Times New Roman" w:hAnsi="Times New Roman" w:cs="Times New Roman"/>
          <w:sz w:val="24"/>
          <w:szCs w:val="24"/>
        </w:rPr>
        <w:t>. These data are available at 0.1-degree spatial and monthly temporal resolution from 1836 to 2015. Since NOAA data were not yet available for 2016 onward, variables for these years were obtained from the Climate Prediction Center (CPC)</w:t>
      </w:r>
      <w:r w:rsidR="000D4874" w:rsidRPr="00703517">
        <w:rPr>
          <w:rFonts w:ascii="Times New Roman" w:hAnsi="Times New Roman" w:cs="Times New Roman"/>
          <w:sz w:val="24"/>
          <w:szCs w:val="24"/>
        </w:rPr>
        <w:t xml:space="preserve"> </w:t>
      </w:r>
      <w:r w:rsidR="000D4874"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{"citationID":"NAQqZEYB","properties":{"formattedCitation":"(Climate Prediction Center 2022)","plainCitation":"(Climate Prediction Center 2022)","noteIndex":0},"citationItems":[{"id":601,"uris":["http://zotero.org/users/3183432/items/H5LACTC2"],"itemData":{"id":601,"type":"document","publisher":"NOAA/OAR/ESRL PSL","title":"Global Temperature data provided by the NOAA/OAR/ESRL PSL","URL":"www.psl.noaa.gov","author":[{"literal":"Climate Prediction Center"}],"issued":{"date-parts":[["2022"]]}}}],"schema":"https://github.com/citation-style-language/schema/raw/master/csl-citation.json"} </w:instrText>
      </w:r>
      <w:r w:rsidR="000D4874"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(Climate Prediction Center 2022)</w:t>
      </w:r>
      <w:r w:rsidR="000D4874" w:rsidRPr="00703517">
        <w:rPr>
          <w:rFonts w:ascii="Times New Roman" w:hAnsi="Times New Roman" w:cs="Times New Roman"/>
          <w:sz w:val="24"/>
          <w:szCs w:val="24"/>
        </w:rPr>
        <w:fldChar w:fldCharType="end"/>
      </w:r>
      <w:hyperlink r:id="rId22"/>
      <w:r w:rsidRPr="00703517">
        <w:rPr>
          <w:rFonts w:ascii="Times New Roman" w:hAnsi="Times New Roman" w:cs="Times New Roman"/>
          <w:sz w:val="24"/>
          <w:szCs w:val="24"/>
        </w:rPr>
        <w:t xml:space="preserve">. These data are available at 0.5-degree spatial and monthly temporal resolution. Monthly data were extracted from the Climate Research Unit (CRU) TS4.04 global precipitation dataset </w:t>
      </w:r>
      <w:r w:rsidR="00092E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{"citationID":"ZSuTOKqc","properties":{"formattedCitation":"(Harris {\\i{}et al.} 2020a, b)","plainCitation":"(Harris et al. 2020a, b)","noteIndex":0},"citationItems":[{"id":598,"uris":["http://zotero.org/users/3183432/items/UE5H6XH7"],"itemData":{"id":598,"type":"article-journal","container-title":"Scientific data","issue":"1","note":"publisher: Nature Publishing Group","page":"1–18","title":"Version 4 of the CRU TS monthly high-resolution gridded multivariate climate dataset","volume":"7","author":[{"family":"Harris","given":"Ian"},{"family":"Osborn","given":"Timothy J"},{"family":"Jones","given":"Phil"},{"family":"Lister","given":"David"}],"issued":{"date-parts":[["2020"]]}}},{"id":600,"uris":["http://zotero.org/users/3183432/items/7TTHWY7Q"],"itemData":{"id":600,"type":"document","publisher":"Centre for Environmental Data Analysis | University of East Anglia Climatic Research Unit","title":"CRU TS4.04: Climatic Research Unit (CRU) Time-Series (TS) version 4.04 of high-resolution gridded data of month-by-month variation in climate (January 1901 – December 2019)","URL":"https://catalogue.ceda.ac.uk/uuid/89e1e34ec3554dc98594a5732622bce9","author":[{"family":"Harris","given":"I.C."},{"family":"Jones","given":"P.D."},{"family":"Osborn","given":"T."}],"issued":{"date-parts":[["2020"]]}}}],"schema":"https://github.com/citation-style-language/schema/raw/master/csl-citation.json"} </w:instrText>
      </w:r>
      <w:r w:rsidR="00092E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(Harris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2020a, b)</w:t>
      </w:r>
      <w:r w:rsidR="00092E8B" w:rsidRPr="00703517">
        <w:rPr>
          <w:rFonts w:ascii="Times New Roman" w:hAnsi="Times New Roman" w:cs="Times New Roman"/>
          <w:sz w:val="24"/>
          <w:szCs w:val="24"/>
        </w:rPr>
        <w:fldChar w:fldCharType="end"/>
      </w:r>
      <w:hyperlink r:id="rId23"/>
      <w:r w:rsidRPr="00703517">
        <w:rPr>
          <w:rFonts w:ascii="Times New Roman" w:hAnsi="Times New Roman" w:cs="Times New Roman"/>
          <w:sz w:val="24"/>
          <w:szCs w:val="24"/>
        </w:rPr>
        <w:t>. The CRU data are</w:t>
      </w:r>
      <w:r w:rsidR="00FF3427">
        <w:rPr>
          <w:rFonts w:ascii="Times New Roman" w:hAnsi="Times New Roman" w:cs="Times New Roman"/>
          <w:sz w:val="24"/>
          <w:szCs w:val="24"/>
        </w:rPr>
        <w:t xml:space="preserve"> also</w:t>
      </w:r>
      <w:r w:rsidRPr="00703517">
        <w:rPr>
          <w:rFonts w:ascii="Times New Roman" w:hAnsi="Times New Roman" w:cs="Times New Roman"/>
          <w:sz w:val="24"/>
          <w:szCs w:val="24"/>
        </w:rPr>
        <w:t xml:space="preserve"> available at </w:t>
      </w:r>
      <w:r w:rsidR="00FF3427">
        <w:rPr>
          <w:rFonts w:ascii="Times New Roman" w:hAnsi="Times New Roman" w:cs="Times New Roman"/>
          <w:sz w:val="24"/>
          <w:szCs w:val="24"/>
        </w:rPr>
        <w:t>0.5-degree</w:t>
      </w:r>
      <w:r w:rsidR="00C43D2B" w:rsidRPr="00703517">
        <w:rPr>
          <w:rFonts w:ascii="Times New Roman" w:hAnsi="Times New Roman" w:cs="Times New Roman"/>
          <w:sz w:val="24"/>
          <w:szCs w:val="24"/>
        </w:rPr>
        <w:t xml:space="preserve"> spatial</w:t>
      </w:r>
      <w:r w:rsidRPr="00703517">
        <w:rPr>
          <w:rFonts w:ascii="Times New Roman" w:hAnsi="Times New Roman" w:cs="Times New Roman"/>
          <w:sz w:val="24"/>
          <w:szCs w:val="24"/>
        </w:rPr>
        <w:t xml:space="preserve"> resolution back to 1900.</w:t>
      </w:r>
      <w:r w:rsidR="001555B5" w:rsidRPr="00703517">
        <w:rPr>
          <w:rFonts w:ascii="Times New Roman" w:hAnsi="Times New Roman" w:cs="Times New Roman"/>
          <w:sz w:val="24"/>
          <w:szCs w:val="24"/>
        </w:rPr>
        <w:t xml:space="preserve"> Minimum average temperatures increased over the vast majority of our study range, up to 4C over the </w:t>
      </w:r>
      <w:r w:rsidR="00040418" w:rsidRPr="00703517">
        <w:rPr>
          <w:rFonts w:ascii="Times New Roman" w:hAnsi="Times New Roman" w:cs="Times New Roman"/>
          <w:sz w:val="24"/>
          <w:szCs w:val="24"/>
        </w:rPr>
        <w:t>50-year</w:t>
      </w:r>
      <w:r w:rsidR="001555B5" w:rsidRPr="00703517">
        <w:rPr>
          <w:rFonts w:ascii="Times New Roman" w:hAnsi="Times New Roman" w:cs="Times New Roman"/>
          <w:sz w:val="24"/>
          <w:szCs w:val="24"/>
        </w:rPr>
        <w:t xml:space="preserve"> period (Fig</w:t>
      </w:r>
      <w:r w:rsidR="00040418">
        <w:rPr>
          <w:rFonts w:ascii="Times New Roman" w:hAnsi="Times New Roman" w:cs="Times New Roman"/>
          <w:sz w:val="24"/>
          <w:szCs w:val="24"/>
        </w:rPr>
        <w:t>ure</w:t>
      </w:r>
      <w:r w:rsidR="001555B5" w:rsidRPr="00703517">
        <w:rPr>
          <w:rFonts w:ascii="Times New Roman" w:hAnsi="Times New Roman" w:cs="Times New Roman"/>
          <w:sz w:val="24"/>
          <w:szCs w:val="24"/>
        </w:rPr>
        <w:t xml:space="preserve"> 1a)</w:t>
      </w:r>
      <w:r w:rsidR="00040418">
        <w:rPr>
          <w:rFonts w:ascii="Times New Roman" w:hAnsi="Times New Roman" w:cs="Times New Roman"/>
          <w:sz w:val="24"/>
          <w:szCs w:val="24"/>
        </w:rPr>
        <w:t>.</w:t>
      </w:r>
    </w:p>
    <w:p w14:paraId="305B831D" w14:textId="78F9A43E" w:rsidR="00F21671" w:rsidRPr="00703517" w:rsidRDefault="00F21671">
      <w:pPr>
        <w:spacing w:line="480" w:lineRule="auto"/>
        <w:ind w:firstLine="720"/>
        <w:jc w:val="both"/>
        <w:rPr>
          <w:rFonts w:ascii="Times New Roman" w:hAnsi="Times New Roman" w:cs="Times New Roman"/>
          <w:sz w:val="24"/>
          <w:szCs w:val="24"/>
        </w:rPr>
      </w:pPr>
    </w:p>
    <w:p w14:paraId="41C1B4EB" w14:textId="039A3477"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lastRenderedPageBreak/>
        <w:t xml:space="preserve">Climate raster data reflecting monthly average minimum temperature and monthly precipitation for the years 1970 through 2019 were read into R using the package “raster” </w:t>
      </w:r>
      <w:r w:rsidR="00490BB3"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{"citationID":"Qrc4Uvhm","properties":{"formattedCitation":"(Hijmans {\\i{}et al.} 2015)","plainCitation":"(Hijmans et al. 2015)","noteIndex":0},"citationItems":[{"id":823,"uris":["http://zotero.org/users/3183432/items/F5PN27TN"],"itemData":{"id":823,"type":"article-journal","container-title":"R package","note":"publisher: sn]","page":"473","title":"Package ‘raster’","volume":"734","author":[{"family":"Hijmans","given":"Robert J"},{"family":"Van Etten","given":"Jacob"},{"family":"Cheng","given":"Joe"},{"family":"Mattiuzzi","given":"Matteo"},{"family":"Sumner","given":"Michael"},{"family":"Greenberg","given":"Jonathan A"},{"family":"Lamigueiro","given":"Oscar Perpinan"},{"family":"Bevan","given":"Andrew"},{"family":"Racine","given":"Etienne B"},{"family":"Shortridge","given":"Ashton"},{"literal":"others"}],"issued":{"date-parts":[["2015"]]}}}],"schema":"https://github.com/citation-style-language/schema/raw/master/csl-citation.json"} </w:instrText>
      </w:r>
      <w:r w:rsidR="00490BB3"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(Hijmans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2015)</w:t>
      </w:r>
      <w:r w:rsidR="00490BB3"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The raster data were then reprojected to the project coordinate reference system (North America Albers Equal Area Conic) also used as the base projection for all other spatial data in this analysis. The raster data were summarized </w:t>
      </w:r>
      <w:r w:rsidR="00702465" w:rsidRPr="00703517">
        <w:rPr>
          <w:rFonts w:ascii="Times New Roman" w:hAnsi="Times New Roman" w:cs="Times New Roman"/>
          <w:sz w:val="24"/>
          <w:szCs w:val="24"/>
        </w:rPr>
        <w:t>within each</w:t>
      </w:r>
      <w:r w:rsidRPr="00703517">
        <w:rPr>
          <w:rFonts w:ascii="Times New Roman" w:hAnsi="Times New Roman" w:cs="Times New Roman"/>
          <w:sz w:val="24"/>
          <w:szCs w:val="24"/>
        </w:rPr>
        <w:t xml:space="preserve"> grid cells using the mean value of all raster values </w:t>
      </w:r>
      <w:commentRangeStart w:id="16"/>
      <w:commentRangeStart w:id="17"/>
      <w:r w:rsidRPr="00703517">
        <w:rPr>
          <w:rFonts w:ascii="Times New Roman" w:hAnsi="Times New Roman" w:cs="Times New Roman"/>
          <w:sz w:val="24"/>
          <w:szCs w:val="24"/>
        </w:rPr>
        <w:t xml:space="preserve">within a given occupancy </w:t>
      </w:r>
      <w:r w:rsidR="004C41D3" w:rsidRPr="00703517">
        <w:rPr>
          <w:rFonts w:ascii="Times New Roman" w:hAnsi="Times New Roman" w:cs="Times New Roman"/>
          <w:sz w:val="24"/>
          <w:szCs w:val="24"/>
        </w:rPr>
        <w:t xml:space="preserve">interval </w:t>
      </w:r>
      <w:r w:rsidR="004C41D3">
        <w:rPr>
          <w:rFonts w:ascii="Times New Roman" w:hAnsi="Times New Roman" w:cs="Times New Roman"/>
          <w:sz w:val="24"/>
          <w:szCs w:val="24"/>
        </w:rPr>
        <w:t>(</w:t>
      </w:r>
      <w:r w:rsidR="00CB6E54">
        <w:rPr>
          <w:rFonts w:ascii="Times New Roman" w:hAnsi="Times New Roman" w:cs="Times New Roman"/>
          <w:sz w:val="24"/>
          <w:szCs w:val="24"/>
        </w:rPr>
        <w:t>e.g.</w:t>
      </w:r>
      <w:r w:rsidR="00215B90">
        <w:rPr>
          <w:rFonts w:ascii="Times New Roman" w:hAnsi="Times New Roman" w:cs="Times New Roman"/>
          <w:sz w:val="24"/>
          <w:szCs w:val="24"/>
        </w:rPr>
        <w:t>,</w:t>
      </w:r>
      <w:r w:rsidR="00CB6E54">
        <w:rPr>
          <w:rFonts w:ascii="Times New Roman" w:hAnsi="Times New Roman" w:cs="Times New Roman"/>
          <w:sz w:val="24"/>
          <w:szCs w:val="24"/>
        </w:rPr>
        <w:t xml:space="preserve"> 1970-1974) </w:t>
      </w:r>
      <w:r w:rsidRPr="00703517">
        <w:rPr>
          <w:rFonts w:ascii="Times New Roman" w:hAnsi="Times New Roman" w:cs="Times New Roman"/>
          <w:sz w:val="24"/>
          <w:szCs w:val="24"/>
        </w:rPr>
        <w:t xml:space="preserve">weighted </w:t>
      </w:r>
      <w:commentRangeEnd w:id="16"/>
      <w:r w:rsidR="00DF427B" w:rsidRPr="00703517">
        <w:rPr>
          <w:rStyle w:val="CommentReference"/>
          <w:rFonts w:ascii="Times New Roman" w:hAnsi="Times New Roman" w:cs="Times New Roman"/>
          <w:sz w:val="24"/>
          <w:szCs w:val="24"/>
        </w:rPr>
        <w:commentReference w:id="16"/>
      </w:r>
      <w:commentRangeEnd w:id="17"/>
      <w:r w:rsidR="00CC6C4E">
        <w:rPr>
          <w:rStyle w:val="CommentReference"/>
        </w:rPr>
        <w:commentReference w:id="17"/>
      </w:r>
      <w:commentRangeStart w:id="18"/>
      <w:commentRangeStart w:id="19"/>
      <w:commentRangeStart w:id="20"/>
      <w:r w:rsidRPr="00703517">
        <w:rPr>
          <w:rFonts w:ascii="Times New Roman" w:hAnsi="Times New Roman" w:cs="Times New Roman"/>
          <w:sz w:val="24"/>
          <w:szCs w:val="24"/>
        </w:rPr>
        <w:t xml:space="preserve">by their coverage of the cell. </w:t>
      </w:r>
      <w:commentRangeEnd w:id="18"/>
      <w:r w:rsidR="00702465" w:rsidRPr="00703517">
        <w:rPr>
          <w:rStyle w:val="CommentReference"/>
          <w:rFonts w:ascii="Times New Roman" w:hAnsi="Times New Roman" w:cs="Times New Roman"/>
          <w:sz w:val="24"/>
          <w:szCs w:val="24"/>
        </w:rPr>
        <w:commentReference w:id="18"/>
      </w:r>
      <w:commentRangeEnd w:id="19"/>
      <w:r w:rsidR="00CC6C4E">
        <w:rPr>
          <w:rStyle w:val="CommentReference"/>
        </w:rPr>
        <w:commentReference w:id="19"/>
      </w:r>
      <w:commentRangeEnd w:id="20"/>
      <w:r w:rsidR="00AF3B0A">
        <w:rPr>
          <w:rStyle w:val="CommentReference"/>
        </w:rPr>
        <w:commentReference w:id="20"/>
      </w:r>
      <w:r w:rsidRPr="00703517">
        <w:rPr>
          <w:rFonts w:ascii="Times New Roman" w:hAnsi="Times New Roman" w:cs="Times New Roman"/>
          <w:sz w:val="24"/>
          <w:szCs w:val="24"/>
        </w:rPr>
        <w:t xml:space="preserve">Thus, average minimum </w:t>
      </w:r>
      <w:commentRangeStart w:id="21"/>
      <w:commentRangeStart w:id="22"/>
      <w:r w:rsidRPr="00703517">
        <w:rPr>
          <w:rFonts w:ascii="Times New Roman" w:hAnsi="Times New Roman" w:cs="Times New Roman"/>
          <w:sz w:val="24"/>
          <w:szCs w:val="24"/>
        </w:rPr>
        <w:t xml:space="preserve">temperature and average precipitation </w:t>
      </w:r>
      <w:commentRangeEnd w:id="21"/>
      <w:r w:rsidR="00DF427B" w:rsidRPr="00703517">
        <w:rPr>
          <w:rStyle w:val="CommentReference"/>
          <w:rFonts w:ascii="Times New Roman" w:hAnsi="Times New Roman" w:cs="Times New Roman"/>
          <w:sz w:val="24"/>
          <w:szCs w:val="24"/>
        </w:rPr>
        <w:commentReference w:id="21"/>
      </w:r>
      <w:commentRangeEnd w:id="22"/>
      <w:r w:rsidR="00CC6C4E">
        <w:rPr>
          <w:rStyle w:val="CommentReference"/>
        </w:rPr>
        <w:commentReference w:id="22"/>
      </w:r>
      <w:r w:rsidRPr="00703517">
        <w:rPr>
          <w:rFonts w:ascii="Times New Roman" w:hAnsi="Times New Roman" w:cs="Times New Roman"/>
          <w:sz w:val="24"/>
          <w:szCs w:val="24"/>
        </w:rPr>
        <w:t>reflect the area-weighted mean of a given five-year occupancy interval (e.g., 1970-1974). Finally, exploration of our climate data revealed that average minimum temperature and average precipitation were highly correlated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0.67 for the 100×</w:t>
      </w:r>
      <w:r w:rsidR="00F07B7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scale and Pearson’s r</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A315FB" w:rsidRPr="00703517">
        <w:rPr>
          <w:rFonts w:ascii="Times New Roman" w:hAnsi="Times New Roman" w:cs="Times New Roman"/>
          <w:sz w:val="24"/>
          <w:szCs w:val="24"/>
        </w:rPr>
        <w:t xml:space="preserve"> </w:t>
      </w:r>
      <w:r w:rsidRPr="00703517">
        <w:rPr>
          <w:rFonts w:ascii="Times New Roman" w:hAnsi="Times New Roman" w:cs="Times New Roman"/>
          <w:sz w:val="24"/>
          <w:szCs w:val="24"/>
        </w:rPr>
        <w:t>0.73 for the 200×200</w:t>
      </w:r>
      <w:r w:rsidR="00F07B7F" w:rsidRPr="00703517">
        <w:rPr>
          <w:rFonts w:ascii="Times New Roman" w:hAnsi="Times New Roman" w:cs="Times New Roman"/>
          <w:sz w:val="24"/>
          <w:szCs w:val="24"/>
        </w:rPr>
        <w:t>-</w:t>
      </w:r>
      <w:r w:rsidRPr="00703517">
        <w:rPr>
          <w:rFonts w:ascii="Times New Roman" w:hAnsi="Times New Roman" w:cs="Times New Roman"/>
          <w:sz w:val="24"/>
          <w:szCs w:val="24"/>
        </w:rPr>
        <w:t xml:space="preserve">kilometer scale), thus we opted to include a single climate predictor, average minimum temperature, in our main models. We decided on temperature over precipitation as prior research has demonstrated temperature to be especially important for range dynamics in butterflies </w:t>
      </w:r>
      <w:r w:rsidR="00C47C4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{"citationID":"ePKtTSzT","properties":{"formattedCitation":"(Keret {\\i{}et al.} 2020)","plainCitation":"(Keret et al. 2020)","noteIndex":0},"citationItems":[{"id":359,"uris":["http://zotero.org/users/3183432/items/L39PD3LG"],"itemData":{"id":359,"type":"article-journal","abstract":"Climate change has shifted geographical ranges of species northwards or to higher altitudes on elevational gradients. These changes have been associated with increases in ambient temperatures. For ectotherms in seasonal environments, however, life history theory relies largely on the length of summer, which varies somewhat independently of ambient temperature per se. Extension of summer reduces seasonal time constraints and enables species to establish in new areas as a result of over-wintering stage reaching in due time. The reduction of time constraints is also predicted to prolong organisms' breeding season when reproductive potential is under selection. We studied temporal change in the summer length and its effect on species' performance by combining long-term data on the occurrence and abundance of nocturnal moths with weather conditions in a boreal location at Varriotunturi fell in NE Finland. We found that summers have lengthened on average 5 days per decade from the late 1970s, profoundly due to increasing delays in the onset of winters. Moth abundance increased with increasing season length a year before. Most of the species occurrences expanded upwards in elevation. Moth communities in low elevation pine heath forest and middle elevation mountain birch forest have become inseparable. Yet, the flight periods have remained unchanged, probably due to unpredictable variation in proximate conditions (weather) that hinders life histories from selection. We conclude that climate change-driven changes in the season length have potential to affect species' ranges and affect the structure of insect assemblages, which may contribute to alteration of ecosystem-level processes.","archive_location":"WOS:000526455200019","container-title":"Oecologia","DOI":"10.1007/s00442-020-04632-w","ISSN":"0029-8549","issue":"4","language":"English","page":"1085-1098","title":"Climate change-driven elevational changes among boreal nocturnal moths","volume":"192","author":[{"family":"Keret","given":"NM"},{"family":"Mutanen","given":"MJ"},{"family":"Orell","given":"MI"},{"family":"Itamies","given":"JH"},{"family":"Valimaki","given":"PM"}],"issued":{"date-parts":[["2020",4]]}}}],"schema":"https://github.com/citation-style-language/schema/raw/master/csl-citation.json"} </w:instrText>
      </w:r>
      <w:r w:rsidR="00C47C4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(Keret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w:t>
      </w:r>
      <w:r w:rsidR="00C47C40"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also ran precipitation-only models and include those results in the Supplementary Material</w:t>
      </w:r>
      <w:del w:id="23" w:author="Leslie Ries" w:date="2023-03-19T16:11:00Z">
        <w:r w:rsidRPr="00703517" w:rsidDel="00DD2ABE">
          <w:rPr>
            <w:rFonts w:ascii="Times New Roman" w:hAnsi="Times New Roman" w:cs="Times New Roman"/>
            <w:sz w:val="24"/>
            <w:szCs w:val="24"/>
          </w:rPr>
          <w:delText>.</w:delText>
        </w:r>
      </w:del>
    </w:p>
    <w:p w14:paraId="3F467CDA" w14:textId="77777777" w:rsidR="00F21671" w:rsidRPr="00703517" w:rsidRDefault="00F21671">
      <w:pPr>
        <w:spacing w:line="480" w:lineRule="auto"/>
        <w:jc w:val="both"/>
        <w:rPr>
          <w:rFonts w:ascii="Times New Roman" w:hAnsi="Times New Roman" w:cs="Times New Roman"/>
          <w:sz w:val="24"/>
          <w:szCs w:val="24"/>
        </w:rPr>
      </w:pPr>
    </w:p>
    <w:p w14:paraId="0E309D1A"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2.3 Inferring Detection from Presence-only Observations</w:t>
      </w:r>
    </w:p>
    <w:p w14:paraId="7A07A31E" w14:textId="08560A63"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 xml:space="preserve">Occupancy-detection models use detection/non-detection data to reconstruct occupancy trends </w:t>
      </w:r>
      <w:r w:rsidR="00AF351A"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{"citationID":"cX7ZxlQc","properties":{"formattedCitation":"(MacKenzie {\\i{}et al.} 2002; K\\uc0\\u233{}ry &amp; Royle 2015)","plainCitation":"(MacKenzie et al. 2002; Kéry &amp; Royle 2015)","noteIndex":0},"citationItems":[{"id":693,"uris":["http://zotero.org/users/3183432/items/KSTXMUUG"],"itemData":{"id":693,"type":"article-journal","note":"publisher: Elsevier","title":"Applied Hierarchical Modeling in Ecology: Analysis of Distribution, Abundance and Species Richness in R and BUGS","author":[{"family":"Kéry","given":"Marc"},{"family":"Royle","given":"J Andrew"}],"issued":{"date-parts":[["2015"]]}}},{"id":775,"uris":["http://zotero.org/users/3183432/items/GKNDNRSK"],"itemData":{"id":775,"type":"article-journal","container-title":"Ecology","issue":"8","note":"publisher: Wiley Online Library","page":"2248–2255","title":"Estimating site occupancy rates when detection probabilities are less than one","volume":"83","author":[{"family":"MacKenzie","given":"Darryl I"},{"family":"Nichols","given":"James D"},{"family":"Lachman","given":"Gideon B"},{"family":"Droege","given":"Sam"},{"family":"Andrew Royle","given":"J"},{"family":"Langtimm","given":"Catherine A"}],"issued":{"date-parts":[["2002"]]}}}],"schema":"https://github.com/citation-style-language/schema/raw/master/csl-citation.json"} </w:instrText>
      </w:r>
      <w:r w:rsidR="00AF351A"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(MacKenzie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 Kéry &amp; Royle 2015)</w:t>
      </w:r>
      <w:r w:rsidR="00AF351A"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DD1E02" w:rsidRPr="00703517">
        <w:rPr>
          <w:rFonts w:ascii="Times New Roman" w:hAnsi="Times New Roman" w:cs="Times New Roman"/>
          <w:sz w:val="24"/>
          <w:szCs w:val="24"/>
        </w:rPr>
        <w:t xml:space="preserve">Our </w:t>
      </w:r>
      <w:r w:rsidR="00CC6C4E">
        <w:rPr>
          <w:rFonts w:ascii="Times New Roman" w:hAnsi="Times New Roman" w:cs="Times New Roman"/>
          <w:sz w:val="24"/>
          <w:szCs w:val="24"/>
        </w:rPr>
        <w:t>approach</w:t>
      </w:r>
      <w:r w:rsidR="00DD1E02" w:rsidRPr="00703517">
        <w:rPr>
          <w:rFonts w:ascii="Times New Roman" w:hAnsi="Times New Roman" w:cs="Times New Roman"/>
          <w:sz w:val="24"/>
          <w:szCs w:val="24"/>
        </w:rPr>
        <w:t xml:space="preserve"> for imputing non-detection is adapted in </w:t>
      </w:r>
      <w:r w:rsidR="00CC6C4E">
        <w:rPr>
          <w:rFonts w:ascii="Times New Roman" w:hAnsi="Times New Roman" w:cs="Times New Roman"/>
          <w:sz w:val="24"/>
          <w:szCs w:val="24"/>
        </w:rPr>
        <w:t>Supplemental Figure S1</w:t>
      </w:r>
      <w:r w:rsidR="00DD1E02" w:rsidRPr="00703517">
        <w:rPr>
          <w:rFonts w:ascii="Times New Roman" w:hAnsi="Times New Roman" w:cs="Times New Roman"/>
          <w:sz w:val="24"/>
          <w:szCs w:val="24"/>
        </w:rPr>
        <w:t xml:space="preserve"> from Shirey et al. (2022</w:t>
      </w:r>
      <w:r w:rsidR="00CC6C4E">
        <w:rPr>
          <w:rFonts w:ascii="Times New Roman" w:hAnsi="Times New Roman" w:cs="Times New Roman"/>
          <w:sz w:val="24"/>
          <w:szCs w:val="24"/>
        </w:rPr>
        <w:t>b</w:t>
      </w:r>
      <w:r w:rsidR="00DD1E02" w:rsidRPr="00703517">
        <w:rPr>
          <w:rFonts w:ascii="Times New Roman" w:hAnsi="Times New Roman" w:cs="Times New Roman"/>
          <w:sz w:val="24"/>
          <w:szCs w:val="24"/>
        </w:rPr>
        <w:t xml:space="preserve">). </w:t>
      </w:r>
      <w:r w:rsidRPr="00703517">
        <w:rPr>
          <w:rFonts w:ascii="Times New Roman" w:hAnsi="Times New Roman" w:cs="Times New Roman"/>
          <w:sz w:val="24"/>
          <w:szCs w:val="24"/>
        </w:rPr>
        <w:t>We assume, for this study, that the detection of at least two distinct species in a given cell</w:t>
      </w:r>
      <w:r w:rsidR="00215B90">
        <w:rPr>
          <w:rFonts w:ascii="Times New Roman" w:hAnsi="Times New Roman" w:cs="Times New Roman"/>
          <w:sz w:val="24"/>
          <w:szCs w:val="24"/>
        </w:rPr>
        <w:t xml:space="preserve"> and </w:t>
      </w:r>
      <w:r w:rsidRPr="00703517">
        <w:rPr>
          <w:rFonts w:ascii="Times New Roman" w:hAnsi="Times New Roman" w:cs="Times New Roman"/>
          <w:sz w:val="24"/>
          <w:szCs w:val="24"/>
        </w:rPr>
        <w:t>visit interval</w:t>
      </w:r>
      <w:r w:rsidR="00215B90">
        <w:rPr>
          <w:rFonts w:ascii="Times New Roman" w:hAnsi="Times New Roman" w:cs="Times New Roman"/>
          <w:sz w:val="24"/>
          <w:szCs w:val="24"/>
        </w:rPr>
        <w:t xml:space="preserve"> (e.g., 1970 is the first </w:t>
      </w:r>
      <w:r w:rsidR="003455D3">
        <w:rPr>
          <w:rFonts w:ascii="Times New Roman" w:hAnsi="Times New Roman" w:cs="Times New Roman"/>
          <w:sz w:val="24"/>
          <w:szCs w:val="24"/>
        </w:rPr>
        <w:t>“</w:t>
      </w:r>
      <w:r w:rsidR="00215B90">
        <w:rPr>
          <w:rFonts w:ascii="Times New Roman" w:hAnsi="Times New Roman" w:cs="Times New Roman"/>
          <w:sz w:val="24"/>
          <w:szCs w:val="24"/>
        </w:rPr>
        <w:t>visit interval</w:t>
      </w:r>
      <w:r w:rsidR="003455D3">
        <w:rPr>
          <w:rFonts w:ascii="Times New Roman" w:hAnsi="Times New Roman" w:cs="Times New Roman"/>
          <w:sz w:val="24"/>
          <w:szCs w:val="24"/>
        </w:rPr>
        <w:t>” of five</w:t>
      </w:r>
      <w:r w:rsidR="00215B90">
        <w:rPr>
          <w:rFonts w:ascii="Times New Roman" w:hAnsi="Times New Roman" w:cs="Times New Roman"/>
          <w:sz w:val="24"/>
          <w:szCs w:val="24"/>
        </w:rPr>
        <w:t xml:space="preserve"> in the occupancy interval 1970-1974)</w:t>
      </w:r>
      <w:r w:rsidRPr="00703517">
        <w:rPr>
          <w:rFonts w:ascii="Times New Roman" w:hAnsi="Times New Roman" w:cs="Times New Roman"/>
          <w:sz w:val="24"/>
          <w:szCs w:val="24"/>
        </w:rPr>
        <w:t xml:space="preserve"> is enough to impute non-detection data for all other species that could potentially occur at that grid cell (</w:t>
      </w:r>
      <w:r w:rsidRPr="00703517">
        <w:rPr>
          <w:rFonts w:ascii="Times New Roman" w:hAnsi="Times New Roman" w:cs="Times New Roman"/>
          <w:i/>
          <w:sz w:val="24"/>
          <w:szCs w:val="24"/>
        </w:rPr>
        <w:t xml:space="preserve">i.e., </w:t>
      </w:r>
      <w:r w:rsidRPr="00703517">
        <w:rPr>
          <w:rFonts w:ascii="Times New Roman" w:hAnsi="Times New Roman" w:cs="Times New Roman"/>
          <w:sz w:val="24"/>
          <w:szCs w:val="24"/>
        </w:rPr>
        <w:t xml:space="preserve">their range plus a </w:t>
      </w:r>
      <w:r w:rsidR="00AF432C" w:rsidRPr="00703517">
        <w:rPr>
          <w:rFonts w:ascii="Times New Roman" w:hAnsi="Times New Roman" w:cs="Times New Roman"/>
          <w:sz w:val="24"/>
          <w:szCs w:val="24"/>
        </w:rPr>
        <w:t>100-</w:t>
      </w:r>
      <w:r w:rsidR="00AF432C" w:rsidRPr="00703517">
        <w:rPr>
          <w:rFonts w:ascii="Times New Roman" w:hAnsi="Times New Roman" w:cs="Times New Roman"/>
          <w:sz w:val="24"/>
          <w:szCs w:val="24"/>
        </w:rPr>
        <w:lastRenderedPageBreak/>
        <w:t>kilometer</w:t>
      </w:r>
      <w:r w:rsidRPr="00703517">
        <w:rPr>
          <w:rFonts w:ascii="Times New Roman" w:hAnsi="Times New Roman" w:cs="Times New Roman"/>
          <w:sz w:val="24"/>
          <w:szCs w:val="24"/>
        </w:rPr>
        <w:t xml:space="preserve"> buffer </w:t>
      </w:r>
      <w:r w:rsidR="00851F3F">
        <w:rPr>
          <w:rFonts w:ascii="Times New Roman" w:hAnsi="Times New Roman" w:cs="Times New Roman"/>
          <w:sz w:val="24"/>
          <w:szCs w:val="24"/>
        </w:rPr>
        <w:t xml:space="preserve">that </w:t>
      </w:r>
      <w:r w:rsidRPr="00703517">
        <w:rPr>
          <w:rFonts w:ascii="Times New Roman" w:hAnsi="Times New Roman" w:cs="Times New Roman"/>
          <w:sz w:val="24"/>
          <w:szCs w:val="24"/>
        </w:rPr>
        <w:t>intersects the cell)</w:t>
      </w:r>
      <w:r w:rsidR="00DF6585" w:rsidRPr="00703517">
        <w:rPr>
          <w:rFonts w:ascii="Times New Roman" w:hAnsi="Times New Roman" w:cs="Times New Roman"/>
          <w:sz w:val="24"/>
          <w:szCs w:val="24"/>
        </w:rPr>
        <w:t xml:space="preserve"> </w:t>
      </w:r>
      <w:r w:rsidRPr="00703517">
        <w:rPr>
          <w:rFonts w:ascii="Times New Roman" w:hAnsi="Times New Roman" w:cs="Times New Roman"/>
          <w:sz w:val="24"/>
          <w:szCs w:val="24"/>
        </w:rPr>
        <w:t>(</w:t>
      </w:r>
      <w:r w:rsidR="006C7852" w:rsidRPr="00703517">
        <w:rPr>
          <w:rFonts w:ascii="Times New Roman" w:hAnsi="Times New Roman" w:cs="Times New Roman"/>
          <w:sz w:val="24"/>
          <w:szCs w:val="24"/>
        </w:rPr>
        <w:t>Supplemental Figure S1</w:t>
      </w:r>
      <w:r w:rsidRPr="00703517">
        <w:rPr>
          <w:rFonts w:ascii="Times New Roman" w:hAnsi="Times New Roman" w:cs="Times New Roman"/>
          <w:sz w:val="24"/>
          <w:szCs w:val="24"/>
        </w:rPr>
        <w:t>).</w:t>
      </w:r>
      <w:r w:rsidR="00F70FEA" w:rsidRPr="00703517">
        <w:rPr>
          <w:rFonts w:ascii="Times New Roman" w:hAnsi="Times New Roman" w:cs="Times New Roman"/>
          <w:sz w:val="24"/>
          <w:szCs w:val="24"/>
        </w:rPr>
        <w:t xml:space="preserve"> Both simulation and empirical studies have relied on this assumption and, in particular, simulation studies show that such an approach generates results that match </w:t>
      </w:r>
      <w:r w:rsidR="00DD1E02" w:rsidRPr="00703517">
        <w:rPr>
          <w:rFonts w:ascii="Times New Roman" w:hAnsi="Times New Roman" w:cs="Times New Roman"/>
          <w:sz w:val="24"/>
          <w:szCs w:val="24"/>
        </w:rPr>
        <w:t xml:space="preserve">simulated </w:t>
      </w:r>
      <w:r w:rsidR="00F70FEA" w:rsidRPr="00703517">
        <w:rPr>
          <w:rFonts w:ascii="Times New Roman" w:hAnsi="Times New Roman" w:cs="Times New Roman"/>
          <w:sz w:val="24"/>
          <w:szCs w:val="24"/>
        </w:rPr>
        <w:t>trends</w:t>
      </w:r>
      <w:r w:rsidR="00456A5C">
        <w:rPr>
          <w:rFonts w:ascii="Times New Roman" w:hAnsi="Times New Roman" w:cs="Times New Roman"/>
          <w:sz w:val="24"/>
          <w:szCs w:val="24"/>
        </w:rPr>
        <w:t xml:space="preserve"> </w:t>
      </w:r>
      <w:r w:rsidR="00456A5C">
        <w:rPr>
          <w:rFonts w:ascii="Times New Roman" w:hAnsi="Times New Roman" w:cs="Times New Roman"/>
          <w:sz w:val="24"/>
          <w:szCs w:val="24"/>
        </w:rPr>
        <w:fldChar w:fldCharType="begin"/>
      </w:r>
      <w:r w:rsidR="00456A5C">
        <w:rPr>
          <w:rFonts w:ascii="Times New Roman" w:hAnsi="Times New Roman" w:cs="Times New Roman"/>
          <w:sz w:val="24"/>
          <w:szCs w:val="24"/>
        </w:rPr>
        <w:instrText xml:space="preserve"> ADDIN ZOTERO_ITEM CSL_CITATION {"citationID":"8Ynjzu8l","properties":{"formattedCitation":"(Shirey {\\i{}et al.} 2022a)","plainCitation":"(Shirey et al. 2022a)","noteIndex":0},"citationItems":[{"id":305,"uris":["http://zotero.org/users/3183432/items/AWJTK625"],"itemData":{"id":305,"type":"article-journal","container-title":"Methods in Ecology and Evolution","title":"Occupancy-detection models for natural history museum data: promise and pitfalls","volume":"Early View","author":[{"family":"Shirey","given":"Vaughn"},{"family":"Khelifa","given":"Rassim"},{"family":"M'Gonigle","given":"Leithen K."},{"family":"Guzman","given":"Laura Melissa"}],"issued":{"date-parts":[["2022"]]}}}],"schema":"https://github.com/citation-style-language/schema/raw/master/csl-citation.json"} </w:instrText>
      </w:r>
      <w:r w:rsidR="00456A5C">
        <w:rPr>
          <w:rFonts w:ascii="Times New Roman" w:hAnsi="Times New Roman" w:cs="Times New Roman"/>
          <w:sz w:val="24"/>
          <w:szCs w:val="24"/>
        </w:rPr>
        <w:fldChar w:fldCharType="separate"/>
      </w:r>
      <w:r w:rsidR="00456A5C" w:rsidRPr="00456A5C">
        <w:rPr>
          <w:rFonts w:ascii="Times New Roman" w:hAnsi="Times New Roman" w:cs="Times New Roman"/>
          <w:sz w:val="24"/>
          <w:szCs w:val="24"/>
        </w:rPr>
        <w:t xml:space="preserve">(Shirey </w:t>
      </w:r>
      <w:r w:rsidR="00456A5C" w:rsidRPr="00456A5C">
        <w:rPr>
          <w:rFonts w:ascii="Times New Roman" w:hAnsi="Times New Roman" w:cs="Times New Roman"/>
          <w:i/>
          <w:iCs/>
          <w:sz w:val="24"/>
          <w:szCs w:val="24"/>
        </w:rPr>
        <w:t>et al.</w:t>
      </w:r>
      <w:r w:rsidR="00456A5C" w:rsidRPr="00456A5C">
        <w:rPr>
          <w:rFonts w:ascii="Times New Roman" w:hAnsi="Times New Roman" w:cs="Times New Roman"/>
          <w:sz w:val="24"/>
          <w:szCs w:val="24"/>
        </w:rPr>
        <w:t xml:space="preserve"> 2022a)</w:t>
      </w:r>
      <w:r w:rsidR="00456A5C">
        <w:rPr>
          <w:rFonts w:ascii="Times New Roman" w:hAnsi="Times New Roman" w:cs="Times New Roman"/>
          <w:sz w:val="24"/>
          <w:szCs w:val="24"/>
        </w:rPr>
        <w:fldChar w:fldCharType="end"/>
      </w:r>
      <w:r w:rsidR="00456A5C">
        <w:rPr>
          <w:rFonts w:ascii="Times New Roman" w:hAnsi="Times New Roman" w:cs="Times New Roman"/>
          <w:sz w:val="24"/>
          <w:szCs w:val="24"/>
        </w:rPr>
        <w:t>.</w:t>
      </w:r>
    </w:p>
    <w:p w14:paraId="1209AA57" w14:textId="2C8AD65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To proxy this probability of community-focused sampling events (events where all potentially occurring species were looked for) in our dataset, we spatiotemporally aggregated all of our occurrence </w:t>
      </w:r>
      <w:commentRangeStart w:id="24"/>
      <w:commentRangeStart w:id="25"/>
      <w:r w:rsidRPr="00703517">
        <w:rPr>
          <w:rFonts w:ascii="Times New Roman" w:hAnsi="Times New Roman" w:cs="Times New Roman"/>
          <w:sz w:val="24"/>
          <w:szCs w:val="24"/>
        </w:rPr>
        <w:t>data at the point level</w:t>
      </w:r>
      <w:commentRangeEnd w:id="24"/>
      <w:r w:rsidR="00031DEF" w:rsidRPr="00703517">
        <w:rPr>
          <w:rStyle w:val="CommentReference"/>
          <w:rFonts w:ascii="Times New Roman" w:hAnsi="Times New Roman" w:cs="Times New Roman"/>
          <w:sz w:val="24"/>
          <w:szCs w:val="24"/>
        </w:rPr>
        <w:commentReference w:id="24"/>
      </w:r>
      <w:commentRangeEnd w:id="25"/>
      <w:r w:rsidR="00D05D2B">
        <w:rPr>
          <w:rStyle w:val="CommentReference"/>
        </w:rPr>
        <w:commentReference w:id="25"/>
      </w:r>
      <w:r w:rsidRPr="00703517">
        <w:rPr>
          <w:rFonts w:ascii="Times New Roman" w:hAnsi="Times New Roman" w:cs="Times New Roman"/>
          <w:sz w:val="24"/>
          <w:szCs w:val="24"/>
        </w:rPr>
        <w:t>. The occurrence records must have been collected during the same year and must also have been collected/observed within 5</w:t>
      </w:r>
      <w:r w:rsidR="00D05D2B">
        <w:rPr>
          <w:rFonts w:ascii="Times New Roman" w:hAnsi="Times New Roman" w:cs="Times New Roman"/>
          <w:sz w:val="24"/>
          <w:szCs w:val="24"/>
        </w:rPr>
        <w:t>-</w:t>
      </w:r>
      <w:r w:rsidRPr="00703517">
        <w:rPr>
          <w:rFonts w:ascii="Times New Roman" w:hAnsi="Times New Roman" w:cs="Times New Roman"/>
          <w:sz w:val="24"/>
          <w:szCs w:val="24"/>
        </w:rPr>
        <w:t xml:space="preserve">kilometers of one another to be included in an aggregate cluster. </w:t>
      </w:r>
      <w:r w:rsidR="00FD471A" w:rsidRPr="00703517">
        <w:rPr>
          <w:rFonts w:ascii="Times New Roman" w:hAnsi="Times New Roman" w:cs="Times New Roman"/>
          <w:sz w:val="24"/>
          <w:szCs w:val="24"/>
        </w:rPr>
        <w:t xml:space="preserve">We then used the number of species in these spatiotemporal aggregations as a means to classify clusters. </w:t>
      </w:r>
      <w:r w:rsidRPr="00703517">
        <w:rPr>
          <w:rFonts w:ascii="Times New Roman" w:hAnsi="Times New Roman" w:cs="Times New Roman"/>
          <w:sz w:val="24"/>
          <w:szCs w:val="24"/>
        </w:rPr>
        <w:t>“Community clusters” were point aggregate clusters where more than one distinct species was reported; “singleton clusters” were point clusters or single points where only one species was reported. We took the percentage of points that fell within community clusters compared to the</w:t>
      </w:r>
      <w:r w:rsidR="00D54089">
        <w:rPr>
          <w:rFonts w:ascii="Times New Roman" w:hAnsi="Times New Roman" w:cs="Times New Roman"/>
          <w:sz w:val="24"/>
          <w:szCs w:val="24"/>
        </w:rPr>
        <w:t xml:space="preserve"> filtered</w:t>
      </w:r>
      <w:r w:rsidRPr="00703517">
        <w:rPr>
          <w:rFonts w:ascii="Times New Roman" w:hAnsi="Times New Roman" w:cs="Times New Roman"/>
          <w:sz w:val="24"/>
          <w:szCs w:val="24"/>
        </w:rPr>
        <w:t xml:space="preserve"> occurrence dataset as the proxy of community-focused visitation probability. This percentage was 69.64% and </w:t>
      </w:r>
      <w:r w:rsidR="00D94081">
        <w:rPr>
          <w:rFonts w:ascii="Times New Roman" w:hAnsi="Times New Roman" w:cs="Times New Roman"/>
          <w:sz w:val="24"/>
          <w:szCs w:val="24"/>
        </w:rPr>
        <w:t>which</w:t>
      </w:r>
      <w:r w:rsidRPr="00703517">
        <w:rPr>
          <w:rFonts w:ascii="Times New Roman" w:hAnsi="Times New Roman" w:cs="Times New Roman"/>
          <w:sz w:val="24"/>
          <w:szCs w:val="24"/>
        </w:rPr>
        <w:t xml:space="preserve"> was above a 50% </w:t>
      </w:r>
      <w:r w:rsidR="00031DEF" w:rsidRPr="00703517">
        <w:rPr>
          <w:rFonts w:ascii="Times New Roman" w:hAnsi="Times New Roman" w:cs="Times New Roman"/>
          <w:sz w:val="24"/>
          <w:szCs w:val="24"/>
        </w:rPr>
        <w:t xml:space="preserve">found to be a sufficient cutoff in simulation studies (Shirey et al., 2021).  </w:t>
      </w:r>
    </w:p>
    <w:p w14:paraId="17D88993" w14:textId="77777777" w:rsidR="00F21671" w:rsidRPr="00703517" w:rsidRDefault="00F21671">
      <w:pPr>
        <w:spacing w:line="480" w:lineRule="auto"/>
        <w:jc w:val="both"/>
        <w:rPr>
          <w:rFonts w:ascii="Times New Roman" w:hAnsi="Times New Roman" w:cs="Times New Roman"/>
          <w:sz w:val="24"/>
          <w:szCs w:val="24"/>
        </w:rPr>
      </w:pPr>
    </w:p>
    <w:p w14:paraId="69228831" w14:textId="77777777" w:rsidR="00F21671" w:rsidRPr="00703517" w:rsidRDefault="00000000">
      <w:pPr>
        <w:spacing w:line="480" w:lineRule="auto"/>
        <w:jc w:val="both"/>
        <w:rPr>
          <w:rFonts w:ascii="Times New Roman" w:hAnsi="Times New Roman" w:cs="Times New Roman"/>
          <w:b/>
          <w:i/>
          <w:sz w:val="24"/>
          <w:szCs w:val="24"/>
        </w:rPr>
      </w:pPr>
      <w:r w:rsidRPr="00703517">
        <w:rPr>
          <w:rFonts w:ascii="Times New Roman" w:hAnsi="Times New Roman" w:cs="Times New Roman"/>
          <w:b/>
          <w:i/>
          <w:sz w:val="24"/>
          <w:szCs w:val="24"/>
        </w:rPr>
        <w:t>2.4 Occupancy-detection Modeling</w:t>
      </w:r>
    </w:p>
    <w:p w14:paraId="36E692BD" w14:textId="5F5E0F01" w:rsidR="00123762" w:rsidRDefault="00000000" w:rsidP="009F2D01">
      <w:pPr>
        <w:spacing w:line="480" w:lineRule="auto"/>
        <w:ind w:firstLine="720"/>
        <w:jc w:val="both"/>
        <w:rPr>
          <w:rFonts w:ascii="Times New Roman" w:hAnsi="Times New Roman" w:cs="Times New Roman"/>
          <w:sz w:val="24"/>
          <w:szCs w:val="24"/>
        </w:rPr>
      </w:pPr>
      <w:commentRangeStart w:id="26"/>
      <w:commentRangeStart w:id="27"/>
      <w:r w:rsidRPr="00703517">
        <w:rPr>
          <w:rFonts w:ascii="Times New Roman" w:hAnsi="Times New Roman" w:cs="Times New Roman"/>
          <w:sz w:val="24"/>
          <w:szCs w:val="24"/>
        </w:rPr>
        <w:t xml:space="preserve">We specified </w:t>
      </w:r>
      <w:r w:rsidR="00892228" w:rsidRPr="00703517">
        <w:rPr>
          <w:rFonts w:ascii="Times New Roman" w:hAnsi="Times New Roman" w:cs="Times New Roman"/>
          <w:sz w:val="24"/>
          <w:szCs w:val="24"/>
        </w:rPr>
        <w:t>a</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model</w:t>
      </w:r>
      <w:r w:rsidR="00D74D72">
        <w:rPr>
          <w:rFonts w:ascii="Times New Roman" w:hAnsi="Times New Roman" w:cs="Times New Roman"/>
          <w:sz w:val="24"/>
          <w:szCs w:val="24"/>
        </w:rPr>
        <w:t xml:space="preserve"> </w:t>
      </w:r>
      <w:r w:rsidRPr="00703517">
        <w:rPr>
          <w:rFonts w:ascii="Times New Roman" w:hAnsi="Times New Roman" w:cs="Times New Roman"/>
          <w:sz w:val="24"/>
          <w:szCs w:val="24"/>
        </w:rPr>
        <w:t xml:space="preserve">that was used across all detection/non-detection datasets described above. </w:t>
      </w:r>
      <w:commentRangeEnd w:id="26"/>
      <w:r w:rsidR="00031DEF" w:rsidRPr="00703517">
        <w:rPr>
          <w:rStyle w:val="CommentReference"/>
          <w:rFonts w:ascii="Times New Roman" w:hAnsi="Times New Roman" w:cs="Times New Roman"/>
          <w:sz w:val="24"/>
          <w:szCs w:val="24"/>
        </w:rPr>
        <w:commentReference w:id="26"/>
      </w:r>
      <w:commentRangeEnd w:id="27"/>
      <w:r w:rsidR="00470DF0">
        <w:rPr>
          <w:rStyle w:val="CommentReference"/>
        </w:rPr>
        <w:commentReference w:id="27"/>
      </w:r>
      <w:r w:rsidRPr="00703517">
        <w:rPr>
          <w:rFonts w:ascii="Times New Roman" w:hAnsi="Times New Roman" w:cs="Times New Roman"/>
          <w:sz w:val="24"/>
          <w:szCs w:val="24"/>
        </w:rPr>
        <w:t>For the occupancy subcomponent of our model, we included two environmental predictors of occupancy, average minimum temperature (or average precipitation) across a 5-year-long period (e.g., 1970-1974, as species-specific slopes), and the terrestrial surface area of the grid cell (to account for cells along coastlines or with other large bodies of water).  We also included a species-specific intercept in our model to account for differences in baseline occupancy among species. Thus, the occupancy component of our model is:</w:t>
      </w:r>
    </w:p>
    <w:p w14:paraId="367288B5" w14:textId="77777777" w:rsidR="009F2D01" w:rsidRDefault="009F2D01" w:rsidP="009F2D01">
      <w:pPr>
        <w:spacing w:line="480" w:lineRule="auto"/>
        <w:ind w:firstLine="720"/>
        <w:jc w:val="both"/>
        <w:rPr>
          <w:rFonts w:ascii="Times New Roman" w:hAnsi="Times New Roman" w:cs="Times New Roman"/>
          <w:sz w:val="24"/>
          <w:szCs w:val="24"/>
        </w:rPr>
      </w:pPr>
    </w:p>
    <w:p w14:paraId="5B48141D" w14:textId="77777777" w:rsidR="009F2D01" w:rsidRPr="009F2D01" w:rsidRDefault="00000000" w:rsidP="009F2D01">
      <w:pPr>
        <w:spacing w:line="480" w:lineRule="auto"/>
        <w:ind w:firstLine="720"/>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Gr</m:t>
          </m:r>
          <w:commentRangeStart w:id="28"/>
          <w:commentRangeEnd w:id="28"/>
          <m:r>
            <m:rPr>
              <m:sty m:val="p"/>
            </m:rPr>
            <w:rPr>
              <w:rStyle w:val="CommentReference"/>
            </w:rPr>
            <w:commentReference w:id="28"/>
          </m:r>
          <m:r>
            <w:rPr>
              <w:rFonts w:ascii="Cambria Math" w:hAnsi="Cambria Math" w:cs="Times New Roman"/>
              <w:sz w:val="24"/>
              <w:szCs w:val="24"/>
            </w:rPr>
            <m:t>idAre</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s1</m:t>
              </m:r>
            </m:sub>
          </m:sSub>
          <m:r>
            <m:rPr>
              <m:sty m:val="p"/>
            </m:rPr>
            <w:rPr>
              <w:rFonts w:ascii="Cambria Math" w:hAnsi="Cambria Math" w:cs="Times New Roman"/>
              <w:sz w:val="24"/>
              <w:szCs w:val="24"/>
            </w:rPr>
            <m:t>×</m:t>
          </m:r>
          <m:r>
            <w:rPr>
              <w:rFonts w:ascii="Cambria Math" w:hAnsi="Cambria Math" w:cs="Times New Roman"/>
              <w:sz w:val="24"/>
              <w:szCs w:val="24"/>
            </w:rPr>
            <m:t>Temperature</m:t>
          </m:r>
          <m:r>
            <m:rPr>
              <m:lit/>
            </m:rPr>
            <w:rPr>
              <w:rFonts w:ascii="Cambria Math" w:hAnsi="Cambria Math" w:cs="Times New Roman"/>
              <w:sz w:val="24"/>
              <w:szCs w:val="24"/>
            </w:rPr>
            <m:t>/</m:t>
          </m:r>
          <m:r>
            <w:rPr>
              <w:rFonts w:ascii="Cambria Math" w:hAnsi="Cambria Math" w:cs="Times New Roman"/>
              <w:sz w:val="24"/>
              <w:szCs w:val="24"/>
            </w:rPr>
            <m:t>Precipitatio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k,t</m:t>
              </m:r>
            </m:sub>
          </m:sSub>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s2</m:t>
                  </m:r>
                </m:sub>
              </m:sSub>
              <m:r>
                <m:rPr>
                  <m:sty m:val="p"/>
                </m:rPr>
                <w:rPr>
                  <w:rFonts w:ascii="Cambria Math" w:hAnsi="Cambria Math" w:cs="Times New Roman"/>
                  <w:sz w:val="24"/>
                  <w:szCs w:val="24"/>
                </w:rPr>
                <m:t>×</m:t>
              </m:r>
              <m:r>
                <w:rPr>
                  <w:rFonts w:ascii="Cambria Math" w:hAnsi="Cambria Math" w:cs="Times New Roman"/>
                  <w:sz w:val="24"/>
                  <w:szCs w:val="24"/>
                </w:rPr>
                <m:t>Temperatur</m:t>
              </m:r>
              <m:sSubSup>
                <m:sSubSupPr>
                  <m:ctrlPr>
                    <w:rPr>
                      <w:rFonts w:ascii="Cambria Math" w:hAnsi="Cambria Math" w:cs="Times New Roman"/>
                      <w:i/>
                      <w:sz w:val="24"/>
                      <w:szCs w:val="24"/>
                    </w:rPr>
                  </m:ctrlPr>
                </m:sSubSupPr>
                <m:e>
                  <m:r>
                    <w:rPr>
                      <w:rFonts w:ascii="Cambria Math" w:hAnsi="Cambria Math" w:cs="Times New Roman"/>
                      <w:sz w:val="24"/>
                      <w:szCs w:val="24"/>
                    </w:rPr>
                    <m:t>e</m:t>
                  </m:r>
                </m:e>
                <m:sub>
                  <m:r>
                    <w:rPr>
                      <w:rFonts w:ascii="Cambria Math" w:hAnsi="Cambria Math" w:cs="Times New Roman"/>
                      <w:sz w:val="24"/>
                      <w:szCs w:val="24"/>
                    </w:rPr>
                    <m:t>k,t</m:t>
                  </m:r>
                </m:sub>
                <m:sup>
                  <m:r>
                    <w:rPr>
                      <w:rFonts w:ascii="Cambria Math" w:hAnsi="Cambria Math" w:cs="Times New Roman"/>
                      <w:sz w:val="24"/>
                      <w:szCs w:val="24"/>
                    </w:rPr>
                    <m:t>2</m:t>
                  </m:r>
                </m:sup>
              </m:sSubSup>
            </m:e>
          </m:d>
        </m:oMath>
      </m:oMathPara>
    </w:p>
    <w:p w14:paraId="5A95B8A4" w14:textId="1F2B4D7A" w:rsidR="00123762" w:rsidRPr="00703517" w:rsidRDefault="00000000" w:rsidP="009F2D01">
      <w:pPr>
        <w:spacing w:line="480" w:lineRule="auto"/>
        <w:ind w:firstLine="720"/>
        <w:jc w:val="both"/>
        <w:rPr>
          <w:rFonts w:ascii="Times New Roman" w:hAnsi="Times New Roman" w:cs="Times New Roman"/>
          <w:sz w:val="24"/>
          <w:szCs w:val="24"/>
        </w:rPr>
      </w:pPr>
      <w:hyperlink r:id="rId24" w:anchor="0"/>
    </w:p>
    <w:p w14:paraId="384B4981" w14:textId="0BFEA8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w:hyperlink r:id="rId25"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ψ</m:t>
              </m:r>
              <m:ctrlPr>
                <w:rPr>
                  <w:rFonts w:ascii="Cambria Math" w:hAnsi="Cambria Math" w:cs="Times New Roman"/>
                  <w:sz w:val="24"/>
                  <w:szCs w:val="24"/>
                </w:rPr>
              </m:ctrlPr>
            </m:e>
            <m:sub>
              <m:r>
                <w:rPr>
                  <w:rFonts w:ascii="Cambria Math" w:hAnsi="Cambria Math" w:cs="Times New Roman"/>
                  <w:sz w:val="24"/>
                  <w:szCs w:val="24"/>
                </w:rPr>
                <m:t>k,t,s</m:t>
              </m:r>
            </m:sub>
          </m:sSub>
        </m:oMath>
      </w:hyperlink>
      <w:r w:rsidRPr="00703517">
        <w:rPr>
          <w:rFonts w:ascii="Times New Roman" w:hAnsi="Times New Roman" w:cs="Times New Roman"/>
          <w:sz w:val="24"/>
          <w:szCs w:val="24"/>
        </w:rPr>
        <w:t xml:space="preserve"> is the probability that a given species, </w:t>
      </w:r>
      <w:hyperlink r:id="rId26"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is an occupant of cell </w:t>
      </w:r>
      <w:hyperlink r:id="rId27"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in occupancy interval </w:t>
      </w:r>
      <w:hyperlink r:id="rId28" w:anchor="0">
        <w:r w:rsidRPr="00703517">
          <w:rPr>
            <w:rFonts w:ascii="Times New Roman" w:hAnsi="Times New Roman" w:cs="Times New Roman"/>
            <w:noProof/>
            <w:sz w:val="24"/>
            <w:szCs w:val="24"/>
          </w:rPr>
          <w:drawing>
            <wp:inline distT="19050" distB="19050" distL="19050" distR="19050" wp14:anchorId="1741A4CC" wp14:editId="4C5BEC3E">
              <wp:extent cx="38100" cy="1016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38100" cy="101600"/>
                      </a:xfrm>
                      <a:prstGeom prst="rect">
                        <a:avLst/>
                      </a:prstGeom>
                      <a:ln/>
                    </pic:spPr>
                  </pic:pic>
                </a:graphicData>
              </a:graphic>
            </wp:inline>
          </w:drawing>
        </w:r>
      </w:hyperlink>
      <w:r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r w:rsidRPr="00703517">
        <w:rPr>
          <w:rFonts w:ascii="Times New Roman" w:hAnsi="Times New Roman" w:cs="Times New Roman"/>
          <w:sz w:val="24"/>
          <w:szCs w:val="24"/>
        </w:rPr>
        <w:t>is the mean occupancy probability for butterflies (on a linear scale);</w:t>
      </w:r>
      <w:r w:rsidR="006B7D62" w:rsidRPr="00703517">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r w:rsidR="007E4999">
        <w:rPr>
          <w:rFonts w:ascii="Times New Roman" w:hAnsi="Times New Roman" w:cs="Times New Roman"/>
          <w:sz w:val="24"/>
          <w:szCs w:val="24"/>
        </w:rPr>
        <w:t xml:space="preserve"> </w:t>
      </w:r>
      <w:r w:rsidRPr="00703517">
        <w:rPr>
          <w:rFonts w:ascii="Times New Roman" w:hAnsi="Times New Roman" w:cs="Times New Roman"/>
          <w:sz w:val="24"/>
          <w:szCs w:val="24"/>
        </w:rPr>
        <w:t xml:space="preserve">is a species-specific intercept; </w:t>
      </w:r>
      <w:hyperlink r:id="rId30"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terrestrial surface area on occupancy probability; and</w:t>
      </w:r>
      <w:r w:rsidR="00835D0C">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s1</m:t>
            </m:r>
          </m:sub>
        </m:sSub>
      </m:oMath>
      <w:r w:rsidRPr="00703517">
        <w:rPr>
          <w:rFonts w:ascii="Times New Roman" w:hAnsi="Times New Roman" w:cs="Times New Roman"/>
          <w:sz w:val="24"/>
          <w:szCs w:val="24"/>
        </w:rPr>
        <w:t xml:space="preserve"> </w:t>
      </w:r>
      <w:commentRangeStart w:id="29"/>
      <w:commentRangeStart w:id="30"/>
      <w:commentRangeStart w:id="31"/>
      <w:r w:rsidRPr="00703517">
        <w:rPr>
          <w:rFonts w:ascii="Times New Roman" w:hAnsi="Times New Roman" w:cs="Times New Roman"/>
          <w:sz w:val="24"/>
          <w:szCs w:val="24"/>
        </w:rPr>
        <w:t>is the species-specific effect (slope) of minimum temperature/precipitation on occupancy.</w:t>
      </w:r>
      <w:commentRangeEnd w:id="29"/>
      <w:r w:rsidR="00892228" w:rsidRPr="00703517">
        <w:rPr>
          <w:rStyle w:val="CommentReference"/>
          <w:rFonts w:ascii="Times New Roman" w:hAnsi="Times New Roman" w:cs="Times New Roman"/>
          <w:sz w:val="24"/>
          <w:szCs w:val="24"/>
        </w:rPr>
        <w:commentReference w:id="29"/>
      </w:r>
      <w:commentRangeEnd w:id="30"/>
      <w:r w:rsidR="00835D0C">
        <w:rPr>
          <w:rStyle w:val="CommentReference"/>
        </w:rPr>
        <w:commentReference w:id="30"/>
      </w:r>
      <w:commentRangeEnd w:id="31"/>
      <w:r w:rsidR="00835D0C">
        <w:rPr>
          <w:rStyle w:val="CommentReference"/>
        </w:rPr>
        <w:commentReference w:id="31"/>
      </w:r>
      <w:r w:rsidRPr="00703517">
        <w:rPr>
          <w:rFonts w:ascii="Times New Roman" w:hAnsi="Times New Roman" w:cs="Times New Roman"/>
          <w:sz w:val="24"/>
          <w:szCs w:val="24"/>
        </w:rPr>
        <w:t xml:space="preserve"> The parameter </w:t>
      </w:r>
      <w:hyperlink r:id="rId31"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s2</m:t>
              </m:r>
            </m:sub>
          </m:sSub>
        </m:oMath>
      </w:hyperlink>
      <w:r w:rsidRPr="00703517">
        <w:rPr>
          <w:rFonts w:ascii="Times New Roman" w:hAnsi="Times New Roman" w:cs="Times New Roman"/>
          <w:sz w:val="24"/>
          <w:szCs w:val="24"/>
        </w:rPr>
        <w:t xml:space="preserve"> is only estimated in the temperature model to estimate the potential quadratic effect of minimum temperature on occupancy probability. For all parameters, we assumed the values were </w:t>
      </w:r>
      <w:commentRangeStart w:id="32"/>
      <w:commentRangeStart w:id="33"/>
      <w:r w:rsidRPr="00703517">
        <w:rPr>
          <w:rFonts w:ascii="Times New Roman" w:hAnsi="Times New Roman" w:cs="Times New Roman"/>
          <w:sz w:val="24"/>
          <w:szCs w:val="24"/>
        </w:rPr>
        <w:t>to be drawn</w:t>
      </w:r>
      <w:commentRangeEnd w:id="32"/>
      <w:r w:rsidR="00892228" w:rsidRPr="00703517">
        <w:rPr>
          <w:rStyle w:val="CommentReference"/>
          <w:rFonts w:ascii="Times New Roman" w:hAnsi="Times New Roman" w:cs="Times New Roman"/>
          <w:sz w:val="24"/>
          <w:szCs w:val="24"/>
        </w:rPr>
        <w:commentReference w:id="32"/>
      </w:r>
      <w:commentRangeEnd w:id="33"/>
      <w:r w:rsidR="00B86F94">
        <w:rPr>
          <w:rStyle w:val="CommentReference"/>
        </w:rPr>
        <w:commentReference w:id="33"/>
      </w:r>
      <w:r w:rsidRPr="00703517">
        <w:rPr>
          <w:rFonts w:ascii="Times New Roman" w:hAnsi="Times New Roman" w:cs="Times New Roman"/>
          <w:sz w:val="24"/>
          <w:szCs w:val="24"/>
        </w:rPr>
        <w:t xml:space="preserve"> from normal distributions with a mean of zero and a variance that was estimated at the parameter level</w:t>
      </w:r>
      <w:r w:rsidR="00B51C08">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w:t>
      </w:r>
    </w:p>
    <w:p w14:paraId="3B4F9E6C" w14:textId="2DF04122"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The detection component of our model was informed by a random-effects structure which included an average intercept value estimated across all grid cell, occupancy interval, and species combinations, a fixed-effect of occupancy interval on detection (to account for potentially increasing detectability due to modern survey methods and digital platforms such as </w:t>
      </w:r>
      <w:proofErr w:type="spellStart"/>
      <w:r w:rsidRPr="00703517">
        <w:rPr>
          <w:rFonts w:ascii="Times New Roman" w:hAnsi="Times New Roman" w:cs="Times New Roman"/>
          <w:sz w:val="24"/>
          <w:szCs w:val="24"/>
        </w:rPr>
        <w:t>iNaturalist</w:t>
      </w:r>
      <w:proofErr w:type="spellEnd"/>
      <w:r w:rsidRPr="00703517">
        <w:rPr>
          <w:rFonts w:ascii="Times New Roman" w:hAnsi="Times New Roman" w:cs="Times New Roman"/>
          <w:sz w:val="24"/>
          <w:szCs w:val="24"/>
        </w:rPr>
        <w:t>), and two random intercepts that varies by (a) species and (b) cell by occupancy interval. Mathematically, our detection component is defined as:</w:t>
      </w:r>
    </w:p>
    <w:p w14:paraId="74FF71AA" w14:textId="3CEA171B" w:rsidR="00123762" w:rsidRDefault="00123762">
      <w:pPr>
        <w:spacing w:line="480" w:lineRule="auto"/>
        <w:ind w:firstLine="720"/>
        <w:jc w:val="both"/>
        <w:rPr>
          <w:rFonts w:ascii="Times New Roman" w:hAnsi="Times New Roman" w:cs="Times New Roman"/>
          <w:sz w:val="24"/>
          <w:szCs w:val="24"/>
        </w:rPr>
      </w:pPr>
    </w:p>
    <w:p w14:paraId="7B853974" w14:textId="272E69A5" w:rsidR="00C53570" w:rsidRPr="00703517" w:rsidRDefault="00000000">
      <w:pPr>
        <w:spacing w:line="48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r>
            <m:rPr>
              <m:sty m:val="p"/>
            </m:rP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s</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α</m:t>
              </m:r>
            </m:e>
            <m:sub>
              <m:r>
                <w:rPr>
                  <w:rFonts w:ascii="Cambria Math" w:hAnsi="Cambria Math" w:cs="Times New Roman"/>
                  <w:sz w:val="24"/>
                  <w:szCs w:val="24"/>
                </w:rPr>
                <m:t>k,t</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m:t>
          </m:r>
          <m:r>
            <w:rPr>
              <w:rFonts w:ascii="Cambria Math" w:hAnsi="Cambria Math" w:cs="Times New Roman"/>
              <w:sz w:val="24"/>
              <w:szCs w:val="24"/>
            </w:rPr>
            <m:t>OccupancyInterval</m:t>
          </m:r>
        </m:oMath>
      </m:oMathPara>
    </w:p>
    <w:p w14:paraId="6C740953" w14:textId="751050DB" w:rsidR="00123762" w:rsidRPr="00703517" w:rsidRDefault="00000000" w:rsidP="00C53570">
      <w:pPr>
        <w:spacing w:line="480" w:lineRule="auto"/>
        <w:jc w:val="center"/>
        <w:rPr>
          <w:rFonts w:ascii="Times New Roman" w:hAnsi="Times New Roman" w:cs="Times New Roman"/>
          <w:sz w:val="24"/>
          <w:szCs w:val="24"/>
        </w:rPr>
      </w:pPr>
      <w:hyperlink r:id="rId32" w:anchor="0"/>
    </w:p>
    <w:p w14:paraId="00431042" w14:textId="6CB24559"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k,t,s</m:t>
            </m:r>
          </m:sub>
        </m:sSub>
      </m:oMath>
      <w:r w:rsidRPr="00703517">
        <w:rPr>
          <w:rFonts w:ascii="Times New Roman" w:hAnsi="Times New Roman" w:cs="Times New Roman"/>
          <w:sz w:val="24"/>
          <w:szCs w:val="24"/>
        </w:rPr>
        <w:t xml:space="preserve"> is the detection probability of a given species, </w:t>
      </w:r>
      <w:hyperlink r:id="rId33" w:anchor="0">
        <m:oMath>
          <m:r>
            <w:rPr>
              <w:rFonts w:ascii="Cambria Math" w:hAnsi="Cambria Math" w:cs="Times New Roman"/>
              <w:sz w:val="24"/>
              <w:szCs w:val="24"/>
            </w:rPr>
            <m:t>s</m:t>
          </m:r>
        </m:oMath>
      </w:hyperlink>
      <w:r w:rsidRPr="00703517">
        <w:rPr>
          <w:rFonts w:ascii="Times New Roman" w:hAnsi="Times New Roman" w:cs="Times New Roman"/>
          <w:sz w:val="24"/>
          <w:szCs w:val="24"/>
        </w:rPr>
        <w:t xml:space="preserve">, during a given occupancy interval, </w:t>
      </w:r>
      <w:hyperlink r:id="rId34" w:anchor="0">
        <m:oMath>
          <m:r>
            <w:rPr>
              <w:rFonts w:ascii="Cambria Math" w:hAnsi="Cambria Math" w:cs="Times New Roman"/>
              <w:sz w:val="24"/>
              <w:szCs w:val="24"/>
            </w:rPr>
            <m:t>t</m:t>
          </m:r>
        </m:oMath>
      </w:hyperlink>
      <w:r w:rsidRPr="00703517">
        <w:rPr>
          <w:rFonts w:ascii="Times New Roman" w:hAnsi="Times New Roman" w:cs="Times New Roman"/>
          <w:sz w:val="24"/>
          <w:szCs w:val="24"/>
        </w:rPr>
        <w:t xml:space="preserve">, at a particular cell, </w:t>
      </w:r>
      <w:hyperlink r:id="rId35" w:anchor="0">
        <m:oMath>
          <m:r>
            <w:rPr>
              <w:rFonts w:ascii="Cambria Math" w:hAnsi="Cambria Math" w:cs="Times New Roman"/>
              <w:sz w:val="24"/>
              <w:szCs w:val="24"/>
            </w:rPr>
            <m:t>k</m:t>
          </m:r>
        </m:oMath>
      </w:hyperlink>
      <w:r w:rsidRPr="00703517">
        <w:rPr>
          <w:rFonts w:ascii="Times New Roman" w:hAnsi="Times New Roman" w:cs="Times New Roman"/>
          <w:sz w:val="24"/>
          <w:szCs w:val="24"/>
        </w:rPr>
        <w:t xml:space="preserve">; the parameter </w:t>
      </w:r>
      <w:hyperlink r:id="rId36"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mean detection probability for all </w:t>
      </w:r>
      <w:r w:rsidRPr="00703517">
        <w:rPr>
          <w:rFonts w:ascii="Times New Roman" w:hAnsi="Times New Roman" w:cs="Times New Roman"/>
          <w:sz w:val="24"/>
          <w:szCs w:val="24"/>
        </w:rPr>
        <w:lastRenderedPageBreak/>
        <w:t xml:space="preserve">butterflies (on a linear scale); </w:t>
      </w:r>
      <w:hyperlink r:id="rId37"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s</m:t>
              </m:r>
            </m:sub>
          </m:sSub>
        </m:oMath>
      </w:hyperlink>
      <w:r w:rsidRPr="00703517">
        <w:rPr>
          <w:rFonts w:ascii="Times New Roman" w:hAnsi="Times New Roman" w:cs="Times New Roman"/>
          <w:sz w:val="24"/>
          <w:szCs w:val="24"/>
        </w:rPr>
        <w:t xml:space="preserve"> is a random species-specific intercept; </w:t>
      </w:r>
      <w:hyperlink r:id="rId38"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k,t</m:t>
              </m:r>
            </m:sub>
          </m:sSub>
        </m:oMath>
      </w:hyperlink>
      <w:r w:rsidRPr="00703517">
        <w:rPr>
          <w:rFonts w:ascii="Times New Roman" w:hAnsi="Times New Roman" w:cs="Times New Roman"/>
          <w:sz w:val="24"/>
          <w:szCs w:val="24"/>
        </w:rPr>
        <w:t xml:space="preserve"> is a cell by occupancy interval random intercept; and </w:t>
      </w:r>
      <w:hyperlink r:id="rId39" w:anchor="0">
        <m:oMath>
          <m:sSub>
            <m:sSubPr>
              <m:ctrlPr>
                <w:rPr>
                  <w:rFonts w:ascii="Cambria Math" w:hAnsi="Cambria Math" w:cs="Times New Roman"/>
                  <w:i/>
                  <w:sz w:val="24"/>
                  <w:szCs w:val="24"/>
                </w:rPr>
              </m:ctrlPr>
            </m:sSubPr>
            <m:e>
              <m:r>
                <m:rPr>
                  <m:sty m:val="p"/>
                </m:rPr>
                <w:rPr>
                  <w:rFonts w:ascii="Cambria Math" w:hAnsi="Cambria Math" w:cs="Times New Roman"/>
                  <w:sz w:val="24"/>
                  <w:szCs w:val="24"/>
                </w:rPr>
                <m:t>β</m:t>
              </m:r>
              <m:ctrlPr>
                <w:rPr>
                  <w:rFonts w:ascii="Cambria Math" w:hAnsi="Cambria Math" w:cs="Times New Roman"/>
                  <w:sz w:val="24"/>
                  <w:szCs w:val="24"/>
                </w:rPr>
              </m:ctrlPr>
            </m:e>
            <m:sub>
              <m:r>
                <w:rPr>
                  <w:rFonts w:ascii="Cambria Math" w:hAnsi="Cambria Math" w:cs="Times New Roman"/>
                  <w:sz w:val="24"/>
                  <w:szCs w:val="24"/>
                </w:rPr>
                <m:t>1</m:t>
              </m:r>
            </m:sub>
          </m:sSub>
        </m:oMath>
      </w:hyperlink>
      <w:r w:rsidRPr="00703517">
        <w:rPr>
          <w:rFonts w:ascii="Times New Roman" w:hAnsi="Times New Roman" w:cs="Times New Roman"/>
          <w:sz w:val="24"/>
          <w:szCs w:val="24"/>
        </w:rPr>
        <w:t xml:space="preserve"> is the effect of occupancy interval on detection probability. For all parameters, we assumed the values were to be drawn from normal distributions with a mean of zero and a variance that was estimated at the parameter level</w:t>
      </w:r>
      <w:r w:rsidR="00513D01">
        <w:rPr>
          <w:rFonts w:ascii="Times New Roman" w:hAnsi="Times New Roman" w:cs="Times New Roman"/>
          <w:sz w:val="24"/>
          <w:szCs w:val="24"/>
        </w:rPr>
        <w:t xml:space="preserve"> from a uniform distribution</w:t>
      </w:r>
      <w:r w:rsidRPr="00703517">
        <w:rPr>
          <w:rFonts w:ascii="Times New Roman" w:hAnsi="Times New Roman" w:cs="Times New Roman"/>
          <w:sz w:val="24"/>
          <w:szCs w:val="24"/>
        </w:rPr>
        <w:t xml:space="preserve">. Finally, the likelihood in our model was defined by the product of the latent occupancy state (either present or absent per a Bernoulli draw of the calculated occupancy probability </w:t>
      </w:r>
      <w:hyperlink r:id="rId40" w:anchor="0">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k,t,s</m:t>
              </m:r>
            </m:sub>
          </m:sSub>
        </m:oMath>
      </w:hyperlink>
      <w:r w:rsidRPr="00703517">
        <w:rPr>
          <w:rFonts w:ascii="Times New Roman" w:hAnsi="Times New Roman" w:cs="Times New Roman"/>
          <w:sz w:val="24"/>
          <w:szCs w:val="24"/>
        </w:rPr>
        <w:t xml:space="preserve">) and the probability of detection, </w:t>
      </w:r>
      <w:hyperlink r:id="rId41" w:anchor="0">
        <m:oMath>
          <m:sSub>
            <m:sSubPr>
              <m:ctrlPr>
                <w:rPr>
                  <w:rFonts w:ascii="Cambria Math" w:hAnsi="Cambria Math"/>
                  <w:i/>
                </w:rPr>
              </m:ctrlPr>
            </m:sSubPr>
            <m:e>
              <m:r>
                <w:rPr>
                  <w:rFonts w:ascii="Cambria Math" w:hAnsi="Cambria Math"/>
                </w:rPr>
                <m:t>p</m:t>
              </m:r>
            </m:e>
            <m:sub>
              <m:r>
                <w:rPr>
                  <w:rFonts w:ascii="Cambria Math" w:hAnsi="Cambria Math"/>
                </w:rPr>
                <m:t>k,t,s</m:t>
              </m:r>
            </m:sub>
          </m:sSub>
        </m:oMath>
      </w:hyperlink>
      <w:r w:rsidRPr="00703517">
        <w:rPr>
          <w:rFonts w:ascii="Times New Roman" w:hAnsi="Times New Roman" w:cs="Times New Roman"/>
          <w:sz w:val="24"/>
          <w:szCs w:val="24"/>
        </w:rPr>
        <w:t>.</w:t>
      </w:r>
    </w:p>
    <w:p w14:paraId="27D3649B" w14:textId="53289780"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We ran our occupancy models using JAGS</w:t>
      </w:r>
      <w:r w:rsidR="002D66A9" w:rsidRPr="00703517">
        <w:rPr>
          <w:rFonts w:ascii="Times New Roman" w:hAnsi="Times New Roman" w:cs="Times New Roman"/>
          <w:sz w:val="24"/>
          <w:szCs w:val="24"/>
        </w:rPr>
        <w:t xml:space="preserve"> </w:t>
      </w:r>
      <w:r w:rsidR="002D66A9"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{"citationID":"0eK6MLw0","properties":{"formattedCitation":"(Plummer 2003)","plainCitation":"(Plummer 2003)","noteIndex":0},"citationItems":[{"id":789,"uris":["http://zotero.org/users/3183432/items/53GK3KCI"],"itemData":{"id":789,"type":"paper-conference","container-title":"Proceedings of the 3rd international workshop on distributed statistical computing","note":"issue: 125.10","page":"1–10","publisher":"Vienna, Austria.","title":"JAGS: A program for analysis of Bayesian graphical models using Gibbs sampling","volume":"124","author":[{"family":"Plummer","given":"Martyn"}],"issued":{"date-parts":[["2003"]]}}}],"schema":"https://github.com/citation-style-language/schema/raw/master/csl-citation.json"} </w:instrText>
      </w:r>
      <w:r w:rsidR="002D66A9"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(Plummer 2003)</w:t>
      </w:r>
      <w:r w:rsidR="002D66A9" w:rsidRPr="00703517">
        <w:rPr>
          <w:rFonts w:ascii="Times New Roman" w:hAnsi="Times New Roman" w:cs="Times New Roman"/>
          <w:sz w:val="24"/>
          <w:szCs w:val="24"/>
        </w:rPr>
        <w:fldChar w:fldCharType="end"/>
      </w:r>
      <w:r w:rsidR="002D66A9"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on each detection/non-detection dataset for 150,000 iterations, 50,000 of which were discarded as “burn-in,” </w:t>
      </w:r>
      <w:r w:rsidR="00BD2664">
        <w:rPr>
          <w:rFonts w:ascii="Times New Roman" w:hAnsi="Times New Roman" w:cs="Times New Roman"/>
          <w:sz w:val="24"/>
          <w:szCs w:val="24"/>
        </w:rPr>
        <w:t xml:space="preserve">retaining the samples of </w:t>
      </w:r>
      <w:r w:rsidRPr="00703517">
        <w:rPr>
          <w:rFonts w:ascii="Times New Roman" w:hAnsi="Times New Roman" w:cs="Times New Roman"/>
          <w:sz w:val="24"/>
          <w:szCs w:val="24"/>
        </w:rPr>
        <w:t xml:space="preserve">every 100 iterations across four chains for a total of 4,000 samples from the posterior distribution. We assessed convergence across these chains by examining both Gelman-Rubin diagnostic values </w:t>
      </w:r>
      <w:r w:rsidR="00E24CE0"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{"citationID":"pFrq8Htx","properties":{"formattedCitation":"(Gelman &amp; Rubin 1992)","plainCitation":"(Gelman &amp; Rubin 1992)","noteIndex":0},"citationItems":[{"id":788,"uris":["http://zotero.org/users/3183432/items/F6V32TTQ"],"itemData":{"id":788,"type":"article-journal","container-title":"Statistical science","note":"publisher: JSTOR","page":"457–472","title":"Inference from iterative simulation using multiple sequences","author":[{"family":"Gelman","given":"Andrew"},{"family":"Rubin","given":"Donald B"}],"issued":{"date-parts":[["1992"]]}}}],"schema":"https://github.com/citation-style-language/schema/raw/master/csl-citation.json"} </w:instrText>
      </w:r>
      <w:r w:rsidR="00E24CE0"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(Gelman &amp; Rubin 1992)</w:t>
      </w:r>
      <w:r w:rsidR="00E24CE0" w:rsidRPr="00703517">
        <w:rPr>
          <w:rFonts w:ascii="Times New Roman" w:hAnsi="Times New Roman" w:cs="Times New Roman"/>
          <w:sz w:val="24"/>
          <w:szCs w:val="24"/>
        </w:rPr>
        <w:fldChar w:fldCharType="end"/>
      </w:r>
      <w:hyperlink r:id="rId42"/>
      <w:r w:rsidRPr="00703517">
        <w:rPr>
          <w:rFonts w:ascii="Times New Roman" w:hAnsi="Times New Roman" w:cs="Times New Roman"/>
          <w:sz w:val="24"/>
          <w:szCs w:val="24"/>
        </w:rPr>
        <w:t xml:space="preserve"> (using 1.1 as a</w:t>
      </w:r>
      <w:r w:rsidR="00E24CE0" w:rsidRPr="00703517">
        <w:rPr>
          <w:rFonts w:ascii="Times New Roman" w:hAnsi="Times New Roman" w:cs="Times New Roman"/>
          <w:sz w:val="24"/>
          <w:szCs w:val="24"/>
        </w:rPr>
        <w:t>n upper</w:t>
      </w:r>
      <w:r w:rsidRPr="00703517">
        <w:rPr>
          <w:rFonts w:ascii="Times New Roman" w:hAnsi="Times New Roman" w:cs="Times New Roman"/>
          <w:sz w:val="24"/>
          <w:szCs w:val="24"/>
        </w:rPr>
        <w:t xml:space="preserve"> threshold), and by visually inspecting the trace plots for all parameters (provided in the Supplementary Material). We used the R packages “</w:t>
      </w:r>
      <w:proofErr w:type="spellStart"/>
      <w:r w:rsidRPr="00703517">
        <w:rPr>
          <w:rFonts w:ascii="Times New Roman" w:hAnsi="Times New Roman" w:cs="Times New Roman"/>
          <w:sz w:val="24"/>
          <w:szCs w:val="24"/>
        </w:rPr>
        <w:t>jagsUI</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{"citationID":"q2impz4j","properties":{"formattedCitation":"(Kellner 2021)","plainCitation":"(Kellner 2021)","noteIndex":0},"citationItems":[{"id":670,"uris":["http://zotero.org/users/3183432/items/LNA9U5EY"],"itemData":{"id":670,"type":"book","title":"jagsUI: A Wrapper Around 'rjags' to Streamline 'JAGS' Analyses","URL":"https://CRAN.R-project.org/package=jagsUI","author":[{"family":"Kellner","given":"Ken"}],"issued":{"date-parts":[["2021"]]}}}],"schema":"https://github.com/citation-style-language/schema/raw/master/csl-citation.json"}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(Kellner 2021)</w:t>
      </w:r>
      <w:r w:rsidR="00116258"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commentRangeStart w:id="34"/>
      <w:commentRangeStart w:id="35"/>
      <w:r w:rsidRPr="00703517">
        <w:rPr>
          <w:rFonts w:ascii="Times New Roman" w:hAnsi="Times New Roman" w:cs="Times New Roman"/>
          <w:sz w:val="24"/>
          <w:szCs w:val="24"/>
        </w:rPr>
        <w:t>and “</w:t>
      </w:r>
      <w:proofErr w:type="spellStart"/>
      <w:r w:rsidRPr="00703517">
        <w:rPr>
          <w:rFonts w:ascii="Times New Roman" w:hAnsi="Times New Roman" w:cs="Times New Roman"/>
          <w:sz w:val="24"/>
          <w:szCs w:val="24"/>
        </w:rPr>
        <w:t>MCMCvis</w:t>
      </w:r>
      <w:proofErr w:type="spellEnd"/>
      <w:r w:rsidRPr="00703517">
        <w:rPr>
          <w:rFonts w:ascii="Times New Roman" w:hAnsi="Times New Roman" w:cs="Times New Roman"/>
          <w:sz w:val="24"/>
          <w:szCs w:val="24"/>
        </w:rPr>
        <w:t xml:space="preserve">” </w:t>
      </w:r>
      <w:r w:rsidR="00116258"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{"citationID":"kcKTUuo9","properties":{"formattedCitation":"(Youngflesh 2018)","plainCitation":"(Youngflesh 2018)","noteIndex":0},"citationItems":[{"id":672,"uris":["http://zotero.org/users/3183432/items/4ANJLXGI"],"itemData":{"id":672,"type":"article-journal","container-title":"Journal of Open Source Software","DOI":"10.21105/joss.00640","issue":"24","page":"640","title":"MCMCvis: Tools to visualize, manipulate, and summarize MCMC output","volume":"3","author":[{"family":"Youngflesh","given":"Casey"}],"issued":{"date-parts":[["2018"]]}}}],"schema":"https://github.com/citation-style-language/schema/raw/master/csl-citation.json"} </w:instrText>
      </w:r>
      <w:r w:rsidR="00116258"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w:t>
      </w:r>
      <w:proofErr w:type="spellStart"/>
      <w:r w:rsidR="00B71B27" w:rsidRPr="00703517">
        <w:rPr>
          <w:rFonts w:ascii="Times New Roman" w:hAnsi="Times New Roman" w:cs="Times New Roman"/>
          <w:sz w:val="24"/>
          <w:szCs w:val="24"/>
        </w:rPr>
        <w:t>Youngflesh</w:t>
      </w:r>
      <w:proofErr w:type="spellEnd"/>
      <w:r w:rsidR="00B71B27" w:rsidRPr="00703517">
        <w:rPr>
          <w:rFonts w:ascii="Times New Roman" w:hAnsi="Times New Roman" w:cs="Times New Roman"/>
          <w:sz w:val="24"/>
          <w:szCs w:val="24"/>
        </w:rPr>
        <w:t xml:space="preserve"> 2018)</w:t>
      </w:r>
      <w:r w:rsidR="00116258" w:rsidRPr="00703517">
        <w:rPr>
          <w:rFonts w:ascii="Times New Roman" w:hAnsi="Times New Roman" w:cs="Times New Roman"/>
          <w:sz w:val="24"/>
          <w:szCs w:val="24"/>
        </w:rPr>
        <w:fldChar w:fldCharType="end"/>
      </w:r>
      <w:r w:rsidR="00116258" w:rsidRPr="00703517">
        <w:rPr>
          <w:rFonts w:ascii="Times New Roman" w:hAnsi="Times New Roman" w:cs="Times New Roman"/>
          <w:sz w:val="24"/>
          <w:szCs w:val="24"/>
        </w:rPr>
        <w:t xml:space="preserve"> </w:t>
      </w:r>
      <w:commentRangeEnd w:id="34"/>
      <w:r w:rsidR="009643EB" w:rsidRPr="00703517">
        <w:rPr>
          <w:rStyle w:val="CommentReference"/>
          <w:rFonts w:ascii="Times New Roman" w:hAnsi="Times New Roman" w:cs="Times New Roman"/>
          <w:sz w:val="24"/>
          <w:szCs w:val="24"/>
        </w:rPr>
        <w:commentReference w:id="34"/>
      </w:r>
      <w:commentRangeEnd w:id="35"/>
      <w:r w:rsidR="002D5F3E">
        <w:rPr>
          <w:rStyle w:val="CommentReference"/>
        </w:rPr>
        <w:commentReference w:id="35"/>
      </w:r>
      <w:r w:rsidRPr="00703517">
        <w:rPr>
          <w:rFonts w:ascii="Times New Roman" w:hAnsi="Times New Roman" w:cs="Times New Roman"/>
          <w:sz w:val="24"/>
          <w:szCs w:val="24"/>
        </w:rPr>
        <w:t xml:space="preserve">to complete the majority of this work. </w:t>
      </w:r>
      <w:commentRangeStart w:id="36"/>
      <w:commentRangeStart w:id="37"/>
      <w:r w:rsidRPr="00703517">
        <w:rPr>
          <w:rFonts w:ascii="Times New Roman" w:hAnsi="Times New Roman" w:cs="Times New Roman"/>
          <w:sz w:val="24"/>
          <w:szCs w:val="24"/>
        </w:rPr>
        <w:t>Visualizations of model performance metrics are included in the Supplemental Material.</w:t>
      </w:r>
      <w:commentRangeEnd w:id="36"/>
      <w:r w:rsidR="009643EB" w:rsidRPr="00703517">
        <w:rPr>
          <w:rStyle w:val="CommentReference"/>
          <w:rFonts w:ascii="Times New Roman" w:hAnsi="Times New Roman" w:cs="Times New Roman"/>
          <w:sz w:val="24"/>
          <w:szCs w:val="24"/>
        </w:rPr>
        <w:commentReference w:id="36"/>
      </w:r>
      <w:commentRangeEnd w:id="37"/>
      <w:r w:rsidR="002D5F3E">
        <w:rPr>
          <w:rStyle w:val="CommentReference"/>
        </w:rPr>
        <w:commentReference w:id="37"/>
      </w:r>
    </w:p>
    <w:p w14:paraId="73C763BA" w14:textId="77777777" w:rsidR="00F21671" w:rsidRPr="00703517" w:rsidRDefault="00F21671">
      <w:pPr>
        <w:spacing w:line="480" w:lineRule="auto"/>
        <w:ind w:firstLine="720"/>
        <w:jc w:val="both"/>
        <w:rPr>
          <w:rFonts w:ascii="Times New Roman" w:hAnsi="Times New Roman" w:cs="Times New Roman"/>
          <w:sz w:val="24"/>
          <w:szCs w:val="24"/>
        </w:rPr>
      </w:pPr>
    </w:p>
    <w:p w14:paraId="4349C17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i/>
          <w:sz w:val="24"/>
          <w:szCs w:val="24"/>
        </w:rPr>
        <w:t>2.5 Post-hoc Trait Analysis</w:t>
      </w:r>
    </w:p>
    <w:p w14:paraId="0D8B3C5D" w14:textId="404C5A25" w:rsidR="001612EA" w:rsidRPr="001612EA" w:rsidRDefault="00000000" w:rsidP="001612EA">
      <w:pPr>
        <w:spacing w:before="240"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Species’ traits have been demonstrated to be associated with changes in species’ ranges over time and in the relative risk of</w:t>
      </w:r>
      <w:r w:rsidR="009643EB" w:rsidRPr="00703517">
        <w:rPr>
          <w:rFonts w:ascii="Times New Roman" w:hAnsi="Times New Roman" w:cs="Times New Roman"/>
          <w:sz w:val="24"/>
          <w:szCs w:val="24"/>
        </w:rPr>
        <w:t xml:space="preserve"> decline</w:t>
      </w:r>
      <w:r w:rsidR="00EE13EA">
        <w:rPr>
          <w:rFonts w:ascii="Times New Roman" w:hAnsi="Times New Roman" w:cs="Times New Roman"/>
          <w:sz w:val="24"/>
          <w:szCs w:val="24"/>
        </w:rPr>
        <w:t xml:space="preserve"> </w:t>
      </w:r>
      <w:r w:rsidR="00EE13EA">
        <w:rPr>
          <w:rFonts w:ascii="Times New Roman" w:hAnsi="Times New Roman" w:cs="Times New Roman"/>
          <w:sz w:val="24"/>
          <w:szCs w:val="24"/>
        </w:rPr>
        <w:fldChar w:fldCharType="begin"/>
      </w:r>
      <w:r w:rsidR="00EE13EA">
        <w:rPr>
          <w:rFonts w:ascii="Times New Roman" w:hAnsi="Times New Roman" w:cs="Times New Roman"/>
          <w:sz w:val="24"/>
          <w:szCs w:val="24"/>
        </w:rPr>
        <w:instrText xml:space="preserve"> ADDIN ZOTERO_ITEM CSL_CITATION {"citationID":"TgPqnNsi","properties":{"formattedCitation":"(Keinath {\\i{}et al.} 2017)","plainCitation":"(Keinath et al. 2017)","noteIndex":0},"citationItems":[{"id":1234,"uris":["http://zotero.org/users/3183432/items/M698R52Q"],"itemData":{"id":1234,"type":"article-journal","container-title":"Global Ecology and Biogeography","issue":"1","note":"publisher: Wiley Online Library","page":"115–127","title":"A global analysis of traits predicting species sensitivity to habitat fragmentation","volume":"26","author":[{"family":"Keinath","given":"Douglas A"},{"family":"Doak","given":"Daniel F"},{"family":"Hodges","given":"Karen E"},{"family":"Prugh","given":"Laura R"},{"family":"Fagan","given":"William"},{"family":"Sekercioglu","given":"Cagan H"},{"family":"Buchart","given":"Stuart HM"},{"family":"Kauffman","given":"Matthew"}],"issued":{"date-parts":[["2017"]]}}}],"schema":"https://github.com/citation-style-language/schema/raw/master/csl-citation.json"} </w:instrText>
      </w:r>
      <w:r w:rsidR="00EE13EA">
        <w:rPr>
          <w:rFonts w:ascii="Times New Roman" w:hAnsi="Times New Roman" w:cs="Times New Roman"/>
          <w:sz w:val="24"/>
          <w:szCs w:val="24"/>
        </w:rPr>
        <w:fldChar w:fldCharType="separate"/>
      </w:r>
      <w:r w:rsidR="00EE13EA" w:rsidRPr="00EE13EA">
        <w:rPr>
          <w:rFonts w:ascii="Times New Roman" w:hAnsi="Times New Roman" w:cs="Times New Roman"/>
          <w:sz w:val="24"/>
          <w:szCs w:val="24"/>
        </w:rPr>
        <w:t xml:space="preserve">(Keinath </w:t>
      </w:r>
      <w:r w:rsidR="00EE13EA" w:rsidRPr="00EE13EA">
        <w:rPr>
          <w:rFonts w:ascii="Times New Roman" w:hAnsi="Times New Roman" w:cs="Times New Roman"/>
          <w:i/>
          <w:iCs/>
          <w:sz w:val="24"/>
          <w:szCs w:val="24"/>
        </w:rPr>
        <w:t>et al.</w:t>
      </w:r>
      <w:r w:rsidR="00EE13EA" w:rsidRPr="00EE13EA">
        <w:rPr>
          <w:rFonts w:ascii="Times New Roman" w:hAnsi="Times New Roman" w:cs="Times New Roman"/>
          <w:sz w:val="24"/>
          <w:szCs w:val="24"/>
        </w:rPr>
        <w:t xml:space="preserve"> 2017)</w:t>
      </w:r>
      <w:r w:rsidR="00EE13EA">
        <w:rPr>
          <w:rFonts w:ascii="Times New Roman" w:hAnsi="Times New Roman" w:cs="Times New Roman"/>
          <w:sz w:val="24"/>
          <w:szCs w:val="24"/>
        </w:rPr>
        <w:fldChar w:fldCharType="end"/>
      </w:r>
      <w:r w:rsidR="009643EB" w:rsidRPr="00703517">
        <w:rPr>
          <w:rFonts w:ascii="Times New Roman" w:hAnsi="Times New Roman" w:cs="Times New Roman"/>
          <w:sz w:val="24"/>
          <w:szCs w:val="24"/>
        </w:rPr>
        <w:t xml:space="preserve"> or </w:t>
      </w:r>
      <w:r w:rsidRPr="00703517">
        <w:rPr>
          <w:rFonts w:ascii="Times New Roman" w:hAnsi="Times New Roman" w:cs="Times New Roman"/>
          <w:sz w:val="24"/>
          <w:szCs w:val="24"/>
        </w:rPr>
        <w:t xml:space="preserve"> extinction </w:t>
      </w:r>
      <w:r w:rsidR="00EE13EA">
        <w:rPr>
          <w:rFonts w:ascii="Times New Roman" w:hAnsi="Times New Roman" w:cs="Times New Roman"/>
          <w:sz w:val="24"/>
          <w:szCs w:val="24"/>
        </w:rPr>
        <w:fldChar w:fldCharType="begin"/>
      </w:r>
      <w:r w:rsidR="001134BC">
        <w:rPr>
          <w:rFonts w:ascii="Times New Roman" w:hAnsi="Times New Roman" w:cs="Times New Roman"/>
          <w:sz w:val="24"/>
          <w:szCs w:val="24"/>
        </w:rPr>
        <w:instrText xml:space="preserve"> ADDIN ZOTERO_ITEM CSL_CITATION {"citationID":"hSF4SGWf","properties":{"formattedCitation":"(Fagan {\\i{}et al.} 2001; Chichorro {\\i{}et al.} 2019, 2022)","plainCitation":"(Fagan et al. 2001; Chichorro et al. 2019, 2022)","noteIndex":0},"citationItems":[{"id":1236,"uris":["http://zotero.org/users/3183432/items/AGU75VYC"],"itemData":{"id":1236,"type":"article-journal","container-title":"Ecology Letters","issue":"2","note":"publisher: John Wiley &amp; Sons, Incorporated","page":"132–138","title":"Characterizing population vulnerability for 758 species","volume":"4","author":[{"family":"Fagan","given":"WF"},{"family":"Meir","given":"E"},{"family":"Prendergast","given":"J"},{"family":"Folarin","given":"A"},{"family":"Karieva","given":"P"}],"issued":{"date-parts":[["2001"]]}}},{"id":1235,"uris":["http://zotero.org/users/3183432/items/CQP4XBXW"],"itemData":{"id":1235,"type":"article-journal","container-title":"Biological Conservation","note":"publisher: Elsevier","page":"220–229","title":"A review of the relation between species traits and extinction risk","volume":"237","author":[{"family":"Chichorro","given":"Filipe"},{"family":"Juslén","given":"Aino"},{"family":"Cardoso","given":"Pedro"}],"issued":{"date-parts":[["2019"]]}}},{"id":782,"uris":["http://zotero.org/users/3183432/items/3UJMXCPN"],"itemData":{"id":782,"type":"article-journal","container-title":"Biological Conservation","note":"publisher: Elsevier","page":"109738","title":"Trait-based prediction of extinction risk across terrestrial taxa","volume":"274","author":[{"family":"Chichorro","given":"Filipe"},{"family":"Urbano","given":"Fernando"},{"family":"Teixeira","given":"Dinarte"},{"family":"Väre","given":"Henry"},{"family":"Pinto","given":"Tiago"},{"family":"Brummitt","given":"Neil"},{"family":"He","given":"Xiaolan"},{"family":"Hochkirch","given":"Axel"},{"family":"Hyvönen","given":"Jaakko"},{"family":"Kaila","given":"Lauri"},{"literal":"others"}],"issued":{"date-parts":[["2022"]]}}}],"schema":"https://github.com/citation-style-language/schema/raw/master/csl-citation.json"} </w:instrText>
      </w:r>
      <w:r w:rsidR="00EE13EA">
        <w:rPr>
          <w:rFonts w:ascii="Times New Roman" w:hAnsi="Times New Roman" w:cs="Times New Roman"/>
          <w:sz w:val="24"/>
          <w:szCs w:val="24"/>
        </w:rPr>
        <w:fldChar w:fldCharType="separate"/>
      </w:r>
      <w:r w:rsidR="001134BC" w:rsidRPr="001134BC">
        <w:rPr>
          <w:rFonts w:ascii="Times New Roman" w:hAnsi="Times New Roman" w:cs="Times New Roman"/>
          <w:sz w:val="24"/>
          <w:szCs w:val="24"/>
        </w:rPr>
        <w:t xml:space="preserve">(Fagan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2001; </w:t>
      </w:r>
      <w:proofErr w:type="spellStart"/>
      <w:r w:rsidR="001134BC" w:rsidRPr="001134BC">
        <w:rPr>
          <w:rFonts w:ascii="Times New Roman" w:hAnsi="Times New Roman" w:cs="Times New Roman"/>
          <w:sz w:val="24"/>
          <w:szCs w:val="24"/>
        </w:rPr>
        <w:t>Chichorro</w:t>
      </w:r>
      <w:proofErr w:type="spellEnd"/>
      <w:r w:rsidR="001134BC" w:rsidRPr="001134BC">
        <w:rPr>
          <w:rFonts w:ascii="Times New Roman" w:hAnsi="Times New Roman" w:cs="Times New Roman"/>
          <w:sz w:val="24"/>
          <w:szCs w:val="24"/>
        </w:rPr>
        <w:t xml:space="preserve"> </w:t>
      </w:r>
      <w:r w:rsidR="001134BC" w:rsidRPr="001134BC">
        <w:rPr>
          <w:rFonts w:ascii="Times New Roman" w:hAnsi="Times New Roman" w:cs="Times New Roman"/>
          <w:i/>
          <w:iCs/>
          <w:sz w:val="24"/>
          <w:szCs w:val="24"/>
        </w:rPr>
        <w:t>et al.</w:t>
      </w:r>
      <w:r w:rsidR="001134BC" w:rsidRPr="001134BC">
        <w:rPr>
          <w:rFonts w:ascii="Times New Roman" w:hAnsi="Times New Roman" w:cs="Times New Roman"/>
          <w:sz w:val="24"/>
          <w:szCs w:val="24"/>
        </w:rPr>
        <w:t xml:space="preserve"> 2019, 2022)</w:t>
      </w:r>
      <w:r w:rsidR="00EE13EA">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6614F">
        <w:rPr>
          <w:rFonts w:ascii="Times New Roman" w:hAnsi="Times New Roman" w:cs="Times New Roman"/>
          <w:sz w:val="24"/>
          <w:szCs w:val="24"/>
        </w:rPr>
        <w:t>Specifically, w</w:t>
      </w:r>
      <w:r w:rsidRPr="00703517">
        <w:rPr>
          <w:rFonts w:ascii="Times New Roman" w:hAnsi="Times New Roman" w:cs="Times New Roman"/>
          <w:sz w:val="24"/>
          <w:szCs w:val="24"/>
        </w:rPr>
        <w:t xml:space="preserve">e examined if </w:t>
      </w:r>
      <w:r w:rsidR="00574965" w:rsidRPr="00703517">
        <w:rPr>
          <w:rFonts w:ascii="Times New Roman" w:hAnsi="Times New Roman" w:cs="Times New Roman"/>
          <w:sz w:val="24"/>
          <w:szCs w:val="24"/>
        </w:rPr>
        <w:t>average annual range-wide temperature</w:t>
      </w:r>
      <w:r w:rsidR="00B446C8">
        <w:rPr>
          <w:rFonts w:ascii="Times New Roman" w:hAnsi="Times New Roman" w:cs="Times New Roman"/>
          <w:sz w:val="24"/>
          <w:szCs w:val="24"/>
        </w:rPr>
        <w:t>, range size</w:t>
      </w:r>
      <w:r w:rsidR="00574965" w:rsidRPr="00703517">
        <w:rPr>
          <w:rFonts w:ascii="Times New Roman" w:hAnsi="Times New Roman" w:cs="Times New Roman"/>
          <w:sz w:val="24"/>
          <w:szCs w:val="24"/>
        </w:rPr>
        <w:t xml:space="preserve"> and other traits such as </w:t>
      </w:r>
      <w:r w:rsidRPr="00703517">
        <w:rPr>
          <w:rFonts w:ascii="Times New Roman" w:hAnsi="Times New Roman" w:cs="Times New Roman"/>
          <w:sz w:val="24"/>
          <w:szCs w:val="24"/>
        </w:rPr>
        <w:t>wingspan, host plant family breadth, overwintering life-stage, and disturbance affinity predicted mean occupancy shifts from the 1970s to 2010s.</w:t>
      </w:r>
      <w:r w:rsidR="00CA62B1">
        <w:rPr>
          <w:rFonts w:ascii="Times New Roman" w:hAnsi="Times New Roman" w:cs="Times New Roman"/>
          <w:sz w:val="24"/>
          <w:szCs w:val="24"/>
        </w:rPr>
        <w:t xml:space="preserve"> </w:t>
      </w:r>
      <w:r w:rsidR="001612EA">
        <w:rPr>
          <w:rFonts w:ascii="Times New Roman" w:hAnsi="Times New Roman" w:cs="Times New Roman"/>
          <w:sz w:val="24"/>
          <w:szCs w:val="24"/>
        </w:rPr>
        <w:t>Using a model-</w:t>
      </w:r>
      <w:r w:rsidR="001612EA">
        <w:rPr>
          <w:rFonts w:ascii="Times New Roman" w:hAnsi="Times New Roman" w:cs="Times New Roman"/>
          <w:sz w:val="24"/>
          <w:szCs w:val="24"/>
        </w:rPr>
        <w:lastRenderedPageBreak/>
        <w:t xml:space="preserve">selection approach, we specified 14 models based on </w:t>
      </w:r>
      <w:r w:rsidR="001612EA">
        <w:rPr>
          <w:rFonts w:ascii="Times New Roman" w:hAnsi="Times New Roman" w:cs="Times New Roman"/>
          <w:i/>
          <w:iCs/>
          <w:sz w:val="24"/>
          <w:szCs w:val="24"/>
        </w:rPr>
        <w:t>a priori</w:t>
      </w:r>
      <w:r w:rsidR="001612EA">
        <w:rPr>
          <w:rFonts w:ascii="Times New Roman" w:hAnsi="Times New Roman" w:cs="Times New Roman"/>
          <w:sz w:val="24"/>
          <w:szCs w:val="24"/>
        </w:rPr>
        <w:t xml:space="preserve"> hypotheses about which traits might be most important when predicting occupancy trends across our study. We detail these models below and include a summary table in the Supplemental Material.</w:t>
      </w:r>
    </w:p>
    <w:p w14:paraId="299D597E" w14:textId="3002E326" w:rsidR="00ED5AF9" w:rsidRDefault="00CA62B1" w:rsidP="001612EA">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first model, Model A, or an ecological “null” model, is an intercept-only model that assumes occupancy trend is best predicted by a singular mean value across all species. To this model, we added species-specific intercept terms</w:t>
      </w:r>
      <w:r w:rsidR="009F4883">
        <w:rPr>
          <w:rFonts w:ascii="Times New Roman" w:hAnsi="Times New Roman" w:cs="Times New Roman"/>
          <w:sz w:val="24"/>
          <w:szCs w:val="24"/>
        </w:rPr>
        <w:t xml:space="preserve"> that are correlated by a variance-covariance matrix from our phylogeny.</w:t>
      </w:r>
      <w:r>
        <w:rPr>
          <w:rFonts w:ascii="Times New Roman" w:hAnsi="Times New Roman" w:cs="Times New Roman"/>
          <w:sz w:val="24"/>
          <w:szCs w:val="24"/>
        </w:rPr>
        <w:t xml:space="preserve"> We call is model </w:t>
      </w:r>
      <w:proofErr w:type="spellStart"/>
      <w:r>
        <w:rPr>
          <w:rFonts w:ascii="Times New Roman" w:hAnsi="Times New Roman" w:cs="Times New Roman"/>
          <w:sz w:val="24"/>
          <w:szCs w:val="24"/>
        </w:rPr>
        <w:t>Model</w:t>
      </w:r>
      <w:proofErr w:type="spellEnd"/>
      <w:r>
        <w:rPr>
          <w:rFonts w:ascii="Times New Roman" w:hAnsi="Times New Roman" w:cs="Times New Roman"/>
          <w:sz w:val="24"/>
          <w:szCs w:val="24"/>
        </w:rPr>
        <w:t xml:space="preserve"> B, or the “null + phylogenetic intercept” model. </w:t>
      </w:r>
      <w:r w:rsidR="00D571D4">
        <w:rPr>
          <w:rFonts w:ascii="Times New Roman" w:hAnsi="Times New Roman" w:cs="Times New Roman"/>
          <w:sz w:val="24"/>
          <w:szCs w:val="24"/>
        </w:rPr>
        <w:t xml:space="preserve"> </w:t>
      </w:r>
      <w:r w:rsidR="0033613A">
        <w:rPr>
          <w:rFonts w:ascii="Times New Roman" w:hAnsi="Times New Roman" w:cs="Times New Roman"/>
          <w:sz w:val="24"/>
          <w:szCs w:val="24"/>
        </w:rPr>
        <w:t>The following models (Models C-N) follow a similar structure (e.g., with/without phylogenetic intercept terms), but in these cases we select</w:t>
      </w:r>
      <w:r w:rsidR="008D2D67">
        <w:rPr>
          <w:rFonts w:ascii="Times New Roman" w:hAnsi="Times New Roman" w:cs="Times New Roman"/>
          <w:sz w:val="24"/>
          <w:szCs w:val="24"/>
        </w:rPr>
        <w:t>ed</w:t>
      </w:r>
      <w:r w:rsidR="0033613A">
        <w:rPr>
          <w:rFonts w:ascii="Times New Roman" w:hAnsi="Times New Roman" w:cs="Times New Roman"/>
          <w:sz w:val="24"/>
          <w:szCs w:val="24"/>
        </w:rPr>
        <w:t xml:space="preserve"> trait(s) that</w:t>
      </w:r>
      <w:r w:rsidR="00EB50E6">
        <w:rPr>
          <w:rFonts w:ascii="Times New Roman" w:hAnsi="Times New Roman" w:cs="Times New Roman"/>
          <w:sz w:val="24"/>
          <w:szCs w:val="24"/>
        </w:rPr>
        <w:t xml:space="preserve"> we believe may be especially informative for predicting occupancy trend. </w:t>
      </w:r>
      <w:r w:rsidR="0033613A">
        <w:rPr>
          <w:rFonts w:ascii="Times New Roman" w:hAnsi="Times New Roman" w:cs="Times New Roman"/>
          <w:sz w:val="24"/>
          <w:szCs w:val="24"/>
        </w:rPr>
        <w:t xml:space="preserve"> </w:t>
      </w:r>
      <w:r w:rsidR="00EB50E6">
        <w:rPr>
          <w:rFonts w:ascii="Times New Roman" w:hAnsi="Times New Roman" w:cs="Times New Roman"/>
          <w:sz w:val="24"/>
          <w:szCs w:val="24"/>
        </w:rPr>
        <w:t>In Models C/D we use</w:t>
      </w:r>
      <w:r w:rsidR="008D2D67">
        <w:rPr>
          <w:rFonts w:ascii="Times New Roman" w:hAnsi="Times New Roman" w:cs="Times New Roman"/>
          <w:sz w:val="24"/>
          <w:szCs w:val="24"/>
        </w:rPr>
        <w:t>d</w:t>
      </w:r>
      <w:r w:rsidR="00EB50E6">
        <w:rPr>
          <w:rFonts w:ascii="Times New Roman" w:hAnsi="Times New Roman" w:cs="Times New Roman"/>
          <w:sz w:val="24"/>
          <w:szCs w:val="24"/>
        </w:rPr>
        <w:t xml:space="preserve"> species range-wide average annual temperature as a predictor operating under the assumption that species with warmer ranges will fare better than those with colder ranges due to increasing minimum temperatures. In Models E/F we use</w:t>
      </w:r>
      <w:r w:rsidR="001E12C5">
        <w:rPr>
          <w:rFonts w:ascii="Times New Roman" w:hAnsi="Times New Roman" w:cs="Times New Roman"/>
          <w:sz w:val="24"/>
          <w:szCs w:val="24"/>
        </w:rPr>
        <w:t>d</w:t>
      </w:r>
      <w:r w:rsidR="00EB50E6">
        <w:rPr>
          <w:rFonts w:ascii="Times New Roman" w:hAnsi="Times New Roman" w:cs="Times New Roman"/>
          <w:sz w:val="24"/>
          <w:szCs w:val="24"/>
        </w:rPr>
        <w:t xml:space="preserve"> species range size as a predictor operating under the assumption that species with larger ranges will, on average, have larger ecological niches and be able to colonize new habitats/sustain populations more easily in those habitats over time. This hypothesis was born from trends estimated in prior work for many of these species (). In Models G/H we used average wingspan as a predictor operating under the assumption that wingspan is a proxy for dispersal capability and that larger wingspans/dispersal capability will predict occupancy increases (). In Models I/J we used the average number of reported host plant families as a predictor, operating under the assumption that species with greater family-level host plant breadth will be more likely to colonize new habitats/sustain populations due to larger resource availability (). In Models K/L, we used range-wide average annual temperature, overwintering life stage, and the interaction between these two predictors. We included an interaction term here since </w:t>
      </w:r>
      <w:r w:rsidR="007E34FE">
        <w:rPr>
          <w:rFonts w:ascii="Times New Roman" w:hAnsi="Times New Roman" w:cs="Times New Roman"/>
          <w:sz w:val="24"/>
          <w:szCs w:val="24"/>
        </w:rPr>
        <w:t xml:space="preserve">physiological or </w:t>
      </w:r>
      <w:r w:rsidR="007E34FE">
        <w:rPr>
          <w:rFonts w:ascii="Times New Roman" w:hAnsi="Times New Roman" w:cs="Times New Roman"/>
          <w:sz w:val="24"/>
          <w:szCs w:val="24"/>
        </w:rPr>
        <w:lastRenderedPageBreak/>
        <w:t>behavioral overwintering strategies could vary by</w:t>
      </w:r>
      <w:r w:rsidR="009D59DF">
        <w:rPr>
          <w:rFonts w:ascii="Times New Roman" w:hAnsi="Times New Roman" w:cs="Times New Roman"/>
          <w:sz w:val="24"/>
          <w:szCs w:val="24"/>
        </w:rPr>
        <w:t xml:space="preserve"> a species’ thermal adaptability</w:t>
      </w:r>
      <w:r w:rsidR="00EB50E6">
        <w:rPr>
          <w:rFonts w:ascii="Times New Roman" w:hAnsi="Times New Roman" w:cs="Times New Roman"/>
          <w:sz w:val="24"/>
          <w:szCs w:val="24"/>
        </w:rPr>
        <w:t>.</w:t>
      </w:r>
      <w:r w:rsidR="009D59DF">
        <w:rPr>
          <w:rFonts w:ascii="Times New Roman" w:hAnsi="Times New Roman" w:cs="Times New Roman"/>
          <w:sz w:val="24"/>
          <w:szCs w:val="24"/>
        </w:rPr>
        <w:t xml:space="preserve"> For example, some species of Lepidoptera possess the ability to synthesize antifreeze compounds while others may burrow underground or find other sheltering mechanisms to survive winter conditions </w:t>
      </w:r>
      <w:r w:rsidR="0071132C">
        <w:rPr>
          <w:rFonts w:ascii="Times New Roman" w:hAnsi="Times New Roman" w:cs="Times New Roman"/>
          <w:sz w:val="24"/>
          <w:szCs w:val="24"/>
        </w:rPr>
        <w:fldChar w:fldCharType="begin"/>
      </w:r>
      <w:r w:rsidR="00952DD2">
        <w:rPr>
          <w:rFonts w:ascii="Times New Roman" w:hAnsi="Times New Roman" w:cs="Times New Roman"/>
          <w:sz w:val="24"/>
          <w:szCs w:val="24"/>
        </w:rPr>
        <w:instrText xml:space="preserve"> ADDIN ZOTERO_ITEM CSL_CITATION {"citationID":"fSAf5k0F","properties":{"formattedCitation":"(Downes 1965; Layne Jr &amp; Kuharsky 2000; Brackley 2021)","plainCitation":"(Downes 1965; Layne Jr &amp; Kuharsky 2000; Brackley 2021)","noteIndex":0},"citationItems":[{"id":1240,"uris":["http://zotero.org/users/3183432/items/MKF9ZD65"],"itemData":{"id":1240,"type":"article-journal","container-title":"Annual Review of Entomology","issue":"1","note":"publisher: Annual Reviews 4139 El Camino Way, PO Box 10139, Palo Alto, CA 94303-0139, USA","page":"257–274","title":"Adaptations of insects in the Arctic","volume":"10","author":[{"family":"Downes","given":"JA"}],"issued":{"date-parts":[["1965"]]}}},{"id":1239,"uris":["http://zotero.org/users/3183432/items/B6ZP5ARI"],"itemData":{"id":1239,"type":"article-journal","container-title":"Journal of Experimental Zoology","issue":"4","note":"publisher: Wiley Online Library","page":"367–371","title":"Triggering of cryoprotectant synthesis in the woolly bear caterpillar (Pyrrharctia isabella Lepidoptera: Arctiidae)","volume":"286","author":[{"family":"Layne Jr","given":"Jack R"},{"family":"Kuharsky","given":"Diane K"}],"issued":{"date-parts":[["2000"]]}}},{"id":1238,"uris":["http://zotero.org/users/3183432/items/HNQDR338"],"itemData":{"id":1238,"type":"book","publisher":"Georgetown University","title":"No Longer Forgotten: Pupation as a Critical Link in the Lepidopteran Life Cycle","author":[{"family":"Brackley","given":"Allison"}],"issued":{"date-parts":[["2021"]]}}}],"schema":"https://github.com/citation-style-language/schema/raw/master/csl-citation.json"} </w:instrText>
      </w:r>
      <w:r w:rsidR="0071132C">
        <w:rPr>
          <w:rFonts w:ascii="Times New Roman" w:hAnsi="Times New Roman" w:cs="Times New Roman"/>
          <w:sz w:val="24"/>
          <w:szCs w:val="24"/>
        </w:rPr>
        <w:fldChar w:fldCharType="separate"/>
      </w:r>
      <w:r w:rsidR="00952DD2" w:rsidRPr="00952DD2">
        <w:rPr>
          <w:rFonts w:ascii="Times New Roman" w:hAnsi="Times New Roman" w:cs="Times New Roman"/>
          <w:sz w:val="24"/>
        </w:rPr>
        <w:t xml:space="preserve">(Downes 1965; Layne Jr &amp; </w:t>
      </w:r>
      <w:proofErr w:type="spellStart"/>
      <w:r w:rsidR="00952DD2" w:rsidRPr="00952DD2">
        <w:rPr>
          <w:rFonts w:ascii="Times New Roman" w:hAnsi="Times New Roman" w:cs="Times New Roman"/>
          <w:sz w:val="24"/>
        </w:rPr>
        <w:t>Kuharsky</w:t>
      </w:r>
      <w:proofErr w:type="spellEnd"/>
      <w:r w:rsidR="00952DD2" w:rsidRPr="00952DD2">
        <w:rPr>
          <w:rFonts w:ascii="Times New Roman" w:hAnsi="Times New Roman" w:cs="Times New Roman"/>
          <w:sz w:val="24"/>
        </w:rPr>
        <w:t xml:space="preserve"> 2000; </w:t>
      </w:r>
      <w:proofErr w:type="spellStart"/>
      <w:r w:rsidR="00952DD2" w:rsidRPr="00952DD2">
        <w:rPr>
          <w:rFonts w:ascii="Times New Roman" w:hAnsi="Times New Roman" w:cs="Times New Roman"/>
          <w:sz w:val="24"/>
        </w:rPr>
        <w:t>Brackley</w:t>
      </w:r>
      <w:proofErr w:type="spellEnd"/>
      <w:r w:rsidR="00952DD2" w:rsidRPr="00952DD2">
        <w:rPr>
          <w:rFonts w:ascii="Times New Roman" w:hAnsi="Times New Roman" w:cs="Times New Roman"/>
          <w:sz w:val="24"/>
        </w:rPr>
        <w:t xml:space="preserve"> 2021)</w:t>
      </w:r>
      <w:r w:rsidR="0071132C">
        <w:rPr>
          <w:rFonts w:ascii="Times New Roman" w:hAnsi="Times New Roman" w:cs="Times New Roman"/>
          <w:sz w:val="24"/>
          <w:szCs w:val="24"/>
        </w:rPr>
        <w:fldChar w:fldCharType="end"/>
      </w:r>
      <w:r w:rsidR="009D59DF">
        <w:rPr>
          <w:rFonts w:ascii="Times New Roman" w:hAnsi="Times New Roman" w:cs="Times New Roman"/>
          <w:sz w:val="24"/>
          <w:szCs w:val="24"/>
        </w:rPr>
        <w:t>.</w:t>
      </w:r>
      <w:r w:rsidR="001A7CBB">
        <w:rPr>
          <w:rFonts w:ascii="Times New Roman" w:hAnsi="Times New Roman" w:cs="Times New Roman"/>
          <w:sz w:val="24"/>
          <w:szCs w:val="24"/>
        </w:rPr>
        <w:t xml:space="preserve"> </w:t>
      </w:r>
      <w:r w:rsidR="00FC6AA6">
        <w:rPr>
          <w:rFonts w:ascii="Times New Roman" w:hAnsi="Times New Roman" w:cs="Times New Roman"/>
          <w:sz w:val="24"/>
          <w:szCs w:val="24"/>
        </w:rPr>
        <w:t>Further, r</w:t>
      </w:r>
      <w:r w:rsidR="001A7CBB">
        <w:rPr>
          <w:rFonts w:ascii="Times New Roman" w:hAnsi="Times New Roman" w:cs="Times New Roman"/>
          <w:sz w:val="24"/>
          <w:szCs w:val="24"/>
        </w:rPr>
        <w:t xml:space="preserve">esponses to environmental cues can vary ontogenetically </w:t>
      </w:r>
      <w:r w:rsidR="001A7CBB">
        <w:rPr>
          <w:rFonts w:ascii="Times New Roman" w:hAnsi="Times New Roman" w:cs="Times New Roman"/>
          <w:sz w:val="24"/>
          <w:szCs w:val="24"/>
        </w:rPr>
        <w:fldChar w:fldCharType="begin"/>
      </w:r>
      <w:r w:rsidR="001A7CBB">
        <w:rPr>
          <w:rFonts w:ascii="Times New Roman" w:hAnsi="Times New Roman" w:cs="Times New Roman"/>
          <w:sz w:val="24"/>
          <w:szCs w:val="24"/>
        </w:rPr>
        <w:instrText xml:space="preserve"> ADDIN ZOTERO_ITEM CSL_CITATION {"citationID":"rrpRQiCX","properties":{"formattedCitation":"(Brackley {\\i{}et al.} 2021)","plainCitation":"(Brackley et al. 2021)","noteIndex":0},"citationItems":[{"id":1237,"uris":["http://zotero.org/users/3183432/items/MM2V8BWE"],"itemData":{"id":1237,"type":"article-journal","container-title":"Entomologia Experimentalis et Applicata","issue":"12","note":"publisher: Wiley Online Library","page":"1147–1156","title":"Adaptive ontogenetic shifts in larval responses to environmental cues","volume":"169","author":[{"family":"Brackley","given":"Allison"},{"family":"Lill","given":"John T"},{"family":"Weiss","given":"Martha R"}],"issued":{"date-parts":[["2021"]]}}}],"schema":"https://github.com/citation-style-language/schema/raw/master/csl-citation.json"} </w:instrText>
      </w:r>
      <w:r w:rsidR="001A7CBB">
        <w:rPr>
          <w:rFonts w:ascii="Times New Roman" w:hAnsi="Times New Roman" w:cs="Times New Roman"/>
          <w:sz w:val="24"/>
          <w:szCs w:val="24"/>
        </w:rPr>
        <w:fldChar w:fldCharType="separate"/>
      </w:r>
      <w:r w:rsidR="001A7CBB" w:rsidRPr="001A7CBB">
        <w:rPr>
          <w:rFonts w:ascii="Times New Roman" w:hAnsi="Times New Roman" w:cs="Times New Roman"/>
          <w:sz w:val="24"/>
          <w:szCs w:val="24"/>
        </w:rPr>
        <w:t>(</w:t>
      </w:r>
      <w:proofErr w:type="spellStart"/>
      <w:r w:rsidR="001A7CBB" w:rsidRPr="001A7CBB">
        <w:rPr>
          <w:rFonts w:ascii="Times New Roman" w:hAnsi="Times New Roman" w:cs="Times New Roman"/>
          <w:sz w:val="24"/>
          <w:szCs w:val="24"/>
        </w:rPr>
        <w:t>Brackley</w:t>
      </w:r>
      <w:proofErr w:type="spellEnd"/>
      <w:r w:rsidR="001A7CBB" w:rsidRPr="001A7CBB">
        <w:rPr>
          <w:rFonts w:ascii="Times New Roman" w:hAnsi="Times New Roman" w:cs="Times New Roman"/>
          <w:sz w:val="24"/>
          <w:szCs w:val="24"/>
        </w:rPr>
        <w:t xml:space="preserve"> </w:t>
      </w:r>
      <w:r w:rsidR="001A7CBB" w:rsidRPr="001A7CBB">
        <w:rPr>
          <w:rFonts w:ascii="Times New Roman" w:hAnsi="Times New Roman" w:cs="Times New Roman"/>
          <w:i/>
          <w:iCs/>
          <w:sz w:val="24"/>
          <w:szCs w:val="24"/>
        </w:rPr>
        <w:t>et al.</w:t>
      </w:r>
      <w:r w:rsidR="001A7CBB" w:rsidRPr="001A7CBB">
        <w:rPr>
          <w:rFonts w:ascii="Times New Roman" w:hAnsi="Times New Roman" w:cs="Times New Roman"/>
          <w:sz w:val="24"/>
          <w:szCs w:val="24"/>
        </w:rPr>
        <w:t xml:space="preserve"> 2021)</w:t>
      </w:r>
      <w:r w:rsidR="001A7CBB">
        <w:rPr>
          <w:rFonts w:ascii="Times New Roman" w:hAnsi="Times New Roman" w:cs="Times New Roman"/>
          <w:sz w:val="24"/>
          <w:szCs w:val="24"/>
        </w:rPr>
        <w:fldChar w:fldCharType="end"/>
      </w:r>
      <w:r w:rsidR="001A7CBB">
        <w:rPr>
          <w:rFonts w:ascii="Times New Roman" w:hAnsi="Times New Roman" w:cs="Times New Roman"/>
          <w:sz w:val="24"/>
          <w:szCs w:val="24"/>
        </w:rPr>
        <w:t>.</w:t>
      </w:r>
      <w:r w:rsidR="00FE5103">
        <w:rPr>
          <w:rFonts w:ascii="Times New Roman" w:hAnsi="Times New Roman" w:cs="Times New Roman"/>
          <w:sz w:val="24"/>
          <w:szCs w:val="24"/>
        </w:rPr>
        <w:t xml:space="preserve"> Finally, in Models M/N, we used all available trait information (described in our data collection phase above).</w:t>
      </w:r>
      <w:r w:rsidR="00EB50E6">
        <w:rPr>
          <w:rFonts w:ascii="Times New Roman" w:hAnsi="Times New Roman" w:cs="Times New Roman"/>
          <w:sz w:val="24"/>
          <w:szCs w:val="24"/>
        </w:rPr>
        <w:t xml:space="preserve"> </w:t>
      </w:r>
      <w:r w:rsidR="00E97AA4">
        <w:rPr>
          <w:rFonts w:ascii="Times New Roman" w:hAnsi="Times New Roman" w:cs="Times New Roman"/>
          <w:sz w:val="24"/>
          <w:szCs w:val="24"/>
        </w:rPr>
        <w:t>Models M/N aimed to examine if a model including all traits performed as well as our simpler models.</w:t>
      </w:r>
    </w:p>
    <w:p w14:paraId="7F90E067" w14:textId="017DA45D" w:rsidR="00F21671" w:rsidRPr="00703517" w:rsidRDefault="00ED5AF9">
      <w:pPr>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After running our models, w</w:t>
      </w:r>
      <w:r w:rsidRPr="00703517">
        <w:rPr>
          <w:rFonts w:ascii="Times New Roman" w:hAnsi="Times New Roman" w:cs="Times New Roman"/>
          <w:sz w:val="24"/>
          <w:szCs w:val="24"/>
        </w:rPr>
        <w:t>e then compared the</w:t>
      </w:r>
      <w:r>
        <w:rPr>
          <w:rFonts w:ascii="Times New Roman" w:hAnsi="Times New Roman" w:cs="Times New Roman"/>
          <w:sz w:val="24"/>
          <w:szCs w:val="24"/>
        </w:rPr>
        <w:t>m</w:t>
      </w:r>
      <w:r w:rsidRPr="00703517">
        <w:rPr>
          <w:rFonts w:ascii="Times New Roman" w:hAnsi="Times New Roman" w:cs="Times New Roman"/>
          <w:sz w:val="24"/>
          <w:szCs w:val="24"/>
        </w:rPr>
        <w:t xml:space="preserve"> using leave-one-out (LOO) cross-validation in order to select the top candidate model </w:t>
      </w:r>
      <w:r w:rsidR="0059793C"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{"citationID":"6nCjVsvu","properties":{"formattedCitation":"(Vehtari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59793C"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(Vehtari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w:t>
      </w:r>
      <w:r w:rsidR="0059793C"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797664">
        <w:rPr>
          <w:rFonts w:ascii="Times New Roman" w:hAnsi="Times New Roman" w:cs="Times New Roman"/>
          <w:sz w:val="24"/>
          <w:szCs w:val="24"/>
        </w:rPr>
        <w:t xml:space="preserve">From our LOO scores, we calculated the expected log </w:t>
      </w:r>
      <w:r w:rsidR="00232CF6">
        <w:rPr>
          <w:rFonts w:ascii="Times New Roman" w:hAnsi="Times New Roman" w:cs="Times New Roman"/>
          <w:sz w:val="24"/>
          <w:szCs w:val="24"/>
        </w:rPr>
        <w:t xml:space="preserve">pointwise </w:t>
      </w:r>
      <w:r w:rsidR="00797664">
        <w:rPr>
          <w:rFonts w:ascii="Times New Roman" w:hAnsi="Times New Roman" w:cs="Times New Roman"/>
          <w:sz w:val="24"/>
          <w:szCs w:val="24"/>
        </w:rPr>
        <w:t>predictive density (ELPD</w:t>
      </w:r>
      <w:r w:rsidR="00420B36">
        <w:rPr>
          <w:rFonts w:ascii="Times New Roman" w:hAnsi="Times New Roman" w:cs="Times New Roman"/>
          <w:sz w:val="24"/>
          <w:szCs w:val="24"/>
        </w:rPr>
        <w:t>-LOO</w:t>
      </w:r>
      <w:r w:rsidR="00797664">
        <w:rPr>
          <w:rFonts w:ascii="Times New Roman" w:hAnsi="Times New Roman" w:cs="Times New Roman"/>
          <w:sz w:val="24"/>
          <w:szCs w:val="24"/>
        </w:rPr>
        <w:t>)</w:t>
      </w:r>
      <w:r w:rsidR="00932157">
        <w:rPr>
          <w:rFonts w:ascii="Times New Roman" w:hAnsi="Times New Roman" w:cs="Times New Roman"/>
          <w:sz w:val="24"/>
          <w:szCs w:val="24"/>
        </w:rPr>
        <w:t xml:space="preserve"> or a measure of predictive </w:t>
      </w:r>
      <w:r w:rsidR="00420B36">
        <w:rPr>
          <w:rFonts w:ascii="Times New Roman" w:hAnsi="Times New Roman" w:cs="Times New Roman"/>
          <w:sz w:val="24"/>
          <w:szCs w:val="24"/>
        </w:rPr>
        <w:t>accuracy</w:t>
      </w:r>
      <w:r w:rsidR="005835CF">
        <w:rPr>
          <w:rFonts w:ascii="Times New Roman" w:hAnsi="Times New Roman" w:cs="Times New Roman"/>
          <w:sz w:val="24"/>
          <w:szCs w:val="24"/>
        </w:rPr>
        <w:t xml:space="preserve"> </w:t>
      </w:r>
      <w:r w:rsidR="00A95BE4">
        <w:rPr>
          <w:rFonts w:ascii="Times New Roman" w:hAnsi="Times New Roman" w:cs="Times New Roman"/>
          <w:sz w:val="24"/>
          <w:szCs w:val="24"/>
        </w:rPr>
        <w:fldChar w:fldCharType="begin"/>
      </w:r>
      <w:r w:rsidR="00A95BE4">
        <w:rPr>
          <w:rFonts w:ascii="Times New Roman" w:hAnsi="Times New Roman" w:cs="Times New Roman"/>
          <w:sz w:val="24"/>
          <w:szCs w:val="24"/>
        </w:rPr>
        <w:instrText xml:space="preserve"> ADDIN ZOTERO_ITEM CSL_CITATION {"citationID":"7W53NXuY","properties":{"formattedCitation":"(Vehtari {\\i{}et al.} 2017)","plainCitation":"(Vehtari et al. 2017)","noteIndex":0},"citationItems":[{"id":811,"uris":["http://zotero.org/users/3183432/items/C2WRXFJW"],"itemData":{"id":811,"type":"article-journal","container-title":"Statistics and computing","note":"publisher: Springer","page":"1413–1432","title":"Practical Bayesian model evaluation using leave-one-out cross-validation and WAIC","volume":"27","author":[{"family":"Vehtari","given":"Aki"},{"family":"Gelman","given":"Andrew"},{"family":"Gabry","given":"Jonah"}],"issued":{"date-parts":[["2017"]]}}}],"schema":"https://github.com/citation-style-language/schema/raw/master/csl-citation.json"} </w:instrText>
      </w:r>
      <w:r w:rsidR="00A95BE4">
        <w:rPr>
          <w:rFonts w:ascii="Times New Roman" w:hAnsi="Times New Roman" w:cs="Times New Roman"/>
          <w:sz w:val="24"/>
          <w:szCs w:val="24"/>
        </w:rPr>
        <w:fldChar w:fldCharType="separate"/>
      </w:r>
      <w:r w:rsidR="00A95BE4" w:rsidRPr="00A95BE4">
        <w:rPr>
          <w:rFonts w:ascii="Times New Roman" w:hAnsi="Times New Roman" w:cs="Times New Roman"/>
          <w:sz w:val="24"/>
          <w:szCs w:val="24"/>
        </w:rPr>
        <w:t xml:space="preserve">(Vehtari </w:t>
      </w:r>
      <w:r w:rsidR="00A95BE4" w:rsidRPr="00A95BE4">
        <w:rPr>
          <w:rFonts w:ascii="Times New Roman" w:hAnsi="Times New Roman" w:cs="Times New Roman"/>
          <w:i/>
          <w:iCs/>
          <w:sz w:val="24"/>
          <w:szCs w:val="24"/>
        </w:rPr>
        <w:t>et al.</w:t>
      </w:r>
      <w:r w:rsidR="00A95BE4" w:rsidRPr="00A95BE4">
        <w:rPr>
          <w:rFonts w:ascii="Times New Roman" w:hAnsi="Times New Roman" w:cs="Times New Roman"/>
          <w:sz w:val="24"/>
          <w:szCs w:val="24"/>
        </w:rPr>
        <w:t xml:space="preserve"> 2017)</w:t>
      </w:r>
      <w:r w:rsidR="00A95BE4">
        <w:rPr>
          <w:rFonts w:ascii="Times New Roman" w:hAnsi="Times New Roman" w:cs="Times New Roman"/>
          <w:sz w:val="24"/>
          <w:szCs w:val="24"/>
        </w:rPr>
        <w:fldChar w:fldCharType="end"/>
      </w:r>
      <w:r w:rsidR="00797664">
        <w:rPr>
          <w:rFonts w:ascii="Times New Roman" w:hAnsi="Times New Roman" w:cs="Times New Roman"/>
          <w:sz w:val="24"/>
          <w:szCs w:val="24"/>
        </w:rPr>
        <w:t xml:space="preserve">. </w:t>
      </w:r>
      <w:r w:rsidR="0048142D">
        <w:rPr>
          <w:rFonts w:ascii="Times New Roman" w:hAnsi="Times New Roman" w:cs="Times New Roman"/>
          <w:sz w:val="24"/>
          <w:szCs w:val="24"/>
        </w:rPr>
        <w:t xml:space="preserve">Higher values of this metric </w:t>
      </w:r>
      <w:r w:rsidR="00D22A36">
        <w:rPr>
          <w:rFonts w:ascii="Times New Roman" w:hAnsi="Times New Roman" w:cs="Times New Roman"/>
          <w:sz w:val="24"/>
          <w:szCs w:val="24"/>
        </w:rPr>
        <w:t>indicate better predictive capacity of the model</w:t>
      </w:r>
      <w:r w:rsidR="0048142D">
        <w:rPr>
          <w:rFonts w:ascii="Times New Roman" w:hAnsi="Times New Roman" w:cs="Times New Roman"/>
          <w:sz w:val="24"/>
          <w:szCs w:val="24"/>
        </w:rPr>
        <w:t xml:space="preserve">. </w:t>
      </w:r>
      <w:r w:rsidRPr="00703517">
        <w:rPr>
          <w:rFonts w:ascii="Times New Roman" w:hAnsi="Times New Roman" w:cs="Times New Roman"/>
          <w:sz w:val="24"/>
          <w:szCs w:val="24"/>
        </w:rPr>
        <w:t xml:space="preserve">Phylogenetic signal among occupancy estimates was measured using </w:t>
      </w:r>
      <w:proofErr w:type="spellStart"/>
      <w:r w:rsidRPr="00703517">
        <w:rPr>
          <w:rFonts w:ascii="Times New Roman" w:hAnsi="Times New Roman" w:cs="Times New Roman"/>
          <w:sz w:val="24"/>
          <w:szCs w:val="24"/>
        </w:rPr>
        <w:t>Pagel’s</w:t>
      </w:r>
      <w:proofErr w:type="spellEnd"/>
      <w:r w:rsidRPr="00703517">
        <w:rPr>
          <w:rFonts w:ascii="Times New Roman" w:hAnsi="Times New Roman" w:cs="Times New Roman"/>
          <w:sz w:val="24"/>
          <w:szCs w:val="24"/>
        </w:rPr>
        <w:t xml:space="preserve"> </w:t>
      </w:r>
      <w:hyperlink r:id="rId43" w:anchor="0">
        <w:r w:rsidRPr="00703517">
          <w:rPr>
            <w:rFonts w:ascii="Times New Roman" w:hAnsi="Times New Roman" w:cs="Times New Roman"/>
            <w:noProof/>
            <w:sz w:val="24"/>
            <w:szCs w:val="24"/>
          </w:rPr>
          <w:drawing>
            <wp:inline distT="19050" distB="19050" distL="19050" distR="19050" wp14:anchorId="27BF9462" wp14:editId="7BAC2E91">
              <wp:extent cx="76200" cy="114300"/>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76200" cy="114300"/>
                      </a:xfrm>
                      <a:prstGeom prst="rect">
                        <a:avLst/>
                      </a:prstGeom>
                      <a:ln/>
                    </pic:spPr>
                  </pic:pic>
                </a:graphicData>
              </a:graphic>
            </wp:inline>
          </w:drawing>
        </w:r>
      </w:hyperlink>
      <w:r w:rsidRPr="00703517">
        <w:rPr>
          <w:rFonts w:ascii="Times New Roman" w:hAnsi="Times New Roman" w:cs="Times New Roman"/>
          <w:sz w:val="24"/>
          <w:szCs w:val="24"/>
        </w:rPr>
        <w:t xml:space="preserve"> where values close to zero indicate no phylogenetic signal in the response and values close to one indicate strong correlation with phylogeny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{"citationID":"rH1Nswn0","properties":{"formattedCitation":"(Pagel 1999; Freckleton {\\i{}et al.} 2002)","plainCitation":"(Pagel 1999; Freckleton et al. 2002)","noteIndex":0},"citationItems":[{"id":345,"uris":["http://zotero.org/users/3183432/items/NX9YAJTY"],"itemData":{"id":345,"type":"article-journal","container-title":"The American Naturalist","issue":"6","title":"Phylogenetic analysis and comparative data: a test and review of evidence","volume":"160","author":[{"family":"Freckleton","given":"R.P."},{"family":"Harvey","given":"P.H."},{"family":"Pagel","given":"M."}],"editor":[{"family":"Losos","given":"J.B."}],"issued":{"date-parts":[["2002"]]}}},{"id":302,"uris":["http://zotero.org/users/3183432/items/3SPE8799"],"itemData":{"id":302,"type":"article-journal","abstract":"Phylogenetic trees describe the pattern of descent amongst a group of species. With the rapid accumulation of DNA sequence data, more and more phylogenies are being constructed based upon sequence comparisons. The combination of these phylogenies with powerful new statistical approaches for the analysis of biological evolution is challenging widely held beliefs about the history and evolution of life on Earth.","container-title":"Nature","page":"877-884","title":"Inferring the historical patterns of biological evolution","volume":"401","author":[{"family":"Pagel","given":"Mark"}],"issued":{"date-parts":[["1999"]]}}}],"schema":"https://github.com/citation-style-language/schema/raw/master/csl-citation.json"}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(Pagel 1999; Freckleton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2002)</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This work was performed using the R package “brms”  which interfaces with Stan </w:t>
      </w:r>
      <w:r w:rsidR="005B138B"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{"citationID":"LA2YF0uV","properties":{"formattedCitation":"(B\\uc0\\u252{}rkner 2017)","plainCitation":"(Bürkner 2017)","noteIndex":0},"citationItems":[{"id":825,"uris":["http://zotero.org/users/3183432/items/CGTJHQVB"],"itemData":{"id":825,"type":"article-journal","container-title":"Journal of statistical software","page":"1–28","title":"brms: An R package for Bayesian multilevel models using Stan","volume":"80","author":[{"family":"Bürkner","given":"Paul-Christian"}],"issued":{"date-parts":[["2017"]]}}}],"schema":"https://github.com/citation-style-language/schema/raw/master/csl-citation.json"} </w:instrText>
      </w:r>
      <w:r w:rsidR="005B138B"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(Bürkner 2017)</w:t>
      </w:r>
      <w:r w:rsidR="005B138B" w:rsidRPr="00703517">
        <w:rPr>
          <w:rFonts w:ascii="Times New Roman" w:hAnsi="Times New Roman" w:cs="Times New Roman"/>
          <w:sz w:val="24"/>
          <w:szCs w:val="24"/>
        </w:rPr>
        <w:fldChar w:fldCharType="end"/>
      </w:r>
      <w:r w:rsidRPr="00703517">
        <w:rPr>
          <w:rFonts w:ascii="Times New Roman" w:hAnsi="Times New Roman" w:cs="Times New Roman"/>
          <w:sz w:val="24"/>
          <w:szCs w:val="24"/>
        </w:rPr>
        <w:t>. We ran all of our models for 200,000 iterations, discarding 100,000 as “burn-in” and thinning by 50 across four chains for a total of 4,000 samples from the posterior. We assessed convergence by using the Gelman-Rubin diagnostic values and by inspecting trace plot</w:t>
      </w:r>
      <w:r w:rsidR="003F5011">
        <w:rPr>
          <w:rFonts w:ascii="Times New Roman" w:hAnsi="Times New Roman" w:cs="Times New Roman"/>
          <w:sz w:val="24"/>
          <w:szCs w:val="24"/>
        </w:rPr>
        <w:t xml:space="preserve">s. </w:t>
      </w:r>
      <w:r w:rsidR="00954216">
        <w:rPr>
          <w:rFonts w:ascii="Times New Roman" w:hAnsi="Times New Roman" w:cs="Times New Roman"/>
          <w:sz w:val="24"/>
          <w:szCs w:val="24"/>
        </w:rPr>
        <w:t xml:space="preserve">We provide the model </w:t>
      </w:r>
      <w:r w:rsidR="00B85326">
        <w:rPr>
          <w:rFonts w:ascii="Times New Roman" w:hAnsi="Times New Roman" w:cs="Times New Roman"/>
          <w:sz w:val="24"/>
          <w:szCs w:val="24"/>
        </w:rPr>
        <w:t xml:space="preserve">code and model </w:t>
      </w:r>
      <w:r w:rsidR="00954216">
        <w:rPr>
          <w:rFonts w:ascii="Times New Roman" w:hAnsi="Times New Roman" w:cs="Times New Roman"/>
          <w:sz w:val="24"/>
          <w:szCs w:val="24"/>
        </w:rPr>
        <w:t>files</w:t>
      </w:r>
      <w:r w:rsidR="00B85326">
        <w:rPr>
          <w:rFonts w:ascii="Times New Roman" w:hAnsi="Times New Roman" w:cs="Times New Roman"/>
          <w:sz w:val="24"/>
          <w:szCs w:val="24"/>
        </w:rPr>
        <w:t xml:space="preserve"> for our entire analysis</w:t>
      </w:r>
      <w:r w:rsidR="00954216">
        <w:rPr>
          <w:rFonts w:ascii="Times New Roman" w:hAnsi="Times New Roman" w:cs="Times New Roman"/>
          <w:sz w:val="24"/>
          <w:szCs w:val="24"/>
        </w:rPr>
        <w:t xml:space="preserve"> via GitHub and </w:t>
      </w:r>
      <w:proofErr w:type="spellStart"/>
      <w:r w:rsidR="00C864EB">
        <w:rPr>
          <w:rFonts w:ascii="Times New Roman" w:hAnsi="Times New Roman" w:cs="Times New Roman"/>
          <w:sz w:val="24"/>
          <w:szCs w:val="24"/>
        </w:rPr>
        <w:t>DataDryad</w:t>
      </w:r>
      <w:proofErr w:type="spellEnd"/>
      <w:r w:rsidR="00954216">
        <w:rPr>
          <w:rFonts w:ascii="Times New Roman" w:hAnsi="Times New Roman" w:cs="Times New Roman"/>
          <w:sz w:val="24"/>
          <w:szCs w:val="24"/>
        </w:rPr>
        <w:t>.</w:t>
      </w:r>
    </w:p>
    <w:p w14:paraId="73FDC341" w14:textId="77777777" w:rsidR="00F21671" w:rsidRPr="00703517" w:rsidRDefault="00F21671">
      <w:pPr>
        <w:spacing w:line="480" w:lineRule="auto"/>
        <w:jc w:val="both"/>
        <w:rPr>
          <w:rFonts w:ascii="Times New Roman" w:hAnsi="Times New Roman" w:cs="Times New Roman"/>
          <w:b/>
          <w:sz w:val="24"/>
          <w:szCs w:val="24"/>
        </w:rPr>
      </w:pPr>
    </w:p>
    <w:p w14:paraId="69388DEC"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3. RESULTS</w:t>
      </w:r>
    </w:p>
    <w:p w14:paraId="39A97392" w14:textId="2D27B7F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i/>
          <w:sz w:val="24"/>
          <w:szCs w:val="24"/>
        </w:rPr>
        <w:tab/>
      </w:r>
      <w:r w:rsidRPr="00703517">
        <w:rPr>
          <w:rFonts w:ascii="Times New Roman" w:hAnsi="Times New Roman" w:cs="Times New Roman"/>
          <w:sz w:val="24"/>
          <w:szCs w:val="24"/>
        </w:rPr>
        <w:t xml:space="preserve">We modeled the response </w:t>
      </w:r>
      <w:commentRangeStart w:id="38"/>
      <w:commentRangeStart w:id="39"/>
      <w:r w:rsidR="007C60A8" w:rsidRPr="00703517">
        <w:rPr>
          <w:rFonts w:ascii="Times New Roman" w:hAnsi="Times New Roman" w:cs="Times New Roman"/>
          <w:sz w:val="24"/>
          <w:szCs w:val="24"/>
        </w:rPr>
        <w:t xml:space="preserve">of </w:t>
      </w:r>
      <w:r w:rsidR="007C60A8">
        <w:rPr>
          <w:rFonts w:ascii="Times New Roman" w:hAnsi="Times New Roman" w:cs="Times New Roman"/>
          <w:sz w:val="24"/>
          <w:szCs w:val="24"/>
        </w:rPr>
        <w:t>90</w:t>
      </w:r>
      <w:r w:rsidRPr="00703517">
        <w:rPr>
          <w:rFonts w:ascii="Times New Roman" w:hAnsi="Times New Roman" w:cs="Times New Roman"/>
          <w:sz w:val="24"/>
          <w:szCs w:val="24"/>
        </w:rPr>
        <w:t xml:space="preserve"> species of butterfly to changes </w:t>
      </w:r>
      <w:commentRangeEnd w:id="38"/>
      <w:r w:rsidR="00485B0D" w:rsidRPr="00703517">
        <w:rPr>
          <w:rStyle w:val="CommentReference"/>
          <w:rFonts w:ascii="Times New Roman" w:hAnsi="Times New Roman" w:cs="Times New Roman"/>
          <w:sz w:val="24"/>
          <w:szCs w:val="24"/>
        </w:rPr>
        <w:commentReference w:id="38"/>
      </w:r>
      <w:commentRangeEnd w:id="39"/>
      <w:r w:rsidR="00200047">
        <w:rPr>
          <w:rStyle w:val="CommentReference"/>
        </w:rPr>
        <w:commentReference w:id="39"/>
      </w:r>
      <w:r w:rsidR="00485B0D" w:rsidRPr="00703517">
        <w:rPr>
          <w:rFonts w:ascii="Times New Roman" w:hAnsi="Times New Roman" w:cs="Times New Roman"/>
          <w:sz w:val="24"/>
          <w:szCs w:val="24"/>
        </w:rPr>
        <w:t>to</w:t>
      </w:r>
      <w:r w:rsidRPr="00703517">
        <w:rPr>
          <w:rFonts w:ascii="Times New Roman" w:hAnsi="Times New Roman" w:cs="Times New Roman"/>
          <w:sz w:val="24"/>
          <w:szCs w:val="24"/>
        </w:rPr>
        <w:t xml:space="preserve"> temperature from 1970-201</w:t>
      </w:r>
      <w:r w:rsidR="00200047">
        <w:rPr>
          <w:rFonts w:ascii="Times New Roman" w:hAnsi="Times New Roman" w:cs="Times New Roman"/>
          <w:sz w:val="24"/>
          <w:szCs w:val="24"/>
        </w:rPr>
        <w:t>9</w:t>
      </w:r>
      <w:r w:rsidRPr="00703517">
        <w:rPr>
          <w:rFonts w:ascii="Times New Roman" w:hAnsi="Times New Roman" w:cs="Times New Roman"/>
          <w:sz w:val="24"/>
          <w:szCs w:val="24"/>
        </w:rPr>
        <w:t xml:space="preserve">. </w:t>
      </w:r>
      <w:r w:rsidR="006B0312" w:rsidRPr="00703517">
        <w:rPr>
          <w:rFonts w:ascii="Times New Roman" w:hAnsi="Times New Roman" w:cs="Times New Roman"/>
          <w:sz w:val="24"/>
          <w:szCs w:val="24"/>
        </w:rPr>
        <w:t xml:space="preserve">Overall, </w:t>
      </w:r>
      <w:r w:rsidR="00B70974">
        <w:rPr>
          <w:rFonts w:ascii="Times New Roman" w:hAnsi="Times New Roman" w:cs="Times New Roman"/>
          <w:sz w:val="24"/>
          <w:szCs w:val="24"/>
        </w:rPr>
        <w:t xml:space="preserve">average </w:t>
      </w:r>
      <w:r w:rsidR="006B0312" w:rsidRPr="00703517">
        <w:rPr>
          <w:rFonts w:ascii="Times New Roman" w:hAnsi="Times New Roman" w:cs="Times New Roman"/>
          <w:sz w:val="24"/>
          <w:szCs w:val="24"/>
        </w:rPr>
        <w:t xml:space="preserve">occupancy probability </w:t>
      </w:r>
      <w:r w:rsidR="00B70974">
        <w:rPr>
          <w:rFonts w:ascii="Times New Roman" w:hAnsi="Times New Roman" w:cs="Times New Roman"/>
          <w:sz w:val="24"/>
          <w:szCs w:val="24"/>
        </w:rPr>
        <w:t xml:space="preserve">generally </w:t>
      </w:r>
      <w:r w:rsidR="006B0312" w:rsidRPr="00703517">
        <w:rPr>
          <w:rFonts w:ascii="Times New Roman" w:hAnsi="Times New Roman" w:cs="Times New Roman"/>
          <w:sz w:val="24"/>
          <w:szCs w:val="24"/>
        </w:rPr>
        <w:t xml:space="preserve">increased with increasing minimum </w:t>
      </w:r>
      <w:r w:rsidR="006B0312" w:rsidRPr="00703517">
        <w:rPr>
          <w:rFonts w:ascii="Times New Roman" w:hAnsi="Times New Roman" w:cs="Times New Roman"/>
          <w:sz w:val="24"/>
          <w:szCs w:val="24"/>
        </w:rPr>
        <w:lastRenderedPageBreak/>
        <w:t>temperature across</w:t>
      </w:r>
      <w:r w:rsidR="00500E3C">
        <w:rPr>
          <w:rFonts w:ascii="Times New Roman" w:hAnsi="Times New Roman" w:cs="Times New Roman"/>
          <w:sz w:val="24"/>
          <w:szCs w:val="24"/>
        </w:rPr>
        <w:t xml:space="preserve"> the majority</w:t>
      </w:r>
      <w:r w:rsidR="006B0312" w:rsidRPr="00703517">
        <w:rPr>
          <w:rFonts w:ascii="Times New Roman" w:hAnsi="Times New Roman" w:cs="Times New Roman"/>
          <w:sz w:val="24"/>
          <w:szCs w:val="24"/>
        </w:rPr>
        <w:t xml:space="preserve"> all species (</w:t>
      </w:r>
      <w:r w:rsidR="00500E3C">
        <w:rPr>
          <w:rFonts w:ascii="Times New Roman" w:hAnsi="Times New Roman" w:cs="Times New Roman"/>
          <w:sz w:val="24"/>
          <w:szCs w:val="24"/>
        </w:rPr>
        <w:t xml:space="preserve">Figure </w:t>
      </w:r>
      <w:r w:rsidR="006B0312" w:rsidRPr="00703517">
        <w:rPr>
          <w:rFonts w:ascii="Times New Roman" w:hAnsi="Times New Roman" w:cs="Times New Roman"/>
          <w:sz w:val="24"/>
          <w:szCs w:val="24"/>
        </w:rPr>
        <w:t>2</w:t>
      </w:r>
      <w:r w:rsidR="003E6D60">
        <w:rPr>
          <w:rFonts w:ascii="Times New Roman" w:hAnsi="Times New Roman" w:cs="Times New Roman"/>
          <w:sz w:val="24"/>
          <w:szCs w:val="24"/>
        </w:rPr>
        <w:t>, 3</w:t>
      </w:r>
      <w:r w:rsidR="006B0312" w:rsidRPr="00703517">
        <w:rPr>
          <w:rFonts w:ascii="Times New Roman" w:hAnsi="Times New Roman" w:cs="Times New Roman"/>
          <w:sz w:val="24"/>
          <w:szCs w:val="24"/>
        </w:rPr>
        <w:t xml:space="preserve">). </w:t>
      </w:r>
      <w:r w:rsidR="003E6D60">
        <w:rPr>
          <w:rFonts w:ascii="Times New Roman" w:hAnsi="Times New Roman" w:cs="Times New Roman"/>
          <w:sz w:val="24"/>
          <w:szCs w:val="24"/>
        </w:rPr>
        <w:t xml:space="preserve">Not surprisingly, warm-associated species showed the greatest positive response to increases in minimum temperature and cold-associated species showed acute declines in their response (Figure 2); however, modeled results also showed and unexpected reversal in response for cold-associated species when temperatures increase (Figure 2), although confidence was much lower for that response. </w:t>
      </w:r>
      <w:r w:rsidRPr="00703517">
        <w:rPr>
          <w:rFonts w:ascii="Times New Roman" w:hAnsi="Times New Roman" w:cs="Times New Roman"/>
          <w:sz w:val="24"/>
          <w:szCs w:val="24"/>
        </w:rPr>
        <w:t xml:space="preserve">Notably, several cold-adapted species exhibit average occupancy declines across their modeled ranges including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freija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(BOLFRE, </w:t>
      </w:r>
      <w:r w:rsidR="0087509B" w:rsidRPr="00703517">
        <w:rPr>
          <w:rFonts w:ascii="Times New Roman" w:hAnsi="Times New Roman" w:cs="Times New Roman"/>
          <w:sz w:val="24"/>
          <w:szCs w:val="24"/>
        </w:rPr>
        <w:t>-7.5%</w:t>
      </w:r>
      <w:r w:rsidRPr="00703517">
        <w:rPr>
          <w:rFonts w:ascii="Times New Roman" w:hAnsi="Times New Roman" w:cs="Times New Roman"/>
          <w:sz w:val="24"/>
          <w:szCs w:val="24"/>
        </w:rPr>
        <w:t xml:space="preserve"> in mid-latitude sites), </w:t>
      </w:r>
      <w:r w:rsidRPr="00703517">
        <w:rPr>
          <w:rFonts w:ascii="Times New Roman" w:hAnsi="Times New Roman" w:cs="Times New Roman"/>
          <w:i/>
          <w:sz w:val="24"/>
          <w:szCs w:val="24"/>
        </w:rPr>
        <w:t xml:space="preserve">B. </w:t>
      </w:r>
      <w:proofErr w:type="spellStart"/>
      <w:r w:rsidRPr="00703517">
        <w:rPr>
          <w:rFonts w:ascii="Times New Roman" w:hAnsi="Times New Roman" w:cs="Times New Roman"/>
          <w:i/>
          <w:sz w:val="24"/>
          <w:szCs w:val="24"/>
        </w:rPr>
        <w:t>chariclea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(BOLCHA, </w:t>
      </w:r>
      <w:r w:rsidR="00EB133E" w:rsidRPr="00703517">
        <w:rPr>
          <w:rFonts w:ascii="Times New Roman" w:hAnsi="Times New Roman" w:cs="Times New Roman"/>
          <w:sz w:val="24"/>
          <w:szCs w:val="24"/>
        </w:rPr>
        <w:t>-6.8%</w:t>
      </w:r>
      <w:r w:rsidRPr="00703517">
        <w:rPr>
          <w:rFonts w:ascii="Times New Roman" w:hAnsi="Times New Roman" w:cs="Times New Roman"/>
          <w:sz w:val="24"/>
          <w:szCs w:val="24"/>
        </w:rPr>
        <w:t xml:space="preserve"> in mid-latitude sites), </w:t>
      </w:r>
      <w:proofErr w:type="spellStart"/>
      <w:r w:rsidRPr="00703517">
        <w:rPr>
          <w:rFonts w:ascii="Times New Roman" w:hAnsi="Times New Roman" w:cs="Times New Roman"/>
          <w:i/>
          <w:sz w:val="24"/>
          <w:szCs w:val="24"/>
        </w:rPr>
        <w:t>Boloria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eunomia</w:t>
      </w:r>
      <w:proofErr w:type="spellEnd"/>
      <w:r w:rsidRPr="00703517">
        <w:rPr>
          <w:rFonts w:ascii="Times New Roman" w:hAnsi="Times New Roman" w:cs="Times New Roman"/>
          <w:sz w:val="24"/>
          <w:szCs w:val="24"/>
        </w:rPr>
        <w:t xml:space="preserve"> (BOLEUN, </w:t>
      </w:r>
      <w:r w:rsidR="007E163E" w:rsidRPr="00703517">
        <w:rPr>
          <w:rFonts w:ascii="Times New Roman" w:hAnsi="Times New Roman" w:cs="Times New Roman"/>
          <w:sz w:val="24"/>
          <w:szCs w:val="24"/>
        </w:rPr>
        <w:t>-5.9%</w:t>
      </w:r>
      <w:r w:rsidRPr="00703517">
        <w:rPr>
          <w:rFonts w:ascii="Times New Roman" w:hAnsi="Times New Roman" w:cs="Times New Roman"/>
          <w:sz w:val="24"/>
          <w:szCs w:val="24"/>
        </w:rPr>
        <w:t xml:space="preserve"> in mid-latitude sites), and </w:t>
      </w:r>
      <w:proofErr w:type="spellStart"/>
      <w:r w:rsidRPr="00703517">
        <w:rPr>
          <w:rFonts w:ascii="Times New Roman" w:hAnsi="Times New Roman" w:cs="Times New Roman"/>
          <w:i/>
          <w:sz w:val="24"/>
          <w:szCs w:val="24"/>
        </w:rPr>
        <w:t>Agriades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glandon</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(AGRGLA, </w:t>
      </w:r>
      <w:r w:rsidR="00CF47A4" w:rsidRPr="00703517">
        <w:rPr>
          <w:rFonts w:ascii="Times New Roman" w:hAnsi="Times New Roman" w:cs="Times New Roman"/>
          <w:sz w:val="24"/>
          <w:szCs w:val="24"/>
        </w:rPr>
        <w:t>-3.1%</w:t>
      </w:r>
      <w:r w:rsidRPr="00703517">
        <w:rPr>
          <w:rFonts w:ascii="Times New Roman" w:hAnsi="Times New Roman" w:cs="Times New Roman"/>
          <w:sz w:val="24"/>
          <w:szCs w:val="24"/>
        </w:rPr>
        <w:t xml:space="preserve"> in mid-latitude sites). In contrast, warm-adapted/southern species have, in general, exhibited occupancy</w:t>
      </w:r>
      <w:r w:rsidR="00CF7784">
        <w:rPr>
          <w:rFonts w:ascii="Times New Roman" w:hAnsi="Times New Roman" w:cs="Times New Roman"/>
          <w:sz w:val="24"/>
          <w:szCs w:val="24"/>
        </w:rPr>
        <w:t xml:space="preserve"> </w:t>
      </w:r>
      <w:r w:rsidRPr="00703517">
        <w:rPr>
          <w:rFonts w:ascii="Times New Roman" w:hAnsi="Times New Roman" w:cs="Times New Roman"/>
          <w:sz w:val="24"/>
          <w:szCs w:val="24"/>
        </w:rPr>
        <w:t xml:space="preserve">stability or </w:t>
      </w:r>
      <w:r w:rsidR="004C4192">
        <w:rPr>
          <w:rFonts w:ascii="Times New Roman" w:hAnsi="Times New Roman" w:cs="Times New Roman"/>
          <w:sz w:val="24"/>
          <w:szCs w:val="24"/>
        </w:rPr>
        <w:t xml:space="preserve">average </w:t>
      </w:r>
      <w:r w:rsidRPr="00703517">
        <w:rPr>
          <w:rFonts w:ascii="Times New Roman" w:hAnsi="Times New Roman" w:cs="Times New Roman"/>
          <w:sz w:val="24"/>
          <w:szCs w:val="24"/>
        </w:rPr>
        <w:t xml:space="preserve">increases alongside rising minimum temperatures (Figure </w:t>
      </w:r>
      <w:r w:rsidR="001369A0" w:rsidRPr="00703517">
        <w:rPr>
          <w:rFonts w:ascii="Times New Roman" w:hAnsi="Times New Roman" w:cs="Times New Roman"/>
          <w:sz w:val="24"/>
          <w:szCs w:val="24"/>
        </w:rPr>
        <w:t>3</w:t>
      </w:r>
      <w:r w:rsidRPr="00703517">
        <w:rPr>
          <w:rFonts w:ascii="Times New Roman" w:hAnsi="Times New Roman" w:cs="Times New Roman"/>
          <w:sz w:val="24"/>
          <w:szCs w:val="24"/>
        </w:rPr>
        <w:t xml:space="preserve">). For example, the species, </w:t>
      </w:r>
      <w:r w:rsidRPr="00703517">
        <w:rPr>
          <w:rFonts w:ascii="Times New Roman" w:hAnsi="Times New Roman" w:cs="Times New Roman"/>
          <w:i/>
          <w:sz w:val="24"/>
          <w:szCs w:val="24"/>
        </w:rPr>
        <w:t xml:space="preserve">Pieris </w:t>
      </w:r>
      <w:proofErr w:type="spellStart"/>
      <w:r w:rsidRPr="00703517">
        <w:rPr>
          <w:rFonts w:ascii="Times New Roman" w:hAnsi="Times New Roman" w:cs="Times New Roman"/>
          <w:i/>
          <w:sz w:val="24"/>
          <w:szCs w:val="24"/>
        </w:rPr>
        <w:t>rapae</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(PIERAP)</w:t>
      </w:r>
      <w:r w:rsidR="00A2564E" w:rsidRPr="00703517">
        <w:rPr>
          <w:rFonts w:ascii="Times New Roman" w:hAnsi="Times New Roman" w:cs="Times New Roman"/>
          <w:sz w:val="24"/>
          <w:szCs w:val="24"/>
        </w:rPr>
        <w:t xml:space="preserve">, </w:t>
      </w:r>
      <w:proofErr w:type="spellStart"/>
      <w:r w:rsidR="00A2564E" w:rsidRPr="00703517">
        <w:rPr>
          <w:rFonts w:ascii="Times New Roman" w:hAnsi="Times New Roman" w:cs="Times New Roman"/>
          <w:i/>
          <w:iCs/>
          <w:sz w:val="24"/>
          <w:szCs w:val="24"/>
        </w:rPr>
        <w:t>Pterourus</w:t>
      </w:r>
      <w:proofErr w:type="spellEnd"/>
      <w:r w:rsidR="00A2564E" w:rsidRPr="00703517">
        <w:rPr>
          <w:rFonts w:ascii="Times New Roman" w:hAnsi="Times New Roman" w:cs="Times New Roman"/>
          <w:i/>
          <w:iCs/>
          <w:sz w:val="24"/>
          <w:szCs w:val="24"/>
        </w:rPr>
        <w:t xml:space="preserve"> </w:t>
      </w:r>
      <w:proofErr w:type="spellStart"/>
      <w:r w:rsidR="00A2564E" w:rsidRPr="00703517">
        <w:rPr>
          <w:rFonts w:ascii="Times New Roman" w:hAnsi="Times New Roman" w:cs="Times New Roman"/>
          <w:i/>
          <w:iCs/>
          <w:sz w:val="24"/>
          <w:szCs w:val="24"/>
        </w:rPr>
        <w:t>rutulus</w:t>
      </w:r>
      <w:proofErr w:type="spellEnd"/>
      <w:r w:rsidR="00A2564E" w:rsidRPr="00703517">
        <w:rPr>
          <w:rFonts w:ascii="Times New Roman" w:hAnsi="Times New Roman" w:cs="Times New Roman"/>
          <w:i/>
          <w:iCs/>
          <w:sz w:val="24"/>
          <w:szCs w:val="24"/>
        </w:rPr>
        <w:t xml:space="preserve"> </w:t>
      </w:r>
      <w:r w:rsidR="00A2564E" w:rsidRPr="00703517">
        <w:rPr>
          <w:rFonts w:ascii="Times New Roman" w:hAnsi="Times New Roman" w:cs="Times New Roman"/>
          <w:sz w:val="24"/>
          <w:szCs w:val="24"/>
        </w:rPr>
        <w:t>(PTERUT)</w:t>
      </w:r>
      <w:r w:rsidRPr="00703517">
        <w:rPr>
          <w:rFonts w:ascii="Times New Roman" w:hAnsi="Times New Roman" w:cs="Times New Roman"/>
          <w:sz w:val="24"/>
          <w:szCs w:val="24"/>
        </w:rPr>
        <w:t xml:space="preserve"> and </w:t>
      </w:r>
      <w:proofErr w:type="spellStart"/>
      <w:r w:rsidRPr="00703517">
        <w:rPr>
          <w:rFonts w:ascii="Times New Roman" w:hAnsi="Times New Roman" w:cs="Times New Roman"/>
          <w:i/>
          <w:sz w:val="24"/>
          <w:szCs w:val="24"/>
        </w:rPr>
        <w:t>Cercyonis</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pegala</w:t>
      </w:r>
      <w:proofErr w:type="spellEnd"/>
      <w:r w:rsidRPr="00703517">
        <w:rPr>
          <w:rFonts w:ascii="Times New Roman" w:hAnsi="Times New Roman" w:cs="Times New Roman"/>
          <w:sz w:val="24"/>
          <w:szCs w:val="24"/>
        </w:rPr>
        <w:t xml:space="preserve"> (CERPEG) have all exhibited average occupancy increases of roughly 4% or greater across all geographic components of their modeled range. Several species for which occupancy trends appear to marginally increase/decrease or that have remained relatively stable compared to the 1970s include </w:t>
      </w:r>
      <w:proofErr w:type="spellStart"/>
      <w:r w:rsidRPr="00703517">
        <w:rPr>
          <w:rFonts w:ascii="Times New Roman" w:hAnsi="Times New Roman" w:cs="Times New Roman"/>
          <w:i/>
          <w:sz w:val="24"/>
          <w:szCs w:val="24"/>
        </w:rPr>
        <w:t>Coenonympha</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tullia</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(COETUL) and </w:t>
      </w:r>
      <w:proofErr w:type="spellStart"/>
      <w:r w:rsidRPr="00703517">
        <w:rPr>
          <w:rFonts w:ascii="Times New Roman" w:hAnsi="Times New Roman" w:cs="Times New Roman"/>
          <w:i/>
          <w:sz w:val="24"/>
          <w:szCs w:val="24"/>
        </w:rPr>
        <w:t>Glaucopsyche</w:t>
      </w:r>
      <w:proofErr w:type="spellEnd"/>
      <w:r w:rsidRPr="00703517">
        <w:rPr>
          <w:rFonts w:ascii="Times New Roman" w:hAnsi="Times New Roman" w:cs="Times New Roman"/>
          <w:i/>
          <w:sz w:val="24"/>
          <w:szCs w:val="24"/>
        </w:rPr>
        <w:t xml:space="preserve"> </w:t>
      </w:r>
      <w:proofErr w:type="spellStart"/>
      <w:r w:rsidRPr="00703517">
        <w:rPr>
          <w:rFonts w:ascii="Times New Roman" w:hAnsi="Times New Roman" w:cs="Times New Roman"/>
          <w:i/>
          <w:sz w:val="24"/>
          <w:szCs w:val="24"/>
        </w:rPr>
        <w:t>lygdamus</w:t>
      </w:r>
      <w:proofErr w:type="spellEnd"/>
      <w:r w:rsidRPr="00703517">
        <w:rPr>
          <w:rFonts w:ascii="Times New Roman" w:hAnsi="Times New Roman" w:cs="Times New Roman"/>
          <w:i/>
          <w:sz w:val="24"/>
          <w:szCs w:val="24"/>
        </w:rPr>
        <w:t xml:space="preserve"> </w:t>
      </w:r>
      <w:r w:rsidRPr="00703517">
        <w:rPr>
          <w:rFonts w:ascii="Times New Roman" w:hAnsi="Times New Roman" w:cs="Times New Roman"/>
          <w:sz w:val="24"/>
          <w:szCs w:val="24"/>
        </w:rPr>
        <w:t xml:space="preserve">(GLALYG). </w:t>
      </w:r>
    </w:p>
    <w:p w14:paraId="34C383E7" w14:textId="4B3D9C15" w:rsidR="00F21671" w:rsidRPr="00703517" w:rsidRDefault="00000000">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 In sum</w:t>
      </w:r>
      <w:r w:rsidR="00370FC7" w:rsidRPr="00703517">
        <w:rPr>
          <w:rFonts w:ascii="Times New Roman" w:hAnsi="Times New Roman" w:cs="Times New Roman"/>
          <w:sz w:val="24"/>
          <w:szCs w:val="24"/>
        </w:rPr>
        <w:t>,</w:t>
      </w:r>
      <w:r w:rsidRPr="00703517">
        <w:rPr>
          <w:rFonts w:ascii="Times New Roman" w:hAnsi="Times New Roman" w:cs="Times New Roman"/>
          <w:sz w:val="24"/>
          <w:szCs w:val="24"/>
        </w:rPr>
        <w:t xml:space="preserve"> we find trends at the northern third of each species’ model range are generally more positive than trends at the southern third (</w:t>
      </w:r>
      <w:r w:rsidR="00C7208A" w:rsidRPr="00703517">
        <w:rPr>
          <w:rFonts w:ascii="Times New Roman" w:hAnsi="Times New Roman" w:cs="Times New Roman"/>
          <w:sz w:val="24"/>
          <w:szCs w:val="24"/>
        </w:rPr>
        <w:t>average</w:t>
      </w:r>
      <w:r w:rsidRPr="00703517">
        <w:rPr>
          <w:rFonts w:ascii="Times New Roman" w:hAnsi="Times New Roman" w:cs="Times New Roman"/>
          <w:sz w:val="24"/>
          <w:szCs w:val="24"/>
        </w:rPr>
        <w:t xml:space="preserve"> northern occupancy shifts are greater than southern shifts for 60 species compared to 29 species where </w:t>
      </w:r>
      <w:r w:rsidR="00E5426A" w:rsidRPr="00703517">
        <w:rPr>
          <w:rFonts w:ascii="Times New Roman" w:hAnsi="Times New Roman" w:cs="Times New Roman"/>
          <w:sz w:val="24"/>
          <w:szCs w:val="24"/>
        </w:rPr>
        <w:t xml:space="preserve">average </w:t>
      </w:r>
      <w:r w:rsidRPr="00703517">
        <w:rPr>
          <w:rFonts w:ascii="Times New Roman" w:hAnsi="Times New Roman" w:cs="Times New Roman"/>
          <w:sz w:val="24"/>
          <w:szCs w:val="24"/>
        </w:rPr>
        <w:t>southern occupancy shifts are greater than those in the north</w:t>
      </w:r>
      <w:r w:rsidR="009677B4" w:rsidRPr="00703517">
        <w:rPr>
          <w:rFonts w:ascii="Times New Roman" w:hAnsi="Times New Roman" w:cs="Times New Roman"/>
          <w:sz w:val="24"/>
          <w:szCs w:val="24"/>
        </w:rPr>
        <w:t xml:space="preserve">ern </w:t>
      </w:r>
      <w:r w:rsidR="00141CDD" w:rsidRPr="00703517">
        <w:rPr>
          <w:rFonts w:ascii="Times New Roman" w:hAnsi="Times New Roman" w:cs="Times New Roman"/>
          <w:sz w:val="24"/>
          <w:szCs w:val="24"/>
        </w:rPr>
        <w:t>sub</w:t>
      </w:r>
      <w:r w:rsidR="009677B4" w:rsidRPr="00703517">
        <w:rPr>
          <w:rFonts w:ascii="Times New Roman" w:hAnsi="Times New Roman" w:cs="Times New Roman"/>
          <w:sz w:val="24"/>
          <w:szCs w:val="24"/>
        </w:rPr>
        <w:t>component of their range</w:t>
      </w:r>
      <w:r w:rsidRPr="00703517">
        <w:rPr>
          <w:rFonts w:ascii="Times New Roman" w:hAnsi="Times New Roman" w:cs="Times New Roman"/>
          <w:sz w:val="24"/>
          <w:szCs w:val="24"/>
        </w:rPr>
        <w:t xml:space="preserve">). </w:t>
      </w:r>
      <w:r w:rsidR="000D09F4">
        <w:rPr>
          <w:rFonts w:ascii="Times New Roman" w:hAnsi="Times New Roman" w:cs="Times New Roman"/>
          <w:sz w:val="24"/>
          <w:szCs w:val="24"/>
        </w:rPr>
        <w:t>Average trend estimates for cold-a</w:t>
      </w:r>
      <w:r w:rsidR="006C7B44">
        <w:rPr>
          <w:rFonts w:ascii="Times New Roman" w:hAnsi="Times New Roman" w:cs="Times New Roman"/>
          <w:sz w:val="24"/>
          <w:szCs w:val="24"/>
        </w:rPr>
        <w:t>ssociated</w:t>
      </w:r>
      <w:r w:rsidR="000D09F4">
        <w:rPr>
          <w:rFonts w:ascii="Times New Roman" w:hAnsi="Times New Roman" w:cs="Times New Roman"/>
          <w:sz w:val="24"/>
          <w:szCs w:val="24"/>
        </w:rPr>
        <w:t xml:space="preserve"> species are typicall</w:t>
      </w:r>
      <w:r w:rsidR="006C7B44">
        <w:rPr>
          <w:rFonts w:ascii="Times New Roman" w:hAnsi="Times New Roman" w:cs="Times New Roman"/>
          <w:sz w:val="24"/>
          <w:szCs w:val="24"/>
        </w:rPr>
        <w:t xml:space="preserve">y </w:t>
      </w:r>
      <w:r w:rsidR="000D09F4">
        <w:rPr>
          <w:rFonts w:ascii="Times New Roman" w:hAnsi="Times New Roman" w:cs="Times New Roman"/>
          <w:sz w:val="24"/>
          <w:szCs w:val="24"/>
        </w:rPr>
        <w:t>negative across all geographic subcomponents of their ranges</w:t>
      </w:r>
      <w:r w:rsidR="006C7B44">
        <w:rPr>
          <w:rFonts w:ascii="Times New Roman" w:hAnsi="Times New Roman" w:cs="Times New Roman"/>
          <w:sz w:val="24"/>
          <w:szCs w:val="24"/>
        </w:rPr>
        <w:t xml:space="preserve"> </w:t>
      </w:r>
      <w:r w:rsidR="006C7B44">
        <w:rPr>
          <w:rFonts w:ascii="Times New Roman" w:hAnsi="Times New Roman" w:cs="Times New Roman"/>
          <w:sz w:val="24"/>
          <w:szCs w:val="24"/>
        </w:rPr>
        <w:t>(Figure 3a, b, c)</w:t>
      </w:r>
      <w:r w:rsidR="000D09F4">
        <w:rPr>
          <w:rFonts w:ascii="Times New Roman" w:hAnsi="Times New Roman" w:cs="Times New Roman"/>
          <w:sz w:val="24"/>
          <w:szCs w:val="24"/>
        </w:rPr>
        <w:t>.</w:t>
      </w:r>
      <w:r w:rsidR="006C7B44">
        <w:rPr>
          <w:rFonts w:ascii="Times New Roman" w:hAnsi="Times New Roman" w:cs="Times New Roman"/>
          <w:sz w:val="24"/>
          <w:szCs w:val="24"/>
        </w:rPr>
        <w:t xml:space="preserve"> For warm-associate species, the trends in each geographic subcomponent are stable or increasing (bearing in mind that “southern” and “mid-latitude” sites do not include sites below 45</w:t>
      </w:r>
      <w:r w:rsidR="007076FA" w:rsidRPr="00703517">
        <w:rPr>
          <w:rFonts w:ascii="Times New Roman" w:hAnsi="Times New Roman" w:cs="Times New Roman"/>
          <w:sz w:val="24"/>
          <w:szCs w:val="24"/>
        </w:rPr>
        <w:t>°</w:t>
      </w:r>
      <w:r w:rsidR="006C7B44">
        <w:rPr>
          <w:rFonts w:ascii="Times New Roman" w:hAnsi="Times New Roman" w:cs="Times New Roman"/>
          <w:sz w:val="24"/>
          <w:szCs w:val="24"/>
        </w:rPr>
        <w:t>N).</w:t>
      </w:r>
      <w:r w:rsidR="000D09F4">
        <w:rPr>
          <w:rFonts w:ascii="Times New Roman" w:hAnsi="Times New Roman" w:cs="Times New Roman"/>
          <w:sz w:val="24"/>
          <w:szCs w:val="24"/>
        </w:rPr>
        <w:t xml:space="preserve"> </w:t>
      </w:r>
      <w:r w:rsidRPr="00703517">
        <w:rPr>
          <w:rFonts w:ascii="Times New Roman" w:hAnsi="Times New Roman" w:cs="Times New Roman"/>
          <w:sz w:val="24"/>
          <w:szCs w:val="24"/>
        </w:rPr>
        <w:t xml:space="preserve">Due to the very small number of sites modeled for </w:t>
      </w:r>
      <w:r w:rsidRPr="00703517">
        <w:rPr>
          <w:rFonts w:ascii="Times New Roman" w:hAnsi="Times New Roman" w:cs="Times New Roman"/>
          <w:i/>
          <w:sz w:val="24"/>
          <w:szCs w:val="24"/>
        </w:rPr>
        <w:t>P. glaucus</w:t>
      </w:r>
      <w:r w:rsidRPr="00703517">
        <w:rPr>
          <w:rFonts w:ascii="Times New Roman" w:hAnsi="Times New Roman" w:cs="Times New Roman"/>
          <w:sz w:val="24"/>
          <w:szCs w:val="24"/>
        </w:rPr>
        <w:t xml:space="preserve">, a comparison could </w:t>
      </w:r>
      <w:r w:rsidRPr="00703517">
        <w:rPr>
          <w:rFonts w:ascii="Times New Roman" w:hAnsi="Times New Roman" w:cs="Times New Roman"/>
          <w:sz w:val="24"/>
          <w:szCs w:val="24"/>
        </w:rPr>
        <w:lastRenderedPageBreak/>
        <w:t xml:space="preserve">not be made between northern and southern sites. A full account of average occupancy shifts as well as maps reproducing the shifts from the 1970s for each species are included in the supplementary material for all models. </w:t>
      </w:r>
    </w:p>
    <w:p w14:paraId="0CF60279" w14:textId="79D8A070" w:rsidR="00F21671" w:rsidRDefault="007C60A8">
      <w:pPr>
        <w:spacing w:line="480" w:lineRule="auto"/>
        <w:jc w:val="both"/>
        <w:rPr>
          <w:rFonts w:ascii="Times New Roman" w:hAnsi="Times New Roman" w:cs="Times New Roman"/>
          <w:sz w:val="24"/>
          <w:szCs w:val="24"/>
        </w:rPr>
      </w:pPr>
      <w:r>
        <w:rPr>
          <w:rFonts w:ascii="Times New Roman" w:hAnsi="Times New Roman" w:cs="Times New Roman"/>
          <w:sz w:val="24"/>
          <w:szCs w:val="24"/>
        </w:rPr>
        <w:tab/>
        <w:t>The top model from our post-hoc analysis revealed that a model including range-wide temperature (Models C/D) and a model including average wingspan (Model G/H) were the best models in terms of predicting occupancy shift (Supplemental Table S</w:t>
      </w:r>
      <w:r w:rsidR="000F4305">
        <w:rPr>
          <w:rFonts w:ascii="Times New Roman" w:hAnsi="Times New Roman" w:cs="Times New Roman"/>
          <w:sz w:val="24"/>
          <w:szCs w:val="24"/>
        </w:rPr>
        <w:t>2</w:t>
      </w:r>
      <w:r>
        <w:rPr>
          <w:rFonts w:ascii="Times New Roman" w:hAnsi="Times New Roman" w:cs="Times New Roman"/>
          <w:sz w:val="24"/>
          <w:szCs w:val="24"/>
        </w:rPr>
        <w:t xml:space="preserve">). </w:t>
      </w:r>
      <w:r w:rsidR="00AB0551">
        <w:rPr>
          <w:rFonts w:ascii="Times New Roman" w:hAnsi="Times New Roman" w:cs="Times New Roman"/>
          <w:sz w:val="24"/>
          <w:szCs w:val="24"/>
        </w:rPr>
        <w:t>Generally, species with warmer North American ranges and species that have larger wingspans exhibited larger gains/smaller losses in occupancy probability over the period of this research</w:t>
      </w:r>
      <w:r w:rsidR="005B4C0A">
        <w:rPr>
          <w:rFonts w:ascii="Times New Roman" w:hAnsi="Times New Roman" w:cs="Times New Roman"/>
          <w:sz w:val="24"/>
          <w:szCs w:val="24"/>
        </w:rPr>
        <w:t xml:space="preserve"> (Figure 4</w:t>
      </w:r>
      <w:r w:rsidR="00664361">
        <w:rPr>
          <w:rFonts w:ascii="Times New Roman" w:hAnsi="Times New Roman" w:cs="Times New Roman"/>
          <w:sz w:val="24"/>
          <w:szCs w:val="24"/>
        </w:rPr>
        <w:t>a, b</w:t>
      </w:r>
      <w:r w:rsidR="005B4C0A">
        <w:rPr>
          <w:rFonts w:ascii="Times New Roman" w:hAnsi="Times New Roman" w:cs="Times New Roman"/>
          <w:sz w:val="24"/>
          <w:szCs w:val="24"/>
        </w:rPr>
        <w:t>)</w:t>
      </w:r>
      <w:r w:rsidR="00AB0551">
        <w:rPr>
          <w:rFonts w:ascii="Times New Roman" w:hAnsi="Times New Roman" w:cs="Times New Roman"/>
          <w:sz w:val="24"/>
          <w:szCs w:val="24"/>
        </w:rPr>
        <w:t xml:space="preserve">. </w:t>
      </w:r>
      <w:r w:rsidR="00664361">
        <w:rPr>
          <w:rFonts w:ascii="Times New Roman" w:hAnsi="Times New Roman" w:cs="Times New Roman"/>
          <w:sz w:val="24"/>
          <w:szCs w:val="24"/>
        </w:rPr>
        <w:t>Across other models not presented in the main text, the Model C/D and Model G/H family were consistently the top predictive models of occupancy trend</w:t>
      </w:r>
      <w:r w:rsidR="003777E9">
        <w:rPr>
          <w:rFonts w:ascii="Times New Roman" w:hAnsi="Times New Roman" w:cs="Times New Roman"/>
          <w:sz w:val="24"/>
          <w:szCs w:val="24"/>
        </w:rPr>
        <w:t xml:space="preserve"> for temperature-based occupancy trends</w:t>
      </w:r>
      <w:r w:rsidR="00BE7B0E">
        <w:rPr>
          <w:rFonts w:ascii="Times New Roman" w:hAnsi="Times New Roman" w:cs="Times New Roman"/>
          <w:sz w:val="24"/>
          <w:szCs w:val="24"/>
        </w:rPr>
        <w:t xml:space="preserve"> (Supplemental Table S3-S5)</w:t>
      </w:r>
      <w:r w:rsidR="00664361">
        <w:rPr>
          <w:rFonts w:ascii="Times New Roman" w:hAnsi="Times New Roman" w:cs="Times New Roman"/>
          <w:sz w:val="24"/>
          <w:szCs w:val="24"/>
        </w:rPr>
        <w:t>.</w:t>
      </w:r>
      <w:r w:rsidR="00876492">
        <w:rPr>
          <w:rFonts w:ascii="Times New Roman" w:hAnsi="Times New Roman" w:cs="Times New Roman"/>
          <w:sz w:val="24"/>
          <w:szCs w:val="24"/>
        </w:rPr>
        <w:t xml:space="preserve"> An analysis of the phylogenetic signal in occupancy trend revealed weak evidence for a strong phylogenetic signal</w:t>
      </w:r>
      <w:r w:rsidR="00664361">
        <w:rPr>
          <w:rFonts w:ascii="Times New Roman" w:hAnsi="Times New Roman" w:cs="Times New Roman"/>
          <w:sz w:val="24"/>
          <w:szCs w:val="24"/>
        </w:rPr>
        <w:t xml:space="preserve"> </w:t>
      </w:r>
      <w:r w:rsidR="00876492">
        <w:rPr>
          <w:rFonts w:ascii="Times New Roman" w:hAnsi="Times New Roman" w:cs="Times New Roman"/>
          <w:sz w:val="24"/>
          <w:szCs w:val="24"/>
        </w:rPr>
        <w:t xml:space="preserve">with </w:t>
      </w:r>
      <w:proofErr w:type="spellStart"/>
      <w:r w:rsidR="00876492">
        <w:rPr>
          <w:rFonts w:ascii="Times New Roman" w:hAnsi="Times New Roman" w:cs="Times New Roman"/>
          <w:sz w:val="24"/>
          <w:szCs w:val="24"/>
        </w:rPr>
        <w:t>Pagel’s</w:t>
      </w:r>
      <w:proofErr w:type="spellEnd"/>
      <w:r w:rsidR="00876492">
        <w:rPr>
          <w:rFonts w:ascii="Times New Roman" w:hAnsi="Times New Roman" w:cs="Times New Roman"/>
          <w:sz w:val="24"/>
          <w:szCs w:val="24"/>
        </w:rPr>
        <w:t xml:space="preserve"> </w:t>
      </w:r>
      <m:oMath>
        <m:r>
          <m:rPr>
            <m:sty m:val="p"/>
          </m:rPr>
          <w:rPr>
            <w:rFonts w:ascii="Cambria Math" w:hAnsi="Cambria Math" w:cs="Times New Roman"/>
            <w:sz w:val="24"/>
            <w:szCs w:val="24"/>
          </w:rPr>
          <m:t>λ</m:t>
        </m:r>
      </m:oMath>
      <w:r w:rsidR="00876492">
        <w:rPr>
          <w:rFonts w:ascii="Times New Roman" w:hAnsi="Times New Roman" w:cs="Times New Roman"/>
          <w:sz w:val="24"/>
          <w:szCs w:val="24"/>
        </w:rPr>
        <w:t xml:space="preserve"> being estimated at </w:t>
      </w:r>
      <w:r w:rsidR="002F39AA">
        <w:rPr>
          <w:rFonts w:ascii="Times New Roman" w:hAnsi="Times New Roman" w:cs="Times New Roman"/>
          <w:sz w:val="24"/>
          <w:szCs w:val="24"/>
        </w:rPr>
        <w:t>0.0</w:t>
      </w:r>
      <w:r w:rsidR="00876492">
        <w:rPr>
          <w:rFonts w:ascii="Times New Roman" w:hAnsi="Times New Roman" w:cs="Times New Roman"/>
          <w:sz w:val="24"/>
          <w:szCs w:val="24"/>
        </w:rPr>
        <w:t xml:space="preserve"> (</w:t>
      </w:r>
      <w:r w:rsidR="002F39AA">
        <w:rPr>
          <w:rFonts w:ascii="Times New Roman" w:hAnsi="Times New Roman" w:cs="Times New Roman"/>
          <w:sz w:val="24"/>
          <w:szCs w:val="24"/>
        </w:rPr>
        <w:t xml:space="preserve">0.0 – 0.01 </w:t>
      </w:r>
      <w:r w:rsidR="00480FA0">
        <w:rPr>
          <w:rFonts w:ascii="Times New Roman" w:hAnsi="Times New Roman" w:cs="Times New Roman"/>
          <w:sz w:val="24"/>
          <w:szCs w:val="24"/>
        </w:rPr>
        <w:t xml:space="preserve">95% Bayesian </w:t>
      </w:r>
      <w:r w:rsidR="002F39AA">
        <w:rPr>
          <w:rFonts w:ascii="Times New Roman" w:hAnsi="Times New Roman" w:cs="Times New Roman"/>
          <w:sz w:val="24"/>
          <w:szCs w:val="24"/>
        </w:rPr>
        <w:t>c</w:t>
      </w:r>
      <w:r w:rsidR="007F18CE">
        <w:rPr>
          <w:rFonts w:ascii="Times New Roman" w:hAnsi="Times New Roman" w:cs="Times New Roman"/>
          <w:sz w:val="24"/>
          <w:szCs w:val="24"/>
        </w:rPr>
        <w:t>redible</w:t>
      </w:r>
      <w:r w:rsidR="002F39AA">
        <w:rPr>
          <w:rFonts w:ascii="Times New Roman" w:hAnsi="Times New Roman" w:cs="Times New Roman"/>
          <w:sz w:val="24"/>
          <w:szCs w:val="24"/>
        </w:rPr>
        <w:t xml:space="preserve"> interval</w:t>
      </w:r>
      <w:r w:rsidR="00876492">
        <w:rPr>
          <w:rFonts w:ascii="Times New Roman" w:hAnsi="Times New Roman" w:cs="Times New Roman"/>
          <w:sz w:val="24"/>
          <w:szCs w:val="24"/>
        </w:rPr>
        <w:t>) for Model D</w:t>
      </w:r>
      <w:r w:rsidR="002F39AA">
        <w:rPr>
          <w:rFonts w:ascii="Times New Roman" w:hAnsi="Times New Roman" w:cs="Times New Roman"/>
          <w:sz w:val="24"/>
          <w:szCs w:val="24"/>
        </w:rPr>
        <w:t xml:space="preserve"> and Model H</w:t>
      </w:r>
      <w:r w:rsidR="00CD6074">
        <w:rPr>
          <w:rFonts w:ascii="Times New Roman" w:hAnsi="Times New Roman" w:cs="Times New Roman"/>
          <w:sz w:val="24"/>
          <w:szCs w:val="24"/>
        </w:rPr>
        <w:t xml:space="preserve"> across all models</w:t>
      </w:r>
      <w:r w:rsidR="002F39AA">
        <w:rPr>
          <w:rFonts w:ascii="Times New Roman" w:hAnsi="Times New Roman" w:cs="Times New Roman"/>
          <w:sz w:val="24"/>
          <w:szCs w:val="24"/>
        </w:rPr>
        <w:t>.</w:t>
      </w:r>
      <w:r w:rsidR="000B35D0">
        <w:rPr>
          <w:rFonts w:ascii="Times New Roman" w:hAnsi="Times New Roman" w:cs="Times New Roman"/>
          <w:sz w:val="24"/>
          <w:szCs w:val="24"/>
        </w:rPr>
        <w:t xml:space="preserve"> This indicates that phylogenetic signal among occupancy trends is low.</w:t>
      </w:r>
    </w:p>
    <w:p w14:paraId="7DF7F956" w14:textId="77777777" w:rsidR="007C60A8" w:rsidRPr="00703517" w:rsidRDefault="007C60A8">
      <w:pPr>
        <w:spacing w:line="480" w:lineRule="auto"/>
        <w:jc w:val="both"/>
        <w:rPr>
          <w:rFonts w:ascii="Times New Roman" w:hAnsi="Times New Roman" w:cs="Times New Roman"/>
          <w:b/>
          <w:sz w:val="24"/>
          <w:szCs w:val="24"/>
        </w:rPr>
      </w:pPr>
    </w:p>
    <w:p w14:paraId="54C9955A"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4. DISCUSSION</w:t>
      </w:r>
    </w:p>
    <w:p w14:paraId="54737CC7" w14:textId="0A71F421"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b/>
          <w:sz w:val="24"/>
          <w:szCs w:val="24"/>
        </w:rPr>
        <w:tab/>
      </w:r>
      <w:r w:rsidRPr="00703517">
        <w:rPr>
          <w:rFonts w:ascii="Times New Roman" w:hAnsi="Times New Roman" w:cs="Times New Roman"/>
          <w:sz w:val="24"/>
          <w:szCs w:val="24"/>
        </w:rPr>
        <w:t xml:space="preserve">Our models demonstrate that minimum temperature (and in corollary, precipitation) predicts the overall </w:t>
      </w:r>
      <w:r w:rsidR="00EB68EB" w:rsidRPr="00703517">
        <w:rPr>
          <w:rFonts w:ascii="Times New Roman" w:hAnsi="Times New Roman" w:cs="Times New Roman"/>
          <w:sz w:val="24"/>
          <w:szCs w:val="24"/>
        </w:rPr>
        <w:t>50-year</w:t>
      </w:r>
      <w:r w:rsidRPr="00703517">
        <w:rPr>
          <w:rFonts w:ascii="Times New Roman" w:hAnsi="Times New Roman" w:cs="Times New Roman"/>
          <w:sz w:val="24"/>
          <w:szCs w:val="24"/>
        </w:rPr>
        <w:t xml:space="preserve"> occupancy trajectory of butterfly species in our study region. On average, minimum temperatures have increased by</w:t>
      </w:r>
      <w:r w:rsidR="00A01418" w:rsidRPr="00703517">
        <w:rPr>
          <w:rFonts w:ascii="Times New Roman" w:hAnsi="Times New Roman" w:cs="Times New Roman"/>
          <w:sz w:val="24"/>
          <w:szCs w:val="24"/>
        </w:rPr>
        <w:t xml:space="preserve"> an average of 0.86</w:t>
      </w:r>
      <w:r w:rsidRPr="00703517">
        <w:rPr>
          <w:rFonts w:ascii="Times New Roman" w:hAnsi="Times New Roman" w:cs="Times New Roman"/>
          <w:sz w:val="24"/>
          <w:szCs w:val="24"/>
        </w:rPr>
        <w:t xml:space="preserve"> </w:t>
      </w:r>
      <w:r w:rsidR="00A01418" w:rsidRPr="00703517">
        <w:rPr>
          <w:rFonts w:ascii="Times New Roman" w:hAnsi="Times New Roman" w:cs="Times New Roman"/>
          <w:sz w:val="24"/>
          <w:szCs w:val="24"/>
        </w:rPr>
        <w:t>degrees</w:t>
      </w:r>
      <w:r w:rsidRPr="00703517">
        <w:rPr>
          <w:rFonts w:ascii="Times New Roman" w:hAnsi="Times New Roman" w:cs="Times New Roman"/>
          <w:sz w:val="24"/>
          <w:szCs w:val="24"/>
        </w:rPr>
        <w:t xml:space="preserve"> Celsius </w:t>
      </w:r>
      <w:r w:rsidR="002E1716" w:rsidRPr="00703517">
        <w:rPr>
          <w:rFonts w:ascii="Times New Roman" w:hAnsi="Times New Roman" w:cs="Times New Roman"/>
          <w:sz w:val="24"/>
          <w:szCs w:val="24"/>
        </w:rPr>
        <w:t>between the 1970s and 2010s (</w:t>
      </w:r>
      <w:r w:rsidR="00220A78" w:rsidRPr="00703517">
        <w:rPr>
          <w:rFonts w:ascii="Times New Roman" w:hAnsi="Times New Roman" w:cs="Times New Roman"/>
          <w:sz w:val="24"/>
          <w:szCs w:val="24"/>
        </w:rPr>
        <w:t>Figure 1)</w:t>
      </w:r>
      <w:r w:rsidRPr="00703517">
        <w:rPr>
          <w:rFonts w:ascii="Times New Roman" w:hAnsi="Times New Roman" w:cs="Times New Roman"/>
          <w:sz w:val="24"/>
          <w:szCs w:val="24"/>
        </w:rPr>
        <w:t>. Such increases may be related to occupancy via two distinct effects on butterflies. First, elevated minimum temperatures may be detrimental to cold-a</w:t>
      </w:r>
      <w:r w:rsidR="000B2E4F">
        <w:rPr>
          <w:rFonts w:ascii="Times New Roman" w:hAnsi="Times New Roman" w:cs="Times New Roman"/>
          <w:sz w:val="24"/>
          <w:szCs w:val="24"/>
        </w:rPr>
        <w:t>ssociated</w:t>
      </w:r>
      <w:r w:rsidRPr="00703517">
        <w:rPr>
          <w:rFonts w:ascii="Times New Roman" w:hAnsi="Times New Roman" w:cs="Times New Roman"/>
          <w:sz w:val="24"/>
          <w:szCs w:val="24"/>
        </w:rPr>
        <w:t xml:space="preserve"> species as lack of snow cover and/or false phenological cues of winter termination may increase the risk of exposure of diapausing butterflies to harsh winter temperatures and early spring frosts</w:t>
      </w:r>
      <w:r w:rsidR="00F864EB">
        <w:rPr>
          <w:rFonts w:ascii="Times New Roman" w:hAnsi="Times New Roman" w:cs="Times New Roman"/>
          <w:sz w:val="24"/>
          <w:szCs w:val="24"/>
        </w:rPr>
        <w:t xml:space="preserve">. The </w:t>
      </w:r>
      <w:r w:rsidR="00F864EB">
        <w:rPr>
          <w:rFonts w:ascii="Times New Roman" w:hAnsi="Times New Roman" w:cs="Times New Roman"/>
          <w:sz w:val="24"/>
          <w:szCs w:val="24"/>
        </w:rPr>
        <w:lastRenderedPageBreak/>
        <w:t>impact of winter heatwaves has been well quantified in experimental studies and may be a core driver of population decline at the trailing southern edge of species</w:t>
      </w:r>
      <w:r w:rsidR="00F14666">
        <w:rPr>
          <w:rFonts w:ascii="Times New Roman" w:hAnsi="Times New Roman" w:cs="Times New Roman"/>
          <w:sz w:val="24"/>
          <w:szCs w:val="24"/>
        </w:rPr>
        <w:t>’</w:t>
      </w:r>
      <w:r w:rsidR="00F864EB">
        <w:rPr>
          <w:rFonts w:ascii="Times New Roman" w:hAnsi="Times New Roman" w:cs="Times New Roman"/>
          <w:sz w:val="24"/>
          <w:szCs w:val="24"/>
        </w:rPr>
        <w:t xml:space="preserve"> ranges</w:t>
      </w:r>
      <w:r w:rsidR="00F14666">
        <w:rPr>
          <w:rFonts w:ascii="Times New Roman" w:hAnsi="Times New Roman" w:cs="Times New Roman"/>
          <w:sz w:val="24"/>
          <w:szCs w:val="24"/>
        </w:rPr>
        <w:t xml:space="preserve"> as has been found in the Baltimore Checkerspot, </w:t>
      </w:r>
      <w:proofErr w:type="spellStart"/>
      <w:r w:rsidR="00F14666">
        <w:rPr>
          <w:rFonts w:ascii="Times New Roman" w:hAnsi="Times New Roman" w:cs="Times New Roman"/>
          <w:i/>
          <w:iCs/>
          <w:sz w:val="24"/>
          <w:szCs w:val="24"/>
        </w:rPr>
        <w:t>Euphydryas</w:t>
      </w:r>
      <w:proofErr w:type="spellEnd"/>
      <w:r w:rsidR="00F14666">
        <w:rPr>
          <w:rFonts w:ascii="Times New Roman" w:hAnsi="Times New Roman" w:cs="Times New Roman"/>
          <w:i/>
          <w:iCs/>
          <w:sz w:val="24"/>
          <w:szCs w:val="24"/>
        </w:rPr>
        <w:t xml:space="preserve"> phaeton</w:t>
      </w:r>
      <w:r w:rsidR="00F14666">
        <w:rPr>
          <w:rFonts w:ascii="Times New Roman" w:hAnsi="Times New Roman" w:cs="Times New Roman"/>
          <w:sz w:val="24"/>
          <w:szCs w:val="24"/>
        </w:rPr>
        <w:t xml:space="preserve"> (Lepidoptera: Nymphalidae)</w:t>
      </w:r>
      <w:r w:rsidR="00F864EB">
        <w:rPr>
          <w:rFonts w:ascii="Times New Roman" w:hAnsi="Times New Roman" w:cs="Times New Roman"/>
          <w:sz w:val="24"/>
          <w:szCs w:val="24"/>
        </w:rPr>
        <w:t xml:space="preserve"> </w:t>
      </w:r>
      <w:r w:rsidR="00F14666">
        <w:rPr>
          <w:rFonts w:ascii="Times New Roman" w:hAnsi="Times New Roman" w:cs="Times New Roman"/>
          <w:sz w:val="24"/>
          <w:szCs w:val="24"/>
        </w:rPr>
        <w:fldChar w:fldCharType="begin"/>
      </w:r>
      <w:r w:rsidR="00F14666">
        <w:rPr>
          <w:rFonts w:ascii="Times New Roman" w:hAnsi="Times New Roman" w:cs="Times New Roman"/>
          <w:sz w:val="24"/>
          <w:szCs w:val="24"/>
        </w:rPr>
        <w:instrText xml:space="preserve"> ADDIN ZOTERO_ITEM CSL_CITATION {"citationID":"yiwZSFgD","properties":{"formattedCitation":"(Abarca {\\i{}et al.} 2019)","plainCitation":"(Abarca et al. 2019)","noteIndex":0},"citationItems":[{"id":571,"uris":["http://zotero.org/users/3183432/items/NBDXBNTZ"],"itemData":{"id":571,"type":"article-journal","abstract":"Disruptive effects of climate change include range shifts, phenological mismatches among consumers and producers, and population declines. While these biological alterations have been widely documented, studies identifying specific mechanisms linking climate change to population declines are scarce. Extreme events, such as heatwaves can have devastating effects on living organisms and are increasing in frequency as Earth warms. Hence, understanding the effects of heatwaves on insects is necessary to inform conservation efforts and to develop predictions of population dynamics under future climate scenarios. Here, we experimentally evaluated the effects of heatwaves on the survival and phenology of the Baltimore Checkerspot (Euphydryas phaeton phaeton), a wetland butterfly with imperiled populations that has incorporated a novel host. We performed laboratory manipulations (implementing realistic temperature regimes) to assess the effect of heatwaves during summer and winter on the survival and phenology of E. p. phaeton. In addition, we analyzed historical temperature records to quantify the incidence of heatwaves within E. p. phaeton's range to assess their potential role in the decline of southeastern populations. We found that winter heatwaves with maximum temperatures of 20°C can have more devastating effects on survival than summer heatwaves (up to 41°C). Eggs endured acute heat stress during summer with no significant effects on phenology and survival; similarly, pre-overwintering larvae were robust to heatwave exposure, as only the most intense heatwave treatment reduced their survival (37% reduction compared to control conditions). By contrast, dormant larvae were the most vulnerable stage, as they lost from 2 to 6% of their body mass after a three-day summer heatwave. Furthermore, their exposure to winter heatwaves resulted in 75 to 100% mortality. Feeding on the native host provided higher resilience under thermal stress than feeding on the invasive, recently acquired host. Finally, both heatwave incidence and severity have increased in the southern range of E. p. phaeton in the period from 1894 to 2011. We show that warm winter days induced severe mortality, providing a mechanistic explanation of how climate change can trigger population declines in E. p. phaeton and other insects.","container-title":"Frontiers in Ecology and Evolution","page":"193","title":"Heatwaves and novel host consumption increase overwinter mortality of an imperiled wetland butterfly","volume":"7","author":[{"family":"Abarca","given":"Mariana"},{"family":"Larsen","given":"Elise A."},{"family":"Ries","given":"Leslie"}],"issued":{"date-parts":[["2019"]]}}}],"schema":"https://github.com/citation-style-language/schema/raw/master/csl-citation.json"} </w:instrText>
      </w:r>
      <w:r w:rsidR="00F14666">
        <w:rPr>
          <w:rFonts w:ascii="Times New Roman" w:hAnsi="Times New Roman" w:cs="Times New Roman"/>
          <w:sz w:val="24"/>
          <w:szCs w:val="24"/>
        </w:rPr>
        <w:fldChar w:fldCharType="separate"/>
      </w:r>
      <w:r w:rsidR="00F14666" w:rsidRPr="00F14666">
        <w:rPr>
          <w:rFonts w:ascii="Times New Roman" w:hAnsi="Times New Roman" w:cs="Times New Roman"/>
          <w:sz w:val="24"/>
          <w:szCs w:val="24"/>
        </w:rPr>
        <w:t>(</w:t>
      </w:r>
      <w:proofErr w:type="spellStart"/>
      <w:r w:rsidR="00F14666" w:rsidRPr="00F14666">
        <w:rPr>
          <w:rFonts w:ascii="Times New Roman" w:hAnsi="Times New Roman" w:cs="Times New Roman"/>
          <w:sz w:val="24"/>
          <w:szCs w:val="24"/>
        </w:rPr>
        <w:t>Abarca</w:t>
      </w:r>
      <w:proofErr w:type="spellEnd"/>
      <w:r w:rsidR="00F14666" w:rsidRPr="00F14666">
        <w:rPr>
          <w:rFonts w:ascii="Times New Roman" w:hAnsi="Times New Roman" w:cs="Times New Roman"/>
          <w:sz w:val="24"/>
          <w:szCs w:val="24"/>
        </w:rPr>
        <w:t xml:space="preserve"> </w:t>
      </w:r>
      <w:r w:rsidR="00F14666" w:rsidRPr="00F14666">
        <w:rPr>
          <w:rFonts w:ascii="Times New Roman" w:hAnsi="Times New Roman" w:cs="Times New Roman"/>
          <w:i/>
          <w:iCs/>
          <w:sz w:val="24"/>
          <w:szCs w:val="24"/>
        </w:rPr>
        <w:t>et al.</w:t>
      </w:r>
      <w:r w:rsidR="00F14666" w:rsidRPr="00F14666">
        <w:rPr>
          <w:rFonts w:ascii="Times New Roman" w:hAnsi="Times New Roman" w:cs="Times New Roman"/>
          <w:sz w:val="24"/>
          <w:szCs w:val="24"/>
        </w:rPr>
        <w:t xml:space="preserve"> 2019)</w:t>
      </w:r>
      <w:r w:rsidR="00F14666">
        <w:rPr>
          <w:rFonts w:ascii="Times New Roman" w:hAnsi="Times New Roman" w:cs="Times New Roman"/>
          <w:sz w:val="24"/>
          <w:szCs w:val="24"/>
        </w:rPr>
        <w:fldChar w:fldCharType="end"/>
      </w:r>
      <w:r w:rsidR="00F864EB">
        <w:rPr>
          <w:rFonts w:ascii="Times New Roman" w:hAnsi="Times New Roman" w:cs="Times New Roman"/>
          <w:sz w:val="24"/>
          <w:szCs w:val="24"/>
        </w:rPr>
        <w:t xml:space="preserve">. </w:t>
      </w:r>
      <w:r w:rsidRPr="00703517">
        <w:rPr>
          <w:rFonts w:ascii="Times New Roman" w:hAnsi="Times New Roman" w:cs="Times New Roman"/>
          <w:sz w:val="24"/>
          <w:szCs w:val="24"/>
        </w:rPr>
        <w:t>Second, elevated minimum temperatures are likely beneficial to more southern-distributed species as previously harsh winters become milder, allowing for northward range expansion</w:t>
      </w:r>
      <w:r w:rsidR="003411A8">
        <w:rPr>
          <w:rFonts w:ascii="Times New Roman" w:hAnsi="Times New Roman" w:cs="Times New Roman"/>
          <w:sz w:val="24"/>
          <w:szCs w:val="24"/>
        </w:rPr>
        <w:t xml:space="preserve"> as has been found in some species</w:t>
      </w:r>
      <w:r w:rsidRPr="00703517">
        <w:rPr>
          <w:rFonts w:ascii="Times New Roman" w:hAnsi="Times New Roman" w:cs="Times New Roman"/>
          <w:sz w:val="24"/>
          <w:szCs w:val="24"/>
        </w:rPr>
        <w:t xml:space="preserve"> </w:t>
      </w:r>
      <w:r w:rsidR="003411A8">
        <w:rPr>
          <w:rFonts w:ascii="Times New Roman" w:hAnsi="Times New Roman" w:cs="Times New Roman"/>
          <w:sz w:val="24"/>
          <w:szCs w:val="24"/>
        </w:rPr>
        <w:fldChar w:fldCharType="begin"/>
      </w:r>
      <w:r w:rsidR="003411A8">
        <w:rPr>
          <w:rFonts w:ascii="Times New Roman" w:hAnsi="Times New Roman" w:cs="Times New Roman"/>
          <w:sz w:val="24"/>
          <w:szCs w:val="24"/>
        </w:rPr>
        <w:instrText xml:space="preserve"> ADDIN ZOTERO_ITEM CSL_CITATION {"citationID":"NE7ykZYT","properties":{"formattedCitation":"(Crozier 2003, 2004)","plainCitation":"(Crozier 2003, 2004)","noteIndex":0},"citationItems":[{"id":532,"uris":["http://zotero.org/users/3183432/items/CPZYDTAJ"],"itemData":{"id":532,"type":"article-journal","abstract":"Our ability to predict ecological and evolutionary responses to climate change requires an understanding of the mechanistic links between climate and range limits. The warming trend over the past half-century has generated numerous opportunities to develop much-needed case studies of these links. Species that are only limited by climatic factors are likely to shift range quickly during periods of warming. Such species directly impact recipient communities and indicate trends that will become more widespread. Because minimum temperature (T-min) is rising at twice the rate of maximum temperature, species with this range-limiting factor may be especially responsive to global warming. In this study, I test the hypothesis that rising T-min has directly affected the range of a skipper butterfly. Atalopedes campestris has moved northward rapidly this century, recently colonizing eastern Washington where January T-min has risen 3degreesC in 50 years. The results show that:\n1. A. campestris' range lies completely within the -4degreesC January average minimum isotherm, and that recently colonized areas were below this threshold earlier this century.\n2. In acute cold stress experiments, -4 to -7degreesC proved to be a critical thermal limit: median supercooling point was -6.3degreesC, and minimum lethal temperature (LT50 with 12-h exposure) was -5.7degreesC.\n3. In chronic cold stress experiments, survivorship declined sharply in diurnally fluctuating thermal regimes typical of the current range edge. High mortality occurred under constant 0degreesC conditions as well as in fluctuating regimes, implying that thermal insulation from snow would not protect A. campestris.\n4. There was no evidence of evolution in cold tolerance at the range margin, despite strong selection. Thus, winter warming was apparently a prerequisite for the range expansion. Characteristics of this species that seem to be associated with its rapid response are that it is an opportunistic species, it is not habitat or dispersal limited, and it is constrained by T-min.","archive_location":"WOS:000183722700020","container-title":"Oecologia","DOI":"10.1007/s00442-003-1219-2","issue":"4","page":"648-656","title":"Winter warming facilitates range expansion: cold tolerance of the butterfly Atalopedes campestris","volume":"135","author":[{"family":"Crozier","given":"L"}],"issued":{"date-parts":[["2003",5]]}}},{"id":510,"uris":["http://zotero.org/users/3183432/items/BG6G6LP4"],"itemData":{"id":510,"type":"article-journal","abstract":"As the climate warms, many species are moving to higher latitudes and elevations. However, range shifts can be caused by many factors. These factors are unknown in most cases. The specific role of climate in these dynamics needs study to better predict future consequences of global warming. This case study evaluates whether warming,is driving the northward range expansion of a skipper butterfly (Atalopedes campestris). Recently colonized areas have warmed 2-4degreesC over the past 50 years. To assess the importance of climate change for population persistence in these areas, I compared population dynamics at two locations (at the current range edge and just inside the range) that differ by 2-3degreesC. Population growth rate at these two locations over two years was positively correlated with January mean and annual mean temperatures. To determine whether larval overwinter survivorship could explain this correlation, I transplanted larvae over winter to both sites. Larval survivorship was very low at both locations, but significantly lower at the range edge, probably because lower lethal temperatures frequently occurred there. To estimate the direct effect of cold stress on larval survivorship, I applied a previously derived hazard-rate model based on laboratory experiments. With input from field-measured daily mean temperature, the model accurately predicted transplant survivorship at both locations over two winters. Combined results from population and larval transplant analyses indicate that winter temperatures directly affect the persistence of A. campestris at its northern range edge, and that winter warming was a prerequisite for this butterfly's range expansion.","archive_location":"WOS:000188869000025","container-title":"Ecology","DOI":"10.1890/02-0607","issue":"1","page":"231-241","title":"Warmer winters drive butterfly range expansion by increasing survivorship","volume":"85","author":[{"family":"Crozier","given":"L"}],"issued":{"date-parts":[["2004",1]]}}}],"schema":"https://github.com/citation-style-language/schema/raw/master/csl-citation.json"} </w:instrText>
      </w:r>
      <w:r w:rsidR="003411A8">
        <w:rPr>
          <w:rFonts w:ascii="Times New Roman" w:hAnsi="Times New Roman" w:cs="Times New Roman"/>
          <w:sz w:val="24"/>
          <w:szCs w:val="24"/>
        </w:rPr>
        <w:fldChar w:fldCharType="separate"/>
      </w:r>
      <w:r w:rsidR="003411A8" w:rsidRPr="003411A8">
        <w:rPr>
          <w:rFonts w:ascii="Times New Roman" w:hAnsi="Times New Roman" w:cs="Times New Roman"/>
          <w:sz w:val="24"/>
        </w:rPr>
        <w:t>(Crozier 2003, 2004)</w:t>
      </w:r>
      <w:r w:rsidR="003411A8">
        <w:rPr>
          <w:rFonts w:ascii="Times New Roman" w:hAnsi="Times New Roman" w:cs="Times New Roman"/>
          <w:sz w:val="24"/>
          <w:szCs w:val="24"/>
        </w:rPr>
        <w:fldChar w:fldCharType="end"/>
      </w:r>
      <w:r w:rsidR="003411A8">
        <w:rPr>
          <w:rFonts w:ascii="Times New Roman" w:hAnsi="Times New Roman" w:cs="Times New Roman"/>
          <w:sz w:val="24"/>
          <w:szCs w:val="24"/>
        </w:rPr>
        <w:t xml:space="preserve">. </w:t>
      </w:r>
      <w:r w:rsidR="0047770E" w:rsidRPr="00703517">
        <w:rPr>
          <w:rFonts w:ascii="Times New Roman" w:hAnsi="Times New Roman" w:cs="Times New Roman"/>
          <w:sz w:val="24"/>
          <w:szCs w:val="24"/>
        </w:rPr>
        <w:t>Indeed, p</w:t>
      </w:r>
      <w:r w:rsidRPr="00703517">
        <w:rPr>
          <w:rFonts w:ascii="Times New Roman" w:hAnsi="Times New Roman" w:cs="Times New Roman"/>
          <w:sz w:val="24"/>
          <w:szCs w:val="24"/>
        </w:rPr>
        <w:t xml:space="preserve">oleward shifts are a commonly noted phenomenon among species elsewhere as they aim to track their thermal optima with a changing climate </w:t>
      </w:r>
      <w:r w:rsidR="00466854">
        <w:rPr>
          <w:rFonts w:ascii="Times New Roman" w:hAnsi="Times New Roman" w:cs="Times New Roman"/>
          <w:sz w:val="24"/>
          <w:szCs w:val="24"/>
        </w:rPr>
        <w:fldChar w:fldCharType="begin"/>
      </w:r>
      <w:r w:rsidR="00466854">
        <w:rPr>
          <w:rFonts w:ascii="Times New Roman" w:hAnsi="Times New Roman" w:cs="Times New Roman"/>
          <w:sz w:val="24"/>
          <w:szCs w:val="24"/>
        </w:rPr>
        <w:instrText xml:space="preserve"> ADDIN ZOTERO_ITEM CSL_CITATION {"citationID":"AAgnDobU","properties":{"formattedCitation":"(Parmesan {\\i{}et al.} 1999; P\\uc0\\u246{}yry {\\i{}et al.} 2009; Breed {\\i{}et al.} 2013)","plainCitation":"(Parmesan et al. 1999; Pöyry et al. 2009; Breed et al. 2013)","noteIndex":0},"citationItems":[{"id":454,"uris":["http://zotero.org/users/3183432/items/LIEDDE93"],"itemData":{"id":454,"type":"article-journal","abstract":"Mean global temperatures have risen this century, and further warming is predicted to continue for the next 50-100 years(1-3) Some migratory species can respond rapidly to yearly climate variation by altering the timing or destination of migration(4), but most wildlife is sedentary and so is incapable of such a rapid response. For these species, responses to the warming trend should be slower, reflected in poleward shifts of the range. Such changes in distribution would occur at the level of the population, stemming not from changes in the pattern of individuals' movements, but from changes in the ratios of extinctions to colonizations at the northern and southern boundaries of the range. A northward range shift therefore occurs when there is net extinction at the southern boundary or net colonization at the northern boundary. However, previous evidence has been limited to a single species' or to only a portion of the species' range(6,7). Here we provide the first large-scale evidence of poleward shifts in entire species' ranges. In a sample of 35 non-migratory European butterflies, 63% have ranges that have shifted to the north by 35-240 km during this century, and only 3% have shifted to the south.","archive_location":"WOS:000080778400054","container-title":"Nature","DOI":"10.1038/21181","issue":"6736","page":"579-583","title":"Poleward shifts in geographical ranges of butterfly species associated with regional warming","volume":"399","author":[{"family":"Parmesan","given":"C"},{"family":"Ryrholm","given":"N"},{"family":"Stefanescu","given":"C"},{"family":"Hill","given":"JK"},{"family":"Thomas","given":"CD"},{"family":"Descimon","given":"H"},{"family":"Huntley","given":"B"},{"family":"Kaila","given":"L"},{"family":"Kullberg","given":"J"},{"family":"Tammaru","given":"T"},{"family":"Tennent","given":"WJ"},{"family":"Thomas","given":"JA"},{"family":"Warren","given":"M"}],"issued":{"date-parts":[["1999",6,10]]}}},{"id":494,"uris":["http://zotero.org/users/3183432/items/DN2IZB3B"],"itemData":{"id":494,"type":"article-journal","abstract":"This study provides a novel systematic comparative analysis of the species characteristics affecting the range margin shifts in butterflies towards higher latitudes, while taking phylogenetic relatedness among species into account. We related observed changes in the northern range margins of 48 butterfly species in Finland between two time periods (1992-1996 and 2000-2004) to 11 species traits. Species with positive records in at least ten 10km x 10km grid squares (in the Finnish National Butterfly Recording Scheme, NAFI) in both periods were included in the study. When corrected for range size change, the 48 butterfly species had shifted their range margins northwards on average by 59.9km between the study periods, with maximum shifts of over 300km for three species. This rate of range shifts exceeds all previously reported records worldwide. Our findings may be explained by two factors: the study region is situated in higher latitudes than in most previous studies and it focuses on the period of most prominent warming during the last 10-15 years. Several species traits exhibited a significant univariate relationship with the range margin shift according to generalized estimation equations (GEE) taking into account the phylogenetic relatedness among species. Nonthreatened butterflies had on average expanded their ranges strongly northwards (84.5 km), whereas the distributions of threatened species were stationary (-2.1 km). Hierarchical partitioning (HP) analysis indicated that mobile butterflies living in forest edges and using woody plants as their larval hosts exhibited largest range shifts towards the north. Thus, habitat availability and dispersal capacity of butterfly species are likely to determine whether they will be successful in shifting their ranges in response to the warming climate.","archive_location":"WOS:000263134600016","container-title":"Global Change Biology","DOI":"10.1111/j.1365-2486.2008.01789.x","issue":"3","page":"732-743","title":"Species traits explain recent range shifts of Finnish butterflies","volume":"15","author":[{"family":"Pöyry","given":"J"},{"family":"Luoto","given":"M"},{"family":"Heikkinen","given":"RK"},{"family":"Kuussaari","given":"M"},{"family":"Saarinen","given":"K"}],"issued":{"date-parts":[["2009",3]]}}},{"id":520,"uris":["http://zotero.org/users/3183432/items/KZQPRW9S"],"itemData":{"id":520,"type":"article-journal","abstract":"Climate warming is expected to change the distribution and abundance of many species(1-3). Range shifts have been detected in a number of European taxa for which long-term government-initiated or organized-survey data are available(4-8). In North America, well-organized long-term data needed to document such shifts are much less common. Opportunistic observations made by citizen scientist groups may be an excellent alternative to systematic surveys(9). From 1992 to 2010, 19,779 butterfly surveys were made by amateur naturalists in Massachusetts, a geographically small state located at the convergence of northern and southern bioclimatic zones in eastern North America. From these data, we estimated population trends for nearly all butterfly species (100 of 116 species present) using list-length analysis(10,11). Population trajectories indicate increases of many species near their northern range limits and declines in nearly all species (17 of 21) near their southern range limits. Certain life-history traits, especially overwintering stage, were strongly associated with declines. Our results suggest that a major, climate-induced shift of North American butterflies, characterized by northward expansions of warm-adapted and retreat of cold-adapted species, is underway.","archive_location":"WOS:000319397500016","container-title":"Nature Climate Change","DOI":"10.1038/NCLIMATE1663","issue":"2","page":"142-145","title":"Climate-driven changes in northeastern US butterfly communities","volume":"3","author":[{"family":"Breed","given":"GA"},{"family":"Stichter","given":"S"},{"family":"Crone","given":"EE"}],"issued":{"date-parts":[["2013",2]]}}}],"schema":"https://github.com/citation-style-language/schema/raw/master/csl-citation.json"} </w:instrText>
      </w:r>
      <w:r w:rsidR="00466854">
        <w:rPr>
          <w:rFonts w:ascii="Times New Roman" w:hAnsi="Times New Roman" w:cs="Times New Roman"/>
          <w:sz w:val="24"/>
          <w:szCs w:val="24"/>
        </w:rPr>
        <w:fldChar w:fldCharType="separate"/>
      </w:r>
      <w:r w:rsidR="00466854" w:rsidRPr="00466854">
        <w:rPr>
          <w:rFonts w:ascii="Times New Roman" w:hAnsi="Times New Roman" w:cs="Times New Roman"/>
          <w:sz w:val="24"/>
          <w:szCs w:val="24"/>
        </w:rPr>
        <w:t xml:space="preserve">(Parmesan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1999; </w:t>
      </w:r>
      <w:proofErr w:type="spellStart"/>
      <w:r w:rsidR="00466854" w:rsidRPr="00466854">
        <w:rPr>
          <w:rFonts w:ascii="Times New Roman" w:hAnsi="Times New Roman" w:cs="Times New Roman"/>
          <w:sz w:val="24"/>
          <w:szCs w:val="24"/>
        </w:rPr>
        <w:t>Pöyry</w:t>
      </w:r>
      <w:proofErr w:type="spellEnd"/>
      <w:r w:rsidR="00466854" w:rsidRPr="00466854">
        <w:rPr>
          <w:rFonts w:ascii="Times New Roman" w:hAnsi="Times New Roman" w:cs="Times New Roman"/>
          <w:sz w:val="24"/>
          <w:szCs w:val="24"/>
        </w:rPr>
        <w:t xml:space="preserve">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2009; Breed </w:t>
      </w:r>
      <w:r w:rsidR="00466854" w:rsidRPr="00466854">
        <w:rPr>
          <w:rFonts w:ascii="Times New Roman" w:hAnsi="Times New Roman" w:cs="Times New Roman"/>
          <w:i/>
          <w:iCs/>
          <w:sz w:val="24"/>
          <w:szCs w:val="24"/>
        </w:rPr>
        <w:t>et al.</w:t>
      </w:r>
      <w:r w:rsidR="00466854" w:rsidRPr="00466854">
        <w:rPr>
          <w:rFonts w:ascii="Times New Roman" w:hAnsi="Times New Roman" w:cs="Times New Roman"/>
          <w:sz w:val="24"/>
          <w:szCs w:val="24"/>
        </w:rPr>
        <w:t xml:space="preserve"> 2013)</w:t>
      </w:r>
      <w:r w:rsidR="00466854">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583F00" w:rsidRPr="00703517">
        <w:rPr>
          <w:rFonts w:ascii="Times New Roman" w:hAnsi="Times New Roman" w:cs="Times New Roman"/>
          <w:sz w:val="24"/>
          <w:szCs w:val="24"/>
        </w:rPr>
        <w:t>Spatially, our results confirm that stronger positive shifts in species occupancy are occurring for a majority of species (n = 60 or roughly 66%) in the northern geographic context of their modeled range</w:t>
      </w:r>
      <w:r w:rsidR="00583F00">
        <w:rPr>
          <w:rFonts w:ascii="Times New Roman" w:hAnsi="Times New Roman" w:cs="Times New Roman"/>
          <w:sz w:val="24"/>
          <w:szCs w:val="24"/>
        </w:rPr>
        <w:t xml:space="preserve"> (Figure 3)</w:t>
      </w:r>
      <w:r w:rsidR="00583F00" w:rsidRPr="00703517">
        <w:rPr>
          <w:rFonts w:ascii="Times New Roman" w:hAnsi="Times New Roman" w:cs="Times New Roman"/>
          <w:sz w:val="24"/>
          <w:szCs w:val="24"/>
        </w:rPr>
        <w:t>.</w:t>
      </w:r>
      <w:r w:rsidR="00FB03B6">
        <w:rPr>
          <w:rFonts w:ascii="Times New Roman" w:hAnsi="Times New Roman" w:cs="Times New Roman"/>
          <w:sz w:val="24"/>
          <w:szCs w:val="24"/>
        </w:rPr>
        <w:t xml:space="preserve"> </w:t>
      </w:r>
      <w:r w:rsidRPr="00703517">
        <w:rPr>
          <w:rFonts w:ascii="Times New Roman" w:hAnsi="Times New Roman" w:cs="Times New Roman"/>
          <w:sz w:val="24"/>
          <w:szCs w:val="24"/>
        </w:rPr>
        <w:t>The estimated effect of minimum temperature on species-specific occupancy from our model supports th</w:t>
      </w:r>
      <w:r w:rsidR="00950AEA">
        <w:rPr>
          <w:rFonts w:ascii="Times New Roman" w:hAnsi="Times New Roman" w:cs="Times New Roman"/>
          <w:sz w:val="24"/>
          <w:szCs w:val="24"/>
        </w:rPr>
        <w:t>ese aforementioned hypotheses</w:t>
      </w:r>
      <w:r w:rsidRPr="00703517">
        <w:rPr>
          <w:rFonts w:ascii="Times New Roman" w:hAnsi="Times New Roman" w:cs="Times New Roman"/>
          <w:sz w:val="24"/>
          <w:szCs w:val="24"/>
        </w:rPr>
        <w:t xml:space="preserve"> (Figure 2), </w:t>
      </w:r>
      <w:r w:rsidR="003D2DC5" w:rsidRPr="00703517">
        <w:rPr>
          <w:rFonts w:ascii="Times New Roman" w:hAnsi="Times New Roman" w:cs="Times New Roman"/>
          <w:sz w:val="24"/>
          <w:szCs w:val="24"/>
        </w:rPr>
        <w:t xml:space="preserve">and </w:t>
      </w:r>
      <w:r w:rsidRPr="00703517">
        <w:rPr>
          <w:rFonts w:ascii="Times New Roman" w:hAnsi="Times New Roman" w:cs="Times New Roman"/>
          <w:sz w:val="24"/>
          <w:szCs w:val="24"/>
        </w:rPr>
        <w:t xml:space="preserve">as evidenced by cold-associated species generally declining </w:t>
      </w:r>
      <w:r w:rsidR="003D2DC5" w:rsidRPr="00703517">
        <w:rPr>
          <w:rFonts w:ascii="Times New Roman" w:hAnsi="Times New Roman" w:cs="Times New Roman"/>
          <w:sz w:val="24"/>
          <w:szCs w:val="24"/>
        </w:rPr>
        <w:t>in occupancy</w:t>
      </w:r>
      <w:r w:rsidR="00D203BA">
        <w:rPr>
          <w:rFonts w:ascii="Times New Roman" w:hAnsi="Times New Roman" w:cs="Times New Roman"/>
          <w:sz w:val="24"/>
          <w:szCs w:val="24"/>
        </w:rPr>
        <w:t xml:space="preserve"> probability</w:t>
      </w:r>
      <w:r w:rsidRPr="00703517">
        <w:rPr>
          <w:rFonts w:ascii="Times New Roman" w:hAnsi="Times New Roman" w:cs="Times New Roman"/>
          <w:sz w:val="24"/>
          <w:szCs w:val="24"/>
        </w:rPr>
        <w:t xml:space="preserve"> as minimum temperatures rise</w:t>
      </w:r>
      <w:r w:rsidR="00B46BA9" w:rsidRPr="00703517">
        <w:rPr>
          <w:rFonts w:ascii="Times New Roman" w:hAnsi="Times New Roman" w:cs="Times New Roman"/>
          <w:sz w:val="24"/>
          <w:szCs w:val="24"/>
        </w:rPr>
        <w:t xml:space="preserve"> (Figure 3)</w:t>
      </w:r>
      <w:r w:rsidRPr="00703517">
        <w:rPr>
          <w:rFonts w:ascii="Times New Roman" w:hAnsi="Times New Roman" w:cs="Times New Roman"/>
          <w:sz w:val="24"/>
          <w:szCs w:val="24"/>
        </w:rPr>
        <w:t>. In contrast, many of the warm-associated species in our study benefit from the same increasing minimum temperatures</w:t>
      </w:r>
      <w:r w:rsidR="00E308C4" w:rsidRPr="00703517">
        <w:rPr>
          <w:rFonts w:ascii="Times New Roman" w:hAnsi="Times New Roman" w:cs="Times New Roman"/>
          <w:sz w:val="24"/>
          <w:szCs w:val="24"/>
        </w:rPr>
        <w:t xml:space="preserve"> (Figure 2)</w:t>
      </w:r>
      <w:r w:rsidRPr="00703517">
        <w:rPr>
          <w:rFonts w:ascii="Times New Roman" w:hAnsi="Times New Roman" w:cs="Times New Roman"/>
          <w:sz w:val="24"/>
          <w:szCs w:val="24"/>
        </w:rPr>
        <w:t xml:space="preserve">. </w:t>
      </w:r>
      <w:r w:rsidR="00466854">
        <w:rPr>
          <w:rFonts w:ascii="Times New Roman" w:hAnsi="Times New Roman" w:cs="Times New Roman"/>
          <w:sz w:val="24"/>
          <w:szCs w:val="24"/>
        </w:rPr>
        <w:t>Further, s</w:t>
      </w:r>
      <w:r w:rsidR="0013740B">
        <w:rPr>
          <w:rFonts w:ascii="Times New Roman" w:hAnsi="Times New Roman" w:cs="Times New Roman"/>
          <w:sz w:val="24"/>
          <w:szCs w:val="24"/>
        </w:rPr>
        <w:t xml:space="preserve">pecies with intermediate range-wide temperatures exhibit a positive response to rising minimum temperatures (Figure 2). </w:t>
      </w:r>
    </w:p>
    <w:p w14:paraId="53BC230C" w14:textId="7F03A072" w:rsidR="007F7513"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r>
      <w:r w:rsidR="00253049">
        <w:rPr>
          <w:rFonts w:ascii="Times New Roman" w:hAnsi="Times New Roman" w:cs="Times New Roman"/>
          <w:sz w:val="24"/>
          <w:szCs w:val="24"/>
        </w:rPr>
        <w:t>O</w:t>
      </w:r>
      <w:r w:rsidR="0044477D">
        <w:rPr>
          <w:rFonts w:ascii="Times New Roman" w:hAnsi="Times New Roman" w:cs="Times New Roman"/>
          <w:sz w:val="24"/>
          <w:szCs w:val="24"/>
        </w:rPr>
        <w:t>ur</w:t>
      </w:r>
      <w:r w:rsidRPr="00703517">
        <w:rPr>
          <w:rFonts w:ascii="Times New Roman" w:hAnsi="Times New Roman" w:cs="Times New Roman"/>
          <w:sz w:val="24"/>
          <w:szCs w:val="24"/>
        </w:rPr>
        <w:t xml:space="preserve"> post-hoc analysis of species traits</w:t>
      </w:r>
      <w:r w:rsidR="00792165">
        <w:rPr>
          <w:rFonts w:ascii="Times New Roman" w:hAnsi="Times New Roman" w:cs="Times New Roman"/>
          <w:sz w:val="24"/>
          <w:szCs w:val="24"/>
        </w:rPr>
        <w:t xml:space="preserve"> confirmed</w:t>
      </w:r>
      <w:r w:rsidRPr="00703517">
        <w:rPr>
          <w:rFonts w:ascii="Times New Roman" w:hAnsi="Times New Roman" w:cs="Times New Roman"/>
          <w:sz w:val="24"/>
          <w:szCs w:val="24"/>
        </w:rPr>
        <w:t xml:space="preserve"> </w:t>
      </w:r>
      <w:r w:rsidR="0052407F" w:rsidRPr="00703517">
        <w:rPr>
          <w:rFonts w:ascii="Times New Roman" w:hAnsi="Times New Roman" w:cs="Times New Roman"/>
          <w:sz w:val="24"/>
          <w:szCs w:val="24"/>
        </w:rPr>
        <w:t>that a species’ range-wide temperature</w:t>
      </w:r>
      <w:r w:rsidR="00A254BA">
        <w:rPr>
          <w:rFonts w:ascii="Times New Roman" w:hAnsi="Times New Roman" w:cs="Times New Roman"/>
          <w:sz w:val="24"/>
          <w:szCs w:val="24"/>
        </w:rPr>
        <w:t xml:space="preserve"> </w:t>
      </w:r>
      <w:r w:rsidR="00792165">
        <w:rPr>
          <w:rFonts w:ascii="Times New Roman" w:hAnsi="Times New Roman" w:cs="Times New Roman"/>
          <w:sz w:val="24"/>
          <w:szCs w:val="24"/>
        </w:rPr>
        <w:t xml:space="preserve">was the top predictor of </w:t>
      </w:r>
      <w:r w:rsidR="0052407F" w:rsidRPr="00703517">
        <w:rPr>
          <w:rFonts w:ascii="Times New Roman" w:hAnsi="Times New Roman" w:cs="Times New Roman"/>
          <w:sz w:val="24"/>
          <w:szCs w:val="24"/>
        </w:rPr>
        <w:t>50-year occupancy shift across our study region</w:t>
      </w:r>
      <w:r w:rsidR="00315100" w:rsidRPr="00703517">
        <w:rPr>
          <w:rFonts w:ascii="Times New Roman" w:hAnsi="Times New Roman" w:cs="Times New Roman"/>
          <w:sz w:val="24"/>
          <w:szCs w:val="24"/>
        </w:rPr>
        <w:t xml:space="preserve"> </w:t>
      </w:r>
      <w:r w:rsidR="00A254BA">
        <w:rPr>
          <w:rFonts w:ascii="Times New Roman" w:hAnsi="Times New Roman" w:cs="Times New Roman"/>
          <w:sz w:val="24"/>
          <w:szCs w:val="24"/>
        </w:rPr>
        <w:t>(Supplemental Table S2</w:t>
      </w:r>
      <w:r w:rsidR="00D1010E">
        <w:rPr>
          <w:rFonts w:ascii="Times New Roman" w:hAnsi="Times New Roman" w:cs="Times New Roman"/>
          <w:sz w:val="24"/>
          <w:szCs w:val="24"/>
        </w:rPr>
        <w:t>; Model C/D</w:t>
      </w:r>
      <w:r w:rsidR="00A254BA">
        <w:rPr>
          <w:rFonts w:ascii="Times New Roman" w:hAnsi="Times New Roman" w:cs="Times New Roman"/>
          <w:sz w:val="24"/>
          <w:szCs w:val="24"/>
        </w:rPr>
        <w:t>).</w:t>
      </w:r>
      <w:r w:rsidR="00012098">
        <w:rPr>
          <w:rFonts w:ascii="Times New Roman" w:hAnsi="Times New Roman" w:cs="Times New Roman"/>
          <w:sz w:val="24"/>
          <w:szCs w:val="24"/>
        </w:rPr>
        <w:t xml:space="preserve"> </w:t>
      </w:r>
      <w:r w:rsidR="00785CB8">
        <w:rPr>
          <w:rFonts w:ascii="Times New Roman" w:hAnsi="Times New Roman" w:cs="Times New Roman"/>
          <w:sz w:val="24"/>
          <w:szCs w:val="24"/>
        </w:rPr>
        <w:t xml:space="preserve">Indeed, </w:t>
      </w:r>
      <w:r w:rsidR="00785CB8" w:rsidRPr="00703517">
        <w:rPr>
          <w:rFonts w:ascii="Times New Roman" w:hAnsi="Times New Roman" w:cs="Times New Roman"/>
          <w:sz w:val="24"/>
          <w:szCs w:val="24"/>
        </w:rPr>
        <w:t xml:space="preserve">species’ thermal niches are nearly ubiquitous predictors of range shifts across </w:t>
      </w:r>
      <w:r w:rsidR="00792165">
        <w:rPr>
          <w:rFonts w:ascii="Times New Roman" w:hAnsi="Times New Roman" w:cs="Times New Roman"/>
          <w:sz w:val="24"/>
          <w:szCs w:val="24"/>
        </w:rPr>
        <w:t>the tree of life</w:t>
      </w:r>
      <w:r w:rsidR="00785CB8" w:rsidRPr="00703517">
        <w:rPr>
          <w:rFonts w:ascii="Times New Roman" w:hAnsi="Times New Roman" w:cs="Times New Roman"/>
          <w:sz w:val="24"/>
          <w:szCs w:val="24"/>
        </w:rPr>
        <w:t xml:space="preserve"> </w:t>
      </w:r>
      <w:r w:rsidR="00785CB8" w:rsidRPr="00703517">
        <w:rPr>
          <w:rFonts w:ascii="Times New Roman" w:hAnsi="Times New Roman" w:cs="Times New Roman"/>
          <w:sz w:val="24"/>
          <w:szCs w:val="24"/>
        </w:rPr>
        <w:fldChar w:fldCharType="begin"/>
      </w:r>
      <w:r w:rsidR="00785CB8" w:rsidRPr="00703517">
        <w:rPr>
          <w:rFonts w:ascii="Times New Roman" w:hAnsi="Times New Roman" w:cs="Times New Roman"/>
          <w:sz w:val="24"/>
          <w:szCs w:val="24"/>
        </w:rPr>
        <w:instrText xml:space="preserve"> ADDIN ZOTERO_ITEM CSL_CITATION {"citationID":"ynMQQiJU","properties":{"formattedCitation":"(McMahon &amp; Hays 2006; Scridel {\\i{}et al.} 2017; Braschler {\\i{}et al.} 2020)","plainCitation":"(McMahon &amp; Hays 2006; Scridel et al. 2017; Braschler et al. 2020)","noteIndex":0},"citationItems":[{"id":832,"uris":["http://zotero.org/users/3183432/items/GSD5E9LH"],"itemData":{"id":832,"type":"article-journal","container-title":"Journal of Animal Ecology","issue":"12","note":"publisher: Wiley Online Library","page":"2863–2875","title":"Realised rather than fundamental thermal niches predict site occupancy: Implications for climate change forecasting","volume":"89","author":[{"family":"Braschler","given":"Brigitte"},{"family":"Duffy","given":"Grant A"},{"family":"Nortje","given":"Erika"},{"family":"Kritzinger-Klopper","given":"Suzaan"},{"family":"Plessis","given":"Dorette","non-dropping-particle":"du"},{"family":"Karenyi","given":"Natasha"},{"family":"Leihy","given":"Rachel I"},{"family":"Chown","given":"Steven L"}],"issued":{"date-parts":[["2020"]]}}},{"id":831,"uris":["http://zotero.org/users/3183432/items/TQXZQ5JT"],"itemData":{"id":831,"type":"article-journal","container-title":"Global Change Biology","issue":"7","note":"publisher: Wiley Online Library","page":"1330–1338","title":"Thermal niche, large-scale movements and implications of climate change for a critically endangered marine vertebrate","volume":"12","author":[{"family":"McMahon","given":"CLIVE R"},{"family":"Hays","given":"Graeme C"}],"issued":{"date-parts":[["2006"]]}}},{"id":829,"uris":["http://zotero.org/users/3183432/items/APKSC3FQ"],"itemData":{"id":829,"type":"article-journal","container-title":"Climate Research","issue":"3","page":"207–216","title":"Thermal niche predicts recent changes in range size for bird species","volume":"73","author":[{"family":"Scridel","given":"Davide"},{"family":"Bogliani","given":"Giuseppe"},{"family":"Pedrini","given":"Paolo"},{"family":"Iemma","given":"Aaron"},{"family":"Hardenberg","given":"Achaz","non-dropping-particle":"von"},{"family":"Brambilla","given":"Mattia"}],"issued":{"date-parts":[["2017"]]}}}],"schema":"https://github.com/citation-style-language/schema/raw/master/csl-citation.json"} </w:instrText>
      </w:r>
      <w:r w:rsidR="00785CB8" w:rsidRPr="00703517">
        <w:rPr>
          <w:rFonts w:ascii="Times New Roman" w:hAnsi="Times New Roman" w:cs="Times New Roman"/>
          <w:sz w:val="24"/>
          <w:szCs w:val="24"/>
        </w:rPr>
        <w:fldChar w:fldCharType="separate"/>
      </w:r>
      <w:r w:rsidR="00785CB8" w:rsidRPr="00703517">
        <w:rPr>
          <w:rFonts w:ascii="Times New Roman" w:hAnsi="Times New Roman" w:cs="Times New Roman"/>
          <w:sz w:val="24"/>
          <w:szCs w:val="24"/>
        </w:rPr>
        <w:t xml:space="preserve">(McMahon &amp; Hays 2006; Scridel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2017; Braschler </w:t>
      </w:r>
      <w:r w:rsidR="00785CB8" w:rsidRPr="00703517">
        <w:rPr>
          <w:rFonts w:ascii="Times New Roman" w:hAnsi="Times New Roman" w:cs="Times New Roman"/>
          <w:i/>
          <w:iCs/>
          <w:sz w:val="24"/>
          <w:szCs w:val="24"/>
        </w:rPr>
        <w:t>et al.</w:t>
      </w:r>
      <w:r w:rsidR="00785CB8" w:rsidRPr="00703517">
        <w:rPr>
          <w:rFonts w:ascii="Times New Roman" w:hAnsi="Times New Roman" w:cs="Times New Roman"/>
          <w:sz w:val="24"/>
          <w:szCs w:val="24"/>
        </w:rPr>
        <w:t xml:space="preserve"> 2020)</w:t>
      </w:r>
      <w:r w:rsidR="00785CB8" w:rsidRPr="00703517">
        <w:rPr>
          <w:rFonts w:ascii="Times New Roman" w:hAnsi="Times New Roman" w:cs="Times New Roman"/>
          <w:sz w:val="24"/>
          <w:szCs w:val="24"/>
        </w:rPr>
        <w:fldChar w:fldCharType="end"/>
      </w:r>
      <w:r w:rsidR="00785CB8" w:rsidRPr="00703517">
        <w:rPr>
          <w:rFonts w:ascii="Times New Roman" w:hAnsi="Times New Roman" w:cs="Times New Roman"/>
          <w:sz w:val="24"/>
          <w:szCs w:val="24"/>
        </w:rPr>
        <w:t>.</w:t>
      </w:r>
      <w:r w:rsidR="00792165">
        <w:rPr>
          <w:rFonts w:ascii="Times New Roman" w:hAnsi="Times New Roman" w:cs="Times New Roman"/>
          <w:sz w:val="24"/>
          <w:szCs w:val="24"/>
        </w:rPr>
        <w:t xml:space="preserve"> Further, given that we informed our estimates of occupancy probability by climatic variables, it is a positive confirmation that range-wide average annual temperature was a strong predictor of trends and that our methodology was excelled at reconstructing ecologically sensible trends from sparse, </w:t>
      </w:r>
      <w:r w:rsidR="00792165">
        <w:rPr>
          <w:rFonts w:ascii="Times New Roman" w:hAnsi="Times New Roman" w:cs="Times New Roman"/>
          <w:sz w:val="24"/>
          <w:szCs w:val="24"/>
        </w:rPr>
        <w:lastRenderedPageBreak/>
        <w:t>presence-only data.</w:t>
      </w:r>
      <w:r w:rsidR="00E70B09" w:rsidRPr="00703517">
        <w:rPr>
          <w:rFonts w:ascii="Times New Roman" w:hAnsi="Times New Roman" w:cs="Times New Roman"/>
          <w:sz w:val="24"/>
          <w:szCs w:val="24"/>
        </w:rPr>
        <w:t xml:space="preserve"> </w:t>
      </w:r>
      <w:r w:rsidR="002105E7">
        <w:rPr>
          <w:rFonts w:ascii="Times New Roman" w:hAnsi="Times New Roman" w:cs="Times New Roman"/>
          <w:sz w:val="24"/>
          <w:szCs w:val="24"/>
        </w:rPr>
        <w:t xml:space="preserve">Taken together, these results suggest a more nuanced perspective of insect biodiversity decline and suggest that a scenario of ecological “winners” and “losers” </w:t>
      </w:r>
      <w:r w:rsidR="00657D43">
        <w:rPr>
          <w:rFonts w:ascii="Times New Roman" w:hAnsi="Times New Roman" w:cs="Times New Roman"/>
          <w:sz w:val="24"/>
          <w:szCs w:val="24"/>
        </w:rPr>
        <w:fldChar w:fldCharType="begin"/>
      </w:r>
      <w:r w:rsidR="00657D43">
        <w:rPr>
          <w:rFonts w:ascii="Times New Roman" w:hAnsi="Times New Roman" w:cs="Times New Roman"/>
          <w:sz w:val="24"/>
          <w:szCs w:val="24"/>
        </w:rPr>
        <w:instrText xml:space="preserve"> ADDIN ZOTERO_ITEM CSL_CITATION {"citationID":"1l1ix17Y","properties":{"formattedCitation":"(Jackson {\\i{}et al.} 2022)","plainCitation":"(Jackson et al. 2022)","noteIndex":0},"citationItems":[{"id":607,"uris":["http://zotero.org/users/3183432/items/9I2V6R3X"],"itemData":{"id":607,"type":"article-journal","container-title":"Biology Letters","issue":"6","note":"publisher: The Royal Society","page":"20210551","title":"Climate change winners and losers among North American bumblebees","volume":"18","author":[{"family":"Jackson","given":"Hanna M"},{"family":"Johnson","given":"Sarah A"},{"family":"Morandin","given":"Lora A"},{"family":"Richardson","given":"Leif L"},{"family":"Guzman","given":"Laura Melissa"},{"family":"M’Gonigle","given":"Leithen K"}],"issued":{"date-parts":[["2022"]]}}}],"schema":"https://github.com/citation-style-language/schema/raw/master/csl-citation.json"} </w:instrText>
      </w:r>
      <w:r w:rsidR="00657D43">
        <w:rPr>
          <w:rFonts w:ascii="Times New Roman" w:hAnsi="Times New Roman" w:cs="Times New Roman"/>
          <w:sz w:val="24"/>
          <w:szCs w:val="24"/>
        </w:rPr>
        <w:fldChar w:fldCharType="separate"/>
      </w:r>
      <w:r w:rsidR="00657D43" w:rsidRPr="00657D43">
        <w:rPr>
          <w:rFonts w:ascii="Times New Roman" w:hAnsi="Times New Roman" w:cs="Times New Roman"/>
          <w:sz w:val="24"/>
          <w:szCs w:val="24"/>
        </w:rPr>
        <w:t xml:space="preserve">(Jackson </w:t>
      </w:r>
      <w:r w:rsidR="00657D43" w:rsidRPr="00657D43">
        <w:rPr>
          <w:rFonts w:ascii="Times New Roman" w:hAnsi="Times New Roman" w:cs="Times New Roman"/>
          <w:i/>
          <w:iCs/>
          <w:sz w:val="24"/>
          <w:szCs w:val="24"/>
        </w:rPr>
        <w:t>et al.</w:t>
      </w:r>
      <w:r w:rsidR="00657D43" w:rsidRPr="00657D43">
        <w:rPr>
          <w:rFonts w:ascii="Times New Roman" w:hAnsi="Times New Roman" w:cs="Times New Roman"/>
          <w:sz w:val="24"/>
          <w:szCs w:val="24"/>
        </w:rPr>
        <w:t xml:space="preserve"> 2022)</w:t>
      </w:r>
      <w:r w:rsidR="00657D43">
        <w:rPr>
          <w:rFonts w:ascii="Times New Roman" w:hAnsi="Times New Roman" w:cs="Times New Roman"/>
          <w:sz w:val="24"/>
          <w:szCs w:val="24"/>
        </w:rPr>
        <w:fldChar w:fldCharType="end"/>
      </w:r>
      <w:r w:rsidR="00657D43">
        <w:rPr>
          <w:rFonts w:ascii="Times New Roman" w:hAnsi="Times New Roman" w:cs="Times New Roman"/>
          <w:sz w:val="24"/>
          <w:szCs w:val="24"/>
        </w:rPr>
        <w:t xml:space="preserve"> </w:t>
      </w:r>
      <w:r w:rsidR="002105E7">
        <w:rPr>
          <w:rFonts w:ascii="Times New Roman" w:hAnsi="Times New Roman" w:cs="Times New Roman"/>
          <w:sz w:val="24"/>
          <w:szCs w:val="24"/>
        </w:rPr>
        <w:t xml:space="preserve">is likely occurring as opposed to </w:t>
      </w:r>
      <w:r w:rsidR="00D1010E">
        <w:rPr>
          <w:rFonts w:ascii="Times New Roman" w:hAnsi="Times New Roman" w:cs="Times New Roman"/>
          <w:sz w:val="24"/>
          <w:szCs w:val="24"/>
        </w:rPr>
        <w:t>ubiquitous</w:t>
      </w:r>
      <w:r w:rsidR="002105E7">
        <w:rPr>
          <w:rFonts w:ascii="Times New Roman" w:hAnsi="Times New Roman" w:cs="Times New Roman"/>
          <w:sz w:val="24"/>
          <w:szCs w:val="24"/>
        </w:rPr>
        <w:t xml:space="preserve"> declines. </w:t>
      </w:r>
      <w:r w:rsidR="00D1010E">
        <w:rPr>
          <w:rFonts w:ascii="Times New Roman" w:hAnsi="Times New Roman" w:cs="Times New Roman"/>
          <w:sz w:val="24"/>
          <w:szCs w:val="24"/>
        </w:rPr>
        <w:t xml:space="preserve">The ability to discern historical and predict future </w:t>
      </w:r>
      <w:r w:rsidR="00D1010E" w:rsidRPr="00D1010E">
        <w:rPr>
          <w:rFonts w:ascii="Times New Roman" w:hAnsi="Times New Roman" w:cs="Times New Roman"/>
          <w:i/>
          <w:iCs/>
          <w:sz w:val="24"/>
          <w:szCs w:val="24"/>
        </w:rPr>
        <w:t>species-specific</w:t>
      </w:r>
      <w:r w:rsidR="00D1010E">
        <w:rPr>
          <w:rFonts w:ascii="Times New Roman" w:hAnsi="Times New Roman" w:cs="Times New Roman"/>
          <w:sz w:val="24"/>
          <w:szCs w:val="24"/>
        </w:rPr>
        <w:t xml:space="preserve"> trends will be important with respect to conservation assessment</w:t>
      </w:r>
      <w:r w:rsidR="00406ED1">
        <w:rPr>
          <w:rFonts w:ascii="Times New Roman" w:hAnsi="Times New Roman" w:cs="Times New Roman"/>
          <w:sz w:val="24"/>
          <w:szCs w:val="24"/>
        </w:rPr>
        <w:t>s</w:t>
      </w:r>
      <w:r w:rsidR="00D1010E">
        <w:rPr>
          <w:rFonts w:ascii="Times New Roman" w:hAnsi="Times New Roman" w:cs="Times New Roman"/>
          <w:sz w:val="24"/>
          <w:szCs w:val="24"/>
        </w:rPr>
        <w:t xml:space="preserve"> and intervention strategies. </w:t>
      </w:r>
    </w:p>
    <w:p w14:paraId="492F2AFA" w14:textId="3A1FE84C" w:rsidR="000A0D41" w:rsidRDefault="000A0D41">
      <w:pPr>
        <w:spacing w:line="480" w:lineRule="auto"/>
        <w:jc w:val="both"/>
        <w:rPr>
          <w:rFonts w:ascii="Times New Roman" w:hAnsi="Times New Roman" w:cs="Times New Roman"/>
          <w:sz w:val="24"/>
          <w:szCs w:val="24"/>
        </w:rPr>
      </w:pPr>
      <w:r>
        <w:rPr>
          <w:rFonts w:ascii="Times New Roman" w:hAnsi="Times New Roman" w:cs="Times New Roman"/>
          <w:sz w:val="24"/>
          <w:szCs w:val="24"/>
        </w:rPr>
        <w:tab/>
        <w:t>Recent work in the western United States has revealed parallel sensitivity of butterfly species to global climate change. In particular, warmer autumn months has been identified as a potential driver for fewer butterflies being seen by community scientists in the western United States (below our study region)</w:t>
      </w:r>
      <w:r w:rsidR="00420FF7">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{"citationID":"6b8ts4QN","properties":{"formattedCitation":"(Forister {\\i{}et al.} 2021)","plainCitation":"(Forister et al. 2021)","noteIndex":0},"citationItems":[{"id":678,"uris":["http://zotero.org/users/3183432/items/BGY4LYEB"],"itemData":{"id":678,"type":"article-journal","container-title":"Science","issue":"6533","note":"publisher: American Association for the Advancement of Science","page":"1042–1045","title":"Fewer butterflies seen by community scientists across the warming and drying landscapes of the American West","volume":"371","author":[{"family":"Forister","given":"ML"},{"family":"Halsch","given":"CA"},{"family":"Nice","given":"CC"},{"family":"Fordyce","given":"JA"},{"family":"Dilts","given":"TE"},{"family":"Oliver","given":"JC"},{"family":"Prudic","given":"KL"},{"family":"Shapiro","given":"AM"},{"family":"Wilson","given":"JK"},{"family":"Glassberg","given":"J"}],"issued":{"date-parts":[["2021"]]}}}],"schema":"https://github.com/citation-style-language/schema/raw/master/csl-citation.json"} </w:instrText>
      </w:r>
      <w:r>
        <w:rPr>
          <w:rFonts w:ascii="Times New Roman" w:hAnsi="Times New Roman" w:cs="Times New Roman"/>
          <w:sz w:val="24"/>
          <w:szCs w:val="24"/>
        </w:rPr>
        <w:fldChar w:fldCharType="separate"/>
      </w:r>
      <w:r w:rsidRPr="000A0D41">
        <w:rPr>
          <w:rFonts w:ascii="Times New Roman" w:hAnsi="Times New Roman" w:cs="Times New Roman"/>
          <w:sz w:val="24"/>
          <w:szCs w:val="24"/>
        </w:rPr>
        <w:t>(</w:t>
      </w:r>
      <w:proofErr w:type="spellStart"/>
      <w:r w:rsidRPr="000A0D41">
        <w:rPr>
          <w:rFonts w:ascii="Times New Roman" w:hAnsi="Times New Roman" w:cs="Times New Roman"/>
          <w:sz w:val="24"/>
          <w:szCs w:val="24"/>
        </w:rPr>
        <w:t>Forister</w:t>
      </w:r>
      <w:proofErr w:type="spellEnd"/>
      <w:r w:rsidRPr="000A0D41">
        <w:rPr>
          <w:rFonts w:ascii="Times New Roman" w:hAnsi="Times New Roman" w:cs="Times New Roman"/>
          <w:sz w:val="24"/>
          <w:szCs w:val="24"/>
        </w:rPr>
        <w:t xml:space="preserve"> </w:t>
      </w:r>
      <w:r w:rsidRPr="000A0D41">
        <w:rPr>
          <w:rFonts w:ascii="Times New Roman" w:hAnsi="Times New Roman" w:cs="Times New Roman"/>
          <w:i/>
          <w:iCs/>
          <w:sz w:val="24"/>
          <w:szCs w:val="24"/>
        </w:rPr>
        <w:t>et al.</w:t>
      </w:r>
      <w:r w:rsidRPr="000A0D41">
        <w:rPr>
          <w:rFonts w:ascii="Times New Roman" w:hAnsi="Times New Roman" w:cs="Times New Roman"/>
          <w:sz w:val="24"/>
          <w:szCs w:val="24"/>
        </w:rPr>
        <w:t xml:space="preserve"> 2021)</w:t>
      </w:r>
      <w:r>
        <w:rPr>
          <w:rFonts w:ascii="Times New Roman" w:hAnsi="Times New Roman" w:cs="Times New Roman"/>
          <w:sz w:val="24"/>
          <w:szCs w:val="24"/>
        </w:rPr>
        <w:fldChar w:fldCharType="end"/>
      </w:r>
      <w:r>
        <w:rPr>
          <w:rFonts w:ascii="Times New Roman" w:hAnsi="Times New Roman" w:cs="Times New Roman"/>
          <w:sz w:val="24"/>
          <w:szCs w:val="24"/>
        </w:rPr>
        <w:t xml:space="preserve">. In comparison to work from the </w:t>
      </w:r>
      <w:proofErr w:type="spellStart"/>
      <w:r>
        <w:rPr>
          <w:rFonts w:ascii="Times New Roman" w:hAnsi="Times New Roman" w:cs="Times New Roman"/>
          <w:sz w:val="24"/>
          <w:szCs w:val="24"/>
        </w:rPr>
        <w:t>Forister</w:t>
      </w:r>
      <w:proofErr w:type="spellEnd"/>
      <w:r>
        <w:rPr>
          <w:rFonts w:ascii="Times New Roman" w:hAnsi="Times New Roman" w:cs="Times New Roman"/>
          <w:sz w:val="24"/>
          <w:szCs w:val="24"/>
        </w:rPr>
        <w:t xml:space="preserve"> team, we find that similar species in our study also exhibit declines including, the Large Marble, </w:t>
      </w:r>
      <w:proofErr w:type="spellStart"/>
      <w:r>
        <w:rPr>
          <w:rFonts w:ascii="Times New Roman" w:hAnsi="Times New Roman" w:cs="Times New Roman"/>
          <w:i/>
          <w:iCs/>
          <w:sz w:val="24"/>
          <w:szCs w:val="24"/>
        </w:rPr>
        <w:t>Euchloe</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ausonides</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w:t>
      </w:r>
      <w:r w:rsidR="001601C8">
        <w:rPr>
          <w:rFonts w:ascii="Times New Roman" w:hAnsi="Times New Roman" w:cs="Times New Roman"/>
          <w:sz w:val="24"/>
          <w:szCs w:val="24"/>
        </w:rPr>
        <w:t>Lepidoptera:</w:t>
      </w:r>
      <w:r w:rsidR="00353C64">
        <w:rPr>
          <w:rFonts w:ascii="Times New Roman" w:hAnsi="Times New Roman" w:cs="Times New Roman"/>
          <w:sz w:val="24"/>
          <w:szCs w:val="24"/>
        </w:rPr>
        <w:t xml:space="preserve"> </w:t>
      </w:r>
      <w:r>
        <w:rPr>
          <w:rFonts w:ascii="Times New Roman" w:hAnsi="Times New Roman" w:cs="Times New Roman"/>
          <w:sz w:val="24"/>
          <w:szCs w:val="24"/>
        </w:rPr>
        <w:t xml:space="preserve">Pieridae) and </w:t>
      </w:r>
      <w:r w:rsidR="00353C64">
        <w:rPr>
          <w:rFonts w:ascii="Times New Roman" w:hAnsi="Times New Roman" w:cs="Times New Roman"/>
          <w:sz w:val="24"/>
          <w:szCs w:val="24"/>
        </w:rPr>
        <w:t xml:space="preserve">the </w:t>
      </w:r>
      <w:proofErr w:type="spellStart"/>
      <w:r w:rsidR="00353C64">
        <w:rPr>
          <w:rFonts w:ascii="Times New Roman" w:hAnsi="Times New Roman" w:cs="Times New Roman"/>
          <w:sz w:val="24"/>
          <w:szCs w:val="24"/>
        </w:rPr>
        <w:t>Anicia</w:t>
      </w:r>
      <w:proofErr w:type="spellEnd"/>
      <w:r w:rsidR="00693B53">
        <w:rPr>
          <w:rFonts w:ascii="Times New Roman" w:hAnsi="Times New Roman" w:cs="Times New Roman"/>
          <w:sz w:val="24"/>
          <w:szCs w:val="24"/>
        </w:rPr>
        <w:t xml:space="preserve"> </w:t>
      </w:r>
      <w:r w:rsidR="00353C64">
        <w:rPr>
          <w:rFonts w:ascii="Times New Roman" w:hAnsi="Times New Roman" w:cs="Times New Roman"/>
          <w:sz w:val="24"/>
          <w:szCs w:val="24"/>
        </w:rPr>
        <w:t xml:space="preserve">Checkerspot, </w:t>
      </w:r>
      <w:proofErr w:type="spellStart"/>
      <w:r w:rsidR="00353C64">
        <w:rPr>
          <w:rFonts w:ascii="Times New Roman" w:hAnsi="Times New Roman" w:cs="Times New Roman"/>
          <w:i/>
          <w:iCs/>
          <w:sz w:val="24"/>
          <w:szCs w:val="24"/>
        </w:rPr>
        <w:t>Euphydryas</w:t>
      </w:r>
      <w:proofErr w:type="spellEnd"/>
      <w:r w:rsidR="00353C64">
        <w:rPr>
          <w:rFonts w:ascii="Times New Roman" w:hAnsi="Times New Roman" w:cs="Times New Roman"/>
          <w:i/>
          <w:iCs/>
          <w:sz w:val="24"/>
          <w:szCs w:val="24"/>
        </w:rPr>
        <w:t xml:space="preserve"> </w:t>
      </w:r>
      <w:proofErr w:type="spellStart"/>
      <w:r w:rsidR="00353C64">
        <w:rPr>
          <w:rFonts w:ascii="Times New Roman" w:hAnsi="Times New Roman" w:cs="Times New Roman"/>
          <w:i/>
          <w:iCs/>
          <w:sz w:val="24"/>
          <w:szCs w:val="24"/>
        </w:rPr>
        <w:t>anicia</w:t>
      </w:r>
      <w:proofErr w:type="spellEnd"/>
      <w:r w:rsidR="00353C64">
        <w:rPr>
          <w:rFonts w:ascii="Times New Roman" w:hAnsi="Times New Roman" w:cs="Times New Roman"/>
          <w:sz w:val="24"/>
          <w:szCs w:val="24"/>
        </w:rPr>
        <w:t xml:space="preserve"> (Lepidoptera: Nymphalidae) are in declines</w:t>
      </w:r>
      <w:r>
        <w:rPr>
          <w:rFonts w:ascii="Times New Roman" w:hAnsi="Times New Roman" w:cs="Times New Roman"/>
          <w:sz w:val="24"/>
          <w:szCs w:val="24"/>
        </w:rPr>
        <w:t>.</w:t>
      </w:r>
      <w:r w:rsidR="001B37A3">
        <w:rPr>
          <w:rFonts w:ascii="Times New Roman" w:hAnsi="Times New Roman" w:cs="Times New Roman"/>
          <w:sz w:val="24"/>
          <w:szCs w:val="24"/>
        </w:rPr>
        <w:t xml:space="preserve"> Our trends are an important addition to this work and provide context for some of the same species in the northernmost reaches of their ranges. </w:t>
      </w:r>
    </w:p>
    <w:p w14:paraId="495B7B6D" w14:textId="6C96E0FE" w:rsidR="000E096B" w:rsidRPr="00703517" w:rsidRDefault="00D1010E" w:rsidP="00E90DB6">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Since prediction is an important part of the scientific </w:t>
      </w:r>
      <w:r w:rsidR="00D6038E">
        <w:rPr>
          <w:rFonts w:ascii="Times New Roman" w:hAnsi="Times New Roman" w:cs="Times New Roman"/>
          <w:sz w:val="24"/>
          <w:szCs w:val="24"/>
        </w:rPr>
        <w:t>enterprise</w:t>
      </w:r>
      <w:r>
        <w:rPr>
          <w:rFonts w:ascii="Times New Roman" w:hAnsi="Times New Roman" w:cs="Times New Roman"/>
          <w:sz w:val="24"/>
          <w:szCs w:val="24"/>
        </w:rPr>
        <w:t>, we aimed to also test which traits, aside from range-wide temperature (if any), might also predict occupancy decline</w:t>
      </w:r>
      <w:r w:rsidR="001966BF">
        <w:rPr>
          <w:rFonts w:ascii="Times New Roman" w:hAnsi="Times New Roman" w:cs="Times New Roman"/>
          <w:sz w:val="24"/>
          <w:szCs w:val="24"/>
        </w:rPr>
        <w:t>s</w:t>
      </w:r>
      <w:r>
        <w:rPr>
          <w:rFonts w:ascii="Times New Roman" w:hAnsi="Times New Roman" w:cs="Times New Roman"/>
          <w:sz w:val="24"/>
          <w:szCs w:val="24"/>
        </w:rPr>
        <w:t xml:space="preserve"> in our study region. </w:t>
      </w:r>
      <w:r w:rsidR="00DB4FAC">
        <w:rPr>
          <w:rFonts w:ascii="Times New Roman" w:hAnsi="Times New Roman" w:cs="Times New Roman"/>
          <w:sz w:val="24"/>
          <w:szCs w:val="24"/>
        </w:rPr>
        <w:t>Among our models, Model G/H</w:t>
      </w:r>
      <w:r w:rsidR="00395CB7">
        <w:rPr>
          <w:rFonts w:ascii="Times New Roman" w:hAnsi="Times New Roman" w:cs="Times New Roman"/>
          <w:sz w:val="24"/>
          <w:szCs w:val="24"/>
        </w:rPr>
        <w:t>, using average wingspan</w:t>
      </w:r>
      <w:r w:rsidR="000C6A60">
        <w:rPr>
          <w:rFonts w:ascii="Times New Roman" w:hAnsi="Times New Roman" w:cs="Times New Roman"/>
          <w:sz w:val="24"/>
          <w:szCs w:val="24"/>
        </w:rPr>
        <w:t xml:space="preserve"> as a predictor</w:t>
      </w:r>
      <w:r w:rsidR="00395CB7">
        <w:rPr>
          <w:rFonts w:ascii="Times New Roman" w:hAnsi="Times New Roman" w:cs="Times New Roman"/>
          <w:sz w:val="24"/>
          <w:szCs w:val="24"/>
        </w:rPr>
        <w:t>,</w:t>
      </w:r>
      <w:r w:rsidR="00DB4FAC">
        <w:rPr>
          <w:rFonts w:ascii="Times New Roman" w:hAnsi="Times New Roman" w:cs="Times New Roman"/>
          <w:sz w:val="24"/>
          <w:szCs w:val="24"/>
        </w:rPr>
        <w:t xml:space="preserve"> emerged as a near equivalent</w:t>
      </w:r>
      <w:r w:rsidR="00D962B7">
        <w:rPr>
          <w:rFonts w:ascii="Times New Roman" w:hAnsi="Times New Roman" w:cs="Times New Roman"/>
          <w:sz w:val="24"/>
          <w:szCs w:val="24"/>
        </w:rPr>
        <w:t>s</w:t>
      </w:r>
      <w:r w:rsidR="00DB4FAC">
        <w:rPr>
          <w:rFonts w:ascii="Times New Roman" w:hAnsi="Times New Roman" w:cs="Times New Roman"/>
          <w:sz w:val="24"/>
          <w:szCs w:val="24"/>
        </w:rPr>
        <w:t xml:space="preserve"> to Model C/D candidate for predicting occupancy trend </w:t>
      </w:r>
      <w:r w:rsidR="00542FAB">
        <w:rPr>
          <w:rFonts w:ascii="Times New Roman" w:hAnsi="Times New Roman" w:cs="Times New Roman"/>
          <w:sz w:val="24"/>
          <w:szCs w:val="24"/>
        </w:rPr>
        <w:t xml:space="preserve">(Supplemental Table S2). </w:t>
      </w:r>
      <w:r w:rsidR="00B9702F">
        <w:rPr>
          <w:rFonts w:ascii="Times New Roman" w:hAnsi="Times New Roman" w:cs="Times New Roman"/>
          <w:sz w:val="24"/>
          <w:szCs w:val="24"/>
        </w:rPr>
        <w:t xml:space="preserve">In these models, butterflies with larger wingspans are more likely to be increasing in occupancy probability which smaller butterflies are more likely to be in decline (Figure 4b). </w:t>
      </w:r>
      <w:r w:rsidR="00350F05">
        <w:rPr>
          <w:rFonts w:ascii="Times New Roman" w:hAnsi="Times New Roman" w:cs="Times New Roman"/>
          <w:sz w:val="24"/>
          <w:szCs w:val="24"/>
        </w:rPr>
        <w:t xml:space="preserve">Wingspan is often used as a proxy for mobility where species with larger wingspans are typically considered to have greater flying ability and, consequently, improved odds of navigating to new, suitable habitats </w:t>
      </w:r>
      <w:r w:rsidR="00D60C9B">
        <w:rPr>
          <w:rFonts w:ascii="Times New Roman" w:hAnsi="Times New Roman" w:cs="Times New Roman"/>
          <w:sz w:val="24"/>
          <w:szCs w:val="24"/>
        </w:rPr>
        <w:fldChar w:fldCharType="begin"/>
      </w:r>
      <w:r w:rsidR="00D60C9B">
        <w:rPr>
          <w:rFonts w:ascii="Times New Roman" w:hAnsi="Times New Roman" w:cs="Times New Roman"/>
          <w:sz w:val="24"/>
          <w:szCs w:val="24"/>
        </w:rPr>
        <w:instrText xml:space="preserve"> ADDIN ZOTERO_ITEM CSL_CITATION {"citationID":"lBhLa9iH","properties":{"formattedCitation":"(Sekar 2012)","plainCitation":"(Sekar 2012)","noteIndex":0},"citationItems":[{"id":795,"uris":["http://zotero.org/users/3183432/items/6TMG7736"],"itemData":{"id":795,"type":"article-journal","container-title":"Journal of Animal Ecology","issue":"1","note":"publisher: Wiley Online Library","page":"174–184","title":"A meta-analysis of the traits affecting dispersal ability in butterflies: can wingspan be used as a proxy?","volume":"81","author":[{"family":"Sekar","given":"Sandhya"}],"issued":{"date-parts":[["2012"]]}}}],"schema":"https://github.com/citation-style-language/schema/raw/master/csl-citation.json"} </w:instrText>
      </w:r>
      <w:r w:rsidR="00D60C9B">
        <w:rPr>
          <w:rFonts w:ascii="Times New Roman" w:hAnsi="Times New Roman" w:cs="Times New Roman"/>
          <w:sz w:val="24"/>
          <w:szCs w:val="24"/>
        </w:rPr>
        <w:fldChar w:fldCharType="separate"/>
      </w:r>
      <w:r w:rsidR="00D60C9B" w:rsidRPr="00D60C9B">
        <w:rPr>
          <w:rFonts w:ascii="Times New Roman" w:hAnsi="Times New Roman" w:cs="Times New Roman"/>
          <w:sz w:val="24"/>
        </w:rPr>
        <w:t>(</w:t>
      </w:r>
      <w:proofErr w:type="spellStart"/>
      <w:r w:rsidR="00D60C9B" w:rsidRPr="00D60C9B">
        <w:rPr>
          <w:rFonts w:ascii="Times New Roman" w:hAnsi="Times New Roman" w:cs="Times New Roman"/>
          <w:sz w:val="24"/>
        </w:rPr>
        <w:t>Sekar</w:t>
      </w:r>
      <w:proofErr w:type="spellEnd"/>
      <w:r w:rsidR="00D60C9B" w:rsidRPr="00D60C9B">
        <w:rPr>
          <w:rFonts w:ascii="Times New Roman" w:hAnsi="Times New Roman" w:cs="Times New Roman"/>
          <w:sz w:val="24"/>
        </w:rPr>
        <w:t xml:space="preserve"> 2012)</w:t>
      </w:r>
      <w:r w:rsidR="00D60C9B">
        <w:rPr>
          <w:rFonts w:ascii="Times New Roman" w:hAnsi="Times New Roman" w:cs="Times New Roman"/>
          <w:sz w:val="24"/>
          <w:szCs w:val="24"/>
        </w:rPr>
        <w:fldChar w:fldCharType="end"/>
      </w:r>
      <w:r w:rsidR="00350F05">
        <w:rPr>
          <w:rFonts w:ascii="Times New Roman" w:hAnsi="Times New Roman" w:cs="Times New Roman"/>
          <w:sz w:val="24"/>
          <w:szCs w:val="24"/>
        </w:rPr>
        <w:t>.</w:t>
      </w:r>
      <w:r w:rsidR="00CB2DD8">
        <w:rPr>
          <w:rFonts w:ascii="Times New Roman" w:hAnsi="Times New Roman" w:cs="Times New Roman"/>
          <w:sz w:val="24"/>
          <w:szCs w:val="24"/>
        </w:rPr>
        <w:t xml:space="preserve"> </w:t>
      </w:r>
      <w:r w:rsidR="00964236">
        <w:rPr>
          <w:rFonts w:ascii="Times New Roman" w:hAnsi="Times New Roman" w:cs="Times New Roman"/>
          <w:sz w:val="24"/>
          <w:szCs w:val="24"/>
        </w:rPr>
        <w:t xml:space="preserve">We discuss the important of mobility in this region later in the discussion. </w:t>
      </w:r>
      <w:r w:rsidR="00633EE6">
        <w:rPr>
          <w:rFonts w:ascii="Times New Roman" w:hAnsi="Times New Roman" w:cs="Times New Roman"/>
          <w:sz w:val="24"/>
          <w:szCs w:val="24"/>
        </w:rPr>
        <w:t>Further, w</w:t>
      </w:r>
      <w:r w:rsidR="00BC2970">
        <w:rPr>
          <w:rFonts w:ascii="Times New Roman" w:hAnsi="Times New Roman" w:cs="Times New Roman"/>
          <w:sz w:val="24"/>
          <w:szCs w:val="24"/>
        </w:rPr>
        <w:t>e note that w</w:t>
      </w:r>
      <w:r w:rsidR="00263984">
        <w:rPr>
          <w:rFonts w:ascii="Times New Roman" w:hAnsi="Times New Roman" w:cs="Times New Roman"/>
          <w:sz w:val="24"/>
          <w:szCs w:val="24"/>
        </w:rPr>
        <w:t xml:space="preserve">ingspan as a proxy for mobility appears to operate at both intra- </w:t>
      </w:r>
      <w:r w:rsidR="00263984">
        <w:rPr>
          <w:rFonts w:ascii="Times New Roman" w:hAnsi="Times New Roman" w:cs="Times New Roman"/>
          <w:sz w:val="24"/>
          <w:szCs w:val="24"/>
        </w:rPr>
        <w:lastRenderedPageBreak/>
        <w:t>and interspecific scales of variation. For example, in the Monarch butterfly (</w:t>
      </w:r>
      <w:r w:rsidR="00263984">
        <w:rPr>
          <w:rFonts w:ascii="Times New Roman" w:hAnsi="Times New Roman" w:cs="Times New Roman"/>
          <w:i/>
          <w:iCs/>
          <w:sz w:val="24"/>
          <w:szCs w:val="24"/>
        </w:rPr>
        <w:t xml:space="preserve">Danaus </w:t>
      </w:r>
      <w:proofErr w:type="spellStart"/>
      <w:r w:rsidR="00263984">
        <w:rPr>
          <w:rFonts w:ascii="Times New Roman" w:hAnsi="Times New Roman" w:cs="Times New Roman"/>
          <w:i/>
          <w:iCs/>
          <w:sz w:val="24"/>
          <w:szCs w:val="24"/>
        </w:rPr>
        <w:t>plexippus</w:t>
      </w:r>
      <w:proofErr w:type="spellEnd"/>
      <w:r w:rsidR="00263984">
        <w:rPr>
          <w:rFonts w:ascii="Times New Roman" w:hAnsi="Times New Roman" w:cs="Times New Roman"/>
          <w:sz w:val="24"/>
          <w:szCs w:val="24"/>
        </w:rPr>
        <w:t xml:space="preserve">, not modeled here due to its exceptional migratory status), long-distance migrants exhibit larger wingspans than generations that do not make the long flight to the overwintering grounds in Mexico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{"citationID":"HDmXkrXn","properties":{"formattedCitation":"(Dockx 2007; Freedman &amp; Dingle 2018; Freedman {\\i{}et al.} 2020)","plainCitation":"(Dockx 2007; Freedman &amp; Dingle 2018; Freedman et al. 2020)","noteIndex":0},"citationItems":[{"id":1241,"uris":["http://zotero.org/users/3183432/items/BHEIRQWN"],"itemData":{"id":1241,"type":"article-journal","container-title":"Biological Journal of the Linnean Society","issue":"4","note":"publisher: Oxford University Press","page":"605–616","title":"Directional and stabilizing selection on wing size and shape in migrant and resident monarch butterflies, Danaus plexippus (L.), in Cuba","volume":"92","author":[{"family":"Dockx","given":"Cristina"}],"issued":{"date-parts":[["2007"]]}}},{"id":1242,"uris":["http://zotero.org/users/3183432/items/6UPHNWIK"],"itemData":{"id":1242,"type":"article-journal","container-title":"Animal Migration","issue":"1","note":"publisher: De Gruyter Open Access","page":"61–73","title":"Wing morphology in migratory North American monarchs: characterizing sources of variation and understanding changes through time","volume":"5","author":[{"family":"Freedman","given":"Micah G"},{"family":"Dingle","given":"Hugh"}],"issued":{"date-parts":[["2018"]]}}},{"id":652,"uris":["http://zotero.org/users/3183432/items/NBU5MASY"],"itemData":{"id":652,"type":"article-journal","container-title":"Proceedings of the National Academy of Sciences","issue":"46","note":"publisher: National Acad Sciences","page":"28887–28893","title":"Two centuries of monarch butterfly collections reveal contrasting effects of range expansion and migration loss on wing traits","volume":"117","author":[{"family":"Freedman","given":"Micah G"},{"family":"Dingle","given":"Hugh"},{"family":"Strauss","given":"Sharon Y"},{"family":"Ramírez","given":"Santiago R"}],"issued":{"date-parts":[["2020"]]}}}],"schema":"https://github.com/citation-style-language/schema/raw/master/csl-citation.json"}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w:t>
      </w:r>
      <w:proofErr w:type="spellStart"/>
      <w:r w:rsidR="00370164" w:rsidRPr="00370164">
        <w:rPr>
          <w:rFonts w:ascii="Times New Roman" w:hAnsi="Times New Roman" w:cs="Times New Roman"/>
          <w:sz w:val="24"/>
          <w:szCs w:val="24"/>
        </w:rPr>
        <w:t>Dockx</w:t>
      </w:r>
      <w:proofErr w:type="spellEnd"/>
      <w:r w:rsidR="00370164" w:rsidRPr="00370164">
        <w:rPr>
          <w:rFonts w:ascii="Times New Roman" w:hAnsi="Times New Roman" w:cs="Times New Roman"/>
          <w:sz w:val="24"/>
          <w:szCs w:val="24"/>
        </w:rPr>
        <w:t xml:space="preserve"> 2007; Freedman &amp; Dingle 2018; Freedman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2020)</w:t>
      </w:r>
      <w:r w:rsidR="00370164">
        <w:rPr>
          <w:rFonts w:ascii="Times New Roman" w:hAnsi="Times New Roman" w:cs="Times New Roman"/>
          <w:sz w:val="24"/>
          <w:szCs w:val="24"/>
        </w:rPr>
        <w:fldChar w:fldCharType="end"/>
      </w:r>
      <w:r w:rsidR="00263984">
        <w:rPr>
          <w:rFonts w:ascii="Times New Roman" w:hAnsi="Times New Roman" w:cs="Times New Roman"/>
          <w:sz w:val="24"/>
          <w:szCs w:val="24"/>
        </w:rPr>
        <w:t xml:space="preserve">. </w:t>
      </w:r>
      <w:r w:rsidR="005326A0">
        <w:rPr>
          <w:rFonts w:ascii="Times New Roman" w:hAnsi="Times New Roman" w:cs="Times New Roman"/>
          <w:sz w:val="24"/>
          <w:szCs w:val="24"/>
        </w:rPr>
        <w:t>Emerging work on the impacts of climate on morphology have shown that butterflies fluctuate in size</w:t>
      </w:r>
      <w:r w:rsidR="00AA3A48">
        <w:rPr>
          <w:rFonts w:ascii="Times New Roman" w:hAnsi="Times New Roman" w:cs="Times New Roman"/>
          <w:sz w:val="24"/>
          <w:szCs w:val="24"/>
        </w:rPr>
        <w:t xml:space="preserve"> </w:t>
      </w:r>
      <w:r w:rsidR="00370164">
        <w:rPr>
          <w:rFonts w:ascii="Times New Roman" w:hAnsi="Times New Roman" w:cs="Times New Roman"/>
          <w:sz w:val="24"/>
          <w:szCs w:val="24"/>
        </w:rPr>
        <w:fldChar w:fldCharType="begin"/>
      </w:r>
      <w:r w:rsidR="00370164">
        <w:rPr>
          <w:rFonts w:ascii="Times New Roman" w:hAnsi="Times New Roman" w:cs="Times New Roman"/>
          <w:sz w:val="24"/>
          <w:szCs w:val="24"/>
        </w:rPr>
        <w:instrText xml:space="preserve"> ADDIN ZOTERO_ITEM CSL_CITATION {"citationID":"F6Qqx3i8","properties":{"formattedCitation":"(Bowden {\\i{}et al.} 2015; Daly 2018)","plainCitation":"(Bowden et al. 2015; Daly 2018)","noteIndex":0},"citationItems":[{"id":644,"uris":["http://zotero.org/users/3183432/items/TCC7JWLY"],"itemData":{"id":644,"type":"article-journal","container-title":"Biology Letters","issue":"10","note":"publisher: The Royal Society","page":"20150574","title":"High-Arctic butterflies become smaller with rising temperatures","volume":"11","author":[{"family":"Bowden","given":"Joseph J"},{"family":"Eskildsen","given":"Anne"},{"family":"Hansen","given":"Rikke R"},{"family":"Olsen","given":"Kent"},{"family":"Kurle","given":"Carolyn M"},{"family":"Høye","given":"Toke T"}],"issued":{"date-parts":[["2015"]]}}},{"id":645,"uris":["http://zotero.org/users/3183432/items/47K2KJFP"],"itemData":{"id":645,"type":"thesis","genre":"PhD Thesis","title":"Morphological and phenological responses of butterflies to seasonal temperature increase in Alaska","author":[{"family":"Daly","given":"Kathryn Margaret"}],"issued":{"date-parts":[["2018"]]}}}],"schema":"https://github.com/citation-style-language/schema/raw/master/csl-citation.json"} </w:instrText>
      </w:r>
      <w:r w:rsidR="00370164">
        <w:rPr>
          <w:rFonts w:ascii="Times New Roman" w:hAnsi="Times New Roman" w:cs="Times New Roman"/>
          <w:sz w:val="24"/>
          <w:szCs w:val="24"/>
        </w:rPr>
        <w:fldChar w:fldCharType="separate"/>
      </w:r>
      <w:r w:rsidR="00370164" w:rsidRPr="00370164">
        <w:rPr>
          <w:rFonts w:ascii="Times New Roman" w:hAnsi="Times New Roman" w:cs="Times New Roman"/>
          <w:sz w:val="24"/>
          <w:szCs w:val="24"/>
        </w:rPr>
        <w:t xml:space="preserve">(Bowden </w:t>
      </w:r>
      <w:r w:rsidR="00370164" w:rsidRPr="00370164">
        <w:rPr>
          <w:rFonts w:ascii="Times New Roman" w:hAnsi="Times New Roman" w:cs="Times New Roman"/>
          <w:i/>
          <w:iCs/>
          <w:sz w:val="24"/>
          <w:szCs w:val="24"/>
        </w:rPr>
        <w:t>et al.</w:t>
      </w:r>
      <w:r w:rsidR="00370164" w:rsidRPr="00370164">
        <w:rPr>
          <w:rFonts w:ascii="Times New Roman" w:hAnsi="Times New Roman" w:cs="Times New Roman"/>
          <w:sz w:val="24"/>
          <w:szCs w:val="24"/>
        </w:rPr>
        <w:t xml:space="preserve"> 2015; Daly 2018)</w:t>
      </w:r>
      <w:r w:rsidR="00370164">
        <w:rPr>
          <w:rFonts w:ascii="Times New Roman" w:hAnsi="Times New Roman" w:cs="Times New Roman"/>
          <w:sz w:val="24"/>
          <w:szCs w:val="24"/>
        </w:rPr>
        <w:fldChar w:fldCharType="end"/>
      </w:r>
      <w:r w:rsidR="005326A0">
        <w:rPr>
          <w:rFonts w:ascii="Times New Roman" w:hAnsi="Times New Roman" w:cs="Times New Roman"/>
          <w:sz w:val="24"/>
          <w:szCs w:val="24"/>
        </w:rPr>
        <w:t xml:space="preserve"> and thus future work should consider how intraspecific variation in morphology</w:t>
      </w:r>
      <w:r w:rsidR="006676DA">
        <w:rPr>
          <w:rFonts w:ascii="Times New Roman" w:hAnsi="Times New Roman" w:cs="Times New Roman"/>
          <w:sz w:val="24"/>
          <w:szCs w:val="24"/>
        </w:rPr>
        <w:t>, driven by global change,</w:t>
      </w:r>
      <w:r w:rsidR="005326A0">
        <w:rPr>
          <w:rFonts w:ascii="Times New Roman" w:hAnsi="Times New Roman" w:cs="Times New Roman"/>
          <w:sz w:val="24"/>
          <w:szCs w:val="24"/>
        </w:rPr>
        <w:t xml:space="preserve"> may </w:t>
      </w:r>
      <w:r w:rsidR="00050577">
        <w:rPr>
          <w:rFonts w:ascii="Times New Roman" w:hAnsi="Times New Roman" w:cs="Times New Roman"/>
          <w:sz w:val="24"/>
          <w:szCs w:val="24"/>
        </w:rPr>
        <w:t xml:space="preserve">predict, </w:t>
      </w:r>
      <w:r w:rsidR="005326A0">
        <w:rPr>
          <w:rFonts w:ascii="Times New Roman" w:hAnsi="Times New Roman" w:cs="Times New Roman"/>
          <w:sz w:val="24"/>
          <w:szCs w:val="24"/>
        </w:rPr>
        <w:t>exacerbate</w:t>
      </w:r>
      <w:r w:rsidR="00050577">
        <w:rPr>
          <w:rFonts w:ascii="Times New Roman" w:hAnsi="Times New Roman" w:cs="Times New Roman"/>
          <w:sz w:val="24"/>
          <w:szCs w:val="24"/>
        </w:rPr>
        <w:t>,</w:t>
      </w:r>
      <w:r w:rsidR="005326A0">
        <w:rPr>
          <w:rFonts w:ascii="Times New Roman" w:hAnsi="Times New Roman" w:cs="Times New Roman"/>
          <w:sz w:val="24"/>
          <w:szCs w:val="24"/>
        </w:rPr>
        <w:t xml:space="preserve"> or mitigate occupancy trends</w:t>
      </w:r>
      <w:r w:rsidR="002C4954">
        <w:rPr>
          <w:rFonts w:ascii="Times New Roman" w:hAnsi="Times New Roman" w:cs="Times New Roman"/>
          <w:sz w:val="24"/>
          <w:szCs w:val="24"/>
        </w:rPr>
        <w:t xml:space="preserve"> at</w:t>
      </w:r>
      <w:r w:rsidR="00565D61">
        <w:rPr>
          <w:rFonts w:ascii="Times New Roman" w:hAnsi="Times New Roman" w:cs="Times New Roman"/>
          <w:sz w:val="24"/>
          <w:szCs w:val="24"/>
        </w:rPr>
        <w:t xml:space="preserve"> various spatial</w:t>
      </w:r>
      <w:r w:rsidR="002C4954">
        <w:rPr>
          <w:rFonts w:ascii="Times New Roman" w:hAnsi="Times New Roman" w:cs="Times New Roman"/>
          <w:sz w:val="24"/>
          <w:szCs w:val="24"/>
        </w:rPr>
        <w:t xml:space="preserve"> scale</w:t>
      </w:r>
      <w:r w:rsidR="00565D61">
        <w:rPr>
          <w:rFonts w:ascii="Times New Roman" w:hAnsi="Times New Roman" w:cs="Times New Roman"/>
          <w:sz w:val="24"/>
          <w:szCs w:val="24"/>
        </w:rPr>
        <w:t>s</w:t>
      </w:r>
      <w:r w:rsidR="005326A0">
        <w:rPr>
          <w:rFonts w:ascii="Times New Roman" w:hAnsi="Times New Roman" w:cs="Times New Roman"/>
          <w:sz w:val="24"/>
          <w:szCs w:val="24"/>
        </w:rPr>
        <w:t xml:space="preserve">. </w:t>
      </w:r>
      <w:r w:rsidR="00370164">
        <w:rPr>
          <w:rFonts w:ascii="Times New Roman" w:hAnsi="Times New Roman" w:cs="Times New Roman"/>
          <w:sz w:val="24"/>
          <w:szCs w:val="24"/>
        </w:rPr>
        <w:t>For example, if butterflies are becoming smaller due to climate change, this may, in turn, impact their mobility, and consequently, the ability for them to track their thermal niche. The degree to which these effects are</w:t>
      </w:r>
      <w:r w:rsidR="006D0AC9">
        <w:rPr>
          <w:rFonts w:ascii="Times New Roman" w:hAnsi="Times New Roman" w:cs="Times New Roman"/>
          <w:sz w:val="24"/>
          <w:szCs w:val="24"/>
        </w:rPr>
        <w:t xml:space="preserve"> not</w:t>
      </w:r>
      <w:r w:rsidR="00370164">
        <w:rPr>
          <w:rFonts w:ascii="Times New Roman" w:hAnsi="Times New Roman" w:cs="Times New Roman"/>
          <w:sz w:val="24"/>
          <w:szCs w:val="24"/>
        </w:rPr>
        <w:t xml:space="preserve"> captured by models that don’t account for intraspecific variation in these factors across a species range remains to be tests.</w:t>
      </w:r>
    </w:p>
    <w:p w14:paraId="6DB95031" w14:textId="2974AE29" w:rsidR="00560465" w:rsidRDefault="00560465" w:rsidP="00560465">
      <w:pPr>
        <w:spacing w:line="480" w:lineRule="auto"/>
        <w:ind w:firstLine="720"/>
        <w:jc w:val="both"/>
        <w:rPr>
          <w:rFonts w:ascii="Times New Roman" w:hAnsi="Times New Roman" w:cs="Times New Roman"/>
          <w:sz w:val="24"/>
          <w:szCs w:val="24"/>
        </w:rPr>
      </w:pPr>
      <w:r w:rsidRPr="00703517">
        <w:rPr>
          <w:rFonts w:ascii="Times New Roman" w:hAnsi="Times New Roman" w:cs="Times New Roman"/>
          <w:sz w:val="24"/>
          <w:szCs w:val="24"/>
        </w:rPr>
        <w:t xml:space="preserve">While we examined the impacts of climate on species-specific occupancy trends, the importance of changing land-cover/use on boreal and Arctic butterflies cannot be ignored. Butterflies are especially sensitive to habitat type and disturbance as well as the availability of corridors to navigate to new, suitable habitats. In boreal Canada, butterfly abundance and species richness increases along human-made cutlines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{"citationID":"UuSr7Adh","properties":{"formattedCitation":"(Riva {\\i{}et al.} 2018a)","plainCitation":"(Riva et al. 2018a)","noteIndex":0},"citationItems":[{"id":735,"uris":["http://zotero.org/users/3183432/items/VHVIT3RS"],"itemData":{"id":735,"type":"article-journal","container-title":"Biological Conservation","note":"publisher: Elsevier","page":"173–180","title":"Localized disturbances from oil sands developments increase butterfly diversity and abundance in Alberta's boreal forests","volume":"217","author":[{"family":"Riva","given":"Federico"},{"family":"Acorn","given":"John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2018a)</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Additionally, increasing frequency and intensity of forest fire in the region may also contribute to both opportunities and challenges for high-latitude butterflies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{"citationID":"Izgncdjo","properties":{"formattedCitation":"(Girardin &amp; Mudelsee 2008; Hanes {\\i{}et al.} 2019)","plainCitation":"(Girardin &amp; Mudelsee 2008; Hanes et al. 2019)","noteIndex":0},"citationItems":[{"id":793,"uris":["http://zotero.org/users/3183432/items/NEUF8R3V"],"itemData":{"id":793,"type":"article-journal","container-title":"Ecological Applications","issue":"2","note":"publisher: Wiley Online Library","page":"391–406","title":"Past and future changes in Canadian boreal wildfire activity","volume":"18","author":[{"family":"Girardin","given":"Martin P"},{"family":"Mudelsee","given":"Manfred"}],"issued":{"date-parts":[["2008"]]}}},{"id":794,"uris":["http://zotero.org/users/3183432/items/36DUXEVB"],"itemData":{"id":794,"type":"article-journal","container-title":"Canadian Journal of Forest Research","issue":"3","note":"publisher: NRC Research Press","page":"256–269","title":"Fire-regime changes in Canada over the last half century","volume":"49","author":[{"family":"Hanes","given":"Chelene C"},{"family":"Wang","given":"Xianli"},{"family":"Jain","given":"Piyush"},{"family":"Parisien","given":"Marc-André"},{"family":"Little","given":"John M"},{"family":"Flannigan","given":"Mike D"}],"issued":{"date-parts":[["2019"]]}}}],"schema":"https://github.com/citation-style-language/schema/raw/master/csl-citation.json"}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(Girardin &amp; Mudelsee 2008; Hanes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2019)</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Forest fire (of varying severity) may contribute to initial negative butterfly abundance patterns, but over</w:t>
      </w:r>
      <w:r w:rsidR="008446F7"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time, butterflies may benefit from the presence of early successional and open canopy habitats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{"citationID":"cbWZo7KZ","properties":{"formattedCitation":"(Johansson {\\i{}et al.} 2020; Mason Jr {\\i{}et al.} 2021; Ulyshen {\\i{}et al.} 2022)","plainCitation":"(Johansson et al. 2020; Mason Jr et al. 2021; Ulyshen et al. 2022)","noteIndex":0},"citationItems":[{"id":828,"uris":["http://zotero.org/users/3183432/items/WS42H5B9"],"itemData":{"id":828,"type":"article-journal","container-title":"Forest Ecology and Management","note":"publisher: Elsevier","page":"118033","title":"Fewer butterflies and a different composition of bees, wasps and hoverflies on recently burned compared to unburned clear-cuts, regardless of burn severity","volume":"463","author":[{"family":"Johansson","given":"Victor"},{"family":"Gustafsson","given":"Lena"},{"family":"Andersson","given":"Petter"},{"family":"Hylander","given":"Kristoffer"}],"issued":{"date-parts":[["2020"]]}}},{"id":826,"uris":["http://zotero.org/users/3183432/items/HMJ937WH"],"itemData":{"id":826,"type":"article-journal","container-title":"Biological Conservation","note":"publisher: Elsevier","page":"109265","title":"Responses from bees, butterflies, and ground beetles to different fire and site characteristics: a global meta-analysis","volume":"261","author":[{"family":"Mason Jr","given":"Stephen C"},{"family":"Shirey","given":"Vaughn"},{"family":"Ponisio","given":"Lauren C"},{"family":"Gelhaus","given":"Jon K"}],"issued":{"date-parts":[["2021"]]}}},{"id":827,"uris":["http://zotero.org/users/3183432/items/ZLAP8W2E"],"itemData":{"id":827,"type":"article-journal","container-title":"Frontiers in Ecology and the Environment","issue":"2","note":"publisher: Wiley Online Library","page":"78–83","title":"Pyrodiversity promotes pollinator diversity in a fire-adapted landscape","volume":"20","author":[{"family":"Ulyshen","given":"Michael D"},{"family":"Hiers","given":"J Kevin"},{"family":"Pokswinksi","given":"Scott M"},{"family":"Fair","given":"Conor"}],"issued":{"date-parts":[["2022"]]}}}],"schema":"https://github.com/citation-style-language/schema/raw/master/csl-citation.json"}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(Johansson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2020; Mason Jr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2021; Ulyshen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2022)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Further, open canopy areas (including roadsides, smaller cutlines, and trails) may act as corridors for butterfly movement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{"citationID":"DjynwOTC","properties":{"formattedCitation":"(Haddad 1999; Haddad &amp; Tewksbury 2005; Riva {\\i{}et al.} 2018b)","plainCitation":"(Haddad 1999; Haddad &amp; Tewksbury 2005; Riva et al. 2018b)","noteIndex":0},"citationItems":[{"id":806,"uris":["http://zotero.org/users/3183432/items/ICZ3QDJE"],"itemData":{"id":806,"type":"article-journal","container-title":"Ecological Applications","issue":"2","note":"publisher: Wiley Online Library","page":"612–622","title":"Corridor and distance effects on interpatch movements: a landscape experiment with butterflies","volume":"9","author":[{"family":"Haddad","given":"Nick M"}],"issued":{"date-parts":[["1999"]]}}},{"id":805,"uris":["http://zotero.org/users/3183432/items/IHAMFCL6"],"itemData":{"id":805,"type":"article-journal","container-title":"Ecological Applications","issue":"1","note":"publisher: Wiley Online Library","page":"250–257","title":"Low-quality habitat corridors as movement conduits for two butterfly species","volume":"15","author":[{"family":"Haddad","given":"Nick M"},{"family":"Tewksbury","given":"Joshua J"}],"issued":{"date-parts":[["2005"]]}}},{"id":804,"uris":["http://zotero.org/users/3183432/items/6823R8A6"],"itemData":{"id":804,"type":"article-journal","container-title":"Biology Letters","issue":"2","note":"publisher: The Royal Society","page":"20170770","title":"Narrow anthropogenic corridors direct the movement of a generalist boreal butterfly","volume":"14","author":[{"family":"Riva","given":"Federico"},{"family":"Acorn","given":"John H"},{"family":"Nielsen","given":"Scott E"}],"issued":{"date-parts":[["2018"]]}}}],"schema":"https://github.com/citation-style-language/schema/raw/master/csl-citation.json"}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(Haddad 1999; Haddad &amp; Tewksbury 2005; Riva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2018b)</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Low connectivity of </w:t>
      </w:r>
      <w:r w:rsidRPr="00703517">
        <w:rPr>
          <w:rFonts w:ascii="Times New Roman" w:hAnsi="Times New Roman" w:cs="Times New Roman"/>
          <w:sz w:val="24"/>
          <w:szCs w:val="24"/>
        </w:rPr>
        <w:lastRenderedPageBreak/>
        <w:t xml:space="preserve">habitat/mobility of species can make it more challenging for more southern distributed butterflies to navigate and colonize new habitats as they track their thermal tolerances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{"citationID":"8yizyUzW","properties":{"formattedCitation":"(Hodgson {\\i{}et al.} 2012)","plainCitation":"(Hodgson et al. 2012)","noteIndex":0},"citationItems":[{"id":807,"uris":["http://zotero.org/users/3183432/items/K89Y8E53"],"itemData":{"id":807,"type":"article-journal","note":"publisher: Public Library of Science San Francisco, USA","title":"The speed of range shifts in fragmented landscapes","author":[{"family":"Hodgson","given":"Jenny A"},{"family":"Thomas","given":"Chris D"},{"family":"Dytham","given":"Calvin"},{"family":"Travis","given":"Justin MJ"},{"family":"Cornell","given":"Stephen J"}],"issued":{"date-parts":[["2012"]]}}}],"schema":"https://github.com/citation-style-language/schema/raw/master/csl-citation.json"}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(Hodgson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2012)</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r w:rsidR="00EB3731">
        <w:rPr>
          <w:rFonts w:ascii="Times New Roman" w:hAnsi="Times New Roman" w:cs="Times New Roman"/>
          <w:sz w:val="24"/>
          <w:szCs w:val="24"/>
        </w:rPr>
        <w:t xml:space="preserve">Our model results point to a scenario where larger butterflies typically fare better with respect to occupancy declines, which, in the absence of connectivity data, suggest by proxy that species’ mobility is an important factor for persistence under rapidly changing climates in the region. </w:t>
      </w:r>
      <w:r w:rsidRPr="00703517">
        <w:rPr>
          <w:rFonts w:ascii="Times New Roman" w:hAnsi="Times New Roman" w:cs="Times New Roman"/>
          <w:sz w:val="24"/>
          <w:szCs w:val="24"/>
        </w:rPr>
        <w:t>Limited ability to colonize newly available habitat in this region is the leading hypothesis surrounding why so much climate debt has accrued for butterflies</w:t>
      </w:r>
      <w:r w:rsidR="0053153F">
        <w:rPr>
          <w:rFonts w:ascii="Times New Roman" w:hAnsi="Times New Roman" w:cs="Times New Roman"/>
          <w:sz w:val="24"/>
          <w:szCs w:val="24"/>
        </w:rPr>
        <w:t xml:space="preserve"> here</w:t>
      </w:r>
      <w:r w:rsidRPr="00703517">
        <w:rPr>
          <w:rFonts w:ascii="Times New Roman" w:hAnsi="Times New Roman" w:cs="Times New Roman"/>
          <w:sz w:val="24"/>
          <w:szCs w:val="24"/>
        </w:rPr>
        <w:t xml:space="preserve"> </w:t>
      </w:r>
      <w:r w:rsidRPr="00703517">
        <w:rPr>
          <w:rFonts w:ascii="Times New Roman" w:hAnsi="Times New Roman" w:cs="Times New Roman"/>
          <w:sz w:val="24"/>
          <w:szCs w:val="24"/>
        </w:rPr>
        <w:fldChar w:fldCharType="begin"/>
      </w:r>
      <w:r w:rsidR="00B71B27" w:rsidRPr="00703517">
        <w:rPr>
          <w:rFonts w:ascii="Times New Roman" w:hAnsi="Times New Roman" w:cs="Times New Roman"/>
          <w:sz w:val="24"/>
          <w:szCs w:val="24"/>
        </w:rPr>
        <w:instrText xml:space="preserve"> ADDIN ZOTERO_ITEM CSL_CITATION {"citationID":"u6rPtZs7","properties":{"formattedCitation":"(Lewthwaite {\\i{}et al.} 2017, 2018)","plainCitation":"(Lewthwaite et al. 2017, 2018)","noteIndex":0},"citationItems":[{"id":796,"uris":["http://zotero.org/users/3183432/items/EYNT7PMJ"],"itemData":{"id":796,"type":"article-journal","container-title":"Global Ecology and Biogeography","issue":"4","note":"publisher: Wiley Online Library","page":"459–471","title":"High community turnover and dispersal limitation relative to rapid climate change","volume":"26","author":[{"family":"Lewthwaite","given":"Jayme MM"},{"family":"Debinski","given":"Diane M"},{"family":"Kerr","given":"Jeremy T"}],"issued":{"date-parts":[["2017"]]}}},{"id":344,"uris":["http://zotero.org/users/3183432/items/37QIQ83K"],"itemData":{"id":344,"type":"article-journal","container-title":"Ecography","issue":"12","page":"2005-2015","title":"Canadian butterfly climate debt is significant and correlated with range size","volume":"41","author":[{"family":"Lewthwaite","given":"J.M.M."},{"family":"Angert","given":"A.L."},{"family":"Kembel","given":"S.W."},{"family":"Goring","given":"S.J."},{"family":"Davies","given":"T.J."},{"family":"Mooers","given":"A. Ø."},{"family":"Sperling","given":"F.A.H."},{"family":"Vamosi","given":"S.M."},{"family":"Vamosi","given":"J.C."}],"issued":{"date-parts":[["2018"]]}}}],"schema":"https://github.com/citation-style-language/schema/raw/master/csl-citation.json"} </w:instrText>
      </w:r>
      <w:r w:rsidRPr="00703517">
        <w:rPr>
          <w:rFonts w:ascii="Times New Roman" w:hAnsi="Times New Roman" w:cs="Times New Roman"/>
          <w:sz w:val="24"/>
          <w:szCs w:val="24"/>
        </w:rPr>
        <w:fldChar w:fldCharType="separate"/>
      </w:r>
      <w:r w:rsidR="00B71B27" w:rsidRPr="00703517">
        <w:rPr>
          <w:rFonts w:ascii="Times New Roman" w:hAnsi="Times New Roman" w:cs="Times New Roman"/>
          <w:sz w:val="24"/>
          <w:szCs w:val="24"/>
        </w:rPr>
        <w:t xml:space="preserve">(Lewthwaite </w:t>
      </w:r>
      <w:r w:rsidR="00B71B27" w:rsidRPr="00703517">
        <w:rPr>
          <w:rFonts w:ascii="Times New Roman" w:hAnsi="Times New Roman" w:cs="Times New Roman"/>
          <w:i/>
          <w:iCs/>
          <w:sz w:val="24"/>
          <w:szCs w:val="24"/>
        </w:rPr>
        <w:t>et al.</w:t>
      </w:r>
      <w:r w:rsidR="00B71B27" w:rsidRPr="00703517">
        <w:rPr>
          <w:rFonts w:ascii="Times New Roman" w:hAnsi="Times New Roman" w:cs="Times New Roman"/>
          <w:sz w:val="24"/>
          <w:szCs w:val="24"/>
        </w:rPr>
        <w:t xml:space="preserve"> 2017, 2018)</w:t>
      </w:r>
      <w:r w:rsidRPr="00703517">
        <w:rPr>
          <w:rFonts w:ascii="Times New Roman" w:hAnsi="Times New Roman" w:cs="Times New Roman"/>
          <w:sz w:val="24"/>
          <w:szCs w:val="24"/>
        </w:rPr>
        <w:fldChar w:fldCharType="end"/>
      </w:r>
      <w:r w:rsidRPr="00703517">
        <w:rPr>
          <w:rFonts w:ascii="Times New Roman" w:hAnsi="Times New Roman" w:cs="Times New Roman"/>
          <w:sz w:val="24"/>
          <w:szCs w:val="24"/>
        </w:rPr>
        <w:t xml:space="preserve">.  </w:t>
      </w:r>
    </w:p>
    <w:p w14:paraId="7C4A1EC7" w14:textId="6AB8CBF3" w:rsidR="00810EFE" w:rsidRPr="00703517" w:rsidRDefault="00810EFE" w:rsidP="0056046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to contextualize our results back into the world of modeling practice, we note several key findings from researchers on the forefront of statistical modeling with presence-only data. </w:t>
      </w:r>
      <w:r w:rsidR="00242223">
        <w:rPr>
          <w:rFonts w:ascii="Times New Roman" w:hAnsi="Times New Roman" w:cs="Times New Roman"/>
          <w:sz w:val="24"/>
          <w:szCs w:val="24"/>
        </w:rPr>
        <w:t xml:space="preserve">First, we note that several statistical advances have emerged from research teams to process community sourced survey data to estimate </w:t>
      </w:r>
      <w:r w:rsidR="00605B7A">
        <w:rPr>
          <w:rFonts w:ascii="Times New Roman" w:hAnsi="Times New Roman" w:cs="Times New Roman"/>
          <w:sz w:val="24"/>
          <w:szCs w:val="24"/>
        </w:rPr>
        <w:t xml:space="preserve">various </w:t>
      </w:r>
      <w:r w:rsidR="00242223">
        <w:rPr>
          <w:rFonts w:ascii="Times New Roman" w:hAnsi="Times New Roman" w:cs="Times New Roman"/>
          <w:sz w:val="24"/>
          <w:szCs w:val="24"/>
        </w:rPr>
        <w:t xml:space="preserve">biodiversity metrics </w:t>
      </w:r>
      <w:r w:rsidR="006E2213">
        <w:rPr>
          <w:rFonts w:ascii="Times New Roman" w:hAnsi="Times New Roman" w:cs="Times New Roman"/>
          <w:sz w:val="24"/>
          <w:szCs w:val="24"/>
        </w:rPr>
        <w:fldChar w:fldCharType="begin"/>
      </w:r>
      <w:r w:rsidR="009D626B">
        <w:rPr>
          <w:rFonts w:ascii="Times New Roman" w:hAnsi="Times New Roman" w:cs="Times New Roman"/>
          <w:sz w:val="24"/>
          <w:szCs w:val="24"/>
        </w:rPr>
        <w:instrText xml:space="preserve"> ADDIN ZOTERO_ITEM CSL_CITATION {"citationID":"8eHr3zzF","properties":{"formattedCitation":"(Dennis {\\i{}et al.} 2021; Belitz {\\i{}et al.} 2022)","plainCitation":"(Dennis et al. 2021; Belitz et al. 2022)","noteIndex":0},"citationItems":[{"id":1247,"uris":["http://zotero.org/users/3183432/items/BXKM7QH4"],"itemData":{"id":1247,"type":"article-journal","container-title":"Ecological Modelling","note":"publisher: Elsevier","page":"109408","title":"Integrated modelling of insect population dynamics at two temporal scales","volume":"441","author":[{"family":"Dennis","given":"Emily B"},{"family":"Kéry","given":"Marc"},{"family":"Morgan","given":"Byron JT"},{"family":"Coray","given":"Armin"},{"family":"Schaub","given":"Michael"},{"family":"Baur","given":"Bruno"}],"issued":{"date-parts":[["2021"]]}}},{"id":682,"uris":["http://zotero.org/users/3183432/items/5NKQYBBU"],"itemData":{"id":682,"type":"article-journal","abstract":"Abstract Natural history collections (NHCs) have been indispensable to understanding longer-term trends of the timing of seasonal events. Massive-scale digitization of specimens promises to further enable phenological research, especially the ability to move towards a deeper understanding of drivers of change and how trait-environment interactions shape phenological sensitivity. Despite the promise of NHCs to answer fundamental phenology questions, use of these data resources present unique and often overlooked challenges requiring specialized workflow steps, such as assembling multisource data, accounting for date imprecision, and making decisions about trade-offs between data density and spatial resolution. We provide a set of key best practice recommendations and showcase these via a case study that utilizes NHC data to test hypotheses about spatiotemporal trends in adult Lepidoptera (i.e., butterflies and moths) flight timing across North America. Our case study is a worked example of these best practices, helping practitioners recognize and overcome potential pitfalls at each step, from data acquisition and cleaning, to delineating spatial units and proper estimation of phenological metrics and associated uncertainty, to building appropriate models. We confirm and extend the critical importance of voltinism and diapause strategy, but less-so daily activity patterns, for predicting Lepidoptera phenology spatiotemporal trends. Our case study also showcases the unique power of NHC data to test existing hypotheses and generate new insights about temporal phenological trends. Specifically, migratory species and species that enter diapause as adults are advancing the start of flight periods in more recent years, even after accounting for climate context. These results highlight the physiological and adaptive differences between species with different overwintering strategies. We close by noting the value of partnerships between data scientists, museum experts, and ecological modelers to fully harness the power of digital data resources to address pressing global change challenges. These partnerships can extend approaches for integrating multiple data types to fully unlock our understanding of the tempo, mode, drivers, and outcomes of phenological changes at greater spatial, temporal, and taxonomic scales.","container-title":"Functional Ecology","DOI":"https://doi.org/10.1111/1365-2435.14173","note":"_eprint: https://besjournals.onlinelibrary.wiley.com/doi/pdf/10.1111/1365-2435.14173","title":"Phenological research based on natural history collections: practical guidelines and a Lepidopteran case study","URL":"https://besjournals.onlinelibrary.wiley.com/doi/abs/10.1111/1365-2435.14173","volume":"Early View","author":[{"family":"Belitz","given":"Michael W."},{"family":"Larsen","given":"Elise A."},{"family":"Shirey","given":"Vaughn"},{"family":"Li","given":"Daijiang"},{"family":"Guralnick","given":"Robert P."}],"issued":{"date-parts":[["2022"]]}}}],"schema":"https://github.com/citation-style-language/schema/raw/master/csl-citation.json"} </w:instrText>
      </w:r>
      <w:r w:rsidR="006E2213">
        <w:rPr>
          <w:rFonts w:ascii="Times New Roman" w:hAnsi="Times New Roman" w:cs="Times New Roman"/>
          <w:sz w:val="24"/>
          <w:szCs w:val="24"/>
        </w:rPr>
        <w:fldChar w:fldCharType="separate"/>
      </w:r>
      <w:r w:rsidR="009D626B" w:rsidRPr="009D626B">
        <w:rPr>
          <w:rFonts w:ascii="Times New Roman" w:hAnsi="Times New Roman" w:cs="Times New Roman"/>
          <w:sz w:val="24"/>
          <w:szCs w:val="24"/>
        </w:rPr>
        <w:t xml:space="preserve">(Dennis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2021; </w:t>
      </w:r>
      <w:proofErr w:type="spellStart"/>
      <w:r w:rsidR="009D626B" w:rsidRPr="009D626B">
        <w:rPr>
          <w:rFonts w:ascii="Times New Roman" w:hAnsi="Times New Roman" w:cs="Times New Roman"/>
          <w:sz w:val="24"/>
          <w:szCs w:val="24"/>
        </w:rPr>
        <w:t>Belitz</w:t>
      </w:r>
      <w:proofErr w:type="spellEnd"/>
      <w:r w:rsidR="009D626B" w:rsidRPr="009D626B">
        <w:rPr>
          <w:rFonts w:ascii="Times New Roman" w:hAnsi="Times New Roman" w:cs="Times New Roman"/>
          <w:sz w:val="24"/>
          <w:szCs w:val="24"/>
        </w:rPr>
        <w:t xml:space="preserve"> </w:t>
      </w:r>
      <w:r w:rsidR="009D626B" w:rsidRPr="009D626B">
        <w:rPr>
          <w:rFonts w:ascii="Times New Roman" w:hAnsi="Times New Roman" w:cs="Times New Roman"/>
          <w:i/>
          <w:iCs/>
          <w:sz w:val="24"/>
          <w:szCs w:val="24"/>
        </w:rPr>
        <w:t>et al.</w:t>
      </w:r>
      <w:r w:rsidR="009D626B" w:rsidRPr="009D626B">
        <w:rPr>
          <w:rFonts w:ascii="Times New Roman" w:hAnsi="Times New Roman" w:cs="Times New Roman"/>
          <w:sz w:val="24"/>
          <w:szCs w:val="24"/>
        </w:rPr>
        <w:t xml:space="preserve"> 2022)</w:t>
      </w:r>
      <w:r w:rsidR="006E2213">
        <w:rPr>
          <w:rFonts w:ascii="Times New Roman" w:hAnsi="Times New Roman" w:cs="Times New Roman"/>
          <w:sz w:val="24"/>
          <w:szCs w:val="24"/>
        </w:rPr>
        <w:fldChar w:fldCharType="end"/>
      </w:r>
      <w:r w:rsidR="00242223">
        <w:rPr>
          <w:rFonts w:ascii="Times New Roman" w:hAnsi="Times New Roman" w:cs="Times New Roman"/>
          <w:sz w:val="24"/>
          <w:szCs w:val="24"/>
        </w:rPr>
        <w:t xml:space="preserve">. </w:t>
      </w:r>
      <w:r w:rsidR="00675ACB">
        <w:rPr>
          <w:rFonts w:ascii="Times New Roman" w:hAnsi="Times New Roman" w:cs="Times New Roman"/>
          <w:sz w:val="24"/>
          <w:szCs w:val="24"/>
        </w:rPr>
        <w:t xml:space="preserve">These advancements are exciting and with the integration of emerging technologies, </w:t>
      </w:r>
      <w:r w:rsidR="008058F9">
        <w:rPr>
          <w:rFonts w:ascii="Times New Roman" w:hAnsi="Times New Roman" w:cs="Times New Roman"/>
          <w:sz w:val="24"/>
          <w:szCs w:val="24"/>
        </w:rPr>
        <w:t xml:space="preserve">including </w:t>
      </w:r>
      <w:r w:rsidR="00675ACB">
        <w:rPr>
          <w:rFonts w:ascii="Times New Roman" w:hAnsi="Times New Roman" w:cs="Times New Roman"/>
          <w:sz w:val="24"/>
          <w:szCs w:val="24"/>
        </w:rPr>
        <w:t xml:space="preserve">those from machine-learning </w:t>
      </w:r>
      <w:r w:rsidR="00675ACB">
        <w:rPr>
          <w:rFonts w:ascii="Times New Roman" w:hAnsi="Times New Roman" w:cs="Times New Roman"/>
          <w:sz w:val="24"/>
          <w:szCs w:val="24"/>
        </w:rPr>
        <w:fldChar w:fldCharType="begin"/>
      </w:r>
      <w:r w:rsidR="00675ACB">
        <w:rPr>
          <w:rFonts w:ascii="Times New Roman" w:hAnsi="Times New Roman" w:cs="Times New Roman"/>
          <w:sz w:val="24"/>
          <w:szCs w:val="24"/>
        </w:rPr>
        <w:instrText xml:space="preserve"> ADDIN ZOTERO_ITEM CSL_CITATION {"citationID":"0ZyrgwjB","properties":{"formattedCitation":"(Joseph 2020)","plainCitation":"(Joseph 2020)","noteIndex":0},"citationItems":[{"id":1248,"uris":["http://zotero.org/users/3183432/items/UJ3MLDXY"],"itemData":{"id":1248,"type":"article-journal","container-title":"Ecology Letters","issue":"4","note":"publisher: Wiley Online Library","page":"734–747","title":"Neural hierarchical models of ecological populations","volume":"23","author":[{"family":"Joseph","given":"Maxwell B"}],"issued":{"date-parts":[["2020"]]}}}],"schema":"https://github.com/citation-style-language/schema/raw/master/csl-citation.json"} </w:instrText>
      </w:r>
      <w:r w:rsidR="00675ACB">
        <w:rPr>
          <w:rFonts w:ascii="Times New Roman" w:hAnsi="Times New Roman" w:cs="Times New Roman"/>
          <w:sz w:val="24"/>
          <w:szCs w:val="24"/>
        </w:rPr>
        <w:fldChar w:fldCharType="separate"/>
      </w:r>
      <w:r w:rsidR="00675ACB" w:rsidRPr="00675ACB">
        <w:rPr>
          <w:rFonts w:ascii="Times New Roman" w:hAnsi="Times New Roman" w:cs="Times New Roman"/>
          <w:sz w:val="24"/>
        </w:rPr>
        <w:t>(Joseph 2020)</w:t>
      </w:r>
      <w:r w:rsidR="00675ACB">
        <w:rPr>
          <w:rFonts w:ascii="Times New Roman" w:hAnsi="Times New Roman" w:cs="Times New Roman"/>
          <w:sz w:val="24"/>
          <w:szCs w:val="24"/>
        </w:rPr>
        <w:fldChar w:fldCharType="end"/>
      </w:r>
      <w:r w:rsidR="00675ACB">
        <w:rPr>
          <w:rFonts w:ascii="Times New Roman" w:hAnsi="Times New Roman" w:cs="Times New Roman"/>
          <w:sz w:val="24"/>
          <w:szCs w:val="24"/>
        </w:rPr>
        <w:t xml:space="preserve"> we may be approaching a </w:t>
      </w:r>
      <w:r w:rsidR="005B0104">
        <w:rPr>
          <w:rFonts w:ascii="Times New Roman" w:hAnsi="Times New Roman" w:cs="Times New Roman"/>
          <w:sz w:val="24"/>
          <w:szCs w:val="24"/>
        </w:rPr>
        <w:t xml:space="preserve">technological </w:t>
      </w:r>
      <w:r w:rsidR="00DF1B26">
        <w:rPr>
          <w:rFonts w:ascii="Times New Roman" w:hAnsi="Times New Roman" w:cs="Times New Roman"/>
          <w:sz w:val="24"/>
          <w:szCs w:val="24"/>
        </w:rPr>
        <w:t>singularity in biodiversity science</w:t>
      </w:r>
      <w:r w:rsidR="008058F9">
        <w:rPr>
          <w:rFonts w:ascii="Times New Roman" w:hAnsi="Times New Roman" w:cs="Times New Roman"/>
          <w:sz w:val="24"/>
          <w:szCs w:val="24"/>
        </w:rPr>
        <w:t>, especia</w:t>
      </w:r>
      <w:r w:rsidR="00907726">
        <w:rPr>
          <w:rFonts w:ascii="Times New Roman" w:hAnsi="Times New Roman" w:cs="Times New Roman"/>
          <w:sz w:val="24"/>
          <w:szCs w:val="24"/>
        </w:rPr>
        <w:t xml:space="preserve">lly as it pertains to </w:t>
      </w:r>
      <w:r w:rsidR="005F045E">
        <w:rPr>
          <w:rFonts w:ascii="Times New Roman" w:hAnsi="Times New Roman" w:cs="Times New Roman"/>
          <w:sz w:val="24"/>
          <w:szCs w:val="24"/>
        </w:rPr>
        <w:t xml:space="preserve">reconstructing </w:t>
      </w:r>
      <w:r w:rsidR="00907726">
        <w:rPr>
          <w:rFonts w:ascii="Times New Roman" w:hAnsi="Times New Roman" w:cs="Times New Roman"/>
          <w:sz w:val="24"/>
          <w:szCs w:val="24"/>
        </w:rPr>
        <w:t>historical ecologies</w:t>
      </w:r>
      <w:r w:rsidR="00DF1B26">
        <w:rPr>
          <w:rFonts w:ascii="Times New Roman" w:hAnsi="Times New Roman" w:cs="Times New Roman"/>
          <w:sz w:val="24"/>
          <w:szCs w:val="24"/>
        </w:rPr>
        <w:t xml:space="preserve">. </w:t>
      </w:r>
      <w:r w:rsidR="00B34650">
        <w:rPr>
          <w:rFonts w:ascii="Times New Roman" w:hAnsi="Times New Roman" w:cs="Times New Roman"/>
          <w:sz w:val="24"/>
          <w:szCs w:val="24"/>
        </w:rPr>
        <w:t>F</w:t>
      </w:r>
      <w:r w:rsidR="007C6D83">
        <w:rPr>
          <w:rFonts w:ascii="Times New Roman" w:hAnsi="Times New Roman" w:cs="Times New Roman"/>
          <w:sz w:val="24"/>
          <w:szCs w:val="24"/>
        </w:rPr>
        <w:t>inally</w:t>
      </w:r>
      <w:r w:rsidR="00B34650">
        <w:rPr>
          <w:rFonts w:ascii="Times New Roman" w:hAnsi="Times New Roman" w:cs="Times New Roman"/>
          <w:sz w:val="24"/>
          <w:szCs w:val="24"/>
        </w:rPr>
        <w:t xml:space="preserve">, </w:t>
      </w:r>
      <w:r w:rsidR="007C6D83">
        <w:rPr>
          <w:rFonts w:ascii="Times New Roman" w:hAnsi="Times New Roman" w:cs="Times New Roman"/>
          <w:sz w:val="24"/>
          <w:szCs w:val="24"/>
        </w:rPr>
        <w:t>we note that there</w:t>
      </w:r>
      <w:r w:rsidR="00B34650">
        <w:rPr>
          <w:rFonts w:ascii="Times New Roman" w:hAnsi="Times New Roman" w:cs="Times New Roman"/>
          <w:sz w:val="24"/>
          <w:szCs w:val="24"/>
        </w:rPr>
        <w:t xml:space="preserve"> are the</w:t>
      </w:r>
      <w:r w:rsidR="001D5356">
        <w:rPr>
          <w:rFonts w:ascii="Times New Roman" w:hAnsi="Times New Roman" w:cs="Times New Roman"/>
          <w:sz w:val="24"/>
          <w:szCs w:val="24"/>
        </w:rPr>
        <w:t xml:space="preserve"> robust</w:t>
      </w:r>
      <w:r w:rsidR="00B34650">
        <w:rPr>
          <w:rFonts w:ascii="Times New Roman" w:hAnsi="Times New Roman" w:cs="Times New Roman"/>
          <w:sz w:val="24"/>
          <w:szCs w:val="24"/>
        </w:rPr>
        <w:t xml:space="preserve"> relationships between occupancy and abundance </w:t>
      </w:r>
      <w:r w:rsidR="00B34650">
        <w:rPr>
          <w:rFonts w:ascii="Times New Roman" w:hAnsi="Times New Roman" w:cs="Times New Roman"/>
          <w:sz w:val="24"/>
          <w:szCs w:val="24"/>
        </w:rPr>
        <w:fldChar w:fldCharType="begin"/>
      </w:r>
      <w:r w:rsidR="00E32362">
        <w:rPr>
          <w:rFonts w:ascii="Times New Roman" w:hAnsi="Times New Roman" w:cs="Times New Roman"/>
          <w:sz w:val="24"/>
          <w:szCs w:val="24"/>
        </w:rPr>
        <w:instrText xml:space="preserve"> ADDIN ZOTERO_ITEM CSL_CITATION {"citationID":"QRh3b81v","properties":{"formattedCitation":"(Gaston {\\i{}et al.} 2000; Zuckerberg {\\i{}et al.} 2009)","plainCitation":"(Gaston et al. 2000; Zuckerberg et al. 2009)","noteIndex":0},"citationItems":[{"id":1228,"uris":["http://zotero.org/users/3183432/items/B55F54XN"],"itemData":{"id":1228,"type":"article-journal","container-title":"Journal of Applied Ecology","note":"publisher: Wiley Online Library","page":"39–59","title":"Abundance–occupancy relationships","volume":"37","author":[{"family":"Gaston","given":"Kevin J"},{"family":"Blackburn","given":"Tim M"},{"family":"Greenwood","given":"Jeremy JD"},{"family":"Gregory","given":"Richard D"},{"family":"Quinn","given":"Rachel M"},{"family":"Lawton","given":"John H"}],"issued":{"date-parts":[["2000"]]}}},{"id":1244,"uris":["http://zotero.org/users/3183432/items/D3UUC4QP"],"itemData":{"id":1244,"type":"article-journal","container-title":"Journal of Animal Ecology","issue":"1","note":"publisher: Wiley Online Library","page":"172–181","title":"The consistency and stability of abundance–occupancy relationships in large-scale population dynamics","volume":"78","author":[{"family":"Zuckerberg","given":"Benjamin"},{"family":"Porter","given":"William F"},{"family":"Corwin","given":"Kimberley"}],"issued":{"date-parts":[["2009"]]}}}],"schema":"https://github.com/citation-style-language/schema/raw/master/csl-citation.json"} </w:instrText>
      </w:r>
      <w:r w:rsidR="00B34650">
        <w:rPr>
          <w:rFonts w:ascii="Times New Roman" w:hAnsi="Times New Roman" w:cs="Times New Roman"/>
          <w:sz w:val="24"/>
          <w:szCs w:val="24"/>
        </w:rPr>
        <w:fldChar w:fldCharType="separate"/>
      </w:r>
      <w:r w:rsidR="00E32362" w:rsidRPr="00E32362">
        <w:rPr>
          <w:rFonts w:ascii="Times New Roman" w:hAnsi="Times New Roman" w:cs="Times New Roman"/>
          <w:sz w:val="24"/>
          <w:szCs w:val="24"/>
        </w:rPr>
        <w:t xml:space="preserve">(Gaston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2000; Zuckerberg </w:t>
      </w:r>
      <w:r w:rsidR="00E32362" w:rsidRPr="00E32362">
        <w:rPr>
          <w:rFonts w:ascii="Times New Roman" w:hAnsi="Times New Roman" w:cs="Times New Roman"/>
          <w:i/>
          <w:iCs/>
          <w:sz w:val="24"/>
          <w:szCs w:val="24"/>
        </w:rPr>
        <w:t>et al.</w:t>
      </w:r>
      <w:r w:rsidR="00E32362" w:rsidRPr="00E32362">
        <w:rPr>
          <w:rFonts w:ascii="Times New Roman" w:hAnsi="Times New Roman" w:cs="Times New Roman"/>
          <w:sz w:val="24"/>
          <w:szCs w:val="24"/>
        </w:rPr>
        <w:t xml:space="preserve"> 2009</w:t>
      </w:r>
      <w:r w:rsidR="00B34650">
        <w:rPr>
          <w:rFonts w:ascii="Times New Roman" w:hAnsi="Times New Roman" w:cs="Times New Roman"/>
          <w:sz w:val="24"/>
          <w:szCs w:val="24"/>
        </w:rPr>
        <w:fldChar w:fldCharType="end"/>
      </w:r>
      <w:r w:rsidR="00B06437">
        <w:rPr>
          <w:rFonts w:ascii="Times New Roman" w:hAnsi="Times New Roman" w:cs="Times New Roman"/>
          <w:sz w:val="24"/>
          <w:szCs w:val="24"/>
        </w:rPr>
        <w:t xml:space="preserve">; but see </w:t>
      </w:r>
      <w:r w:rsidR="00B06437">
        <w:rPr>
          <w:rFonts w:ascii="Times New Roman" w:hAnsi="Times New Roman" w:cs="Times New Roman"/>
          <w:sz w:val="24"/>
          <w:szCs w:val="24"/>
        </w:rPr>
        <w:fldChar w:fldCharType="begin"/>
      </w:r>
      <w:r w:rsidR="00B06437">
        <w:rPr>
          <w:rFonts w:ascii="Times New Roman" w:hAnsi="Times New Roman" w:cs="Times New Roman"/>
          <w:sz w:val="24"/>
          <w:szCs w:val="24"/>
        </w:rPr>
        <w:instrText xml:space="preserve"> ADDIN ZOTERO_ITEM CSL_CITATION {"citationID":"GKGV2sTW","properties":{"formattedCitation":"(Dennis {\\i{}et al.} 2019)","plainCitation":"(Dennis et al. 2019)","noteIndex":0},"citationItems":[{"id":1246,"uris":["http://zotero.org/users/3183432/items/PHV4Z9E2"],"itemData":{"id":1246,"type":"article-journal","container-title":"Ecological Indicators","note":"publisher: Elsevier","page":"156–165","title":"Functional data analysis of multi-species abundance and occupancy data sets","volume":"104","author":[{"family":"Dennis","given":"Emily B"},{"family":"Morgan","given":"Byron JT"},{"family":"Fox","given":"Richard"},{"family":"Roy","given":"David B"},{"family":"Brereton","given":"Tom M"}],"issued":{"date-parts":[["2019"]]}}}],"schema":"https://github.com/citation-style-language/schema/raw/master/csl-citation.json"} </w:instrText>
      </w:r>
      <w:r w:rsidR="00B06437">
        <w:rPr>
          <w:rFonts w:ascii="Times New Roman" w:hAnsi="Times New Roman" w:cs="Times New Roman"/>
          <w:sz w:val="24"/>
          <w:szCs w:val="24"/>
        </w:rPr>
        <w:fldChar w:fldCharType="separate"/>
      </w:r>
      <w:r w:rsidR="00B06437" w:rsidRPr="00B06437">
        <w:rPr>
          <w:rFonts w:ascii="Times New Roman" w:hAnsi="Times New Roman" w:cs="Times New Roman"/>
          <w:sz w:val="24"/>
          <w:szCs w:val="24"/>
        </w:rPr>
        <w:t xml:space="preserve">Dennis </w:t>
      </w:r>
      <w:r w:rsidR="00B06437" w:rsidRPr="00B06437">
        <w:rPr>
          <w:rFonts w:ascii="Times New Roman" w:hAnsi="Times New Roman" w:cs="Times New Roman"/>
          <w:i/>
          <w:iCs/>
          <w:sz w:val="24"/>
          <w:szCs w:val="24"/>
        </w:rPr>
        <w:t>et al.</w:t>
      </w:r>
      <w:r w:rsidR="00B06437" w:rsidRPr="00B06437">
        <w:rPr>
          <w:rFonts w:ascii="Times New Roman" w:hAnsi="Times New Roman" w:cs="Times New Roman"/>
          <w:sz w:val="24"/>
          <w:szCs w:val="24"/>
        </w:rPr>
        <w:t xml:space="preserve"> 2019)</w:t>
      </w:r>
      <w:r w:rsidR="00B06437">
        <w:rPr>
          <w:rFonts w:ascii="Times New Roman" w:hAnsi="Times New Roman" w:cs="Times New Roman"/>
          <w:sz w:val="24"/>
          <w:szCs w:val="24"/>
        </w:rPr>
        <w:fldChar w:fldCharType="end"/>
      </w:r>
      <w:r w:rsidR="005A7474">
        <w:rPr>
          <w:rFonts w:ascii="Times New Roman" w:hAnsi="Times New Roman" w:cs="Times New Roman"/>
          <w:sz w:val="24"/>
          <w:szCs w:val="24"/>
        </w:rPr>
        <w:t xml:space="preserve">. </w:t>
      </w:r>
      <w:r w:rsidR="00E32362">
        <w:rPr>
          <w:rFonts w:ascii="Times New Roman" w:hAnsi="Times New Roman" w:cs="Times New Roman"/>
          <w:sz w:val="24"/>
          <w:szCs w:val="24"/>
        </w:rPr>
        <w:t>Estimating abundance has been the statistical “</w:t>
      </w:r>
      <w:r w:rsidR="003C3FD9">
        <w:rPr>
          <w:rFonts w:ascii="Times New Roman" w:hAnsi="Times New Roman" w:cs="Times New Roman"/>
          <w:sz w:val="24"/>
          <w:szCs w:val="24"/>
        </w:rPr>
        <w:t>H</w:t>
      </w:r>
      <w:r w:rsidR="00E32362">
        <w:rPr>
          <w:rFonts w:ascii="Times New Roman" w:hAnsi="Times New Roman" w:cs="Times New Roman"/>
          <w:sz w:val="24"/>
          <w:szCs w:val="24"/>
        </w:rPr>
        <w:t xml:space="preserve">oly </w:t>
      </w:r>
      <w:r w:rsidR="003C3FD9">
        <w:rPr>
          <w:rFonts w:ascii="Times New Roman" w:hAnsi="Times New Roman" w:cs="Times New Roman"/>
          <w:sz w:val="24"/>
          <w:szCs w:val="24"/>
        </w:rPr>
        <w:t>G</w:t>
      </w:r>
      <w:r w:rsidR="00E32362">
        <w:rPr>
          <w:rFonts w:ascii="Times New Roman" w:hAnsi="Times New Roman" w:cs="Times New Roman"/>
          <w:sz w:val="24"/>
          <w:szCs w:val="24"/>
        </w:rPr>
        <w:t xml:space="preserve">rail” for ecologists working to reconstruct historical trends, especially since we can never go back in time to conduct structured surveys of historical populations. </w:t>
      </w:r>
      <w:r w:rsidR="003327E5">
        <w:rPr>
          <w:rFonts w:ascii="Times New Roman" w:hAnsi="Times New Roman" w:cs="Times New Roman"/>
          <w:sz w:val="24"/>
          <w:szCs w:val="24"/>
        </w:rPr>
        <w:t xml:space="preserve">We are optimistic about the use of hierarchical and integrated modeling approaches in this space </w:t>
      </w:r>
      <w:r w:rsidR="003327E5">
        <w:rPr>
          <w:rFonts w:ascii="Times New Roman" w:hAnsi="Times New Roman" w:cs="Times New Roman"/>
          <w:sz w:val="24"/>
          <w:szCs w:val="24"/>
        </w:rPr>
        <w:fldChar w:fldCharType="begin"/>
      </w:r>
      <w:r w:rsidR="003327E5">
        <w:rPr>
          <w:rFonts w:ascii="Times New Roman" w:hAnsi="Times New Roman" w:cs="Times New Roman"/>
          <w:sz w:val="24"/>
          <w:szCs w:val="24"/>
        </w:rPr>
        <w:instrText xml:space="preserve"> ADDIN ZOTERO_ITEM CSL_CITATION {"citationID":"hDmsfgFf","properties":{"formattedCitation":"(Davis {\\i{}et al.} 2023)","plainCitation":"(Davis et al. 2023)","noteIndex":0},"citationItems":[{"id":1245,"uris":["http://zotero.org/users/3183432/items/ICTMUFDQ"],"itemData":{"id":1245,"type":"article-journal","container-title":"Journal of Animal Ecology","issue":"2","note":"publisher: Wiley Online Library","page":"237–249","title":"Challenges and opportunities for using natural history collections to estimate insect population trends","volume":"92","author":[{"family":"Davis","given":"Courtney L"},{"family":"Guralnick","given":"Robert P"},{"family":"Zipkin","given":"Elise F"}],"issued":{"date-parts":[["2023"]]}}}],"schema":"https://github.com/citation-style-language/schema/raw/master/csl-citation.json"} </w:instrText>
      </w:r>
      <w:r w:rsidR="003327E5">
        <w:rPr>
          <w:rFonts w:ascii="Times New Roman" w:hAnsi="Times New Roman" w:cs="Times New Roman"/>
          <w:sz w:val="24"/>
          <w:szCs w:val="24"/>
        </w:rPr>
        <w:fldChar w:fldCharType="separate"/>
      </w:r>
      <w:r w:rsidR="003327E5" w:rsidRPr="003327E5">
        <w:rPr>
          <w:rFonts w:ascii="Times New Roman" w:hAnsi="Times New Roman" w:cs="Times New Roman"/>
          <w:sz w:val="24"/>
          <w:szCs w:val="24"/>
        </w:rPr>
        <w:t xml:space="preserve">(Davis </w:t>
      </w:r>
      <w:r w:rsidR="003327E5" w:rsidRPr="003327E5">
        <w:rPr>
          <w:rFonts w:ascii="Times New Roman" w:hAnsi="Times New Roman" w:cs="Times New Roman"/>
          <w:i/>
          <w:iCs/>
          <w:sz w:val="24"/>
          <w:szCs w:val="24"/>
        </w:rPr>
        <w:t>et al.</w:t>
      </w:r>
      <w:r w:rsidR="003327E5" w:rsidRPr="003327E5">
        <w:rPr>
          <w:rFonts w:ascii="Times New Roman" w:hAnsi="Times New Roman" w:cs="Times New Roman"/>
          <w:sz w:val="24"/>
          <w:szCs w:val="24"/>
        </w:rPr>
        <w:t xml:space="preserve"> 2023)</w:t>
      </w:r>
      <w:r w:rsidR="003327E5">
        <w:rPr>
          <w:rFonts w:ascii="Times New Roman" w:hAnsi="Times New Roman" w:cs="Times New Roman"/>
          <w:sz w:val="24"/>
          <w:szCs w:val="24"/>
        </w:rPr>
        <w:fldChar w:fldCharType="end"/>
      </w:r>
      <w:r w:rsidR="003327E5">
        <w:rPr>
          <w:rFonts w:ascii="Times New Roman" w:hAnsi="Times New Roman" w:cs="Times New Roman"/>
          <w:sz w:val="24"/>
          <w:szCs w:val="24"/>
        </w:rPr>
        <w:t xml:space="preserve"> and, to the extent that occupancy can be considered a proxy for </w:t>
      </w:r>
      <w:r w:rsidR="00201292">
        <w:rPr>
          <w:rFonts w:ascii="Times New Roman" w:hAnsi="Times New Roman" w:cs="Times New Roman"/>
          <w:sz w:val="24"/>
          <w:szCs w:val="24"/>
        </w:rPr>
        <w:t xml:space="preserve">underlying </w:t>
      </w:r>
      <w:r w:rsidR="003327E5">
        <w:rPr>
          <w:rFonts w:ascii="Times New Roman" w:hAnsi="Times New Roman" w:cs="Times New Roman"/>
          <w:sz w:val="24"/>
          <w:szCs w:val="24"/>
        </w:rPr>
        <w:t>abundance</w:t>
      </w:r>
      <w:r w:rsidR="00201292">
        <w:rPr>
          <w:rFonts w:ascii="Times New Roman" w:hAnsi="Times New Roman" w:cs="Times New Roman"/>
          <w:sz w:val="24"/>
          <w:szCs w:val="24"/>
        </w:rPr>
        <w:t xml:space="preserve"> patterns</w:t>
      </w:r>
      <w:r w:rsidR="003327E5">
        <w:rPr>
          <w:rFonts w:ascii="Times New Roman" w:hAnsi="Times New Roman" w:cs="Times New Roman"/>
          <w:sz w:val="24"/>
          <w:szCs w:val="24"/>
        </w:rPr>
        <w:t>, suggest that well-craft</w:t>
      </w:r>
      <w:r w:rsidR="006D7FBF">
        <w:rPr>
          <w:rFonts w:ascii="Times New Roman" w:hAnsi="Times New Roman" w:cs="Times New Roman"/>
          <w:sz w:val="24"/>
          <w:szCs w:val="24"/>
        </w:rPr>
        <w:t>ed</w:t>
      </w:r>
      <w:r w:rsidR="003327E5">
        <w:rPr>
          <w:rFonts w:ascii="Times New Roman" w:hAnsi="Times New Roman" w:cs="Times New Roman"/>
          <w:sz w:val="24"/>
          <w:szCs w:val="24"/>
        </w:rPr>
        <w:t xml:space="preserve"> occupancy-detection approaches are a </w:t>
      </w:r>
      <w:r w:rsidR="0080181B">
        <w:rPr>
          <w:rFonts w:ascii="Times New Roman" w:hAnsi="Times New Roman" w:cs="Times New Roman"/>
          <w:sz w:val="24"/>
          <w:szCs w:val="24"/>
        </w:rPr>
        <w:t xml:space="preserve">huge leap forward </w:t>
      </w:r>
      <w:r w:rsidR="003327E5">
        <w:rPr>
          <w:rFonts w:ascii="Times New Roman" w:hAnsi="Times New Roman" w:cs="Times New Roman"/>
          <w:sz w:val="24"/>
          <w:szCs w:val="24"/>
        </w:rPr>
        <w:t xml:space="preserve">in the use of presence-only data to assess insect declines.  </w:t>
      </w:r>
    </w:p>
    <w:p w14:paraId="1A64F02E" w14:textId="77777777" w:rsidR="00F21671"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lastRenderedPageBreak/>
        <w:tab/>
      </w:r>
    </w:p>
    <w:p w14:paraId="2D5EDFA4" w14:textId="77777777" w:rsidR="00F21671" w:rsidRPr="00703517" w:rsidRDefault="00000000">
      <w:pPr>
        <w:spacing w:line="480" w:lineRule="auto"/>
        <w:jc w:val="both"/>
        <w:rPr>
          <w:rFonts w:ascii="Times New Roman" w:hAnsi="Times New Roman" w:cs="Times New Roman"/>
          <w:b/>
          <w:sz w:val="24"/>
          <w:szCs w:val="24"/>
        </w:rPr>
      </w:pPr>
      <w:r w:rsidRPr="00703517">
        <w:rPr>
          <w:rFonts w:ascii="Times New Roman" w:hAnsi="Times New Roman" w:cs="Times New Roman"/>
          <w:b/>
          <w:sz w:val="24"/>
          <w:szCs w:val="24"/>
        </w:rPr>
        <w:t>5. CONCLUSION</w:t>
      </w:r>
    </w:p>
    <w:p w14:paraId="7E423D9C" w14:textId="5E3C25EC" w:rsidR="00DD3B5F" w:rsidRPr="00703517" w:rsidRDefault="00000000">
      <w:pPr>
        <w:spacing w:line="480" w:lineRule="auto"/>
        <w:jc w:val="both"/>
        <w:rPr>
          <w:rFonts w:ascii="Times New Roman" w:hAnsi="Times New Roman" w:cs="Times New Roman"/>
          <w:sz w:val="24"/>
          <w:szCs w:val="24"/>
        </w:rPr>
      </w:pPr>
      <w:r w:rsidRPr="00703517">
        <w:rPr>
          <w:rFonts w:ascii="Times New Roman" w:hAnsi="Times New Roman" w:cs="Times New Roman"/>
          <w:sz w:val="24"/>
          <w:szCs w:val="24"/>
        </w:rPr>
        <w:tab/>
        <w:t>Global climate change is impacting high-latitude butterfly communities across North America</w:t>
      </w:r>
      <w:r w:rsidR="00021EE6">
        <w:rPr>
          <w:rFonts w:ascii="Times New Roman" w:hAnsi="Times New Roman" w:cs="Times New Roman"/>
          <w:sz w:val="24"/>
          <w:szCs w:val="24"/>
        </w:rPr>
        <w:t>; h</w:t>
      </w:r>
      <w:r w:rsidRPr="00703517">
        <w:rPr>
          <w:rFonts w:ascii="Times New Roman" w:hAnsi="Times New Roman" w:cs="Times New Roman"/>
          <w:sz w:val="24"/>
          <w:szCs w:val="24"/>
        </w:rPr>
        <w:t>owever, it is important to recognize that not all species are being impacted equally. Our research, in tandem with recent occupancy analyses of other</w:t>
      </w:r>
      <w:r w:rsidR="00381C81" w:rsidRPr="00703517">
        <w:rPr>
          <w:rFonts w:ascii="Times New Roman" w:hAnsi="Times New Roman" w:cs="Times New Roman"/>
          <w:sz w:val="24"/>
          <w:szCs w:val="24"/>
        </w:rPr>
        <w:t xml:space="preserve"> groups</w:t>
      </w:r>
      <w:r w:rsidRPr="00703517">
        <w:rPr>
          <w:rFonts w:ascii="Times New Roman" w:hAnsi="Times New Roman" w:cs="Times New Roman"/>
          <w:sz w:val="24"/>
          <w:szCs w:val="24"/>
        </w:rPr>
        <w:t xml:space="preserve"> demonstrates the importance of understanding how climatic shifts will impact insects on a species-specific level. Further, we show that occupancy-detection models can be used with sparse, presence-only data to extract clear ecological signals over large spatiotemporal scales. As such, occupancy-detection models will be an important tool for ecologists and conservation biologists, especially for hyper</w:t>
      </w:r>
      <w:r w:rsidR="00832E44">
        <w:rPr>
          <w:rFonts w:ascii="Times New Roman" w:hAnsi="Times New Roman" w:cs="Times New Roman"/>
          <w:sz w:val="24"/>
          <w:szCs w:val="24"/>
        </w:rPr>
        <w:t>-</w:t>
      </w:r>
      <w:r w:rsidRPr="00703517">
        <w:rPr>
          <w:rFonts w:ascii="Times New Roman" w:hAnsi="Times New Roman" w:cs="Times New Roman"/>
          <w:sz w:val="24"/>
          <w:szCs w:val="24"/>
        </w:rPr>
        <w:t xml:space="preserve">diverse groups like insects, where structured monitoring data are often unavailable. While an overall perspective shows that rising minimum temperatures may benefit </w:t>
      </w:r>
      <w:r w:rsidR="000D3171">
        <w:rPr>
          <w:rFonts w:ascii="Times New Roman" w:hAnsi="Times New Roman" w:cs="Times New Roman"/>
          <w:sz w:val="24"/>
          <w:szCs w:val="24"/>
        </w:rPr>
        <w:t xml:space="preserve">the majority of </w:t>
      </w:r>
      <w:r w:rsidRPr="00703517">
        <w:rPr>
          <w:rFonts w:ascii="Times New Roman" w:hAnsi="Times New Roman" w:cs="Times New Roman"/>
          <w:sz w:val="24"/>
          <w:szCs w:val="24"/>
        </w:rPr>
        <w:t>butterflies; cold-adapted species typically do not benefit</w:t>
      </w:r>
      <w:r w:rsidR="00CB0D29">
        <w:rPr>
          <w:rFonts w:ascii="Times New Roman" w:hAnsi="Times New Roman" w:cs="Times New Roman"/>
          <w:sz w:val="24"/>
          <w:szCs w:val="24"/>
        </w:rPr>
        <w:t>.</w:t>
      </w:r>
      <w:r w:rsidR="00381C81" w:rsidRPr="00703517">
        <w:rPr>
          <w:rFonts w:ascii="Times New Roman" w:hAnsi="Times New Roman" w:cs="Times New Roman"/>
          <w:sz w:val="24"/>
          <w:szCs w:val="24"/>
        </w:rPr>
        <w:t xml:space="preserve"> </w:t>
      </w:r>
      <w:r w:rsidR="000364A6">
        <w:rPr>
          <w:rFonts w:ascii="Times New Roman" w:hAnsi="Times New Roman" w:cs="Times New Roman"/>
          <w:sz w:val="24"/>
          <w:szCs w:val="24"/>
        </w:rPr>
        <w:t xml:space="preserve">Species’ range-wide temperature and wingspan are the best predictors of </w:t>
      </w:r>
      <w:r w:rsidR="0011280E">
        <w:rPr>
          <w:rFonts w:ascii="Times New Roman" w:hAnsi="Times New Roman" w:cs="Times New Roman"/>
          <w:sz w:val="24"/>
          <w:szCs w:val="24"/>
        </w:rPr>
        <w:t xml:space="preserve">overall </w:t>
      </w:r>
      <w:r w:rsidR="000364A6">
        <w:rPr>
          <w:rFonts w:ascii="Times New Roman" w:hAnsi="Times New Roman" w:cs="Times New Roman"/>
          <w:sz w:val="24"/>
          <w:szCs w:val="24"/>
        </w:rPr>
        <w:t>occupancy trend, pointing to both the ability of the occupancy-detection approach for reconstructing historical trends from presence-only data but also the importance of mobility for butterflies in the region</w:t>
      </w:r>
      <w:r w:rsidR="00DE1986">
        <w:rPr>
          <w:rFonts w:ascii="Times New Roman" w:hAnsi="Times New Roman" w:cs="Times New Roman"/>
          <w:sz w:val="24"/>
          <w:szCs w:val="24"/>
        </w:rPr>
        <w:t xml:space="preserve"> as they aim to track their thermal tolerances</w:t>
      </w:r>
      <w:r w:rsidR="000364A6">
        <w:rPr>
          <w:rFonts w:ascii="Times New Roman" w:hAnsi="Times New Roman" w:cs="Times New Roman"/>
          <w:sz w:val="24"/>
          <w:szCs w:val="24"/>
        </w:rPr>
        <w:t>.</w:t>
      </w:r>
      <w:r w:rsidR="0054782A" w:rsidRPr="00703517">
        <w:rPr>
          <w:rFonts w:ascii="Times New Roman" w:hAnsi="Times New Roman" w:cs="Times New Roman"/>
          <w:sz w:val="24"/>
          <w:szCs w:val="24"/>
        </w:rPr>
        <w:t xml:space="preserve"> </w:t>
      </w:r>
      <w:r w:rsidR="005B7530" w:rsidRPr="00703517">
        <w:rPr>
          <w:rFonts w:ascii="Times New Roman" w:hAnsi="Times New Roman" w:cs="Times New Roman"/>
          <w:sz w:val="24"/>
          <w:szCs w:val="24"/>
        </w:rPr>
        <w:t>Further research on the interplay of traits including the role of intraspecific variation in thermal tolerance, phenological and morphological adaptation, and genetic variation/effective population size are needed to contextualize these broad scale patterns further</w:t>
      </w:r>
      <w:r w:rsidR="009A154A">
        <w:rPr>
          <w:rFonts w:ascii="Times New Roman" w:hAnsi="Times New Roman" w:cs="Times New Roman"/>
          <w:sz w:val="24"/>
          <w:szCs w:val="24"/>
        </w:rPr>
        <w:t xml:space="preserve"> and support predictive frameworks for </w:t>
      </w:r>
      <w:r w:rsidR="00962AE5">
        <w:rPr>
          <w:rFonts w:ascii="Times New Roman" w:hAnsi="Times New Roman" w:cs="Times New Roman"/>
          <w:sz w:val="24"/>
          <w:szCs w:val="24"/>
        </w:rPr>
        <w:t xml:space="preserve">insect </w:t>
      </w:r>
      <w:r w:rsidR="009A154A">
        <w:rPr>
          <w:rFonts w:ascii="Times New Roman" w:hAnsi="Times New Roman" w:cs="Times New Roman"/>
          <w:sz w:val="24"/>
          <w:szCs w:val="24"/>
        </w:rPr>
        <w:t>biodiversity decline</w:t>
      </w:r>
      <w:r w:rsidR="005B7530" w:rsidRPr="00703517">
        <w:rPr>
          <w:rFonts w:ascii="Times New Roman" w:hAnsi="Times New Roman" w:cs="Times New Roman"/>
          <w:sz w:val="24"/>
          <w:szCs w:val="24"/>
        </w:rPr>
        <w:t xml:space="preserve">.  </w:t>
      </w:r>
    </w:p>
    <w:p w14:paraId="5F10F1C1" w14:textId="77777777" w:rsidR="00770476" w:rsidRPr="00703517" w:rsidRDefault="00770476">
      <w:pPr>
        <w:spacing w:line="480" w:lineRule="auto"/>
        <w:jc w:val="both"/>
        <w:rPr>
          <w:rFonts w:ascii="Times New Roman" w:hAnsi="Times New Roman" w:cs="Times New Roman"/>
          <w:b/>
          <w:bCs/>
          <w:sz w:val="24"/>
          <w:szCs w:val="24"/>
        </w:rPr>
      </w:pPr>
    </w:p>
    <w:p w14:paraId="3AEE51BA" w14:textId="4DEA501B" w:rsidR="00DD3B5F" w:rsidRPr="004C5778"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t>Conflict of Interest</w:t>
      </w:r>
      <w:r w:rsidR="004C5778">
        <w:rPr>
          <w:rFonts w:ascii="Times New Roman" w:hAnsi="Times New Roman" w:cs="Times New Roman"/>
          <w:b/>
          <w:bCs/>
          <w:sz w:val="24"/>
          <w:szCs w:val="24"/>
        </w:rPr>
        <w:t xml:space="preserve">: </w:t>
      </w:r>
      <w:r w:rsidRPr="00703517">
        <w:rPr>
          <w:rFonts w:ascii="Times New Roman" w:hAnsi="Times New Roman" w:cs="Times New Roman"/>
          <w:sz w:val="24"/>
          <w:szCs w:val="24"/>
        </w:rPr>
        <w:t>The authors declare no conflict of interest in completing this work.</w:t>
      </w:r>
    </w:p>
    <w:p w14:paraId="11250208" w14:textId="77777777" w:rsidR="00DD3B5F" w:rsidRPr="00703517" w:rsidRDefault="00DD3B5F">
      <w:pPr>
        <w:spacing w:line="480" w:lineRule="auto"/>
        <w:jc w:val="both"/>
        <w:rPr>
          <w:rFonts w:ascii="Times New Roman" w:hAnsi="Times New Roman" w:cs="Times New Roman"/>
          <w:sz w:val="24"/>
          <w:szCs w:val="24"/>
        </w:rPr>
      </w:pPr>
    </w:p>
    <w:p w14:paraId="2BB662A2" w14:textId="75A862EB" w:rsidR="00F21671" w:rsidRPr="00320FE5" w:rsidRDefault="00DD3B5F">
      <w:pPr>
        <w:spacing w:line="480" w:lineRule="auto"/>
        <w:jc w:val="both"/>
        <w:rPr>
          <w:rFonts w:ascii="Times New Roman" w:hAnsi="Times New Roman" w:cs="Times New Roman"/>
          <w:b/>
          <w:bCs/>
          <w:sz w:val="24"/>
          <w:szCs w:val="24"/>
        </w:rPr>
      </w:pPr>
      <w:r w:rsidRPr="00703517">
        <w:rPr>
          <w:rFonts w:ascii="Times New Roman" w:hAnsi="Times New Roman" w:cs="Times New Roman"/>
          <w:b/>
          <w:bCs/>
          <w:sz w:val="24"/>
          <w:szCs w:val="24"/>
        </w:rPr>
        <w:lastRenderedPageBreak/>
        <w:t>Data Availability Statement</w:t>
      </w:r>
      <w:r w:rsidR="00320FE5">
        <w:rPr>
          <w:rFonts w:ascii="Times New Roman" w:hAnsi="Times New Roman" w:cs="Times New Roman"/>
          <w:b/>
          <w:bCs/>
          <w:sz w:val="24"/>
          <w:szCs w:val="24"/>
        </w:rPr>
        <w:t xml:space="preserve">: </w:t>
      </w:r>
      <w:r w:rsidRPr="00703517">
        <w:rPr>
          <w:rFonts w:ascii="Times New Roman" w:hAnsi="Times New Roman" w:cs="Times New Roman"/>
          <w:sz w:val="24"/>
          <w:szCs w:val="24"/>
        </w:rPr>
        <w:t xml:space="preserve">The code utilized in this analysis are freely available via GitHub at </w:t>
      </w:r>
      <w:r w:rsidR="0036326D" w:rsidRPr="00703517">
        <w:rPr>
          <w:rFonts w:ascii="Times New Roman" w:hAnsi="Times New Roman" w:cs="Times New Roman"/>
          <w:sz w:val="24"/>
          <w:szCs w:val="24"/>
        </w:rPr>
        <w:t>xxx</w:t>
      </w:r>
      <w:r w:rsidRPr="00703517">
        <w:rPr>
          <w:rFonts w:ascii="Times New Roman" w:hAnsi="Times New Roman" w:cs="Times New Roman"/>
          <w:sz w:val="24"/>
          <w:szCs w:val="24"/>
        </w:rPr>
        <w:t xml:space="preserve"> and via </w:t>
      </w:r>
      <w:proofErr w:type="spellStart"/>
      <w:r w:rsidR="00475560">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at the following DOI: xxx. </w:t>
      </w:r>
      <w:r w:rsidR="00375D84">
        <w:rPr>
          <w:rFonts w:ascii="Times New Roman" w:hAnsi="Times New Roman" w:cs="Times New Roman"/>
          <w:sz w:val="24"/>
          <w:szCs w:val="24"/>
        </w:rPr>
        <w:t>Data related to model inferences</w:t>
      </w:r>
      <w:r w:rsidRPr="00703517">
        <w:rPr>
          <w:rFonts w:ascii="Times New Roman" w:hAnsi="Times New Roman" w:cs="Times New Roman"/>
          <w:sz w:val="24"/>
          <w:szCs w:val="24"/>
        </w:rPr>
        <w:t xml:space="preserve"> can be found on GitHub and also at </w:t>
      </w:r>
      <w:proofErr w:type="spellStart"/>
      <w:r w:rsidRPr="00703517">
        <w:rPr>
          <w:rFonts w:ascii="Times New Roman" w:hAnsi="Times New Roman" w:cs="Times New Roman"/>
          <w:sz w:val="24"/>
          <w:szCs w:val="24"/>
        </w:rPr>
        <w:t>DataDryad</w:t>
      </w:r>
      <w:proofErr w:type="spellEnd"/>
      <w:r w:rsidRPr="00703517">
        <w:rPr>
          <w:rFonts w:ascii="Times New Roman" w:hAnsi="Times New Roman" w:cs="Times New Roman"/>
          <w:sz w:val="24"/>
          <w:szCs w:val="24"/>
        </w:rPr>
        <w:t xml:space="preserve"> via the following DOI:  xxx. Range maps used in this analysis can be made available upon request.</w:t>
      </w:r>
      <w:r w:rsidRPr="00703517">
        <w:rPr>
          <w:rFonts w:ascii="Times New Roman" w:hAnsi="Times New Roman" w:cs="Times New Roman"/>
          <w:sz w:val="24"/>
          <w:szCs w:val="24"/>
        </w:rPr>
        <w:br w:type="page"/>
      </w:r>
    </w:p>
    <w:p w14:paraId="70C1BDDB" w14:textId="21799EB8" w:rsidR="00F21671" w:rsidRPr="004A4DC4" w:rsidRDefault="00000000" w:rsidP="006C5C39">
      <w:pPr>
        <w:spacing w:line="480" w:lineRule="auto"/>
        <w:jc w:val="center"/>
        <w:rPr>
          <w:rFonts w:ascii="Times New Roman" w:hAnsi="Times New Roman" w:cs="Times New Roman"/>
          <w:b/>
          <w:sz w:val="24"/>
          <w:szCs w:val="24"/>
          <w:lang w:val="pt-BR"/>
        </w:rPr>
      </w:pPr>
      <w:r w:rsidRPr="004A4DC4">
        <w:rPr>
          <w:rFonts w:ascii="Times New Roman" w:hAnsi="Times New Roman" w:cs="Times New Roman"/>
          <w:b/>
          <w:sz w:val="24"/>
          <w:szCs w:val="24"/>
          <w:lang w:val="pt-BR"/>
        </w:rPr>
        <w:lastRenderedPageBreak/>
        <w:t>REFERENCES</w:t>
      </w:r>
    </w:p>
    <w:p w14:paraId="6442003A" w14:textId="77777777" w:rsidR="00675ACB" w:rsidRDefault="006C5C39" w:rsidP="00675ACB">
      <w:pPr>
        <w:pStyle w:val="Bibliography"/>
      </w:pPr>
      <w:r w:rsidRPr="00703517">
        <w:fldChar w:fldCharType="begin"/>
      </w:r>
      <w:r w:rsidR="0073009C" w:rsidRPr="00F14666">
        <w:rPr>
          <w:lang w:val="en-US"/>
        </w:rPr>
        <w:instrText xml:space="preserve"> ADDIN ZOTERO_BIBL {"uncited":[],"omitted":[],"custom":[]} CSL_BIBLIOGRAPHY </w:instrText>
      </w:r>
      <w:r w:rsidRPr="00703517">
        <w:fldChar w:fldCharType="separate"/>
      </w:r>
      <w:proofErr w:type="spellStart"/>
      <w:r w:rsidR="00675ACB">
        <w:t>Abarca</w:t>
      </w:r>
      <w:proofErr w:type="spellEnd"/>
      <w:r w:rsidR="00675ACB">
        <w:t xml:space="preserve">, M., Larsen, E.A. &amp; Ries, L. (2019). Heatwaves and novel host consumption increase overwinter mortality of an imperiled wetland butterfly. </w:t>
      </w:r>
      <w:r w:rsidR="00675ACB">
        <w:rPr>
          <w:i/>
          <w:iCs/>
        </w:rPr>
        <w:t>Frontiers in Ecology and Evolution</w:t>
      </w:r>
      <w:r w:rsidR="00675ACB">
        <w:t>, 7, 193.</w:t>
      </w:r>
    </w:p>
    <w:p w14:paraId="530F9B78" w14:textId="77777777" w:rsidR="00675ACB" w:rsidRDefault="00675ACB" w:rsidP="00675ACB">
      <w:pPr>
        <w:pStyle w:val="Bibliography"/>
      </w:pPr>
      <w:r>
        <w:t xml:space="preserve">Adamo, M., </w:t>
      </w:r>
      <w:proofErr w:type="spellStart"/>
      <w:r>
        <w:t>Chialva</w:t>
      </w:r>
      <w:proofErr w:type="spellEnd"/>
      <w:r>
        <w:t xml:space="preserve">, M., </w:t>
      </w:r>
      <w:proofErr w:type="spellStart"/>
      <w:r>
        <w:t>Calevo</w:t>
      </w:r>
      <w:proofErr w:type="spellEnd"/>
      <w:r>
        <w:t xml:space="preserve">, J., </w:t>
      </w:r>
      <w:proofErr w:type="spellStart"/>
      <w:r>
        <w:t>Bertoni</w:t>
      </w:r>
      <w:proofErr w:type="spellEnd"/>
      <w:r>
        <w:t xml:space="preserve">, F., Dixon, K. &amp; </w:t>
      </w:r>
      <w:proofErr w:type="spellStart"/>
      <w:r>
        <w:t>Mammola</w:t>
      </w:r>
      <w:proofErr w:type="spellEnd"/>
      <w:r>
        <w:t xml:space="preserve">, S. (2021). Plant scientists’ research attention is skewed towards </w:t>
      </w:r>
      <w:proofErr w:type="spellStart"/>
      <w:r>
        <w:t>colourful</w:t>
      </w:r>
      <w:proofErr w:type="spellEnd"/>
      <w:r>
        <w:t xml:space="preserve">, conspicuous and broadly distributed flowers. </w:t>
      </w:r>
      <w:r>
        <w:rPr>
          <w:i/>
          <w:iCs/>
        </w:rPr>
        <w:t>Nature plants</w:t>
      </w:r>
      <w:r>
        <w:t>, 7, 574–578.</w:t>
      </w:r>
    </w:p>
    <w:p w14:paraId="18CC21BD" w14:textId="77777777" w:rsidR="00675ACB" w:rsidRDefault="00675ACB" w:rsidP="00675ACB">
      <w:pPr>
        <w:pStyle w:val="Bibliography"/>
      </w:pPr>
      <w:r>
        <w:t xml:space="preserve">Ascher, J.S., Marshall, L., Meiners, J., Yanega, D. &amp; </w:t>
      </w:r>
      <w:proofErr w:type="spellStart"/>
      <w:r>
        <w:t>Vereecken</w:t>
      </w:r>
      <w:proofErr w:type="spellEnd"/>
      <w:r>
        <w:t xml:space="preserve">, N.J. (2020). Heterogeneity in large-scale databases and the role of climate change as a driver of bumble bee decline. </w:t>
      </w:r>
      <w:r>
        <w:rPr>
          <w:i/>
          <w:iCs/>
        </w:rPr>
        <w:t>Science</w:t>
      </w:r>
      <w:r>
        <w:t>, 8, 685.</w:t>
      </w:r>
    </w:p>
    <w:p w14:paraId="6A370CA6" w14:textId="77777777" w:rsidR="00675ACB" w:rsidRDefault="00675ACB" w:rsidP="00675ACB">
      <w:pPr>
        <w:pStyle w:val="Bibliography"/>
      </w:pPr>
      <w:proofErr w:type="spellStart"/>
      <w:r>
        <w:t>Belitz</w:t>
      </w:r>
      <w:proofErr w:type="spellEnd"/>
      <w:r>
        <w:t xml:space="preserve">, M.W., Larsen, E.A., Shirey, V., Li, D. &amp; </w:t>
      </w:r>
      <w:proofErr w:type="spellStart"/>
      <w:r>
        <w:t>Guralnick</w:t>
      </w:r>
      <w:proofErr w:type="spellEnd"/>
      <w:r>
        <w:t xml:space="preserve">, R.P. (2022). Phenological research based on natural history collections: practical guidelines and a Lepidopteran case study. </w:t>
      </w:r>
      <w:r>
        <w:rPr>
          <w:i/>
          <w:iCs/>
        </w:rPr>
        <w:t>Functional Ecology</w:t>
      </w:r>
      <w:r>
        <w:t>, Early View.</w:t>
      </w:r>
    </w:p>
    <w:p w14:paraId="5CED36F6" w14:textId="77777777" w:rsidR="00675ACB" w:rsidRDefault="00675ACB" w:rsidP="00675ACB">
      <w:pPr>
        <w:pStyle w:val="Bibliography"/>
      </w:pPr>
      <w:proofErr w:type="spellStart"/>
      <w:r>
        <w:t>Bintanja</w:t>
      </w:r>
      <w:proofErr w:type="spellEnd"/>
      <w:r>
        <w:t xml:space="preserve">, R. &amp; Andry, O. (2017). Towards a rain-dominated Arctic. </w:t>
      </w:r>
      <w:r>
        <w:rPr>
          <w:i/>
          <w:iCs/>
        </w:rPr>
        <w:t>Nature Climate Change</w:t>
      </w:r>
      <w:r>
        <w:t>, 7, 263–267.</w:t>
      </w:r>
    </w:p>
    <w:p w14:paraId="13626279" w14:textId="77777777" w:rsidR="00675ACB" w:rsidRDefault="00675ACB" w:rsidP="00675ACB">
      <w:pPr>
        <w:pStyle w:val="Bibliography"/>
      </w:pPr>
      <w:r>
        <w:t xml:space="preserve">Bowden, J.J., </w:t>
      </w:r>
      <w:proofErr w:type="spellStart"/>
      <w:r>
        <w:t>Eskildsen</w:t>
      </w:r>
      <w:proofErr w:type="spellEnd"/>
      <w:r>
        <w:t xml:space="preserve">, A., Hansen, R.R., Olsen, K., </w:t>
      </w:r>
      <w:proofErr w:type="spellStart"/>
      <w:r>
        <w:t>Kurle</w:t>
      </w:r>
      <w:proofErr w:type="spellEnd"/>
      <w:r>
        <w:t xml:space="preserve">, C.M. &amp; </w:t>
      </w:r>
      <w:proofErr w:type="spellStart"/>
      <w:r>
        <w:t>Høye</w:t>
      </w:r>
      <w:proofErr w:type="spellEnd"/>
      <w:r>
        <w:t xml:space="preserve">, T.T. (2015). High-Arctic butterflies become smaller with rising temperatures. </w:t>
      </w:r>
      <w:r>
        <w:rPr>
          <w:i/>
          <w:iCs/>
        </w:rPr>
        <w:t>Biology Letters</w:t>
      </w:r>
      <w:r>
        <w:t>, 11, 20150574.</w:t>
      </w:r>
    </w:p>
    <w:p w14:paraId="40686D09" w14:textId="77777777" w:rsidR="00675ACB" w:rsidRDefault="00675ACB" w:rsidP="00675ACB">
      <w:pPr>
        <w:pStyle w:val="Bibliography"/>
      </w:pPr>
      <w:proofErr w:type="spellStart"/>
      <w:r>
        <w:t>Brackley</w:t>
      </w:r>
      <w:proofErr w:type="spellEnd"/>
      <w:r>
        <w:t xml:space="preserve">, A. (2021). </w:t>
      </w:r>
      <w:r>
        <w:rPr>
          <w:i/>
          <w:iCs/>
        </w:rPr>
        <w:t>No Longer Forgotten: Pupation as a Critical Link in the Lepidopteran Life Cycle</w:t>
      </w:r>
      <w:r>
        <w:t>. Georgetown University.</w:t>
      </w:r>
    </w:p>
    <w:p w14:paraId="012BCB23" w14:textId="77777777" w:rsidR="00675ACB" w:rsidRDefault="00675ACB" w:rsidP="00675ACB">
      <w:pPr>
        <w:pStyle w:val="Bibliography"/>
      </w:pPr>
      <w:proofErr w:type="spellStart"/>
      <w:r>
        <w:t>Brackley</w:t>
      </w:r>
      <w:proofErr w:type="spellEnd"/>
      <w:r>
        <w:t xml:space="preserve">, A., </w:t>
      </w:r>
      <w:proofErr w:type="spellStart"/>
      <w:r>
        <w:t>Lill</w:t>
      </w:r>
      <w:proofErr w:type="spellEnd"/>
      <w:r>
        <w:t xml:space="preserve">, J.T. &amp; Weiss, M.R. (2021). Adaptive ontogenetic shifts in larval responses to environmental cues. </w:t>
      </w:r>
      <w:proofErr w:type="spellStart"/>
      <w:r>
        <w:rPr>
          <w:i/>
          <w:iCs/>
        </w:rPr>
        <w:t>Entomologia</w:t>
      </w:r>
      <w:proofErr w:type="spellEnd"/>
      <w:r>
        <w:rPr>
          <w:i/>
          <w:iCs/>
        </w:rPr>
        <w:t xml:space="preserve"> </w:t>
      </w:r>
      <w:proofErr w:type="spellStart"/>
      <w:r>
        <w:rPr>
          <w:i/>
          <w:iCs/>
        </w:rPr>
        <w:t>Experimentalis</w:t>
      </w:r>
      <w:proofErr w:type="spellEnd"/>
      <w:r>
        <w:rPr>
          <w:i/>
          <w:iCs/>
        </w:rPr>
        <w:t xml:space="preserve"> et </w:t>
      </w:r>
      <w:proofErr w:type="spellStart"/>
      <w:r>
        <w:rPr>
          <w:i/>
          <w:iCs/>
        </w:rPr>
        <w:t>Applicata</w:t>
      </w:r>
      <w:proofErr w:type="spellEnd"/>
      <w:r>
        <w:t>, 169, 1147–1156.</w:t>
      </w:r>
    </w:p>
    <w:p w14:paraId="081CC187" w14:textId="77777777" w:rsidR="00675ACB" w:rsidRDefault="00675ACB" w:rsidP="00675ACB">
      <w:pPr>
        <w:pStyle w:val="Bibliography"/>
      </w:pPr>
      <w:proofErr w:type="spellStart"/>
      <w:r>
        <w:t>Braschler</w:t>
      </w:r>
      <w:proofErr w:type="spellEnd"/>
      <w:r>
        <w:t xml:space="preserve">, B., Duffy, G.A., Nortje, E., </w:t>
      </w:r>
      <w:proofErr w:type="spellStart"/>
      <w:r>
        <w:t>Kritzinger</w:t>
      </w:r>
      <w:proofErr w:type="spellEnd"/>
      <w:r>
        <w:t xml:space="preserve">-Klopper, S., du Plessis, D., </w:t>
      </w:r>
      <w:proofErr w:type="spellStart"/>
      <w:r>
        <w:t>Karenyi</w:t>
      </w:r>
      <w:proofErr w:type="spellEnd"/>
      <w:r>
        <w:t xml:space="preserve">, N., </w:t>
      </w:r>
      <w:r>
        <w:rPr>
          <w:i/>
          <w:iCs/>
        </w:rPr>
        <w:t>et al.</w:t>
      </w:r>
      <w:r>
        <w:t xml:space="preserve"> (2020). </w:t>
      </w:r>
      <w:proofErr w:type="spellStart"/>
      <w:r>
        <w:t>Realised</w:t>
      </w:r>
      <w:proofErr w:type="spellEnd"/>
      <w:r>
        <w:t xml:space="preserve"> rather than fundamental thermal niches predict site occupancy: Implications for climate change forecasting. </w:t>
      </w:r>
      <w:r>
        <w:rPr>
          <w:i/>
          <w:iCs/>
        </w:rPr>
        <w:t>Journal of Animal Ecology</w:t>
      </w:r>
      <w:r>
        <w:t>, 89, 2863–2875.</w:t>
      </w:r>
    </w:p>
    <w:p w14:paraId="52391A48" w14:textId="77777777" w:rsidR="00675ACB" w:rsidRDefault="00675ACB" w:rsidP="00675ACB">
      <w:pPr>
        <w:pStyle w:val="Bibliography"/>
      </w:pPr>
      <w:r>
        <w:t xml:space="preserve">Breed, G., </w:t>
      </w:r>
      <w:proofErr w:type="spellStart"/>
      <w:r>
        <w:t>Stichter</w:t>
      </w:r>
      <w:proofErr w:type="spellEnd"/>
      <w:r>
        <w:t xml:space="preserve">, S. &amp; Crone, E. (2013). Climate-driven changes in northeastern US butterfly communities. </w:t>
      </w:r>
      <w:r>
        <w:rPr>
          <w:i/>
          <w:iCs/>
        </w:rPr>
        <w:t>Nature Climate Change</w:t>
      </w:r>
      <w:r>
        <w:t>, 3, 142–145.</w:t>
      </w:r>
    </w:p>
    <w:p w14:paraId="73B21102" w14:textId="77777777" w:rsidR="00675ACB" w:rsidRDefault="00675ACB" w:rsidP="00675ACB">
      <w:pPr>
        <w:pStyle w:val="Bibliography"/>
      </w:pPr>
      <w:r>
        <w:t xml:space="preserve">Brock, J.P. &amp; Kaufman, K. (2006). </w:t>
      </w:r>
      <w:r>
        <w:rPr>
          <w:i/>
          <w:iCs/>
        </w:rPr>
        <w:t>Kaufman field guide to butterflies of North America</w:t>
      </w:r>
      <w:r>
        <w:t>. Houghton Mifflin Harcourt.</w:t>
      </w:r>
    </w:p>
    <w:p w14:paraId="114381F3" w14:textId="77777777" w:rsidR="00675ACB" w:rsidRDefault="00675ACB" w:rsidP="00675ACB">
      <w:pPr>
        <w:pStyle w:val="Bibliography"/>
      </w:pPr>
      <w:proofErr w:type="spellStart"/>
      <w:r>
        <w:t>Bürkner</w:t>
      </w:r>
      <w:proofErr w:type="spellEnd"/>
      <w:r>
        <w:t xml:space="preserve">, P.-C. (2017). brms: An R package for Bayesian multilevel models using Stan. </w:t>
      </w:r>
      <w:r>
        <w:rPr>
          <w:i/>
          <w:iCs/>
        </w:rPr>
        <w:t>Journal of statistical software</w:t>
      </w:r>
      <w:r>
        <w:t>, 80, 1–28.</w:t>
      </w:r>
    </w:p>
    <w:p w14:paraId="65DD0371" w14:textId="77777777" w:rsidR="00675ACB" w:rsidRDefault="00675ACB" w:rsidP="00675ACB">
      <w:pPr>
        <w:pStyle w:val="Bibliography"/>
      </w:pPr>
      <w:r>
        <w:t xml:space="preserve">Cardoso, P., Barton, P., </w:t>
      </w:r>
      <w:proofErr w:type="spellStart"/>
      <w:r>
        <w:t>Birkhofer</w:t>
      </w:r>
      <w:proofErr w:type="spellEnd"/>
      <w:r>
        <w:t xml:space="preserve">, K., </w:t>
      </w:r>
      <w:proofErr w:type="spellStart"/>
      <w:r>
        <w:t>Chichorro</w:t>
      </w:r>
      <w:proofErr w:type="spellEnd"/>
      <w:r>
        <w:t xml:space="preserve">, F., Deacon, C., </w:t>
      </w:r>
      <w:proofErr w:type="spellStart"/>
      <w:r>
        <w:t>Fartmann</w:t>
      </w:r>
      <w:proofErr w:type="spellEnd"/>
      <w:r>
        <w:t xml:space="preserve">, T., </w:t>
      </w:r>
      <w:r>
        <w:rPr>
          <w:i/>
          <w:iCs/>
        </w:rPr>
        <w:t>et al.</w:t>
      </w:r>
      <w:r>
        <w:t xml:space="preserve"> (2020). Scientists’ warning to humanity on insect extinctions. </w:t>
      </w:r>
      <w:r>
        <w:rPr>
          <w:i/>
          <w:iCs/>
        </w:rPr>
        <w:t>Biological Conservation</w:t>
      </w:r>
      <w:r>
        <w:t>, 242.</w:t>
      </w:r>
    </w:p>
    <w:p w14:paraId="6ADA00C8" w14:textId="77777777" w:rsidR="00675ACB" w:rsidRDefault="00675ACB" w:rsidP="00675ACB">
      <w:pPr>
        <w:pStyle w:val="Bibliography"/>
      </w:pPr>
      <w:r>
        <w:t xml:space="preserve">Cardoso, P., Erwin, T.L. &amp; Borges, P.A.V. (2011). The seven impediments in invertebrate conservation and how to overcome them. </w:t>
      </w:r>
      <w:r>
        <w:rPr>
          <w:i/>
          <w:iCs/>
        </w:rPr>
        <w:t>Biological Conservation</w:t>
      </w:r>
      <w:r>
        <w:t>, 144, 2647–2655.</w:t>
      </w:r>
    </w:p>
    <w:p w14:paraId="485CE6BA" w14:textId="77777777" w:rsidR="00675ACB" w:rsidRPr="00675ACB" w:rsidRDefault="00675ACB" w:rsidP="00675ACB">
      <w:pPr>
        <w:pStyle w:val="Bibliography"/>
        <w:rPr>
          <w:lang w:val="pt-BR"/>
        </w:rPr>
      </w:pPr>
      <w:proofErr w:type="spellStart"/>
      <w:r>
        <w:t>Chichorro</w:t>
      </w:r>
      <w:proofErr w:type="spellEnd"/>
      <w:r>
        <w:t xml:space="preserve">, F., </w:t>
      </w:r>
      <w:proofErr w:type="spellStart"/>
      <w:r>
        <w:t>Juslén</w:t>
      </w:r>
      <w:proofErr w:type="spellEnd"/>
      <w:r>
        <w:t xml:space="preserve">, A. &amp; Cardoso, P. (2019). A review of the relation between species traits and extinction risk. </w:t>
      </w:r>
      <w:r w:rsidRPr="00675ACB">
        <w:rPr>
          <w:i/>
          <w:iCs/>
          <w:lang w:val="pt-BR"/>
        </w:rPr>
        <w:t>Biological Conservation</w:t>
      </w:r>
      <w:r w:rsidRPr="00675ACB">
        <w:rPr>
          <w:lang w:val="pt-BR"/>
        </w:rPr>
        <w:t>, 237, 220–229.</w:t>
      </w:r>
    </w:p>
    <w:p w14:paraId="2F0C40F8" w14:textId="77777777" w:rsidR="00675ACB" w:rsidRDefault="00675ACB" w:rsidP="00675ACB">
      <w:pPr>
        <w:pStyle w:val="Bibliography"/>
      </w:pPr>
      <w:r w:rsidRPr="00675ACB">
        <w:rPr>
          <w:lang w:val="pt-BR"/>
        </w:rPr>
        <w:t xml:space="preserve">Chichorro, F., Urbano, F., Teixeira, D., Väre, H., Pinto, T., Brummitt, N., </w:t>
      </w:r>
      <w:r w:rsidRPr="00675ACB">
        <w:rPr>
          <w:i/>
          <w:iCs/>
          <w:lang w:val="pt-BR"/>
        </w:rPr>
        <w:t>et al.</w:t>
      </w:r>
      <w:r w:rsidRPr="00675ACB">
        <w:rPr>
          <w:lang w:val="pt-BR"/>
        </w:rPr>
        <w:t xml:space="preserve"> </w:t>
      </w:r>
      <w:r>
        <w:t xml:space="preserve">(2022). Trait-based prediction of extinction risk across terrestrial taxa. </w:t>
      </w:r>
      <w:r>
        <w:rPr>
          <w:i/>
          <w:iCs/>
        </w:rPr>
        <w:t>Biological Conservation</w:t>
      </w:r>
      <w:r>
        <w:t>, 274, 109738.</w:t>
      </w:r>
    </w:p>
    <w:p w14:paraId="042523F1" w14:textId="77777777" w:rsidR="00675ACB" w:rsidRDefault="00675ACB" w:rsidP="00675ACB">
      <w:pPr>
        <w:pStyle w:val="Bibliography"/>
      </w:pPr>
      <w:r>
        <w:t>Climate Prediction Center. (2022). Global Temperature data provided by the NOAA/OAR/ESRL PSL.</w:t>
      </w:r>
    </w:p>
    <w:p w14:paraId="1FE090B8" w14:textId="77777777" w:rsidR="00675ACB" w:rsidRDefault="00675ACB" w:rsidP="00675ACB">
      <w:pPr>
        <w:pStyle w:val="Bibliography"/>
      </w:pPr>
      <w:r>
        <w:t xml:space="preserve">Corlett, R.T. &amp; Westcott, D.A. (2013). Will plant movements keep up with climate change? </w:t>
      </w:r>
      <w:r>
        <w:rPr>
          <w:i/>
          <w:iCs/>
        </w:rPr>
        <w:t>Trends in ecology &amp; evolution</w:t>
      </w:r>
      <w:r>
        <w:t>, 28, 482–488.</w:t>
      </w:r>
    </w:p>
    <w:p w14:paraId="051CB738" w14:textId="77777777" w:rsidR="00675ACB" w:rsidRDefault="00675ACB" w:rsidP="00675ACB">
      <w:pPr>
        <w:pStyle w:val="Bibliography"/>
      </w:pPr>
      <w:r>
        <w:t xml:space="preserve">Crozier, L. (2003). Winter warming facilitates range expansion: cold tolerance of the butterfly </w:t>
      </w:r>
      <w:proofErr w:type="spellStart"/>
      <w:r>
        <w:t>Atalopedes</w:t>
      </w:r>
      <w:proofErr w:type="spellEnd"/>
      <w:r>
        <w:t xml:space="preserve"> campestris. </w:t>
      </w:r>
      <w:proofErr w:type="spellStart"/>
      <w:r>
        <w:rPr>
          <w:i/>
          <w:iCs/>
        </w:rPr>
        <w:t>Oecologia</w:t>
      </w:r>
      <w:proofErr w:type="spellEnd"/>
      <w:r>
        <w:t>, 135, 648–656.</w:t>
      </w:r>
    </w:p>
    <w:p w14:paraId="39AD80B0" w14:textId="77777777" w:rsidR="00675ACB" w:rsidRDefault="00675ACB" w:rsidP="00675ACB">
      <w:pPr>
        <w:pStyle w:val="Bibliography"/>
      </w:pPr>
      <w:r>
        <w:t xml:space="preserve">Crozier, L. (2004). Warmer winters drive butterfly range expansion by increasing survivorship. </w:t>
      </w:r>
      <w:r>
        <w:rPr>
          <w:i/>
          <w:iCs/>
        </w:rPr>
        <w:t>Ecology</w:t>
      </w:r>
      <w:r>
        <w:t>, 85, 231–241.</w:t>
      </w:r>
    </w:p>
    <w:p w14:paraId="502EB342" w14:textId="77777777" w:rsidR="00675ACB" w:rsidRDefault="00675ACB" w:rsidP="00675ACB">
      <w:pPr>
        <w:pStyle w:val="Bibliography"/>
      </w:pPr>
      <w:r>
        <w:t>Daly, K.M. (2018). Morphological and phenological responses of butterflies to seasonal temperature increase in Alaska. PhD Thesis</w:t>
      </w:r>
      <w:proofErr w:type="gramStart"/>
      <w:r>
        <w:t>. .</w:t>
      </w:r>
      <w:proofErr w:type="gramEnd"/>
    </w:p>
    <w:p w14:paraId="2A9FC438" w14:textId="77777777" w:rsidR="00675ACB" w:rsidRDefault="00675ACB" w:rsidP="00675ACB">
      <w:pPr>
        <w:pStyle w:val="Bibliography"/>
      </w:pPr>
      <w:r>
        <w:lastRenderedPageBreak/>
        <w:t xml:space="preserve">Davis, C.L., </w:t>
      </w:r>
      <w:proofErr w:type="spellStart"/>
      <w:r>
        <w:t>Guralnick</w:t>
      </w:r>
      <w:proofErr w:type="spellEnd"/>
      <w:r>
        <w:t xml:space="preserve">, R.P. &amp; </w:t>
      </w:r>
      <w:proofErr w:type="spellStart"/>
      <w:r>
        <w:t>Zipkin</w:t>
      </w:r>
      <w:proofErr w:type="spellEnd"/>
      <w:r>
        <w:t xml:space="preserve">, E.F. (2023). Challenges and opportunities for using natural history collections to estimate insect population trends. </w:t>
      </w:r>
      <w:r>
        <w:rPr>
          <w:i/>
          <w:iCs/>
        </w:rPr>
        <w:t>Journal of Animal Ecology</w:t>
      </w:r>
      <w:r>
        <w:t>, 92, 237–249.</w:t>
      </w:r>
    </w:p>
    <w:p w14:paraId="4E3758A2" w14:textId="77777777" w:rsidR="00675ACB" w:rsidRDefault="00675ACB" w:rsidP="00675ACB">
      <w:pPr>
        <w:pStyle w:val="Bibliography"/>
      </w:pPr>
      <w:r>
        <w:t xml:space="preserve">Dennis, E.B., </w:t>
      </w:r>
      <w:proofErr w:type="spellStart"/>
      <w:r>
        <w:t>Kéry</w:t>
      </w:r>
      <w:proofErr w:type="spellEnd"/>
      <w:r>
        <w:t xml:space="preserve">, M., Morgan, B.J., </w:t>
      </w:r>
      <w:proofErr w:type="spellStart"/>
      <w:r>
        <w:t>Coray</w:t>
      </w:r>
      <w:proofErr w:type="spellEnd"/>
      <w:r>
        <w:t xml:space="preserve">, A., Schaub, M. &amp; Baur, B. (2021). Integrated modelling of insect population dynamics at two temporal scales. </w:t>
      </w:r>
      <w:r>
        <w:rPr>
          <w:i/>
          <w:iCs/>
        </w:rPr>
        <w:t>Ecological Modelling</w:t>
      </w:r>
      <w:r>
        <w:t>, 441, 109408.</w:t>
      </w:r>
    </w:p>
    <w:p w14:paraId="3C5012D9" w14:textId="77777777" w:rsidR="00675ACB" w:rsidRDefault="00675ACB" w:rsidP="00675ACB">
      <w:pPr>
        <w:pStyle w:val="Bibliography"/>
      </w:pPr>
      <w:r>
        <w:t xml:space="preserve">Dennis, E.B., Morgan, B.J., Fox, R., Roy, D.B. &amp; Brereton, T.M. (2019). Functional data analysis of multi-species abundance and occupancy data sets. </w:t>
      </w:r>
      <w:r>
        <w:rPr>
          <w:i/>
          <w:iCs/>
        </w:rPr>
        <w:t>Ecological Indicators</w:t>
      </w:r>
      <w:r>
        <w:t>, 104, 156–165.</w:t>
      </w:r>
    </w:p>
    <w:p w14:paraId="66EFDA0F" w14:textId="77777777" w:rsidR="00675ACB" w:rsidRDefault="00675ACB" w:rsidP="00675ACB">
      <w:pPr>
        <w:pStyle w:val="Bibliography"/>
      </w:pPr>
      <w:r>
        <w:t xml:space="preserve">Deutsch, C.A., Tewksbury, J.J., Huey, R.B., Sheldon, K.S., </w:t>
      </w:r>
      <w:proofErr w:type="spellStart"/>
      <w:r>
        <w:t>Ghalambor</w:t>
      </w:r>
      <w:proofErr w:type="spellEnd"/>
      <w:r>
        <w:t xml:space="preserve">, C.K., </w:t>
      </w:r>
      <w:proofErr w:type="spellStart"/>
      <w:r>
        <w:t>Haak</w:t>
      </w:r>
      <w:proofErr w:type="spellEnd"/>
      <w:r>
        <w:t xml:space="preserve">, D.C., </w:t>
      </w:r>
      <w:r>
        <w:rPr>
          <w:i/>
          <w:iCs/>
        </w:rPr>
        <w:t>et al.</w:t>
      </w:r>
      <w:r>
        <w:t xml:space="preserve"> (2008). Impacts of climate warming on terrestrial ectotherms across latitude. </w:t>
      </w:r>
      <w:r>
        <w:rPr>
          <w:i/>
          <w:iCs/>
        </w:rPr>
        <w:t>Proceedings of the National Academy of Sciences</w:t>
      </w:r>
      <w:r>
        <w:t>, 105, 6668–6672.</w:t>
      </w:r>
    </w:p>
    <w:p w14:paraId="1A8D5961" w14:textId="77777777" w:rsidR="00675ACB" w:rsidRDefault="00675ACB" w:rsidP="00675ACB">
      <w:pPr>
        <w:pStyle w:val="Bibliography"/>
      </w:pPr>
      <w:proofErr w:type="spellStart"/>
      <w:r>
        <w:t>Dockx</w:t>
      </w:r>
      <w:proofErr w:type="spellEnd"/>
      <w:r>
        <w:t xml:space="preserve">, C. (2007). Directional and stabilizing selection on wing size and shape in migrant and resident monarch butterflies, Danaus </w:t>
      </w:r>
      <w:proofErr w:type="spellStart"/>
      <w:r>
        <w:t>plexippus</w:t>
      </w:r>
      <w:proofErr w:type="spellEnd"/>
      <w:r>
        <w:t xml:space="preserve"> (L.), in Cuba. </w:t>
      </w:r>
      <w:r>
        <w:rPr>
          <w:i/>
          <w:iCs/>
        </w:rPr>
        <w:t>Biological Journal of the Linnean Society</w:t>
      </w:r>
      <w:r>
        <w:t>, 92, 605–616.</w:t>
      </w:r>
    </w:p>
    <w:p w14:paraId="3BAA8F3E" w14:textId="77777777" w:rsidR="00675ACB" w:rsidRDefault="00675ACB" w:rsidP="00675ACB">
      <w:pPr>
        <w:pStyle w:val="Bibliography"/>
      </w:pPr>
      <w:proofErr w:type="spellStart"/>
      <w:r>
        <w:t>Dorazio</w:t>
      </w:r>
      <w:proofErr w:type="spellEnd"/>
      <w:r>
        <w:t xml:space="preserve">, R.M. &amp; </w:t>
      </w:r>
      <w:proofErr w:type="spellStart"/>
      <w:r>
        <w:t>Royle</w:t>
      </w:r>
      <w:proofErr w:type="spellEnd"/>
      <w:r>
        <w:t xml:space="preserve">, J.A. (2005). Estimating size and composition of biological communities by modeling the occurrence of species. </w:t>
      </w:r>
      <w:r>
        <w:rPr>
          <w:i/>
          <w:iCs/>
        </w:rPr>
        <w:t>Journal of the American Statistical Association</w:t>
      </w:r>
      <w:r>
        <w:t>, 100, 389–398.</w:t>
      </w:r>
    </w:p>
    <w:p w14:paraId="19460F6C" w14:textId="77777777" w:rsidR="00675ACB" w:rsidRDefault="00675ACB" w:rsidP="00675ACB">
      <w:pPr>
        <w:pStyle w:val="Bibliography"/>
      </w:pPr>
      <w:r>
        <w:t xml:space="preserve">Downes, J. (1965). Adaptations of insects in the Arctic. </w:t>
      </w:r>
      <w:r>
        <w:rPr>
          <w:i/>
          <w:iCs/>
        </w:rPr>
        <w:t>Annual Review of Entomology</w:t>
      </w:r>
      <w:r>
        <w:t>, 10, 257–274.</w:t>
      </w:r>
    </w:p>
    <w:p w14:paraId="2FCA6A2B" w14:textId="77777777" w:rsidR="00675ACB" w:rsidRDefault="00675ACB" w:rsidP="00675ACB">
      <w:pPr>
        <w:pStyle w:val="Bibliography"/>
      </w:pPr>
      <w:r>
        <w:t xml:space="preserve">Dunne, J.A., Williams, R.J. &amp; Martinez, N.D. (2002). Network structure and biodiversity loss in food webs: robustness increases with </w:t>
      </w:r>
      <w:proofErr w:type="spellStart"/>
      <w:r>
        <w:t>connectance</w:t>
      </w:r>
      <w:proofErr w:type="spellEnd"/>
      <w:r>
        <w:t xml:space="preserve">. </w:t>
      </w:r>
      <w:r>
        <w:rPr>
          <w:i/>
          <w:iCs/>
        </w:rPr>
        <w:t>Ecology letters</w:t>
      </w:r>
      <w:r>
        <w:t>, 5, 558–567.</w:t>
      </w:r>
    </w:p>
    <w:p w14:paraId="0357B57D" w14:textId="77777777" w:rsidR="00675ACB" w:rsidRDefault="00675ACB" w:rsidP="00675ACB">
      <w:pPr>
        <w:pStyle w:val="Bibliography"/>
      </w:pPr>
      <w:r>
        <w:t xml:space="preserve">Earl, C., </w:t>
      </w:r>
      <w:proofErr w:type="spellStart"/>
      <w:r>
        <w:t>Belitz</w:t>
      </w:r>
      <w:proofErr w:type="spellEnd"/>
      <w:r>
        <w:t xml:space="preserve">, M.W., Laffan, S.W., </w:t>
      </w:r>
      <w:proofErr w:type="spellStart"/>
      <w:r>
        <w:t>Barve</w:t>
      </w:r>
      <w:proofErr w:type="spellEnd"/>
      <w:r>
        <w:t xml:space="preserve">, V., </w:t>
      </w:r>
      <w:proofErr w:type="spellStart"/>
      <w:r>
        <w:t>Barve</w:t>
      </w:r>
      <w:proofErr w:type="spellEnd"/>
      <w:r>
        <w:t xml:space="preserve">, N., Soltis, D.E., </w:t>
      </w:r>
      <w:r>
        <w:rPr>
          <w:i/>
          <w:iCs/>
        </w:rPr>
        <w:t>et al.</w:t>
      </w:r>
      <w:r>
        <w:t xml:space="preserve"> (2021). Spatial phylogenetics of butterflies in relation to environmental drivers and angiosperm diversity across North America. </w:t>
      </w:r>
      <w:proofErr w:type="spellStart"/>
      <w:r>
        <w:rPr>
          <w:i/>
          <w:iCs/>
        </w:rPr>
        <w:t>iScience</w:t>
      </w:r>
      <w:proofErr w:type="spellEnd"/>
      <w:r>
        <w:t>, 24, 102239.</w:t>
      </w:r>
    </w:p>
    <w:p w14:paraId="56DA22EC" w14:textId="77777777" w:rsidR="00675ACB" w:rsidRDefault="00675ACB" w:rsidP="00675ACB">
      <w:pPr>
        <w:pStyle w:val="Bibliography"/>
      </w:pPr>
      <w:r>
        <w:t xml:space="preserve">Engelhardt, E.K., </w:t>
      </w:r>
      <w:proofErr w:type="spellStart"/>
      <w:r>
        <w:t>Biber</w:t>
      </w:r>
      <w:proofErr w:type="spellEnd"/>
      <w:r>
        <w:t xml:space="preserve">, M.F., </w:t>
      </w:r>
      <w:proofErr w:type="spellStart"/>
      <w:r>
        <w:t>Dolek</w:t>
      </w:r>
      <w:proofErr w:type="spellEnd"/>
      <w:r>
        <w:t xml:space="preserve">, M., </w:t>
      </w:r>
      <w:proofErr w:type="spellStart"/>
      <w:r>
        <w:t>Fartmann</w:t>
      </w:r>
      <w:proofErr w:type="spellEnd"/>
      <w:r>
        <w:t xml:space="preserve">, T., </w:t>
      </w:r>
      <w:proofErr w:type="spellStart"/>
      <w:r>
        <w:t>Hochkirch</w:t>
      </w:r>
      <w:proofErr w:type="spellEnd"/>
      <w:r>
        <w:t xml:space="preserve">, A., </w:t>
      </w:r>
      <w:proofErr w:type="spellStart"/>
      <w:r>
        <w:t>Leidinger</w:t>
      </w:r>
      <w:proofErr w:type="spellEnd"/>
      <w:r>
        <w:t xml:space="preserve">, J., </w:t>
      </w:r>
      <w:r>
        <w:rPr>
          <w:i/>
          <w:iCs/>
        </w:rPr>
        <w:t>et al.</w:t>
      </w:r>
      <w:r>
        <w:t xml:space="preserve"> (2022). Consistent signals of a warming climate in occupancy changes of three insect taxa over 40 years in central Europe. </w:t>
      </w:r>
      <w:r>
        <w:rPr>
          <w:i/>
          <w:iCs/>
        </w:rPr>
        <w:t>Global Change Biology</w:t>
      </w:r>
      <w:r>
        <w:t>, 28, 3998–4012.</w:t>
      </w:r>
    </w:p>
    <w:p w14:paraId="097A9F84" w14:textId="77777777" w:rsidR="00675ACB" w:rsidRDefault="00675ACB" w:rsidP="00675ACB">
      <w:pPr>
        <w:pStyle w:val="Bibliography"/>
      </w:pPr>
      <w:r>
        <w:t xml:space="preserve">Fagan, W., Meir, E., Prendergast, J., Folarin, A. &amp; </w:t>
      </w:r>
      <w:proofErr w:type="spellStart"/>
      <w:r>
        <w:t>Karieva</w:t>
      </w:r>
      <w:proofErr w:type="spellEnd"/>
      <w:r>
        <w:t xml:space="preserve">, P. (2001). Characterizing population vulnerability for 758 species. </w:t>
      </w:r>
      <w:r>
        <w:rPr>
          <w:i/>
          <w:iCs/>
        </w:rPr>
        <w:t>Ecology Letters</w:t>
      </w:r>
      <w:r>
        <w:t>, 4, 132–138.</w:t>
      </w:r>
    </w:p>
    <w:p w14:paraId="40462E05" w14:textId="77777777" w:rsidR="00675ACB" w:rsidRDefault="00675ACB" w:rsidP="00675ACB">
      <w:pPr>
        <w:pStyle w:val="Bibliography"/>
      </w:pPr>
      <w:proofErr w:type="spellStart"/>
      <w:r>
        <w:t>Forister</w:t>
      </w:r>
      <w:proofErr w:type="spellEnd"/>
      <w:r>
        <w:t xml:space="preserve">, M., </w:t>
      </w:r>
      <w:proofErr w:type="spellStart"/>
      <w:r>
        <w:t>Halsch</w:t>
      </w:r>
      <w:proofErr w:type="spellEnd"/>
      <w:r>
        <w:t xml:space="preserve">, C., Nice, C., Fordyce, J., </w:t>
      </w:r>
      <w:proofErr w:type="spellStart"/>
      <w:r>
        <w:t>Dilts</w:t>
      </w:r>
      <w:proofErr w:type="spellEnd"/>
      <w:r>
        <w:t xml:space="preserve">, T., Oliver, J., </w:t>
      </w:r>
      <w:r>
        <w:rPr>
          <w:i/>
          <w:iCs/>
        </w:rPr>
        <w:t>et al.</w:t>
      </w:r>
      <w:r>
        <w:t xml:space="preserve"> (2021). Fewer butterflies seen by community scientists across the warming and drying landscapes of the American West. </w:t>
      </w:r>
      <w:r>
        <w:rPr>
          <w:i/>
          <w:iCs/>
        </w:rPr>
        <w:t>Science</w:t>
      </w:r>
      <w:r>
        <w:t>, 371, 1042–1045.</w:t>
      </w:r>
    </w:p>
    <w:p w14:paraId="5F604FF4" w14:textId="77777777" w:rsidR="00675ACB" w:rsidRDefault="00675ACB" w:rsidP="00675ACB">
      <w:pPr>
        <w:pStyle w:val="Bibliography"/>
      </w:pPr>
      <w:proofErr w:type="spellStart"/>
      <w:r>
        <w:t>Freckleton</w:t>
      </w:r>
      <w:proofErr w:type="spellEnd"/>
      <w:r>
        <w:t xml:space="preserve">, R.P., Harvey, P.H. &amp; </w:t>
      </w:r>
      <w:proofErr w:type="spellStart"/>
      <w:r>
        <w:t>Pagel</w:t>
      </w:r>
      <w:proofErr w:type="spellEnd"/>
      <w:r>
        <w:t xml:space="preserve">, M. (2002). Phylogenetic analysis and comparative data: a test and review of evidence. </w:t>
      </w:r>
      <w:r>
        <w:rPr>
          <w:i/>
          <w:iCs/>
        </w:rPr>
        <w:t>The American Naturalist</w:t>
      </w:r>
      <w:r>
        <w:t>, 160.</w:t>
      </w:r>
    </w:p>
    <w:p w14:paraId="0CE83130" w14:textId="77777777" w:rsidR="00675ACB" w:rsidRDefault="00675ACB" w:rsidP="00675ACB">
      <w:pPr>
        <w:pStyle w:val="Bibliography"/>
      </w:pPr>
      <w:r>
        <w:t xml:space="preserve">Freedman, M.G. &amp; Dingle, H. (2018). Wing morphology in migratory North American monarchs: characterizing sources of variation and understanding changes through time. </w:t>
      </w:r>
      <w:r>
        <w:rPr>
          <w:i/>
          <w:iCs/>
        </w:rPr>
        <w:t>Animal Migration</w:t>
      </w:r>
      <w:r>
        <w:t>, 5, 61–73.</w:t>
      </w:r>
    </w:p>
    <w:p w14:paraId="42B3C758" w14:textId="77777777" w:rsidR="00675ACB" w:rsidRDefault="00675ACB" w:rsidP="00675ACB">
      <w:pPr>
        <w:pStyle w:val="Bibliography"/>
      </w:pPr>
      <w:r>
        <w:t xml:space="preserve">Freedman, M.G., Dingle, H., Strauss, S.Y. &amp; Ramírez, S.R. (2020). Two centuries of monarch butterfly collections reveal contrasting effects of range expansion and migration loss on wing traits. </w:t>
      </w:r>
      <w:r>
        <w:rPr>
          <w:i/>
          <w:iCs/>
        </w:rPr>
        <w:t>Proceedings of the National Academy of Sciences</w:t>
      </w:r>
      <w:r>
        <w:t>, 117, 28887–28893.</w:t>
      </w:r>
    </w:p>
    <w:p w14:paraId="05F34AB2" w14:textId="77777777" w:rsidR="00675ACB" w:rsidRDefault="00675ACB" w:rsidP="00675ACB">
      <w:pPr>
        <w:pStyle w:val="Bibliography"/>
      </w:pPr>
      <w:r>
        <w:t xml:space="preserve">Gaston, K.J., Blackburn, T.M., Greenwood, J.J., Gregory, R.D., Quinn, R.M. &amp; Lawton, J.H. (2000). Abundance–occupancy relationships. </w:t>
      </w:r>
      <w:r>
        <w:rPr>
          <w:i/>
          <w:iCs/>
        </w:rPr>
        <w:t>Journal of Applied Ecology</w:t>
      </w:r>
      <w:r>
        <w:t>, 37, 39–59.</w:t>
      </w:r>
    </w:p>
    <w:p w14:paraId="61854C54" w14:textId="77777777" w:rsidR="00675ACB" w:rsidRDefault="00675ACB" w:rsidP="00675ACB">
      <w:pPr>
        <w:pStyle w:val="Bibliography"/>
      </w:pPr>
      <w:r>
        <w:t>GBIF.org. (2022). Occurrence Download for High Latitude, North American Butterflies.</w:t>
      </w:r>
    </w:p>
    <w:p w14:paraId="51CE1F29" w14:textId="77777777" w:rsidR="00675ACB" w:rsidRDefault="00675ACB" w:rsidP="00675ACB">
      <w:pPr>
        <w:pStyle w:val="Bibliography"/>
      </w:pPr>
      <w:r>
        <w:t xml:space="preserve">Gelman, A. &amp; Rubin, D.B. (1992). Inference from iterative simulation using multiple sequences. </w:t>
      </w:r>
      <w:r>
        <w:rPr>
          <w:i/>
          <w:iCs/>
        </w:rPr>
        <w:t>Statistical science</w:t>
      </w:r>
      <w:r>
        <w:t>, 457–472.</w:t>
      </w:r>
    </w:p>
    <w:p w14:paraId="6B8E5044" w14:textId="77777777" w:rsidR="00675ACB" w:rsidRDefault="00675ACB" w:rsidP="00675ACB">
      <w:pPr>
        <w:pStyle w:val="Bibliography"/>
      </w:pPr>
      <w:r>
        <w:t xml:space="preserve">Girardin, M.P. &amp; </w:t>
      </w:r>
      <w:proofErr w:type="spellStart"/>
      <w:r>
        <w:t>Mudelsee</w:t>
      </w:r>
      <w:proofErr w:type="spellEnd"/>
      <w:r>
        <w:t xml:space="preserve">, M. (2008). Past and future changes in Canadian boreal wildfire activity. </w:t>
      </w:r>
      <w:r>
        <w:rPr>
          <w:i/>
          <w:iCs/>
        </w:rPr>
        <w:t>Ecological Applications</w:t>
      </w:r>
      <w:r>
        <w:t>, 18, 391–406.</w:t>
      </w:r>
    </w:p>
    <w:p w14:paraId="4DAA41E1" w14:textId="77777777" w:rsidR="00675ACB" w:rsidRDefault="00675ACB" w:rsidP="00675ACB">
      <w:pPr>
        <w:pStyle w:val="Bibliography"/>
      </w:pPr>
      <w:r>
        <w:t xml:space="preserve">Glassberg, J. (2018). </w:t>
      </w:r>
      <w:r>
        <w:rPr>
          <w:i/>
          <w:iCs/>
        </w:rPr>
        <w:t>A swift guide to butterflies of Mexico and Central America</w:t>
      </w:r>
      <w:r>
        <w:t>. Princeton University Press.</w:t>
      </w:r>
    </w:p>
    <w:p w14:paraId="17AE3446" w14:textId="77777777" w:rsidR="00675ACB" w:rsidRDefault="00675ACB" w:rsidP="00675ACB">
      <w:pPr>
        <w:pStyle w:val="Bibliography"/>
      </w:pPr>
      <w:proofErr w:type="spellStart"/>
      <w:r>
        <w:lastRenderedPageBreak/>
        <w:t>Grames</w:t>
      </w:r>
      <w:proofErr w:type="spellEnd"/>
      <w:r>
        <w:t xml:space="preserve">, E.M., Montgomery, G.A., </w:t>
      </w:r>
      <w:proofErr w:type="spellStart"/>
      <w:r>
        <w:t>Youngflesh</w:t>
      </w:r>
      <w:proofErr w:type="spellEnd"/>
      <w:r>
        <w:t xml:space="preserve">, C., Tingley, M.W. &amp; Elphick, C.S. (2023). The effect of insect food availability on songbird reproductive success and chick body condition: Evidence from a systematic review and meta-analysis. </w:t>
      </w:r>
      <w:r>
        <w:rPr>
          <w:i/>
          <w:iCs/>
        </w:rPr>
        <w:t>Ecology Letters</w:t>
      </w:r>
      <w:r>
        <w:t>.</w:t>
      </w:r>
    </w:p>
    <w:p w14:paraId="11182B9D" w14:textId="77777777" w:rsidR="00675ACB" w:rsidRDefault="00675ACB" w:rsidP="00675ACB">
      <w:pPr>
        <w:pStyle w:val="Bibliography"/>
      </w:pPr>
      <w:r>
        <w:t xml:space="preserve">Guzman, L.M., Johnson, S.A., </w:t>
      </w:r>
      <w:proofErr w:type="spellStart"/>
      <w:r>
        <w:t>Mooers</w:t>
      </w:r>
      <w:proofErr w:type="spellEnd"/>
      <w:r>
        <w:t xml:space="preserve">, A.O. &amp; M’Gonigle, L.K. (2021). Using historical data to estimate bumble bee occurrence: Variable trends across species provide little support for community-level declines. </w:t>
      </w:r>
      <w:r>
        <w:rPr>
          <w:i/>
          <w:iCs/>
        </w:rPr>
        <w:t>Biological Conservation</w:t>
      </w:r>
      <w:r>
        <w:t>, 257, 109141.</w:t>
      </w:r>
    </w:p>
    <w:p w14:paraId="674DD2C4" w14:textId="77777777" w:rsidR="00675ACB" w:rsidRDefault="00675ACB" w:rsidP="00675ACB">
      <w:pPr>
        <w:pStyle w:val="Bibliography"/>
      </w:pPr>
      <w:r>
        <w:t xml:space="preserve">Haddad, N.M. (1999). Corridor and distance effects on interpatch movements: a landscape experiment with butterflies. </w:t>
      </w:r>
      <w:r>
        <w:rPr>
          <w:i/>
          <w:iCs/>
        </w:rPr>
        <w:t>Ecological Applications</w:t>
      </w:r>
      <w:r>
        <w:t>, 9, 612–622.</w:t>
      </w:r>
    </w:p>
    <w:p w14:paraId="2F9B93E7" w14:textId="77777777" w:rsidR="00675ACB" w:rsidRDefault="00675ACB" w:rsidP="00675ACB">
      <w:pPr>
        <w:pStyle w:val="Bibliography"/>
      </w:pPr>
      <w:r>
        <w:t xml:space="preserve">Haddad, N.M. &amp; Tewksbury, J.J. (2005). Low-quality habitat corridors as movement conduits for two butterfly species. </w:t>
      </w:r>
      <w:r>
        <w:rPr>
          <w:i/>
          <w:iCs/>
        </w:rPr>
        <w:t>Ecological Applications</w:t>
      </w:r>
      <w:r>
        <w:t>, 15, 250–257.</w:t>
      </w:r>
    </w:p>
    <w:p w14:paraId="7E85D191" w14:textId="77777777" w:rsidR="00675ACB" w:rsidRDefault="00675ACB" w:rsidP="00675ACB">
      <w:pPr>
        <w:pStyle w:val="Bibliography"/>
      </w:pPr>
      <w:proofErr w:type="spellStart"/>
      <w:r>
        <w:t>Hällfors</w:t>
      </w:r>
      <w:proofErr w:type="spellEnd"/>
      <w:r>
        <w:t xml:space="preserve">, M., </w:t>
      </w:r>
      <w:proofErr w:type="spellStart"/>
      <w:r>
        <w:t>Poyry</w:t>
      </w:r>
      <w:proofErr w:type="spellEnd"/>
      <w:r>
        <w:t xml:space="preserve">, J., </w:t>
      </w:r>
      <w:proofErr w:type="spellStart"/>
      <w:r>
        <w:t>Heliola</w:t>
      </w:r>
      <w:proofErr w:type="spellEnd"/>
      <w:r>
        <w:t xml:space="preserve">, J., </w:t>
      </w:r>
      <w:proofErr w:type="spellStart"/>
      <w:r>
        <w:t>Kohonen</w:t>
      </w:r>
      <w:proofErr w:type="spellEnd"/>
      <w:r>
        <w:t xml:space="preserve">, I., </w:t>
      </w:r>
      <w:proofErr w:type="spellStart"/>
      <w:r>
        <w:t>Kuussaari</w:t>
      </w:r>
      <w:proofErr w:type="spellEnd"/>
      <w:r>
        <w:t xml:space="preserve">, M., Leinonen, R., </w:t>
      </w:r>
      <w:r>
        <w:rPr>
          <w:i/>
          <w:iCs/>
        </w:rPr>
        <w:t>et al.</w:t>
      </w:r>
      <w:r>
        <w:t xml:space="preserve"> (2021). Combining range and phenology shifts offers a winning strategy for boreal Lepidoptera. </w:t>
      </w:r>
      <w:r>
        <w:rPr>
          <w:i/>
          <w:iCs/>
        </w:rPr>
        <w:t>Ecology Letters</w:t>
      </w:r>
      <w:r>
        <w:t>, 24, 1619–1632.</w:t>
      </w:r>
    </w:p>
    <w:p w14:paraId="6EC5A0E8" w14:textId="77777777" w:rsidR="00675ACB" w:rsidRDefault="00675ACB" w:rsidP="00675ACB">
      <w:pPr>
        <w:pStyle w:val="Bibliography"/>
      </w:pPr>
      <w:proofErr w:type="spellStart"/>
      <w:r>
        <w:t>Hällfors</w:t>
      </w:r>
      <w:proofErr w:type="spellEnd"/>
      <w:r>
        <w:t xml:space="preserve">, M.H., Heikkinen, R.K., </w:t>
      </w:r>
      <w:proofErr w:type="spellStart"/>
      <w:r>
        <w:t>Kuussaari</w:t>
      </w:r>
      <w:proofErr w:type="spellEnd"/>
      <w:r>
        <w:t xml:space="preserve">, M., </w:t>
      </w:r>
      <w:proofErr w:type="spellStart"/>
      <w:r>
        <w:t>Lehikoinen</w:t>
      </w:r>
      <w:proofErr w:type="spellEnd"/>
      <w:r>
        <w:t xml:space="preserve">, A., </w:t>
      </w:r>
      <w:proofErr w:type="spellStart"/>
      <w:r>
        <w:t>Luoto</w:t>
      </w:r>
      <w:proofErr w:type="spellEnd"/>
      <w:r>
        <w:t xml:space="preserve">, M., </w:t>
      </w:r>
      <w:proofErr w:type="spellStart"/>
      <w:r>
        <w:t>Pöyry</w:t>
      </w:r>
      <w:proofErr w:type="spellEnd"/>
      <w:r>
        <w:t xml:space="preserve">, J., </w:t>
      </w:r>
      <w:r>
        <w:rPr>
          <w:i/>
          <w:iCs/>
        </w:rPr>
        <w:t>et al.</w:t>
      </w:r>
      <w:r>
        <w:t xml:space="preserve"> (2023). Recent range shifts of moths, butterflies, and birds are driven by the breadth of their climatic niche. </w:t>
      </w:r>
      <w:r>
        <w:rPr>
          <w:i/>
          <w:iCs/>
        </w:rPr>
        <w:t>Evolution Letters</w:t>
      </w:r>
      <w:r>
        <w:t>, qrad004.</w:t>
      </w:r>
    </w:p>
    <w:p w14:paraId="2EBAE097" w14:textId="77777777" w:rsidR="00675ACB" w:rsidRDefault="00675ACB" w:rsidP="00675ACB">
      <w:pPr>
        <w:pStyle w:val="Bibliography"/>
      </w:pPr>
      <w:r>
        <w:t xml:space="preserve">Hanes, C.C., Wang, X., Jain, P., </w:t>
      </w:r>
      <w:proofErr w:type="spellStart"/>
      <w:r>
        <w:t>Parisien</w:t>
      </w:r>
      <w:proofErr w:type="spellEnd"/>
      <w:r>
        <w:t xml:space="preserve">, M.-A., Little, J.M. &amp; Flannigan, M.D. (2019). Fire-regime changes in Canada over the last half century. </w:t>
      </w:r>
      <w:r>
        <w:rPr>
          <w:i/>
          <w:iCs/>
        </w:rPr>
        <w:t>Canadian Journal of Forest Research</w:t>
      </w:r>
      <w:r>
        <w:t>, 49, 256–269.</w:t>
      </w:r>
    </w:p>
    <w:p w14:paraId="5246C185" w14:textId="77777777" w:rsidR="00675ACB" w:rsidRDefault="00675ACB" w:rsidP="00675ACB">
      <w:pPr>
        <w:pStyle w:val="Bibliography"/>
      </w:pPr>
      <w:r>
        <w:t xml:space="preserve">Harris, I., Osborn, T.J., Jones, P. &amp; Lister, D. (2020a). Version 4 of the CRU TS monthly high-resolution gridded multivariate climate dataset. </w:t>
      </w:r>
      <w:r>
        <w:rPr>
          <w:i/>
          <w:iCs/>
        </w:rPr>
        <w:t>Scientific data</w:t>
      </w:r>
      <w:r>
        <w:t>, 7, 1–18.</w:t>
      </w:r>
    </w:p>
    <w:p w14:paraId="7F7ADBC9" w14:textId="77777777" w:rsidR="00675ACB" w:rsidRDefault="00675ACB" w:rsidP="00675ACB">
      <w:pPr>
        <w:pStyle w:val="Bibliography"/>
      </w:pPr>
      <w:r>
        <w:t>Harris, I.C., Jones, P.D. &amp; Osborn, T. (2020b). CRU TS4.04: Climatic Research Unit (CRU) Time-Series (TS) version 4.04 of high-resolution gridded data of month-by-month variation in climate (January 1901 – December 2019).</w:t>
      </w:r>
    </w:p>
    <w:p w14:paraId="274EB15F" w14:textId="77777777" w:rsidR="00675ACB" w:rsidRDefault="00675ACB" w:rsidP="00675ACB">
      <w:pPr>
        <w:pStyle w:val="Bibliography"/>
      </w:pPr>
      <w:r>
        <w:t xml:space="preserve">Heikkinen, R., </w:t>
      </w:r>
      <w:proofErr w:type="spellStart"/>
      <w:r>
        <w:t>Luoto</w:t>
      </w:r>
      <w:proofErr w:type="spellEnd"/>
      <w:r>
        <w:t xml:space="preserve">, M., </w:t>
      </w:r>
      <w:proofErr w:type="spellStart"/>
      <w:r>
        <w:t>Leikola</w:t>
      </w:r>
      <w:proofErr w:type="spellEnd"/>
      <w:r>
        <w:t xml:space="preserve">, N., </w:t>
      </w:r>
      <w:proofErr w:type="spellStart"/>
      <w:r>
        <w:t>Poyry</w:t>
      </w:r>
      <w:proofErr w:type="spellEnd"/>
      <w:r>
        <w:t xml:space="preserve">, J., </w:t>
      </w:r>
      <w:proofErr w:type="spellStart"/>
      <w:r>
        <w:t>Settele</w:t>
      </w:r>
      <w:proofErr w:type="spellEnd"/>
      <w:r>
        <w:t xml:space="preserve">, J., </w:t>
      </w:r>
      <w:proofErr w:type="spellStart"/>
      <w:r>
        <w:t>Kudrna</w:t>
      </w:r>
      <w:proofErr w:type="spellEnd"/>
      <w:r>
        <w:t xml:space="preserve">, O., </w:t>
      </w:r>
      <w:r>
        <w:rPr>
          <w:i/>
          <w:iCs/>
        </w:rPr>
        <w:t>et al.</w:t>
      </w:r>
      <w:r>
        <w:t xml:space="preserve"> (2010). Assessing the vulnerability of European butterflies to climate change using multiple criteria. </w:t>
      </w:r>
      <w:r>
        <w:rPr>
          <w:i/>
          <w:iCs/>
        </w:rPr>
        <w:t>Biodiversity and Conservation</w:t>
      </w:r>
      <w:r>
        <w:t>, 19, 695–723.</w:t>
      </w:r>
    </w:p>
    <w:p w14:paraId="10F74D06" w14:textId="77777777" w:rsidR="00675ACB" w:rsidRDefault="00675ACB" w:rsidP="00675ACB">
      <w:pPr>
        <w:pStyle w:val="Bibliography"/>
      </w:pPr>
      <w:r>
        <w:t xml:space="preserve">Heinrich, P.L., Gilbert, E., Cobb, N.S. &amp; Franz, N. (2015). </w:t>
      </w:r>
      <w:proofErr w:type="spellStart"/>
      <w:r>
        <w:t>Symbiota</w:t>
      </w:r>
      <w:proofErr w:type="spellEnd"/>
      <w:r>
        <w:t xml:space="preserve"> collections of arthropods network (SCAN): A data portal built to visualize, manipulate, and export species occurrences.</w:t>
      </w:r>
    </w:p>
    <w:p w14:paraId="7A52ABE7" w14:textId="77777777" w:rsidR="00675ACB" w:rsidRDefault="00675ACB" w:rsidP="00675ACB">
      <w:pPr>
        <w:pStyle w:val="Bibliography"/>
      </w:pPr>
      <w:proofErr w:type="spellStart"/>
      <w:r>
        <w:t>Hijmans</w:t>
      </w:r>
      <w:proofErr w:type="spellEnd"/>
      <w:r>
        <w:t xml:space="preserve">, R.J., Van Etten, J., Cheng, J., </w:t>
      </w:r>
      <w:proofErr w:type="spellStart"/>
      <w:r>
        <w:t>Mattiuzzi</w:t>
      </w:r>
      <w:proofErr w:type="spellEnd"/>
      <w:r>
        <w:t xml:space="preserve">, M., Sumner, M., Greenberg, J.A., </w:t>
      </w:r>
      <w:r>
        <w:rPr>
          <w:i/>
          <w:iCs/>
        </w:rPr>
        <w:t>et al.</w:t>
      </w:r>
      <w:r>
        <w:t xml:space="preserve"> (2015). Package ‘raster.’ </w:t>
      </w:r>
      <w:r>
        <w:rPr>
          <w:i/>
          <w:iCs/>
        </w:rPr>
        <w:t>R package</w:t>
      </w:r>
      <w:r>
        <w:t>, 734, 473.</w:t>
      </w:r>
    </w:p>
    <w:p w14:paraId="5099BD1F" w14:textId="77777777" w:rsidR="00675ACB" w:rsidRDefault="00675ACB" w:rsidP="00675ACB">
      <w:pPr>
        <w:pStyle w:val="Bibliography"/>
      </w:pPr>
      <w:r>
        <w:t xml:space="preserve">Hill, J., Thomas, C., Fox, R., Telfer, M., Willis, S., Asher, J., </w:t>
      </w:r>
      <w:r>
        <w:rPr>
          <w:i/>
          <w:iCs/>
        </w:rPr>
        <w:t>et al.</w:t>
      </w:r>
      <w:r>
        <w:t xml:space="preserve"> (2002). Responses of butterflies to twentieth century climate warming: implications for future ranges. </w:t>
      </w:r>
      <w:r>
        <w:rPr>
          <w:i/>
          <w:iCs/>
        </w:rPr>
        <w:t>Proceedings of the Royal Society B-Biological Sciences</w:t>
      </w:r>
      <w:r>
        <w:t>, 269, 2163–2171.</w:t>
      </w:r>
    </w:p>
    <w:p w14:paraId="34F92002" w14:textId="77777777" w:rsidR="00675ACB" w:rsidRDefault="00675ACB" w:rsidP="00675ACB">
      <w:pPr>
        <w:pStyle w:val="Bibliography"/>
      </w:pPr>
      <w:r>
        <w:t xml:space="preserve">Hodgson, J.A., Thomas, C.D., </w:t>
      </w:r>
      <w:proofErr w:type="spellStart"/>
      <w:r>
        <w:t>Dytham</w:t>
      </w:r>
      <w:proofErr w:type="spellEnd"/>
      <w:r>
        <w:t>, C., Travis, J.M. &amp; Cornell, S.J. (2012). The speed of range shifts in fragmented landscapes.</w:t>
      </w:r>
    </w:p>
    <w:p w14:paraId="544DCD15" w14:textId="77777777" w:rsidR="00675ACB" w:rsidRDefault="00675ACB" w:rsidP="00675ACB">
      <w:pPr>
        <w:pStyle w:val="Bibliography"/>
      </w:pPr>
      <w:r>
        <w:t xml:space="preserve">Holland, M.M. &amp; </w:t>
      </w:r>
      <w:proofErr w:type="spellStart"/>
      <w:r>
        <w:t>Bitz</w:t>
      </w:r>
      <w:proofErr w:type="spellEnd"/>
      <w:r>
        <w:t xml:space="preserve">, C.M. (2003). Polar amplification of climate change in coupled models. </w:t>
      </w:r>
      <w:r>
        <w:rPr>
          <w:i/>
          <w:iCs/>
        </w:rPr>
        <w:t>Climate dynamics</w:t>
      </w:r>
      <w:r>
        <w:t>, 21, 221–232.</w:t>
      </w:r>
    </w:p>
    <w:p w14:paraId="47C18F19" w14:textId="77777777" w:rsidR="00675ACB" w:rsidRDefault="00675ACB" w:rsidP="00675ACB">
      <w:pPr>
        <w:pStyle w:val="Bibliography"/>
      </w:pPr>
      <w:r>
        <w:t xml:space="preserve">Jackson, H.M., Johnson, S.A., </w:t>
      </w:r>
      <w:proofErr w:type="spellStart"/>
      <w:r>
        <w:t>Morandin</w:t>
      </w:r>
      <w:proofErr w:type="spellEnd"/>
      <w:r>
        <w:t xml:space="preserve">, L.A., Richardson, L.L., Guzman, L.M. &amp; M’Gonigle, L.K. (2022). Climate change winners and losers among North American bumblebees. </w:t>
      </w:r>
      <w:r>
        <w:rPr>
          <w:i/>
          <w:iCs/>
        </w:rPr>
        <w:t>Biology Letters</w:t>
      </w:r>
      <w:r>
        <w:t>, 18, 20210551.</w:t>
      </w:r>
    </w:p>
    <w:p w14:paraId="679B7E35" w14:textId="77777777" w:rsidR="00675ACB" w:rsidRDefault="00675ACB" w:rsidP="00675ACB">
      <w:pPr>
        <w:pStyle w:val="Bibliography"/>
      </w:pPr>
      <w:r>
        <w:t xml:space="preserve">Johansson, V., Gustafsson, L., Andersson, P. &amp; </w:t>
      </w:r>
      <w:proofErr w:type="spellStart"/>
      <w:r>
        <w:t>Hylander</w:t>
      </w:r>
      <w:proofErr w:type="spellEnd"/>
      <w:r>
        <w:t xml:space="preserve">, K. (2020). Fewer butterflies and a different composition of bees, </w:t>
      </w:r>
      <w:proofErr w:type="gramStart"/>
      <w:r>
        <w:t>wasps</w:t>
      </w:r>
      <w:proofErr w:type="gramEnd"/>
      <w:r>
        <w:t xml:space="preserve"> and hoverflies on recently burned compared to unburned clear-cuts, regardless of burn severity. </w:t>
      </w:r>
      <w:r>
        <w:rPr>
          <w:i/>
          <w:iCs/>
        </w:rPr>
        <w:t>Forest Ecology and Management</w:t>
      </w:r>
      <w:r>
        <w:t>, 463, 118033.</w:t>
      </w:r>
    </w:p>
    <w:p w14:paraId="5345A612" w14:textId="77777777" w:rsidR="00675ACB" w:rsidRDefault="00675ACB" w:rsidP="00675ACB">
      <w:pPr>
        <w:pStyle w:val="Bibliography"/>
      </w:pPr>
      <w:proofErr w:type="spellStart"/>
      <w:r>
        <w:t>Jönsson</w:t>
      </w:r>
      <w:proofErr w:type="spellEnd"/>
      <w:r>
        <w:t xml:space="preserve">, G.M., Broad, G.R., Sumner, S. &amp; Isaac, N.J. (2021). A century of social wasp occupancy trends from natural history collections: spatiotemporal resolutions have little effect on model performance. </w:t>
      </w:r>
      <w:r>
        <w:rPr>
          <w:i/>
          <w:iCs/>
        </w:rPr>
        <w:t>Insect Conservation and Diversity</w:t>
      </w:r>
      <w:r>
        <w:t>, 14, 543–555.</w:t>
      </w:r>
    </w:p>
    <w:p w14:paraId="3200F32E" w14:textId="77777777" w:rsidR="00675ACB" w:rsidRDefault="00675ACB" w:rsidP="00675ACB">
      <w:pPr>
        <w:pStyle w:val="Bibliography"/>
      </w:pPr>
      <w:r>
        <w:t xml:space="preserve">Joseph, M.B. (2020). Neural hierarchical models of ecological populations. </w:t>
      </w:r>
      <w:r>
        <w:rPr>
          <w:i/>
          <w:iCs/>
        </w:rPr>
        <w:t>Ecology Letters</w:t>
      </w:r>
      <w:r>
        <w:t>, 23, 734–747.</w:t>
      </w:r>
    </w:p>
    <w:p w14:paraId="697E021A" w14:textId="77777777" w:rsidR="00675ACB" w:rsidRDefault="00675ACB" w:rsidP="00675ACB">
      <w:pPr>
        <w:pStyle w:val="Bibliography"/>
      </w:pPr>
      <w:r>
        <w:lastRenderedPageBreak/>
        <w:t xml:space="preserve">Keinath, D.A., </w:t>
      </w:r>
      <w:proofErr w:type="spellStart"/>
      <w:r>
        <w:t>Doak</w:t>
      </w:r>
      <w:proofErr w:type="spellEnd"/>
      <w:r>
        <w:t xml:space="preserve">, D.F., Hodges, K.E., </w:t>
      </w:r>
      <w:proofErr w:type="spellStart"/>
      <w:r>
        <w:t>Prugh</w:t>
      </w:r>
      <w:proofErr w:type="spellEnd"/>
      <w:r>
        <w:t xml:space="preserve">, L.R., Fagan, W., </w:t>
      </w:r>
      <w:proofErr w:type="spellStart"/>
      <w:r>
        <w:t>Sekercioglu</w:t>
      </w:r>
      <w:proofErr w:type="spellEnd"/>
      <w:r>
        <w:t xml:space="preserve">, C.H., </w:t>
      </w:r>
      <w:r>
        <w:rPr>
          <w:i/>
          <w:iCs/>
        </w:rPr>
        <w:t>et al.</w:t>
      </w:r>
      <w:r>
        <w:t xml:space="preserve"> (2017). A global analysis of traits predicting species sensitivity to habitat fragmentation. </w:t>
      </w:r>
      <w:r>
        <w:rPr>
          <w:i/>
          <w:iCs/>
        </w:rPr>
        <w:t>Global Ecology and Biogeography</w:t>
      </w:r>
      <w:r>
        <w:t>, 26, 115–127.</w:t>
      </w:r>
    </w:p>
    <w:p w14:paraId="222389D8" w14:textId="77777777" w:rsidR="00675ACB" w:rsidRDefault="00675ACB" w:rsidP="00675ACB">
      <w:pPr>
        <w:pStyle w:val="Bibliography"/>
      </w:pPr>
      <w:proofErr w:type="spellStart"/>
      <w:r>
        <w:t>Kellermann</w:t>
      </w:r>
      <w:proofErr w:type="spellEnd"/>
      <w:r>
        <w:t xml:space="preserve">, V. &amp; van </w:t>
      </w:r>
      <w:proofErr w:type="spellStart"/>
      <w:r>
        <w:t>Heerwaarden</w:t>
      </w:r>
      <w:proofErr w:type="spellEnd"/>
      <w:r>
        <w:t xml:space="preserve">, B. (2019). Terrestrial insects and climate change: adaptive responses in key traits. </w:t>
      </w:r>
      <w:r>
        <w:rPr>
          <w:i/>
          <w:iCs/>
        </w:rPr>
        <w:t>Physiological Entomology</w:t>
      </w:r>
      <w:r>
        <w:t>, 44, 99–115.</w:t>
      </w:r>
    </w:p>
    <w:p w14:paraId="486BFA9C" w14:textId="77777777" w:rsidR="00675ACB" w:rsidRDefault="00675ACB" w:rsidP="00675ACB">
      <w:pPr>
        <w:pStyle w:val="Bibliography"/>
      </w:pPr>
      <w:proofErr w:type="spellStart"/>
      <w:r>
        <w:t>Kelling</w:t>
      </w:r>
      <w:proofErr w:type="spellEnd"/>
      <w:r>
        <w:t xml:space="preserve">, S., Johnston, A., Bonn, A., Fink, D., Ruiz-Gutierrez, V., Bonney, R., </w:t>
      </w:r>
      <w:r>
        <w:rPr>
          <w:i/>
          <w:iCs/>
        </w:rPr>
        <w:t>et al.</w:t>
      </w:r>
      <w:r>
        <w:t xml:space="preserve"> (2019). Using </w:t>
      </w:r>
      <w:proofErr w:type="spellStart"/>
      <w:r>
        <w:t>semistructured</w:t>
      </w:r>
      <w:proofErr w:type="spellEnd"/>
      <w:r>
        <w:t xml:space="preserve"> surveys to improve citizen science data for monitoring biodiversity. </w:t>
      </w:r>
      <w:proofErr w:type="spellStart"/>
      <w:r>
        <w:rPr>
          <w:i/>
          <w:iCs/>
        </w:rPr>
        <w:t>BioScience</w:t>
      </w:r>
      <w:proofErr w:type="spellEnd"/>
      <w:r>
        <w:t>, 69, 170–179.</w:t>
      </w:r>
    </w:p>
    <w:p w14:paraId="717A1606" w14:textId="77777777" w:rsidR="00675ACB" w:rsidRDefault="00675ACB" w:rsidP="00675ACB">
      <w:pPr>
        <w:pStyle w:val="Bibliography"/>
      </w:pPr>
      <w:r>
        <w:t xml:space="preserve">Kellner, K. (2021). </w:t>
      </w:r>
      <w:proofErr w:type="spellStart"/>
      <w:r>
        <w:rPr>
          <w:i/>
          <w:iCs/>
        </w:rPr>
        <w:t>jagsUI</w:t>
      </w:r>
      <w:proofErr w:type="spellEnd"/>
      <w:r>
        <w:rPr>
          <w:i/>
          <w:iCs/>
        </w:rPr>
        <w:t>: A Wrapper Around “</w:t>
      </w:r>
      <w:proofErr w:type="spellStart"/>
      <w:r>
        <w:rPr>
          <w:i/>
          <w:iCs/>
        </w:rPr>
        <w:t>rjags</w:t>
      </w:r>
      <w:proofErr w:type="spellEnd"/>
      <w:r>
        <w:rPr>
          <w:i/>
          <w:iCs/>
        </w:rPr>
        <w:t>” to Streamline “JAGS” Analyses</w:t>
      </w:r>
      <w:r>
        <w:t>.</w:t>
      </w:r>
    </w:p>
    <w:p w14:paraId="73ABDED6" w14:textId="77777777" w:rsidR="00675ACB" w:rsidRDefault="00675ACB" w:rsidP="00675ACB">
      <w:pPr>
        <w:pStyle w:val="Bibliography"/>
      </w:pPr>
      <w:r>
        <w:t xml:space="preserve">Keret, N., </w:t>
      </w:r>
      <w:proofErr w:type="spellStart"/>
      <w:r>
        <w:t>Mutanen</w:t>
      </w:r>
      <w:proofErr w:type="spellEnd"/>
      <w:r>
        <w:t xml:space="preserve">, M., </w:t>
      </w:r>
      <w:proofErr w:type="spellStart"/>
      <w:r>
        <w:t>Orell</w:t>
      </w:r>
      <w:proofErr w:type="spellEnd"/>
      <w:r>
        <w:t xml:space="preserve">, M., </w:t>
      </w:r>
      <w:proofErr w:type="spellStart"/>
      <w:r>
        <w:t>Itamies</w:t>
      </w:r>
      <w:proofErr w:type="spellEnd"/>
      <w:r>
        <w:t xml:space="preserve">, J. &amp; </w:t>
      </w:r>
      <w:proofErr w:type="spellStart"/>
      <w:r>
        <w:t>Valimaki</w:t>
      </w:r>
      <w:proofErr w:type="spellEnd"/>
      <w:r>
        <w:t xml:space="preserve">, P. (2020). Climate change-driven elevational changes among boreal nocturnal moths. </w:t>
      </w:r>
      <w:proofErr w:type="spellStart"/>
      <w:r>
        <w:rPr>
          <w:i/>
          <w:iCs/>
        </w:rPr>
        <w:t>Oecologia</w:t>
      </w:r>
      <w:proofErr w:type="spellEnd"/>
      <w:r>
        <w:t>, 192, 1085–1098.</w:t>
      </w:r>
    </w:p>
    <w:p w14:paraId="23909EEC" w14:textId="77777777" w:rsidR="00675ACB" w:rsidRDefault="00675ACB" w:rsidP="00675ACB">
      <w:pPr>
        <w:pStyle w:val="Bibliography"/>
      </w:pPr>
      <w:proofErr w:type="spellStart"/>
      <w:r>
        <w:t>Kéry</w:t>
      </w:r>
      <w:proofErr w:type="spellEnd"/>
      <w:r>
        <w:t xml:space="preserve">, M. &amp; </w:t>
      </w:r>
      <w:proofErr w:type="spellStart"/>
      <w:r>
        <w:t>Royle</w:t>
      </w:r>
      <w:proofErr w:type="spellEnd"/>
      <w:r>
        <w:t>, J.A. (2015). Applied Hierarchical Modeling in Ecology: Analysis of Distribution, Abundance and Species Richness in R and BUGS.</w:t>
      </w:r>
    </w:p>
    <w:p w14:paraId="7E2D7BDA" w14:textId="77777777" w:rsidR="00675ACB" w:rsidRDefault="00675ACB" w:rsidP="00675ACB">
      <w:pPr>
        <w:pStyle w:val="Bibliography"/>
      </w:pPr>
      <w:proofErr w:type="spellStart"/>
      <w:r>
        <w:t>Kremen</w:t>
      </w:r>
      <w:proofErr w:type="spellEnd"/>
      <w:r>
        <w:t xml:space="preserve">, C., Chaplin-Kramer, R., &amp; others. (2007). Insects as providers of ecosystem services: crop pollination and pest control. In: </w:t>
      </w:r>
      <w:r>
        <w:rPr>
          <w:i/>
          <w:iCs/>
        </w:rPr>
        <w:t>Insect conservation biology: proceedings of the royal entomological society’s 23rd symposium</w:t>
      </w:r>
      <w:r>
        <w:t>. CABI Publishing, pp. 349–382.</w:t>
      </w:r>
    </w:p>
    <w:p w14:paraId="31F55C46" w14:textId="77777777" w:rsidR="00675ACB" w:rsidRDefault="00675ACB" w:rsidP="00675ACB">
      <w:pPr>
        <w:pStyle w:val="Bibliography"/>
      </w:pPr>
      <w:r>
        <w:t xml:space="preserve">Lamas, G. (2015). </w:t>
      </w:r>
      <w:r>
        <w:rPr>
          <w:i/>
          <w:iCs/>
        </w:rPr>
        <w:t>Catalog of the butterflies (Papilionoidea)</w:t>
      </w:r>
      <w:r>
        <w:t>. Available from author.</w:t>
      </w:r>
    </w:p>
    <w:p w14:paraId="2CE1A97F" w14:textId="77777777" w:rsidR="00675ACB" w:rsidRDefault="00675ACB" w:rsidP="00675ACB">
      <w:pPr>
        <w:pStyle w:val="Bibliography"/>
      </w:pPr>
      <w:r>
        <w:t xml:space="preserve">Larsen, E.A. &amp; Shirey, V. (2021). Method </w:t>
      </w:r>
      <w:proofErr w:type="gramStart"/>
      <w:r>
        <w:t>matters:</w:t>
      </w:r>
      <w:proofErr w:type="gramEnd"/>
      <w:r>
        <w:t xml:space="preserve"> pitfalls in </w:t>
      </w:r>
      <w:proofErr w:type="spellStart"/>
      <w:r>
        <w:t>analysing</w:t>
      </w:r>
      <w:proofErr w:type="spellEnd"/>
      <w:r>
        <w:t xml:space="preserve"> phenology from occurrence records. </w:t>
      </w:r>
      <w:r>
        <w:rPr>
          <w:i/>
          <w:iCs/>
        </w:rPr>
        <w:t>Ecology Letters</w:t>
      </w:r>
      <w:r>
        <w:t>, 24, 1287–1289.</w:t>
      </w:r>
    </w:p>
    <w:p w14:paraId="68302C39" w14:textId="77777777" w:rsidR="00675ACB" w:rsidRDefault="00675ACB" w:rsidP="00675ACB">
      <w:pPr>
        <w:pStyle w:val="Bibliography"/>
      </w:pPr>
      <w:r>
        <w:t xml:space="preserve">Layne Jr, J.R. &amp; </w:t>
      </w:r>
      <w:proofErr w:type="spellStart"/>
      <w:r>
        <w:t>Kuharsky</w:t>
      </w:r>
      <w:proofErr w:type="spellEnd"/>
      <w:r>
        <w:t>, D.K. (2000). Triggering of cryoprotectant synthesis in the woolly bear caterpillar (</w:t>
      </w:r>
      <w:proofErr w:type="spellStart"/>
      <w:r>
        <w:t>Pyrrharctia</w:t>
      </w:r>
      <w:proofErr w:type="spellEnd"/>
      <w:r>
        <w:t xml:space="preserve"> </w:t>
      </w:r>
      <w:proofErr w:type="spellStart"/>
      <w:r>
        <w:t>isabella</w:t>
      </w:r>
      <w:proofErr w:type="spellEnd"/>
      <w:r>
        <w:t xml:space="preserve"> Lepidoptera: </w:t>
      </w:r>
      <w:proofErr w:type="spellStart"/>
      <w:r>
        <w:t>Arctiidae</w:t>
      </w:r>
      <w:proofErr w:type="spellEnd"/>
      <w:r>
        <w:t xml:space="preserve">). </w:t>
      </w:r>
      <w:r>
        <w:rPr>
          <w:i/>
          <w:iCs/>
        </w:rPr>
        <w:t>Journal of Experimental Zoology</w:t>
      </w:r>
      <w:r>
        <w:t>, 286, 367–371.</w:t>
      </w:r>
    </w:p>
    <w:p w14:paraId="1B1D84AA" w14:textId="77777777" w:rsidR="00675ACB" w:rsidRDefault="00675ACB" w:rsidP="00675ACB">
      <w:pPr>
        <w:pStyle w:val="Bibliography"/>
      </w:pPr>
      <w:r>
        <w:t xml:space="preserve">Lewthwaite, J.M., </w:t>
      </w:r>
      <w:proofErr w:type="spellStart"/>
      <w:r>
        <w:t>Debinski</w:t>
      </w:r>
      <w:proofErr w:type="spellEnd"/>
      <w:r>
        <w:t xml:space="preserve">, D.M. &amp; Kerr, J.T. (2017). High community turnover and dispersal limitation relative to rapid climate change. </w:t>
      </w:r>
      <w:r>
        <w:rPr>
          <w:i/>
          <w:iCs/>
        </w:rPr>
        <w:t>Global Ecology and Biogeography</w:t>
      </w:r>
      <w:r>
        <w:t>, 26, 459–471.</w:t>
      </w:r>
    </w:p>
    <w:p w14:paraId="56772E32" w14:textId="77777777" w:rsidR="00675ACB" w:rsidRDefault="00675ACB" w:rsidP="00675ACB">
      <w:pPr>
        <w:pStyle w:val="Bibliography"/>
      </w:pPr>
      <w:r>
        <w:t xml:space="preserve">Lewthwaite, J.M.M., </w:t>
      </w:r>
      <w:proofErr w:type="spellStart"/>
      <w:r>
        <w:t>Angert</w:t>
      </w:r>
      <w:proofErr w:type="spellEnd"/>
      <w:r>
        <w:t xml:space="preserve">, A.L., </w:t>
      </w:r>
      <w:proofErr w:type="spellStart"/>
      <w:r>
        <w:t>Kembel</w:t>
      </w:r>
      <w:proofErr w:type="spellEnd"/>
      <w:r>
        <w:t xml:space="preserve">, S.W., Goring, S.J., Davies, T.J., </w:t>
      </w:r>
      <w:proofErr w:type="spellStart"/>
      <w:r>
        <w:t>Mooers</w:t>
      </w:r>
      <w:proofErr w:type="spellEnd"/>
      <w:r>
        <w:t xml:space="preserve">, A.Ø., </w:t>
      </w:r>
      <w:r>
        <w:rPr>
          <w:i/>
          <w:iCs/>
        </w:rPr>
        <w:t>et al.</w:t>
      </w:r>
      <w:r>
        <w:t xml:space="preserve"> (2018). Canadian butterfly climate debt is significant and correlated with range size. </w:t>
      </w:r>
      <w:proofErr w:type="spellStart"/>
      <w:r>
        <w:rPr>
          <w:i/>
          <w:iCs/>
        </w:rPr>
        <w:t>Ecography</w:t>
      </w:r>
      <w:proofErr w:type="spellEnd"/>
      <w:r>
        <w:t>, 41, 2005–2015.</w:t>
      </w:r>
    </w:p>
    <w:p w14:paraId="35341619" w14:textId="77777777" w:rsidR="00675ACB" w:rsidRDefault="00675ACB" w:rsidP="00675ACB">
      <w:pPr>
        <w:pStyle w:val="Bibliography"/>
      </w:pPr>
      <w:proofErr w:type="spellStart"/>
      <w:r>
        <w:t>MacKenzie</w:t>
      </w:r>
      <w:proofErr w:type="spellEnd"/>
      <w:r>
        <w:t xml:space="preserve">, D.I., Nichols, J.D., Lachman, G.B., </w:t>
      </w:r>
      <w:proofErr w:type="spellStart"/>
      <w:r>
        <w:t>Droege</w:t>
      </w:r>
      <w:proofErr w:type="spellEnd"/>
      <w:r>
        <w:t xml:space="preserve">, S., Andrew </w:t>
      </w:r>
      <w:proofErr w:type="spellStart"/>
      <w:r>
        <w:t>Royle</w:t>
      </w:r>
      <w:proofErr w:type="spellEnd"/>
      <w:r>
        <w:t xml:space="preserve">, J. &amp; </w:t>
      </w:r>
      <w:proofErr w:type="spellStart"/>
      <w:r>
        <w:t>Langtimm</w:t>
      </w:r>
      <w:proofErr w:type="spellEnd"/>
      <w:r>
        <w:t xml:space="preserve">, C.A. (2002). Estimating site occupancy rates when detection probabilities are less than one. </w:t>
      </w:r>
      <w:r>
        <w:rPr>
          <w:i/>
          <w:iCs/>
        </w:rPr>
        <w:t>Ecology</w:t>
      </w:r>
      <w:r>
        <w:t>, 83, 2248–2255.</w:t>
      </w:r>
    </w:p>
    <w:p w14:paraId="2A408012" w14:textId="77777777" w:rsidR="00675ACB" w:rsidRDefault="00675ACB" w:rsidP="00675ACB">
      <w:pPr>
        <w:pStyle w:val="Bibliography"/>
      </w:pPr>
      <w:r>
        <w:t xml:space="preserve">Mason Jr, S.C., Shirey, V., </w:t>
      </w:r>
      <w:proofErr w:type="spellStart"/>
      <w:r>
        <w:t>Ponisio</w:t>
      </w:r>
      <w:proofErr w:type="spellEnd"/>
      <w:r>
        <w:t xml:space="preserve">, L.C. &amp; Gelhaus, J.K. (2021). Responses from bees, butterflies, and ground beetles to different fire and site characteristics: a global meta-analysis. </w:t>
      </w:r>
      <w:r>
        <w:rPr>
          <w:i/>
          <w:iCs/>
        </w:rPr>
        <w:t>Biological Conservation</w:t>
      </w:r>
      <w:r>
        <w:t>, 261, 109265.</w:t>
      </w:r>
    </w:p>
    <w:p w14:paraId="077DF4DB" w14:textId="77777777" w:rsidR="00675ACB" w:rsidRDefault="00675ACB" w:rsidP="00675ACB">
      <w:pPr>
        <w:pStyle w:val="Bibliography"/>
      </w:pPr>
      <w:proofErr w:type="spellStart"/>
      <w:r>
        <w:t>McCrystall</w:t>
      </w:r>
      <w:proofErr w:type="spellEnd"/>
      <w:r>
        <w:t xml:space="preserve">, M.R., Stroeve, J., Serreze, M., Forbes, B.C. &amp; Screen, J.A. (2021). New climate models reveal faster and larger increases in Arctic precipitation than previously projected. </w:t>
      </w:r>
      <w:r>
        <w:rPr>
          <w:i/>
          <w:iCs/>
        </w:rPr>
        <w:t>Nature communications</w:t>
      </w:r>
      <w:r>
        <w:t>, 12, 1–12.</w:t>
      </w:r>
    </w:p>
    <w:p w14:paraId="06271F86" w14:textId="77777777" w:rsidR="00675ACB" w:rsidRDefault="00675ACB" w:rsidP="00675ACB">
      <w:pPr>
        <w:pStyle w:val="Bibliography"/>
      </w:pPr>
      <w:r>
        <w:t xml:space="preserve">McMahon, C.R. &amp; Hays, G.C. (2006). Thermal niche, large-scale </w:t>
      </w:r>
      <w:proofErr w:type="gramStart"/>
      <w:r>
        <w:t>movements</w:t>
      </w:r>
      <w:proofErr w:type="gramEnd"/>
      <w:r>
        <w:t xml:space="preserve"> and implications of climate change for a critically endangered marine vertebrate. </w:t>
      </w:r>
      <w:r>
        <w:rPr>
          <w:i/>
          <w:iCs/>
        </w:rPr>
        <w:t>Global Change Biology</w:t>
      </w:r>
      <w:r>
        <w:t>, 12, 1330–1338.</w:t>
      </w:r>
    </w:p>
    <w:p w14:paraId="25F1005E" w14:textId="77777777" w:rsidR="00675ACB" w:rsidRDefault="00675ACB" w:rsidP="00675ACB">
      <w:pPr>
        <w:pStyle w:val="Bibliography"/>
      </w:pPr>
      <w:r>
        <w:t xml:space="preserve">Memmott, J., </w:t>
      </w:r>
      <w:proofErr w:type="spellStart"/>
      <w:r>
        <w:t>Waser</w:t>
      </w:r>
      <w:proofErr w:type="spellEnd"/>
      <w:r>
        <w:t xml:space="preserve">, N.M. &amp; Price, M.V. (2004). Tolerance of pollination networks to species extinctions. </w:t>
      </w:r>
      <w:r>
        <w:rPr>
          <w:i/>
          <w:iCs/>
        </w:rPr>
        <w:t>Proceedings of the Royal Society of London. Series B: Biological Sciences</w:t>
      </w:r>
      <w:r>
        <w:t>, 271, 2605–2611.</w:t>
      </w:r>
    </w:p>
    <w:p w14:paraId="29A7E1D4" w14:textId="77777777" w:rsidR="00675ACB" w:rsidRDefault="00675ACB" w:rsidP="00675ACB">
      <w:pPr>
        <w:pStyle w:val="Bibliography"/>
      </w:pPr>
      <w:r>
        <w:t xml:space="preserve">Meyer, C., </w:t>
      </w:r>
      <w:proofErr w:type="spellStart"/>
      <w:r>
        <w:t>Jetz</w:t>
      </w:r>
      <w:proofErr w:type="spellEnd"/>
      <w:r>
        <w:t xml:space="preserve">, W., </w:t>
      </w:r>
      <w:proofErr w:type="spellStart"/>
      <w:r>
        <w:t>Guralnick</w:t>
      </w:r>
      <w:proofErr w:type="spellEnd"/>
      <w:r>
        <w:t xml:space="preserve">, R.P., Fritz, S.A. &amp; </w:t>
      </w:r>
      <w:proofErr w:type="spellStart"/>
      <w:r>
        <w:t>Kreft</w:t>
      </w:r>
      <w:proofErr w:type="spellEnd"/>
      <w:r>
        <w:t xml:space="preserve">, H. (2016). Range geometry and </w:t>
      </w:r>
      <w:proofErr w:type="gramStart"/>
      <w:r>
        <w:t>socio-economics</w:t>
      </w:r>
      <w:proofErr w:type="gramEnd"/>
      <w:r>
        <w:t xml:space="preserve"> dominate species-level biases in occurrence information. </w:t>
      </w:r>
      <w:r>
        <w:rPr>
          <w:i/>
          <w:iCs/>
        </w:rPr>
        <w:t>Global Ecology and Biogeography</w:t>
      </w:r>
      <w:r>
        <w:t>, 25, 1181–1193.</w:t>
      </w:r>
    </w:p>
    <w:p w14:paraId="288F4707" w14:textId="77777777" w:rsidR="00675ACB" w:rsidRDefault="00675ACB" w:rsidP="00675ACB">
      <w:pPr>
        <w:pStyle w:val="Bibliography"/>
      </w:pPr>
      <w:r>
        <w:t xml:space="preserve">Ono, J., Watanabe, M., </w:t>
      </w:r>
      <w:proofErr w:type="spellStart"/>
      <w:r>
        <w:t>Komuro</w:t>
      </w:r>
      <w:proofErr w:type="spellEnd"/>
      <w:r>
        <w:t xml:space="preserve">, Y., </w:t>
      </w:r>
      <w:proofErr w:type="spellStart"/>
      <w:r>
        <w:t>Tatebe</w:t>
      </w:r>
      <w:proofErr w:type="spellEnd"/>
      <w:r>
        <w:t xml:space="preserve">, H. &amp; Abe, M. (2022). Enhanced Arctic warming amplification revealed in a low-emission scenario. </w:t>
      </w:r>
      <w:r>
        <w:rPr>
          <w:i/>
          <w:iCs/>
        </w:rPr>
        <w:t>Communications Earth &amp; Environment</w:t>
      </w:r>
      <w:r>
        <w:t>, 3, 27.</w:t>
      </w:r>
    </w:p>
    <w:p w14:paraId="1BA49630" w14:textId="77777777" w:rsidR="00675ACB" w:rsidRDefault="00675ACB" w:rsidP="00675ACB">
      <w:pPr>
        <w:pStyle w:val="Bibliography"/>
      </w:pPr>
      <w:proofErr w:type="spellStart"/>
      <w:r>
        <w:t>Pagel</w:t>
      </w:r>
      <w:proofErr w:type="spellEnd"/>
      <w:r>
        <w:t xml:space="preserve">, M. (1999). Inferring the historical patterns of biological evolution. </w:t>
      </w:r>
      <w:r>
        <w:rPr>
          <w:i/>
          <w:iCs/>
        </w:rPr>
        <w:t>Nature</w:t>
      </w:r>
      <w:r>
        <w:t>, 401, 877–884.</w:t>
      </w:r>
    </w:p>
    <w:p w14:paraId="14225D39" w14:textId="77777777" w:rsidR="00675ACB" w:rsidRDefault="00675ACB" w:rsidP="00675ACB">
      <w:pPr>
        <w:pStyle w:val="Bibliography"/>
      </w:pPr>
      <w:r>
        <w:lastRenderedPageBreak/>
        <w:t xml:space="preserve">Parmesan, C., </w:t>
      </w:r>
      <w:proofErr w:type="spellStart"/>
      <w:r>
        <w:t>Ryrholm</w:t>
      </w:r>
      <w:proofErr w:type="spellEnd"/>
      <w:r>
        <w:t xml:space="preserve">, N., </w:t>
      </w:r>
      <w:proofErr w:type="spellStart"/>
      <w:r>
        <w:t>Stefanescu</w:t>
      </w:r>
      <w:proofErr w:type="spellEnd"/>
      <w:r>
        <w:t xml:space="preserve">, C., Hill, J., Thomas, C., </w:t>
      </w:r>
      <w:proofErr w:type="spellStart"/>
      <w:r>
        <w:t>Descimon</w:t>
      </w:r>
      <w:proofErr w:type="spellEnd"/>
      <w:r>
        <w:t xml:space="preserve">, H., </w:t>
      </w:r>
      <w:r>
        <w:rPr>
          <w:i/>
          <w:iCs/>
        </w:rPr>
        <w:t>et al.</w:t>
      </w:r>
      <w:r>
        <w:t xml:space="preserve"> (1999). Poleward shifts in geographical ranges of butterfly species associated with regional warming. </w:t>
      </w:r>
      <w:r>
        <w:rPr>
          <w:i/>
          <w:iCs/>
        </w:rPr>
        <w:t>Nature</w:t>
      </w:r>
      <w:r>
        <w:t>, 399, 579–583.</w:t>
      </w:r>
    </w:p>
    <w:p w14:paraId="055F0683" w14:textId="77777777" w:rsidR="00675ACB" w:rsidRDefault="00675ACB" w:rsidP="00675ACB">
      <w:pPr>
        <w:pStyle w:val="Bibliography"/>
      </w:pPr>
      <w:r>
        <w:t xml:space="preserve">Plummer, M. (2003). JAGS: A program for analysis of Bayesian graphical models using Gibbs sampling. In: </w:t>
      </w:r>
      <w:r>
        <w:rPr>
          <w:i/>
          <w:iCs/>
        </w:rPr>
        <w:t>Proceedings of the 3rd international workshop on distributed statistical computing</w:t>
      </w:r>
      <w:r>
        <w:t>. Vienna, Austria., pp. 1–10.</w:t>
      </w:r>
    </w:p>
    <w:p w14:paraId="298988E9" w14:textId="77777777" w:rsidR="00675ACB" w:rsidRDefault="00675ACB" w:rsidP="00675ACB">
      <w:pPr>
        <w:pStyle w:val="Bibliography"/>
      </w:pPr>
      <w:proofErr w:type="spellStart"/>
      <w:r>
        <w:t>Pöyry</w:t>
      </w:r>
      <w:proofErr w:type="spellEnd"/>
      <w:r>
        <w:t xml:space="preserve">, J., </w:t>
      </w:r>
      <w:proofErr w:type="spellStart"/>
      <w:r>
        <w:t>Luoto</w:t>
      </w:r>
      <w:proofErr w:type="spellEnd"/>
      <w:r>
        <w:t xml:space="preserve">, M., Heikkinen, R., </w:t>
      </w:r>
      <w:proofErr w:type="spellStart"/>
      <w:r>
        <w:t>Kuussaari</w:t>
      </w:r>
      <w:proofErr w:type="spellEnd"/>
      <w:r>
        <w:t xml:space="preserve">, M. &amp; Saarinen, K. (2009). Species traits explain recent range shifts of Finnish butterflies. </w:t>
      </w:r>
      <w:r>
        <w:rPr>
          <w:i/>
          <w:iCs/>
        </w:rPr>
        <w:t>Global Change Biology</w:t>
      </w:r>
      <w:r>
        <w:t>, 15, 732–743.</w:t>
      </w:r>
    </w:p>
    <w:p w14:paraId="1C562AC3" w14:textId="77777777" w:rsidR="00675ACB" w:rsidRDefault="00675ACB" w:rsidP="00675ACB">
      <w:pPr>
        <w:pStyle w:val="Bibliography"/>
      </w:pPr>
      <w:r>
        <w:t xml:space="preserve">Ries, L., </w:t>
      </w:r>
      <w:proofErr w:type="spellStart"/>
      <w:r>
        <w:t>Zipkin</w:t>
      </w:r>
      <w:proofErr w:type="spellEnd"/>
      <w:r>
        <w:t xml:space="preserve">, E.F. &amp; </w:t>
      </w:r>
      <w:proofErr w:type="spellStart"/>
      <w:r>
        <w:t>Guralnick</w:t>
      </w:r>
      <w:proofErr w:type="spellEnd"/>
      <w:r>
        <w:t xml:space="preserve">, R.P. (2019). Tracking trends in monarch abundance over the 20th century is currently impossible using museum records. </w:t>
      </w:r>
      <w:r>
        <w:rPr>
          <w:i/>
          <w:iCs/>
        </w:rPr>
        <w:t>Proceedings of the National Academy of Sciences</w:t>
      </w:r>
      <w:r>
        <w:t>, 116, 13745–13748.</w:t>
      </w:r>
    </w:p>
    <w:p w14:paraId="30B345B2" w14:textId="77777777" w:rsidR="00675ACB" w:rsidRDefault="00675ACB" w:rsidP="00675ACB">
      <w:pPr>
        <w:pStyle w:val="Bibliography"/>
      </w:pPr>
      <w:r>
        <w:t xml:space="preserve">Riva, F., Acorn, J.H. &amp; Nielsen, S.E. (2018a). Localized disturbances from oil sands developments increase butterfly diversity and abundance in Alberta’s boreal forests. </w:t>
      </w:r>
      <w:r>
        <w:rPr>
          <w:i/>
          <w:iCs/>
        </w:rPr>
        <w:t>Biological Conservation</w:t>
      </w:r>
      <w:r>
        <w:t>, 217, 173–180.</w:t>
      </w:r>
    </w:p>
    <w:p w14:paraId="688582BF" w14:textId="77777777" w:rsidR="00675ACB" w:rsidRDefault="00675ACB" w:rsidP="00675ACB">
      <w:pPr>
        <w:pStyle w:val="Bibliography"/>
      </w:pPr>
      <w:r>
        <w:t xml:space="preserve">Riva, F., Acorn, J.H. &amp; Nielsen, S.E. (2018b). Narrow anthropogenic corridors direct the movement of a generalist boreal butterfly. </w:t>
      </w:r>
      <w:r>
        <w:rPr>
          <w:i/>
          <w:iCs/>
        </w:rPr>
        <w:t>Biology Letters</w:t>
      </w:r>
      <w:r>
        <w:t>, 14, 20170770.</w:t>
      </w:r>
    </w:p>
    <w:p w14:paraId="64F5C55B" w14:textId="77777777" w:rsidR="00675ACB" w:rsidRDefault="00675ACB" w:rsidP="00675ACB">
      <w:pPr>
        <w:pStyle w:val="Bibliography"/>
      </w:pPr>
      <w:r>
        <w:t xml:space="preserve">Scott Chamberlain &amp; Eduard </w:t>
      </w:r>
      <w:proofErr w:type="spellStart"/>
      <w:r>
        <w:t>Szocs</w:t>
      </w:r>
      <w:proofErr w:type="spellEnd"/>
      <w:r>
        <w:t xml:space="preserve">. (2013). </w:t>
      </w:r>
      <w:proofErr w:type="spellStart"/>
      <w:r>
        <w:t>taxize</w:t>
      </w:r>
      <w:proofErr w:type="spellEnd"/>
      <w:r>
        <w:t xml:space="preserve"> - taxonomic search and retrieval in R. </w:t>
      </w:r>
      <w:r>
        <w:rPr>
          <w:i/>
          <w:iCs/>
        </w:rPr>
        <w:t>F1000Research</w:t>
      </w:r>
      <w:r>
        <w:t>.</w:t>
      </w:r>
    </w:p>
    <w:p w14:paraId="43A12A72" w14:textId="77777777" w:rsidR="00675ACB" w:rsidRDefault="00675ACB" w:rsidP="00675ACB">
      <w:pPr>
        <w:pStyle w:val="Bibliography"/>
      </w:pPr>
      <w:proofErr w:type="spellStart"/>
      <w:r>
        <w:t>Scridel</w:t>
      </w:r>
      <w:proofErr w:type="spellEnd"/>
      <w:r>
        <w:t xml:space="preserve">, D., </w:t>
      </w:r>
      <w:proofErr w:type="spellStart"/>
      <w:r>
        <w:t>Bogliani</w:t>
      </w:r>
      <w:proofErr w:type="spellEnd"/>
      <w:r>
        <w:t xml:space="preserve">, G., </w:t>
      </w:r>
      <w:proofErr w:type="spellStart"/>
      <w:r>
        <w:t>Pedrini</w:t>
      </w:r>
      <w:proofErr w:type="spellEnd"/>
      <w:r>
        <w:t xml:space="preserve">, P., </w:t>
      </w:r>
      <w:proofErr w:type="spellStart"/>
      <w:r>
        <w:t>Iemma</w:t>
      </w:r>
      <w:proofErr w:type="spellEnd"/>
      <w:r>
        <w:t xml:space="preserve">, A., von Hardenberg, A. &amp; Brambilla, M. (2017). Thermal niche predicts recent changes in range size for bird species. </w:t>
      </w:r>
      <w:r>
        <w:rPr>
          <w:i/>
          <w:iCs/>
        </w:rPr>
        <w:t>Climate Research</w:t>
      </w:r>
      <w:r>
        <w:t>, 73, 207–216.</w:t>
      </w:r>
    </w:p>
    <w:p w14:paraId="18E630F5" w14:textId="77777777" w:rsidR="00675ACB" w:rsidRDefault="00675ACB" w:rsidP="00675ACB">
      <w:pPr>
        <w:pStyle w:val="Bibliography"/>
      </w:pPr>
      <w:proofErr w:type="spellStart"/>
      <w:r>
        <w:t>Sekar</w:t>
      </w:r>
      <w:proofErr w:type="spellEnd"/>
      <w:r>
        <w:t xml:space="preserve">, S. (2012). A meta-analysis of the traits affecting dispersal ability in butterflies: can wingspan be used as a proxy? </w:t>
      </w:r>
      <w:r>
        <w:rPr>
          <w:i/>
          <w:iCs/>
        </w:rPr>
        <w:t>Journal of Animal Ecology</w:t>
      </w:r>
      <w:r>
        <w:t>, 81, 174–184.</w:t>
      </w:r>
    </w:p>
    <w:p w14:paraId="51F0DCCD" w14:textId="77777777" w:rsidR="00675ACB" w:rsidRDefault="00675ACB" w:rsidP="00675ACB">
      <w:pPr>
        <w:pStyle w:val="Bibliography"/>
      </w:pPr>
      <w:r>
        <w:t xml:space="preserve">Shirey, V., </w:t>
      </w:r>
      <w:proofErr w:type="spellStart"/>
      <w:r>
        <w:t>Belitz</w:t>
      </w:r>
      <w:proofErr w:type="spellEnd"/>
      <w:r>
        <w:t xml:space="preserve">, M.W., </w:t>
      </w:r>
      <w:proofErr w:type="spellStart"/>
      <w:r>
        <w:t>Barve</w:t>
      </w:r>
      <w:proofErr w:type="spellEnd"/>
      <w:r>
        <w:t xml:space="preserve">, V. &amp; </w:t>
      </w:r>
      <w:proofErr w:type="spellStart"/>
      <w:r>
        <w:t>Guralnick</w:t>
      </w:r>
      <w:proofErr w:type="spellEnd"/>
      <w:r>
        <w:t xml:space="preserve">, R. (2021). A complete inventory of North American butterfly occurrence data: narrowing data </w:t>
      </w:r>
      <w:proofErr w:type="gramStart"/>
      <w:r>
        <w:t>gaps, but</w:t>
      </w:r>
      <w:proofErr w:type="gramEnd"/>
      <w:r>
        <w:t xml:space="preserve"> increasing bias. </w:t>
      </w:r>
      <w:proofErr w:type="spellStart"/>
      <w:r>
        <w:rPr>
          <w:i/>
          <w:iCs/>
        </w:rPr>
        <w:t>Ecography</w:t>
      </w:r>
      <w:proofErr w:type="spellEnd"/>
      <w:r>
        <w:t>, 44.</w:t>
      </w:r>
    </w:p>
    <w:p w14:paraId="20538E59" w14:textId="77777777" w:rsidR="00675ACB" w:rsidRDefault="00675ACB" w:rsidP="00675ACB">
      <w:pPr>
        <w:pStyle w:val="Bibliography"/>
      </w:pPr>
      <w:r>
        <w:t xml:space="preserve">Shirey, V., Khelifa, R., M’Gonigle, L.K. &amp; Guzman, L.M. (2022a). Occupancy-detection models for natural history museum data: promise and pitfalls. </w:t>
      </w:r>
      <w:r>
        <w:rPr>
          <w:i/>
          <w:iCs/>
        </w:rPr>
        <w:t>Methods in Ecology and Evolution</w:t>
      </w:r>
      <w:r>
        <w:t>, Early View.</w:t>
      </w:r>
    </w:p>
    <w:p w14:paraId="4088B90F" w14:textId="77777777" w:rsidR="00675ACB" w:rsidRDefault="00675ACB" w:rsidP="00675ACB">
      <w:pPr>
        <w:pStyle w:val="Bibliography"/>
      </w:pPr>
      <w:r>
        <w:t>Shirey, V., Larsen, E., Doherty, A., Kim, C.A., Al-</w:t>
      </w:r>
      <w:proofErr w:type="spellStart"/>
      <w:r>
        <w:t>Sulaiman</w:t>
      </w:r>
      <w:proofErr w:type="spellEnd"/>
      <w:r>
        <w:t xml:space="preserve">, F.T., </w:t>
      </w:r>
      <w:proofErr w:type="spellStart"/>
      <w:r>
        <w:t>Hinolan</w:t>
      </w:r>
      <w:proofErr w:type="spellEnd"/>
      <w:r>
        <w:t xml:space="preserve">, J.D., </w:t>
      </w:r>
      <w:r>
        <w:rPr>
          <w:i/>
          <w:iCs/>
        </w:rPr>
        <w:t>et al.</w:t>
      </w:r>
      <w:r>
        <w:t xml:space="preserve"> (2022b). </w:t>
      </w:r>
      <w:proofErr w:type="spellStart"/>
      <w:r>
        <w:t>LepTraits</w:t>
      </w:r>
      <w:proofErr w:type="spellEnd"/>
      <w:r>
        <w:t xml:space="preserve"> 1.0 A globally comprehensive dataset of butterfly traits. </w:t>
      </w:r>
      <w:r>
        <w:rPr>
          <w:i/>
          <w:iCs/>
        </w:rPr>
        <w:t>Scientific data</w:t>
      </w:r>
      <w:r>
        <w:t>, 9, 1–7.</w:t>
      </w:r>
    </w:p>
    <w:p w14:paraId="58304E49" w14:textId="77777777" w:rsidR="00675ACB" w:rsidRDefault="00675ACB" w:rsidP="00675ACB">
      <w:pPr>
        <w:pStyle w:val="Bibliography"/>
      </w:pPr>
      <w:r>
        <w:t xml:space="preserve">Slivinski, L.C., Compo, G.P., Whitaker, J.S., </w:t>
      </w:r>
      <w:proofErr w:type="spellStart"/>
      <w:r>
        <w:t>Sardeshmukh</w:t>
      </w:r>
      <w:proofErr w:type="spellEnd"/>
      <w:r>
        <w:t xml:space="preserve">, P.D., Giese, B.S., McColl, C., </w:t>
      </w:r>
      <w:r>
        <w:rPr>
          <w:i/>
          <w:iCs/>
        </w:rPr>
        <w:t>et al.</w:t>
      </w:r>
      <w:r>
        <w:t xml:space="preserve"> (2019). Towards a more reliable historical reanalysis: Improvements for version 3 of the Twentieth Century Reanalysis system. </w:t>
      </w:r>
      <w:r>
        <w:rPr>
          <w:i/>
          <w:iCs/>
        </w:rPr>
        <w:t>Quarterly Journal of the Royal Meteorological Society</w:t>
      </w:r>
      <w:r>
        <w:t>, 145, 2876–2908.</w:t>
      </w:r>
    </w:p>
    <w:p w14:paraId="50383E8E" w14:textId="77777777" w:rsidR="00675ACB" w:rsidRDefault="00675ACB" w:rsidP="00675ACB">
      <w:pPr>
        <w:pStyle w:val="Bibliography"/>
      </w:pPr>
      <w:r>
        <w:t xml:space="preserve">van </w:t>
      </w:r>
      <w:proofErr w:type="spellStart"/>
      <w:r>
        <w:t>Strien</w:t>
      </w:r>
      <w:proofErr w:type="spellEnd"/>
      <w:r>
        <w:t xml:space="preserve">, A.J., van </w:t>
      </w:r>
      <w:proofErr w:type="spellStart"/>
      <w:r>
        <w:t>Swaay</w:t>
      </w:r>
      <w:proofErr w:type="spellEnd"/>
      <w:r>
        <w:t xml:space="preserve">, C.A.M. &amp; </w:t>
      </w:r>
      <w:proofErr w:type="spellStart"/>
      <w:r>
        <w:t>Termaat</w:t>
      </w:r>
      <w:proofErr w:type="spellEnd"/>
      <w:r>
        <w:t xml:space="preserve">, T. (2013). Opportunistic citizen science data of animal species produce reliable estimates of distribution trends if </w:t>
      </w:r>
      <w:proofErr w:type="spellStart"/>
      <w:r>
        <w:t>analysed</w:t>
      </w:r>
      <w:proofErr w:type="spellEnd"/>
      <w:r>
        <w:t xml:space="preserve"> with occupancy models. </w:t>
      </w:r>
      <w:r>
        <w:rPr>
          <w:i/>
          <w:iCs/>
        </w:rPr>
        <w:t>Journal of Applied Ecology</w:t>
      </w:r>
      <w:r>
        <w:t>, 50, 1450–1458.</w:t>
      </w:r>
    </w:p>
    <w:p w14:paraId="18C4A6FA" w14:textId="77777777" w:rsidR="00675ACB" w:rsidRDefault="00675ACB" w:rsidP="00675ACB">
      <w:pPr>
        <w:pStyle w:val="Bibliography"/>
      </w:pPr>
      <w:proofErr w:type="spellStart"/>
      <w:r>
        <w:t>Ulyshen</w:t>
      </w:r>
      <w:proofErr w:type="spellEnd"/>
      <w:r>
        <w:t xml:space="preserve">, M.D., </w:t>
      </w:r>
      <w:proofErr w:type="spellStart"/>
      <w:r>
        <w:t>Hiers</w:t>
      </w:r>
      <w:proofErr w:type="spellEnd"/>
      <w:r>
        <w:t xml:space="preserve">, J.K., </w:t>
      </w:r>
      <w:proofErr w:type="spellStart"/>
      <w:r>
        <w:t>Pokswinksi</w:t>
      </w:r>
      <w:proofErr w:type="spellEnd"/>
      <w:r>
        <w:t xml:space="preserve">, S.M. &amp; Fair, C. (2022). </w:t>
      </w:r>
      <w:proofErr w:type="spellStart"/>
      <w:r>
        <w:t>Pyrodiversity</w:t>
      </w:r>
      <w:proofErr w:type="spellEnd"/>
      <w:r>
        <w:t xml:space="preserve"> promotes pollinator diversity in a fire-adapted landscape. </w:t>
      </w:r>
      <w:r>
        <w:rPr>
          <w:i/>
          <w:iCs/>
        </w:rPr>
        <w:t>Frontiers in Ecology and the Environment</w:t>
      </w:r>
      <w:r>
        <w:t>, 20, 78–83.</w:t>
      </w:r>
    </w:p>
    <w:p w14:paraId="4B46930C" w14:textId="77777777" w:rsidR="00675ACB" w:rsidRDefault="00675ACB" w:rsidP="00675ACB">
      <w:pPr>
        <w:pStyle w:val="Bibliography"/>
      </w:pPr>
      <w:proofErr w:type="spellStart"/>
      <w:r>
        <w:t>Vehtari</w:t>
      </w:r>
      <w:proofErr w:type="spellEnd"/>
      <w:r>
        <w:t xml:space="preserve">, A., Gelman, A. &amp; </w:t>
      </w:r>
      <w:proofErr w:type="spellStart"/>
      <w:r>
        <w:t>Gabry</w:t>
      </w:r>
      <w:proofErr w:type="spellEnd"/>
      <w:r>
        <w:t xml:space="preserve">, J. (2017). Practical Bayesian model evaluation using leave-one-out cross-validation and WAIC. </w:t>
      </w:r>
      <w:r>
        <w:rPr>
          <w:i/>
          <w:iCs/>
        </w:rPr>
        <w:t>Statistics and computing</w:t>
      </w:r>
      <w:r>
        <w:t>, 27, 1413–1432.</w:t>
      </w:r>
    </w:p>
    <w:p w14:paraId="6D83FF1C" w14:textId="77777777" w:rsidR="00675ACB" w:rsidRDefault="00675ACB" w:rsidP="00675ACB">
      <w:pPr>
        <w:pStyle w:val="Bibliography"/>
      </w:pPr>
      <w:r>
        <w:t xml:space="preserve">Wagner, D., Fox, R., Salcido, D. &amp; Dyer, L. (2021a). A window to the world of global insect declines: Moth biodiversity trends are complex and heterogeneous. </w:t>
      </w:r>
      <w:r>
        <w:rPr>
          <w:i/>
          <w:iCs/>
        </w:rPr>
        <w:t>Proceedings of the National Academy of Sciences of the United States of America</w:t>
      </w:r>
      <w:r>
        <w:t>, 118.</w:t>
      </w:r>
    </w:p>
    <w:p w14:paraId="7BDEC782" w14:textId="77777777" w:rsidR="00675ACB" w:rsidRDefault="00675ACB" w:rsidP="00675ACB">
      <w:pPr>
        <w:pStyle w:val="Bibliography"/>
      </w:pPr>
      <w:r>
        <w:t xml:space="preserve">Wagner, D.L., </w:t>
      </w:r>
      <w:proofErr w:type="spellStart"/>
      <w:r>
        <w:t>Grames</w:t>
      </w:r>
      <w:proofErr w:type="spellEnd"/>
      <w:r>
        <w:t xml:space="preserve">, E.M., </w:t>
      </w:r>
      <w:proofErr w:type="spellStart"/>
      <w:r>
        <w:t>Forister</w:t>
      </w:r>
      <w:proofErr w:type="spellEnd"/>
      <w:r>
        <w:t xml:space="preserve">, M.L., </w:t>
      </w:r>
      <w:proofErr w:type="spellStart"/>
      <w:r>
        <w:t>Berenbaum</w:t>
      </w:r>
      <w:proofErr w:type="spellEnd"/>
      <w:r>
        <w:t xml:space="preserve">, M.R. &amp; </w:t>
      </w:r>
      <w:proofErr w:type="spellStart"/>
      <w:r>
        <w:t>Stopak</w:t>
      </w:r>
      <w:proofErr w:type="spellEnd"/>
      <w:r>
        <w:t xml:space="preserve">, D. (2021b). </w:t>
      </w:r>
      <w:proofErr w:type="gramStart"/>
      <w:r>
        <w:t>Insect</w:t>
      </w:r>
      <w:proofErr w:type="gramEnd"/>
      <w:r>
        <w:t xml:space="preserve"> decline in the Anthropocene: Death by a thousand cuts. </w:t>
      </w:r>
      <w:r>
        <w:rPr>
          <w:i/>
          <w:iCs/>
        </w:rPr>
        <w:t>Proceedings of the National Academy of Sciences</w:t>
      </w:r>
      <w:r>
        <w:t>, 118, e2023989118.</w:t>
      </w:r>
    </w:p>
    <w:p w14:paraId="2C98CDA0" w14:textId="77777777" w:rsidR="00675ACB" w:rsidRDefault="00675ACB" w:rsidP="00675ACB">
      <w:pPr>
        <w:pStyle w:val="Bibliography"/>
      </w:pPr>
      <w:proofErr w:type="spellStart"/>
      <w:r>
        <w:lastRenderedPageBreak/>
        <w:t>Wepprich</w:t>
      </w:r>
      <w:proofErr w:type="spellEnd"/>
      <w:r>
        <w:t xml:space="preserve">, T. (2019). Monarch butterfly trends are sensitive to unexamined changes in museum collections over time. </w:t>
      </w:r>
      <w:r>
        <w:rPr>
          <w:i/>
          <w:iCs/>
        </w:rPr>
        <w:t>Proceedings of the National Academy of Sciences</w:t>
      </w:r>
      <w:r>
        <w:t>, 116, 13742–13744.</w:t>
      </w:r>
    </w:p>
    <w:p w14:paraId="7D152F4A" w14:textId="77777777" w:rsidR="00675ACB" w:rsidRDefault="00675ACB" w:rsidP="00675ACB">
      <w:pPr>
        <w:pStyle w:val="Bibliography"/>
      </w:pPr>
      <w:proofErr w:type="spellStart"/>
      <w:r>
        <w:t>Yackulic</w:t>
      </w:r>
      <w:proofErr w:type="spellEnd"/>
      <w:r>
        <w:t xml:space="preserve">, C.B., Chandler, R., </w:t>
      </w:r>
      <w:proofErr w:type="spellStart"/>
      <w:r>
        <w:t>Zipkin</w:t>
      </w:r>
      <w:proofErr w:type="spellEnd"/>
      <w:r>
        <w:t xml:space="preserve">, E.F., </w:t>
      </w:r>
      <w:proofErr w:type="spellStart"/>
      <w:r>
        <w:t>Royle</w:t>
      </w:r>
      <w:proofErr w:type="spellEnd"/>
      <w:r>
        <w:t xml:space="preserve">, J.A., Nichols, J.D., Campbell Grant, E.H., </w:t>
      </w:r>
      <w:r>
        <w:rPr>
          <w:i/>
          <w:iCs/>
        </w:rPr>
        <w:t>et al.</w:t>
      </w:r>
      <w:r>
        <w:t xml:space="preserve"> (2013). Presence-only modelling using MAXENT: when can we trust the inferences? </w:t>
      </w:r>
      <w:r>
        <w:rPr>
          <w:i/>
          <w:iCs/>
        </w:rPr>
        <w:t>Methods in Ecology and Evolution</w:t>
      </w:r>
      <w:r>
        <w:t>, 4, 236–243.</w:t>
      </w:r>
    </w:p>
    <w:p w14:paraId="30C4249E" w14:textId="77777777" w:rsidR="00675ACB" w:rsidRDefault="00675ACB" w:rsidP="00675ACB">
      <w:pPr>
        <w:pStyle w:val="Bibliography"/>
      </w:pPr>
      <w:r>
        <w:t xml:space="preserve">You, Q., Cai, Z., Pepin, N., Chen, D., Ahrens, B., Jiang, Z., </w:t>
      </w:r>
      <w:r>
        <w:rPr>
          <w:i/>
          <w:iCs/>
        </w:rPr>
        <w:t>et al.</w:t>
      </w:r>
      <w:r>
        <w:t xml:space="preserve"> (2021). Warming amplification over the Arctic Pole and Third Pole: Trends, </w:t>
      </w:r>
      <w:proofErr w:type="gramStart"/>
      <w:r>
        <w:t>mechanisms</w:t>
      </w:r>
      <w:proofErr w:type="gramEnd"/>
      <w:r>
        <w:t xml:space="preserve"> and consequences. </w:t>
      </w:r>
      <w:r>
        <w:rPr>
          <w:i/>
          <w:iCs/>
        </w:rPr>
        <w:t>Earth-Science Reviews</w:t>
      </w:r>
      <w:r>
        <w:t>, 217, 103625.</w:t>
      </w:r>
    </w:p>
    <w:p w14:paraId="6FBD8941" w14:textId="77777777" w:rsidR="00675ACB" w:rsidRDefault="00675ACB" w:rsidP="00675ACB">
      <w:pPr>
        <w:pStyle w:val="Bibliography"/>
      </w:pPr>
      <w:proofErr w:type="spellStart"/>
      <w:r>
        <w:t>Youngflesh</w:t>
      </w:r>
      <w:proofErr w:type="spellEnd"/>
      <w:r>
        <w:t xml:space="preserve">, C. (2018). </w:t>
      </w:r>
      <w:proofErr w:type="spellStart"/>
      <w:r>
        <w:t>MCMCvis</w:t>
      </w:r>
      <w:proofErr w:type="spellEnd"/>
      <w:r>
        <w:t xml:space="preserve">: Tools to visualize, manipulate, and summarize MCMC output. </w:t>
      </w:r>
      <w:r>
        <w:rPr>
          <w:i/>
          <w:iCs/>
        </w:rPr>
        <w:t xml:space="preserve">Journal of </w:t>
      </w:r>
      <w:proofErr w:type="gramStart"/>
      <w:r>
        <w:rPr>
          <w:i/>
          <w:iCs/>
        </w:rPr>
        <w:t>Open Source</w:t>
      </w:r>
      <w:proofErr w:type="gramEnd"/>
      <w:r>
        <w:rPr>
          <w:i/>
          <w:iCs/>
        </w:rPr>
        <w:t xml:space="preserve"> Software</w:t>
      </w:r>
      <w:r>
        <w:t>, 3, 640.</w:t>
      </w:r>
    </w:p>
    <w:p w14:paraId="554763DF" w14:textId="77777777" w:rsidR="00675ACB" w:rsidRDefault="00675ACB" w:rsidP="00675ACB">
      <w:pPr>
        <w:pStyle w:val="Bibliography"/>
      </w:pPr>
      <w:r>
        <w:t xml:space="preserve">Zhou, Y., Zhang, H., Liu, D., </w:t>
      </w:r>
      <w:proofErr w:type="spellStart"/>
      <w:r>
        <w:t>Khashaveh</w:t>
      </w:r>
      <w:proofErr w:type="spellEnd"/>
      <w:r>
        <w:t xml:space="preserve">, A., Li, Q., </w:t>
      </w:r>
      <w:proofErr w:type="spellStart"/>
      <w:r>
        <w:t>Wyckhuys</w:t>
      </w:r>
      <w:proofErr w:type="spellEnd"/>
      <w:r>
        <w:t xml:space="preserve">, K.A., </w:t>
      </w:r>
      <w:r>
        <w:rPr>
          <w:i/>
          <w:iCs/>
        </w:rPr>
        <w:t>et al.</w:t>
      </w:r>
      <w:r>
        <w:t xml:space="preserve"> (2023). Long-term insect censuses capture progressive loss of ecosystem functioning in East Asia. </w:t>
      </w:r>
      <w:r>
        <w:rPr>
          <w:i/>
          <w:iCs/>
        </w:rPr>
        <w:t>Science Advances</w:t>
      </w:r>
      <w:r>
        <w:t>, 9, eade9341.</w:t>
      </w:r>
    </w:p>
    <w:p w14:paraId="2ECF3329" w14:textId="77777777" w:rsidR="00675ACB" w:rsidRDefault="00675ACB" w:rsidP="00675ACB">
      <w:pPr>
        <w:pStyle w:val="Bibliography"/>
      </w:pPr>
      <w:proofErr w:type="spellStart"/>
      <w:r>
        <w:t>Zipkin</w:t>
      </w:r>
      <w:proofErr w:type="spellEnd"/>
      <w:r>
        <w:t xml:space="preserve">, E.F., </w:t>
      </w:r>
      <w:proofErr w:type="spellStart"/>
      <w:r>
        <w:t>Royle</w:t>
      </w:r>
      <w:proofErr w:type="spellEnd"/>
      <w:r>
        <w:t xml:space="preserve">, J.A., Dawson, D.K. &amp; Bates, S. (2010). Multi-species occurrence models to evaluate the effects of conservation and management actions. </w:t>
      </w:r>
      <w:r>
        <w:rPr>
          <w:i/>
          <w:iCs/>
        </w:rPr>
        <w:t>Biological Conservation</w:t>
      </w:r>
      <w:r>
        <w:t>, 143, 479–484.</w:t>
      </w:r>
    </w:p>
    <w:p w14:paraId="5DEA7ADE" w14:textId="77777777" w:rsidR="00675ACB" w:rsidRDefault="00675ACB" w:rsidP="00675ACB">
      <w:pPr>
        <w:pStyle w:val="Bibliography"/>
      </w:pPr>
      <w:r>
        <w:t xml:space="preserve">Zuckerberg, B., Porter, W.F. &amp; Corwin, K. (2009). The consistency and stability of abundance–occupancy relationships in large-scale population dynamics. </w:t>
      </w:r>
      <w:r>
        <w:rPr>
          <w:i/>
          <w:iCs/>
        </w:rPr>
        <w:t>Journal of Animal Ecology</w:t>
      </w:r>
      <w:r>
        <w:t>, 78, 172–181.</w:t>
      </w:r>
    </w:p>
    <w:p w14:paraId="05CD5456" w14:textId="0FF74AE0" w:rsidR="00BB4B93" w:rsidRPr="00703517" w:rsidRDefault="006C5C39" w:rsidP="006C5C39">
      <w:pPr>
        <w:spacing w:line="480" w:lineRule="auto"/>
        <w:jc w:val="center"/>
        <w:rPr>
          <w:rFonts w:ascii="Times New Roman" w:hAnsi="Times New Roman" w:cs="Times New Roman"/>
          <w:sz w:val="24"/>
          <w:szCs w:val="24"/>
        </w:rPr>
        <w:sectPr w:rsidR="00BB4B93" w:rsidRPr="00703517" w:rsidSect="00D24C01">
          <w:footerReference w:type="default" r:id="rId45"/>
          <w:footerReference w:type="first" r:id="rId46"/>
          <w:pgSz w:w="12240" w:h="15840"/>
          <w:pgMar w:top="1440" w:right="1440" w:bottom="1440" w:left="1440" w:header="720" w:footer="720" w:gutter="0"/>
          <w:lnNumType w:countBy="1" w:restart="continuous"/>
          <w:cols w:space="720"/>
          <w:docGrid w:linePitch="299"/>
        </w:sectPr>
      </w:pPr>
      <w:r w:rsidRPr="00703517">
        <w:rPr>
          <w:rFonts w:ascii="Times New Roman" w:hAnsi="Times New Roman" w:cs="Times New Roman"/>
          <w:sz w:val="24"/>
          <w:szCs w:val="24"/>
        </w:rPr>
        <w:fldChar w:fldCharType="end"/>
      </w:r>
    </w:p>
    <w:p w14:paraId="5AA9861A" w14:textId="0E357613" w:rsidR="00F21671" w:rsidRPr="00703517" w:rsidRDefault="00000000" w:rsidP="00BB4B93">
      <w:pPr>
        <w:spacing w:line="48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FIGURES</w:t>
      </w:r>
    </w:p>
    <w:p w14:paraId="348A74B4" w14:textId="6460809A" w:rsidR="00F21671" w:rsidRPr="00703517" w:rsidRDefault="00207FFD">
      <w:pPr>
        <w:spacing w:line="240" w:lineRule="auto"/>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1D43BF4B" wp14:editId="6C8A815E">
            <wp:extent cx="8229599" cy="411480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8229599" cy="4114800"/>
                    </a:xfrm>
                    <a:prstGeom prst="rect">
                      <a:avLst/>
                    </a:prstGeom>
                    <a:noFill/>
                    <a:ln>
                      <a:noFill/>
                    </a:ln>
                  </pic:spPr>
                </pic:pic>
              </a:graphicData>
            </a:graphic>
          </wp:inline>
        </w:drawing>
      </w:r>
    </w:p>
    <w:p w14:paraId="5C529832" w14:textId="77777777" w:rsidR="00500E88" w:rsidRPr="00703517" w:rsidRDefault="00500E88">
      <w:pPr>
        <w:spacing w:line="240" w:lineRule="auto"/>
        <w:rPr>
          <w:rFonts w:ascii="Times New Roman" w:hAnsi="Times New Roman" w:cs="Times New Roman"/>
          <w:b/>
          <w:sz w:val="24"/>
          <w:szCs w:val="24"/>
        </w:rPr>
      </w:pPr>
    </w:p>
    <w:p w14:paraId="6A38E9E2" w14:textId="4E054A68" w:rsidR="00956335" w:rsidRPr="00703517" w:rsidRDefault="00000000" w:rsidP="000D7CA5">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 xml:space="preserve">Figure 1. </w:t>
      </w:r>
      <w:r w:rsidR="002164BF" w:rsidRPr="00703517">
        <w:rPr>
          <w:rFonts w:ascii="Times New Roman" w:hAnsi="Times New Roman" w:cs="Times New Roman"/>
          <w:bCs/>
          <w:sz w:val="24"/>
          <w:szCs w:val="24"/>
        </w:rPr>
        <w:t xml:space="preserve">An overview of the study region encompassed by our analysis including (a) the change in average annual minimum temperature from the 1970s to 2010s, </w:t>
      </w:r>
      <w:r w:rsidR="00812EAA" w:rsidRPr="00703517">
        <w:rPr>
          <w:rFonts w:ascii="Times New Roman" w:hAnsi="Times New Roman" w:cs="Times New Roman"/>
          <w:bCs/>
          <w:sz w:val="24"/>
          <w:szCs w:val="24"/>
        </w:rPr>
        <w:t xml:space="preserve">(b) the spatial distribution of occurrence records from natural history collections and community science platforms, and </w:t>
      </w:r>
      <w:r w:rsidR="002164BF" w:rsidRPr="00703517">
        <w:rPr>
          <w:rFonts w:ascii="Times New Roman" w:hAnsi="Times New Roman" w:cs="Times New Roman"/>
          <w:bCs/>
          <w:sz w:val="24"/>
          <w:szCs w:val="24"/>
        </w:rPr>
        <w:t>(</w:t>
      </w:r>
      <w:r w:rsidR="00812EAA" w:rsidRPr="00703517">
        <w:rPr>
          <w:rFonts w:ascii="Times New Roman" w:hAnsi="Times New Roman" w:cs="Times New Roman"/>
          <w:bCs/>
          <w:sz w:val="24"/>
          <w:szCs w:val="24"/>
        </w:rPr>
        <w:t>c</w:t>
      </w:r>
      <w:r w:rsidR="002164BF" w:rsidRPr="00703517">
        <w:rPr>
          <w:rFonts w:ascii="Times New Roman" w:hAnsi="Times New Roman" w:cs="Times New Roman"/>
          <w:bCs/>
          <w:sz w:val="24"/>
          <w:szCs w:val="24"/>
        </w:rPr>
        <w:t>) the number of occurrence records from natural history museum collections and community science p</w:t>
      </w:r>
      <w:r w:rsidR="007D723B" w:rsidRPr="00703517">
        <w:rPr>
          <w:rFonts w:ascii="Times New Roman" w:hAnsi="Times New Roman" w:cs="Times New Roman"/>
          <w:bCs/>
          <w:sz w:val="24"/>
          <w:szCs w:val="24"/>
        </w:rPr>
        <w:t xml:space="preserve">latforms </w:t>
      </w:r>
      <w:r w:rsidR="008E0385" w:rsidRPr="00703517">
        <w:rPr>
          <w:rFonts w:ascii="Times New Roman" w:hAnsi="Times New Roman" w:cs="Times New Roman"/>
          <w:bCs/>
          <w:sz w:val="24"/>
          <w:szCs w:val="24"/>
        </w:rPr>
        <w:t xml:space="preserve">by year </w:t>
      </w:r>
      <w:r w:rsidR="002164BF" w:rsidRPr="00703517">
        <w:rPr>
          <w:rFonts w:ascii="Times New Roman" w:hAnsi="Times New Roman" w:cs="Times New Roman"/>
          <w:bCs/>
          <w:sz w:val="24"/>
          <w:szCs w:val="24"/>
        </w:rPr>
        <w:t xml:space="preserve">over the same 50-year timeframe. </w:t>
      </w:r>
      <w:r w:rsidR="0079570A" w:rsidRPr="00703517">
        <w:rPr>
          <w:rFonts w:ascii="Times New Roman" w:hAnsi="Times New Roman" w:cs="Times New Roman"/>
          <w:bCs/>
          <w:sz w:val="24"/>
          <w:szCs w:val="24"/>
        </w:rPr>
        <w:t>A random sample of 5,000 of the occurrence records (c) are shown to indicate spatial bias in available records while avoiding overplotting</w:t>
      </w:r>
      <w:r w:rsidR="00FE49D0" w:rsidRPr="00703517">
        <w:rPr>
          <w:rFonts w:ascii="Times New Roman" w:hAnsi="Times New Roman" w:cs="Times New Roman"/>
          <w:bCs/>
          <w:sz w:val="24"/>
          <w:szCs w:val="24"/>
        </w:rPr>
        <w:t xml:space="preserve">. </w:t>
      </w:r>
    </w:p>
    <w:p w14:paraId="2E7FBEC6" w14:textId="77777777" w:rsidR="00956335" w:rsidRPr="00703517" w:rsidRDefault="00956335">
      <w:pPr>
        <w:rPr>
          <w:rFonts w:ascii="Times New Roman" w:hAnsi="Times New Roman" w:cs="Times New Roman"/>
          <w:bCs/>
          <w:sz w:val="24"/>
          <w:szCs w:val="24"/>
        </w:rPr>
      </w:pPr>
      <w:r w:rsidRPr="00703517">
        <w:rPr>
          <w:rFonts w:ascii="Times New Roman" w:hAnsi="Times New Roman" w:cs="Times New Roman"/>
          <w:bCs/>
          <w:sz w:val="24"/>
          <w:szCs w:val="24"/>
        </w:rPr>
        <w:br w:type="page"/>
      </w:r>
    </w:p>
    <w:p w14:paraId="0C3B2BB4" w14:textId="77777777" w:rsidR="000B0711" w:rsidRPr="00703517" w:rsidRDefault="000B0711" w:rsidP="000D7CA5">
      <w:pPr>
        <w:spacing w:line="240" w:lineRule="auto"/>
        <w:jc w:val="both"/>
        <w:rPr>
          <w:rFonts w:ascii="Times New Roman" w:hAnsi="Times New Roman" w:cs="Times New Roman"/>
          <w:b/>
          <w:bCs/>
          <w:sz w:val="24"/>
          <w:szCs w:val="24"/>
        </w:rPr>
        <w:sectPr w:rsidR="000B0711" w:rsidRPr="00703517" w:rsidSect="000B0711">
          <w:pgSz w:w="15840" w:h="12240" w:orient="landscape"/>
          <w:pgMar w:top="1440" w:right="1440" w:bottom="1440" w:left="1440" w:header="720" w:footer="720" w:gutter="0"/>
          <w:cols w:space="720"/>
        </w:sectPr>
      </w:pPr>
    </w:p>
    <w:p w14:paraId="5B76BD5A" w14:textId="0422C305" w:rsidR="000B0711" w:rsidRPr="00703517" w:rsidRDefault="00C76A51" w:rsidP="00FD70E2">
      <w:pPr>
        <w:spacing w:line="240" w:lineRule="auto"/>
        <w:jc w:val="center"/>
        <w:rPr>
          <w:rFonts w:ascii="Times New Roman" w:hAnsi="Times New Roman" w:cs="Times New Roman"/>
          <w:b/>
          <w:bCs/>
          <w:sz w:val="24"/>
          <w:szCs w:val="24"/>
        </w:rPr>
      </w:pPr>
      <w:r w:rsidRPr="00703517">
        <w:rPr>
          <w:rFonts w:ascii="Times New Roman" w:hAnsi="Times New Roman" w:cs="Times New Roman"/>
          <w:noProof/>
          <w:sz w:val="24"/>
          <w:szCs w:val="24"/>
        </w:rPr>
        <w:lastRenderedPageBreak/>
        <w:drawing>
          <wp:inline distT="0" distB="0" distL="0" distR="0" wp14:anchorId="0D45D2EC" wp14:editId="10E3BCE6">
            <wp:extent cx="4000500" cy="4000500"/>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00500" cy="4000500"/>
                    </a:xfrm>
                    <a:prstGeom prst="rect">
                      <a:avLst/>
                    </a:prstGeom>
                    <a:noFill/>
                    <a:ln>
                      <a:noFill/>
                    </a:ln>
                  </pic:spPr>
                </pic:pic>
              </a:graphicData>
            </a:graphic>
          </wp:inline>
        </w:drawing>
      </w:r>
    </w:p>
    <w:p w14:paraId="5D366E87" w14:textId="77777777" w:rsidR="000B0711" w:rsidRPr="00703517" w:rsidRDefault="000B0711" w:rsidP="000D7CA5">
      <w:pPr>
        <w:spacing w:line="240" w:lineRule="auto"/>
        <w:jc w:val="both"/>
        <w:rPr>
          <w:rFonts w:ascii="Times New Roman" w:hAnsi="Times New Roman" w:cs="Times New Roman"/>
          <w:b/>
          <w:bCs/>
          <w:sz w:val="24"/>
          <w:szCs w:val="24"/>
        </w:rPr>
      </w:pPr>
    </w:p>
    <w:p w14:paraId="5EF2E43A" w14:textId="3BD331FA" w:rsidR="00FD70E2" w:rsidRPr="00703517" w:rsidRDefault="00956335" w:rsidP="000D7CA5">
      <w:pPr>
        <w:spacing w:line="240" w:lineRule="auto"/>
        <w:jc w:val="both"/>
        <w:rPr>
          <w:rFonts w:ascii="Times New Roman" w:hAnsi="Times New Roman" w:cs="Times New Roman"/>
          <w:sz w:val="24"/>
          <w:szCs w:val="24"/>
        </w:rPr>
        <w:sectPr w:rsidR="00FD70E2" w:rsidRPr="00703517" w:rsidSect="00FD70E2">
          <w:pgSz w:w="12240" w:h="15840"/>
          <w:pgMar w:top="1440" w:right="1440" w:bottom="1440" w:left="1440" w:header="720" w:footer="720" w:gutter="0"/>
          <w:cols w:space="720"/>
        </w:sectPr>
      </w:pPr>
      <w:r w:rsidRPr="00703517">
        <w:rPr>
          <w:rFonts w:ascii="Times New Roman" w:hAnsi="Times New Roman" w:cs="Times New Roman"/>
          <w:b/>
          <w:bCs/>
          <w:sz w:val="24"/>
          <w:szCs w:val="24"/>
        </w:rPr>
        <w:t>Figure 2.</w:t>
      </w:r>
      <w:r w:rsidR="00094245" w:rsidRPr="00703517">
        <w:rPr>
          <w:rFonts w:ascii="Times New Roman" w:hAnsi="Times New Roman" w:cs="Times New Roman"/>
          <w:b/>
          <w:bCs/>
          <w:sz w:val="24"/>
          <w:szCs w:val="24"/>
        </w:rPr>
        <w:t xml:space="preserve"> </w:t>
      </w:r>
      <w:r w:rsidRPr="00703517">
        <w:rPr>
          <w:rFonts w:ascii="Times New Roman" w:hAnsi="Times New Roman" w:cs="Times New Roman"/>
          <w:sz w:val="24"/>
          <w:szCs w:val="24"/>
        </w:rPr>
        <w:t>Species-specific responses to average minimum temperature (faded, grey lines) as well as the response of the butterflies with the coldest quart</w:t>
      </w:r>
      <w:r w:rsidR="00B3184B"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(blue</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warmest quart</w:t>
      </w:r>
      <w:r w:rsidR="00B52CDC" w:rsidRPr="00703517">
        <w:rPr>
          <w:rFonts w:ascii="Times New Roman" w:hAnsi="Times New Roman" w:cs="Times New Roman"/>
          <w:sz w:val="24"/>
          <w:szCs w:val="24"/>
        </w:rPr>
        <w:t>ile</w:t>
      </w:r>
      <w:r w:rsidRPr="00703517">
        <w:rPr>
          <w:rFonts w:ascii="Times New Roman" w:hAnsi="Times New Roman" w:cs="Times New Roman"/>
          <w:sz w:val="24"/>
          <w:szCs w:val="24"/>
        </w:rPr>
        <w:t xml:space="preserve"> of North American ranges (red</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23</w:t>
      </w:r>
      <w:r w:rsidRPr="00703517">
        <w:rPr>
          <w:rFonts w:ascii="Times New Roman" w:hAnsi="Times New Roman" w:cs="Times New Roman"/>
          <w:sz w:val="24"/>
          <w:szCs w:val="24"/>
        </w:rPr>
        <w:t xml:space="preserve">), and </w:t>
      </w:r>
      <w:r w:rsidR="00041054" w:rsidRPr="00703517">
        <w:rPr>
          <w:rFonts w:ascii="Times New Roman" w:hAnsi="Times New Roman" w:cs="Times New Roman"/>
          <w:sz w:val="24"/>
          <w:szCs w:val="24"/>
        </w:rPr>
        <w:t>middle qua</w:t>
      </w:r>
      <w:r w:rsidR="0030287D" w:rsidRPr="00703517">
        <w:rPr>
          <w:rFonts w:ascii="Times New Roman" w:hAnsi="Times New Roman" w:cs="Times New Roman"/>
          <w:sz w:val="24"/>
          <w:szCs w:val="24"/>
        </w:rPr>
        <w:t>r</w:t>
      </w:r>
      <w:r w:rsidR="00041054" w:rsidRPr="00703517">
        <w:rPr>
          <w:rFonts w:ascii="Times New Roman" w:hAnsi="Times New Roman" w:cs="Times New Roman"/>
          <w:sz w:val="24"/>
          <w:szCs w:val="24"/>
        </w:rPr>
        <w:t>tile of species or those species with average range-wide temperatures</w:t>
      </w:r>
      <w:r w:rsidRPr="00703517">
        <w:rPr>
          <w:rFonts w:ascii="Times New Roman" w:hAnsi="Times New Roman" w:cs="Times New Roman"/>
          <w:sz w:val="24"/>
          <w:szCs w:val="24"/>
        </w:rPr>
        <w:t xml:space="preserve"> (grey</w:t>
      </w:r>
      <w:r w:rsidR="00CB5787" w:rsidRPr="00703517">
        <w:rPr>
          <w:rFonts w:ascii="Times New Roman" w:hAnsi="Times New Roman" w:cs="Times New Roman"/>
          <w:sz w:val="24"/>
          <w:szCs w:val="24"/>
        </w:rPr>
        <w:t xml:space="preserve">, </w:t>
      </w:r>
      <w:r w:rsidR="00CB5787" w:rsidRPr="00FE2F9E">
        <w:rPr>
          <w:rFonts w:ascii="Times New Roman" w:hAnsi="Times New Roman" w:cs="Times New Roman"/>
          <w:i/>
          <w:iCs/>
          <w:sz w:val="24"/>
          <w:szCs w:val="24"/>
        </w:rPr>
        <w:t>n = 44</w:t>
      </w:r>
      <w:r w:rsidRPr="00703517">
        <w:rPr>
          <w:rFonts w:ascii="Times New Roman" w:hAnsi="Times New Roman" w:cs="Times New Roman"/>
          <w:sz w:val="24"/>
          <w:szCs w:val="24"/>
        </w:rPr>
        <w:t xml:space="preserve">). </w:t>
      </w:r>
      <w:r w:rsidR="00F55287" w:rsidRPr="00703517">
        <w:rPr>
          <w:rFonts w:ascii="Times New Roman" w:hAnsi="Times New Roman" w:cs="Times New Roman"/>
          <w:sz w:val="24"/>
          <w:szCs w:val="24"/>
        </w:rPr>
        <w:t>Species-specific responses are shown only for the range of temperatures that species has experienced within its range</w:t>
      </w:r>
      <w:r w:rsidR="001A47BB" w:rsidRPr="00703517">
        <w:rPr>
          <w:rFonts w:ascii="Times New Roman" w:hAnsi="Times New Roman" w:cs="Times New Roman"/>
          <w:sz w:val="24"/>
          <w:szCs w:val="24"/>
        </w:rPr>
        <w:t xml:space="preserve"> (above 45°</w:t>
      </w:r>
      <w:r w:rsidR="00F84B2F" w:rsidRPr="00703517">
        <w:rPr>
          <w:rFonts w:ascii="Times New Roman" w:hAnsi="Times New Roman" w:cs="Times New Roman"/>
          <w:sz w:val="24"/>
          <w:szCs w:val="24"/>
        </w:rPr>
        <w:t>N</w:t>
      </w:r>
      <w:r w:rsidR="001A47BB" w:rsidRPr="00703517">
        <w:rPr>
          <w:rFonts w:ascii="Times New Roman" w:hAnsi="Times New Roman" w:cs="Times New Roman"/>
          <w:sz w:val="24"/>
          <w:szCs w:val="24"/>
        </w:rPr>
        <w:t>)</w:t>
      </w:r>
      <w:r w:rsidR="00610E84" w:rsidRPr="00703517">
        <w:rPr>
          <w:rFonts w:ascii="Times New Roman" w:hAnsi="Times New Roman" w:cs="Times New Roman"/>
          <w:sz w:val="24"/>
          <w:szCs w:val="24"/>
        </w:rPr>
        <w:t xml:space="preserve"> between 1970-2019</w:t>
      </w:r>
      <w:r w:rsidR="00F55287" w:rsidRPr="00703517">
        <w:rPr>
          <w:rFonts w:ascii="Times New Roman" w:hAnsi="Times New Roman" w:cs="Times New Roman"/>
          <w:sz w:val="24"/>
          <w:szCs w:val="24"/>
        </w:rPr>
        <w:t>.</w:t>
      </w:r>
      <w:r w:rsidR="00116332" w:rsidRPr="00703517">
        <w:rPr>
          <w:rFonts w:ascii="Times New Roman" w:hAnsi="Times New Roman" w:cs="Times New Roman"/>
          <w:sz w:val="24"/>
          <w:szCs w:val="24"/>
        </w:rPr>
        <w:t xml:space="preserve"> All lines are derived from model estimated</w:t>
      </w:r>
      <w:r w:rsidR="009411D1" w:rsidRPr="00703517">
        <w:rPr>
          <w:rFonts w:ascii="Times New Roman" w:hAnsi="Times New Roman" w:cs="Times New Roman"/>
          <w:sz w:val="24"/>
          <w:szCs w:val="24"/>
        </w:rPr>
        <w:t xml:space="preserve"> parameters</w:t>
      </w:r>
      <w:r w:rsidR="00116332" w:rsidRPr="00703517">
        <w:rPr>
          <w:rFonts w:ascii="Times New Roman" w:hAnsi="Times New Roman" w:cs="Times New Roman"/>
          <w:sz w:val="24"/>
          <w:szCs w:val="24"/>
        </w:rPr>
        <w:t xml:space="preserve"> </w:t>
      </w:r>
      <w:r w:rsidR="00C97899" w:rsidRPr="00703517">
        <w:rPr>
          <w:rFonts w:ascii="Times New Roman" w:hAnsi="Times New Roman" w:cs="Times New Roman"/>
          <w:sz w:val="24"/>
          <w:szCs w:val="24"/>
        </w:rPr>
        <w:t xml:space="preserve">(linear and quadratic) </w:t>
      </w:r>
      <w:r w:rsidR="00116332" w:rsidRPr="00703517">
        <w:rPr>
          <w:rFonts w:ascii="Times New Roman" w:hAnsi="Times New Roman" w:cs="Times New Roman"/>
          <w:sz w:val="24"/>
          <w:szCs w:val="24"/>
        </w:rPr>
        <w:t>of species to the average minimum temperature covariat</w:t>
      </w:r>
      <w:r w:rsidR="008C15DC" w:rsidRPr="00703517">
        <w:rPr>
          <w:rFonts w:ascii="Times New Roman" w:hAnsi="Times New Roman" w:cs="Times New Roman"/>
          <w:sz w:val="24"/>
          <w:szCs w:val="24"/>
        </w:rPr>
        <w:t>e.</w:t>
      </w:r>
    </w:p>
    <w:p w14:paraId="3EABEE63" w14:textId="272A5B04" w:rsidR="00F21671" w:rsidRPr="00703517" w:rsidRDefault="00F21671" w:rsidP="000D7CA5">
      <w:pPr>
        <w:spacing w:line="240" w:lineRule="auto"/>
        <w:jc w:val="both"/>
        <w:rPr>
          <w:rFonts w:ascii="Times New Roman" w:hAnsi="Times New Roman" w:cs="Times New Roman"/>
          <w:b/>
          <w:sz w:val="24"/>
          <w:szCs w:val="24"/>
        </w:rPr>
      </w:pPr>
    </w:p>
    <w:p w14:paraId="521653BD" w14:textId="0E842BB7" w:rsidR="00F21671" w:rsidRPr="00703517" w:rsidRDefault="001802AE">
      <w:pPr>
        <w:spacing w:line="240" w:lineRule="auto"/>
        <w:jc w:val="center"/>
        <w:rPr>
          <w:rFonts w:ascii="Times New Roman" w:hAnsi="Times New Roman" w:cs="Times New Roman"/>
          <w:b/>
          <w:sz w:val="24"/>
          <w:szCs w:val="24"/>
        </w:rPr>
      </w:pPr>
      <w:r w:rsidRPr="00703517">
        <w:rPr>
          <w:rFonts w:ascii="Times New Roman" w:hAnsi="Times New Roman" w:cs="Times New Roman"/>
          <w:noProof/>
          <w:sz w:val="24"/>
          <w:szCs w:val="24"/>
        </w:rPr>
        <w:drawing>
          <wp:inline distT="0" distB="0" distL="0" distR="0" wp14:anchorId="0EDC5C9F" wp14:editId="41ED2223">
            <wp:extent cx="6972300" cy="464819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972300" cy="4648199"/>
                    </a:xfrm>
                    <a:prstGeom prst="rect">
                      <a:avLst/>
                    </a:prstGeom>
                    <a:noFill/>
                    <a:ln>
                      <a:noFill/>
                    </a:ln>
                  </pic:spPr>
                </pic:pic>
              </a:graphicData>
            </a:graphic>
          </wp:inline>
        </w:drawing>
      </w:r>
    </w:p>
    <w:p w14:paraId="3D976ABA" w14:textId="77777777" w:rsidR="00F21671" w:rsidRPr="00703517" w:rsidRDefault="00F21671">
      <w:pPr>
        <w:spacing w:line="240" w:lineRule="auto"/>
        <w:jc w:val="both"/>
        <w:rPr>
          <w:rFonts w:ascii="Times New Roman" w:hAnsi="Times New Roman" w:cs="Times New Roman"/>
          <w:b/>
          <w:sz w:val="24"/>
          <w:szCs w:val="24"/>
        </w:rPr>
      </w:pPr>
    </w:p>
    <w:p w14:paraId="74E63F14" w14:textId="32573020" w:rsidR="00F21671" w:rsidRPr="00703517" w:rsidRDefault="00000000">
      <w:pPr>
        <w:spacing w:line="240" w:lineRule="auto"/>
        <w:jc w:val="both"/>
        <w:rPr>
          <w:rFonts w:ascii="Times New Roman" w:hAnsi="Times New Roman" w:cs="Times New Roman"/>
          <w:sz w:val="24"/>
          <w:szCs w:val="24"/>
        </w:rPr>
        <w:sectPr w:rsidR="00F21671" w:rsidRPr="00703517" w:rsidSect="00FD70E2">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Figure 3. </w:t>
      </w:r>
      <w:r w:rsidRPr="00703517">
        <w:rPr>
          <w:rFonts w:ascii="Times New Roman" w:hAnsi="Times New Roman" w:cs="Times New Roman"/>
          <w:sz w:val="24"/>
          <w:szCs w:val="24"/>
        </w:rPr>
        <w:t xml:space="preserve">Species-specific occupancy shifts from the 1970s to 2010s where points indicate the mean occupancy shift and lines indicate one standard deviation of the variation in occupancy shift among (a) </w:t>
      </w:r>
      <w:r w:rsidR="00184FF4" w:rsidRPr="00703517">
        <w:rPr>
          <w:rFonts w:ascii="Times New Roman" w:hAnsi="Times New Roman" w:cs="Times New Roman"/>
          <w:sz w:val="24"/>
          <w:szCs w:val="24"/>
        </w:rPr>
        <w:t>the northernmost third of sites</w:t>
      </w:r>
      <w:r w:rsidRPr="00703517">
        <w:rPr>
          <w:rFonts w:ascii="Times New Roman" w:hAnsi="Times New Roman" w:cs="Times New Roman"/>
          <w:sz w:val="24"/>
          <w:szCs w:val="24"/>
        </w:rPr>
        <w:t xml:space="preserve"> within that species’ range in the study region, (b) the </w:t>
      </w:r>
      <w:r w:rsidR="009322E0" w:rsidRPr="00703517">
        <w:rPr>
          <w:rFonts w:ascii="Times New Roman" w:hAnsi="Times New Roman" w:cs="Times New Roman"/>
          <w:sz w:val="24"/>
          <w:szCs w:val="24"/>
        </w:rPr>
        <w:t>mid-latitude</w:t>
      </w:r>
      <w:r w:rsidRPr="00703517">
        <w:rPr>
          <w:rFonts w:ascii="Times New Roman" w:hAnsi="Times New Roman" w:cs="Times New Roman"/>
          <w:sz w:val="24"/>
          <w:szCs w:val="24"/>
        </w:rPr>
        <w:t xml:space="preserve"> third of sites within that species’ range, (c) the </w:t>
      </w:r>
      <w:r w:rsidR="00184FF4" w:rsidRPr="00703517">
        <w:rPr>
          <w:rFonts w:ascii="Times New Roman" w:hAnsi="Times New Roman" w:cs="Times New Roman"/>
          <w:sz w:val="24"/>
          <w:szCs w:val="24"/>
        </w:rPr>
        <w:t>southernmost</w:t>
      </w:r>
      <w:r w:rsidR="00806E3A" w:rsidRPr="00703517">
        <w:rPr>
          <w:rFonts w:ascii="Times New Roman" w:hAnsi="Times New Roman" w:cs="Times New Roman"/>
          <w:sz w:val="24"/>
          <w:szCs w:val="24"/>
        </w:rPr>
        <w:t xml:space="preserve"> third of</w:t>
      </w:r>
      <w:r w:rsidRPr="00703517">
        <w:rPr>
          <w:rFonts w:ascii="Times New Roman" w:hAnsi="Times New Roman" w:cs="Times New Roman"/>
          <w:sz w:val="24"/>
          <w:szCs w:val="24"/>
        </w:rPr>
        <w:t xml:space="preserve"> sites within that species’ range, and (d) </w:t>
      </w:r>
      <w:r w:rsidR="00FE0D18" w:rsidRPr="00703517">
        <w:rPr>
          <w:rFonts w:ascii="Times New Roman" w:hAnsi="Times New Roman" w:cs="Times New Roman"/>
          <w:sz w:val="24"/>
          <w:szCs w:val="24"/>
        </w:rPr>
        <w:t>all</w:t>
      </w:r>
      <w:r w:rsidRPr="00703517">
        <w:rPr>
          <w:rFonts w:ascii="Times New Roman" w:hAnsi="Times New Roman" w:cs="Times New Roman"/>
          <w:sz w:val="24"/>
          <w:szCs w:val="24"/>
        </w:rPr>
        <w:t xml:space="preserve"> of </w:t>
      </w:r>
      <w:r w:rsidR="00143731" w:rsidRPr="00703517">
        <w:rPr>
          <w:rFonts w:ascii="Times New Roman" w:hAnsi="Times New Roman" w:cs="Times New Roman"/>
          <w:sz w:val="24"/>
          <w:szCs w:val="24"/>
        </w:rPr>
        <w:t xml:space="preserve">the </w:t>
      </w:r>
      <w:r w:rsidRPr="00703517">
        <w:rPr>
          <w:rFonts w:ascii="Times New Roman" w:hAnsi="Times New Roman" w:cs="Times New Roman"/>
          <w:sz w:val="24"/>
          <w:szCs w:val="24"/>
        </w:rPr>
        <w:t>sites within that species’ range</w:t>
      </w:r>
      <w:r w:rsidR="00FE0D18" w:rsidRPr="00703517">
        <w:rPr>
          <w:rFonts w:ascii="Times New Roman" w:hAnsi="Times New Roman" w:cs="Times New Roman"/>
          <w:sz w:val="24"/>
          <w:szCs w:val="24"/>
        </w:rPr>
        <w:t xml:space="preserve"> (all ranges truncated at 45°N)</w:t>
      </w:r>
      <w:r w:rsidRPr="00703517">
        <w:rPr>
          <w:rFonts w:ascii="Times New Roman" w:hAnsi="Times New Roman" w:cs="Times New Roman"/>
          <w:sz w:val="24"/>
          <w:szCs w:val="24"/>
        </w:rPr>
        <w:t xml:space="preserve">. </w:t>
      </w:r>
      <w:r w:rsidR="0074430D" w:rsidRPr="00703517">
        <w:rPr>
          <w:rFonts w:ascii="Times New Roman" w:hAnsi="Times New Roman" w:cs="Times New Roman"/>
          <w:sz w:val="24"/>
          <w:szCs w:val="24"/>
        </w:rPr>
        <w:t>Species are colored by qua</w:t>
      </w:r>
      <w:r w:rsidR="00BE2FB9" w:rsidRPr="00703517">
        <w:rPr>
          <w:rFonts w:ascii="Times New Roman" w:hAnsi="Times New Roman" w:cs="Times New Roman"/>
          <w:sz w:val="24"/>
          <w:szCs w:val="24"/>
        </w:rPr>
        <w:t>r</w:t>
      </w:r>
      <w:r w:rsidR="0074430D" w:rsidRPr="00703517">
        <w:rPr>
          <w:rFonts w:ascii="Times New Roman" w:hAnsi="Times New Roman" w:cs="Times New Roman"/>
          <w:sz w:val="24"/>
          <w:szCs w:val="24"/>
        </w:rPr>
        <w:t>tiles of the average annual temperature in their North American ranges</w:t>
      </w:r>
      <w:r w:rsidR="00FC4F2C" w:rsidRPr="00703517">
        <w:rPr>
          <w:rFonts w:ascii="Times New Roman" w:hAnsi="Times New Roman" w:cs="Times New Roman"/>
          <w:sz w:val="24"/>
          <w:szCs w:val="24"/>
        </w:rPr>
        <w:t xml:space="preserve"> (same as in Figure 2)</w:t>
      </w:r>
      <w:r w:rsidR="0074430D" w:rsidRPr="00703517">
        <w:rPr>
          <w:rFonts w:ascii="Times New Roman" w:hAnsi="Times New Roman" w:cs="Times New Roman"/>
          <w:sz w:val="24"/>
          <w:szCs w:val="24"/>
        </w:rPr>
        <w:t>.</w:t>
      </w:r>
    </w:p>
    <w:p w14:paraId="400ED67B" w14:textId="77777777" w:rsidR="00F21671" w:rsidRPr="00703517" w:rsidRDefault="00F21671">
      <w:pPr>
        <w:spacing w:line="240" w:lineRule="auto"/>
        <w:jc w:val="both"/>
        <w:rPr>
          <w:rFonts w:ascii="Times New Roman" w:hAnsi="Times New Roman" w:cs="Times New Roman"/>
          <w:sz w:val="24"/>
          <w:szCs w:val="24"/>
        </w:rPr>
      </w:pPr>
    </w:p>
    <w:p w14:paraId="1446FC09" w14:textId="70FA7505" w:rsidR="00F21671" w:rsidRPr="00703517" w:rsidRDefault="00F21671" w:rsidP="00BD4EC0">
      <w:pPr>
        <w:spacing w:line="240" w:lineRule="auto"/>
        <w:jc w:val="center"/>
        <w:rPr>
          <w:rFonts w:ascii="Times New Roman" w:hAnsi="Times New Roman" w:cs="Times New Roman"/>
          <w:sz w:val="24"/>
          <w:szCs w:val="24"/>
        </w:rPr>
      </w:pPr>
    </w:p>
    <w:p w14:paraId="023FA676" w14:textId="0361FED4" w:rsidR="00F21671" w:rsidRDefault="00564368">
      <w:pPr>
        <w:spacing w:line="240" w:lineRule="auto"/>
        <w:jc w:val="both"/>
        <w:rPr>
          <w:rFonts w:ascii="Times New Roman" w:hAnsi="Times New Roman" w:cs="Times New Roman"/>
          <w:sz w:val="24"/>
          <w:szCs w:val="24"/>
        </w:rPr>
      </w:pPr>
      <w:r>
        <w:rPr>
          <w:noProof/>
        </w:rPr>
        <w:drawing>
          <wp:inline distT="0" distB="0" distL="0" distR="0" wp14:anchorId="1D215AA1" wp14:editId="29A8E7FD">
            <wp:extent cx="5943600" cy="2971800"/>
            <wp:effectExtent l="0" t="0" r="0" b="0"/>
            <wp:docPr id="55" name="Picture 5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scatter chart&#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179B858" w14:textId="77777777" w:rsidR="00564368" w:rsidRPr="00703517" w:rsidRDefault="00564368">
      <w:pPr>
        <w:spacing w:line="240" w:lineRule="auto"/>
        <w:jc w:val="both"/>
        <w:rPr>
          <w:rFonts w:ascii="Times New Roman" w:hAnsi="Times New Roman" w:cs="Times New Roman"/>
          <w:sz w:val="24"/>
          <w:szCs w:val="24"/>
        </w:rPr>
      </w:pPr>
    </w:p>
    <w:p w14:paraId="2C814875" w14:textId="6C75F9F6" w:rsidR="00F21671" w:rsidRPr="00703517" w:rsidRDefault="00000000">
      <w:pPr>
        <w:spacing w:line="240" w:lineRule="auto"/>
        <w:jc w:val="both"/>
        <w:rPr>
          <w:rFonts w:ascii="Times New Roman" w:hAnsi="Times New Roman" w:cs="Times New Roman"/>
          <w:sz w:val="24"/>
          <w:szCs w:val="24"/>
        </w:rPr>
        <w:sectPr w:rsidR="00F21671" w:rsidRPr="00703517">
          <w:pgSz w:w="12240" w:h="15840"/>
          <w:pgMar w:top="1440" w:right="1440" w:bottom="1440" w:left="1440" w:header="720" w:footer="720" w:gutter="0"/>
          <w:cols w:space="720"/>
        </w:sectPr>
      </w:pPr>
      <w:r w:rsidRPr="00703517">
        <w:rPr>
          <w:rFonts w:ascii="Times New Roman" w:hAnsi="Times New Roman" w:cs="Times New Roman"/>
          <w:b/>
          <w:sz w:val="24"/>
          <w:szCs w:val="24"/>
        </w:rPr>
        <w:t xml:space="preserve">Figure 4. </w:t>
      </w:r>
      <w:r w:rsidR="00FC5263" w:rsidRPr="00703517">
        <w:rPr>
          <w:rFonts w:ascii="Times New Roman" w:hAnsi="Times New Roman" w:cs="Times New Roman"/>
          <w:sz w:val="24"/>
          <w:szCs w:val="24"/>
        </w:rPr>
        <w:t xml:space="preserve">The predictive relationship between species’ </w:t>
      </w:r>
      <w:r w:rsidR="0039095D">
        <w:rPr>
          <w:rFonts w:ascii="Times New Roman" w:hAnsi="Times New Roman" w:cs="Times New Roman"/>
          <w:sz w:val="24"/>
          <w:szCs w:val="24"/>
        </w:rPr>
        <w:t>(a) range-wide average annual temperature</w:t>
      </w:r>
      <w:r w:rsidR="00335D0F">
        <w:rPr>
          <w:rFonts w:ascii="Times New Roman" w:hAnsi="Times New Roman" w:cs="Times New Roman"/>
          <w:sz w:val="24"/>
          <w:szCs w:val="24"/>
        </w:rPr>
        <w:t xml:space="preserve"> (Model C)</w:t>
      </w:r>
      <w:r w:rsidR="0039095D">
        <w:rPr>
          <w:rFonts w:ascii="Times New Roman" w:hAnsi="Times New Roman" w:cs="Times New Roman"/>
          <w:sz w:val="24"/>
          <w:szCs w:val="24"/>
        </w:rPr>
        <w:t xml:space="preserve"> and (b) average wingspan</w:t>
      </w:r>
      <w:r w:rsidR="00335D0F">
        <w:rPr>
          <w:rFonts w:ascii="Times New Roman" w:hAnsi="Times New Roman" w:cs="Times New Roman"/>
          <w:sz w:val="24"/>
          <w:szCs w:val="24"/>
        </w:rPr>
        <w:t xml:space="preserve"> (Model G)</w:t>
      </w:r>
      <w:r w:rsidR="0039095D">
        <w:rPr>
          <w:rFonts w:ascii="Times New Roman" w:hAnsi="Times New Roman" w:cs="Times New Roman"/>
          <w:sz w:val="24"/>
          <w:szCs w:val="24"/>
        </w:rPr>
        <w:t xml:space="preserve"> and mean occupancy probability shift from the 1970s to 2010s. Shaded regions indicate Bayesian credible intervals while points represent </w:t>
      </w:r>
      <w:r w:rsidR="002C6542">
        <w:rPr>
          <w:rFonts w:ascii="Times New Roman" w:hAnsi="Times New Roman" w:cs="Times New Roman"/>
          <w:sz w:val="24"/>
          <w:szCs w:val="24"/>
        </w:rPr>
        <w:t xml:space="preserve">the </w:t>
      </w:r>
      <w:r w:rsidR="0039095D">
        <w:rPr>
          <w:rFonts w:ascii="Times New Roman" w:hAnsi="Times New Roman" w:cs="Times New Roman"/>
          <w:sz w:val="24"/>
          <w:szCs w:val="24"/>
        </w:rPr>
        <w:t>species in our post-hoc analysis.</w:t>
      </w:r>
      <w:r w:rsidR="00335D0F">
        <w:rPr>
          <w:rFonts w:ascii="Times New Roman" w:hAnsi="Times New Roman" w:cs="Times New Roman"/>
          <w:sz w:val="24"/>
          <w:szCs w:val="24"/>
        </w:rPr>
        <w:t xml:space="preserve"> </w:t>
      </w:r>
      <w:r w:rsidRPr="00703517">
        <w:rPr>
          <w:rFonts w:ascii="Times New Roman" w:hAnsi="Times New Roman" w:cs="Times New Roman"/>
          <w:sz w:val="24"/>
          <w:szCs w:val="24"/>
        </w:rPr>
        <w:br w:type="page"/>
      </w:r>
    </w:p>
    <w:p w14:paraId="76C57223" w14:textId="77777777"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lastRenderedPageBreak/>
        <w:t>SUPPLEMENTAL MATERIAL</w:t>
      </w:r>
    </w:p>
    <w:p w14:paraId="0FB8AD6B" w14:textId="77777777" w:rsidR="00F21671" w:rsidRPr="00703517" w:rsidRDefault="00F21671">
      <w:pPr>
        <w:spacing w:line="240" w:lineRule="auto"/>
        <w:jc w:val="center"/>
        <w:rPr>
          <w:rFonts w:ascii="Times New Roman" w:hAnsi="Times New Roman" w:cs="Times New Roman"/>
          <w:sz w:val="24"/>
          <w:szCs w:val="24"/>
        </w:rPr>
      </w:pPr>
    </w:p>
    <w:p w14:paraId="3AE1895C" w14:textId="77777777" w:rsidR="00F21671" w:rsidRPr="00703517" w:rsidRDefault="00000000">
      <w:pPr>
        <w:spacing w:line="240" w:lineRule="auto"/>
        <w:rPr>
          <w:rFonts w:ascii="Times New Roman" w:hAnsi="Times New Roman" w:cs="Times New Roman"/>
          <w:b/>
          <w:i/>
          <w:sz w:val="24"/>
          <w:szCs w:val="24"/>
          <w:u w:val="single"/>
        </w:rPr>
      </w:pPr>
      <w:r w:rsidRPr="00703517">
        <w:rPr>
          <w:rFonts w:ascii="Times New Roman" w:hAnsi="Times New Roman" w:cs="Times New Roman"/>
          <w:b/>
          <w:i/>
          <w:sz w:val="24"/>
          <w:szCs w:val="24"/>
          <w:u w:val="single"/>
        </w:rPr>
        <w:t>Table of Contents</w:t>
      </w:r>
    </w:p>
    <w:p w14:paraId="795F5DB1" w14:textId="77777777" w:rsidR="00F21671" w:rsidRPr="00703517" w:rsidRDefault="00F21671">
      <w:pPr>
        <w:spacing w:line="240" w:lineRule="auto"/>
        <w:rPr>
          <w:rFonts w:ascii="Times New Roman" w:hAnsi="Times New Roman" w:cs="Times New Roman"/>
          <w:b/>
          <w:i/>
          <w:sz w:val="24"/>
          <w:szCs w:val="24"/>
        </w:rPr>
      </w:pPr>
    </w:p>
    <w:p w14:paraId="5A9A563F" w14:textId="77777777"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Mathematical Definition of Post-hoc Trait Models</w:t>
      </w:r>
    </w:p>
    <w:p w14:paraId="6DEB8DF8" w14:textId="77777777" w:rsidR="00F21671" w:rsidRPr="00703517" w:rsidRDefault="00F21671">
      <w:pPr>
        <w:spacing w:line="240" w:lineRule="auto"/>
        <w:jc w:val="both"/>
        <w:rPr>
          <w:rFonts w:ascii="Times New Roman" w:hAnsi="Times New Roman" w:cs="Times New Roman"/>
          <w:b/>
          <w:sz w:val="24"/>
          <w:szCs w:val="24"/>
        </w:rPr>
      </w:pPr>
    </w:p>
    <w:p w14:paraId="00B25032" w14:textId="77777777" w:rsidR="00F21671" w:rsidRPr="00703517" w:rsidRDefault="00F21671">
      <w:pPr>
        <w:spacing w:line="240" w:lineRule="auto"/>
        <w:jc w:val="both"/>
        <w:rPr>
          <w:rFonts w:ascii="Times New Roman" w:hAnsi="Times New Roman" w:cs="Times New Roman"/>
          <w:b/>
          <w:sz w:val="24"/>
          <w:szCs w:val="24"/>
        </w:rPr>
      </w:pPr>
    </w:p>
    <w:p w14:paraId="53BB2D42" w14:textId="456C774F"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637BA4"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637BA4" w:rsidRPr="00703517">
        <w:rPr>
          <w:rFonts w:ascii="Times New Roman" w:hAnsi="Times New Roman" w:cs="Times New Roman"/>
          <w:b/>
          <w:sz w:val="24"/>
          <w:szCs w:val="24"/>
        </w:rPr>
        <w:t xml:space="preserve"> </w:t>
      </w:r>
      <w:r w:rsidR="00637BA4" w:rsidRPr="00703517">
        <w:rPr>
          <w:rFonts w:ascii="Times New Roman" w:hAnsi="Times New Roman" w:cs="Times New Roman"/>
          <w:bCs/>
          <w:sz w:val="24"/>
          <w:szCs w:val="24"/>
        </w:rPr>
        <w:t>Average occupancy trend estimates across all models/species</w:t>
      </w:r>
    </w:p>
    <w:p w14:paraId="1C046D76" w14:textId="77777777" w:rsidR="00F21671" w:rsidRPr="00703517" w:rsidRDefault="00F21671">
      <w:pPr>
        <w:spacing w:line="240" w:lineRule="auto"/>
        <w:jc w:val="both"/>
        <w:rPr>
          <w:rFonts w:ascii="Times New Roman" w:hAnsi="Times New Roman" w:cs="Times New Roman"/>
          <w:b/>
          <w:sz w:val="24"/>
          <w:szCs w:val="24"/>
        </w:rPr>
      </w:pPr>
    </w:p>
    <w:p w14:paraId="70E81B42" w14:textId="5B368AD5"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470F46" w:rsidRPr="00703517">
        <w:rPr>
          <w:rFonts w:ascii="Times New Roman" w:hAnsi="Times New Roman" w:cs="Times New Roman"/>
          <w:b/>
          <w:sz w:val="24"/>
          <w:szCs w:val="24"/>
        </w:rPr>
        <w:t xml:space="preserve"> </w:t>
      </w:r>
      <w:r w:rsidR="00470F46"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470F46" w:rsidRPr="00703517">
        <w:rPr>
          <w:rFonts w:ascii="Times New Roman" w:hAnsi="Times New Roman" w:cs="Times New Roman"/>
          <w:bCs/>
          <w:sz w:val="24"/>
          <w:szCs w:val="24"/>
        </w:rPr>
        <w:t xml:space="preserve"> 100-km temperature analysis</w:t>
      </w:r>
    </w:p>
    <w:p w14:paraId="68AFA9FC" w14:textId="77777777" w:rsidR="00F21671" w:rsidRPr="00703517" w:rsidRDefault="00F21671">
      <w:pPr>
        <w:spacing w:line="240" w:lineRule="auto"/>
        <w:jc w:val="both"/>
        <w:rPr>
          <w:rFonts w:ascii="Times New Roman" w:hAnsi="Times New Roman" w:cs="Times New Roman"/>
          <w:b/>
          <w:sz w:val="24"/>
          <w:szCs w:val="24"/>
        </w:rPr>
      </w:pPr>
    </w:p>
    <w:p w14:paraId="361904D8" w14:textId="0DCF5CE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temperature analysis</w:t>
      </w:r>
    </w:p>
    <w:p w14:paraId="26BA3DC0" w14:textId="77777777" w:rsidR="00F21671" w:rsidRPr="00703517" w:rsidRDefault="00F21671">
      <w:pPr>
        <w:spacing w:line="240" w:lineRule="auto"/>
        <w:jc w:val="both"/>
        <w:rPr>
          <w:rFonts w:ascii="Times New Roman" w:hAnsi="Times New Roman" w:cs="Times New Roman"/>
          <w:b/>
          <w:sz w:val="24"/>
          <w:szCs w:val="24"/>
        </w:rPr>
      </w:pPr>
    </w:p>
    <w:p w14:paraId="51DFB661" w14:textId="263B6BFD"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100-km precipitation analysis</w:t>
      </w:r>
    </w:p>
    <w:p w14:paraId="75680A88" w14:textId="77777777" w:rsidR="00F21671" w:rsidRPr="00703517" w:rsidRDefault="00F21671">
      <w:pPr>
        <w:spacing w:line="240" w:lineRule="auto"/>
        <w:jc w:val="both"/>
        <w:rPr>
          <w:rFonts w:ascii="Times New Roman" w:hAnsi="Times New Roman" w:cs="Times New Roman"/>
          <w:b/>
          <w:sz w:val="24"/>
          <w:szCs w:val="24"/>
        </w:rPr>
      </w:pPr>
    </w:p>
    <w:p w14:paraId="3368E976" w14:textId="37DD0ED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Table S</w:t>
      </w:r>
      <w:r w:rsidR="003F6EB0" w:rsidRPr="00703517">
        <w:rPr>
          <w:rFonts w:ascii="Times New Roman" w:hAnsi="Times New Roman" w:cs="Times New Roman"/>
          <w:b/>
          <w:sz w:val="24"/>
          <w:szCs w:val="24"/>
        </w:rPr>
        <w:t>11</w:t>
      </w:r>
      <w:r w:rsidRPr="00703517">
        <w:rPr>
          <w:rFonts w:ascii="Times New Roman" w:hAnsi="Times New Roman" w:cs="Times New Roman"/>
          <w:b/>
          <w:sz w:val="24"/>
          <w:szCs w:val="24"/>
        </w:rPr>
        <w:t>.</w:t>
      </w:r>
      <w:r w:rsidR="00A44CAA" w:rsidRPr="00703517">
        <w:rPr>
          <w:rFonts w:ascii="Times New Roman" w:hAnsi="Times New Roman" w:cs="Times New Roman"/>
          <w:b/>
          <w:sz w:val="24"/>
          <w:szCs w:val="24"/>
        </w:rPr>
        <w:t xml:space="preserve"> </w:t>
      </w:r>
      <w:r w:rsidR="00A44CAA" w:rsidRPr="00703517">
        <w:rPr>
          <w:rFonts w:ascii="Times New Roman" w:hAnsi="Times New Roman" w:cs="Times New Roman"/>
          <w:bCs/>
          <w:sz w:val="24"/>
          <w:szCs w:val="24"/>
        </w:rPr>
        <w:t xml:space="preserve">Model selection for </w:t>
      </w:r>
      <w:r w:rsidR="0017626B">
        <w:rPr>
          <w:rFonts w:ascii="Times New Roman" w:hAnsi="Times New Roman" w:cs="Times New Roman"/>
          <w:bCs/>
          <w:sz w:val="24"/>
          <w:szCs w:val="24"/>
        </w:rPr>
        <w:t>post-hoc</w:t>
      </w:r>
      <w:r w:rsidR="0017626B" w:rsidRPr="00703517">
        <w:rPr>
          <w:rFonts w:ascii="Times New Roman" w:hAnsi="Times New Roman" w:cs="Times New Roman"/>
          <w:bCs/>
          <w:sz w:val="24"/>
          <w:szCs w:val="24"/>
        </w:rPr>
        <w:t xml:space="preserve"> </w:t>
      </w:r>
      <w:r w:rsidR="00A44CAA" w:rsidRPr="00703517">
        <w:rPr>
          <w:rFonts w:ascii="Times New Roman" w:hAnsi="Times New Roman" w:cs="Times New Roman"/>
          <w:bCs/>
          <w:sz w:val="24"/>
          <w:szCs w:val="24"/>
        </w:rPr>
        <w:t>200-km precipitation analysis</w:t>
      </w:r>
    </w:p>
    <w:p w14:paraId="7E1B54D0" w14:textId="77777777" w:rsidR="00F21671" w:rsidRPr="00703517" w:rsidRDefault="00F21671">
      <w:pPr>
        <w:spacing w:line="240" w:lineRule="auto"/>
        <w:jc w:val="both"/>
        <w:rPr>
          <w:rFonts w:ascii="Times New Roman" w:hAnsi="Times New Roman" w:cs="Times New Roman"/>
          <w:b/>
          <w:sz w:val="24"/>
          <w:szCs w:val="24"/>
        </w:rPr>
      </w:pPr>
    </w:p>
    <w:p w14:paraId="0FD57C03" w14:textId="77777777" w:rsidR="00F21671" w:rsidRPr="00703517" w:rsidRDefault="00F21671">
      <w:pPr>
        <w:spacing w:line="240" w:lineRule="auto"/>
        <w:jc w:val="both"/>
        <w:rPr>
          <w:rFonts w:ascii="Times New Roman" w:hAnsi="Times New Roman" w:cs="Times New Roman"/>
          <w:b/>
          <w:sz w:val="24"/>
          <w:szCs w:val="24"/>
        </w:rPr>
      </w:pPr>
    </w:p>
    <w:p w14:paraId="5130E8C2" w14:textId="77777777" w:rsidR="00637BA4" w:rsidRPr="00703517" w:rsidRDefault="00637BA4">
      <w:pPr>
        <w:spacing w:line="240" w:lineRule="auto"/>
        <w:jc w:val="both"/>
        <w:rPr>
          <w:rFonts w:ascii="Times New Roman" w:hAnsi="Times New Roman" w:cs="Times New Roman"/>
          <w:b/>
          <w:sz w:val="24"/>
          <w:szCs w:val="24"/>
        </w:rPr>
      </w:pPr>
    </w:p>
    <w:p w14:paraId="0C03339E" w14:textId="420F3E2B"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B430E2" w:rsidRPr="00703517">
        <w:rPr>
          <w:rFonts w:ascii="Times New Roman" w:hAnsi="Times New Roman" w:cs="Times New Roman"/>
          <w:b/>
          <w:sz w:val="24"/>
          <w:szCs w:val="24"/>
        </w:rPr>
        <w:t>1</w:t>
      </w:r>
      <w:r w:rsidRPr="00703517">
        <w:rPr>
          <w:rFonts w:ascii="Times New Roman" w:hAnsi="Times New Roman" w:cs="Times New Roman"/>
          <w:b/>
          <w:sz w:val="24"/>
          <w:szCs w:val="24"/>
        </w:rPr>
        <w:t>.</w:t>
      </w:r>
      <w:r w:rsidR="00B430E2" w:rsidRPr="00703517">
        <w:rPr>
          <w:rFonts w:ascii="Times New Roman" w:hAnsi="Times New Roman" w:cs="Times New Roman"/>
          <w:b/>
          <w:sz w:val="24"/>
          <w:szCs w:val="24"/>
        </w:rPr>
        <w:t xml:space="preserve"> </w:t>
      </w:r>
      <w:r w:rsidR="00B430E2" w:rsidRPr="00703517">
        <w:rPr>
          <w:rFonts w:ascii="Times New Roman" w:hAnsi="Times New Roman" w:cs="Times New Roman"/>
          <w:bCs/>
          <w:sz w:val="24"/>
          <w:szCs w:val="24"/>
        </w:rPr>
        <w:t>Graphical illustration of the approach used in this study</w:t>
      </w:r>
    </w:p>
    <w:p w14:paraId="71DFF489" w14:textId="77777777" w:rsidR="00F21671" w:rsidRPr="00703517" w:rsidRDefault="00F21671">
      <w:pPr>
        <w:spacing w:line="240" w:lineRule="auto"/>
        <w:jc w:val="both"/>
        <w:rPr>
          <w:rFonts w:ascii="Times New Roman" w:hAnsi="Times New Roman" w:cs="Times New Roman"/>
          <w:b/>
          <w:sz w:val="24"/>
          <w:szCs w:val="24"/>
        </w:rPr>
      </w:pPr>
    </w:p>
    <w:p w14:paraId="37B51831" w14:textId="38B22F8D"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2</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temperature model</w:t>
      </w:r>
    </w:p>
    <w:p w14:paraId="396DE359" w14:textId="77777777" w:rsidR="00F21671" w:rsidRPr="00703517" w:rsidRDefault="00F21671">
      <w:pPr>
        <w:spacing w:line="240" w:lineRule="auto"/>
        <w:jc w:val="both"/>
        <w:rPr>
          <w:rFonts w:ascii="Times New Roman" w:hAnsi="Times New Roman" w:cs="Times New Roman"/>
          <w:b/>
          <w:sz w:val="24"/>
          <w:szCs w:val="24"/>
        </w:rPr>
      </w:pPr>
    </w:p>
    <w:p w14:paraId="47B7951D" w14:textId="18E5FBE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3</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100km precipitation model</w:t>
      </w:r>
    </w:p>
    <w:p w14:paraId="68E053D2" w14:textId="77777777" w:rsidR="00F21671" w:rsidRPr="00703517" w:rsidRDefault="00F21671">
      <w:pPr>
        <w:spacing w:line="240" w:lineRule="auto"/>
        <w:jc w:val="both"/>
        <w:rPr>
          <w:rFonts w:ascii="Times New Roman" w:hAnsi="Times New Roman" w:cs="Times New Roman"/>
          <w:b/>
          <w:sz w:val="24"/>
          <w:szCs w:val="24"/>
        </w:rPr>
      </w:pPr>
    </w:p>
    <w:p w14:paraId="00FC9AC6" w14:textId="3F2AE044"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31528" w:rsidRPr="00703517">
        <w:rPr>
          <w:rFonts w:ascii="Times New Roman" w:hAnsi="Times New Roman" w:cs="Times New Roman"/>
          <w:b/>
          <w:sz w:val="24"/>
          <w:szCs w:val="24"/>
        </w:rPr>
        <w:t>4</w:t>
      </w:r>
      <w:r w:rsidRPr="00703517">
        <w:rPr>
          <w:rFonts w:ascii="Times New Roman" w:hAnsi="Times New Roman" w:cs="Times New Roman"/>
          <w:b/>
          <w:sz w:val="24"/>
          <w:szCs w:val="24"/>
        </w:rPr>
        <w:t>.</w:t>
      </w:r>
      <w:r w:rsidR="00031528" w:rsidRPr="00703517">
        <w:rPr>
          <w:rFonts w:ascii="Times New Roman" w:hAnsi="Times New Roman" w:cs="Times New Roman"/>
          <w:b/>
          <w:sz w:val="24"/>
          <w:szCs w:val="24"/>
        </w:rPr>
        <w:t xml:space="preserve"> </w:t>
      </w:r>
      <w:r w:rsidR="00031528" w:rsidRPr="00703517">
        <w:rPr>
          <w:rFonts w:ascii="Times New Roman" w:hAnsi="Times New Roman" w:cs="Times New Roman"/>
          <w:bCs/>
          <w:sz w:val="24"/>
          <w:szCs w:val="24"/>
        </w:rPr>
        <w:t>Occupancy trends from the 200km precipitation model</w:t>
      </w:r>
    </w:p>
    <w:p w14:paraId="75CA5E97" w14:textId="77777777" w:rsidR="00F21671" w:rsidRPr="00703517" w:rsidRDefault="00F21671">
      <w:pPr>
        <w:spacing w:line="240" w:lineRule="auto"/>
        <w:jc w:val="both"/>
        <w:rPr>
          <w:rFonts w:ascii="Times New Roman" w:hAnsi="Times New Roman" w:cs="Times New Roman"/>
          <w:b/>
          <w:sz w:val="24"/>
          <w:szCs w:val="24"/>
        </w:rPr>
      </w:pPr>
    </w:p>
    <w:p w14:paraId="6F9BBDB1" w14:textId="106B6F8A" w:rsidR="00F21671" w:rsidRPr="00703517" w:rsidRDefault="00000000">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5</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temperature post-hoc Model C</w:t>
      </w:r>
      <w:r w:rsidR="0034462B">
        <w:rPr>
          <w:rFonts w:ascii="Times New Roman" w:hAnsi="Times New Roman" w:cs="Times New Roman"/>
          <w:bCs/>
          <w:sz w:val="24"/>
          <w:szCs w:val="24"/>
        </w:rPr>
        <w:t>.</w:t>
      </w:r>
    </w:p>
    <w:p w14:paraId="37344095" w14:textId="77777777" w:rsidR="00F21671" w:rsidRPr="00703517" w:rsidRDefault="00F21671">
      <w:pPr>
        <w:spacing w:line="240" w:lineRule="auto"/>
        <w:jc w:val="both"/>
        <w:rPr>
          <w:rFonts w:ascii="Times New Roman" w:hAnsi="Times New Roman" w:cs="Times New Roman"/>
          <w:b/>
          <w:sz w:val="24"/>
          <w:szCs w:val="24"/>
        </w:rPr>
      </w:pPr>
    </w:p>
    <w:p w14:paraId="6A9E5B15" w14:textId="63CF3E2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7</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 xml:space="preserve">Parameter estimates for the 100km precipitation post-hoc Model </w:t>
      </w:r>
      <w:r w:rsidR="008A70AA">
        <w:rPr>
          <w:rFonts w:ascii="Times New Roman" w:hAnsi="Times New Roman" w:cs="Times New Roman"/>
          <w:bCs/>
          <w:sz w:val="24"/>
          <w:szCs w:val="24"/>
        </w:rPr>
        <w:t>C.</w:t>
      </w:r>
    </w:p>
    <w:p w14:paraId="5819355B" w14:textId="77777777" w:rsidR="00F21671" w:rsidRPr="00703517" w:rsidRDefault="00F21671">
      <w:pPr>
        <w:spacing w:line="240" w:lineRule="auto"/>
        <w:jc w:val="both"/>
        <w:rPr>
          <w:rFonts w:ascii="Times New Roman" w:hAnsi="Times New Roman" w:cs="Times New Roman"/>
          <w:b/>
          <w:sz w:val="24"/>
          <w:szCs w:val="24"/>
        </w:rPr>
      </w:pPr>
    </w:p>
    <w:p w14:paraId="5A20C025" w14:textId="0D9D424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Supplemental Figure S</w:t>
      </w:r>
      <w:r w:rsidR="00086474" w:rsidRPr="00703517">
        <w:rPr>
          <w:rFonts w:ascii="Times New Roman" w:hAnsi="Times New Roman" w:cs="Times New Roman"/>
          <w:b/>
          <w:sz w:val="24"/>
          <w:szCs w:val="24"/>
        </w:rPr>
        <w:t>8</w:t>
      </w:r>
      <w:r w:rsidRPr="00703517">
        <w:rPr>
          <w:rFonts w:ascii="Times New Roman" w:hAnsi="Times New Roman" w:cs="Times New Roman"/>
          <w:b/>
          <w:sz w:val="24"/>
          <w:szCs w:val="24"/>
        </w:rPr>
        <w:t>.</w:t>
      </w:r>
      <w:r w:rsidR="00533530" w:rsidRPr="00703517">
        <w:rPr>
          <w:rFonts w:ascii="Times New Roman" w:hAnsi="Times New Roman" w:cs="Times New Roman"/>
          <w:b/>
          <w:sz w:val="24"/>
          <w:szCs w:val="24"/>
        </w:rPr>
        <w:t xml:space="preserve"> </w:t>
      </w:r>
      <w:r w:rsidR="00533530" w:rsidRPr="00703517">
        <w:rPr>
          <w:rFonts w:ascii="Times New Roman" w:hAnsi="Times New Roman" w:cs="Times New Roman"/>
          <w:bCs/>
          <w:sz w:val="24"/>
          <w:szCs w:val="24"/>
        </w:rPr>
        <w:t>Parameter estimates for the 200km precipitation post-hoc Model C.</w:t>
      </w:r>
    </w:p>
    <w:p w14:paraId="513450B5" w14:textId="77777777" w:rsidR="00D429DE" w:rsidRDefault="00D429DE" w:rsidP="00EC61A4">
      <w:pPr>
        <w:spacing w:line="240" w:lineRule="auto"/>
        <w:rPr>
          <w:rFonts w:ascii="Times New Roman" w:hAnsi="Times New Roman" w:cs="Times New Roman"/>
          <w:b/>
          <w:sz w:val="24"/>
          <w:szCs w:val="24"/>
        </w:rPr>
      </w:pPr>
    </w:p>
    <w:p w14:paraId="7A45EC6E" w14:textId="77777777" w:rsidR="00D429DE" w:rsidRDefault="00D429DE">
      <w:pPr>
        <w:spacing w:line="240" w:lineRule="auto"/>
        <w:jc w:val="center"/>
        <w:rPr>
          <w:rFonts w:ascii="Times New Roman" w:hAnsi="Times New Roman" w:cs="Times New Roman"/>
          <w:b/>
          <w:sz w:val="24"/>
          <w:szCs w:val="24"/>
        </w:rPr>
      </w:pPr>
    </w:p>
    <w:p w14:paraId="68101E8A" w14:textId="5F0913B5" w:rsidR="00F21671" w:rsidRPr="00703517" w:rsidRDefault="00000000">
      <w:pPr>
        <w:spacing w:line="240" w:lineRule="auto"/>
        <w:jc w:val="center"/>
        <w:rPr>
          <w:rFonts w:ascii="Times New Roman" w:hAnsi="Times New Roman" w:cs="Times New Roman"/>
          <w:b/>
          <w:sz w:val="24"/>
          <w:szCs w:val="24"/>
        </w:rPr>
      </w:pPr>
      <w:r w:rsidRPr="00703517">
        <w:rPr>
          <w:rFonts w:ascii="Times New Roman" w:hAnsi="Times New Roman" w:cs="Times New Roman"/>
          <w:b/>
          <w:sz w:val="24"/>
          <w:szCs w:val="24"/>
        </w:rPr>
        <w:t>ADDITIONAL SUPPLEMENTARY MATERIAL FILES</w:t>
      </w:r>
    </w:p>
    <w:p w14:paraId="4D708221" w14:textId="22962930" w:rsidR="00F21671" w:rsidRDefault="00F21671">
      <w:pPr>
        <w:spacing w:line="240" w:lineRule="auto"/>
        <w:jc w:val="center"/>
        <w:rPr>
          <w:rFonts w:ascii="Times New Roman" w:hAnsi="Times New Roman" w:cs="Times New Roman"/>
          <w:b/>
          <w:sz w:val="24"/>
          <w:szCs w:val="24"/>
        </w:rPr>
      </w:pPr>
    </w:p>
    <w:p w14:paraId="75B6E915" w14:textId="781909B3" w:rsidR="004D3F57" w:rsidRPr="004D3F57" w:rsidRDefault="004D3F57" w:rsidP="004D3F57">
      <w:pPr>
        <w:spacing w:line="240" w:lineRule="auto"/>
        <w:rPr>
          <w:rFonts w:ascii="Times New Roman" w:hAnsi="Times New Roman" w:cs="Times New Roman"/>
          <w:bCs/>
          <w:sz w:val="24"/>
          <w:szCs w:val="24"/>
        </w:rPr>
      </w:pPr>
      <w:r>
        <w:rPr>
          <w:rFonts w:ascii="Times New Roman" w:hAnsi="Times New Roman" w:cs="Times New Roman"/>
          <w:b/>
          <w:sz w:val="24"/>
          <w:szCs w:val="24"/>
        </w:rPr>
        <w:t xml:space="preserve">Supplemental File S1: </w:t>
      </w:r>
      <w:r>
        <w:rPr>
          <w:rFonts w:ascii="Times New Roman" w:hAnsi="Times New Roman" w:cs="Times New Roman"/>
          <w:bCs/>
          <w:sz w:val="24"/>
          <w:szCs w:val="24"/>
        </w:rPr>
        <w:t xml:space="preserve">List of accessed collections through </w:t>
      </w:r>
      <w:proofErr w:type="spellStart"/>
      <w:r>
        <w:rPr>
          <w:rFonts w:ascii="Times New Roman" w:hAnsi="Times New Roman" w:cs="Times New Roman"/>
          <w:bCs/>
          <w:sz w:val="24"/>
          <w:szCs w:val="24"/>
        </w:rPr>
        <w:t>iDigBio</w:t>
      </w:r>
      <w:proofErr w:type="spellEnd"/>
      <w:r>
        <w:rPr>
          <w:rFonts w:ascii="Times New Roman" w:hAnsi="Times New Roman" w:cs="Times New Roman"/>
          <w:bCs/>
          <w:sz w:val="24"/>
          <w:szCs w:val="24"/>
        </w:rPr>
        <w:t>.</w:t>
      </w:r>
    </w:p>
    <w:p w14:paraId="7E191060" w14:textId="77777777" w:rsidR="004D3F57" w:rsidRDefault="004D3F57">
      <w:pPr>
        <w:spacing w:line="240" w:lineRule="auto"/>
        <w:jc w:val="both"/>
        <w:rPr>
          <w:rFonts w:ascii="Times New Roman" w:hAnsi="Times New Roman" w:cs="Times New Roman"/>
          <w:b/>
          <w:sz w:val="24"/>
          <w:szCs w:val="24"/>
        </w:rPr>
      </w:pPr>
    </w:p>
    <w:p w14:paraId="703CF856" w14:textId="5FE1A48B"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w:t>
      </w:r>
      <w:r w:rsidR="002F77FB" w:rsidRPr="00703517">
        <w:rPr>
          <w:rFonts w:ascii="Times New Roman" w:hAnsi="Times New Roman" w:cs="Times New Roman"/>
          <w:sz w:val="24"/>
          <w:szCs w:val="24"/>
        </w:rPr>
        <w:t xml:space="preserve"> </w:t>
      </w:r>
      <w:r w:rsidRPr="00703517">
        <w:rPr>
          <w:rFonts w:ascii="Times New Roman" w:hAnsi="Times New Roman" w:cs="Times New Roman"/>
          <w:sz w:val="24"/>
          <w:szCs w:val="24"/>
        </w:rPr>
        <w:t xml:space="preserve">plots and other model assessment metrics </w:t>
      </w:r>
      <w:r w:rsidR="0028453A" w:rsidRPr="00703517">
        <w:rPr>
          <w:rFonts w:ascii="Times New Roman" w:hAnsi="Times New Roman" w:cs="Times New Roman"/>
          <w:sz w:val="24"/>
          <w:szCs w:val="24"/>
        </w:rPr>
        <w:t>for our 100-kilometer temperature occupancy-detection model.</w:t>
      </w:r>
    </w:p>
    <w:p w14:paraId="6E0FFEF7" w14:textId="77777777" w:rsidR="00F21671" w:rsidRPr="00703517" w:rsidRDefault="00F21671">
      <w:pPr>
        <w:spacing w:line="240" w:lineRule="auto"/>
        <w:jc w:val="both"/>
        <w:rPr>
          <w:rFonts w:ascii="Times New Roman" w:hAnsi="Times New Roman" w:cs="Times New Roman"/>
          <w:sz w:val="24"/>
          <w:szCs w:val="24"/>
        </w:rPr>
      </w:pPr>
    </w:p>
    <w:p w14:paraId="76B53028" w14:textId="3033F13E"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3</w:t>
      </w:r>
      <w:r w:rsidRPr="00703517">
        <w:rPr>
          <w:rFonts w:ascii="Times New Roman" w:hAnsi="Times New Roman" w:cs="Times New Roman"/>
          <w:b/>
          <w:sz w:val="24"/>
          <w:szCs w:val="24"/>
        </w:rPr>
        <w:t xml:space="preserve">: </w:t>
      </w:r>
      <w:r w:rsidR="0028453A" w:rsidRPr="00703517">
        <w:rPr>
          <w:rFonts w:ascii="Times New Roman" w:hAnsi="Times New Roman" w:cs="Times New Roman"/>
          <w:sz w:val="24"/>
          <w:szCs w:val="24"/>
        </w:rPr>
        <w:t xml:space="preserve">Trace plots and other model assessment metrics for our </w:t>
      </w:r>
      <w:r w:rsidR="007C27B3" w:rsidRPr="00703517">
        <w:rPr>
          <w:rFonts w:ascii="Times New Roman" w:hAnsi="Times New Roman" w:cs="Times New Roman"/>
          <w:sz w:val="24"/>
          <w:szCs w:val="24"/>
        </w:rPr>
        <w:t>2</w:t>
      </w:r>
      <w:r w:rsidR="0028453A" w:rsidRPr="00703517">
        <w:rPr>
          <w:rFonts w:ascii="Times New Roman" w:hAnsi="Times New Roman" w:cs="Times New Roman"/>
          <w:sz w:val="24"/>
          <w:szCs w:val="24"/>
        </w:rPr>
        <w:t>00-kilometer temperature occupancy-detection model.</w:t>
      </w:r>
    </w:p>
    <w:p w14:paraId="176DE12C" w14:textId="6D64132C" w:rsidR="0028453A" w:rsidRPr="00703517" w:rsidRDefault="0028453A">
      <w:pPr>
        <w:spacing w:line="240" w:lineRule="auto"/>
        <w:jc w:val="both"/>
        <w:rPr>
          <w:rFonts w:ascii="Times New Roman" w:hAnsi="Times New Roman" w:cs="Times New Roman"/>
          <w:sz w:val="24"/>
          <w:szCs w:val="24"/>
        </w:rPr>
      </w:pPr>
    </w:p>
    <w:p w14:paraId="4AFD75F6" w14:textId="3BC013A1" w:rsidR="0028453A" w:rsidRPr="00703517" w:rsidRDefault="0028453A" w:rsidP="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Trace plots and other model assessment metrics for our 100-kilometer </w:t>
      </w:r>
      <w:r w:rsidR="007C27B3" w:rsidRPr="00703517">
        <w:rPr>
          <w:rFonts w:ascii="Times New Roman" w:hAnsi="Times New Roman" w:cs="Times New Roman"/>
          <w:sz w:val="24"/>
          <w:szCs w:val="24"/>
        </w:rPr>
        <w:t>precipitation</w:t>
      </w:r>
      <w:r w:rsidRPr="00703517">
        <w:rPr>
          <w:rFonts w:ascii="Times New Roman" w:hAnsi="Times New Roman" w:cs="Times New Roman"/>
          <w:sz w:val="24"/>
          <w:szCs w:val="24"/>
        </w:rPr>
        <w:t xml:space="preserve"> occupancy-detection model.</w:t>
      </w:r>
    </w:p>
    <w:p w14:paraId="3340760C" w14:textId="78A342C5" w:rsidR="0028453A" w:rsidRPr="00703517" w:rsidRDefault="0028453A">
      <w:pPr>
        <w:spacing w:line="240" w:lineRule="auto"/>
        <w:jc w:val="both"/>
        <w:rPr>
          <w:rFonts w:ascii="Times New Roman" w:hAnsi="Times New Roman" w:cs="Times New Roman"/>
          <w:sz w:val="24"/>
          <w:szCs w:val="24"/>
        </w:rPr>
      </w:pPr>
    </w:p>
    <w:p w14:paraId="2A4568B1" w14:textId="5B1DD24E" w:rsidR="0028453A" w:rsidRPr="00703517" w:rsidRDefault="0028453A">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Supplemental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Trace plots and other model assessment metrics for our 200-kilometer precipitation occupancy-detection model.</w:t>
      </w:r>
    </w:p>
    <w:p w14:paraId="20055410" w14:textId="77777777" w:rsidR="00F21671" w:rsidRPr="00703517" w:rsidRDefault="00F21671">
      <w:pPr>
        <w:spacing w:line="240" w:lineRule="auto"/>
        <w:jc w:val="both"/>
        <w:rPr>
          <w:rFonts w:ascii="Times New Roman" w:hAnsi="Times New Roman" w:cs="Times New Roman"/>
          <w:sz w:val="24"/>
          <w:szCs w:val="24"/>
        </w:rPr>
      </w:pPr>
    </w:p>
    <w:p w14:paraId="0776A216" w14:textId="2E09681D"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t xml:space="preserve">Supplementary </w:t>
      </w:r>
      <w:r w:rsidR="00D23A24" w:rsidRPr="00703517">
        <w:rPr>
          <w:rFonts w:ascii="Times New Roman" w:hAnsi="Times New Roman" w:cs="Times New Roman"/>
          <w:b/>
          <w:sz w:val="24"/>
          <w:szCs w:val="24"/>
        </w:rPr>
        <w:t>File</w:t>
      </w:r>
      <w:r w:rsidRPr="00703517">
        <w:rPr>
          <w:rFonts w:ascii="Times New Roman" w:hAnsi="Times New Roman" w:cs="Times New Roman"/>
          <w:b/>
          <w:sz w:val="24"/>
          <w:szCs w:val="24"/>
        </w:rPr>
        <w:t xml:space="preserve"> S</w:t>
      </w:r>
      <w:r w:rsidR="004D3F57">
        <w:rPr>
          <w:rFonts w:ascii="Times New Roman" w:hAnsi="Times New Roman" w:cs="Times New Roman"/>
          <w:b/>
          <w:sz w:val="24"/>
          <w:szCs w:val="24"/>
        </w:rPr>
        <w:t>6</w:t>
      </w:r>
      <w:r w:rsidRPr="00703517">
        <w:rPr>
          <w:rFonts w:ascii="Times New Roman" w:hAnsi="Times New Roman" w:cs="Times New Roman"/>
          <w:b/>
          <w:sz w:val="24"/>
          <w:szCs w:val="24"/>
        </w:rPr>
        <w:t xml:space="preserve">. </w:t>
      </w:r>
      <w:r w:rsidR="00D23A24" w:rsidRPr="00703517">
        <w:rPr>
          <w:rFonts w:ascii="Times New Roman" w:hAnsi="Times New Roman" w:cs="Times New Roman"/>
          <w:bCs/>
          <w:sz w:val="24"/>
          <w:szCs w:val="24"/>
        </w:rPr>
        <w:t>Mean o</w:t>
      </w:r>
      <w:r w:rsidRPr="00703517">
        <w:rPr>
          <w:rFonts w:ascii="Times New Roman" w:hAnsi="Times New Roman" w:cs="Times New Roman"/>
          <w:bCs/>
          <w:sz w:val="24"/>
          <w:szCs w:val="24"/>
        </w:rPr>
        <w:t>ccupancy</w:t>
      </w:r>
      <w:r w:rsidRPr="00703517">
        <w:rPr>
          <w:rFonts w:ascii="Times New Roman" w:hAnsi="Times New Roman" w:cs="Times New Roman"/>
          <w:sz w:val="24"/>
          <w:szCs w:val="24"/>
        </w:rPr>
        <w:t xml:space="preserve"> shift maps for species modeled using</w:t>
      </w:r>
      <w:r w:rsidR="00565EEF" w:rsidRPr="00703517">
        <w:rPr>
          <w:rFonts w:ascii="Times New Roman" w:hAnsi="Times New Roman" w:cs="Times New Roman"/>
          <w:sz w:val="24"/>
          <w:szCs w:val="24"/>
        </w:rPr>
        <w:t xml:space="preserve"> across all models (denoted by specific .pdf files names for each, default is the 100-kilometer temperature model).</w:t>
      </w:r>
    </w:p>
    <w:p w14:paraId="6D34E946" w14:textId="77777777" w:rsidR="00F21671" w:rsidRPr="00703517" w:rsidRDefault="00F21671">
      <w:pPr>
        <w:spacing w:line="240" w:lineRule="auto"/>
        <w:jc w:val="both"/>
        <w:rPr>
          <w:rFonts w:ascii="Times New Roman" w:hAnsi="Times New Roman" w:cs="Times New Roman"/>
          <w:sz w:val="24"/>
          <w:szCs w:val="24"/>
        </w:rPr>
      </w:pPr>
    </w:p>
    <w:p w14:paraId="5AC0FCEC"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sz w:val="24"/>
          <w:szCs w:val="24"/>
        </w:rPr>
        <w:br w:type="page"/>
      </w:r>
    </w:p>
    <w:p w14:paraId="38B3D5EE" w14:textId="77777777" w:rsidR="00F21671" w:rsidRPr="00703517" w:rsidRDefault="00000000">
      <w:pPr>
        <w:spacing w:line="240" w:lineRule="auto"/>
        <w:jc w:val="center"/>
        <w:rPr>
          <w:rFonts w:ascii="Times New Roman" w:hAnsi="Times New Roman" w:cs="Times New Roman"/>
          <w:b/>
          <w:i/>
          <w:sz w:val="24"/>
          <w:szCs w:val="24"/>
        </w:rPr>
      </w:pPr>
      <w:r w:rsidRPr="00703517">
        <w:rPr>
          <w:rFonts w:ascii="Times New Roman" w:hAnsi="Times New Roman" w:cs="Times New Roman"/>
          <w:b/>
          <w:i/>
          <w:sz w:val="24"/>
          <w:szCs w:val="24"/>
        </w:rPr>
        <w:lastRenderedPageBreak/>
        <w:t>Mathematical Definitions of Post-hoc Trait and Phylogeny Models</w:t>
      </w:r>
    </w:p>
    <w:p w14:paraId="6622F063" w14:textId="77777777" w:rsidR="00F21671" w:rsidRPr="00703517" w:rsidRDefault="00F21671">
      <w:pPr>
        <w:spacing w:line="240" w:lineRule="auto"/>
        <w:jc w:val="both"/>
        <w:rPr>
          <w:rFonts w:ascii="Times New Roman" w:hAnsi="Times New Roman" w:cs="Times New Roman"/>
          <w:b/>
          <w:sz w:val="24"/>
          <w:szCs w:val="24"/>
        </w:rPr>
      </w:pPr>
    </w:p>
    <w:p w14:paraId="656CF981" w14:textId="715FA01D" w:rsidR="00F21671" w:rsidRPr="00703517" w:rsidRDefault="00000000">
      <w:pPr>
        <w:ind w:firstLine="720"/>
        <w:jc w:val="both"/>
        <w:rPr>
          <w:rFonts w:ascii="Times New Roman" w:hAnsi="Times New Roman" w:cs="Times New Roman"/>
          <w:sz w:val="24"/>
          <w:szCs w:val="24"/>
        </w:rPr>
      </w:pPr>
      <w:r w:rsidRPr="00703517">
        <w:rPr>
          <w:rFonts w:ascii="Times New Roman" w:hAnsi="Times New Roman" w:cs="Times New Roman"/>
          <w:sz w:val="24"/>
          <w:szCs w:val="24"/>
        </w:rPr>
        <w:t>We specified eight potential models to examine the predictive relationship between species traits, phylogeny</w:t>
      </w:r>
      <w:r w:rsidR="00AA787D">
        <w:rPr>
          <w:rFonts w:ascii="Times New Roman" w:hAnsi="Times New Roman" w:cs="Times New Roman"/>
          <w:sz w:val="24"/>
          <w:szCs w:val="24"/>
        </w:rPr>
        <w:t>,</w:t>
      </w:r>
      <w:r w:rsidRPr="00703517">
        <w:rPr>
          <w:rFonts w:ascii="Times New Roman" w:hAnsi="Times New Roman" w:cs="Times New Roman"/>
          <w:sz w:val="24"/>
          <w:szCs w:val="24"/>
        </w:rPr>
        <w:t xml:space="preserve"> and mean occupancy trend. The equations below illustrate the specific models in more detail</w:t>
      </w:r>
      <w:r w:rsidR="008034EF" w:rsidRPr="00703517">
        <w:rPr>
          <w:rFonts w:ascii="Times New Roman" w:hAnsi="Times New Roman" w:cs="Times New Roman"/>
          <w:sz w:val="24"/>
          <w:szCs w:val="24"/>
        </w:rPr>
        <w:t xml:space="preserve"> (</w:t>
      </w:r>
      <w:proofErr w:type="spellStart"/>
      <w:r w:rsidR="008034EF" w:rsidRPr="00703517">
        <w:rPr>
          <w:rFonts w:ascii="Times New Roman" w:hAnsi="Times New Roman" w:cs="Times New Roman"/>
          <w:i/>
          <w:iCs/>
          <w:sz w:val="24"/>
          <w:szCs w:val="24"/>
        </w:rPr>
        <w:t>RangePrecip</w:t>
      </w:r>
      <w:proofErr w:type="spellEnd"/>
      <w:r w:rsidR="008034EF" w:rsidRPr="00703517">
        <w:rPr>
          <w:rFonts w:ascii="Times New Roman" w:hAnsi="Times New Roman" w:cs="Times New Roman"/>
          <w:sz w:val="24"/>
          <w:szCs w:val="24"/>
        </w:rPr>
        <w:t xml:space="preserve"> substituted </w:t>
      </w:r>
      <w:proofErr w:type="spellStart"/>
      <w:r w:rsidR="008034EF" w:rsidRPr="00703517">
        <w:rPr>
          <w:rFonts w:ascii="Times New Roman" w:hAnsi="Times New Roman" w:cs="Times New Roman"/>
          <w:i/>
          <w:iCs/>
          <w:sz w:val="24"/>
          <w:szCs w:val="24"/>
        </w:rPr>
        <w:t>RangeTemp</w:t>
      </w:r>
      <w:proofErr w:type="spellEnd"/>
      <w:r w:rsidR="008034EF" w:rsidRPr="00703517">
        <w:rPr>
          <w:rFonts w:ascii="Times New Roman" w:hAnsi="Times New Roman" w:cs="Times New Roman"/>
          <w:sz w:val="24"/>
          <w:szCs w:val="24"/>
        </w:rPr>
        <w:t xml:space="preserve"> for the precipitation analysis)</w:t>
      </w:r>
      <w:r w:rsidR="001031E6">
        <w:rPr>
          <w:rFonts w:ascii="Times New Roman" w:hAnsi="Times New Roman" w:cs="Times New Roman"/>
          <w:sz w:val="24"/>
          <w:szCs w:val="24"/>
        </w:rPr>
        <w:t>.</w:t>
      </w:r>
    </w:p>
    <w:p w14:paraId="20ACA727" w14:textId="78C44542" w:rsidR="00F21671" w:rsidRDefault="00F21671">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155"/>
        <w:gridCol w:w="6750"/>
        <w:gridCol w:w="4009"/>
      </w:tblGrid>
      <w:tr w:rsidR="00277E80" w14:paraId="740184B2" w14:textId="77777777" w:rsidTr="00540F49">
        <w:trPr>
          <w:trHeight w:val="297"/>
        </w:trPr>
        <w:tc>
          <w:tcPr>
            <w:tcW w:w="2155" w:type="dxa"/>
            <w:shd w:val="clear" w:color="auto" w:fill="000000" w:themeFill="text1"/>
            <w:vAlign w:val="center"/>
          </w:tcPr>
          <w:p w14:paraId="09979766" w14:textId="0FC5D098"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ID</w:t>
            </w:r>
          </w:p>
        </w:tc>
        <w:tc>
          <w:tcPr>
            <w:tcW w:w="6750" w:type="dxa"/>
            <w:shd w:val="clear" w:color="auto" w:fill="000000" w:themeFill="text1"/>
            <w:vAlign w:val="center"/>
          </w:tcPr>
          <w:p w14:paraId="1797EC10" w14:textId="438C6064"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Model Specification</w:t>
            </w:r>
          </w:p>
        </w:tc>
        <w:tc>
          <w:tcPr>
            <w:tcW w:w="4009" w:type="dxa"/>
            <w:shd w:val="clear" w:color="auto" w:fill="000000" w:themeFill="text1"/>
            <w:vAlign w:val="center"/>
          </w:tcPr>
          <w:p w14:paraId="3A47EAA5" w14:textId="7C41F647" w:rsidR="00277E80" w:rsidRPr="00277E80" w:rsidRDefault="00277E80" w:rsidP="00277E80">
            <w:pPr>
              <w:jc w:val="center"/>
              <w:rPr>
                <w:rFonts w:ascii="Times New Roman" w:hAnsi="Times New Roman" w:cs="Times New Roman"/>
                <w:b/>
                <w:bCs/>
                <w:sz w:val="24"/>
                <w:szCs w:val="24"/>
              </w:rPr>
            </w:pPr>
            <w:r w:rsidRPr="00277E80">
              <w:rPr>
                <w:rFonts w:ascii="Times New Roman" w:hAnsi="Times New Roman" w:cs="Times New Roman"/>
                <w:b/>
                <w:bCs/>
                <w:sz w:val="24"/>
                <w:szCs w:val="24"/>
              </w:rPr>
              <w:t>Rationale</w:t>
            </w:r>
          </w:p>
        </w:tc>
      </w:tr>
      <w:tr w:rsidR="00277E80" w14:paraId="4264F331" w14:textId="77777777" w:rsidTr="0015403E">
        <w:trPr>
          <w:trHeight w:val="575"/>
        </w:trPr>
        <w:tc>
          <w:tcPr>
            <w:tcW w:w="2155" w:type="dxa"/>
            <w:shd w:val="clear" w:color="auto" w:fill="auto"/>
            <w:vAlign w:val="center"/>
          </w:tcPr>
          <w:p w14:paraId="55FC4542"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A</w:t>
            </w:r>
          </w:p>
          <w:p w14:paraId="5FD36B65" w14:textId="4B01C6EB"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“Null”</w:t>
            </w:r>
          </w:p>
        </w:tc>
        <w:tc>
          <w:tcPr>
            <w:tcW w:w="6750" w:type="dxa"/>
            <w:shd w:val="clear" w:color="auto" w:fill="auto"/>
            <w:vAlign w:val="center"/>
          </w:tcPr>
          <w:p w14:paraId="4CCBE8DE" w14:textId="09DEA751" w:rsidR="00277E80" w:rsidRPr="0015403E" w:rsidRDefault="00983979" w:rsidP="00277E80">
            <w:pPr>
              <w:jc w:val="center"/>
              <w:rPr>
                <w:rFonts w:ascii="Times New Roman" w:hAnsi="Times New Roman" w:cs="Times New Roman"/>
                <w:sz w:val="20"/>
                <w:szCs w:val="20"/>
              </w:rPr>
            </w:pPr>
            <m:oMathPara>
              <m:oMath>
                <m:r>
                  <w:rPr>
                    <w:rFonts w:ascii="Cambria Math" w:hAnsi="Cambria Math" w:cs="Times New Roman"/>
                    <w:sz w:val="20"/>
                    <w:szCs w:val="20"/>
                  </w:rPr>
                  <m:t>Trend~</m:t>
                </m:r>
                <m:r>
                  <m:rPr>
                    <m:sty m:val="p"/>
                  </m:rPr>
                  <w:rPr>
                    <w:rFonts w:ascii="Cambria Math" w:hAnsi="Cambria Math" w:cs="Times New Roman"/>
                    <w:sz w:val="20"/>
                    <w:szCs w:val="20"/>
                  </w:rPr>
                  <m:t>α</m:t>
                </m:r>
              </m:oMath>
            </m:oMathPara>
          </w:p>
        </w:tc>
        <w:tc>
          <w:tcPr>
            <w:tcW w:w="4009" w:type="dxa"/>
            <w:shd w:val="clear" w:color="auto" w:fill="auto"/>
            <w:vAlign w:val="center"/>
          </w:tcPr>
          <w:p w14:paraId="45B16B0F" w14:textId="2CCF3C3D"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Ecological “null” model,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all occupancy trends are predicted by an average intercept.</w:t>
            </w:r>
          </w:p>
        </w:tc>
      </w:tr>
      <w:tr w:rsidR="00277E80" w14:paraId="3AA08E59" w14:textId="77777777" w:rsidTr="0015403E">
        <w:trPr>
          <w:trHeight w:val="1070"/>
        </w:trPr>
        <w:tc>
          <w:tcPr>
            <w:tcW w:w="2155" w:type="dxa"/>
            <w:shd w:val="clear" w:color="auto" w:fill="auto"/>
            <w:vAlign w:val="center"/>
          </w:tcPr>
          <w:p w14:paraId="0E6C6C38"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B</w:t>
            </w:r>
          </w:p>
          <w:p w14:paraId="0835E979" w14:textId="0720513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“Null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174A8CB8" w14:textId="06B22757"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oMath>
            </m:oMathPara>
          </w:p>
        </w:tc>
        <w:tc>
          <w:tcPr>
            <w:tcW w:w="4009" w:type="dxa"/>
            <w:shd w:val="clear" w:color="auto" w:fill="auto"/>
            <w:vAlign w:val="center"/>
          </w:tcPr>
          <w:p w14:paraId="22052671" w14:textId="38E18116"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Model A with a phylogenetic random intercept term, </w:t>
            </w:r>
            <w:r w:rsidRPr="0015403E">
              <w:rPr>
                <w:rFonts w:ascii="Times New Roman" w:hAnsi="Times New Roman" w:cs="Times New Roman"/>
                <w:i/>
                <w:iCs/>
                <w:sz w:val="20"/>
                <w:szCs w:val="20"/>
              </w:rPr>
              <w:t>i.e.,</w:t>
            </w:r>
            <w:r w:rsidRPr="0015403E">
              <w:rPr>
                <w:rFonts w:ascii="Times New Roman" w:hAnsi="Times New Roman" w:cs="Times New Roman"/>
                <w:sz w:val="20"/>
                <w:szCs w:val="20"/>
              </w:rPr>
              <w:t xml:space="preserve"> species occupancy trends are predicted by an average intercept and species-specific, phylogenetic intercept.</w:t>
            </w:r>
          </w:p>
        </w:tc>
      </w:tr>
      <w:tr w:rsidR="00277E80" w14:paraId="7F32A33C" w14:textId="77777777" w:rsidTr="0015403E">
        <w:trPr>
          <w:trHeight w:val="800"/>
        </w:trPr>
        <w:tc>
          <w:tcPr>
            <w:tcW w:w="2155" w:type="dxa"/>
            <w:shd w:val="clear" w:color="auto" w:fill="auto"/>
            <w:vAlign w:val="center"/>
          </w:tcPr>
          <w:p w14:paraId="09F20E8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C</w:t>
            </w:r>
          </w:p>
          <w:p w14:paraId="69C4F742" w14:textId="33954C33"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“Temp”</w:t>
            </w:r>
          </w:p>
        </w:tc>
        <w:tc>
          <w:tcPr>
            <w:tcW w:w="6750" w:type="dxa"/>
            <w:shd w:val="clear" w:color="auto" w:fill="auto"/>
            <w:vAlign w:val="center"/>
          </w:tcPr>
          <w:p w14:paraId="444E9B95" w14:textId="454DA63A"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16B37F98" w14:textId="60903450" w:rsidR="00277E80" w:rsidRPr="0015403E" w:rsidRDefault="00277E80"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range-wide average annual temperature.</w:t>
            </w:r>
            <w:r w:rsidR="0073665C">
              <w:rPr>
                <w:rFonts w:ascii="Times New Roman" w:hAnsi="Times New Roman" w:cs="Times New Roman"/>
                <w:sz w:val="20"/>
                <w:szCs w:val="20"/>
              </w:rPr>
              <w:t xml:space="preserve"> Warmer, southern species will exhibit increases in occupancy probability.</w:t>
            </w:r>
          </w:p>
        </w:tc>
      </w:tr>
      <w:tr w:rsidR="00277E80" w14:paraId="26DAC41B" w14:textId="77777777" w:rsidTr="0015403E">
        <w:trPr>
          <w:trHeight w:val="1070"/>
        </w:trPr>
        <w:tc>
          <w:tcPr>
            <w:tcW w:w="2155" w:type="dxa"/>
            <w:shd w:val="clear" w:color="auto" w:fill="auto"/>
            <w:vAlign w:val="center"/>
          </w:tcPr>
          <w:p w14:paraId="652BACA5"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D</w:t>
            </w:r>
          </w:p>
          <w:p w14:paraId="68F128EB" w14:textId="7DFE7DD7"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“Temp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6BBC113" w14:textId="351645F9"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oMath>
            </m:oMathPara>
          </w:p>
        </w:tc>
        <w:tc>
          <w:tcPr>
            <w:tcW w:w="4009" w:type="dxa"/>
            <w:shd w:val="clear" w:color="auto" w:fill="auto"/>
            <w:vAlign w:val="center"/>
          </w:tcPr>
          <w:p w14:paraId="6BEAB97C" w14:textId="2AE41AF6" w:rsidR="00277E80" w:rsidRPr="0015403E" w:rsidRDefault="00A40308"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w:t>
            </w:r>
            <w:r w:rsidR="00277E80" w:rsidRPr="0015403E">
              <w:rPr>
                <w:rFonts w:ascii="Times New Roman" w:hAnsi="Times New Roman" w:cs="Times New Roman"/>
                <w:sz w:val="20"/>
                <w:szCs w:val="20"/>
              </w:rPr>
              <w:t xml:space="preserve"> trends are best predicted by species’ range-wide average annual temperature and a species-specific, phylogenetic intercept.</w:t>
            </w:r>
            <w:r w:rsidR="0073665C">
              <w:rPr>
                <w:rFonts w:ascii="Times New Roman" w:hAnsi="Times New Roman" w:cs="Times New Roman"/>
                <w:sz w:val="20"/>
                <w:szCs w:val="20"/>
              </w:rPr>
              <w:t xml:space="preserve"> Warmer, southern species will exhibit increases in occupancy probability.</w:t>
            </w:r>
          </w:p>
        </w:tc>
      </w:tr>
      <w:tr w:rsidR="00277E80" w14:paraId="187D0AD1" w14:textId="77777777" w:rsidTr="0015403E">
        <w:trPr>
          <w:trHeight w:val="710"/>
        </w:trPr>
        <w:tc>
          <w:tcPr>
            <w:tcW w:w="2155" w:type="dxa"/>
            <w:shd w:val="clear" w:color="auto" w:fill="auto"/>
            <w:vAlign w:val="center"/>
          </w:tcPr>
          <w:p w14:paraId="68609D1D"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E</w:t>
            </w:r>
          </w:p>
          <w:p w14:paraId="408FA733" w14:textId="214BC7FC"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“Range”</w:t>
            </w:r>
          </w:p>
        </w:tc>
        <w:tc>
          <w:tcPr>
            <w:tcW w:w="6750" w:type="dxa"/>
            <w:shd w:val="clear" w:color="auto" w:fill="auto"/>
            <w:vAlign w:val="center"/>
          </w:tcPr>
          <w:p w14:paraId="620E1C41" w14:textId="4B4AC0C2"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525EC374" w14:textId="0D0B59BF"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w:t>
            </w:r>
            <w:r w:rsidR="0073665C">
              <w:rPr>
                <w:rFonts w:ascii="Times New Roman" w:hAnsi="Times New Roman" w:cs="Times New Roman"/>
                <w:sz w:val="20"/>
                <w:szCs w:val="20"/>
              </w:rPr>
              <w:t xml:space="preserve"> Widely distributed species will exhibit increases in occupancy probability due to wider environmental tolerance. </w:t>
            </w:r>
          </w:p>
        </w:tc>
      </w:tr>
      <w:tr w:rsidR="00277E80" w14:paraId="22DE6CB0" w14:textId="77777777" w:rsidTr="0015403E">
        <w:trPr>
          <w:trHeight w:val="890"/>
        </w:trPr>
        <w:tc>
          <w:tcPr>
            <w:tcW w:w="2155" w:type="dxa"/>
            <w:shd w:val="clear" w:color="auto" w:fill="auto"/>
            <w:vAlign w:val="center"/>
          </w:tcPr>
          <w:p w14:paraId="0DDDFF29" w14:textId="77777777" w:rsidR="00277E80" w:rsidRPr="0015403E" w:rsidRDefault="00277E80" w:rsidP="00277E80">
            <w:pPr>
              <w:jc w:val="center"/>
              <w:rPr>
                <w:rFonts w:ascii="Times New Roman" w:hAnsi="Times New Roman" w:cs="Times New Roman"/>
                <w:sz w:val="20"/>
                <w:szCs w:val="20"/>
              </w:rPr>
            </w:pPr>
            <w:r w:rsidRPr="0015403E">
              <w:rPr>
                <w:rFonts w:ascii="Times New Roman" w:hAnsi="Times New Roman" w:cs="Times New Roman"/>
                <w:sz w:val="20"/>
                <w:szCs w:val="20"/>
              </w:rPr>
              <w:t>F</w:t>
            </w:r>
          </w:p>
          <w:p w14:paraId="2621F9AD" w14:textId="7FD8C3D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“Range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07439E5" w14:textId="1F1B2ABB" w:rsidR="00277E80"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RangeSize</m:t>
                </m:r>
              </m:oMath>
            </m:oMathPara>
          </w:p>
        </w:tc>
        <w:tc>
          <w:tcPr>
            <w:tcW w:w="4009" w:type="dxa"/>
            <w:shd w:val="clear" w:color="auto" w:fill="auto"/>
            <w:vAlign w:val="center"/>
          </w:tcPr>
          <w:p w14:paraId="05DDA3B8" w14:textId="54B9B266" w:rsidR="00277E80"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range-size and a species-specific phylogenetic intercept.</w:t>
            </w:r>
            <w:r w:rsidR="0073665C">
              <w:rPr>
                <w:rFonts w:ascii="Times New Roman" w:hAnsi="Times New Roman" w:cs="Times New Roman"/>
                <w:sz w:val="20"/>
                <w:szCs w:val="20"/>
              </w:rPr>
              <w:t xml:space="preserve"> Widely distributed species will exhibit increases in occupancy probability due to wider environmental tolerance.</w:t>
            </w:r>
          </w:p>
        </w:tc>
      </w:tr>
      <w:tr w:rsidR="003D6D31" w14:paraId="54143695" w14:textId="77777777" w:rsidTr="0015403E">
        <w:trPr>
          <w:trHeight w:val="710"/>
        </w:trPr>
        <w:tc>
          <w:tcPr>
            <w:tcW w:w="2155" w:type="dxa"/>
            <w:shd w:val="clear" w:color="auto" w:fill="auto"/>
            <w:vAlign w:val="center"/>
          </w:tcPr>
          <w:p w14:paraId="1D05B5ED"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G</w:t>
            </w:r>
          </w:p>
          <w:p w14:paraId="7518074D" w14:textId="2D847711"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“Size”</w:t>
            </w:r>
          </w:p>
        </w:tc>
        <w:tc>
          <w:tcPr>
            <w:tcW w:w="6750" w:type="dxa"/>
            <w:shd w:val="clear" w:color="auto" w:fill="auto"/>
            <w:vAlign w:val="center"/>
          </w:tcPr>
          <w:p w14:paraId="35DCFAE0" w14:textId="2BA6B62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79913E69" w14:textId="76FC66B6"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6025158D" w14:textId="77777777" w:rsidTr="0015403E">
        <w:trPr>
          <w:trHeight w:val="890"/>
        </w:trPr>
        <w:tc>
          <w:tcPr>
            <w:tcW w:w="2155" w:type="dxa"/>
            <w:shd w:val="clear" w:color="auto" w:fill="auto"/>
            <w:vAlign w:val="center"/>
          </w:tcPr>
          <w:p w14:paraId="08614241"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lastRenderedPageBreak/>
              <w:t>H</w:t>
            </w:r>
          </w:p>
          <w:p w14:paraId="3124D3E8" w14:textId="6125C608"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“Size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6CE243B2" w14:textId="2840FD60"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Wingspan</m:t>
                </m:r>
              </m:oMath>
            </m:oMathPara>
          </w:p>
        </w:tc>
        <w:tc>
          <w:tcPr>
            <w:tcW w:w="4009" w:type="dxa"/>
            <w:shd w:val="clear" w:color="auto" w:fill="auto"/>
            <w:vAlign w:val="center"/>
          </w:tcPr>
          <w:p w14:paraId="3F4BF5E5" w14:textId="5A4898A8" w:rsidR="003D6D31" w:rsidRPr="0015403E" w:rsidRDefault="003D6D3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average wingspan and a species-specific phylogenetic intercept.</w:t>
            </w:r>
            <w:r w:rsidR="0073665C">
              <w:rPr>
                <w:rFonts w:ascii="Times New Roman" w:hAnsi="Times New Roman" w:cs="Times New Roman"/>
                <w:sz w:val="20"/>
                <w:szCs w:val="20"/>
              </w:rPr>
              <w:t xml:space="preserve"> Larger species will exhibit increases in occupancy probability due to greater mobility.</w:t>
            </w:r>
          </w:p>
        </w:tc>
      </w:tr>
      <w:tr w:rsidR="003D6D31" w14:paraId="1D294807" w14:textId="77777777" w:rsidTr="0015403E">
        <w:trPr>
          <w:trHeight w:val="710"/>
        </w:trPr>
        <w:tc>
          <w:tcPr>
            <w:tcW w:w="2155" w:type="dxa"/>
            <w:shd w:val="clear" w:color="auto" w:fill="auto"/>
            <w:vAlign w:val="center"/>
          </w:tcPr>
          <w:p w14:paraId="68F94206"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I</w:t>
            </w:r>
          </w:p>
          <w:p w14:paraId="452D7448" w14:textId="583F7430"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“Resource”</w:t>
            </w:r>
          </w:p>
        </w:tc>
        <w:tc>
          <w:tcPr>
            <w:tcW w:w="6750" w:type="dxa"/>
            <w:shd w:val="clear" w:color="auto" w:fill="auto"/>
            <w:vAlign w:val="center"/>
          </w:tcPr>
          <w:p w14:paraId="7BD2CB83" w14:textId="44261713"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60D66D3B" w14:textId="59EAD2E4"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3D6D31" w14:paraId="09689B89" w14:textId="77777777" w:rsidTr="0015403E">
        <w:trPr>
          <w:trHeight w:val="890"/>
        </w:trPr>
        <w:tc>
          <w:tcPr>
            <w:tcW w:w="2155" w:type="dxa"/>
            <w:shd w:val="clear" w:color="auto" w:fill="auto"/>
            <w:vAlign w:val="center"/>
          </w:tcPr>
          <w:p w14:paraId="1D9958E0" w14:textId="77777777" w:rsidR="003D6D31" w:rsidRPr="0015403E" w:rsidRDefault="003D6D31" w:rsidP="00277E80">
            <w:pPr>
              <w:jc w:val="center"/>
              <w:rPr>
                <w:rFonts w:ascii="Times New Roman" w:hAnsi="Times New Roman" w:cs="Times New Roman"/>
                <w:sz w:val="20"/>
                <w:szCs w:val="20"/>
              </w:rPr>
            </w:pPr>
            <w:r w:rsidRPr="0015403E">
              <w:rPr>
                <w:rFonts w:ascii="Times New Roman" w:hAnsi="Times New Roman" w:cs="Times New Roman"/>
                <w:sz w:val="20"/>
                <w:szCs w:val="20"/>
              </w:rPr>
              <w:t>J</w:t>
            </w:r>
          </w:p>
          <w:p w14:paraId="40D2DEC7" w14:textId="49A6E72E" w:rsidR="00540F49" w:rsidRPr="0015403E" w:rsidRDefault="00540F49" w:rsidP="00277E80">
            <w:pPr>
              <w:jc w:val="center"/>
              <w:rPr>
                <w:rFonts w:ascii="Times New Roman" w:hAnsi="Times New Roman" w:cs="Times New Roman"/>
                <w:sz w:val="20"/>
                <w:szCs w:val="20"/>
              </w:rPr>
            </w:pPr>
            <w:r w:rsidRPr="0015403E">
              <w:rPr>
                <w:rFonts w:ascii="Times New Roman" w:hAnsi="Times New Roman" w:cs="Times New Roman"/>
                <w:sz w:val="20"/>
                <w:szCs w:val="20"/>
              </w:rPr>
              <w:t xml:space="preserve">“Resource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4B9489D" w14:textId="58D24C74" w:rsidR="003D6D31" w:rsidRPr="00D93915" w:rsidRDefault="00D93915" w:rsidP="00277E80">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HostPlantBreadth</m:t>
                </m:r>
              </m:oMath>
            </m:oMathPara>
          </w:p>
        </w:tc>
        <w:tc>
          <w:tcPr>
            <w:tcW w:w="4009" w:type="dxa"/>
            <w:shd w:val="clear" w:color="auto" w:fill="auto"/>
            <w:vAlign w:val="center"/>
          </w:tcPr>
          <w:p w14:paraId="0323A474" w14:textId="5C14A8D2" w:rsidR="003D6D31" w:rsidRPr="0015403E" w:rsidRDefault="009C696E"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species’ family-level host plant breadth and a species-specific phylogenetic intercept.</w:t>
            </w:r>
            <w:r w:rsidR="00C3004A">
              <w:rPr>
                <w:rFonts w:ascii="Times New Roman" w:hAnsi="Times New Roman" w:cs="Times New Roman"/>
                <w:sz w:val="20"/>
                <w:szCs w:val="20"/>
              </w:rPr>
              <w:t xml:space="preserve"> Species with greater host plant breadth will exhibit increases in occupancy probability due to broader resource availability.</w:t>
            </w:r>
          </w:p>
        </w:tc>
      </w:tr>
      <w:tr w:rsidR="000A5401" w14:paraId="3E42A415" w14:textId="77777777" w:rsidTr="0015403E">
        <w:trPr>
          <w:trHeight w:val="890"/>
        </w:trPr>
        <w:tc>
          <w:tcPr>
            <w:tcW w:w="2155" w:type="dxa"/>
            <w:shd w:val="clear" w:color="auto" w:fill="auto"/>
            <w:vAlign w:val="center"/>
          </w:tcPr>
          <w:p w14:paraId="196E439F"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K</w:t>
            </w:r>
          </w:p>
          <w:p w14:paraId="18D3B603" w14:textId="1F60EA6B"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w:t>
            </w:r>
            <w:r w:rsidR="00400143" w:rsidRPr="0015403E">
              <w:rPr>
                <w:rFonts w:ascii="Times New Roman" w:hAnsi="Times New Roman" w:cs="Times New Roman"/>
                <w:sz w:val="20"/>
                <w:szCs w:val="20"/>
              </w:rPr>
              <w:t>Overwinter”</w:t>
            </w:r>
          </w:p>
        </w:tc>
        <w:tc>
          <w:tcPr>
            <w:tcW w:w="6750" w:type="dxa"/>
            <w:shd w:val="clear" w:color="auto" w:fill="auto"/>
            <w:vAlign w:val="center"/>
          </w:tcPr>
          <w:p w14:paraId="0CFA45B1" w14:textId="1159E4FE"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78505E68" w14:textId="20F6901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and the interaction between those two factors.</w:t>
            </w:r>
            <w:r w:rsidR="00BB11DE">
              <w:rPr>
                <w:rFonts w:ascii="Times New Roman" w:hAnsi="Times New Roman" w:cs="Times New Roman"/>
                <w:sz w:val="20"/>
                <w:szCs w:val="20"/>
              </w:rPr>
              <w:t xml:space="preserve"> Temperature preference and overwintering life stage may contribute to occupancy trend.</w:t>
            </w:r>
          </w:p>
        </w:tc>
      </w:tr>
      <w:tr w:rsidR="000A5401" w14:paraId="5EE3E29B" w14:textId="77777777" w:rsidTr="0015403E">
        <w:trPr>
          <w:trHeight w:val="980"/>
        </w:trPr>
        <w:tc>
          <w:tcPr>
            <w:tcW w:w="2155" w:type="dxa"/>
            <w:shd w:val="clear" w:color="auto" w:fill="auto"/>
            <w:vAlign w:val="center"/>
          </w:tcPr>
          <w:p w14:paraId="0179A969"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L</w:t>
            </w:r>
          </w:p>
          <w:p w14:paraId="2985CCB9" w14:textId="4078430A" w:rsidR="00400143" w:rsidRPr="0015403E" w:rsidRDefault="00400143"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“Overwinter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0D0BAE26" w14:textId="0D288D91"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 xml:space="preserve"> +</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RangeTemp+</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2</m:t>
                    </m:r>
                  </m:sub>
                </m:sSub>
                <m:r>
                  <m:rPr>
                    <m:sty m:val="p"/>
                  </m:rPr>
                  <w:rPr>
                    <w:rFonts w:ascii="Cambria Math" w:hAnsi="Cambria Math" w:cs="Times New Roman"/>
                    <w:noProof/>
                    <w:sz w:val="20"/>
                    <w:szCs w:val="20"/>
                  </w:rPr>
                  <m:t>×</m:t>
                </m:r>
                <m:r>
                  <w:rPr>
                    <w:rFonts w:ascii="Cambria Math" w:hAnsi="Cambria Math" w:cs="Times New Roman"/>
                    <w:noProof/>
                    <w:sz w:val="20"/>
                    <w:szCs w:val="20"/>
                  </w:rPr>
                  <m:t>OverwinterStage+</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3</m:t>
                    </m:r>
                  </m:sub>
                </m:sSub>
                <m:r>
                  <m:rPr>
                    <m:sty m:val="p"/>
                  </m:rPr>
                  <w:rPr>
                    <w:rFonts w:ascii="Cambria Math" w:hAnsi="Cambria Math" w:cs="Times New Roman"/>
                    <w:noProof/>
                    <w:sz w:val="20"/>
                    <w:szCs w:val="20"/>
                  </w:rPr>
                  <m:t>×</m:t>
                </m:r>
                <m:d>
                  <m:dPr>
                    <m:ctrlPr>
                      <w:rPr>
                        <w:rFonts w:ascii="Cambria Math" w:hAnsi="Cambria Math" w:cs="Times New Roman"/>
                        <w:bCs/>
                        <w:i/>
                        <w:noProof/>
                        <w:sz w:val="20"/>
                        <w:szCs w:val="20"/>
                      </w:rPr>
                    </m:ctrlPr>
                  </m:dPr>
                  <m:e>
                    <m:r>
                      <w:rPr>
                        <w:rFonts w:ascii="Cambria Math" w:hAnsi="Cambria Math" w:cs="Times New Roman"/>
                        <w:noProof/>
                        <w:sz w:val="20"/>
                        <w:szCs w:val="20"/>
                      </w:rPr>
                      <m:t>RangeTemp:OverwinterStage</m:t>
                    </m:r>
                  </m:e>
                </m:d>
              </m:oMath>
            </m:oMathPara>
          </w:p>
        </w:tc>
        <w:tc>
          <w:tcPr>
            <w:tcW w:w="4009" w:type="dxa"/>
            <w:shd w:val="clear" w:color="auto" w:fill="auto"/>
            <w:vAlign w:val="center"/>
          </w:tcPr>
          <w:p w14:paraId="1424B296" w14:textId="0066750A"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range-wide temperature, overwintering life stage, the interaction between those two factors and a species-specific, phylogenetic intercept.</w:t>
            </w:r>
            <w:r w:rsidR="00BB11DE">
              <w:rPr>
                <w:rFonts w:ascii="Times New Roman" w:hAnsi="Times New Roman" w:cs="Times New Roman"/>
                <w:sz w:val="20"/>
                <w:szCs w:val="20"/>
              </w:rPr>
              <w:t xml:space="preserve"> Temperature preference and overwintering life stage may contribute to occupancy trend.</w:t>
            </w:r>
          </w:p>
        </w:tc>
      </w:tr>
      <w:tr w:rsidR="000A5401" w14:paraId="48F857E8" w14:textId="77777777" w:rsidTr="0015403E">
        <w:trPr>
          <w:trHeight w:val="890"/>
        </w:trPr>
        <w:tc>
          <w:tcPr>
            <w:tcW w:w="2155" w:type="dxa"/>
            <w:shd w:val="clear" w:color="auto" w:fill="auto"/>
            <w:vAlign w:val="center"/>
          </w:tcPr>
          <w:p w14:paraId="20C7FDB5"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M</w:t>
            </w:r>
          </w:p>
          <w:p w14:paraId="2C73DE91" w14:textId="79D80584"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“Complex”</w:t>
            </w:r>
          </w:p>
        </w:tc>
        <w:tc>
          <w:tcPr>
            <w:tcW w:w="6750" w:type="dxa"/>
            <w:shd w:val="clear" w:color="auto" w:fill="auto"/>
            <w:vAlign w:val="center"/>
          </w:tcPr>
          <w:p w14:paraId="742E224F" w14:textId="7420049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28E73566" w14:textId="2ACBF0F2"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Occupancy trends are best predicted by a model that includes all available trait information.</w:t>
            </w:r>
            <w:r w:rsidR="009822AF">
              <w:rPr>
                <w:rFonts w:ascii="Times New Roman" w:hAnsi="Times New Roman" w:cs="Times New Roman"/>
                <w:sz w:val="20"/>
                <w:szCs w:val="20"/>
              </w:rPr>
              <w:t xml:space="preserve"> Many traits predict occupancy trend.</w:t>
            </w:r>
          </w:p>
        </w:tc>
      </w:tr>
      <w:tr w:rsidR="000A5401" w14:paraId="69DFA01F" w14:textId="77777777" w:rsidTr="0015403E">
        <w:trPr>
          <w:trHeight w:val="980"/>
        </w:trPr>
        <w:tc>
          <w:tcPr>
            <w:tcW w:w="2155" w:type="dxa"/>
            <w:shd w:val="clear" w:color="auto" w:fill="auto"/>
            <w:vAlign w:val="center"/>
          </w:tcPr>
          <w:p w14:paraId="33E191E6" w14:textId="77777777" w:rsidR="000A5401" w:rsidRPr="0015403E" w:rsidRDefault="003D6D31" w:rsidP="000A5401">
            <w:pPr>
              <w:jc w:val="center"/>
              <w:rPr>
                <w:rFonts w:ascii="Times New Roman" w:hAnsi="Times New Roman" w:cs="Times New Roman"/>
                <w:sz w:val="20"/>
                <w:szCs w:val="20"/>
              </w:rPr>
            </w:pPr>
            <w:r w:rsidRPr="0015403E">
              <w:rPr>
                <w:rFonts w:ascii="Times New Roman" w:hAnsi="Times New Roman" w:cs="Times New Roman"/>
                <w:sz w:val="20"/>
                <w:szCs w:val="20"/>
              </w:rPr>
              <w:t>N</w:t>
            </w:r>
          </w:p>
          <w:p w14:paraId="0A40E416" w14:textId="24262AFF" w:rsidR="00540F49" w:rsidRPr="0015403E" w:rsidRDefault="00540F49" w:rsidP="000A5401">
            <w:pPr>
              <w:jc w:val="center"/>
              <w:rPr>
                <w:rFonts w:ascii="Times New Roman" w:hAnsi="Times New Roman" w:cs="Times New Roman"/>
                <w:sz w:val="20"/>
                <w:szCs w:val="20"/>
              </w:rPr>
            </w:pPr>
            <w:r w:rsidRPr="0015403E">
              <w:rPr>
                <w:rFonts w:ascii="Times New Roman" w:hAnsi="Times New Roman" w:cs="Times New Roman"/>
                <w:sz w:val="20"/>
                <w:szCs w:val="20"/>
              </w:rPr>
              <w:t xml:space="preserve">“Complex + </w:t>
            </w:r>
            <w:proofErr w:type="spellStart"/>
            <w:r w:rsidRPr="0015403E">
              <w:rPr>
                <w:rFonts w:ascii="Times New Roman" w:hAnsi="Times New Roman" w:cs="Times New Roman"/>
                <w:sz w:val="20"/>
                <w:szCs w:val="20"/>
              </w:rPr>
              <w:t>Phylo</w:t>
            </w:r>
            <w:proofErr w:type="spellEnd"/>
            <w:r w:rsidRPr="0015403E">
              <w:rPr>
                <w:rFonts w:ascii="Times New Roman" w:hAnsi="Times New Roman" w:cs="Times New Roman"/>
                <w:sz w:val="20"/>
                <w:szCs w:val="20"/>
              </w:rPr>
              <w:t>”</w:t>
            </w:r>
          </w:p>
        </w:tc>
        <w:tc>
          <w:tcPr>
            <w:tcW w:w="6750" w:type="dxa"/>
            <w:shd w:val="clear" w:color="auto" w:fill="auto"/>
            <w:vAlign w:val="center"/>
          </w:tcPr>
          <w:p w14:paraId="767AD4D0" w14:textId="6A2ADCB2" w:rsidR="000A5401" w:rsidRPr="00D93915" w:rsidRDefault="00D93915" w:rsidP="000A5401">
            <w:pPr>
              <w:jc w:val="center"/>
              <w:rPr>
                <w:rFonts w:ascii="Times New Roman" w:hAnsi="Times New Roman" w:cs="Times New Roman"/>
                <w:bCs/>
                <w:noProof/>
                <w:sz w:val="20"/>
                <w:szCs w:val="20"/>
              </w:rPr>
            </w:pPr>
            <m:oMathPara>
              <m:oMath>
                <m:r>
                  <w:rPr>
                    <w:rFonts w:ascii="Cambria Math" w:hAnsi="Cambria Math" w:cs="Times New Roman"/>
                    <w:noProof/>
                    <w:sz w:val="20"/>
                    <w:szCs w:val="20"/>
                  </w:rPr>
                  <m:t>Trend~</m:t>
                </m:r>
                <m:r>
                  <m:rPr>
                    <m:sty m:val="p"/>
                  </m:rPr>
                  <w:rPr>
                    <w:rFonts w:ascii="Cambria Math" w:hAnsi="Cambria Math" w:cs="Times New Roman"/>
                    <w:noProof/>
                    <w:sz w:val="20"/>
                    <w:szCs w:val="20"/>
                  </w:rPr>
                  <m:t>α</m:t>
                </m:r>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w:rPr>
                        <w:rFonts w:ascii="Cambria Math" w:hAnsi="Cambria Math" w:cs="Times New Roman"/>
                        <w:noProof/>
                        <w:sz w:val="20"/>
                        <w:szCs w:val="20"/>
                      </w:rPr>
                      <m:t>α</m:t>
                    </m:r>
                  </m:e>
                  <m:sub>
                    <m:r>
                      <w:rPr>
                        <w:rFonts w:ascii="Cambria Math" w:hAnsi="Cambria Math" w:cs="Times New Roman"/>
                        <w:noProof/>
                        <w:sz w:val="20"/>
                        <w:szCs w:val="20"/>
                      </w:rPr>
                      <m:t>phylo</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1</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1</m:t>
                    </m:r>
                  </m:sub>
                </m:sSub>
                <m:r>
                  <w:rPr>
                    <w:rFonts w:ascii="Cambria Math" w:hAnsi="Cambria Math" w:cs="Times New Roman"/>
                    <w:noProof/>
                    <w:sz w:val="20"/>
                    <w:szCs w:val="20"/>
                  </w:rPr>
                  <m:t>…</m:t>
                </m:r>
                <m:sSub>
                  <m:sSubPr>
                    <m:ctrlPr>
                      <w:rPr>
                        <w:rFonts w:ascii="Cambria Math" w:hAnsi="Cambria Math" w:cs="Times New Roman"/>
                        <w:bCs/>
                        <w:i/>
                        <w:noProof/>
                        <w:sz w:val="20"/>
                        <w:szCs w:val="20"/>
                      </w:rPr>
                    </m:ctrlPr>
                  </m:sSubPr>
                  <m:e>
                    <m:r>
                      <m:rPr>
                        <m:sty m:val="p"/>
                      </m:rPr>
                      <w:rPr>
                        <w:rFonts w:ascii="Cambria Math" w:hAnsi="Cambria Math" w:cs="Times New Roman"/>
                        <w:noProof/>
                        <w:sz w:val="20"/>
                        <w:szCs w:val="20"/>
                      </w:rPr>
                      <m:t>β</m:t>
                    </m:r>
                  </m:e>
                  <m:sub>
                    <m:r>
                      <w:rPr>
                        <w:rFonts w:ascii="Cambria Math" w:hAnsi="Cambria Math" w:cs="Times New Roman"/>
                        <w:noProof/>
                        <w:sz w:val="20"/>
                        <w:szCs w:val="20"/>
                      </w:rPr>
                      <m:t>n</m:t>
                    </m:r>
                  </m:sub>
                </m:sSub>
                <m:r>
                  <m:rPr>
                    <m:sty m:val="p"/>
                  </m:rPr>
                  <w:rPr>
                    <w:rFonts w:ascii="Cambria Math" w:hAnsi="Cambria Math" w:cs="Times New Roman"/>
                    <w:noProof/>
                    <w:sz w:val="20"/>
                    <w:szCs w:val="20"/>
                  </w:rPr>
                  <m:t>×</m:t>
                </m:r>
                <m:r>
                  <w:rPr>
                    <w:rFonts w:ascii="Cambria Math" w:hAnsi="Cambria Math" w:cs="Times New Roman"/>
                    <w:noProof/>
                    <w:sz w:val="20"/>
                    <w:szCs w:val="20"/>
                  </w:rPr>
                  <m:t>Trai</m:t>
                </m:r>
                <m:sSub>
                  <m:sSubPr>
                    <m:ctrlPr>
                      <w:rPr>
                        <w:rFonts w:ascii="Cambria Math" w:hAnsi="Cambria Math" w:cs="Times New Roman"/>
                        <w:bCs/>
                        <w:i/>
                        <w:noProof/>
                        <w:sz w:val="20"/>
                        <w:szCs w:val="20"/>
                      </w:rPr>
                    </m:ctrlPr>
                  </m:sSubPr>
                  <m:e>
                    <m:r>
                      <w:rPr>
                        <w:rFonts w:ascii="Cambria Math" w:hAnsi="Cambria Math" w:cs="Times New Roman"/>
                        <w:noProof/>
                        <w:sz w:val="20"/>
                        <w:szCs w:val="20"/>
                      </w:rPr>
                      <m:t>t</m:t>
                    </m:r>
                  </m:e>
                  <m:sub>
                    <m:r>
                      <w:rPr>
                        <w:rFonts w:ascii="Cambria Math" w:hAnsi="Cambria Math" w:cs="Times New Roman"/>
                        <w:noProof/>
                        <w:sz w:val="20"/>
                        <w:szCs w:val="20"/>
                      </w:rPr>
                      <m:t>n</m:t>
                    </m:r>
                  </m:sub>
                </m:sSub>
              </m:oMath>
            </m:oMathPara>
          </w:p>
        </w:tc>
        <w:tc>
          <w:tcPr>
            <w:tcW w:w="4009" w:type="dxa"/>
            <w:shd w:val="clear" w:color="auto" w:fill="auto"/>
            <w:vAlign w:val="center"/>
          </w:tcPr>
          <w:p w14:paraId="614331F0" w14:textId="2933E22E" w:rsidR="000A5401" w:rsidRPr="0015403E" w:rsidRDefault="000A5401" w:rsidP="00D837E2">
            <w:pPr>
              <w:jc w:val="both"/>
              <w:rPr>
                <w:rFonts w:ascii="Times New Roman" w:hAnsi="Times New Roman" w:cs="Times New Roman"/>
                <w:sz w:val="20"/>
                <w:szCs w:val="20"/>
              </w:rPr>
            </w:pPr>
            <w:r w:rsidRPr="0015403E">
              <w:rPr>
                <w:rFonts w:ascii="Times New Roman" w:hAnsi="Times New Roman" w:cs="Times New Roman"/>
                <w:sz w:val="20"/>
                <w:szCs w:val="20"/>
              </w:rPr>
              <w:t xml:space="preserve">Occupancy trends are best predicted by a model that includes all available trait information and a species-specific, phylogenetic intercept. </w:t>
            </w:r>
            <w:r w:rsidR="009822AF">
              <w:rPr>
                <w:rFonts w:ascii="Times New Roman" w:hAnsi="Times New Roman" w:cs="Times New Roman"/>
                <w:sz w:val="20"/>
                <w:szCs w:val="20"/>
              </w:rPr>
              <w:t>Many traits predict occupancy trend.</w:t>
            </w:r>
          </w:p>
        </w:tc>
      </w:tr>
    </w:tbl>
    <w:p w14:paraId="07B1AE5A" w14:textId="622426D8" w:rsidR="00F75A9E" w:rsidRDefault="00F75A9E">
      <w:pPr>
        <w:rPr>
          <w:rFonts w:ascii="Times New Roman" w:hAnsi="Times New Roman" w:cs="Times New Roman"/>
          <w:b/>
          <w:sz w:val="24"/>
          <w:szCs w:val="24"/>
        </w:rPr>
      </w:pPr>
    </w:p>
    <w:p w14:paraId="496854D2" w14:textId="77777777" w:rsidR="00F75A9E" w:rsidRDefault="00F75A9E">
      <w:pPr>
        <w:rPr>
          <w:rFonts w:ascii="Times New Roman" w:hAnsi="Times New Roman" w:cs="Times New Roman"/>
          <w:b/>
          <w:sz w:val="24"/>
          <w:szCs w:val="24"/>
        </w:rPr>
      </w:pPr>
      <w:r>
        <w:rPr>
          <w:rFonts w:ascii="Times New Roman" w:hAnsi="Times New Roman" w:cs="Times New Roman"/>
          <w:b/>
          <w:sz w:val="24"/>
          <w:szCs w:val="24"/>
        </w:rPr>
        <w:br w:type="page"/>
      </w:r>
    </w:p>
    <w:p w14:paraId="34106C37" w14:textId="1FF30736" w:rsidR="00F21671" w:rsidRPr="00703517" w:rsidRDefault="00000000">
      <w:pPr>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7B4136" w:rsidRPr="00703517">
        <w:rPr>
          <w:rFonts w:ascii="Times New Roman" w:hAnsi="Times New Roman" w:cs="Times New Roman"/>
          <w:b/>
          <w:sz w:val="24"/>
          <w:szCs w:val="24"/>
        </w:rPr>
        <w:t>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Mean occupancy trend for modeled butterfly species across all occupancy-detection models in this analysis. Occupancy trends reflect the overall average trend at each site +/- one standard deviation of the variance across all sites modeled for that species. Inferences from each model type are denoted by column headers (100T = 100km temperature, 200T = 200km temperature, 100P = 100km precipitation, and 200P = 200km precipitation.</w:t>
      </w:r>
      <w:r w:rsidR="00D903A8" w:rsidRPr="00703517">
        <w:rPr>
          <w:rFonts w:ascii="Times New Roman" w:hAnsi="Times New Roman" w:cs="Times New Roman"/>
          <w:sz w:val="24"/>
          <w:szCs w:val="24"/>
        </w:rPr>
        <w:t xml:space="preserve"> Cells are conditionally formatted by the direction and magnitude of decline/increase.</w:t>
      </w:r>
    </w:p>
    <w:p w14:paraId="75143A1E" w14:textId="77777777" w:rsidR="00F21671" w:rsidRPr="00703517" w:rsidRDefault="00F21671">
      <w:pPr>
        <w:jc w:val="both"/>
        <w:rPr>
          <w:rFonts w:ascii="Times New Roman" w:hAnsi="Times New Roman" w:cs="Times New Roman"/>
          <w:sz w:val="24"/>
          <w:szCs w:val="24"/>
        </w:rPr>
      </w:pPr>
    </w:p>
    <w:tbl>
      <w:tblPr>
        <w:tblStyle w:val="TableGrid"/>
        <w:tblW w:w="9715" w:type="dxa"/>
        <w:jc w:val="center"/>
        <w:tblLook w:val="04A0" w:firstRow="1" w:lastRow="0" w:firstColumn="1" w:lastColumn="0" w:noHBand="0" w:noVBand="1"/>
      </w:tblPr>
      <w:tblGrid>
        <w:gridCol w:w="1165"/>
        <w:gridCol w:w="2430"/>
        <w:gridCol w:w="1530"/>
        <w:gridCol w:w="1530"/>
        <w:gridCol w:w="1530"/>
        <w:gridCol w:w="1530"/>
      </w:tblGrid>
      <w:tr w:rsidR="007D36B7" w:rsidRPr="00703517" w14:paraId="4CF4FDA2" w14:textId="5AC9F709" w:rsidTr="00DE79BF">
        <w:trPr>
          <w:trHeight w:val="196"/>
          <w:jc w:val="center"/>
        </w:trPr>
        <w:tc>
          <w:tcPr>
            <w:tcW w:w="1165" w:type="dxa"/>
            <w:shd w:val="clear" w:color="auto" w:fill="000000" w:themeFill="text1"/>
          </w:tcPr>
          <w:p w14:paraId="70272903" w14:textId="5A6E574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CODE</w:t>
            </w:r>
          </w:p>
        </w:tc>
        <w:tc>
          <w:tcPr>
            <w:tcW w:w="2430" w:type="dxa"/>
            <w:shd w:val="clear" w:color="auto" w:fill="000000" w:themeFill="text1"/>
          </w:tcPr>
          <w:p w14:paraId="295D5838" w14:textId="01673853"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SCIENTIFIC NAME</w:t>
            </w:r>
          </w:p>
        </w:tc>
        <w:tc>
          <w:tcPr>
            <w:tcW w:w="1530" w:type="dxa"/>
            <w:tcBorders>
              <w:bottom w:val="single" w:sz="4" w:space="0" w:color="auto"/>
            </w:tcBorders>
            <w:shd w:val="clear" w:color="auto" w:fill="000000" w:themeFill="text1"/>
          </w:tcPr>
          <w:p w14:paraId="7D0E2732" w14:textId="0DDD479B"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100T MODEL</w:t>
            </w:r>
          </w:p>
        </w:tc>
        <w:tc>
          <w:tcPr>
            <w:tcW w:w="1530" w:type="dxa"/>
            <w:tcBorders>
              <w:bottom w:val="single" w:sz="4" w:space="0" w:color="auto"/>
            </w:tcBorders>
            <w:shd w:val="clear" w:color="auto" w:fill="000000" w:themeFill="text1"/>
          </w:tcPr>
          <w:p w14:paraId="2302949D" w14:textId="71A9706C"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200T MODEL</w:t>
            </w:r>
          </w:p>
        </w:tc>
        <w:tc>
          <w:tcPr>
            <w:tcW w:w="1530" w:type="dxa"/>
            <w:tcBorders>
              <w:bottom w:val="single" w:sz="4" w:space="0" w:color="auto"/>
            </w:tcBorders>
            <w:shd w:val="clear" w:color="auto" w:fill="000000" w:themeFill="text1"/>
          </w:tcPr>
          <w:p w14:paraId="350C10CB" w14:textId="4D746855"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100P MODEL</w:t>
            </w:r>
          </w:p>
        </w:tc>
        <w:tc>
          <w:tcPr>
            <w:tcW w:w="1530" w:type="dxa"/>
            <w:tcBorders>
              <w:bottom w:val="single" w:sz="4" w:space="0" w:color="auto"/>
            </w:tcBorders>
            <w:shd w:val="clear" w:color="auto" w:fill="000000" w:themeFill="text1"/>
          </w:tcPr>
          <w:p w14:paraId="2AED19B5" w14:textId="34D0C789" w:rsidR="007D36B7" w:rsidRPr="005F09EE" w:rsidRDefault="007D36B7" w:rsidP="00637BA4">
            <w:pPr>
              <w:jc w:val="center"/>
              <w:rPr>
                <w:rFonts w:ascii="Times New Roman" w:hAnsi="Times New Roman" w:cs="Times New Roman"/>
                <w:b/>
                <w:bCs/>
                <w:sz w:val="18"/>
                <w:szCs w:val="18"/>
              </w:rPr>
            </w:pPr>
            <w:r w:rsidRPr="005F09EE">
              <w:rPr>
                <w:rFonts w:ascii="Times New Roman" w:hAnsi="Times New Roman" w:cs="Times New Roman"/>
                <w:b/>
                <w:bCs/>
                <w:sz w:val="18"/>
                <w:szCs w:val="18"/>
              </w:rPr>
              <w:t>200P MODEL</w:t>
            </w:r>
          </w:p>
        </w:tc>
      </w:tr>
      <w:tr w:rsidR="00AF1BE5" w:rsidRPr="00703517" w14:paraId="5D65EC10" w14:textId="39CD58EC" w:rsidTr="005868A2">
        <w:trPr>
          <w:trHeight w:val="212"/>
          <w:jc w:val="center"/>
        </w:trPr>
        <w:tc>
          <w:tcPr>
            <w:tcW w:w="1165" w:type="dxa"/>
          </w:tcPr>
          <w:p w14:paraId="06ADEA68" w14:textId="60B30D7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AGLMIL</w:t>
            </w:r>
          </w:p>
        </w:tc>
        <w:tc>
          <w:tcPr>
            <w:tcW w:w="2430" w:type="dxa"/>
          </w:tcPr>
          <w:p w14:paraId="5906505A" w14:textId="46BA3DF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Aglais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milberti</w:t>
            </w:r>
            <w:proofErr w:type="spellEnd"/>
          </w:p>
        </w:tc>
        <w:tc>
          <w:tcPr>
            <w:tcW w:w="1530" w:type="dxa"/>
            <w:tcBorders>
              <w:top w:val="single" w:sz="8" w:space="0" w:color="auto"/>
              <w:left w:val="nil"/>
              <w:bottom w:val="single" w:sz="8" w:space="0" w:color="auto"/>
              <w:right w:val="single" w:sz="8" w:space="0" w:color="auto"/>
            </w:tcBorders>
            <w:shd w:val="clear" w:color="000000" w:fill="D2DDF1"/>
            <w:vAlign w:val="center"/>
          </w:tcPr>
          <w:p w14:paraId="62456BDA" w14:textId="7DA8E6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(+/-5.4%)</w:t>
            </w:r>
          </w:p>
        </w:tc>
        <w:tc>
          <w:tcPr>
            <w:tcW w:w="1530" w:type="dxa"/>
            <w:tcBorders>
              <w:top w:val="single" w:sz="8" w:space="0" w:color="auto"/>
              <w:left w:val="nil"/>
              <w:bottom w:val="single" w:sz="8" w:space="0" w:color="auto"/>
              <w:right w:val="single" w:sz="8" w:space="0" w:color="auto"/>
            </w:tcBorders>
            <w:shd w:val="clear" w:color="000000" w:fill="BFCFEB"/>
            <w:vAlign w:val="center"/>
          </w:tcPr>
          <w:p w14:paraId="1C477E43" w14:textId="02E2920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(+/-5.8%)</w:t>
            </w:r>
          </w:p>
        </w:tc>
        <w:tc>
          <w:tcPr>
            <w:tcW w:w="1530" w:type="dxa"/>
            <w:tcBorders>
              <w:top w:val="single" w:sz="8" w:space="0" w:color="auto"/>
              <w:left w:val="single" w:sz="8" w:space="0" w:color="auto"/>
              <w:bottom w:val="single" w:sz="8" w:space="0" w:color="auto"/>
              <w:right w:val="single" w:sz="8" w:space="0" w:color="auto"/>
            </w:tcBorders>
            <w:shd w:val="clear" w:color="000000" w:fill="FEFCFC"/>
            <w:vAlign w:val="center"/>
          </w:tcPr>
          <w:p w14:paraId="7DC391AD" w14:textId="47F264B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single" w:sz="8" w:space="0" w:color="auto"/>
              <w:left w:val="single" w:sz="8" w:space="0" w:color="auto"/>
              <w:bottom w:val="single" w:sz="8" w:space="0" w:color="auto"/>
              <w:right w:val="single" w:sz="8" w:space="0" w:color="auto"/>
            </w:tcBorders>
            <w:shd w:val="clear" w:color="000000" w:fill="FBFCFE"/>
            <w:vAlign w:val="center"/>
          </w:tcPr>
          <w:p w14:paraId="52B882AC" w14:textId="61FA7D8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238318EE" w14:textId="4750B418" w:rsidTr="005868A2">
        <w:trPr>
          <w:trHeight w:val="196"/>
          <w:jc w:val="center"/>
        </w:trPr>
        <w:tc>
          <w:tcPr>
            <w:tcW w:w="1165" w:type="dxa"/>
          </w:tcPr>
          <w:p w14:paraId="47AFF9D0" w14:textId="32A8014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AGRGLA</w:t>
            </w:r>
          </w:p>
        </w:tc>
        <w:tc>
          <w:tcPr>
            <w:tcW w:w="2430" w:type="dxa"/>
          </w:tcPr>
          <w:p w14:paraId="450F8830" w14:textId="71E84F9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Agriades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glandon</w:t>
            </w:r>
            <w:proofErr w:type="spellEnd"/>
          </w:p>
        </w:tc>
        <w:tc>
          <w:tcPr>
            <w:tcW w:w="1530" w:type="dxa"/>
            <w:tcBorders>
              <w:top w:val="nil"/>
              <w:left w:val="nil"/>
              <w:bottom w:val="single" w:sz="8" w:space="0" w:color="auto"/>
              <w:right w:val="single" w:sz="8" w:space="0" w:color="auto"/>
            </w:tcBorders>
            <w:shd w:val="clear" w:color="000000" w:fill="DF8181"/>
            <w:vAlign w:val="center"/>
          </w:tcPr>
          <w:p w14:paraId="7FE87B4A" w14:textId="767F4C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(+/-2.7%)</w:t>
            </w:r>
          </w:p>
        </w:tc>
        <w:tc>
          <w:tcPr>
            <w:tcW w:w="1530" w:type="dxa"/>
            <w:tcBorders>
              <w:top w:val="nil"/>
              <w:left w:val="nil"/>
              <w:bottom w:val="single" w:sz="8" w:space="0" w:color="auto"/>
              <w:right w:val="single" w:sz="8" w:space="0" w:color="auto"/>
            </w:tcBorders>
            <w:shd w:val="clear" w:color="000000" w:fill="E9A7A7"/>
            <w:vAlign w:val="center"/>
          </w:tcPr>
          <w:p w14:paraId="14CECEA1" w14:textId="62462B3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5CD9BCFF" w14:textId="0947459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2834598E" w14:textId="012B15B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(+/-0.4%)</w:t>
            </w:r>
          </w:p>
        </w:tc>
      </w:tr>
      <w:tr w:rsidR="00AF1BE5" w:rsidRPr="00703517" w14:paraId="2AC0E805" w14:textId="3E4394E6" w:rsidTr="005868A2">
        <w:trPr>
          <w:trHeight w:val="212"/>
          <w:jc w:val="center"/>
        </w:trPr>
        <w:tc>
          <w:tcPr>
            <w:tcW w:w="1165" w:type="dxa"/>
          </w:tcPr>
          <w:p w14:paraId="68034021" w14:textId="379F2B7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AMBVIA</w:t>
            </w:r>
          </w:p>
        </w:tc>
        <w:tc>
          <w:tcPr>
            <w:tcW w:w="2430" w:type="dxa"/>
          </w:tcPr>
          <w:p w14:paraId="5FC02706" w14:textId="7843829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Amblyscirtes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vialis</w:t>
            </w:r>
            <w:proofErr w:type="spellEnd"/>
          </w:p>
        </w:tc>
        <w:tc>
          <w:tcPr>
            <w:tcW w:w="1530" w:type="dxa"/>
            <w:tcBorders>
              <w:top w:val="nil"/>
              <w:left w:val="nil"/>
              <w:bottom w:val="single" w:sz="8" w:space="0" w:color="auto"/>
              <w:right w:val="single" w:sz="8" w:space="0" w:color="auto"/>
            </w:tcBorders>
            <w:shd w:val="clear" w:color="000000" w:fill="E49494"/>
            <w:vAlign w:val="center"/>
          </w:tcPr>
          <w:p w14:paraId="69A606BD" w14:textId="33AA0A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(+/-2.1%)</w:t>
            </w:r>
          </w:p>
        </w:tc>
        <w:tc>
          <w:tcPr>
            <w:tcW w:w="1530" w:type="dxa"/>
            <w:tcBorders>
              <w:top w:val="nil"/>
              <w:left w:val="nil"/>
              <w:bottom w:val="single" w:sz="8" w:space="0" w:color="auto"/>
              <w:right w:val="single" w:sz="8" w:space="0" w:color="auto"/>
            </w:tcBorders>
            <w:shd w:val="clear" w:color="000000" w:fill="F7E1E1"/>
            <w:vAlign w:val="center"/>
          </w:tcPr>
          <w:p w14:paraId="215D80A4" w14:textId="52023D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(+/-0.8%)</w:t>
            </w:r>
          </w:p>
        </w:tc>
        <w:tc>
          <w:tcPr>
            <w:tcW w:w="1530" w:type="dxa"/>
            <w:tcBorders>
              <w:top w:val="nil"/>
              <w:left w:val="single" w:sz="8" w:space="0" w:color="auto"/>
              <w:bottom w:val="single" w:sz="8" w:space="0" w:color="auto"/>
              <w:right w:val="single" w:sz="8" w:space="0" w:color="auto"/>
            </w:tcBorders>
            <w:shd w:val="clear" w:color="000000" w:fill="F3CFCF"/>
            <w:vAlign w:val="center"/>
          </w:tcPr>
          <w:p w14:paraId="1B1CD059" w14:textId="3DFBE20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AEEEE"/>
            <w:vAlign w:val="center"/>
          </w:tcPr>
          <w:p w14:paraId="3B71A5B9" w14:textId="67FD27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7E38E646" w14:textId="36887FA3" w:rsidTr="005868A2">
        <w:trPr>
          <w:trHeight w:val="196"/>
          <w:jc w:val="center"/>
        </w:trPr>
        <w:tc>
          <w:tcPr>
            <w:tcW w:w="1165" w:type="dxa"/>
          </w:tcPr>
          <w:p w14:paraId="380CE575" w14:textId="76EE15F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ANCNUM</w:t>
            </w:r>
          </w:p>
        </w:tc>
        <w:tc>
          <w:tcPr>
            <w:tcW w:w="2430" w:type="dxa"/>
          </w:tcPr>
          <w:p w14:paraId="61CB90A5" w14:textId="50F6CAF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Ancyloxypha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numitor</w:t>
            </w:r>
            <w:proofErr w:type="spellEnd"/>
          </w:p>
        </w:tc>
        <w:tc>
          <w:tcPr>
            <w:tcW w:w="1530" w:type="dxa"/>
            <w:tcBorders>
              <w:top w:val="nil"/>
              <w:left w:val="nil"/>
              <w:bottom w:val="single" w:sz="8" w:space="0" w:color="auto"/>
              <w:right w:val="single" w:sz="8" w:space="0" w:color="auto"/>
            </w:tcBorders>
            <w:shd w:val="clear" w:color="000000" w:fill="658BCF"/>
            <w:vAlign w:val="center"/>
          </w:tcPr>
          <w:p w14:paraId="5978ED4C" w14:textId="5EC9A92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8.1% (+/-9.5%)</w:t>
            </w:r>
          </w:p>
        </w:tc>
        <w:tc>
          <w:tcPr>
            <w:tcW w:w="1530" w:type="dxa"/>
            <w:tcBorders>
              <w:top w:val="nil"/>
              <w:left w:val="nil"/>
              <w:bottom w:val="single" w:sz="8" w:space="0" w:color="auto"/>
              <w:right w:val="single" w:sz="8" w:space="0" w:color="auto"/>
            </w:tcBorders>
            <w:shd w:val="clear" w:color="000000" w:fill="7194D2"/>
            <w:vAlign w:val="center"/>
          </w:tcPr>
          <w:p w14:paraId="0F3450E8" w14:textId="15BFA5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(+/-7.7%)</w:t>
            </w:r>
          </w:p>
        </w:tc>
        <w:tc>
          <w:tcPr>
            <w:tcW w:w="1530" w:type="dxa"/>
            <w:tcBorders>
              <w:top w:val="nil"/>
              <w:left w:val="single" w:sz="8" w:space="0" w:color="auto"/>
              <w:bottom w:val="single" w:sz="8" w:space="0" w:color="auto"/>
              <w:right w:val="single" w:sz="8" w:space="0" w:color="auto"/>
            </w:tcBorders>
            <w:shd w:val="clear" w:color="000000" w:fill="D2DEF1"/>
            <w:vAlign w:val="center"/>
          </w:tcPr>
          <w:p w14:paraId="65109504" w14:textId="37B4E8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(+/-0.8%)</w:t>
            </w:r>
          </w:p>
        </w:tc>
        <w:tc>
          <w:tcPr>
            <w:tcW w:w="1530" w:type="dxa"/>
            <w:tcBorders>
              <w:top w:val="nil"/>
              <w:left w:val="single" w:sz="8" w:space="0" w:color="auto"/>
              <w:bottom w:val="single" w:sz="8" w:space="0" w:color="auto"/>
              <w:right w:val="single" w:sz="8" w:space="0" w:color="auto"/>
            </w:tcBorders>
            <w:shd w:val="clear" w:color="000000" w:fill="CFDBF0"/>
            <w:vAlign w:val="center"/>
          </w:tcPr>
          <w:p w14:paraId="4831B842" w14:textId="07F2D6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r>
      <w:tr w:rsidR="00AF1BE5" w:rsidRPr="00703517" w14:paraId="092D88A1" w14:textId="57BC30A3" w:rsidTr="005868A2">
        <w:trPr>
          <w:trHeight w:val="212"/>
          <w:jc w:val="center"/>
        </w:trPr>
        <w:tc>
          <w:tcPr>
            <w:tcW w:w="1165" w:type="dxa"/>
          </w:tcPr>
          <w:p w14:paraId="328E117E" w14:textId="015BCD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ARGATL</w:t>
            </w:r>
          </w:p>
        </w:tc>
        <w:tc>
          <w:tcPr>
            <w:tcW w:w="2430" w:type="dxa"/>
          </w:tcPr>
          <w:p w14:paraId="0F41E53E" w14:textId="26D5C21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atlantis</w:t>
            </w:r>
            <w:proofErr w:type="spellEnd"/>
          </w:p>
        </w:tc>
        <w:tc>
          <w:tcPr>
            <w:tcW w:w="1530" w:type="dxa"/>
            <w:tcBorders>
              <w:top w:val="nil"/>
              <w:left w:val="nil"/>
              <w:bottom w:val="single" w:sz="8" w:space="0" w:color="auto"/>
              <w:right w:val="single" w:sz="8" w:space="0" w:color="auto"/>
            </w:tcBorders>
            <w:shd w:val="clear" w:color="000000" w:fill="E2E9F6"/>
            <w:vAlign w:val="center"/>
          </w:tcPr>
          <w:p w14:paraId="6E044686" w14:textId="314F68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(+/-5.2%)</w:t>
            </w:r>
          </w:p>
        </w:tc>
        <w:tc>
          <w:tcPr>
            <w:tcW w:w="1530" w:type="dxa"/>
            <w:tcBorders>
              <w:top w:val="nil"/>
              <w:left w:val="nil"/>
              <w:bottom w:val="single" w:sz="8" w:space="0" w:color="auto"/>
              <w:right w:val="single" w:sz="8" w:space="0" w:color="auto"/>
            </w:tcBorders>
            <w:shd w:val="clear" w:color="000000" w:fill="D8E2F3"/>
            <w:vAlign w:val="center"/>
          </w:tcPr>
          <w:p w14:paraId="35127C11" w14:textId="6E72AA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212E558B" w14:textId="46EDA4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09948646" w14:textId="4DE5DC8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EA4B550" w14:textId="238BD7CB" w:rsidTr="005868A2">
        <w:trPr>
          <w:trHeight w:val="196"/>
          <w:jc w:val="center"/>
        </w:trPr>
        <w:tc>
          <w:tcPr>
            <w:tcW w:w="1165" w:type="dxa"/>
          </w:tcPr>
          <w:p w14:paraId="5C71651B" w14:textId="3B99ED4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ARGCYB</w:t>
            </w:r>
          </w:p>
        </w:tc>
        <w:tc>
          <w:tcPr>
            <w:tcW w:w="2430" w:type="dxa"/>
          </w:tcPr>
          <w:p w14:paraId="0540B153" w14:textId="7183F46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cybele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1DDF81F0" w14:textId="74DB68A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(+/-5.4%)</w:t>
            </w:r>
          </w:p>
        </w:tc>
        <w:tc>
          <w:tcPr>
            <w:tcW w:w="1530" w:type="dxa"/>
            <w:tcBorders>
              <w:top w:val="nil"/>
              <w:left w:val="nil"/>
              <w:bottom w:val="single" w:sz="8" w:space="0" w:color="auto"/>
              <w:right w:val="single" w:sz="8" w:space="0" w:color="auto"/>
            </w:tcBorders>
            <w:shd w:val="clear" w:color="000000" w:fill="F5F8FC"/>
            <w:vAlign w:val="center"/>
          </w:tcPr>
          <w:p w14:paraId="2288A44A" w14:textId="482128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(+/-4.6%)</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6F136506" w14:textId="0FC9BCE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(+/-0.9%)</w:t>
            </w:r>
          </w:p>
        </w:tc>
        <w:tc>
          <w:tcPr>
            <w:tcW w:w="1530" w:type="dxa"/>
            <w:tcBorders>
              <w:top w:val="nil"/>
              <w:left w:val="single" w:sz="8" w:space="0" w:color="auto"/>
              <w:bottom w:val="single" w:sz="8" w:space="0" w:color="auto"/>
              <w:right w:val="single" w:sz="8" w:space="0" w:color="auto"/>
            </w:tcBorders>
            <w:shd w:val="clear" w:color="000000" w:fill="F9E9E9"/>
            <w:vAlign w:val="center"/>
          </w:tcPr>
          <w:p w14:paraId="56179595" w14:textId="6ADDF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515D0978" w14:textId="721994C5" w:rsidTr="005868A2">
        <w:trPr>
          <w:trHeight w:val="212"/>
          <w:jc w:val="center"/>
        </w:trPr>
        <w:tc>
          <w:tcPr>
            <w:tcW w:w="1165" w:type="dxa"/>
          </w:tcPr>
          <w:p w14:paraId="783DDC6F" w14:textId="6B3A17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ARGHYD</w:t>
            </w:r>
          </w:p>
        </w:tc>
        <w:tc>
          <w:tcPr>
            <w:tcW w:w="2430" w:type="dxa"/>
          </w:tcPr>
          <w:p w14:paraId="783E73C6" w14:textId="6E44CE0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hydaspe</w:t>
            </w:r>
            <w:proofErr w:type="spellEnd"/>
          </w:p>
        </w:tc>
        <w:tc>
          <w:tcPr>
            <w:tcW w:w="1530" w:type="dxa"/>
            <w:tcBorders>
              <w:top w:val="nil"/>
              <w:left w:val="nil"/>
              <w:bottom w:val="single" w:sz="8" w:space="0" w:color="auto"/>
              <w:right w:val="single" w:sz="8" w:space="0" w:color="auto"/>
            </w:tcBorders>
            <w:shd w:val="clear" w:color="000000" w:fill="A2B9E2"/>
            <w:vAlign w:val="center"/>
          </w:tcPr>
          <w:p w14:paraId="0EEC710A" w14:textId="040B76A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(+/-4.7%)</w:t>
            </w:r>
          </w:p>
        </w:tc>
        <w:tc>
          <w:tcPr>
            <w:tcW w:w="1530" w:type="dxa"/>
            <w:tcBorders>
              <w:top w:val="nil"/>
              <w:left w:val="nil"/>
              <w:bottom w:val="single" w:sz="8" w:space="0" w:color="auto"/>
              <w:right w:val="single" w:sz="8" w:space="0" w:color="auto"/>
            </w:tcBorders>
            <w:shd w:val="clear" w:color="000000" w:fill="A0B7E1"/>
            <w:vAlign w:val="center"/>
          </w:tcPr>
          <w:p w14:paraId="1FB934B9" w14:textId="30F443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(+/-4.6%)</w:t>
            </w:r>
          </w:p>
        </w:tc>
        <w:tc>
          <w:tcPr>
            <w:tcW w:w="1530" w:type="dxa"/>
            <w:tcBorders>
              <w:top w:val="nil"/>
              <w:left w:val="single" w:sz="8" w:space="0" w:color="auto"/>
              <w:bottom w:val="single" w:sz="8" w:space="0" w:color="auto"/>
              <w:right w:val="single" w:sz="8" w:space="0" w:color="auto"/>
            </w:tcBorders>
            <w:shd w:val="clear" w:color="000000" w:fill="91ACDD"/>
            <w:vAlign w:val="center"/>
          </w:tcPr>
          <w:p w14:paraId="1F285781" w14:textId="214B2F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(+/-1.8%)</w:t>
            </w:r>
          </w:p>
        </w:tc>
        <w:tc>
          <w:tcPr>
            <w:tcW w:w="1530" w:type="dxa"/>
            <w:tcBorders>
              <w:top w:val="nil"/>
              <w:left w:val="single" w:sz="8" w:space="0" w:color="auto"/>
              <w:bottom w:val="single" w:sz="8" w:space="0" w:color="auto"/>
              <w:right w:val="single" w:sz="8" w:space="0" w:color="auto"/>
            </w:tcBorders>
            <w:shd w:val="clear" w:color="000000" w:fill="7D9DD6"/>
            <w:vAlign w:val="center"/>
          </w:tcPr>
          <w:p w14:paraId="69B1AF7A" w14:textId="7D5B33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(+/-2.1%)</w:t>
            </w:r>
          </w:p>
        </w:tc>
      </w:tr>
      <w:tr w:rsidR="00AF1BE5" w:rsidRPr="00703517" w14:paraId="66BBD7AF" w14:textId="2C15EEF0" w:rsidTr="005868A2">
        <w:trPr>
          <w:trHeight w:val="196"/>
          <w:jc w:val="center"/>
        </w:trPr>
        <w:tc>
          <w:tcPr>
            <w:tcW w:w="1165" w:type="dxa"/>
          </w:tcPr>
          <w:p w14:paraId="1817746D" w14:textId="34B9BCF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ARGMOR</w:t>
            </w:r>
          </w:p>
        </w:tc>
        <w:tc>
          <w:tcPr>
            <w:tcW w:w="2430" w:type="dxa"/>
          </w:tcPr>
          <w:p w14:paraId="56DA297A" w14:textId="60A14AB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Argynnis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mormonia</w:t>
            </w:r>
            <w:proofErr w:type="spellEnd"/>
          </w:p>
        </w:tc>
        <w:tc>
          <w:tcPr>
            <w:tcW w:w="1530" w:type="dxa"/>
            <w:tcBorders>
              <w:top w:val="nil"/>
              <w:left w:val="nil"/>
              <w:bottom w:val="single" w:sz="8" w:space="0" w:color="auto"/>
              <w:right w:val="single" w:sz="8" w:space="0" w:color="auto"/>
            </w:tcBorders>
            <w:shd w:val="clear" w:color="000000" w:fill="F5DADA"/>
            <w:vAlign w:val="center"/>
          </w:tcPr>
          <w:p w14:paraId="0A7609C9" w14:textId="3AB220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(+/-4.3%)</w:t>
            </w:r>
          </w:p>
        </w:tc>
        <w:tc>
          <w:tcPr>
            <w:tcW w:w="1530" w:type="dxa"/>
            <w:tcBorders>
              <w:top w:val="nil"/>
              <w:left w:val="nil"/>
              <w:bottom w:val="single" w:sz="8" w:space="0" w:color="auto"/>
              <w:right w:val="single" w:sz="8" w:space="0" w:color="auto"/>
            </w:tcBorders>
            <w:shd w:val="clear" w:color="000000" w:fill="FEFDFD"/>
            <w:vAlign w:val="center"/>
          </w:tcPr>
          <w:p w14:paraId="6D621D0A" w14:textId="4B1215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(+/-3.7%)</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6800EB3C" w14:textId="7E5371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(+/-0.7%)</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064D5E80" w14:textId="02AE944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(+/-0.5%)</w:t>
            </w:r>
          </w:p>
        </w:tc>
      </w:tr>
      <w:tr w:rsidR="00AF1BE5" w:rsidRPr="00703517" w14:paraId="7EA7BB85" w14:textId="18A9E125" w:rsidTr="005868A2">
        <w:trPr>
          <w:trHeight w:val="212"/>
          <w:jc w:val="center"/>
        </w:trPr>
        <w:tc>
          <w:tcPr>
            <w:tcW w:w="1165" w:type="dxa"/>
          </w:tcPr>
          <w:p w14:paraId="29A863F6" w14:textId="6B4EC22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BORBEL</w:t>
            </w:r>
          </w:p>
        </w:tc>
        <w:tc>
          <w:tcPr>
            <w:tcW w:w="2430" w:type="dxa"/>
          </w:tcPr>
          <w:p w14:paraId="3C0F9EB2" w14:textId="26BD57A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bellona</w:t>
            </w:r>
            <w:proofErr w:type="spellEnd"/>
          </w:p>
        </w:tc>
        <w:tc>
          <w:tcPr>
            <w:tcW w:w="1530" w:type="dxa"/>
            <w:tcBorders>
              <w:top w:val="nil"/>
              <w:left w:val="nil"/>
              <w:bottom w:val="single" w:sz="8" w:space="0" w:color="auto"/>
              <w:right w:val="single" w:sz="8" w:space="0" w:color="auto"/>
            </w:tcBorders>
            <w:shd w:val="clear" w:color="000000" w:fill="E8A3A3"/>
            <w:vAlign w:val="center"/>
          </w:tcPr>
          <w:p w14:paraId="3E47F3B2" w14:textId="4B9CE7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(+/-3.7%)</w:t>
            </w:r>
          </w:p>
        </w:tc>
        <w:tc>
          <w:tcPr>
            <w:tcW w:w="1530" w:type="dxa"/>
            <w:tcBorders>
              <w:top w:val="nil"/>
              <w:left w:val="nil"/>
              <w:bottom w:val="single" w:sz="8" w:space="0" w:color="auto"/>
              <w:right w:val="single" w:sz="8" w:space="0" w:color="auto"/>
            </w:tcBorders>
            <w:shd w:val="clear" w:color="000000" w:fill="F2CDCD"/>
            <w:vAlign w:val="center"/>
          </w:tcPr>
          <w:p w14:paraId="695CD61E" w14:textId="570CF0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(+/-3.0%)</w:t>
            </w:r>
          </w:p>
        </w:tc>
        <w:tc>
          <w:tcPr>
            <w:tcW w:w="1530" w:type="dxa"/>
            <w:tcBorders>
              <w:top w:val="nil"/>
              <w:left w:val="single" w:sz="8" w:space="0" w:color="auto"/>
              <w:bottom w:val="single" w:sz="8" w:space="0" w:color="auto"/>
              <w:right w:val="single" w:sz="8" w:space="0" w:color="auto"/>
            </w:tcBorders>
            <w:shd w:val="clear" w:color="000000" w:fill="EFC1C1"/>
            <w:vAlign w:val="center"/>
          </w:tcPr>
          <w:p w14:paraId="298F30AA" w14:textId="304FB3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(+/-3.5%)</w:t>
            </w:r>
          </w:p>
        </w:tc>
        <w:tc>
          <w:tcPr>
            <w:tcW w:w="1530" w:type="dxa"/>
            <w:tcBorders>
              <w:top w:val="nil"/>
              <w:left w:val="single" w:sz="8" w:space="0" w:color="auto"/>
              <w:bottom w:val="single" w:sz="8" w:space="0" w:color="auto"/>
              <w:right w:val="single" w:sz="8" w:space="0" w:color="auto"/>
            </w:tcBorders>
            <w:shd w:val="clear" w:color="000000" w:fill="F8E3E3"/>
            <w:vAlign w:val="center"/>
          </w:tcPr>
          <w:p w14:paraId="754AB595" w14:textId="4B5D791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(+/-2.3%)</w:t>
            </w:r>
          </w:p>
        </w:tc>
      </w:tr>
      <w:tr w:rsidR="00AF1BE5" w:rsidRPr="00703517" w14:paraId="0EBCD756" w14:textId="4CB7213A" w:rsidTr="005868A2">
        <w:trPr>
          <w:trHeight w:val="196"/>
          <w:jc w:val="center"/>
        </w:trPr>
        <w:tc>
          <w:tcPr>
            <w:tcW w:w="1165" w:type="dxa"/>
          </w:tcPr>
          <w:p w14:paraId="5DD4218C" w14:textId="3E3F53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BOLCHA</w:t>
            </w:r>
          </w:p>
        </w:tc>
        <w:tc>
          <w:tcPr>
            <w:tcW w:w="2430" w:type="dxa"/>
          </w:tcPr>
          <w:p w14:paraId="2E17E375" w14:textId="48D797F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chariclea</w:t>
            </w:r>
            <w:proofErr w:type="spellEnd"/>
          </w:p>
        </w:tc>
        <w:tc>
          <w:tcPr>
            <w:tcW w:w="1530" w:type="dxa"/>
            <w:tcBorders>
              <w:top w:val="nil"/>
              <w:left w:val="nil"/>
              <w:bottom w:val="single" w:sz="8" w:space="0" w:color="auto"/>
              <w:right w:val="single" w:sz="8" w:space="0" w:color="auto"/>
            </w:tcBorders>
            <w:shd w:val="clear" w:color="000000" w:fill="C00303"/>
            <w:vAlign w:val="center"/>
          </w:tcPr>
          <w:p w14:paraId="657DD30C" w14:textId="41B661F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(+/-7.1%)</w:t>
            </w:r>
          </w:p>
        </w:tc>
        <w:tc>
          <w:tcPr>
            <w:tcW w:w="1530" w:type="dxa"/>
            <w:tcBorders>
              <w:top w:val="nil"/>
              <w:left w:val="nil"/>
              <w:bottom w:val="single" w:sz="8" w:space="0" w:color="auto"/>
              <w:right w:val="single" w:sz="8" w:space="0" w:color="auto"/>
            </w:tcBorders>
            <w:shd w:val="clear" w:color="000000" w:fill="DB6D6D"/>
            <w:vAlign w:val="center"/>
          </w:tcPr>
          <w:p w14:paraId="27166181" w14:textId="4C2266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(+/-6.1%)</w:t>
            </w:r>
          </w:p>
        </w:tc>
        <w:tc>
          <w:tcPr>
            <w:tcW w:w="1530" w:type="dxa"/>
            <w:tcBorders>
              <w:top w:val="nil"/>
              <w:left w:val="single" w:sz="8" w:space="0" w:color="auto"/>
              <w:bottom w:val="single" w:sz="8" w:space="0" w:color="auto"/>
              <w:right w:val="single" w:sz="8" w:space="0" w:color="auto"/>
            </w:tcBorders>
            <w:shd w:val="clear" w:color="000000" w:fill="EEBDBD"/>
            <w:vAlign w:val="center"/>
          </w:tcPr>
          <w:p w14:paraId="20A76C27" w14:textId="1631A92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(+/-2.4%)</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51ECE949" w14:textId="01BC3B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6772188" w14:textId="306E80CB" w:rsidTr="005868A2">
        <w:trPr>
          <w:trHeight w:val="212"/>
          <w:jc w:val="center"/>
        </w:trPr>
        <w:tc>
          <w:tcPr>
            <w:tcW w:w="1165" w:type="dxa"/>
          </w:tcPr>
          <w:p w14:paraId="7649E844" w14:textId="7A7150B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BOLEUN</w:t>
            </w:r>
          </w:p>
        </w:tc>
        <w:tc>
          <w:tcPr>
            <w:tcW w:w="2430" w:type="dxa"/>
          </w:tcPr>
          <w:p w14:paraId="0C607CA8" w14:textId="11ED24A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eunomia</w:t>
            </w:r>
            <w:proofErr w:type="spellEnd"/>
          </w:p>
        </w:tc>
        <w:tc>
          <w:tcPr>
            <w:tcW w:w="1530" w:type="dxa"/>
            <w:tcBorders>
              <w:top w:val="nil"/>
              <w:left w:val="nil"/>
              <w:bottom w:val="single" w:sz="8" w:space="0" w:color="auto"/>
              <w:right w:val="single" w:sz="8" w:space="0" w:color="auto"/>
            </w:tcBorders>
            <w:shd w:val="clear" w:color="000000" w:fill="CE3C3C"/>
            <w:vAlign w:val="center"/>
          </w:tcPr>
          <w:p w14:paraId="6C9AE78F" w14:textId="0EFD1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(+/-6.1%)</w:t>
            </w:r>
          </w:p>
        </w:tc>
        <w:tc>
          <w:tcPr>
            <w:tcW w:w="1530" w:type="dxa"/>
            <w:tcBorders>
              <w:top w:val="nil"/>
              <w:left w:val="nil"/>
              <w:bottom w:val="single" w:sz="8" w:space="0" w:color="auto"/>
              <w:right w:val="single" w:sz="8" w:space="0" w:color="auto"/>
            </w:tcBorders>
            <w:shd w:val="clear" w:color="000000" w:fill="DF7E7E"/>
            <w:vAlign w:val="center"/>
          </w:tcPr>
          <w:p w14:paraId="0DB25170" w14:textId="7B5508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(+/-4.8%)</w:t>
            </w:r>
          </w:p>
        </w:tc>
        <w:tc>
          <w:tcPr>
            <w:tcW w:w="1530" w:type="dxa"/>
            <w:tcBorders>
              <w:top w:val="nil"/>
              <w:left w:val="single" w:sz="8" w:space="0" w:color="auto"/>
              <w:bottom w:val="single" w:sz="8" w:space="0" w:color="auto"/>
              <w:right w:val="single" w:sz="8" w:space="0" w:color="auto"/>
            </w:tcBorders>
            <w:shd w:val="clear" w:color="000000" w:fill="F2CBCB"/>
            <w:vAlign w:val="center"/>
          </w:tcPr>
          <w:p w14:paraId="0CEAEC2A" w14:textId="4D104D6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B72BCC2" w14:textId="6AFA41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(+/-1.3%)</w:t>
            </w:r>
          </w:p>
        </w:tc>
      </w:tr>
      <w:tr w:rsidR="00AF1BE5" w:rsidRPr="00703517" w14:paraId="2252D7E3" w14:textId="02393336" w:rsidTr="005868A2">
        <w:trPr>
          <w:trHeight w:val="196"/>
          <w:jc w:val="center"/>
        </w:trPr>
        <w:tc>
          <w:tcPr>
            <w:tcW w:w="1165" w:type="dxa"/>
          </w:tcPr>
          <w:p w14:paraId="6A432300" w14:textId="5E71BF7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BOLFRE</w:t>
            </w:r>
          </w:p>
        </w:tc>
        <w:tc>
          <w:tcPr>
            <w:tcW w:w="2430" w:type="dxa"/>
          </w:tcPr>
          <w:p w14:paraId="2CA2A84B" w14:textId="51A44A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freija</w:t>
            </w:r>
            <w:proofErr w:type="spellEnd"/>
          </w:p>
        </w:tc>
        <w:tc>
          <w:tcPr>
            <w:tcW w:w="1530" w:type="dxa"/>
            <w:tcBorders>
              <w:top w:val="nil"/>
              <w:left w:val="nil"/>
              <w:bottom w:val="single" w:sz="8" w:space="0" w:color="auto"/>
              <w:right w:val="single" w:sz="8" w:space="0" w:color="auto"/>
            </w:tcBorders>
            <w:shd w:val="clear" w:color="000000" w:fill="C00000"/>
            <w:vAlign w:val="center"/>
          </w:tcPr>
          <w:p w14:paraId="771F114C" w14:textId="4C0CD1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(+/-7.1%)</w:t>
            </w:r>
          </w:p>
        </w:tc>
        <w:tc>
          <w:tcPr>
            <w:tcW w:w="1530" w:type="dxa"/>
            <w:tcBorders>
              <w:top w:val="nil"/>
              <w:left w:val="nil"/>
              <w:bottom w:val="single" w:sz="8" w:space="0" w:color="auto"/>
              <w:right w:val="single" w:sz="8" w:space="0" w:color="auto"/>
            </w:tcBorders>
            <w:shd w:val="clear" w:color="000000" w:fill="D24C4C"/>
            <w:vAlign w:val="center"/>
          </w:tcPr>
          <w:p w14:paraId="7DE77875" w14:textId="7E26A7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(+/-6.3%)</w:t>
            </w:r>
          </w:p>
        </w:tc>
        <w:tc>
          <w:tcPr>
            <w:tcW w:w="1530" w:type="dxa"/>
            <w:tcBorders>
              <w:top w:val="nil"/>
              <w:left w:val="single" w:sz="8" w:space="0" w:color="auto"/>
              <w:bottom w:val="single" w:sz="8" w:space="0" w:color="auto"/>
              <w:right w:val="single" w:sz="8" w:space="0" w:color="auto"/>
            </w:tcBorders>
            <w:shd w:val="clear" w:color="000000" w:fill="E08585"/>
            <w:vAlign w:val="center"/>
          </w:tcPr>
          <w:p w14:paraId="3405176B" w14:textId="03A7ADF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(+/-3.7%)</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4260218A" w14:textId="73ECC6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(+/-3.4%)</w:t>
            </w:r>
          </w:p>
        </w:tc>
      </w:tr>
      <w:tr w:rsidR="00AF1BE5" w:rsidRPr="00703517" w14:paraId="04D0E098" w14:textId="0CAF6726" w:rsidTr="005868A2">
        <w:trPr>
          <w:trHeight w:val="212"/>
          <w:jc w:val="center"/>
        </w:trPr>
        <w:tc>
          <w:tcPr>
            <w:tcW w:w="1165" w:type="dxa"/>
          </w:tcPr>
          <w:p w14:paraId="6D062677" w14:textId="488D80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BOLFRI</w:t>
            </w:r>
          </w:p>
        </w:tc>
        <w:tc>
          <w:tcPr>
            <w:tcW w:w="2430" w:type="dxa"/>
          </w:tcPr>
          <w:p w14:paraId="1FFE9A12" w14:textId="26B7BD5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frigga</w:t>
            </w:r>
            <w:proofErr w:type="spellEnd"/>
          </w:p>
        </w:tc>
        <w:tc>
          <w:tcPr>
            <w:tcW w:w="1530" w:type="dxa"/>
            <w:tcBorders>
              <w:top w:val="nil"/>
              <w:left w:val="nil"/>
              <w:bottom w:val="single" w:sz="8" w:space="0" w:color="auto"/>
              <w:right w:val="single" w:sz="8" w:space="0" w:color="auto"/>
            </w:tcBorders>
            <w:shd w:val="clear" w:color="000000" w:fill="F6DBDB"/>
            <w:vAlign w:val="center"/>
          </w:tcPr>
          <w:p w14:paraId="05695B51" w14:textId="452AD1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(+/-7.6%)</w:t>
            </w:r>
          </w:p>
        </w:tc>
        <w:tc>
          <w:tcPr>
            <w:tcW w:w="1530" w:type="dxa"/>
            <w:tcBorders>
              <w:top w:val="nil"/>
              <w:left w:val="nil"/>
              <w:bottom w:val="single" w:sz="8" w:space="0" w:color="auto"/>
              <w:right w:val="single" w:sz="8" w:space="0" w:color="auto"/>
            </w:tcBorders>
            <w:shd w:val="clear" w:color="000000" w:fill="F0C5C5"/>
            <w:vAlign w:val="center"/>
          </w:tcPr>
          <w:p w14:paraId="35E0DD70" w14:textId="4039F2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(+/-7.6%)</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0E9BCF35" w14:textId="7477FF8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BB0B0"/>
            <w:vAlign w:val="center"/>
          </w:tcPr>
          <w:p w14:paraId="0A68DC9B" w14:textId="607B8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(+/-3.3%)</w:t>
            </w:r>
          </w:p>
        </w:tc>
      </w:tr>
      <w:tr w:rsidR="00AF1BE5" w:rsidRPr="00703517" w14:paraId="59CC954C" w14:textId="7A78A0F6" w:rsidTr="005868A2">
        <w:trPr>
          <w:trHeight w:val="196"/>
          <w:jc w:val="center"/>
        </w:trPr>
        <w:tc>
          <w:tcPr>
            <w:tcW w:w="1165" w:type="dxa"/>
          </w:tcPr>
          <w:p w14:paraId="74A0FA85" w14:textId="71D04F0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BOLIMP</w:t>
            </w:r>
          </w:p>
        </w:tc>
        <w:tc>
          <w:tcPr>
            <w:tcW w:w="2430" w:type="dxa"/>
          </w:tcPr>
          <w:p w14:paraId="5EB7B760" w14:textId="71E7763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improba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4902CFD7" w14:textId="056D48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(+/-3.1%)</w:t>
            </w:r>
          </w:p>
        </w:tc>
        <w:tc>
          <w:tcPr>
            <w:tcW w:w="1530" w:type="dxa"/>
            <w:tcBorders>
              <w:top w:val="nil"/>
              <w:left w:val="nil"/>
              <w:bottom w:val="single" w:sz="8" w:space="0" w:color="auto"/>
              <w:right w:val="single" w:sz="8" w:space="0" w:color="auto"/>
            </w:tcBorders>
            <w:shd w:val="clear" w:color="000000" w:fill="ECB5B5"/>
            <w:vAlign w:val="center"/>
          </w:tcPr>
          <w:p w14:paraId="0BEC4F83" w14:textId="6AD14E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(+/-3.7%)</w:t>
            </w:r>
          </w:p>
        </w:tc>
        <w:tc>
          <w:tcPr>
            <w:tcW w:w="1530" w:type="dxa"/>
            <w:tcBorders>
              <w:top w:val="nil"/>
              <w:left w:val="single" w:sz="8" w:space="0" w:color="auto"/>
              <w:bottom w:val="single" w:sz="8" w:space="0" w:color="auto"/>
              <w:right w:val="single" w:sz="8" w:space="0" w:color="auto"/>
            </w:tcBorders>
            <w:shd w:val="clear" w:color="000000" w:fill="D86363"/>
            <w:vAlign w:val="center"/>
          </w:tcPr>
          <w:p w14:paraId="03B3175B" w14:textId="128F34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(+/-2.3%)</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0893AB78" w14:textId="41E0182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(+/-2.7%)</w:t>
            </w:r>
          </w:p>
        </w:tc>
      </w:tr>
      <w:tr w:rsidR="00AF1BE5" w:rsidRPr="00703517" w14:paraId="3F6481DF" w14:textId="79AFDE1C" w:rsidTr="005868A2">
        <w:trPr>
          <w:trHeight w:val="196"/>
          <w:jc w:val="center"/>
        </w:trPr>
        <w:tc>
          <w:tcPr>
            <w:tcW w:w="1165" w:type="dxa"/>
          </w:tcPr>
          <w:p w14:paraId="721B676B" w14:textId="426C799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BOLPOL</w:t>
            </w:r>
          </w:p>
        </w:tc>
        <w:tc>
          <w:tcPr>
            <w:tcW w:w="2430" w:type="dxa"/>
          </w:tcPr>
          <w:p w14:paraId="205B6CBC" w14:textId="57AE097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polaris</w:t>
            </w:r>
            <w:proofErr w:type="spellEnd"/>
          </w:p>
        </w:tc>
        <w:tc>
          <w:tcPr>
            <w:tcW w:w="1530" w:type="dxa"/>
            <w:tcBorders>
              <w:top w:val="nil"/>
              <w:left w:val="nil"/>
              <w:bottom w:val="single" w:sz="8" w:space="0" w:color="auto"/>
              <w:right w:val="single" w:sz="8" w:space="0" w:color="auto"/>
            </w:tcBorders>
            <w:shd w:val="clear" w:color="000000" w:fill="E59797"/>
            <w:vAlign w:val="center"/>
          </w:tcPr>
          <w:p w14:paraId="6E671B52" w14:textId="1D31E25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(+/-3.8%)</w:t>
            </w:r>
          </w:p>
        </w:tc>
        <w:tc>
          <w:tcPr>
            <w:tcW w:w="1530" w:type="dxa"/>
            <w:tcBorders>
              <w:top w:val="nil"/>
              <w:left w:val="nil"/>
              <w:bottom w:val="single" w:sz="8" w:space="0" w:color="auto"/>
              <w:right w:val="single" w:sz="8" w:space="0" w:color="auto"/>
            </w:tcBorders>
            <w:shd w:val="clear" w:color="000000" w:fill="D34E4E"/>
            <w:vAlign w:val="center"/>
          </w:tcPr>
          <w:p w14:paraId="04900D62" w14:textId="69F721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-4.4% (+/-5.8%)</w:t>
            </w:r>
          </w:p>
        </w:tc>
        <w:tc>
          <w:tcPr>
            <w:tcW w:w="1530" w:type="dxa"/>
            <w:tcBorders>
              <w:top w:val="nil"/>
              <w:left w:val="single" w:sz="8" w:space="0" w:color="auto"/>
              <w:bottom w:val="single" w:sz="8" w:space="0" w:color="auto"/>
              <w:right w:val="single" w:sz="8" w:space="0" w:color="auto"/>
            </w:tcBorders>
            <w:shd w:val="clear" w:color="000000" w:fill="CB2E2E"/>
            <w:vAlign w:val="center"/>
          </w:tcPr>
          <w:p w14:paraId="255E0DFE" w14:textId="335BAC0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(+/-3.5%)</w:t>
            </w:r>
          </w:p>
        </w:tc>
        <w:tc>
          <w:tcPr>
            <w:tcW w:w="1530" w:type="dxa"/>
            <w:tcBorders>
              <w:top w:val="nil"/>
              <w:left w:val="single" w:sz="8" w:space="0" w:color="auto"/>
              <w:bottom w:val="single" w:sz="8" w:space="0" w:color="auto"/>
              <w:right w:val="single" w:sz="8" w:space="0" w:color="auto"/>
            </w:tcBorders>
            <w:shd w:val="clear" w:color="000000" w:fill="D34E4E"/>
            <w:vAlign w:val="center"/>
          </w:tcPr>
          <w:p w14:paraId="244B9541" w14:textId="60D0D8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(+/-4.8%)</w:t>
            </w:r>
          </w:p>
        </w:tc>
      </w:tr>
      <w:tr w:rsidR="00AF1BE5" w:rsidRPr="00703517" w14:paraId="133D3000" w14:textId="025A113C" w:rsidTr="005868A2">
        <w:trPr>
          <w:trHeight w:val="212"/>
          <w:jc w:val="center"/>
        </w:trPr>
        <w:tc>
          <w:tcPr>
            <w:tcW w:w="1165" w:type="dxa"/>
          </w:tcPr>
          <w:p w14:paraId="68C92637" w14:textId="0880B46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BOLSEL</w:t>
            </w:r>
          </w:p>
        </w:tc>
        <w:tc>
          <w:tcPr>
            <w:tcW w:w="2430" w:type="dxa"/>
          </w:tcPr>
          <w:p w14:paraId="07CBF09D" w14:textId="4AAF22E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Boloria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selene</w:t>
            </w:r>
            <w:proofErr w:type="spellEnd"/>
          </w:p>
        </w:tc>
        <w:tc>
          <w:tcPr>
            <w:tcW w:w="1530" w:type="dxa"/>
            <w:tcBorders>
              <w:top w:val="nil"/>
              <w:left w:val="nil"/>
              <w:bottom w:val="single" w:sz="8" w:space="0" w:color="auto"/>
              <w:right w:val="single" w:sz="8" w:space="0" w:color="auto"/>
            </w:tcBorders>
            <w:shd w:val="clear" w:color="000000" w:fill="F8FAFD"/>
            <w:vAlign w:val="center"/>
          </w:tcPr>
          <w:p w14:paraId="35DA6857" w14:textId="2D82FE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(+/-6.0%)</w:t>
            </w:r>
          </w:p>
        </w:tc>
        <w:tc>
          <w:tcPr>
            <w:tcW w:w="1530" w:type="dxa"/>
            <w:tcBorders>
              <w:top w:val="nil"/>
              <w:left w:val="nil"/>
              <w:bottom w:val="single" w:sz="8" w:space="0" w:color="auto"/>
              <w:right w:val="single" w:sz="8" w:space="0" w:color="auto"/>
            </w:tcBorders>
            <w:shd w:val="clear" w:color="000000" w:fill="D1DCF1"/>
            <w:vAlign w:val="center"/>
          </w:tcPr>
          <w:p w14:paraId="16E19904" w14:textId="0C61A8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(+/-6.6%)</w:t>
            </w:r>
          </w:p>
        </w:tc>
        <w:tc>
          <w:tcPr>
            <w:tcW w:w="1530" w:type="dxa"/>
            <w:tcBorders>
              <w:top w:val="nil"/>
              <w:left w:val="single" w:sz="8" w:space="0" w:color="auto"/>
              <w:bottom w:val="single" w:sz="8" w:space="0" w:color="auto"/>
              <w:right w:val="single" w:sz="8" w:space="0" w:color="auto"/>
            </w:tcBorders>
            <w:shd w:val="clear" w:color="000000" w:fill="CAD7EF"/>
            <w:vAlign w:val="center"/>
          </w:tcPr>
          <w:p w14:paraId="67B7E5E6" w14:textId="452DA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5ECF7"/>
            <w:vAlign w:val="center"/>
          </w:tcPr>
          <w:p w14:paraId="14FB9248" w14:textId="7B645A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(+/-1.4%)</w:t>
            </w:r>
          </w:p>
        </w:tc>
      </w:tr>
      <w:tr w:rsidR="00AF1BE5" w:rsidRPr="00703517" w14:paraId="36CA2B2B" w14:textId="320FA342" w:rsidTr="005868A2">
        <w:trPr>
          <w:trHeight w:val="196"/>
          <w:jc w:val="center"/>
        </w:trPr>
        <w:tc>
          <w:tcPr>
            <w:tcW w:w="1165" w:type="dxa"/>
          </w:tcPr>
          <w:p w14:paraId="4A0F5A90" w14:textId="07CA96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CALAUG</w:t>
            </w:r>
          </w:p>
        </w:tc>
        <w:tc>
          <w:tcPr>
            <w:tcW w:w="2430" w:type="dxa"/>
          </w:tcPr>
          <w:p w14:paraId="4A123235" w14:textId="3BDBDD7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augustinus</w:t>
            </w:r>
            <w:proofErr w:type="spellEnd"/>
          </w:p>
        </w:tc>
        <w:tc>
          <w:tcPr>
            <w:tcW w:w="1530" w:type="dxa"/>
            <w:tcBorders>
              <w:top w:val="nil"/>
              <w:left w:val="nil"/>
              <w:bottom w:val="single" w:sz="8" w:space="0" w:color="auto"/>
              <w:right w:val="single" w:sz="8" w:space="0" w:color="auto"/>
            </w:tcBorders>
            <w:shd w:val="clear" w:color="000000" w:fill="F9EAEA"/>
            <w:vAlign w:val="center"/>
          </w:tcPr>
          <w:p w14:paraId="371D0AAC" w14:textId="76909C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(+/-4.7%)</w:t>
            </w:r>
          </w:p>
        </w:tc>
        <w:tc>
          <w:tcPr>
            <w:tcW w:w="1530" w:type="dxa"/>
            <w:tcBorders>
              <w:top w:val="nil"/>
              <w:left w:val="nil"/>
              <w:bottom w:val="single" w:sz="8" w:space="0" w:color="auto"/>
              <w:right w:val="single" w:sz="8" w:space="0" w:color="auto"/>
            </w:tcBorders>
            <w:shd w:val="clear" w:color="000000" w:fill="FDFEFF"/>
            <w:vAlign w:val="center"/>
          </w:tcPr>
          <w:p w14:paraId="702F4624" w14:textId="266055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(+/-4.1%)</w:t>
            </w:r>
          </w:p>
        </w:tc>
        <w:tc>
          <w:tcPr>
            <w:tcW w:w="1530" w:type="dxa"/>
            <w:tcBorders>
              <w:top w:val="nil"/>
              <w:left w:val="single" w:sz="8" w:space="0" w:color="auto"/>
              <w:bottom w:val="single" w:sz="8" w:space="0" w:color="auto"/>
              <w:right w:val="single" w:sz="8" w:space="0" w:color="auto"/>
            </w:tcBorders>
            <w:shd w:val="clear" w:color="000000" w:fill="E1E8F6"/>
            <w:vAlign w:val="center"/>
          </w:tcPr>
          <w:p w14:paraId="60A2D53A" w14:textId="36E7F7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(+/-1.3%)</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61DAFF8A" w14:textId="003B34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(+/-1.6%)</w:t>
            </w:r>
          </w:p>
        </w:tc>
      </w:tr>
      <w:tr w:rsidR="00AF1BE5" w:rsidRPr="00703517" w14:paraId="28D481DF" w14:textId="47BEF73F" w:rsidTr="005868A2">
        <w:trPr>
          <w:trHeight w:val="212"/>
          <w:jc w:val="center"/>
        </w:trPr>
        <w:tc>
          <w:tcPr>
            <w:tcW w:w="1165" w:type="dxa"/>
          </w:tcPr>
          <w:p w14:paraId="0D415004" w14:textId="077CCE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CALERY</w:t>
            </w:r>
          </w:p>
        </w:tc>
        <w:tc>
          <w:tcPr>
            <w:tcW w:w="2430" w:type="dxa"/>
          </w:tcPr>
          <w:p w14:paraId="1DA76027" w14:textId="7CCC631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eryphon</w:t>
            </w:r>
            <w:proofErr w:type="spellEnd"/>
          </w:p>
        </w:tc>
        <w:tc>
          <w:tcPr>
            <w:tcW w:w="1530" w:type="dxa"/>
            <w:tcBorders>
              <w:top w:val="nil"/>
              <w:left w:val="nil"/>
              <w:bottom w:val="single" w:sz="8" w:space="0" w:color="auto"/>
              <w:right w:val="single" w:sz="8" w:space="0" w:color="auto"/>
            </w:tcBorders>
            <w:shd w:val="clear" w:color="000000" w:fill="EAEFF9"/>
            <w:vAlign w:val="center"/>
          </w:tcPr>
          <w:p w14:paraId="39208293" w14:textId="0C87E2E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(+/-4.9%)</w:t>
            </w:r>
          </w:p>
        </w:tc>
        <w:tc>
          <w:tcPr>
            <w:tcW w:w="1530" w:type="dxa"/>
            <w:tcBorders>
              <w:top w:val="nil"/>
              <w:left w:val="nil"/>
              <w:bottom w:val="single" w:sz="8" w:space="0" w:color="auto"/>
              <w:right w:val="single" w:sz="8" w:space="0" w:color="auto"/>
            </w:tcBorders>
            <w:shd w:val="clear" w:color="000000" w:fill="E2E9F6"/>
            <w:vAlign w:val="center"/>
          </w:tcPr>
          <w:p w14:paraId="2F3E030A" w14:textId="16C62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(+/-4.4%)</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790774F7" w14:textId="224102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(+/-0.4%)</w:t>
            </w:r>
          </w:p>
        </w:tc>
        <w:tc>
          <w:tcPr>
            <w:tcW w:w="1530" w:type="dxa"/>
            <w:tcBorders>
              <w:top w:val="nil"/>
              <w:left w:val="single" w:sz="8" w:space="0" w:color="auto"/>
              <w:bottom w:val="single" w:sz="8" w:space="0" w:color="auto"/>
              <w:right w:val="single" w:sz="8" w:space="0" w:color="auto"/>
            </w:tcBorders>
            <w:shd w:val="clear" w:color="000000" w:fill="F4F7FC"/>
            <w:vAlign w:val="center"/>
          </w:tcPr>
          <w:p w14:paraId="2E1F1BDF" w14:textId="01A78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r>
      <w:tr w:rsidR="00AF1BE5" w:rsidRPr="00703517" w14:paraId="37776B76" w14:textId="5B746325" w:rsidTr="005868A2">
        <w:trPr>
          <w:trHeight w:val="196"/>
          <w:jc w:val="center"/>
        </w:trPr>
        <w:tc>
          <w:tcPr>
            <w:tcW w:w="1165" w:type="dxa"/>
          </w:tcPr>
          <w:p w14:paraId="3093077C" w14:textId="5B2C0F2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CALNIP</w:t>
            </w:r>
          </w:p>
        </w:tc>
        <w:tc>
          <w:tcPr>
            <w:tcW w:w="2430" w:type="dxa"/>
          </w:tcPr>
          <w:p w14:paraId="1392FFBC" w14:textId="480163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niphon</w:t>
            </w:r>
            <w:proofErr w:type="spellEnd"/>
          </w:p>
        </w:tc>
        <w:tc>
          <w:tcPr>
            <w:tcW w:w="1530" w:type="dxa"/>
            <w:tcBorders>
              <w:top w:val="nil"/>
              <w:left w:val="nil"/>
              <w:bottom w:val="single" w:sz="8" w:space="0" w:color="auto"/>
              <w:right w:val="single" w:sz="8" w:space="0" w:color="auto"/>
            </w:tcBorders>
            <w:shd w:val="clear" w:color="000000" w:fill="FAFCFE"/>
            <w:vAlign w:val="center"/>
          </w:tcPr>
          <w:p w14:paraId="0969810E" w14:textId="46A381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(+/-4.0%)</w:t>
            </w:r>
          </w:p>
        </w:tc>
        <w:tc>
          <w:tcPr>
            <w:tcW w:w="1530" w:type="dxa"/>
            <w:tcBorders>
              <w:top w:val="nil"/>
              <w:left w:val="nil"/>
              <w:bottom w:val="single" w:sz="8" w:space="0" w:color="auto"/>
              <w:right w:val="single" w:sz="8" w:space="0" w:color="auto"/>
            </w:tcBorders>
            <w:shd w:val="clear" w:color="000000" w:fill="D7E1F3"/>
            <w:vAlign w:val="center"/>
          </w:tcPr>
          <w:p w14:paraId="2F889A94" w14:textId="3F967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(+/-4.0%)</w:t>
            </w:r>
          </w:p>
        </w:tc>
        <w:tc>
          <w:tcPr>
            <w:tcW w:w="1530" w:type="dxa"/>
            <w:tcBorders>
              <w:top w:val="nil"/>
              <w:left w:val="single" w:sz="8" w:space="0" w:color="auto"/>
              <w:bottom w:val="single" w:sz="8" w:space="0" w:color="auto"/>
              <w:right w:val="single" w:sz="8" w:space="0" w:color="auto"/>
            </w:tcBorders>
            <w:shd w:val="clear" w:color="000000" w:fill="EFF3FA"/>
            <w:vAlign w:val="center"/>
          </w:tcPr>
          <w:p w14:paraId="269EE4DA" w14:textId="69BA319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(+/-0.3%)</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38BE44CE" w14:textId="15D1B6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(+/-1.2%)</w:t>
            </w:r>
          </w:p>
        </w:tc>
      </w:tr>
      <w:tr w:rsidR="00AF1BE5" w:rsidRPr="00703517" w14:paraId="6A72462F" w14:textId="487E76D0" w:rsidTr="005868A2">
        <w:trPr>
          <w:trHeight w:val="212"/>
          <w:jc w:val="center"/>
        </w:trPr>
        <w:tc>
          <w:tcPr>
            <w:tcW w:w="1165" w:type="dxa"/>
          </w:tcPr>
          <w:p w14:paraId="0F8EF75F" w14:textId="02D3F23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CALPOL</w:t>
            </w:r>
          </w:p>
        </w:tc>
        <w:tc>
          <w:tcPr>
            <w:tcW w:w="2430" w:type="dxa"/>
          </w:tcPr>
          <w:p w14:paraId="7AB4A930" w14:textId="78544905"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Callophrys</w:t>
            </w:r>
            <w:proofErr w:type="spellEnd"/>
            <w:r w:rsidRPr="005F09EE">
              <w:rPr>
                <w:rFonts w:ascii="Times New Roman" w:hAnsi="Times New Roman" w:cs="Times New Roman"/>
                <w:i/>
                <w:iCs/>
                <w:sz w:val="18"/>
                <w:szCs w:val="18"/>
              </w:rPr>
              <w:t xml:space="preserve"> polios</w:t>
            </w:r>
          </w:p>
        </w:tc>
        <w:tc>
          <w:tcPr>
            <w:tcW w:w="1530" w:type="dxa"/>
            <w:tcBorders>
              <w:top w:val="nil"/>
              <w:left w:val="nil"/>
              <w:bottom w:val="single" w:sz="8" w:space="0" w:color="auto"/>
              <w:right w:val="single" w:sz="8" w:space="0" w:color="auto"/>
            </w:tcBorders>
            <w:shd w:val="clear" w:color="000000" w:fill="FAFBFE"/>
            <w:vAlign w:val="center"/>
          </w:tcPr>
          <w:p w14:paraId="7FCB80AF" w14:textId="674F167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(+/-3.4%)</w:t>
            </w:r>
          </w:p>
        </w:tc>
        <w:tc>
          <w:tcPr>
            <w:tcW w:w="1530" w:type="dxa"/>
            <w:tcBorders>
              <w:top w:val="nil"/>
              <w:left w:val="nil"/>
              <w:bottom w:val="single" w:sz="8" w:space="0" w:color="auto"/>
              <w:right w:val="single" w:sz="8" w:space="0" w:color="auto"/>
            </w:tcBorders>
            <w:shd w:val="clear" w:color="000000" w:fill="EAEFF9"/>
            <w:vAlign w:val="center"/>
          </w:tcPr>
          <w:p w14:paraId="3D14A94B" w14:textId="3A02E9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5CAF757D" w14:textId="407C2C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FFF"/>
            <w:vAlign w:val="center"/>
          </w:tcPr>
          <w:p w14:paraId="523B350B" w14:textId="0AFC7B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0849AD8" w14:textId="56D605DB" w:rsidTr="005868A2">
        <w:trPr>
          <w:trHeight w:val="196"/>
          <w:jc w:val="center"/>
        </w:trPr>
        <w:tc>
          <w:tcPr>
            <w:tcW w:w="1165" w:type="dxa"/>
          </w:tcPr>
          <w:p w14:paraId="126E109D" w14:textId="32D418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CARPAL</w:t>
            </w:r>
          </w:p>
        </w:tc>
        <w:tc>
          <w:tcPr>
            <w:tcW w:w="2430" w:type="dxa"/>
          </w:tcPr>
          <w:p w14:paraId="23801800" w14:textId="5482453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Carterocephalus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palaemon</w:t>
            </w:r>
            <w:proofErr w:type="spellEnd"/>
          </w:p>
        </w:tc>
        <w:tc>
          <w:tcPr>
            <w:tcW w:w="1530" w:type="dxa"/>
            <w:tcBorders>
              <w:top w:val="nil"/>
              <w:left w:val="nil"/>
              <w:bottom w:val="single" w:sz="8" w:space="0" w:color="auto"/>
              <w:right w:val="single" w:sz="8" w:space="0" w:color="auto"/>
            </w:tcBorders>
            <w:shd w:val="clear" w:color="000000" w:fill="EBF0F9"/>
            <w:vAlign w:val="center"/>
          </w:tcPr>
          <w:p w14:paraId="04257DFD" w14:textId="76F110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(+/-4.8%)</w:t>
            </w:r>
          </w:p>
        </w:tc>
        <w:tc>
          <w:tcPr>
            <w:tcW w:w="1530" w:type="dxa"/>
            <w:tcBorders>
              <w:top w:val="nil"/>
              <w:left w:val="nil"/>
              <w:bottom w:val="single" w:sz="8" w:space="0" w:color="auto"/>
              <w:right w:val="single" w:sz="8" w:space="0" w:color="auto"/>
            </w:tcBorders>
            <w:shd w:val="clear" w:color="000000" w:fill="D9E2F3"/>
            <w:vAlign w:val="center"/>
          </w:tcPr>
          <w:p w14:paraId="2D5EF90D" w14:textId="660503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(+/-4.9%)</w:t>
            </w:r>
          </w:p>
        </w:tc>
        <w:tc>
          <w:tcPr>
            <w:tcW w:w="1530" w:type="dxa"/>
            <w:tcBorders>
              <w:top w:val="nil"/>
              <w:left w:val="single" w:sz="8" w:space="0" w:color="auto"/>
              <w:bottom w:val="single" w:sz="8" w:space="0" w:color="auto"/>
              <w:right w:val="single" w:sz="8" w:space="0" w:color="auto"/>
            </w:tcBorders>
            <w:shd w:val="clear" w:color="000000" w:fill="D5E0F2"/>
            <w:vAlign w:val="center"/>
          </w:tcPr>
          <w:p w14:paraId="2F852CA8" w14:textId="6EAC1B5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(+/-2.0%)</w:t>
            </w:r>
          </w:p>
        </w:tc>
        <w:tc>
          <w:tcPr>
            <w:tcW w:w="1530" w:type="dxa"/>
            <w:tcBorders>
              <w:top w:val="nil"/>
              <w:left w:val="single" w:sz="8" w:space="0" w:color="auto"/>
              <w:bottom w:val="single" w:sz="8" w:space="0" w:color="auto"/>
              <w:right w:val="single" w:sz="8" w:space="0" w:color="auto"/>
            </w:tcBorders>
            <w:shd w:val="clear" w:color="000000" w:fill="DBE4F4"/>
            <w:vAlign w:val="center"/>
          </w:tcPr>
          <w:p w14:paraId="230F0711" w14:textId="7C7BEC7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(+/-1.5%)</w:t>
            </w:r>
          </w:p>
        </w:tc>
      </w:tr>
      <w:tr w:rsidR="00AF1BE5" w:rsidRPr="00703517" w14:paraId="072AEC17" w14:textId="2BE75134" w:rsidTr="005868A2">
        <w:trPr>
          <w:trHeight w:val="212"/>
          <w:jc w:val="center"/>
        </w:trPr>
        <w:tc>
          <w:tcPr>
            <w:tcW w:w="1165" w:type="dxa"/>
          </w:tcPr>
          <w:p w14:paraId="3B6D2C41" w14:textId="7C604B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CERPEG</w:t>
            </w:r>
          </w:p>
        </w:tc>
        <w:tc>
          <w:tcPr>
            <w:tcW w:w="2430" w:type="dxa"/>
          </w:tcPr>
          <w:p w14:paraId="6647940D" w14:textId="24A7424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Cercyonis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pegala</w:t>
            </w:r>
            <w:proofErr w:type="spellEnd"/>
          </w:p>
        </w:tc>
        <w:tc>
          <w:tcPr>
            <w:tcW w:w="1530" w:type="dxa"/>
            <w:tcBorders>
              <w:top w:val="nil"/>
              <w:left w:val="nil"/>
              <w:bottom w:val="single" w:sz="8" w:space="0" w:color="auto"/>
              <w:right w:val="single" w:sz="8" w:space="0" w:color="auto"/>
            </w:tcBorders>
            <w:shd w:val="clear" w:color="000000" w:fill="7F9ED7"/>
            <w:vAlign w:val="center"/>
          </w:tcPr>
          <w:p w14:paraId="6307B0C7" w14:textId="32E887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(+/-8.6%)</w:t>
            </w:r>
          </w:p>
        </w:tc>
        <w:tc>
          <w:tcPr>
            <w:tcW w:w="1530" w:type="dxa"/>
            <w:tcBorders>
              <w:top w:val="nil"/>
              <w:left w:val="nil"/>
              <w:bottom w:val="single" w:sz="8" w:space="0" w:color="auto"/>
              <w:right w:val="single" w:sz="8" w:space="0" w:color="auto"/>
            </w:tcBorders>
            <w:shd w:val="clear" w:color="000000" w:fill="809FD7"/>
            <w:vAlign w:val="center"/>
          </w:tcPr>
          <w:p w14:paraId="3915BE60" w14:textId="7F3899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5.7% (+/-7.2%)</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12353AED" w14:textId="56753B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F22459B" w14:textId="4E579A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2A7855B1" w14:textId="2EA5D90A" w:rsidTr="005868A2">
        <w:trPr>
          <w:trHeight w:val="196"/>
          <w:jc w:val="center"/>
        </w:trPr>
        <w:tc>
          <w:tcPr>
            <w:tcW w:w="1165" w:type="dxa"/>
          </w:tcPr>
          <w:p w14:paraId="247242D0" w14:textId="7D3357C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CHLHAR</w:t>
            </w:r>
          </w:p>
        </w:tc>
        <w:tc>
          <w:tcPr>
            <w:tcW w:w="2430" w:type="dxa"/>
          </w:tcPr>
          <w:p w14:paraId="4E79F5E3" w14:textId="3FA56C3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Chlosyne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harrisii</w:t>
            </w:r>
            <w:proofErr w:type="spellEnd"/>
          </w:p>
        </w:tc>
        <w:tc>
          <w:tcPr>
            <w:tcW w:w="1530" w:type="dxa"/>
            <w:tcBorders>
              <w:top w:val="nil"/>
              <w:left w:val="nil"/>
              <w:bottom w:val="single" w:sz="8" w:space="0" w:color="auto"/>
              <w:right w:val="single" w:sz="8" w:space="0" w:color="auto"/>
            </w:tcBorders>
            <w:shd w:val="clear" w:color="000000" w:fill="A0B8E2"/>
            <w:vAlign w:val="center"/>
          </w:tcPr>
          <w:p w14:paraId="37DAD484" w14:textId="1F4FAD2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9AB3DF"/>
            <w:vAlign w:val="center"/>
          </w:tcPr>
          <w:p w14:paraId="611797A1" w14:textId="3D9E9C4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4.5% (+/-5.3%)</w:t>
            </w:r>
          </w:p>
        </w:tc>
        <w:tc>
          <w:tcPr>
            <w:tcW w:w="1530" w:type="dxa"/>
            <w:tcBorders>
              <w:top w:val="nil"/>
              <w:left w:val="single" w:sz="8" w:space="0" w:color="auto"/>
              <w:bottom w:val="single" w:sz="8" w:space="0" w:color="auto"/>
              <w:right w:val="single" w:sz="8" w:space="0" w:color="auto"/>
            </w:tcBorders>
            <w:shd w:val="clear" w:color="000000" w:fill="88A5DA"/>
            <w:vAlign w:val="center"/>
          </w:tcPr>
          <w:p w14:paraId="6120E6DC" w14:textId="4C7DA6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89A7DA"/>
            <w:vAlign w:val="center"/>
          </w:tcPr>
          <w:p w14:paraId="46456AED" w14:textId="7DD7DC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(+/-2.2%)</w:t>
            </w:r>
          </w:p>
        </w:tc>
      </w:tr>
      <w:tr w:rsidR="00AF1BE5" w:rsidRPr="00703517" w14:paraId="0159A2D5" w14:textId="08BE2C38" w:rsidTr="005868A2">
        <w:trPr>
          <w:trHeight w:val="212"/>
          <w:jc w:val="center"/>
        </w:trPr>
        <w:tc>
          <w:tcPr>
            <w:tcW w:w="1165" w:type="dxa"/>
          </w:tcPr>
          <w:p w14:paraId="30C7D294" w14:textId="3EAD860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COETUL</w:t>
            </w:r>
          </w:p>
        </w:tc>
        <w:tc>
          <w:tcPr>
            <w:tcW w:w="2430" w:type="dxa"/>
          </w:tcPr>
          <w:p w14:paraId="7CE65366" w14:textId="4835411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Coenonympha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tullia</w:t>
            </w:r>
            <w:proofErr w:type="spellEnd"/>
          </w:p>
        </w:tc>
        <w:tc>
          <w:tcPr>
            <w:tcW w:w="1530" w:type="dxa"/>
            <w:tcBorders>
              <w:top w:val="nil"/>
              <w:left w:val="nil"/>
              <w:bottom w:val="single" w:sz="8" w:space="0" w:color="auto"/>
              <w:right w:val="single" w:sz="8" w:space="0" w:color="auto"/>
            </w:tcBorders>
            <w:shd w:val="clear" w:color="000000" w:fill="FCFDFE"/>
            <w:vAlign w:val="center"/>
          </w:tcPr>
          <w:p w14:paraId="2B1A75E1" w14:textId="5027A85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(+/-1.8%)</w:t>
            </w:r>
          </w:p>
        </w:tc>
        <w:tc>
          <w:tcPr>
            <w:tcW w:w="1530" w:type="dxa"/>
            <w:tcBorders>
              <w:top w:val="nil"/>
              <w:left w:val="nil"/>
              <w:bottom w:val="single" w:sz="8" w:space="0" w:color="auto"/>
              <w:right w:val="single" w:sz="8" w:space="0" w:color="auto"/>
            </w:tcBorders>
            <w:shd w:val="clear" w:color="000000" w:fill="EBF0F9"/>
            <w:vAlign w:val="center"/>
          </w:tcPr>
          <w:p w14:paraId="3128FC1A" w14:textId="4E65D83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(+/-3.4%)</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0C5C303D" w14:textId="63EDBB6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7B34FE1" w14:textId="1353067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08B2B49E" w14:textId="2BD567E9" w:rsidTr="005868A2">
        <w:trPr>
          <w:trHeight w:val="196"/>
          <w:jc w:val="center"/>
        </w:trPr>
        <w:tc>
          <w:tcPr>
            <w:tcW w:w="1165" w:type="dxa"/>
          </w:tcPr>
          <w:p w14:paraId="1D21A10E" w14:textId="400537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COLEUR</w:t>
            </w:r>
          </w:p>
        </w:tc>
        <w:tc>
          <w:tcPr>
            <w:tcW w:w="2430" w:type="dxa"/>
          </w:tcPr>
          <w:p w14:paraId="2E2C5F71" w14:textId="3E0ED14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eurytheme</w:t>
            </w:r>
            <w:proofErr w:type="spellEnd"/>
          </w:p>
        </w:tc>
        <w:tc>
          <w:tcPr>
            <w:tcW w:w="1530" w:type="dxa"/>
            <w:tcBorders>
              <w:top w:val="nil"/>
              <w:left w:val="nil"/>
              <w:bottom w:val="single" w:sz="8" w:space="0" w:color="auto"/>
              <w:right w:val="single" w:sz="8" w:space="0" w:color="auto"/>
            </w:tcBorders>
            <w:shd w:val="clear" w:color="000000" w:fill="B8CAE9"/>
            <w:vAlign w:val="center"/>
          </w:tcPr>
          <w:p w14:paraId="77564538" w14:textId="7FFFA95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(+/-4.8%)</w:t>
            </w:r>
          </w:p>
        </w:tc>
        <w:tc>
          <w:tcPr>
            <w:tcW w:w="1530" w:type="dxa"/>
            <w:tcBorders>
              <w:top w:val="nil"/>
              <w:left w:val="nil"/>
              <w:bottom w:val="single" w:sz="8" w:space="0" w:color="auto"/>
              <w:right w:val="single" w:sz="8" w:space="0" w:color="auto"/>
            </w:tcBorders>
            <w:shd w:val="clear" w:color="000000" w:fill="B4C6E8"/>
            <w:vAlign w:val="center"/>
          </w:tcPr>
          <w:p w14:paraId="43AA6703" w14:textId="02C97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7B3EA6B1" w14:textId="31861C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2D8DD4E1" w14:textId="14CFFC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(+/-0.8%)</w:t>
            </w:r>
          </w:p>
        </w:tc>
      </w:tr>
      <w:tr w:rsidR="00AF1BE5" w:rsidRPr="00703517" w14:paraId="666581C2" w14:textId="601CB3E6" w:rsidTr="005868A2">
        <w:trPr>
          <w:trHeight w:val="212"/>
          <w:jc w:val="center"/>
        </w:trPr>
        <w:tc>
          <w:tcPr>
            <w:tcW w:w="1165" w:type="dxa"/>
          </w:tcPr>
          <w:p w14:paraId="374C4EEE" w14:textId="449CDDD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COLHEC</w:t>
            </w:r>
          </w:p>
        </w:tc>
        <w:tc>
          <w:tcPr>
            <w:tcW w:w="2430" w:type="dxa"/>
          </w:tcPr>
          <w:p w14:paraId="057CC6E6" w14:textId="597FFE1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hecla</w:t>
            </w:r>
            <w:proofErr w:type="spellEnd"/>
          </w:p>
        </w:tc>
        <w:tc>
          <w:tcPr>
            <w:tcW w:w="1530" w:type="dxa"/>
            <w:tcBorders>
              <w:top w:val="nil"/>
              <w:left w:val="nil"/>
              <w:bottom w:val="single" w:sz="8" w:space="0" w:color="auto"/>
              <w:right w:val="single" w:sz="8" w:space="0" w:color="auto"/>
            </w:tcBorders>
            <w:shd w:val="clear" w:color="000000" w:fill="D8E2F3"/>
            <w:vAlign w:val="center"/>
          </w:tcPr>
          <w:p w14:paraId="1EE70F24" w14:textId="19774E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(+/-4.0%)</w:t>
            </w:r>
          </w:p>
        </w:tc>
        <w:tc>
          <w:tcPr>
            <w:tcW w:w="1530" w:type="dxa"/>
            <w:tcBorders>
              <w:top w:val="nil"/>
              <w:left w:val="nil"/>
              <w:bottom w:val="single" w:sz="8" w:space="0" w:color="auto"/>
              <w:right w:val="single" w:sz="8" w:space="0" w:color="auto"/>
            </w:tcBorders>
            <w:shd w:val="clear" w:color="000000" w:fill="E9A6A6"/>
            <w:vAlign w:val="center"/>
          </w:tcPr>
          <w:p w14:paraId="213CAAA7" w14:textId="40182F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(+/-5.8%)</w:t>
            </w:r>
          </w:p>
        </w:tc>
        <w:tc>
          <w:tcPr>
            <w:tcW w:w="1530" w:type="dxa"/>
            <w:tcBorders>
              <w:top w:val="nil"/>
              <w:left w:val="single" w:sz="8" w:space="0" w:color="auto"/>
              <w:bottom w:val="single" w:sz="8" w:space="0" w:color="auto"/>
              <w:right w:val="single" w:sz="8" w:space="0" w:color="auto"/>
            </w:tcBorders>
            <w:shd w:val="clear" w:color="000000" w:fill="CD3737"/>
            <w:vAlign w:val="center"/>
          </w:tcPr>
          <w:p w14:paraId="2F6B8297" w14:textId="0372B89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(+/-3.0%)</w:t>
            </w:r>
          </w:p>
        </w:tc>
        <w:tc>
          <w:tcPr>
            <w:tcW w:w="1530" w:type="dxa"/>
            <w:tcBorders>
              <w:top w:val="nil"/>
              <w:left w:val="single" w:sz="8" w:space="0" w:color="auto"/>
              <w:bottom w:val="single" w:sz="8" w:space="0" w:color="auto"/>
              <w:right w:val="single" w:sz="8" w:space="0" w:color="auto"/>
            </w:tcBorders>
            <w:shd w:val="clear" w:color="000000" w:fill="CB2C2C"/>
            <w:vAlign w:val="center"/>
          </w:tcPr>
          <w:p w14:paraId="4A7D9DFE" w14:textId="2378AE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(+/-3.9%)</w:t>
            </w:r>
          </w:p>
        </w:tc>
      </w:tr>
      <w:tr w:rsidR="00AF1BE5" w:rsidRPr="00703517" w14:paraId="56F6F833" w14:textId="34D6CE4E" w:rsidTr="005868A2">
        <w:trPr>
          <w:trHeight w:val="196"/>
          <w:jc w:val="center"/>
        </w:trPr>
        <w:tc>
          <w:tcPr>
            <w:tcW w:w="1165" w:type="dxa"/>
          </w:tcPr>
          <w:p w14:paraId="6539A563" w14:textId="1E52EF9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COLINT</w:t>
            </w:r>
          </w:p>
        </w:tc>
        <w:tc>
          <w:tcPr>
            <w:tcW w:w="2430" w:type="dxa"/>
          </w:tcPr>
          <w:p w14:paraId="6F8AB6AE" w14:textId="1E439C03"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Colias interior</w:t>
            </w:r>
          </w:p>
        </w:tc>
        <w:tc>
          <w:tcPr>
            <w:tcW w:w="1530" w:type="dxa"/>
            <w:tcBorders>
              <w:top w:val="nil"/>
              <w:left w:val="nil"/>
              <w:bottom w:val="single" w:sz="8" w:space="0" w:color="auto"/>
              <w:right w:val="single" w:sz="8" w:space="0" w:color="auto"/>
            </w:tcBorders>
            <w:shd w:val="clear" w:color="000000" w:fill="E38F8F"/>
            <w:vAlign w:val="center"/>
          </w:tcPr>
          <w:p w14:paraId="378F2ABF" w14:textId="6AF370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(+/-2.7%)</w:t>
            </w:r>
          </w:p>
        </w:tc>
        <w:tc>
          <w:tcPr>
            <w:tcW w:w="1530" w:type="dxa"/>
            <w:tcBorders>
              <w:top w:val="nil"/>
              <w:left w:val="nil"/>
              <w:bottom w:val="single" w:sz="8" w:space="0" w:color="auto"/>
              <w:right w:val="single" w:sz="8" w:space="0" w:color="auto"/>
            </w:tcBorders>
            <w:shd w:val="clear" w:color="000000" w:fill="F6DDDD"/>
            <w:vAlign w:val="center"/>
          </w:tcPr>
          <w:p w14:paraId="0A67ACD8" w14:textId="6EF763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(+/-4.2%)</w:t>
            </w:r>
          </w:p>
        </w:tc>
        <w:tc>
          <w:tcPr>
            <w:tcW w:w="1530" w:type="dxa"/>
            <w:tcBorders>
              <w:top w:val="nil"/>
              <w:left w:val="single" w:sz="8" w:space="0" w:color="auto"/>
              <w:bottom w:val="single" w:sz="8" w:space="0" w:color="auto"/>
              <w:right w:val="single" w:sz="8" w:space="0" w:color="auto"/>
            </w:tcBorders>
            <w:shd w:val="clear" w:color="000000" w:fill="F6DBDB"/>
            <w:vAlign w:val="center"/>
          </w:tcPr>
          <w:p w14:paraId="465E8A93" w14:textId="72F30D8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(+/-1.8%)</w:t>
            </w:r>
          </w:p>
        </w:tc>
        <w:tc>
          <w:tcPr>
            <w:tcW w:w="1530" w:type="dxa"/>
            <w:tcBorders>
              <w:top w:val="nil"/>
              <w:left w:val="single" w:sz="8" w:space="0" w:color="auto"/>
              <w:bottom w:val="single" w:sz="8" w:space="0" w:color="auto"/>
              <w:right w:val="single" w:sz="8" w:space="0" w:color="auto"/>
            </w:tcBorders>
            <w:shd w:val="clear" w:color="000000" w:fill="FDF8F8"/>
            <w:vAlign w:val="center"/>
          </w:tcPr>
          <w:p w14:paraId="33F6F468" w14:textId="55B445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(+/-0.9%)</w:t>
            </w:r>
          </w:p>
        </w:tc>
      </w:tr>
      <w:tr w:rsidR="00AF1BE5" w:rsidRPr="00703517" w14:paraId="68AAE9B0" w14:textId="59EA2A88" w:rsidTr="005868A2">
        <w:trPr>
          <w:trHeight w:val="196"/>
          <w:jc w:val="center"/>
        </w:trPr>
        <w:tc>
          <w:tcPr>
            <w:tcW w:w="1165" w:type="dxa"/>
          </w:tcPr>
          <w:p w14:paraId="1220A20E" w14:textId="066E4D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COLPAL</w:t>
            </w:r>
          </w:p>
        </w:tc>
        <w:tc>
          <w:tcPr>
            <w:tcW w:w="2430" w:type="dxa"/>
          </w:tcPr>
          <w:p w14:paraId="08F5A07F" w14:textId="22C4E8E5"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palaeno</w:t>
            </w:r>
            <w:proofErr w:type="spellEnd"/>
          </w:p>
        </w:tc>
        <w:tc>
          <w:tcPr>
            <w:tcW w:w="1530" w:type="dxa"/>
            <w:tcBorders>
              <w:top w:val="nil"/>
              <w:left w:val="nil"/>
              <w:bottom w:val="single" w:sz="8" w:space="0" w:color="auto"/>
              <w:right w:val="single" w:sz="8" w:space="0" w:color="auto"/>
            </w:tcBorders>
            <w:shd w:val="clear" w:color="000000" w:fill="E7EDF8"/>
            <w:vAlign w:val="center"/>
          </w:tcPr>
          <w:p w14:paraId="521ADE75" w14:textId="2984A6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(+/-8.4%)</w:t>
            </w:r>
          </w:p>
        </w:tc>
        <w:tc>
          <w:tcPr>
            <w:tcW w:w="1530" w:type="dxa"/>
            <w:tcBorders>
              <w:top w:val="nil"/>
              <w:left w:val="nil"/>
              <w:bottom w:val="single" w:sz="8" w:space="0" w:color="auto"/>
              <w:right w:val="single" w:sz="8" w:space="0" w:color="auto"/>
            </w:tcBorders>
            <w:shd w:val="clear" w:color="000000" w:fill="FEFDFD"/>
            <w:vAlign w:val="center"/>
          </w:tcPr>
          <w:p w14:paraId="6BD522CA" w14:textId="39BAD4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(+/-6.6%)</w:t>
            </w:r>
          </w:p>
        </w:tc>
        <w:tc>
          <w:tcPr>
            <w:tcW w:w="1530" w:type="dxa"/>
            <w:tcBorders>
              <w:top w:val="nil"/>
              <w:left w:val="single" w:sz="8" w:space="0" w:color="auto"/>
              <w:bottom w:val="single" w:sz="8" w:space="0" w:color="auto"/>
              <w:right w:val="single" w:sz="8" w:space="0" w:color="auto"/>
            </w:tcBorders>
            <w:shd w:val="clear" w:color="000000" w:fill="CB2D2D"/>
            <w:vAlign w:val="center"/>
          </w:tcPr>
          <w:p w14:paraId="6AA49BFC" w14:textId="5040B72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(+/-5.1%)</w:t>
            </w:r>
          </w:p>
        </w:tc>
        <w:tc>
          <w:tcPr>
            <w:tcW w:w="1530" w:type="dxa"/>
            <w:tcBorders>
              <w:top w:val="nil"/>
              <w:left w:val="single" w:sz="8" w:space="0" w:color="auto"/>
              <w:bottom w:val="single" w:sz="8" w:space="0" w:color="auto"/>
              <w:right w:val="single" w:sz="8" w:space="0" w:color="auto"/>
            </w:tcBorders>
            <w:shd w:val="clear" w:color="000000" w:fill="E49393"/>
            <w:vAlign w:val="center"/>
          </w:tcPr>
          <w:p w14:paraId="48011572" w14:textId="78BAEC8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(+/-3.8%)</w:t>
            </w:r>
          </w:p>
        </w:tc>
      </w:tr>
      <w:tr w:rsidR="00AF1BE5" w:rsidRPr="00703517" w14:paraId="1B3B9CD8" w14:textId="34D60AEA" w:rsidTr="005868A2">
        <w:trPr>
          <w:trHeight w:val="212"/>
          <w:jc w:val="center"/>
        </w:trPr>
        <w:tc>
          <w:tcPr>
            <w:tcW w:w="1165" w:type="dxa"/>
          </w:tcPr>
          <w:p w14:paraId="2415944E" w14:textId="71574E8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COLPHI</w:t>
            </w:r>
          </w:p>
        </w:tc>
        <w:tc>
          <w:tcPr>
            <w:tcW w:w="2430" w:type="dxa"/>
          </w:tcPr>
          <w:p w14:paraId="6AE73898" w14:textId="77276FC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Colias </w:t>
            </w:r>
            <w:proofErr w:type="spellStart"/>
            <w:r w:rsidRPr="005F09EE">
              <w:rPr>
                <w:rFonts w:ascii="Times New Roman" w:hAnsi="Times New Roman" w:cs="Times New Roman"/>
                <w:i/>
                <w:iCs/>
                <w:sz w:val="18"/>
                <w:szCs w:val="18"/>
              </w:rPr>
              <w:t>philodice</w:t>
            </w:r>
            <w:proofErr w:type="spellEnd"/>
          </w:p>
        </w:tc>
        <w:tc>
          <w:tcPr>
            <w:tcW w:w="1530" w:type="dxa"/>
            <w:tcBorders>
              <w:top w:val="nil"/>
              <w:left w:val="nil"/>
              <w:bottom w:val="single" w:sz="8" w:space="0" w:color="auto"/>
              <w:right w:val="single" w:sz="8" w:space="0" w:color="auto"/>
            </w:tcBorders>
            <w:shd w:val="clear" w:color="000000" w:fill="FCFDFE"/>
            <w:vAlign w:val="center"/>
          </w:tcPr>
          <w:p w14:paraId="43730B44" w14:textId="009FD2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(+/-6.2%)</w:t>
            </w:r>
          </w:p>
        </w:tc>
        <w:tc>
          <w:tcPr>
            <w:tcW w:w="1530" w:type="dxa"/>
            <w:tcBorders>
              <w:top w:val="nil"/>
              <w:left w:val="nil"/>
              <w:bottom w:val="single" w:sz="8" w:space="0" w:color="auto"/>
              <w:right w:val="single" w:sz="8" w:space="0" w:color="auto"/>
            </w:tcBorders>
            <w:shd w:val="clear" w:color="000000" w:fill="E7EDF8"/>
            <w:vAlign w:val="center"/>
          </w:tcPr>
          <w:p w14:paraId="2F8406D9" w14:textId="359390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(+/-8.6%)</w:t>
            </w:r>
          </w:p>
        </w:tc>
        <w:tc>
          <w:tcPr>
            <w:tcW w:w="1530" w:type="dxa"/>
            <w:tcBorders>
              <w:top w:val="nil"/>
              <w:left w:val="single" w:sz="8" w:space="0" w:color="auto"/>
              <w:bottom w:val="single" w:sz="8" w:space="0" w:color="auto"/>
              <w:right w:val="single" w:sz="8" w:space="0" w:color="auto"/>
            </w:tcBorders>
            <w:shd w:val="clear" w:color="000000" w:fill="FDF7F7"/>
            <w:vAlign w:val="center"/>
          </w:tcPr>
          <w:p w14:paraId="77076FD2" w14:textId="289699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7359C5F2" w14:textId="68F7D2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(+/-0.9%)</w:t>
            </w:r>
          </w:p>
        </w:tc>
      </w:tr>
      <w:tr w:rsidR="00AF1BE5" w:rsidRPr="00703517" w14:paraId="41D01AB9" w14:textId="0C9976D9" w:rsidTr="005868A2">
        <w:trPr>
          <w:trHeight w:val="196"/>
          <w:jc w:val="center"/>
        </w:trPr>
        <w:tc>
          <w:tcPr>
            <w:tcW w:w="1165" w:type="dxa"/>
          </w:tcPr>
          <w:p w14:paraId="0083FE83" w14:textId="00FC06C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CUPAMY</w:t>
            </w:r>
          </w:p>
        </w:tc>
        <w:tc>
          <w:tcPr>
            <w:tcW w:w="2430" w:type="dxa"/>
          </w:tcPr>
          <w:p w14:paraId="62C78EA0" w14:textId="3EF9312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amyntula</w:t>
            </w:r>
            <w:proofErr w:type="spellEnd"/>
          </w:p>
        </w:tc>
        <w:tc>
          <w:tcPr>
            <w:tcW w:w="1530" w:type="dxa"/>
            <w:tcBorders>
              <w:top w:val="nil"/>
              <w:left w:val="nil"/>
              <w:bottom w:val="single" w:sz="8" w:space="0" w:color="auto"/>
              <w:right w:val="single" w:sz="8" w:space="0" w:color="auto"/>
            </w:tcBorders>
            <w:shd w:val="clear" w:color="000000" w:fill="E9A9A9"/>
            <w:vAlign w:val="center"/>
          </w:tcPr>
          <w:p w14:paraId="1CB78252" w14:textId="176B52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(+/-4.0%)</w:t>
            </w:r>
          </w:p>
        </w:tc>
        <w:tc>
          <w:tcPr>
            <w:tcW w:w="1530" w:type="dxa"/>
            <w:tcBorders>
              <w:top w:val="nil"/>
              <w:left w:val="nil"/>
              <w:bottom w:val="single" w:sz="8" w:space="0" w:color="auto"/>
              <w:right w:val="single" w:sz="8" w:space="0" w:color="auto"/>
            </w:tcBorders>
            <w:shd w:val="clear" w:color="000000" w:fill="FAEEEE"/>
            <w:vAlign w:val="center"/>
          </w:tcPr>
          <w:p w14:paraId="470F3BD6" w14:textId="7745E81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(+/-3.5%)</w:t>
            </w:r>
          </w:p>
        </w:tc>
        <w:tc>
          <w:tcPr>
            <w:tcW w:w="1530" w:type="dxa"/>
            <w:tcBorders>
              <w:top w:val="nil"/>
              <w:left w:val="single" w:sz="8" w:space="0" w:color="auto"/>
              <w:bottom w:val="single" w:sz="8" w:space="0" w:color="auto"/>
              <w:right w:val="single" w:sz="8" w:space="0" w:color="auto"/>
            </w:tcBorders>
            <w:shd w:val="clear" w:color="000000" w:fill="F9EAEA"/>
            <w:vAlign w:val="center"/>
          </w:tcPr>
          <w:p w14:paraId="2E77557D" w14:textId="19F911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c>
          <w:tcPr>
            <w:tcW w:w="1530" w:type="dxa"/>
            <w:tcBorders>
              <w:top w:val="nil"/>
              <w:left w:val="single" w:sz="8" w:space="0" w:color="auto"/>
              <w:bottom w:val="single" w:sz="8" w:space="0" w:color="auto"/>
              <w:right w:val="single" w:sz="8" w:space="0" w:color="auto"/>
            </w:tcBorders>
            <w:shd w:val="clear" w:color="000000" w:fill="FCF4F4"/>
            <w:vAlign w:val="center"/>
          </w:tcPr>
          <w:p w14:paraId="33176099" w14:textId="54988E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(+/-0.5%)</w:t>
            </w:r>
          </w:p>
        </w:tc>
      </w:tr>
      <w:tr w:rsidR="00AF1BE5" w:rsidRPr="00703517" w14:paraId="06249DBD" w14:textId="6C717ADC" w:rsidTr="005868A2">
        <w:trPr>
          <w:trHeight w:val="212"/>
          <w:jc w:val="center"/>
        </w:trPr>
        <w:tc>
          <w:tcPr>
            <w:tcW w:w="1165" w:type="dxa"/>
          </w:tcPr>
          <w:p w14:paraId="4B8FD00D" w14:textId="4450B18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CUPCOM</w:t>
            </w:r>
          </w:p>
        </w:tc>
        <w:tc>
          <w:tcPr>
            <w:tcW w:w="2430" w:type="dxa"/>
          </w:tcPr>
          <w:p w14:paraId="672D71B0" w14:textId="78DEFCEE"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Cupido </w:t>
            </w:r>
            <w:proofErr w:type="spellStart"/>
            <w:r w:rsidRPr="005F09EE">
              <w:rPr>
                <w:rFonts w:ascii="Times New Roman" w:hAnsi="Times New Roman" w:cs="Times New Roman"/>
                <w:i/>
                <w:iCs/>
                <w:sz w:val="18"/>
                <w:szCs w:val="18"/>
              </w:rPr>
              <w:t>comyntas</w:t>
            </w:r>
            <w:proofErr w:type="spellEnd"/>
          </w:p>
        </w:tc>
        <w:tc>
          <w:tcPr>
            <w:tcW w:w="1530" w:type="dxa"/>
            <w:tcBorders>
              <w:top w:val="nil"/>
              <w:left w:val="nil"/>
              <w:bottom w:val="single" w:sz="8" w:space="0" w:color="auto"/>
              <w:right w:val="single" w:sz="8" w:space="0" w:color="auto"/>
            </w:tcBorders>
            <w:shd w:val="clear" w:color="000000" w:fill="A1B8E2"/>
            <w:vAlign w:val="center"/>
          </w:tcPr>
          <w:p w14:paraId="556F6D83" w14:textId="6587A5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4.9% (+/-6.2%)</w:t>
            </w:r>
          </w:p>
        </w:tc>
        <w:tc>
          <w:tcPr>
            <w:tcW w:w="1530" w:type="dxa"/>
            <w:tcBorders>
              <w:top w:val="nil"/>
              <w:left w:val="nil"/>
              <w:bottom w:val="single" w:sz="8" w:space="0" w:color="auto"/>
              <w:right w:val="single" w:sz="8" w:space="0" w:color="auto"/>
            </w:tcBorders>
            <w:shd w:val="clear" w:color="000000" w:fill="7194D2"/>
            <w:vAlign w:val="center"/>
          </w:tcPr>
          <w:p w14:paraId="2EC92F1B" w14:textId="3D7D37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(+/-8.0%)</w:t>
            </w:r>
          </w:p>
        </w:tc>
        <w:tc>
          <w:tcPr>
            <w:tcW w:w="1530" w:type="dxa"/>
            <w:tcBorders>
              <w:top w:val="nil"/>
              <w:left w:val="single" w:sz="8" w:space="0" w:color="auto"/>
              <w:bottom w:val="single" w:sz="8" w:space="0" w:color="auto"/>
              <w:right w:val="single" w:sz="8" w:space="0" w:color="auto"/>
            </w:tcBorders>
            <w:shd w:val="clear" w:color="000000" w:fill="B5C8E8"/>
            <w:vAlign w:val="center"/>
          </w:tcPr>
          <w:p w14:paraId="7720E397" w14:textId="7F7DD67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c>
          <w:tcPr>
            <w:tcW w:w="1530" w:type="dxa"/>
            <w:tcBorders>
              <w:top w:val="nil"/>
              <w:left w:val="single" w:sz="8" w:space="0" w:color="auto"/>
              <w:bottom w:val="single" w:sz="8" w:space="0" w:color="auto"/>
              <w:right w:val="single" w:sz="8" w:space="0" w:color="auto"/>
            </w:tcBorders>
            <w:shd w:val="clear" w:color="000000" w:fill="CDDAF0"/>
            <w:vAlign w:val="center"/>
          </w:tcPr>
          <w:p w14:paraId="43C80E51" w14:textId="394C6C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(+/-0.9%)</w:t>
            </w:r>
          </w:p>
        </w:tc>
      </w:tr>
      <w:tr w:rsidR="00AF1BE5" w:rsidRPr="00703517" w14:paraId="5A87C9E6" w14:textId="3C782523" w:rsidTr="005868A2">
        <w:trPr>
          <w:trHeight w:val="196"/>
          <w:jc w:val="center"/>
        </w:trPr>
        <w:tc>
          <w:tcPr>
            <w:tcW w:w="1165" w:type="dxa"/>
          </w:tcPr>
          <w:p w14:paraId="5641BF7B" w14:textId="7030FB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EPACLA</w:t>
            </w:r>
          </w:p>
        </w:tc>
        <w:tc>
          <w:tcPr>
            <w:tcW w:w="2430" w:type="dxa"/>
          </w:tcPr>
          <w:p w14:paraId="335BBBEF" w14:textId="1D9A21E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Epargyreus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clarus</w:t>
            </w:r>
            <w:proofErr w:type="spellEnd"/>
          </w:p>
        </w:tc>
        <w:tc>
          <w:tcPr>
            <w:tcW w:w="1530" w:type="dxa"/>
            <w:tcBorders>
              <w:top w:val="nil"/>
              <w:left w:val="nil"/>
              <w:bottom w:val="single" w:sz="8" w:space="0" w:color="auto"/>
              <w:right w:val="single" w:sz="8" w:space="0" w:color="auto"/>
            </w:tcBorders>
            <w:shd w:val="clear" w:color="000000" w:fill="CEDAF0"/>
            <w:vAlign w:val="center"/>
          </w:tcPr>
          <w:p w14:paraId="61458907" w14:textId="4F6EBB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(+/-4.4%)</w:t>
            </w:r>
          </w:p>
        </w:tc>
        <w:tc>
          <w:tcPr>
            <w:tcW w:w="1530" w:type="dxa"/>
            <w:tcBorders>
              <w:top w:val="nil"/>
              <w:left w:val="nil"/>
              <w:bottom w:val="single" w:sz="8" w:space="0" w:color="auto"/>
              <w:right w:val="single" w:sz="8" w:space="0" w:color="auto"/>
            </w:tcBorders>
            <w:shd w:val="clear" w:color="000000" w:fill="E0E8F5"/>
            <w:vAlign w:val="center"/>
          </w:tcPr>
          <w:p w14:paraId="43A6BD24" w14:textId="665CEB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6EB2E19F" w14:textId="5E53C7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(+/-0.0%)</w:t>
            </w:r>
          </w:p>
        </w:tc>
        <w:tc>
          <w:tcPr>
            <w:tcW w:w="1530" w:type="dxa"/>
            <w:tcBorders>
              <w:top w:val="nil"/>
              <w:left w:val="single" w:sz="8" w:space="0" w:color="auto"/>
              <w:bottom w:val="single" w:sz="8" w:space="0" w:color="auto"/>
              <w:right w:val="single" w:sz="8" w:space="0" w:color="auto"/>
            </w:tcBorders>
            <w:shd w:val="clear" w:color="000000" w:fill="F7DFDF"/>
            <w:vAlign w:val="center"/>
          </w:tcPr>
          <w:p w14:paraId="5F867EE8" w14:textId="4D499CD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(+/-0.4%)</w:t>
            </w:r>
          </w:p>
        </w:tc>
      </w:tr>
      <w:tr w:rsidR="00AF1BE5" w:rsidRPr="00703517" w14:paraId="741FC940" w14:textId="66419CE8" w:rsidTr="005868A2">
        <w:trPr>
          <w:trHeight w:val="212"/>
          <w:jc w:val="center"/>
        </w:trPr>
        <w:tc>
          <w:tcPr>
            <w:tcW w:w="1165" w:type="dxa"/>
          </w:tcPr>
          <w:p w14:paraId="4A78039E" w14:textId="514E5DB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EREDIS</w:t>
            </w:r>
          </w:p>
        </w:tc>
        <w:tc>
          <w:tcPr>
            <w:tcW w:w="2430" w:type="dxa"/>
          </w:tcPr>
          <w:p w14:paraId="792F9C19" w14:textId="3D13AD6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discoidalis</w:t>
            </w:r>
            <w:proofErr w:type="spellEnd"/>
          </w:p>
        </w:tc>
        <w:tc>
          <w:tcPr>
            <w:tcW w:w="1530" w:type="dxa"/>
            <w:tcBorders>
              <w:top w:val="nil"/>
              <w:left w:val="nil"/>
              <w:bottom w:val="single" w:sz="8" w:space="0" w:color="auto"/>
              <w:right w:val="single" w:sz="8" w:space="0" w:color="auto"/>
            </w:tcBorders>
            <w:shd w:val="clear" w:color="000000" w:fill="D24A4A"/>
            <w:vAlign w:val="center"/>
          </w:tcPr>
          <w:p w14:paraId="32846F8E" w14:textId="233A13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(+/-3.8%)</w:t>
            </w:r>
          </w:p>
        </w:tc>
        <w:tc>
          <w:tcPr>
            <w:tcW w:w="1530" w:type="dxa"/>
            <w:tcBorders>
              <w:top w:val="nil"/>
              <w:left w:val="nil"/>
              <w:bottom w:val="single" w:sz="8" w:space="0" w:color="auto"/>
              <w:right w:val="single" w:sz="8" w:space="0" w:color="auto"/>
            </w:tcBorders>
            <w:shd w:val="clear" w:color="000000" w:fill="DF8080"/>
            <w:vAlign w:val="center"/>
          </w:tcPr>
          <w:p w14:paraId="1DB879D2" w14:textId="5E5AD7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(+/-2.9%)</w:t>
            </w:r>
          </w:p>
        </w:tc>
        <w:tc>
          <w:tcPr>
            <w:tcW w:w="1530" w:type="dxa"/>
            <w:tcBorders>
              <w:top w:val="nil"/>
              <w:left w:val="single" w:sz="8" w:space="0" w:color="auto"/>
              <w:bottom w:val="single" w:sz="8" w:space="0" w:color="auto"/>
              <w:right w:val="single" w:sz="8" w:space="0" w:color="auto"/>
            </w:tcBorders>
            <w:shd w:val="clear" w:color="000000" w:fill="E79F9F"/>
            <w:vAlign w:val="center"/>
          </w:tcPr>
          <w:p w14:paraId="492641F5" w14:textId="29467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(+/-2.5%)</w:t>
            </w:r>
          </w:p>
        </w:tc>
        <w:tc>
          <w:tcPr>
            <w:tcW w:w="1530" w:type="dxa"/>
            <w:tcBorders>
              <w:top w:val="nil"/>
              <w:left w:val="single" w:sz="8" w:space="0" w:color="auto"/>
              <w:bottom w:val="single" w:sz="8" w:space="0" w:color="auto"/>
              <w:right w:val="single" w:sz="8" w:space="0" w:color="auto"/>
            </w:tcBorders>
            <w:shd w:val="clear" w:color="000000" w:fill="F0C3C3"/>
            <w:vAlign w:val="center"/>
          </w:tcPr>
          <w:p w14:paraId="5BBD3795" w14:textId="162A7D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(+/-2.0%)</w:t>
            </w:r>
          </w:p>
        </w:tc>
      </w:tr>
      <w:tr w:rsidR="00AF1BE5" w:rsidRPr="00703517" w14:paraId="7C85F04C" w14:textId="2D139B52" w:rsidTr="005868A2">
        <w:trPr>
          <w:trHeight w:val="196"/>
          <w:jc w:val="center"/>
        </w:trPr>
        <w:tc>
          <w:tcPr>
            <w:tcW w:w="1165" w:type="dxa"/>
          </w:tcPr>
          <w:p w14:paraId="0123D991" w14:textId="7633083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EREEPI</w:t>
            </w:r>
          </w:p>
        </w:tc>
        <w:tc>
          <w:tcPr>
            <w:tcW w:w="2430" w:type="dxa"/>
          </w:tcPr>
          <w:p w14:paraId="575E3C42" w14:textId="36F0266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epipsodea</w:t>
            </w:r>
            <w:proofErr w:type="spellEnd"/>
          </w:p>
        </w:tc>
        <w:tc>
          <w:tcPr>
            <w:tcW w:w="1530" w:type="dxa"/>
            <w:tcBorders>
              <w:top w:val="nil"/>
              <w:left w:val="nil"/>
              <w:bottom w:val="single" w:sz="8" w:space="0" w:color="auto"/>
              <w:right w:val="single" w:sz="8" w:space="0" w:color="auto"/>
            </w:tcBorders>
            <w:shd w:val="clear" w:color="000000" w:fill="DB7171"/>
            <w:vAlign w:val="center"/>
          </w:tcPr>
          <w:p w14:paraId="553A8CBD" w14:textId="45F1B63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(+/-6.3%)</w:t>
            </w:r>
          </w:p>
        </w:tc>
        <w:tc>
          <w:tcPr>
            <w:tcW w:w="1530" w:type="dxa"/>
            <w:tcBorders>
              <w:top w:val="nil"/>
              <w:left w:val="nil"/>
              <w:bottom w:val="single" w:sz="8" w:space="0" w:color="auto"/>
              <w:right w:val="single" w:sz="8" w:space="0" w:color="auto"/>
            </w:tcBorders>
            <w:shd w:val="clear" w:color="000000" w:fill="ECB6B6"/>
            <w:vAlign w:val="center"/>
          </w:tcPr>
          <w:p w14:paraId="42360F05" w14:textId="466D2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(+/-6.0%)</w:t>
            </w:r>
          </w:p>
        </w:tc>
        <w:tc>
          <w:tcPr>
            <w:tcW w:w="1530" w:type="dxa"/>
            <w:tcBorders>
              <w:top w:val="nil"/>
              <w:left w:val="single" w:sz="8" w:space="0" w:color="auto"/>
              <w:bottom w:val="single" w:sz="8" w:space="0" w:color="auto"/>
              <w:right w:val="single" w:sz="8" w:space="0" w:color="auto"/>
            </w:tcBorders>
            <w:shd w:val="clear" w:color="000000" w:fill="F4D3D3"/>
            <w:vAlign w:val="center"/>
          </w:tcPr>
          <w:p w14:paraId="2EEAFCEC" w14:textId="2BAED01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(+/-1.0%)</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07F5B5DE" w14:textId="0E61235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(+/-0.6%)</w:t>
            </w:r>
          </w:p>
        </w:tc>
      </w:tr>
      <w:tr w:rsidR="00AF1BE5" w:rsidRPr="00703517" w14:paraId="6B002FBB" w14:textId="2DCB8483" w:rsidTr="005868A2">
        <w:trPr>
          <w:trHeight w:val="196"/>
          <w:jc w:val="center"/>
        </w:trPr>
        <w:tc>
          <w:tcPr>
            <w:tcW w:w="1165" w:type="dxa"/>
          </w:tcPr>
          <w:p w14:paraId="28DC8502" w14:textId="0AD0B5C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EREFAS</w:t>
            </w:r>
          </w:p>
        </w:tc>
        <w:tc>
          <w:tcPr>
            <w:tcW w:w="2430" w:type="dxa"/>
          </w:tcPr>
          <w:p w14:paraId="2EE7680F" w14:textId="35FD28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fasciata</w:t>
            </w:r>
            <w:proofErr w:type="spellEnd"/>
          </w:p>
        </w:tc>
        <w:tc>
          <w:tcPr>
            <w:tcW w:w="1530" w:type="dxa"/>
            <w:tcBorders>
              <w:top w:val="nil"/>
              <w:left w:val="nil"/>
              <w:bottom w:val="single" w:sz="8" w:space="0" w:color="auto"/>
              <w:right w:val="single" w:sz="8" w:space="0" w:color="auto"/>
            </w:tcBorders>
            <w:shd w:val="clear" w:color="000000" w:fill="E1E8F6"/>
            <w:vAlign w:val="center"/>
          </w:tcPr>
          <w:p w14:paraId="7E8FC21D" w14:textId="3C2EC1E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(+/-2.7%)</w:t>
            </w:r>
          </w:p>
        </w:tc>
        <w:tc>
          <w:tcPr>
            <w:tcW w:w="1530" w:type="dxa"/>
            <w:tcBorders>
              <w:top w:val="nil"/>
              <w:left w:val="nil"/>
              <w:bottom w:val="single" w:sz="8" w:space="0" w:color="auto"/>
              <w:right w:val="single" w:sz="8" w:space="0" w:color="auto"/>
            </w:tcBorders>
            <w:shd w:val="clear" w:color="000000" w:fill="EAABAB"/>
            <w:vAlign w:val="center"/>
          </w:tcPr>
          <w:p w14:paraId="6C16DB5A" w14:textId="09F82B4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(+/-4.8%)</w:t>
            </w:r>
          </w:p>
        </w:tc>
        <w:tc>
          <w:tcPr>
            <w:tcW w:w="1530" w:type="dxa"/>
            <w:tcBorders>
              <w:top w:val="nil"/>
              <w:left w:val="single" w:sz="8" w:space="0" w:color="auto"/>
              <w:bottom w:val="single" w:sz="8" w:space="0" w:color="auto"/>
              <w:right w:val="single" w:sz="8" w:space="0" w:color="auto"/>
            </w:tcBorders>
            <w:shd w:val="clear" w:color="000000" w:fill="D65959"/>
            <w:vAlign w:val="center"/>
          </w:tcPr>
          <w:p w14:paraId="43E9FF9C" w14:textId="5EBBBC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(+/-2.5%)</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02FFDD84" w14:textId="7EB3E2D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(+/-3.2%)</w:t>
            </w:r>
          </w:p>
        </w:tc>
      </w:tr>
      <w:tr w:rsidR="00AF1BE5" w:rsidRPr="00703517" w14:paraId="609A953C" w14:textId="7690817B" w:rsidTr="005868A2">
        <w:trPr>
          <w:trHeight w:val="212"/>
          <w:jc w:val="center"/>
        </w:trPr>
        <w:tc>
          <w:tcPr>
            <w:tcW w:w="1165" w:type="dxa"/>
          </w:tcPr>
          <w:p w14:paraId="16A25593" w14:textId="1566BA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EREROS</w:t>
            </w:r>
          </w:p>
        </w:tc>
        <w:tc>
          <w:tcPr>
            <w:tcW w:w="2430" w:type="dxa"/>
          </w:tcPr>
          <w:p w14:paraId="6CB99DD3" w14:textId="4C08ECAE"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rossii</w:t>
            </w:r>
            <w:proofErr w:type="spellEnd"/>
          </w:p>
        </w:tc>
        <w:tc>
          <w:tcPr>
            <w:tcW w:w="1530" w:type="dxa"/>
            <w:tcBorders>
              <w:top w:val="nil"/>
              <w:left w:val="nil"/>
              <w:bottom w:val="single" w:sz="8" w:space="0" w:color="auto"/>
              <w:right w:val="single" w:sz="8" w:space="0" w:color="auto"/>
            </w:tcBorders>
            <w:shd w:val="clear" w:color="000000" w:fill="F5F7FC"/>
            <w:vAlign w:val="center"/>
          </w:tcPr>
          <w:p w14:paraId="27E8950D" w14:textId="53B646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(+/-2.4%)</w:t>
            </w:r>
          </w:p>
        </w:tc>
        <w:tc>
          <w:tcPr>
            <w:tcW w:w="1530" w:type="dxa"/>
            <w:tcBorders>
              <w:top w:val="nil"/>
              <w:left w:val="nil"/>
              <w:bottom w:val="single" w:sz="8" w:space="0" w:color="auto"/>
              <w:right w:val="single" w:sz="8" w:space="0" w:color="auto"/>
            </w:tcBorders>
            <w:shd w:val="clear" w:color="000000" w:fill="FDFEFF"/>
            <w:vAlign w:val="center"/>
          </w:tcPr>
          <w:p w14:paraId="20AACEB2" w14:textId="160F9C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(+/-4.7%)</w:t>
            </w:r>
          </w:p>
        </w:tc>
        <w:tc>
          <w:tcPr>
            <w:tcW w:w="1530" w:type="dxa"/>
            <w:tcBorders>
              <w:top w:val="nil"/>
              <w:left w:val="single" w:sz="8" w:space="0" w:color="auto"/>
              <w:bottom w:val="single" w:sz="8" w:space="0" w:color="auto"/>
              <w:right w:val="single" w:sz="8" w:space="0" w:color="auto"/>
            </w:tcBorders>
            <w:shd w:val="clear" w:color="000000" w:fill="D24B4B"/>
            <w:vAlign w:val="center"/>
          </w:tcPr>
          <w:p w14:paraId="53C83444" w14:textId="2491116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(+/-2.9%)</w:t>
            </w:r>
          </w:p>
        </w:tc>
        <w:tc>
          <w:tcPr>
            <w:tcW w:w="1530" w:type="dxa"/>
            <w:tcBorders>
              <w:top w:val="nil"/>
              <w:left w:val="single" w:sz="8" w:space="0" w:color="auto"/>
              <w:bottom w:val="single" w:sz="8" w:space="0" w:color="auto"/>
              <w:right w:val="single" w:sz="8" w:space="0" w:color="auto"/>
            </w:tcBorders>
            <w:shd w:val="clear" w:color="000000" w:fill="C82020"/>
            <w:vAlign w:val="center"/>
          </w:tcPr>
          <w:p w14:paraId="4289F7FC" w14:textId="204CD1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(+/-3.1%)</w:t>
            </w:r>
          </w:p>
        </w:tc>
      </w:tr>
      <w:tr w:rsidR="00AF1BE5" w:rsidRPr="00703517" w14:paraId="6B224F68" w14:textId="2172C553" w:rsidTr="005868A2">
        <w:trPr>
          <w:trHeight w:val="196"/>
          <w:jc w:val="center"/>
        </w:trPr>
        <w:tc>
          <w:tcPr>
            <w:tcW w:w="1165" w:type="dxa"/>
          </w:tcPr>
          <w:p w14:paraId="5F71E19F" w14:textId="3CB1FC9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EREYOU</w:t>
            </w:r>
          </w:p>
        </w:tc>
        <w:tc>
          <w:tcPr>
            <w:tcW w:w="2430" w:type="dxa"/>
          </w:tcPr>
          <w:p w14:paraId="2EE9746B" w14:textId="0D6CB20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Erebia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youngi</w:t>
            </w:r>
            <w:proofErr w:type="spellEnd"/>
          </w:p>
        </w:tc>
        <w:tc>
          <w:tcPr>
            <w:tcW w:w="1530" w:type="dxa"/>
            <w:tcBorders>
              <w:top w:val="nil"/>
              <w:left w:val="nil"/>
              <w:bottom w:val="single" w:sz="8" w:space="0" w:color="auto"/>
              <w:right w:val="single" w:sz="8" w:space="0" w:color="auto"/>
            </w:tcBorders>
            <w:shd w:val="clear" w:color="000000" w:fill="E3EAF6"/>
            <w:vAlign w:val="center"/>
          </w:tcPr>
          <w:p w14:paraId="4D23F6AD" w14:textId="028E4BE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(+/-2.1%)</w:t>
            </w:r>
          </w:p>
        </w:tc>
        <w:tc>
          <w:tcPr>
            <w:tcW w:w="1530" w:type="dxa"/>
            <w:tcBorders>
              <w:top w:val="nil"/>
              <w:left w:val="nil"/>
              <w:bottom w:val="single" w:sz="8" w:space="0" w:color="auto"/>
              <w:right w:val="single" w:sz="8" w:space="0" w:color="auto"/>
            </w:tcBorders>
            <w:shd w:val="clear" w:color="000000" w:fill="FEFCFC"/>
            <w:vAlign w:val="center"/>
          </w:tcPr>
          <w:p w14:paraId="77BB2176" w14:textId="5FA93B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(+/-2.4%)</w:t>
            </w:r>
          </w:p>
        </w:tc>
        <w:tc>
          <w:tcPr>
            <w:tcW w:w="1530" w:type="dxa"/>
            <w:tcBorders>
              <w:top w:val="nil"/>
              <w:left w:val="single" w:sz="8" w:space="0" w:color="auto"/>
              <w:bottom w:val="single" w:sz="8" w:space="0" w:color="auto"/>
              <w:right w:val="single" w:sz="8" w:space="0" w:color="auto"/>
            </w:tcBorders>
            <w:shd w:val="clear" w:color="000000" w:fill="D45454"/>
            <w:vAlign w:val="center"/>
          </w:tcPr>
          <w:p w14:paraId="60FFAB2B" w14:textId="0E2922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(+/-2.1%)</w:t>
            </w:r>
          </w:p>
        </w:tc>
        <w:tc>
          <w:tcPr>
            <w:tcW w:w="1530" w:type="dxa"/>
            <w:tcBorders>
              <w:top w:val="nil"/>
              <w:left w:val="single" w:sz="8" w:space="0" w:color="auto"/>
              <w:bottom w:val="single" w:sz="8" w:space="0" w:color="auto"/>
              <w:right w:val="single" w:sz="8" w:space="0" w:color="auto"/>
            </w:tcBorders>
            <w:shd w:val="clear" w:color="000000" w:fill="C82323"/>
            <w:vAlign w:val="center"/>
          </w:tcPr>
          <w:p w14:paraId="4B5681D6" w14:textId="6A9BB0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(+/-2.3%)</w:t>
            </w:r>
          </w:p>
        </w:tc>
      </w:tr>
      <w:tr w:rsidR="00AF1BE5" w:rsidRPr="00703517" w14:paraId="519597E8" w14:textId="28C6ED7F" w:rsidTr="005868A2">
        <w:trPr>
          <w:trHeight w:val="212"/>
          <w:jc w:val="center"/>
        </w:trPr>
        <w:tc>
          <w:tcPr>
            <w:tcW w:w="1165" w:type="dxa"/>
          </w:tcPr>
          <w:p w14:paraId="20C77127" w14:textId="0A7EEA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ERYICE</w:t>
            </w:r>
          </w:p>
        </w:tc>
        <w:tc>
          <w:tcPr>
            <w:tcW w:w="2430" w:type="dxa"/>
          </w:tcPr>
          <w:p w14:paraId="1E4CB365" w14:textId="1DF719E1"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icelus</w:t>
            </w:r>
            <w:proofErr w:type="spellEnd"/>
          </w:p>
        </w:tc>
        <w:tc>
          <w:tcPr>
            <w:tcW w:w="1530" w:type="dxa"/>
            <w:tcBorders>
              <w:top w:val="nil"/>
              <w:left w:val="nil"/>
              <w:bottom w:val="single" w:sz="8" w:space="0" w:color="auto"/>
              <w:right w:val="single" w:sz="8" w:space="0" w:color="auto"/>
            </w:tcBorders>
            <w:shd w:val="clear" w:color="000000" w:fill="F1C6C6"/>
            <w:vAlign w:val="center"/>
          </w:tcPr>
          <w:p w14:paraId="7F8AF571" w14:textId="5AE1AE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(+/-5.4%)</w:t>
            </w:r>
          </w:p>
        </w:tc>
        <w:tc>
          <w:tcPr>
            <w:tcW w:w="1530" w:type="dxa"/>
            <w:tcBorders>
              <w:top w:val="nil"/>
              <w:left w:val="nil"/>
              <w:bottom w:val="single" w:sz="8" w:space="0" w:color="auto"/>
              <w:right w:val="single" w:sz="8" w:space="0" w:color="auto"/>
            </w:tcBorders>
            <w:shd w:val="clear" w:color="000000" w:fill="FEFCFC"/>
            <w:vAlign w:val="center"/>
          </w:tcPr>
          <w:p w14:paraId="10F6E265" w14:textId="215C5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(+/-6.0%)</w:t>
            </w:r>
          </w:p>
        </w:tc>
        <w:tc>
          <w:tcPr>
            <w:tcW w:w="1530" w:type="dxa"/>
            <w:tcBorders>
              <w:top w:val="nil"/>
              <w:left w:val="single" w:sz="8" w:space="0" w:color="auto"/>
              <w:bottom w:val="single" w:sz="8" w:space="0" w:color="auto"/>
              <w:right w:val="single" w:sz="8" w:space="0" w:color="auto"/>
            </w:tcBorders>
            <w:shd w:val="clear" w:color="000000" w:fill="FEFBFB"/>
            <w:vAlign w:val="center"/>
          </w:tcPr>
          <w:p w14:paraId="6A57F75C" w14:textId="5508727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(+/-1.6%)</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4BB966E1" w14:textId="0215FB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(+/-0.6%)</w:t>
            </w:r>
          </w:p>
        </w:tc>
      </w:tr>
      <w:tr w:rsidR="00AF1BE5" w:rsidRPr="00703517" w14:paraId="675BC46E" w14:textId="64228854" w:rsidTr="005868A2">
        <w:trPr>
          <w:trHeight w:val="196"/>
          <w:jc w:val="center"/>
        </w:trPr>
        <w:tc>
          <w:tcPr>
            <w:tcW w:w="1165" w:type="dxa"/>
          </w:tcPr>
          <w:p w14:paraId="69CA0ED5" w14:textId="6011C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ERYJUV</w:t>
            </w:r>
          </w:p>
        </w:tc>
        <w:tc>
          <w:tcPr>
            <w:tcW w:w="2430" w:type="dxa"/>
          </w:tcPr>
          <w:p w14:paraId="07A803D5" w14:textId="2BA883F6"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juvenalis</w:t>
            </w:r>
            <w:proofErr w:type="spellEnd"/>
          </w:p>
        </w:tc>
        <w:tc>
          <w:tcPr>
            <w:tcW w:w="1530" w:type="dxa"/>
            <w:tcBorders>
              <w:top w:val="nil"/>
              <w:left w:val="nil"/>
              <w:bottom w:val="single" w:sz="8" w:space="0" w:color="auto"/>
              <w:right w:val="single" w:sz="8" w:space="0" w:color="auto"/>
            </w:tcBorders>
            <w:shd w:val="clear" w:color="000000" w:fill="F9E9E9"/>
            <w:vAlign w:val="center"/>
          </w:tcPr>
          <w:p w14:paraId="53A7BEEC" w14:textId="1487ADC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(+/-3.8%)</w:t>
            </w:r>
          </w:p>
        </w:tc>
        <w:tc>
          <w:tcPr>
            <w:tcW w:w="1530" w:type="dxa"/>
            <w:tcBorders>
              <w:top w:val="nil"/>
              <w:left w:val="nil"/>
              <w:bottom w:val="single" w:sz="8" w:space="0" w:color="auto"/>
              <w:right w:val="single" w:sz="8" w:space="0" w:color="auto"/>
            </w:tcBorders>
            <w:shd w:val="clear" w:color="000000" w:fill="F3F6FC"/>
            <w:vAlign w:val="center"/>
          </w:tcPr>
          <w:p w14:paraId="65543494" w14:textId="704B78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(+/-3.1%)</w:t>
            </w:r>
          </w:p>
        </w:tc>
        <w:tc>
          <w:tcPr>
            <w:tcW w:w="1530" w:type="dxa"/>
            <w:tcBorders>
              <w:top w:val="nil"/>
              <w:left w:val="single" w:sz="8" w:space="0" w:color="auto"/>
              <w:bottom w:val="single" w:sz="8" w:space="0" w:color="auto"/>
              <w:right w:val="single" w:sz="8" w:space="0" w:color="auto"/>
            </w:tcBorders>
            <w:shd w:val="clear" w:color="000000" w:fill="DAE4F4"/>
            <w:vAlign w:val="center"/>
          </w:tcPr>
          <w:p w14:paraId="6A721197" w14:textId="711CC8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(+/-0.6%)</w:t>
            </w:r>
          </w:p>
        </w:tc>
        <w:tc>
          <w:tcPr>
            <w:tcW w:w="1530" w:type="dxa"/>
            <w:tcBorders>
              <w:top w:val="nil"/>
              <w:left w:val="single" w:sz="8" w:space="0" w:color="auto"/>
              <w:bottom w:val="single" w:sz="8" w:space="0" w:color="auto"/>
              <w:right w:val="single" w:sz="8" w:space="0" w:color="auto"/>
            </w:tcBorders>
            <w:shd w:val="clear" w:color="000000" w:fill="DCE5F4"/>
            <w:vAlign w:val="center"/>
          </w:tcPr>
          <w:p w14:paraId="3519C96A" w14:textId="161CD7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(+/-0.6%)</w:t>
            </w:r>
          </w:p>
        </w:tc>
      </w:tr>
      <w:tr w:rsidR="00AF1BE5" w:rsidRPr="00703517" w14:paraId="0886CBF1" w14:textId="5245CCA8" w:rsidTr="005868A2">
        <w:trPr>
          <w:trHeight w:val="212"/>
          <w:jc w:val="center"/>
        </w:trPr>
        <w:tc>
          <w:tcPr>
            <w:tcW w:w="1165" w:type="dxa"/>
          </w:tcPr>
          <w:p w14:paraId="364C5D7B" w14:textId="3D17A26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ERYPER</w:t>
            </w:r>
          </w:p>
        </w:tc>
        <w:tc>
          <w:tcPr>
            <w:tcW w:w="2430" w:type="dxa"/>
          </w:tcPr>
          <w:p w14:paraId="2AAB00BE" w14:textId="7ADB492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Erynnis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persius</w:t>
            </w:r>
            <w:proofErr w:type="spellEnd"/>
          </w:p>
        </w:tc>
        <w:tc>
          <w:tcPr>
            <w:tcW w:w="1530" w:type="dxa"/>
            <w:tcBorders>
              <w:top w:val="nil"/>
              <w:left w:val="nil"/>
              <w:bottom w:val="single" w:sz="8" w:space="0" w:color="auto"/>
              <w:right w:val="single" w:sz="8" w:space="0" w:color="auto"/>
            </w:tcBorders>
            <w:shd w:val="clear" w:color="000000" w:fill="F1C8C8"/>
            <w:vAlign w:val="center"/>
          </w:tcPr>
          <w:p w14:paraId="7D483051" w14:textId="3EC9FB2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(+/-0.9%)</w:t>
            </w:r>
          </w:p>
        </w:tc>
        <w:tc>
          <w:tcPr>
            <w:tcW w:w="1530" w:type="dxa"/>
            <w:tcBorders>
              <w:top w:val="nil"/>
              <w:left w:val="nil"/>
              <w:bottom w:val="single" w:sz="8" w:space="0" w:color="auto"/>
              <w:right w:val="single" w:sz="8" w:space="0" w:color="auto"/>
            </w:tcBorders>
            <w:shd w:val="clear" w:color="000000" w:fill="FDF8F8"/>
            <w:vAlign w:val="center"/>
          </w:tcPr>
          <w:p w14:paraId="55729593" w14:textId="48C86EC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c>
          <w:tcPr>
            <w:tcW w:w="1530" w:type="dxa"/>
            <w:tcBorders>
              <w:top w:val="nil"/>
              <w:left w:val="single" w:sz="8" w:space="0" w:color="auto"/>
              <w:bottom w:val="single" w:sz="8" w:space="0" w:color="auto"/>
              <w:right w:val="single" w:sz="8" w:space="0" w:color="auto"/>
            </w:tcBorders>
            <w:shd w:val="clear" w:color="000000" w:fill="FBF0F0"/>
            <w:vAlign w:val="center"/>
          </w:tcPr>
          <w:p w14:paraId="27E115E0" w14:textId="7C24A99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10F451" w14:textId="0F31F63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57AE0A0E" w14:textId="734B3FA9" w:rsidTr="005868A2">
        <w:trPr>
          <w:trHeight w:val="196"/>
          <w:jc w:val="center"/>
        </w:trPr>
        <w:tc>
          <w:tcPr>
            <w:tcW w:w="1165" w:type="dxa"/>
          </w:tcPr>
          <w:p w14:paraId="70859342" w14:textId="2BA280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EUCAUS</w:t>
            </w:r>
          </w:p>
        </w:tc>
        <w:tc>
          <w:tcPr>
            <w:tcW w:w="2430" w:type="dxa"/>
          </w:tcPr>
          <w:p w14:paraId="4F6F4077" w14:textId="499381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Euchloe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ausonides</w:t>
            </w:r>
            <w:proofErr w:type="spellEnd"/>
          </w:p>
        </w:tc>
        <w:tc>
          <w:tcPr>
            <w:tcW w:w="1530" w:type="dxa"/>
            <w:tcBorders>
              <w:top w:val="nil"/>
              <w:left w:val="nil"/>
              <w:bottom w:val="single" w:sz="8" w:space="0" w:color="auto"/>
              <w:right w:val="single" w:sz="8" w:space="0" w:color="auto"/>
            </w:tcBorders>
            <w:shd w:val="clear" w:color="000000" w:fill="D96565"/>
            <w:vAlign w:val="center"/>
          </w:tcPr>
          <w:p w14:paraId="7A08E7E0" w14:textId="72E4B44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(+/-3.9%)</w:t>
            </w:r>
          </w:p>
        </w:tc>
        <w:tc>
          <w:tcPr>
            <w:tcW w:w="1530" w:type="dxa"/>
            <w:tcBorders>
              <w:top w:val="nil"/>
              <w:left w:val="nil"/>
              <w:bottom w:val="single" w:sz="8" w:space="0" w:color="auto"/>
              <w:right w:val="single" w:sz="8" w:space="0" w:color="auto"/>
            </w:tcBorders>
            <w:shd w:val="clear" w:color="000000" w:fill="E9A6A6"/>
            <w:vAlign w:val="center"/>
          </w:tcPr>
          <w:p w14:paraId="42B463A0" w14:textId="63D324E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-2.2% (+/-4.4%)</w:t>
            </w:r>
          </w:p>
        </w:tc>
        <w:tc>
          <w:tcPr>
            <w:tcW w:w="1530" w:type="dxa"/>
            <w:tcBorders>
              <w:top w:val="nil"/>
              <w:left w:val="single" w:sz="8" w:space="0" w:color="auto"/>
              <w:bottom w:val="single" w:sz="8" w:space="0" w:color="auto"/>
              <w:right w:val="single" w:sz="8" w:space="0" w:color="auto"/>
            </w:tcBorders>
            <w:shd w:val="clear" w:color="000000" w:fill="EDB7B7"/>
            <w:vAlign w:val="center"/>
          </w:tcPr>
          <w:p w14:paraId="1D5ED6A8" w14:textId="46A3F4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(+/-2.5%)</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5A5DA33A" w14:textId="5DCFC67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(+/-1.9%)</w:t>
            </w:r>
          </w:p>
        </w:tc>
      </w:tr>
      <w:tr w:rsidR="00AF1BE5" w:rsidRPr="00703517" w14:paraId="67258D4E" w14:textId="3C35E620" w:rsidTr="005868A2">
        <w:trPr>
          <w:trHeight w:val="212"/>
          <w:jc w:val="center"/>
        </w:trPr>
        <w:tc>
          <w:tcPr>
            <w:tcW w:w="1165" w:type="dxa"/>
          </w:tcPr>
          <w:p w14:paraId="01F272EB" w14:textId="4746C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EUPANI</w:t>
            </w:r>
          </w:p>
        </w:tc>
        <w:tc>
          <w:tcPr>
            <w:tcW w:w="2430" w:type="dxa"/>
          </w:tcPr>
          <w:p w14:paraId="4D2F4809" w14:textId="3ADF5EE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anicia</w:t>
            </w:r>
            <w:proofErr w:type="spellEnd"/>
          </w:p>
        </w:tc>
        <w:tc>
          <w:tcPr>
            <w:tcW w:w="1530" w:type="dxa"/>
            <w:tcBorders>
              <w:top w:val="nil"/>
              <w:left w:val="nil"/>
              <w:bottom w:val="single" w:sz="8" w:space="0" w:color="auto"/>
              <w:right w:val="single" w:sz="8" w:space="0" w:color="auto"/>
            </w:tcBorders>
            <w:shd w:val="clear" w:color="000000" w:fill="EEBCBC"/>
            <w:vAlign w:val="center"/>
          </w:tcPr>
          <w:p w14:paraId="29EB509F" w14:textId="25A894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(+/-3.7%)</w:t>
            </w:r>
          </w:p>
        </w:tc>
        <w:tc>
          <w:tcPr>
            <w:tcW w:w="1530" w:type="dxa"/>
            <w:tcBorders>
              <w:top w:val="nil"/>
              <w:left w:val="nil"/>
              <w:bottom w:val="single" w:sz="8" w:space="0" w:color="auto"/>
              <w:right w:val="single" w:sz="8" w:space="0" w:color="auto"/>
            </w:tcBorders>
            <w:shd w:val="clear" w:color="000000" w:fill="FEFEFF"/>
            <w:vAlign w:val="center"/>
          </w:tcPr>
          <w:p w14:paraId="4380BBF4" w14:textId="05D1AF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(+/-2.8%)</w:t>
            </w:r>
          </w:p>
        </w:tc>
        <w:tc>
          <w:tcPr>
            <w:tcW w:w="1530" w:type="dxa"/>
            <w:tcBorders>
              <w:top w:val="nil"/>
              <w:left w:val="single" w:sz="8" w:space="0" w:color="auto"/>
              <w:bottom w:val="single" w:sz="8" w:space="0" w:color="auto"/>
              <w:right w:val="single" w:sz="8" w:space="0" w:color="auto"/>
            </w:tcBorders>
            <w:shd w:val="clear" w:color="000000" w:fill="FAEBEB"/>
            <w:vAlign w:val="center"/>
          </w:tcPr>
          <w:p w14:paraId="3CB75176" w14:textId="0B6757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5FBD0331" w14:textId="65CE52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4EE447A3" w14:textId="371FF0B1" w:rsidTr="005868A2">
        <w:trPr>
          <w:trHeight w:val="196"/>
          <w:jc w:val="center"/>
        </w:trPr>
        <w:tc>
          <w:tcPr>
            <w:tcW w:w="1165" w:type="dxa"/>
          </w:tcPr>
          <w:p w14:paraId="1485515B" w14:textId="372A925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EUPPHA</w:t>
            </w:r>
          </w:p>
        </w:tc>
        <w:tc>
          <w:tcPr>
            <w:tcW w:w="2430" w:type="dxa"/>
          </w:tcPr>
          <w:p w14:paraId="598ECEB3" w14:textId="26480CE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Euphydryas</w:t>
            </w:r>
            <w:proofErr w:type="spellEnd"/>
            <w:r w:rsidRPr="005F09EE">
              <w:rPr>
                <w:rFonts w:ascii="Times New Roman" w:hAnsi="Times New Roman" w:cs="Times New Roman"/>
                <w:i/>
                <w:iCs/>
                <w:sz w:val="18"/>
                <w:szCs w:val="18"/>
              </w:rPr>
              <w:t xml:space="preserve"> phaeton</w:t>
            </w:r>
          </w:p>
        </w:tc>
        <w:tc>
          <w:tcPr>
            <w:tcW w:w="1530" w:type="dxa"/>
            <w:tcBorders>
              <w:top w:val="nil"/>
              <w:left w:val="nil"/>
              <w:bottom w:val="single" w:sz="8" w:space="0" w:color="auto"/>
              <w:right w:val="single" w:sz="8" w:space="0" w:color="auto"/>
            </w:tcBorders>
            <w:shd w:val="clear" w:color="000000" w:fill="E8EEF8"/>
            <w:vAlign w:val="center"/>
          </w:tcPr>
          <w:p w14:paraId="569C7D2C" w14:textId="3265AC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nil"/>
              <w:bottom w:val="single" w:sz="8" w:space="0" w:color="auto"/>
              <w:right w:val="single" w:sz="8" w:space="0" w:color="auto"/>
            </w:tcBorders>
            <w:shd w:val="clear" w:color="000000" w:fill="C0CFEB"/>
            <w:vAlign w:val="center"/>
          </w:tcPr>
          <w:p w14:paraId="4C7ADA26" w14:textId="6F469B9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(+/-4.5%)</w:t>
            </w:r>
          </w:p>
        </w:tc>
        <w:tc>
          <w:tcPr>
            <w:tcW w:w="1530" w:type="dxa"/>
            <w:tcBorders>
              <w:top w:val="nil"/>
              <w:left w:val="single" w:sz="8" w:space="0" w:color="auto"/>
              <w:bottom w:val="single" w:sz="8" w:space="0" w:color="auto"/>
              <w:right w:val="single" w:sz="8" w:space="0" w:color="auto"/>
            </w:tcBorders>
            <w:shd w:val="clear" w:color="000000" w:fill="7799D4"/>
            <w:vAlign w:val="center"/>
          </w:tcPr>
          <w:p w14:paraId="200FC37E" w14:textId="516E4FA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(+/-2.1%)</w:t>
            </w:r>
          </w:p>
        </w:tc>
        <w:tc>
          <w:tcPr>
            <w:tcW w:w="1530" w:type="dxa"/>
            <w:tcBorders>
              <w:top w:val="nil"/>
              <w:left w:val="single" w:sz="8" w:space="0" w:color="auto"/>
              <w:bottom w:val="single" w:sz="8" w:space="0" w:color="auto"/>
              <w:right w:val="single" w:sz="8" w:space="0" w:color="auto"/>
            </w:tcBorders>
            <w:shd w:val="clear" w:color="000000" w:fill="5781CA"/>
            <w:vAlign w:val="center"/>
          </w:tcPr>
          <w:p w14:paraId="17CB6A87" w14:textId="3EA74A1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(+/-2.7%)</w:t>
            </w:r>
          </w:p>
        </w:tc>
      </w:tr>
      <w:tr w:rsidR="00AF1BE5" w:rsidRPr="00703517" w14:paraId="56863D2E" w14:textId="3C3CCE40" w:rsidTr="005868A2">
        <w:trPr>
          <w:trHeight w:val="212"/>
          <w:jc w:val="center"/>
        </w:trPr>
        <w:tc>
          <w:tcPr>
            <w:tcW w:w="1165" w:type="dxa"/>
          </w:tcPr>
          <w:p w14:paraId="45895D41" w14:textId="5B2D873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EUPVES</w:t>
            </w:r>
          </w:p>
        </w:tc>
        <w:tc>
          <w:tcPr>
            <w:tcW w:w="2430" w:type="dxa"/>
          </w:tcPr>
          <w:p w14:paraId="41CB6061" w14:textId="3524872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Euphyes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vestris</w:t>
            </w:r>
            <w:proofErr w:type="spellEnd"/>
          </w:p>
        </w:tc>
        <w:tc>
          <w:tcPr>
            <w:tcW w:w="1530" w:type="dxa"/>
            <w:tcBorders>
              <w:top w:val="nil"/>
              <w:left w:val="nil"/>
              <w:bottom w:val="single" w:sz="8" w:space="0" w:color="auto"/>
              <w:right w:val="single" w:sz="8" w:space="0" w:color="auto"/>
            </w:tcBorders>
            <w:shd w:val="clear" w:color="000000" w:fill="E5ECF7"/>
            <w:vAlign w:val="center"/>
          </w:tcPr>
          <w:p w14:paraId="323D33F1" w14:textId="4A74CF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(+/-3.5%)</w:t>
            </w:r>
          </w:p>
        </w:tc>
        <w:tc>
          <w:tcPr>
            <w:tcW w:w="1530" w:type="dxa"/>
            <w:tcBorders>
              <w:top w:val="nil"/>
              <w:left w:val="nil"/>
              <w:bottom w:val="single" w:sz="8" w:space="0" w:color="auto"/>
              <w:right w:val="single" w:sz="8" w:space="0" w:color="auto"/>
            </w:tcBorders>
            <w:shd w:val="clear" w:color="000000" w:fill="F6F8FC"/>
            <w:vAlign w:val="center"/>
          </w:tcPr>
          <w:p w14:paraId="70FE820F" w14:textId="708119F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(+/-2.0%)</w:t>
            </w:r>
          </w:p>
        </w:tc>
        <w:tc>
          <w:tcPr>
            <w:tcW w:w="1530" w:type="dxa"/>
            <w:tcBorders>
              <w:top w:val="nil"/>
              <w:left w:val="single" w:sz="8" w:space="0" w:color="auto"/>
              <w:bottom w:val="single" w:sz="8" w:space="0" w:color="auto"/>
              <w:right w:val="single" w:sz="8" w:space="0" w:color="auto"/>
            </w:tcBorders>
            <w:shd w:val="clear" w:color="000000" w:fill="87A4D9"/>
            <w:vAlign w:val="center"/>
          </w:tcPr>
          <w:p w14:paraId="6ED06DA9" w14:textId="1092016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(+/-3.2%)</w:t>
            </w:r>
          </w:p>
        </w:tc>
        <w:tc>
          <w:tcPr>
            <w:tcW w:w="1530" w:type="dxa"/>
            <w:tcBorders>
              <w:top w:val="nil"/>
              <w:left w:val="single" w:sz="8" w:space="0" w:color="auto"/>
              <w:bottom w:val="single" w:sz="8" w:space="0" w:color="auto"/>
              <w:right w:val="single" w:sz="8" w:space="0" w:color="auto"/>
            </w:tcBorders>
            <w:shd w:val="clear" w:color="000000" w:fill="84A2D9"/>
            <w:vAlign w:val="center"/>
          </w:tcPr>
          <w:p w14:paraId="4D0BE21B" w14:textId="3537332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(+/-3.2%)</w:t>
            </w:r>
          </w:p>
        </w:tc>
      </w:tr>
      <w:tr w:rsidR="00AF1BE5" w:rsidRPr="00703517" w14:paraId="3D0CD5AD" w14:textId="2A13008B" w:rsidTr="005868A2">
        <w:trPr>
          <w:trHeight w:val="196"/>
          <w:jc w:val="center"/>
        </w:trPr>
        <w:tc>
          <w:tcPr>
            <w:tcW w:w="1165" w:type="dxa"/>
          </w:tcPr>
          <w:p w14:paraId="5C5C8793" w14:textId="38312089"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GLALYG</w:t>
            </w:r>
          </w:p>
        </w:tc>
        <w:tc>
          <w:tcPr>
            <w:tcW w:w="2430" w:type="dxa"/>
          </w:tcPr>
          <w:p w14:paraId="64C9F3F5" w14:textId="556115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Glaucopsyche</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lygdamus</w:t>
            </w:r>
            <w:proofErr w:type="spellEnd"/>
          </w:p>
        </w:tc>
        <w:tc>
          <w:tcPr>
            <w:tcW w:w="1530" w:type="dxa"/>
            <w:tcBorders>
              <w:top w:val="nil"/>
              <w:left w:val="nil"/>
              <w:bottom w:val="single" w:sz="8" w:space="0" w:color="auto"/>
              <w:right w:val="single" w:sz="8" w:space="0" w:color="auto"/>
            </w:tcBorders>
            <w:shd w:val="clear" w:color="000000" w:fill="F4F7FC"/>
            <w:vAlign w:val="center"/>
          </w:tcPr>
          <w:p w14:paraId="32A0EAE0" w14:textId="72029B3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(+/-2.7%)</w:t>
            </w:r>
          </w:p>
        </w:tc>
        <w:tc>
          <w:tcPr>
            <w:tcW w:w="1530" w:type="dxa"/>
            <w:tcBorders>
              <w:top w:val="nil"/>
              <w:left w:val="nil"/>
              <w:bottom w:val="single" w:sz="8" w:space="0" w:color="auto"/>
              <w:right w:val="single" w:sz="8" w:space="0" w:color="auto"/>
            </w:tcBorders>
            <w:shd w:val="clear" w:color="000000" w:fill="E5EBF7"/>
            <w:vAlign w:val="center"/>
          </w:tcPr>
          <w:p w14:paraId="625F6A4A" w14:textId="3E951E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(+/-3.6%)</w:t>
            </w:r>
          </w:p>
        </w:tc>
        <w:tc>
          <w:tcPr>
            <w:tcW w:w="1530" w:type="dxa"/>
            <w:tcBorders>
              <w:top w:val="nil"/>
              <w:left w:val="single" w:sz="8" w:space="0" w:color="auto"/>
              <w:bottom w:val="single" w:sz="8" w:space="0" w:color="auto"/>
              <w:right w:val="single" w:sz="8" w:space="0" w:color="auto"/>
            </w:tcBorders>
            <w:shd w:val="clear" w:color="000000" w:fill="FDFDFF"/>
            <w:vAlign w:val="center"/>
          </w:tcPr>
          <w:p w14:paraId="017D8DB3" w14:textId="4D8BB8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8B1C652" w14:textId="302162D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76E7D8E8" w14:textId="05D5ADC3" w:rsidTr="005868A2">
        <w:trPr>
          <w:trHeight w:val="212"/>
          <w:jc w:val="center"/>
        </w:trPr>
        <w:tc>
          <w:tcPr>
            <w:tcW w:w="1165" w:type="dxa"/>
          </w:tcPr>
          <w:p w14:paraId="50B0445F" w14:textId="334BA4F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HESCOM</w:t>
            </w:r>
          </w:p>
        </w:tc>
        <w:tc>
          <w:tcPr>
            <w:tcW w:w="2430" w:type="dxa"/>
          </w:tcPr>
          <w:p w14:paraId="153BE09B" w14:textId="0884487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Hesperia comma</w:t>
            </w:r>
          </w:p>
        </w:tc>
        <w:tc>
          <w:tcPr>
            <w:tcW w:w="1530" w:type="dxa"/>
            <w:tcBorders>
              <w:top w:val="nil"/>
              <w:left w:val="nil"/>
              <w:bottom w:val="single" w:sz="8" w:space="0" w:color="auto"/>
              <w:right w:val="single" w:sz="8" w:space="0" w:color="auto"/>
            </w:tcBorders>
            <w:shd w:val="clear" w:color="000000" w:fill="F4D3D3"/>
            <w:vAlign w:val="center"/>
          </w:tcPr>
          <w:p w14:paraId="352469F5" w14:textId="3DED63D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(+/-0.9%)</w:t>
            </w:r>
          </w:p>
        </w:tc>
        <w:tc>
          <w:tcPr>
            <w:tcW w:w="1530" w:type="dxa"/>
            <w:tcBorders>
              <w:top w:val="nil"/>
              <w:left w:val="nil"/>
              <w:bottom w:val="single" w:sz="8" w:space="0" w:color="auto"/>
              <w:right w:val="single" w:sz="8" w:space="0" w:color="auto"/>
            </w:tcBorders>
            <w:shd w:val="clear" w:color="000000" w:fill="FEFBFB"/>
            <w:vAlign w:val="center"/>
          </w:tcPr>
          <w:p w14:paraId="5101B910" w14:textId="67CCBA7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c>
          <w:tcPr>
            <w:tcW w:w="1530" w:type="dxa"/>
            <w:tcBorders>
              <w:top w:val="nil"/>
              <w:left w:val="single" w:sz="8" w:space="0" w:color="auto"/>
              <w:bottom w:val="single" w:sz="8" w:space="0" w:color="auto"/>
              <w:right w:val="single" w:sz="8" w:space="0" w:color="auto"/>
            </w:tcBorders>
            <w:shd w:val="clear" w:color="000000" w:fill="FCFDFF"/>
            <w:vAlign w:val="center"/>
          </w:tcPr>
          <w:p w14:paraId="4A258B94" w14:textId="2276AFE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D6894C5" w14:textId="64933A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(+/-1.0%)</w:t>
            </w:r>
          </w:p>
        </w:tc>
      </w:tr>
      <w:tr w:rsidR="00AF1BE5" w:rsidRPr="00703517" w14:paraId="312D8A9C" w14:textId="1CDEEED2" w:rsidTr="005868A2">
        <w:trPr>
          <w:trHeight w:val="196"/>
          <w:jc w:val="center"/>
        </w:trPr>
        <w:tc>
          <w:tcPr>
            <w:tcW w:w="1165" w:type="dxa"/>
          </w:tcPr>
          <w:p w14:paraId="494D17BA" w14:textId="367BA09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ICAICA</w:t>
            </w:r>
          </w:p>
        </w:tc>
        <w:tc>
          <w:tcPr>
            <w:tcW w:w="2430" w:type="dxa"/>
          </w:tcPr>
          <w:p w14:paraId="2D940EA4" w14:textId="55DBF3D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icarioides</w:t>
            </w:r>
            <w:proofErr w:type="spellEnd"/>
          </w:p>
        </w:tc>
        <w:tc>
          <w:tcPr>
            <w:tcW w:w="1530" w:type="dxa"/>
            <w:tcBorders>
              <w:top w:val="nil"/>
              <w:left w:val="nil"/>
              <w:bottom w:val="single" w:sz="8" w:space="0" w:color="auto"/>
              <w:right w:val="single" w:sz="8" w:space="0" w:color="auto"/>
            </w:tcBorders>
            <w:shd w:val="clear" w:color="000000" w:fill="C2D1EC"/>
            <w:vAlign w:val="center"/>
          </w:tcPr>
          <w:p w14:paraId="24027BC7" w14:textId="13DC36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3.2% (+/-5.5%)</w:t>
            </w:r>
          </w:p>
        </w:tc>
        <w:tc>
          <w:tcPr>
            <w:tcW w:w="1530" w:type="dxa"/>
            <w:tcBorders>
              <w:top w:val="nil"/>
              <w:left w:val="nil"/>
              <w:bottom w:val="single" w:sz="8" w:space="0" w:color="auto"/>
              <w:right w:val="single" w:sz="8" w:space="0" w:color="auto"/>
            </w:tcBorders>
            <w:shd w:val="clear" w:color="000000" w:fill="C0D0EC"/>
            <w:vAlign w:val="center"/>
          </w:tcPr>
          <w:p w14:paraId="0E533EBD" w14:textId="52C25D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(+/-3.3%)</w:t>
            </w:r>
          </w:p>
        </w:tc>
        <w:tc>
          <w:tcPr>
            <w:tcW w:w="1530" w:type="dxa"/>
            <w:tcBorders>
              <w:top w:val="nil"/>
              <w:left w:val="single" w:sz="8" w:space="0" w:color="auto"/>
              <w:bottom w:val="single" w:sz="8" w:space="0" w:color="auto"/>
              <w:right w:val="single" w:sz="8" w:space="0" w:color="auto"/>
            </w:tcBorders>
            <w:shd w:val="clear" w:color="000000" w:fill="F3D2D2"/>
            <w:vAlign w:val="center"/>
          </w:tcPr>
          <w:p w14:paraId="2A9A8A0A" w14:textId="3138DAB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(+/-0.4%)</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05AE7003" w14:textId="166240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(+/-0.2%)</w:t>
            </w:r>
          </w:p>
        </w:tc>
      </w:tr>
      <w:tr w:rsidR="00AF1BE5" w:rsidRPr="00703517" w14:paraId="0EDD216A" w14:textId="5F1C826B" w:rsidTr="005868A2">
        <w:trPr>
          <w:trHeight w:val="212"/>
          <w:jc w:val="center"/>
        </w:trPr>
        <w:tc>
          <w:tcPr>
            <w:tcW w:w="1165" w:type="dxa"/>
          </w:tcPr>
          <w:p w14:paraId="334764BD" w14:textId="3EC47D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ICASAE</w:t>
            </w:r>
          </w:p>
        </w:tc>
        <w:tc>
          <w:tcPr>
            <w:tcW w:w="2430" w:type="dxa"/>
          </w:tcPr>
          <w:p w14:paraId="54F086A4" w14:textId="7225477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Icaricia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saepiolus</w:t>
            </w:r>
            <w:proofErr w:type="spellEnd"/>
          </w:p>
        </w:tc>
        <w:tc>
          <w:tcPr>
            <w:tcW w:w="1530" w:type="dxa"/>
            <w:tcBorders>
              <w:top w:val="nil"/>
              <w:left w:val="nil"/>
              <w:bottom w:val="single" w:sz="8" w:space="0" w:color="auto"/>
              <w:right w:val="single" w:sz="8" w:space="0" w:color="auto"/>
            </w:tcBorders>
            <w:shd w:val="clear" w:color="000000" w:fill="E18686"/>
            <w:vAlign w:val="center"/>
          </w:tcPr>
          <w:p w14:paraId="2A6A3592" w14:textId="301CA4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(+/-6.7%)</w:t>
            </w:r>
          </w:p>
        </w:tc>
        <w:tc>
          <w:tcPr>
            <w:tcW w:w="1530" w:type="dxa"/>
            <w:tcBorders>
              <w:top w:val="nil"/>
              <w:left w:val="nil"/>
              <w:bottom w:val="single" w:sz="8" w:space="0" w:color="auto"/>
              <w:right w:val="single" w:sz="8" w:space="0" w:color="auto"/>
            </w:tcBorders>
            <w:shd w:val="clear" w:color="000000" w:fill="F2CDCD"/>
            <w:vAlign w:val="center"/>
          </w:tcPr>
          <w:p w14:paraId="4795DC68" w14:textId="4D9DA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(+/-5.6%)</w:t>
            </w:r>
          </w:p>
        </w:tc>
        <w:tc>
          <w:tcPr>
            <w:tcW w:w="1530" w:type="dxa"/>
            <w:tcBorders>
              <w:top w:val="nil"/>
              <w:left w:val="single" w:sz="8" w:space="0" w:color="auto"/>
              <w:bottom w:val="single" w:sz="8" w:space="0" w:color="auto"/>
              <w:right w:val="single" w:sz="8" w:space="0" w:color="auto"/>
            </w:tcBorders>
            <w:shd w:val="clear" w:color="000000" w:fill="F1C9C9"/>
            <w:vAlign w:val="center"/>
          </w:tcPr>
          <w:p w14:paraId="5B356EBA" w14:textId="272991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(+/-2.1%)</w:t>
            </w:r>
          </w:p>
        </w:tc>
        <w:tc>
          <w:tcPr>
            <w:tcW w:w="1530" w:type="dxa"/>
            <w:tcBorders>
              <w:top w:val="nil"/>
              <w:left w:val="single" w:sz="8" w:space="0" w:color="auto"/>
              <w:bottom w:val="single" w:sz="8" w:space="0" w:color="auto"/>
              <w:right w:val="single" w:sz="8" w:space="0" w:color="auto"/>
            </w:tcBorders>
            <w:shd w:val="clear" w:color="000000" w:fill="F9E7E7"/>
            <w:vAlign w:val="center"/>
          </w:tcPr>
          <w:p w14:paraId="2BE5B375" w14:textId="5B50460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(+/-1.1%)</w:t>
            </w:r>
          </w:p>
        </w:tc>
      </w:tr>
      <w:tr w:rsidR="00AF1BE5" w:rsidRPr="00703517" w14:paraId="6A52E8B3" w14:textId="7AB2C88E" w:rsidTr="005868A2">
        <w:trPr>
          <w:trHeight w:val="196"/>
          <w:jc w:val="center"/>
        </w:trPr>
        <w:tc>
          <w:tcPr>
            <w:tcW w:w="1165" w:type="dxa"/>
          </w:tcPr>
          <w:p w14:paraId="5D85AE3C" w14:textId="29293660"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LETEUR</w:t>
            </w:r>
          </w:p>
        </w:tc>
        <w:tc>
          <w:tcPr>
            <w:tcW w:w="2430" w:type="dxa"/>
          </w:tcPr>
          <w:p w14:paraId="6C7A0FA8" w14:textId="1B3325A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Lethe </w:t>
            </w:r>
            <w:proofErr w:type="spellStart"/>
            <w:r w:rsidRPr="005F09EE">
              <w:rPr>
                <w:rFonts w:ascii="Times New Roman" w:hAnsi="Times New Roman" w:cs="Times New Roman"/>
                <w:i/>
                <w:iCs/>
                <w:sz w:val="18"/>
                <w:szCs w:val="18"/>
              </w:rPr>
              <w:t>eurydice</w:t>
            </w:r>
            <w:proofErr w:type="spellEnd"/>
          </w:p>
        </w:tc>
        <w:tc>
          <w:tcPr>
            <w:tcW w:w="1530" w:type="dxa"/>
            <w:tcBorders>
              <w:top w:val="nil"/>
              <w:left w:val="nil"/>
              <w:bottom w:val="single" w:sz="8" w:space="0" w:color="auto"/>
              <w:right w:val="single" w:sz="8" w:space="0" w:color="auto"/>
            </w:tcBorders>
            <w:shd w:val="clear" w:color="000000" w:fill="7496D3"/>
            <w:vAlign w:val="center"/>
          </w:tcPr>
          <w:p w14:paraId="21B79466" w14:textId="782090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7.3% (+/-8.3%)</w:t>
            </w:r>
          </w:p>
        </w:tc>
        <w:tc>
          <w:tcPr>
            <w:tcW w:w="1530" w:type="dxa"/>
            <w:tcBorders>
              <w:top w:val="nil"/>
              <w:left w:val="nil"/>
              <w:bottom w:val="single" w:sz="8" w:space="0" w:color="auto"/>
              <w:right w:val="single" w:sz="8" w:space="0" w:color="auto"/>
            </w:tcBorders>
            <w:shd w:val="clear" w:color="000000" w:fill="678DCF"/>
            <w:vAlign w:val="center"/>
          </w:tcPr>
          <w:p w14:paraId="1AC4C3FB" w14:textId="5BCF9FB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6.7% (+/-7.5%)</w:t>
            </w:r>
          </w:p>
        </w:tc>
        <w:tc>
          <w:tcPr>
            <w:tcW w:w="1530" w:type="dxa"/>
            <w:tcBorders>
              <w:top w:val="nil"/>
              <w:left w:val="single" w:sz="8" w:space="0" w:color="auto"/>
              <w:bottom w:val="single" w:sz="8" w:space="0" w:color="auto"/>
              <w:right w:val="single" w:sz="8" w:space="0" w:color="auto"/>
            </w:tcBorders>
            <w:shd w:val="clear" w:color="000000" w:fill="B0C4E6"/>
            <w:vAlign w:val="center"/>
          </w:tcPr>
          <w:p w14:paraId="099F2D22" w14:textId="77860A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B7C9E9"/>
            <w:vAlign w:val="center"/>
          </w:tcPr>
          <w:p w14:paraId="3A9326A0" w14:textId="4165717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(+/-1.7%)</w:t>
            </w:r>
          </w:p>
        </w:tc>
      </w:tr>
      <w:tr w:rsidR="00AF1BE5" w:rsidRPr="00703517" w14:paraId="45DA2B9D" w14:textId="17F97819" w:rsidTr="005868A2">
        <w:trPr>
          <w:trHeight w:val="196"/>
          <w:jc w:val="center"/>
        </w:trPr>
        <w:tc>
          <w:tcPr>
            <w:tcW w:w="1165" w:type="dxa"/>
          </w:tcPr>
          <w:p w14:paraId="25A5D9CF" w14:textId="5DBEF4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LIMARC</w:t>
            </w:r>
          </w:p>
        </w:tc>
        <w:tc>
          <w:tcPr>
            <w:tcW w:w="2430" w:type="dxa"/>
          </w:tcPr>
          <w:p w14:paraId="66A1AB7F" w14:textId="143747F7"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archippus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633D040C" w14:textId="231A1D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(+/-6.6%)</w:t>
            </w:r>
          </w:p>
        </w:tc>
        <w:tc>
          <w:tcPr>
            <w:tcW w:w="1530" w:type="dxa"/>
            <w:tcBorders>
              <w:top w:val="nil"/>
              <w:left w:val="nil"/>
              <w:bottom w:val="single" w:sz="8" w:space="0" w:color="auto"/>
              <w:right w:val="single" w:sz="8" w:space="0" w:color="auto"/>
            </w:tcBorders>
            <w:shd w:val="clear" w:color="000000" w:fill="8FAADC"/>
            <w:vAlign w:val="center"/>
          </w:tcPr>
          <w:p w14:paraId="36D12331" w14:textId="5F467E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5.0% (+/-6.3%)</w:t>
            </w:r>
          </w:p>
        </w:tc>
        <w:tc>
          <w:tcPr>
            <w:tcW w:w="1530" w:type="dxa"/>
            <w:tcBorders>
              <w:top w:val="nil"/>
              <w:left w:val="single" w:sz="8" w:space="0" w:color="auto"/>
              <w:bottom w:val="single" w:sz="8" w:space="0" w:color="auto"/>
              <w:right w:val="single" w:sz="8" w:space="0" w:color="auto"/>
            </w:tcBorders>
            <w:shd w:val="clear" w:color="000000" w:fill="C5D3ED"/>
            <w:vAlign w:val="center"/>
          </w:tcPr>
          <w:p w14:paraId="103FD8AF" w14:textId="6397F38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(+/-2.2%)</w:t>
            </w:r>
          </w:p>
        </w:tc>
        <w:tc>
          <w:tcPr>
            <w:tcW w:w="1530" w:type="dxa"/>
            <w:tcBorders>
              <w:top w:val="nil"/>
              <w:left w:val="single" w:sz="8" w:space="0" w:color="auto"/>
              <w:bottom w:val="single" w:sz="8" w:space="0" w:color="auto"/>
              <w:right w:val="single" w:sz="8" w:space="0" w:color="auto"/>
            </w:tcBorders>
            <w:shd w:val="clear" w:color="000000" w:fill="D6E0F2"/>
            <w:vAlign w:val="center"/>
          </w:tcPr>
          <w:p w14:paraId="7C6868CB" w14:textId="67319DA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599696" w14:textId="6DEE4E89" w:rsidTr="005868A2">
        <w:trPr>
          <w:trHeight w:val="212"/>
          <w:jc w:val="center"/>
        </w:trPr>
        <w:tc>
          <w:tcPr>
            <w:tcW w:w="1165" w:type="dxa"/>
          </w:tcPr>
          <w:p w14:paraId="6FB2380A" w14:textId="73D170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LIMART</w:t>
            </w:r>
          </w:p>
        </w:tc>
        <w:tc>
          <w:tcPr>
            <w:tcW w:w="2430" w:type="dxa"/>
          </w:tcPr>
          <w:p w14:paraId="231CC435" w14:textId="27D0843B"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arthemis</w:t>
            </w:r>
            <w:proofErr w:type="spellEnd"/>
          </w:p>
        </w:tc>
        <w:tc>
          <w:tcPr>
            <w:tcW w:w="1530" w:type="dxa"/>
            <w:tcBorders>
              <w:top w:val="nil"/>
              <w:left w:val="nil"/>
              <w:bottom w:val="single" w:sz="8" w:space="0" w:color="auto"/>
              <w:right w:val="single" w:sz="8" w:space="0" w:color="auto"/>
            </w:tcBorders>
            <w:shd w:val="clear" w:color="000000" w:fill="DEE7F5"/>
            <w:vAlign w:val="center"/>
          </w:tcPr>
          <w:p w14:paraId="219FE060" w14:textId="5E7AE5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(+/-5.2%)</w:t>
            </w:r>
          </w:p>
        </w:tc>
        <w:tc>
          <w:tcPr>
            <w:tcW w:w="1530" w:type="dxa"/>
            <w:tcBorders>
              <w:top w:val="nil"/>
              <w:left w:val="nil"/>
              <w:bottom w:val="single" w:sz="8" w:space="0" w:color="auto"/>
              <w:right w:val="single" w:sz="8" w:space="0" w:color="auto"/>
            </w:tcBorders>
            <w:shd w:val="clear" w:color="000000" w:fill="CCD9EF"/>
            <w:vAlign w:val="center"/>
          </w:tcPr>
          <w:p w14:paraId="0D6F826B" w14:textId="6B057EA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(+/-5.0%)</w:t>
            </w:r>
          </w:p>
        </w:tc>
        <w:tc>
          <w:tcPr>
            <w:tcW w:w="1530" w:type="dxa"/>
            <w:tcBorders>
              <w:top w:val="nil"/>
              <w:left w:val="single" w:sz="8" w:space="0" w:color="auto"/>
              <w:bottom w:val="single" w:sz="8" w:space="0" w:color="auto"/>
              <w:right w:val="single" w:sz="8" w:space="0" w:color="auto"/>
            </w:tcBorders>
            <w:shd w:val="clear" w:color="000000" w:fill="DDE5F4"/>
            <w:vAlign w:val="center"/>
          </w:tcPr>
          <w:p w14:paraId="09EAF78D" w14:textId="2B7B9E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(+/-1.9%)</w:t>
            </w:r>
          </w:p>
        </w:tc>
        <w:tc>
          <w:tcPr>
            <w:tcW w:w="1530" w:type="dxa"/>
            <w:tcBorders>
              <w:top w:val="nil"/>
              <w:left w:val="single" w:sz="8" w:space="0" w:color="auto"/>
              <w:bottom w:val="single" w:sz="8" w:space="0" w:color="auto"/>
              <w:right w:val="single" w:sz="8" w:space="0" w:color="auto"/>
            </w:tcBorders>
            <w:shd w:val="clear" w:color="000000" w:fill="E9EEF8"/>
            <w:vAlign w:val="center"/>
          </w:tcPr>
          <w:p w14:paraId="162783F0" w14:textId="5712E43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(+/-1.7%)</w:t>
            </w:r>
          </w:p>
        </w:tc>
      </w:tr>
      <w:tr w:rsidR="00AF1BE5" w:rsidRPr="00703517" w14:paraId="4E6FA333" w14:textId="5F8EE87C" w:rsidTr="005868A2">
        <w:trPr>
          <w:trHeight w:val="196"/>
          <w:jc w:val="center"/>
        </w:trPr>
        <w:tc>
          <w:tcPr>
            <w:tcW w:w="1165" w:type="dxa"/>
          </w:tcPr>
          <w:p w14:paraId="4DDB142D" w14:textId="6CC6CA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LIMLOR</w:t>
            </w:r>
          </w:p>
        </w:tc>
        <w:tc>
          <w:tcPr>
            <w:tcW w:w="2430" w:type="dxa"/>
          </w:tcPr>
          <w:p w14:paraId="68A1F297" w14:textId="056D9970"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Limenitis </w:t>
            </w:r>
            <w:proofErr w:type="spellStart"/>
            <w:r w:rsidRPr="005F09EE">
              <w:rPr>
                <w:rFonts w:ascii="Times New Roman" w:hAnsi="Times New Roman" w:cs="Times New Roman"/>
                <w:i/>
                <w:iCs/>
                <w:sz w:val="18"/>
                <w:szCs w:val="18"/>
              </w:rPr>
              <w:t>lorquini</w:t>
            </w:r>
            <w:proofErr w:type="spellEnd"/>
          </w:p>
        </w:tc>
        <w:tc>
          <w:tcPr>
            <w:tcW w:w="1530" w:type="dxa"/>
            <w:tcBorders>
              <w:top w:val="nil"/>
              <w:left w:val="nil"/>
              <w:bottom w:val="single" w:sz="8" w:space="0" w:color="auto"/>
              <w:right w:val="single" w:sz="8" w:space="0" w:color="auto"/>
            </w:tcBorders>
            <w:shd w:val="clear" w:color="000000" w:fill="7497D4"/>
            <w:vAlign w:val="center"/>
          </w:tcPr>
          <w:p w14:paraId="27E46871" w14:textId="2FBF8D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7.2% (+/-8.9%)</w:t>
            </w:r>
          </w:p>
        </w:tc>
        <w:tc>
          <w:tcPr>
            <w:tcW w:w="1530" w:type="dxa"/>
            <w:tcBorders>
              <w:top w:val="nil"/>
              <w:left w:val="nil"/>
              <w:bottom w:val="single" w:sz="8" w:space="0" w:color="auto"/>
              <w:right w:val="single" w:sz="8" w:space="0" w:color="auto"/>
            </w:tcBorders>
            <w:shd w:val="clear" w:color="000000" w:fill="5F86CD"/>
            <w:vAlign w:val="center"/>
          </w:tcPr>
          <w:p w14:paraId="00878BE0" w14:textId="39CFD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7.1% (+/-8.8%)</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6B0DB52A" w14:textId="74D99FC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3.8% (+/-3.3%)</w:t>
            </w:r>
          </w:p>
        </w:tc>
        <w:tc>
          <w:tcPr>
            <w:tcW w:w="1530" w:type="dxa"/>
            <w:tcBorders>
              <w:top w:val="nil"/>
              <w:left w:val="single" w:sz="8" w:space="0" w:color="auto"/>
              <w:bottom w:val="single" w:sz="8" w:space="0" w:color="auto"/>
              <w:right w:val="single" w:sz="8" w:space="0" w:color="auto"/>
            </w:tcBorders>
            <w:shd w:val="clear" w:color="000000" w:fill="4472C4"/>
            <w:vAlign w:val="center"/>
          </w:tcPr>
          <w:p w14:paraId="07EBED38" w14:textId="0AA327A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(+/-3.3%)</w:t>
            </w:r>
          </w:p>
        </w:tc>
      </w:tr>
      <w:tr w:rsidR="00AF1BE5" w:rsidRPr="00703517" w14:paraId="36F47201" w14:textId="428EFB70" w:rsidTr="005868A2">
        <w:trPr>
          <w:trHeight w:val="212"/>
          <w:jc w:val="center"/>
        </w:trPr>
        <w:tc>
          <w:tcPr>
            <w:tcW w:w="1165" w:type="dxa"/>
          </w:tcPr>
          <w:p w14:paraId="33544685" w14:textId="75694F2A"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LYCDOR</w:t>
            </w:r>
          </w:p>
        </w:tc>
        <w:tc>
          <w:tcPr>
            <w:tcW w:w="2430" w:type="dxa"/>
          </w:tcPr>
          <w:p w14:paraId="43223149" w14:textId="58A4148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dorcas</w:t>
            </w:r>
            <w:proofErr w:type="spellEnd"/>
          </w:p>
        </w:tc>
        <w:tc>
          <w:tcPr>
            <w:tcW w:w="1530" w:type="dxa"/>
            <w:tcBorders>
              <w:top w:val="nil"/>
              <w:left w:val="nil"/>
              <w:bottom w:val="single" w:sz="8" w:space="0" w:color="auto"/>
              <w:right w:val="single" w:sz="8" w:space="0" w:color="auto"/>
            </w:tcBorders>
            <w:shd w:val="clear" w:color="000000" w:fill="F2CBCB"/>
            <w:vAlign w:val="center"/>
          </w:tcPr>
          <w:p w14:paraId="11C9969D" w14:textId="77DA2FE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(+/-1.7%)</w:t>
            </w:r>
          </w:p>
        </w:tc>
        <w:tc>
          <w:tcPr>
            <w:tcW w:w="1530" w:type="dxa"/>
            <w:tcBorders>
              <w:top w:val="nil"/>
              <w:left w:val="nil"/>
              <w:bottom w:val="single" w:sz="8" w:space="0" w:color="auto"/>
              <w:right w:val="single" w:sz="8" w:space="0" w:color="auto"/>
            </w:tcBorders>
            <w:shd w:val="clear" w:color="000000" w:fill="F6DEDE"/>
            <w:vAlign w:val="center"/>
          </w:tcPr>
          <w:p w14:paraId="7DA3B762" w14:textId="5EFEE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(+/-2.4%)</w:t>
            </w:r>
          </w:p>
        </w:tc>
        <w:tc>
          <w:tcPr>
            <w:tcW w:w="1530" w:type="dxa"/>
            <w:tcBorders>
              <w:top w:val="nil"/>
              <w:left w:val="single" w:sz="8" w:space="0" w:color="auto"/>
              <w:bottom w:val="single" w:sz="8" w:space="0" w:color="auto"/>
              <w:right w:val="single" w:sz="8" w:space="0" w:color="auto"/>
            </w:tcBorders>
            <w:shd w:val="clear" w:color="000000" w:fill="FCF3F3"/>
            <w:vAlign w:val="center"/>
          </w:tcPr>
          <w:p w14:paraId="0CBF2D34" w14:textId="3921704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(+/-0.5%)</w:t>
            </w:r>
          </w:p>
        </w:tc>
        <w:tc>
          <w:tcPr>
            <w:tcW w:w="1530" w:type="dxa"/>
            <w:tcBorders>
              <w:top w:val="nil"/>
              <w:left w:val="single" w:sz="8" w:space="0" w:color="auto"/>
              <w:bottom w:val="single" w:sz="8" w:space="0" w:color="auto"/>
              <w:right w:val="single" w:sz="8" w:space="0" w:color="auto"/>
            </w:tcBorders>
            <w:shd w:val="clear" w:color="000000" w:fill="FEFCFC"/>
            <w:vAlign w:val="center"/>
          </w:tcPr>
          <w:p w14:paraId="1D35EE72" w14:textId="648A317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630A6CE8" w14:textId="6E77FCC2" w:rsidTr="005868A2">
        <w:trPr>
          <w:trHeight w:val="196"/>
          <w:jc w:val="center"/>
        </w:trPr>
        <w:tc>
          <w:tcPr>
            <w:tcW w:w="1165" w:type="dxa"/>
          </w:tcPr>
          <w:p w14:paraId="2EBDF049" w14:textId="62E0646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LYCPHL</w:t>
            </w:r>
          </w:p>
        </w:tc>
        <w:tc>
          <w:tcPr>
            <w:tcW w:w="2430" w:type="dxa"/>
          </w:tcPr>
          <w:p w14:paraId="47B7E3A8" w14:textId="29B4A41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Lycaena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phlaeas</w:t>
            </w:r>
            <w:proofErr w:type="spellEnd"/>
          </w:p>
        </w:tc>
        <w:tc>
          <w:tcPr>
            <w:tcW w:w="1530" w:type="dxa"/>
            <w:tcBorders>
              <w:top w:val="nil"/>
              <w:left w:val="nil"/>
              <w:bottom w:val="single" w:sz="8" w:space="0" w:color="auto"/>
              <w:right w:val="single" w:sz="8" w:space="0" w:color="auto"/>
            </w:tcBorders>
            <w:shd w:val="clear" w:color="000000" w:fill="9EB6E1"/>
            <w:vAlign w:val="center"/>
          </w:tcPr>
          <w:p w14:paraId="74A57447" w14:textId="6151B7E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5.1% (+/-6.2%)</w:t>
            </w:r>
          </w:p>
        </w:tc>
        <w:tc>
          <w:tcPr>
            <w:tcW w:w="1530" w:type="dxa"/>
            <w:tcBorders>
              <w:top w:val="nil"/>
              <w:left w:val="nil"/>
              <w:bottom w:val="single" w:sz="8" w:space="0" w:color="auto"/>
              <w:right w:val="single" w:sz="8" w:space="0" w:color="auto"/>
            </w:tcBorders>
            <w:shd w:val="clear" w:color="000000" w:fill="A2B9E2"/>
            <w:vAlign w:val="center"/>
          </w:tcPr>
          <w:p w14:paraId="0A6AB63E" w14:textId="74A942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(+/-5.5%)</w:t>
            </w:r>
          </w:p>
        </w:tc>
        <w:tc>
          <w:tcPr>
            <w:tcW w:w="1530" w:type="dxa"/>
            <w:tcBorders>
              <w:top w:val="nil"/>
              <w:left w:val="single" w:sz="8" w:space="0" w:color="auto"/>
              <w:bottom w:val="single" w:sz="8" w:space="0" w:color="auto"/>
              <w:right w:val="single" w:sz="8" w:space="0" w:color="auto"/>
            </w:tcBorders>
            <w:shd w:val="clear" w:color="000000" w:fill="D3DEF2"/>
            <w:vAlign w:val="center"/>
          </w:tcPr>
          <w:p w14:paraId="3ADE121C" w14:textId="75E23B3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(+/-1.7%)</w:t>
            </w:r>
          </w:p>
        </w:tc>
        <w:tc>
          <w:tcPr>
            <w:tcW w:w="1530" w:type="dxa"/>
            <w:tcBorders>
              <w:top w:val="nil"/>
              <w:left w:val="single" w:sz="8" w:space="0" w:color="auto"/>
              <w:bottom w:val="single" w:sz="8" w:space="0" w:color="auto"/>
              <w:right w:val="single" w:sz="8" w:space="0" w:color="auto"/>
            </w:tcBorders>
            <w:shd w:val="clear" w:color="000000" w:fill="DFE7F5"/>
            <w:vAlign w:val="center"/>
          </w:tcPr>
          <w:p w14:paraId="74698EBD" w14:textId="0DAAD8D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(+/-2.0%)</w:t>
            </w:r>
          </w:p>
        </w:tc>
      </w:tr>
      <w:tr w:rsidR="00AF1BE5" w:rsidRPr="00703517" w14:paraId="2FD36F06" w14:textId="0DEEFB5E" w:rsidTr="005868A2">
        <w:trPr>
          <w:trHeight w:val="212"/>
          <w:jc w:val="center"/>
        </w:trPr>
        <w:tc>
          <w:tcPr>
            <w:tcW w:w="1165" w:type="dxa"/>
          </w:tcPr>
          <w:p w14:paraId="4D53278C" w14:textId="3F1D529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NEOMEN</w:t>
            </w:r>
          </w:p>
        </w:tc>
        <w:tc>
          <w:tcPr>
            <w:tcW w:w="2430" w:type="dxa"/>
          </w:tcPr>
          <w:p w14:paraId="0A20FECE" w14:textId="1208A5E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Neophasia</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menapia</w:t>
            </w:r>
            <w:proofErr w:type="spellEnd"/>
          </w:p>
        </w:tc>
        <w:tc>
          <w:tcPr>
            <w:tcW w:w="1530" w:type="dxa"/>
            <w:tcBorders>
              <w:top w:val="nil"/>
              <w:left w:val="nil"/>
              <w:bottom w:val="single" w:sz="8" w:space="0" w:color="auto"/>
              <w:right w:val="single" w:sz="8" w:space="0" w:color="auto"/>
            </w:tcBorders>
            <w:shd w:val="clear" w:color="000000" w:fill="6F93D2"/>
            <w:vAlign w:val="center"/>
          </w:tcPr>
          <w:p w14:paraId="2EDBC941" w14:textId="5E41AB4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7.5% (+/-7.8%)</w:t>
            </w:r>
          </w:p>
        </w:tc>
        <w:tc>
          <w:tcPr>
            <w:tcW w:w="1530" w:type="dxa"/>
            <w:tcBorders>
              <w:top w:val="nil"/>
              <w:left w:val="nil"/>
              <w:bottom w:val="single" w:sz="8" w:space="0" w:color="auto"/>
              <w:right w:val="single" w:sz="8" w:space="0" w:color="auto"/>
            </w:tcBorders>
            <w:shd w:val="clear" w:color="000000" w:fill="698ED0"/>
            <w:vAlign w:val="center"/>
          </w:tcPr>
          <w:p w14:paraId="40C480BB" w14:textId="3857009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6.6% (+/-8.5%)</w:t>
            </w:r>
          </w:p>
        </w:tc>
        <w:tc>
          <w:tcPr>
            <w:tcW w:w="1530" w:type="dxa"/>
            <w:tcBorders>
              <w:top w:val="nil"/>
              <w:left w:val="single" w:sz="8" w:space="0" w:color="auto"/>
              <w:bottom w:val="single" w:sz="8" w:space="0" w:color="auto"/>
              <w:right w:val="single" w:sz="8" w:space="0" w:color="auto"/>
            </w:tcBorders>
            <w:shd w:val="clear" w:color="000000" w:fill="4C78C7"/>
            <w:vAlign w:val="center"/>
          </w:tcPr>
          <w:p w14:paraId="4D8B4FAA" w14:textId="2D01918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(+/-3.1%)</w:t>
            </w:r>
          </w:p>
        </w:tc>
        <w:tc>
          <w:tcPr>
            <w:tcW w:w="1530" w:type="dxa"/>
            <w:tcBorders>
              <w:top w:val="nil"/>
              <w:left w:val="single" w:sz="8" w:space="0" w:color="auto"/>
              <w:bottom w:val="single" w:sz="8" w:space="0" w:color="auto"/>
              <w:right w:val="single" w:sz="8" w:space="0" w:color="auto"/>
            </w:tcBorders>
            <w:shd w:val="clear" w:color="000000" w:fill="527DC9"/>
            <w:vAlign w:val="center"/>
          </w:tcPr>
          <w:p w14:paraId="747BFC67" w14:textId="4C81CEB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(+/-3.0%)</w:t>
            </w:r>
          </w:p>
        </w:tc>
      </w:tr>
      <w:tr w:rsidR="00AF1BE5" w:rsidRPr="00703517" w14:paraId="7BA27DB7" w14:textId="1545A5AB" w:rsidTr="005868A2">
        <w:trPr>
          <w:trHeight w:val="196"/>
          <w:jc w:val="center"/>
        </w:trPr>
        <w:tc>
          <w:tcPr>
            <w:tcW w:w="1165" w:type="dxa"/>
          </w:tcPr>
          <w:p w14:paraId="050FBD5B" w14:textId="4A50AE3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NYMANT</w:t>
            </w:r>
          </w:p>
        </w:tc>
        <w:tc>
          <w:tcPr>
            <w:tcW w:w="2430" w:type="dxa"/>
          </w:tcPr>
          <w:p w14:paraId="47DFF844" w14:textId="70D27A8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antiopa</w:t>
            </w:r>
            <w:proofErr w:type="spellEnd"/>
          </w:p>
        </w:tc>
        <w:tc>
          <w:tcPr>
            <w:tcW w:w="1530" w:type="dxa"/>
            <w:tcBorders>
              <w:top w:val="nil"/>
              <w:left w:val="nil"/>
              <w:bottom w:val="single" w:sz="8" w:space="0" w:color="auto"/>
              <w:right w:val="single" w:sz="8" w:space="0" w:color="auto"/>
            </w:tcBorders>
            <w:shd w:val="clear" w:color="000000" w:fill="CBD8EF"/>
            <w:vAlign w:val="center"/>
          </w:tcPr>
          <w:p w14:paraId="764428FC" w14:textId="5F23AA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(+/-5.1%)</w:t>
            </w:r>
          </w:p>
        </w:tc>
        <w:tc>
          <w:tcPr>
            <w:tcW w:w="1530" w:type="dxa"/>
            <w:tcBorders>
              <w:top w:val="nil"/>
              <w:left w:val="nil"/>
              <w:bottom w:val="single" w:sz="8" w:space="0" w:color="auto"/>
              <w:right w:val="single" w:sz="8" w:space="0" w:color="auto"/>
            </w:tcBorders>
            <w:shd w:val="clear" w:color="000000" w:fill="C7D5EE"/>
            <w:vAlign w:val="center"/>
          </w:tcPr>
          <w:p w14:paraId="2FE5350C" w14:textId="20A9BD5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(+/-4.5%)</w:t>
            </w:r>
          </w:p>
        </w:tc>
        <w:tc>
          <w:tcPr>
            <w:tcW w:w="1530" w:type="dxa"/>
            <w:tcBorders>
              <w:top w:val="nil"/>
              <w:left w:val="single" w:sz="8" w:space="0" w:color="auto"/>
              <w:bottom w:val="single" w:sz="8" w:space="0" w:color="auto"/>
              <w:right w:val="single" w:sz="8" w:space="0" w:color="auto"/>
            </w:tcBorders>
            <w:shd w:val="clear" w:color="000000" w:fill="C8D5EE"/>
            <w:vAlign w:val="center"/>
          </w:tcPr>
          <w:p w14:paraId="0730DD9D" w14:textId="7A78D2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(+/-2.4%)</w:t>
            </w:r>
          </w:p>
        </w:tc>
        <w:tc>
          <w:tcPr>
            <w:tcW w:w="1530" w:type="dxa"/>
            <w:tcBorders>
              <w:top w:val="nil"/>
              <w:left w:val="single" w:sz="8" w:space="0" w:color="auto"/>
              <w:bottom w:val="single" w:sz="8" w:space="0" w:color="auto"/>
              <w:right w:val="single" w:sz="8" w:space="0" w:color="auto"/>
            </w:tcBorders>
            <w:shd w:val="clear" w:color="000000" w:fill="DDE6F5"/>
            <w:vAlign w:val="center"/>
          </w:tcPr>
          <w:p w14:paraId="78B271C0" w14:textId="2AD7E5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(+/-2.4%)</w:t>
            </w:r>
          </w:p>
        </w:tc>
      </w:tr>
      <w:tr w:rsidR="00AF1BE5" w:rsidRPr="00703517" w14:paraId="41BE8857" w14:textId="61A515F8" w:rsidTr="005868A2">
        <w:trPr>
          <w:trHeight w:val="212"/>
          <w:jc w:val="center"/>
        </w:trPr>
        <w:tc>
          <w:tcPr>
            <w:tcW w:w="1165" w:type="dxa"/>
          </w:tcPr>
          <w:p w14:paraId="1F7080FD" w14:textId="5AF73A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NYMCAL</w:t>
            </w:r>
          </w:p>
        </w:tc>
        <w:tc>
          <w:tcPr>
            <w:tcW w:w="2430" w:type="dxa"/>
          </w:tcPr>
          <w:p w14:paraId="3A11355D" w14:textId="55B4139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californica</w:t>
            </w:r>
          </w:p>
        </w:tc>
        <w:tc>
          <w:tcPr>
            <w:tcW w:w="1530" w:type="dxa"/>
            <w:tcBorders>
              <w:top w:val="nil"/>
              <w:left w:val="nil"/>
              <w:bottom w:val="single" w:sz="8" w:space="0" w:color="auto"/>
              <w:right w:val="single" w:sz="8" w:space="0" w:color="auto"/>
            </w:tcBorders>
            <w:shd w:val="clear" w:color="000000" w:fill="86A4D9"/>
            <w:vAlign w:val="center"/>
          </w:tcPr>
          <w:p w14:paraId="41390741" w14:textId="36C306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6.3% (+/-5.7%)</w:t>
            </w:r>
          </w:p>
        </w:tc>
        <w:tc>
          <w:tcPr>
            <w:tcW w:w="1530" w:type="dxa"/>
            <w:tcBorders>
              <w:top w:val="nil"/>
              <w:left w:val="nil"/>
              <w:bottom w:val="single" w:sz="8" w:space="0" w:color="auto"/>
              <w:right w:val="single" w:sz="8" w:space="0" w:color="auto"/>
            </w:tcBorders>
            <w:shd w:val="clear" w:color="000000" w:fill="6F92D2"/>
            <w:vAlign w:val="center"/>
          </w:tcPr>
          <w:p w14:paraId="43D8139E" w14:textId="22FCFF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(+/-5.6%)</w:t>
            </w:r>
          </w:p>
        </w:tc>
        <w:tc>
          <w:tcPr>
            <w:tcW w:w="1530" w:type="dxa"/>
            <w:tcBorders>
              <w:top w:val="nil"/>
              <w:left w:val="single" w:sz="8" w:space="0" w:color="auto"/>
              <w:bottom w:val="single" w:sz="8" w:space="0" w:color="auto"/>
              <w:right w:val="single" w:sz="8" w:space="0" w:color="auto"/>
            </w:tcBorders>
            <w:shd w:val="clear" w:color="000000" w:fill="DAE3F4"/>
            <w:vAlign w:val="center"/>
          </w:tcPr>
          <w:p w14:paraId="5375676B" w14:textId="2236FCE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(+/-0.5%)</w:t>
            </w:r>
          </w:p>
        </w:tc>
        <w:tc>
          <w:tcPr>
            <w:tcW w:w="1530" w:type="dxa"/>
            <w:tcBorders>
              <w:top w:val="nil"/>
              <w:left w:val="single" w:sz="8" w:space="0" w:color="auto"/>
              <w:bottom w:val="single" w:sz="8" w:space="0" w:color="auto"/>
              <w:right w:val="single" w:sz="8" w:space="0" w:color="auto"/>
            </w:tcBorders>
            <w:shd w:val="clear" w:color="000000" w:fill="C7D5EE"/>
            <w:vAlign w:val="center"/>
          </w:tcPr>
          <w:p w14:paraId="5A0D5799" w14:textId="51F103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(+/-0.8%)</w:t>
            </w:r>
          </w:p>
        </w:tc>
      </w:tr>
      <w:tr w:rsidR="00AF1BE5" w:rsidRPr="00703517" w14:paraId="0AD344EC" w14:textId="20538655" w:rsidTr="005868A2">
        <w:trPr>
          <w:trHeight w:val="196"/>
          <w:jc w:val="center"/>
        </w:trPr>
        <w:tc>
          <w:tcPr>
            <w:tcW w:w="1165" w:type="dxa"/>
          </w:tcPr>
          <w:p w14:paraId="6165D14B" w14:textId="299964A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NYML-A</w:t>
            </w:r>
          </w:p>
        </w:tc>
        <w:tc>
          <w:tcPr>
            <w:tcW w:w="2430" w:type="dxa"/>
          </w:tcPr>
          <w:p w14:paraId="1A1B1E8A" w14:textId="786073A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Nymphalis</w:t>
            </w:r>
            <w:proofErr w:type="spellEnd"/>
            <w:r w:rsidRPr="005F09EE">
              <w:rPr>
                <w:rFonts w:ascii="Times New Roman" w:hAnsi="Times New Roman" w:cs="Times New Roman"/>
                <w:i/>
                <w:iCs/>
                <w:sz w:val="18"/>
                <w:szCs w:val="18"/>
              </w:rPr>
              <w:t xml:space="preserve"> l-album</w:t>
            </w:r>
          </w:p>
        </w:tc>
        <w:tc>
          <w:tcPr>
            <w:tcW w:w="1530" w:type="dxa"/>
            <w:tcBorders>
              <w:top w:val="nil"/>
              <w:left w:val="nil"/>
              <w:bottom w:val="single" w:sz="8" w:space="0" w:color="auto"/>
              <w:right w:val="single" w:sz="8" w:space="0" w:color="auto"/>
            </w:tcBorders>
            <w:shd w:val="clear" w:color="000000" w:fill="DD7878"/>
            <w:vAlign w:val="center"/>
          </w:tcPr>
          <w:p w14:paraId="1D6F4404" w14:textId="50DFC84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(+/-6.5%)</w:t>
            </w:r>
          </w:p>
        </w:tc>
        <w:tc>
          <w:tcPr>
            <w:tcW w:w="1530" w:type="dxa"/>
            <w:tcBorders>
              <w:top w:val="nil"/>
              <w:left w:val="nil"/>
              <w:bottom w:val="single" w:sz="8" w:space="0" w:color="auto"/>
              <w:right w:val="single" w:sz="8" w:space="0" w:color="auto"/>
            </w:tcBorders>
            <w:shd w:val="clear" w:color="000000" w:fill="E69A9A"/>
            <w:vAlign w:val="center"/>
          </w:tcPr>
          <w:p w14:paraId="5091038D" w14:textId="14F2554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(+/-6.8%)</w:t>
            </w:r>
          </w:p>
        </w:tc>
        <w:tc>
          <w:tcPr>
            <w:tcW w:w="1530" w:type="dxa"/>
            <w:tcBorders>
              <w:top w:val="nil"/>
              <w:left w:val="single" w:sz="8" w:space="0" w:color="auto"/>
              <w:bottom w:val="single" w:sz="8" w:space="0" w:color="auto"/>
              <w:right w:val="single" w:sz="8" w:space="0" w:color="auto"/>
            </w:tcBorders>
            <w:shd w:val="clear" w:color="000000" w:fill="EEBABA"/>
            <w:vAlign w:val="center"/>
          </w:tcPr>
          <w:p w14:paraId="6642179B" w14:textId="7385AE3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-1.0% (+/-2.6%)</w:t>
            </w:r>
          </w:p>
        </w:tc>
        <w:tc>
          <w:tcPr>
            <w:tcW w:w="1530" w:type="dxa"/>
            <w:tcBorders>
              <w:top w:val="nil"/>
              <w:left w:val="single" w:sz="8" w:space="0" w:color="auto"/>
              <w:bottom w:val="single" w:sz="8" w:space="0" w:color="auto"/>
              <w:right w:val="single" w:sz="8" w:space="0" w:color="auto"/>
            </w:tcBorders>
            <w:shd w:val="clear" w:color="000000" w:fill="F5D7D7"/>
            <w:vAlign w:val="center"/>
          </w:tcPr>
          <w:p w14:paraId="109077EB" w14:textId="6DFD74F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(+/-1.9%)</w:t>
            </w:r>
          </w:p>
        </w:tc>
      </w:tr>
      <w:tr w:rsidR="00AF1BE5" w:rsidRPr="00703517" w14:paraId="0A0BC32A" w14:textId="42B3559D" w:rsidTr="005868A2">
        <w:trPr>
          <w:trHeight w:val="212"/>
          <w:jc w:val="center"/>
        </w:trPr>
        <w:tc>
          <w:tcPr>
            <w:tcW w:w="1165" w:type="dxa"/>
          </w:tcPr>
          <w:p w14:paraId="42B00B08" w14:textId="6FAA687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OCHSYL</w:t>
            </w:r>
          </w:p>
        </w:tc>
        <w:tc>
          <w:tcPr>
            <w:tcW w:w="2430" w:type="dxa"/>
          </w:tcPr>
          <w:p w14:paraId="76A4102A" w14:textId="27429C4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Ochlodes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sylvanoides</w:t>
            </w:r>
            <w:proofErr w:type="spellEnd"/>
          </w:p>
        </w:tc>
        <w:tc>
          <w:tcPr>
            <w:tcW w:w="1530" w:type="dxa"/>
            <w:tcBorders>
              <w:top w:val="nil"/>
              <w:left w:val="nil"/>
              <w:bottom w:val="single" w:sz="8" w:space="0" w:color="auto"/>
              <w:right w:val="single" w:sz="8" w:space="0" w:color="auto"/>
            </w:tcBorders>
            <w:shd w:val="clear" w:color="000000" w:fill="6B90D1"/>
            <w:vAlign w:val="center"/>
          </w:tcPr>
          <w:p w14:paraId="0F0D1F6F" w14:textId="09A70E0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7.7% (+/-8.4%)</w:t>
            </w:r>
          </w:p>
        </w:tc>
        <w:tc>
          <w:tcPr>
            <w:tcW w:w="1530" w:type="dxa"/>
            <w:tcBorders>
              <w:top w:val="nil"/>
              <w:left w:val="nil"/>
              <w:bottom w:val="single" w:sz="8" w:space="0" w:color="auto"/>
              <w:right w:val="single" w:sz="8" w:space="0" w:color="auto"/>
            </w:tcBorders>
            <w:shd w:val="clear" w:color="000000" w:fill="6F92D2"/>
            <w:vAlign w:val="center"/>
          </w:tcPr>
          <w:p w14:paraId="057BA8B0" w14:textId="44C5CBC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(+/-7.7%)</w:t>
            </w:r>
          </w:p>
        </w:tc>
        <w:tc>
          <w:tcPr>
            <w:tcW w:w="1530" w:type="dxa"/>
            <w:tcBorders>
              <w:top w:val="nil"/>
              <w:left w:val="single" w:sz="8" w:space="0" w:color="auto"/>
              <w:bottom w:val="single" w:sz="8" w:space="0" w:color="auto"/>
              <w:right w:val="single" w:sz="8" w:space="0" w:color="auto"/>
            </w:tcBorders>
            <w:shd w:val="clear" w:color="000000" w:fill="85A3D9"/>
            <w:vAlign w:val="center"/>
          </w:tcPr>
          <w:p w14:paraId="740326B9" w14:textId="28E7A7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(+/-2.2%)</w:t>
            </w:r>
          </w:p>
        </w:tc>
        <w:tc>
          <w:tcPr>
            <w:tcW w:w="1530" w:type="dxa"/>
            <w:tcBorders>
              <w:top w:val="nil"/>
              <w:left w:val="single" w:sz="8" w:space="0" w:color="auto"/>
              <w:bottom w:val="single" w:sz="8" w:space="0" w:color="auto"/>
              <w:right w:val="single" w:sz="8" w:space="0" w:color="auto"/>
            </w:tcBorders>
            <w:shd w:val="clear" w:color="000000" w:fill="7698D4"/>
            <w:vAlign w:val="center"/>
          </w:tcPr>
          <w:p w14:paraId="37F18FA7" w14:textId="45EBE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(+/-2.3%)</w:t>
            </w:r>
          </w:p>
        </w:tc>
      </w:tr>
      <w:tr w:rsidR="00AF1BE5" w:rsidRPr="00703517" w14:paraId="55B2E8C4" w14:textId="0E1CD593" w:rsidTr="005868A2">
        <w:trPr>
          <w:trHeight w:val="196"/>
          <w:jc w:val="center"/>
        </w:trPr>
        <w:tc>
          <w:tcPr>
            <w:tcW w:w="1165" w:type="dxa"/>
          </w:tcPr>
          <w:p w14:paraId="7C2211E6" w14:textId="1ACA4FE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OENBOR</w:t>
            </w:r>
          </w:p>
        </w:tc>
        <w:tc>
          <w:tcPr>
            <w:tcW w:w="2430" w:type="dxa"/>
          </w:tcPr>
          <w:p w14:paraId="42159878" w14:textId="4172F18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bore</w:t>
            </w:r>
          </w:p>
        </w:tc>
        <w:tc>
          <w:tcPr>
            <w:tcW w:w="1530" w:type="dxa"/>
            <w:tcBorders>
              <w:top w:val="nil"/>
              <w:left w:val="nil"/>
              <w:bottom w:val="single" w:sz="8" w:space="0" w:color="auto"/>
              <w:right w:val="single" w:sz="8" w:space="0" w:color="auto"/>
            </w:tcBorders>
            <w:shd w:val="clear" w:color="000000" w:fill="E28B8B"/>
            <w:vAlign w:val="center"/>
          </w:tcPr>
          <w:p w14:paraId="51870D6F" w14:textId="7A36E3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(+/-4.9%)</w:t>
            </w:r>
          </w:p>
        </w:tc>
        <w:tc>
          <w:tcPr>
            <w:tcW w:w="1530" w:type="dxa"/>
            <w:tcBorders>
              <w:top w:val="nil"/>
              <w:left w:val="nil"/>
              <w:bottom w:val="single" w:sz="8" w:space="0" w:color="auto"/>
              <w:right w:val="single" w:sz="8" w:space="0" w:color="auto"/>
            </w:tcBorders>
            <w:shd w:val="clear" w:color="000000" w:fill="C00000"/>
            <w:vAlign w:val="center"/>
          </w:tcPr>
          <w:p w14:paraId="451B2CFF" w14:textId="64529CF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(+/-7.1%)</w:t>
            </w:r>
          </w:p>
        </w:tc>
        <w:tc>
          <w:tcPr>
            <w:tcW w:w="1530" w:type="dxa"/>
            <w:tcBorders>
              <w:top w:val="nil"/>
              <w:left w:val="single" w:sz="8" w:space="0" w:color="auto"/>
              <w:bottom w:val="single" w:sz="8" w:space="0" w:color="auto"/>
              <w:right w:val="single" w:sz="8" w:space="0" w:color="auto"/>
            </w:tcBorders>
            <w:shd w:val="clear" w:color="000000" w:fill="CF3F3F"/>
            <w:vAlign w:val="center"/>
          </w:tcPr>
          <w:p w14:paraId="3E9A0C07" w14:textId="6E0BBEF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(+/-3.7%)</w:t>
            </w:r>
          </w:p>
        </w:tc>
        <w:tc>
          <w:tcPr>
            <w:tcW w:w="1530" w:type="dxa"/>
            <w:tcBorders>
              <w:top w:val="nil"/>
              <w:left w:val="single" w:sz="8" w:space="0" w:color="auto"/>
              <w:bottom w:val="single" w:sz="8" w:space="0" w:color="auto"/>
              <w:right w:val="single" w:sz="8" w:space="0" w:color="auto"/>
            </w:tcBorders>
            <w:shd w:val="clear" w:color="000000" w:fill="E59696"/>
            <w:vAlign w:val="center"/>
          </w:tcPr>
          <w:p w14:paraId="36CC36C5" w14:textId="72B697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-1.2% (+/-4.0%)</w:t>
            </w:r>
          </w:p>
        </w:tc>
      </w:tr>
      <w:tr w:rsidR="00AF1BE5" w:rsidRPr="00703517" w14:paraId="42D69C48" w14:textId="68F5C545" w:rsidTr="005868A2">
        <w:trPr>
          <w:trHeight w:val="212"/>
          <w:jc w:val="center"/>
        </w:trPr>
        <w:tc>
          <w:tcPr>
            <w:tcW w:w="1165" w:type="dxa"/>
          </w:tcPr>
          <w:p w14:paraId="7586A727" w14:textId="51B8086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OENCHR</w:t>
            </w:r>
          </w:p>
        </w:tc>
        <w:tc>
          <w:tcPr>
            <w:tcW w:w="2430" w:type="dxa"/>
          </w:tcPr>
          <w:p w14:paraId="49C77549" w14:textId="71A9247B"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chryxus</w:t>
            </w:r>
            <w:proofErr w:type="spellEnd"/>
          </w:p>
        </w:tc>
        <w:tc>
          <w:tcPr>
            <w:tcW w:w="1530" w:type="dxa"/>
            <w:tcBorders>
              <w:top w:val="nil"/>
              <w:left w:val="nil"/>
              <w:bottom w:val="single" w:sz="8" w:space="0" w:color="auto"/>
              <w:right w:val="single" w:sz="8" w:space="0" w:color="auto"/>
            </w:tcBorders>
            <w:shd w:val="clear" w:color="000000" w:fill="E9A7A7"/>
            <w:vAlign w:val="center"/>
          </w:tcPr>
          <w:p w14:paraId="03EB3D93" w14:textId="184E50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(+/-2.5%)</w:t>
            </w:r>
          </w:p>
        </w:tc>
        <w:tc>
          <w:tcPr>
            <w:tcW w:w="1530" w:type="dxa"/>
            <w:tcBorders>
              <w:top w:val="nil"/>
              <w:left w:val="nil"/>
              <w:bottom w:val="single" w:sz="8" w:space="0" w:color="auto"/>
              <w:right w:val="single" w:sz="8" w:space="0" w:color="auto"/>
            </w:tcBorders>
            <w:shd w:val="clear" w:color="000000" w:fill="F9EAEA"/>
            <w:vAlign w:val="center"/>
          </w:tcPr>
          <w:p w14:paraId="72A5F1E3" w14:textId="2A47796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(+/-2.8%)</w:t>
            </w:r>
          </w:p>
        </w:tc>
        <w:tc>
          <w:tcPr>
            <w:tcW w:w="1530" w:type="dxa"/>
            <w:tcBorders>
              <w:top w:val="nil"/>
              <w:left w:val="single" w:sz="8" w:space="0" w:color="auto"/>
              <w:bottom w:val="single" w:sz="8" w:space="0" w:color="auto"/>
              <w:right w:val="single" w:sz="8" w:space="0" w:color="auto"/>
            </w:tcBorders>
            <w:shd w:val="clear" w:color="000000" w:fill="F7E0E0"/>
            <w:vAlign w:val="center"/>
          </w:tcPr>
          <w:p w14:paraId="633D8839" w14:textId="525F54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(+/-1.2%)</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A9FEF2A" w14:textId="426DCC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r>
      <w:tr w:rsidR="00AF1BE5" w:rsidRPr="00703517" w14:paraId="2B05C2EE" w14:textId="3AA90402" w:rsidTr="005868A2">
        <w:trPr>
          <w:trHeight w:val="196"/>
          <w:jc w:val="center"/>
        </w:trPr>
        <w:tc>
          <w:tcPr>
            <w:tcW w:w="1165" w:type="dxa"/>
          </w:tcPr>
          <w:p w14:paraId="383721C3" w14:textId="2F6337CB"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OENJUT</w:t>
            </w:r>
          </w:p>
        </w:tc>
        <w:tc>
          <w:tcPr>
            <w:tcW w:w="2430" w:type="dxa"/>
          </w:tcPr>
          <w:p w14:paraId="361718BF" w14:textId="00E96B5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jutta</w:t>
            </w:r>
            <w:proofErr w:type="spellEnd"/>
          </w:p>
        </w:tc>
        <w:tc>
          <w:tcPr>
            <w:tcW w:w="1530" w:type="dxa"/>
            <w:tcBorders>
              <w:top w:val="nil"/>
              <w:left w:val="nil"/>
              <w:bottom w:val="single" w:sz="8" w:space="0" w:color="auto"/>
              <w:right w:val="single" w:sz="8" w:space="0" w:color="auto"/>
            </w:tcBorders>
            <w:shd w:val="clear" w:color="000000" w:fill="DE7A7A"/>
            <w:vAlign w:val="center"/>
          </w:tcPr>
          <w:p w14:paraId="2F1D283C" w14:textId="45AC41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(+/-5.5%)</w:t>
            </w:r>
          </w:p>
        </w:tc>
        <w:tc>
          <w:tcPr>
            <w:tcW w:w="1530" w:type="dxa"/>
            <w:tcBorders>
              <w:top w:val="nil"/>
              <w:left w:val="nil"/>
              <w:bottom w:val="single" w:sz="8" w:space="0" w:color="auto"/>
              <w:right w:val="single" w:sz="8" w:space="0" w:color="auto"/>
            </w:tcBorders>
            <w:shd w:val="clear" w:color="000000" w:fill="ECB4B4"/>
            <w:vAlign w:val="center"/>
          </w:tcPr>
          <w:p w14:paraId="0C9D5F44" w14:textId="03FA12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(+/-3.8%)</w:t>
            </w:r>
          </w:p>
        </w:tc>
        <w:tc>
          <w:tcPr>
            <w:tcW w:w="1530" w:type="dxa"/>
            <w:tcBorders>
              <w:top w:val="nil"/>
              <w:left w:val="single" w:sz="8" w:space="0" w:color="auto"/>
              <w:bottom w:val="single" w:sz="8" w:space="0" w:color="auto"/>
              <w:right w:val="single" w:sz="8" w:space="0" w:color="auto"/>
            </w:tcBorders>
            <w:shd w:val="clear" w:color="000000" w:fill="F6DCDC"/>
            <w:vAlign w:val="center"/>
          </w:tcPr>
          <w:p w14:paraId="0C5C6289" w14:textId="62C73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single" w:sz="8" w:space="0" w:color="auto"/>
              <w:bottom w:val="single" w:sz="8" w:space="0" w:color="auto"/>
              <w:right w:val="single" w:sz="8" w:space="0" w:color="auto"/>
            </w:tcBorders>
            <w:shd w:val="clear" w:color="000000" w:fill="FDF9F9"/>
            <w:vAlign w:val="center"/>
          </w:tcPr>
          <w:p w14:paraId="4F3CE966" w14:textId="2C38DB5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63FF1DE3" w14:textId="341EAAE5" w:rsidTr="005868A2">
        <w:trPr>
          <w:trHeight w:val="196"/>
          <w:jc w:val="center"/>
        </w:trPr>
        <w:tc>
          <w:tcPr>
            <w:tcW w:w="1165" w:type="dxa"/>
          </w:tcPr>
          <w:p w14:paraId="5A26B6C8" w14:textId="631A5C6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OENMEL</w:t>
            </w:r>
          </w:p>
        </w:tc>
        <w:tc>
          <w:tcPr>
            <w:tcW w:w="2430" w:type="dxa"/>
          </w:tcPr>
          <w:p w14:paraId="1A3F0481" w14:textId="15C878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D55555"/>
            <w:vAlign w:val="center"/>
          </w:tcPr>
          <w:p w14:paraId="7E9C8746" w14:textId="0F00F5A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(+/-3.7%)</w:t>
            </w:r>
          </w:p>
        </w:tc>
        <w:tc>
          <w:tcPr>
            <w:tcW w:w="1530" w:type="dxa"/>
            <w:tcBorders>
              <w:top w:val="nil"/>
              <w:left w:val="nil"/>
              <w:bottom w:val="single" w:sz="8" w:space="0" w:color="auto"/>
              <w:right w:val="single" w:sz="8" w:space="0" w:color="auto"/>
            </w:tcBorders>
            <w:shd w:val="clear" w:color="000000" w:fill="D75D5D"/>
            <w:vAlign w:val="center"/>
          </w:tcPr>
          <w:p w14:paraId="55FE9465" w14:textId="481718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(+/-4.3%)</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228FCC39" w14:textId="764D3AA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(+/-2.1%)</w:t>
            </w:r>
          </w:p>
        </w:tc>
        <w:tc>
          <w:tcPr>
            <w:tcW w:w="1530" w:type="dxa"/>
            <w:tcBorders>
              <w:top w:val="nil"/>
              <w:left w:val="single" w:sz="8" w:space="0" w:color="auto"/>
              <w:bottom w:val="single" w:sz="8" w:space="0" w:color="auto"/>
              <w:right w:val="single" w:sz="8" w:space="0" w:color="auto"/>
            </w:tcBorders>
            <w:shd w:val="clear" w:color="000000" w:fill="F2CACA"/>
            <w:vAlign w:val="center"/>
          </w:tcPr>
          <w:p w14:paraId="019A5EE8" w14:textId="38049AD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(+/-2.1%)</w:t>
            </w:r>
          </w:p>
        </w:tc>
      </w:tr>
      <w:tr w:rsidR="00AF1BE5" w:rsidRPr="00703517" w14:paraId="09E17B4C" w14:textId="5DC13044" w:rsidTr="005868A2">
        <w:trPr>
          <w:trHeight w:val="212"/>
          <w:jc w:val="center"/>
        </w:trPr>
        <w:tc>
          <w:tcPr>
            <w:tcW w:w="1165" w:type="dxa"/>
          </w:tcPr>
          <w:p w14:paraId="592C1383" w14:textId="31D7025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OENPOL</w:t>
            </w:r>
          </w:p>
        </w:tc>
        <w:tc>
          <w:tcPr>
            <w:tcW w:w="2430" w:type="dxa"/>
          </w:tcPr>
          <w:p w14:paraId="0AF5795C" w14:textId="46CFE64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Oeneis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polixenes</w:t>
            </w:r>
            <w:proofErr w:type="spellEnd"/>
          </w:p>
        </w:tc>
        <w:tc>
          <w:tcPr>
            <w:tcW w:w="1530" w:type="dxa"/>
            <w:tcBorders>
              <w:top w:val="nil"/>
              <w:left w:val="nil"/>
              <w:bottom w:val="single" w:sz="8" w:space="0" w:color="auto"/>
              <w:right w:val="single" w:sz="8" w:space="0" w:color="auto"/>
            </w:tcBorders>
            <w:shd w:val="clear" w:color="000000" w:fill="F9FBFD"/>
            <w:vAlign w:val="center"/>
          </w:tcPr>
          <w:p w14:paraId="063D8010" w14:textId="65A33A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(+/-5.6%)</w:t>
            </w:r>
          </w:p>
        </w:tc>
        <w:tc>
          <w:tcPr>
            <w:tcW w:w="1530" w:type="dxa"/>
            <w:tcBorders>
              <w:top w:val="nil"/>
              <w:left w:val="nil"/>
              <w:bottom w:val="single" w:sz="8" w:space="0" w:color="auto"/>
              <w:right w:val="single" w:sz="8" w:space="0" w:color="auto"/>
            </w:tcBorders>
            <w:shd w:val="clear" w:color="000000" w:fill="E28C8C"/>
            <w:vAlign w:val="center"/>
          </w:tcPr>
          <w:p w14:paraId="00669DCA" w14:textId="63FC3D1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(+/-5.2%)</w:t>
            </w:r>
          </w:p>
        </w:tc>
        <w:tc>
          <w:tcPr>
            <w:tcW w:w="1530" w:type="dxa"/>
            <w:tcBorders>
              <w:top w:val="nil"/>
              <w:left w:val="single" w:sz="8" w:space="0" w:color="auto"/>
              <w:bottom w:val="single" w:sz="8" w:space="0" w:color="auto"/>
              <w:right w:val="single" w:sz="8" w:space="0" w:color="auto"/>
            </w:tcBorders>
            <w:shd w:val="clear" w:color="000000" w:fill="E8A2A2"/>
            <w:vAlign w:val="center"/>
          </w:tcPr>
          <w:p w14:paraId="7BBFF5CB" w14:textId="48629FD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4D5D5"/>
            <w:vAlign w:val="center"/>
          </w:tcPr>
          <w:p w14:paraId="0E455B6C" w14:textId="76F717F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(+/-1.9%)</w:t>
            </w:r>
          </w:p>
        </w:tc>
      </w:tr>
      <w:tr w:rsidR="00AF1BE5" w:rsidRPr="00703517" w14:paraId="406E8E6D" w14:textId="6AA3AD7F" w:rsidTr="005868A2">
        <w:trPr>
          <w:trHeight w:val="196"/>
          <w:jc w:val="center"/>
        </w:trPr>
        <w:tc>
          <w:tcPr>
            <w:tcW w:w="1165" w:type="dxa"/>
          </w:tcPr>
          <w:p w14:paraId="2B199E13" w14:textId="6988A34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PAPMAC</w:t>
            </w:r>
          </w:p>
        </w:tc>
        <w:tc>
          <w:tcPr>
            <w:tcW w:w="2430" w:type="dxa"/>
          </w:tcPr>
          <w:p w14:paraId="10D1F7B4" w14:textId="30C337C2"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machaon</w:t>
            </w:r>
            <w:proofErr w:type="spellEnd"/>
          </w:p>
        </w:tc>
        <w:tc>
          <w:tcPr>
            <w:tcW w:w="1530" w:type="dxa"/>
            <w:tcBorders>
              <w:top w:val="nil"/>
              <w:left w:val="nil"/>
              <w:bottom w:val="single" w:sz="8" w:space="0" w:color="auto"/>
              <w:right w:val="single" w:sz="8" w:space="0" w:color="auto"/>
            </w:tcBorders>
            <w:shd w:val="clear" w:color="000000" w:fill="CE3939"/>
            <w:vAlign w:val="center"/>
          </w:tcPr>
          <w:p w14:paraId="62185BBA" w14:textId="3D40EF3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-4.0% (+/-5.1%)</w:t>
            </w:r>
          </w:p>
        </w:tc>
        <w:tc>
          <w:tcPr>
            <w:tcW w:w="1530" w:type="dxa"/>
            <w:tcBorders>
              <w:top w:val="nil"/>
              <w:left w:val="nil"/>
              <w:bottom w:val="single" w:sz="8" w:space="0" w:color="auto"/>
              <w:right w:val="single" w:sz="8" w:space="0" w:color="auto"/>
            </w:tcBorders>
            <w:shd w:val="clear" w:color="000000" w:fill="DA6D6D"/>
            <w:vAlign w:val="center"/>
          </w:tcPr>
          <w:p w14:paraId="5B83D645" w14:textId="03BF3E4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(+/-4.1%)</w:t>
            </w:r>
          </w:p>
        </w:tc>
        <w:tc>
          <w:tcPr>
            <w:tcW w:w="1530" w:type="dxa"/>
            <w:tcBorders>
              <w:top w:val="nil"/>
              <w:left w:val="single" w:sz="8" w:space="0" w:color="auto"/>
              <w:bottom w:val="single" w:sz="8" w:space="0" w:color="auto"/>
              <w:right w:val="single" w:sz="8" w:space="0" w:color="auto"/>
            </w:tcBorders>
            <w:shd w:val="clear" w:color="000000" w:fill="E69C9C"/>
            <w:vAlign w:val="center"/>
          </w:tcPr>
          <w:p w14:paraId="6BBFFDE4" w14:textId="5CAF228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-1.4% (+/-2.9%)</w:t>
            </w:r>
          </w:p>
        </w:tc>
        <w:tc>
          <w:tcPr>
            <w:tcW w:w="1530" w:type="dxa"/>
            <w:tcBorders>
              <w:top w:val="nil"/>
              <w:left w:val="single" w:sz="8" w:space="0" w:color="auto"/>
              <w:bottom w:val="single" w:sz="8" w:space="0" w:color="auto"/>
              <w:right w:val="single" w:sz="8" w:space="0" w:color="auto"/>
            </w:tcBorders>
            <w:shd w:val="clear" w:color="000000" w:fill="EDB8B8"/>
            <w:vAlign w:val="center"/>
          </w:tcPr>
          <w:p w14:paraId="3F7BF217" w14:textId="4A94E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(+/-2.9%)</w:t>
            </w:r>
          </w:p>
        </w:tc>
      </w:tr>
      <w:tr w:rsidR="00AF1BE5" w:rsidRPr="00703517" w14:paraId="0ECFFC5A" w14:textId="577402F4" w:rsidTr="005868A2">
        <w:trPr>
          <w:trHeight w:val="212"/>
          <w:jc w:val="center"/>
        </w:trPr>
        <w:tc>
          <w:tcPr>
            <w:tcW w:w="1165" w:type="dxa"/>
          </w:tcPr>
          <w:p w14:paraId="3AC70AA8" w14:textId="7250045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PAPZEL</w:t>
            </w:r>
          </w:p>
        </w:tc>
        <w:tc>
          <w:tcPr>
            <w:tcW w:w="2430" w:type="dxa"/>
          </w:tcPr>
          <w:p w14:paraId="00F0A0B5" w14:textId="4C3EE18C"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Papilio</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zelicaon</w:t>
            </w:r>
            <w:proofErr w:type="spellEnd"/>
          </w:p>
        </w:tc>
        <w:tc>
          <w:tcPr>
            <w:tcW w:w="1530" w:type="dxa"/>
            <w:tcBorders>
              <w:top w:val="nil"/>
              <w:left w:val="nil"/>
              <w:bottom w:val="single" w:sz="8" w:space="0" w:color="auto"/>
              <w:right w:val="single" w:sz="8" w:space="0" w:color="auto"/>
            </w:tcBorders>
            <w:shd w:val="clear" w:color="000000" w:fill="AEC2E6"/>
            <w:vAlign w:val="center"/>
          </w:tcPr>
          <w:p w14:paraId="2A51F2C8" w14:textId="0648251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(+/-4.3%)</w:t>
            </w:r>
          </w:p>
        </w:tc>
        <w:tc>
          <w:tcPr>
            <w:tcW w:w="1530" w:type="dxa"/>
            <w:tcBorders>
              <w:top w:val="nil"/>
              <w:left w:val="nil"/>
              <w:bottom w:val="single" w:sz="8" w:space="0" w:color="auto"/>
              <w:right w:val="single" w:sz="8" w:space="0" w:color="auto"/>
            </w:tcBorders>
            <w:shd w:val="clear" w:color="000000" w:fill="9EB6E1"/>
            <w:vAlign w:val="center"/>
          </w:tcPr>
          <w:p w14:paraId="24DBB0E2" w14:textId="5465614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4.3% (+/-4.1%)</w:t>
            </w:r>
          </w:p>
        </w:tc>
        <w:tc>
          <w:tcPr>
            <w:tcW w:w="1530" w:type="dxa"/>
            <w:tcBorders>
              <w:top w:val="nil"/>
              <w:left w:val="single" w:sz="8" w:space="0" w:color="auto"/>
              <w:bottom w:val="single" w:sz="8" w:space="0" w:color="auto"/>
              <w:right w:val="single" w:sz="8" w:space="0" w:color="auto"/>
            </w:tcBorders>
            <w:shd w:val="clear" w:color="000000" w:fill="ABC0E5"/>
            <w:vAlign w:val="center"/>
          </w:tcPr>
          <w:p w14:paraId="1B1DA55C" w14:textId="292637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(+/-1.6%)</w:t>
            </w:r>
          </w:p>
        </w:tc>
        <w:tc>
          <w:tcPr>
            <w:tcW w:w="1530" w:type="dxa"/>
            <w:tcBorders>
              <w:top w:val="nil"/>
              <w:left w:val="single" w:sz="8" w:space="0" w:color="auto"/>
              <w:bottom w:val="single" w:sz="8" w:space="0" w:color="auto"/>
              <w:right w:val="single" w:sz="8" w:space="0" w:color="auto"/>
            </w:tcBorders>
            <w:shd w:val="clear" w:color="000000" w:fill="B1C4E7"/>
            <w:vAlign w:val="center"/>
          </w:tcPr>
          <w:p w14:paraId="5B5D6EAF" w14:textId="15E6C1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(+/-1.3%)</w:t>
            </w:r>
          </w:p>
        </w:tc>
      </w:tr>
      <w:tr w:rsidR="00AF1BE5" w:rsidRPr="00703517" w14:paraId="3849F696" w14:textId="21E23763" w:rsidTr="005868A2">
        <w:trPr>
          <w:trHeight w:val="196"/>
          <w:jc w:val="center"/>
        </w:trPr>
        <w:tc>
          <w:tcPr>
            <w:tcW w:w="1165" w:type="dxa"/>
          </w:tcPr>
          <w:p w14:paraId="45E99366" w14:textId="47FDA49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PARCLO</w:t>
            </w:r>
          </w:p>
        </w:tc>
        <w:tc>
          <w:tcPr>
            <w:tcW w:w="2430" w:type="dxa"/>
          </w:tcPr>
          <w:p w14:paraId="2CC87DC2" w14:textId="235F8A0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Parnassius </w:t>
            </w:r>
            <w:proofErr w:type="spellStart"/>
            <w:r w:rsidRPr="005F09EE">
              <w:rPr>
                <w:rFonts w:ascii="Times New Roman" w:hAnsi="Times New Roman" w:cs="Times New Roman"/>
                <w:i/>
                <w:iCs/>
                <w:sz w:val="18"/>
                <w:szCs w:val="18"/>
              </w:rPr>
              <w:t>clodius</w:t>
            </w:r>
            <w:proofErr w:type="spellEnd"/>
          </w:p>
        </w:tc>
        <w:tc>
          <w:tcPr>
            <w:tcW w:w="1530" w:type="dxa"/>
            <w:tcBorders>
              <w:top w:val="nil"/>
              <w:left w:val="nil"/>
              <w:bottom w:val="single" w:sz="8" w:space="0" w:color="auto"/>
              <w:right w:val="single" w:sz="8" w:space="0" w:color="auto"/>
            </w:tcBorders>
            <w:shd w:val="clear" w:color="000000" w:fill="9AB3DF"/>
            <w:vAlign w:val="center"/>
          </w:tcPr>
          <w:p w14:paraId="228D3CD1" w14:textId="3424EF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5.3% (+/-5.0%)</w:t>
            </w:r>
          </w:p>
        </w:tc>
        <w:tc>
          <w:tcPr>
            <w:tcW w:w="1530" w:type="dxa"/>
            <w:tcBorders>
              <w:top w:val="nil"/>
              <w:left w:val="nil"/>
              <w:bottom w:val="single" w:sz="8" w:space="0" w:color="auto"/>
              <w:right w:val="single" w:sz="8" w:space="0" w:color="auto"/>
            </w:tcBorders>
            <w:shd w:val="clear" w:color="000000" w:fill="6F92D2"/>
            <w:vAlign w:val="center"/>
          </w:tcPr>
          <w:p w14:paraId="1F62E064" w14:textId="082D541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6.4% (+/-6.1%)</w:t>
            </w:r>
          </w:p>
        </w:tc>
        <w:tc>
          <w:tcPr>
            <w:tcW w:w="1530" w:type="dxa"/>
            <w:tcBorders>
              <w:top w:val="nil"/>
              <w:left w:val="single" w:sz="8" w:space="0" w:color="auto"/>
              <w:bottom w:val="single" w:sz="8" w:space="0" w:color="auto"/>
              <w:right w:val="single" w:sz="8" w:space="0" w:color="auto"/>
            </w:tcBorders>
            <w:shd w:val="clear" w:color="000000" w:fill="80A0D7"/>
            <w:vAlign w:val="center"/>
          </w:tcPr>
          <w:p w14:paraId="2F47143A" w14:textId="3A241E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(+/-1.8%)</w:t>
            </w:r>
          </w:p>
        </w:tc>
        <w:tc>
          <w:tcPr>
            <w:tcW w:w="1530" w:type="dxa"/>
            <w:tcBorders>
              <w:top w:val="nil"/>
              <w:left w:val="single" w:sz="8" w:space="0" w:color="auto"/>
              <w:bottom w:val="single" w:sz="8" w:space="0" w:color="auto"/>
              <w:right w:val="single" w:sz="8" w:space="0" w:color="auto"/>
            </w:tcBorders>
            <w:shd w:val="clear" w:color="000000" w:fill="A8BEE4"/>
            <w:vAlign w:val="center"/>
          </w:tcPr>
          <w:p w14:paraId="54DFBBE0" w14:textId="69BC84F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(+/-1.4%)</w:t>
            </w:r>
          </w:p>
        </w:tc>
      </w:tr>
      <w:tr w:rsidR="00AF1BE5" w:rsidRPr="00703517" w14:paraId="2502DDFC" w14:textId="35FF376C" w:rsidTr="005868A2">
        <w:trPr>
          <w:trHeight w:val="212"/>
          <w:jc w:val="center"/>
        </w:trPr>
        <w:tc>
          <w:tcPr>
            <w:tcW w:w="1165" w:type="dxa"/>
          </w:tcPr>
          <w:p w14:paraId="223C03D8" w14:textId="7FE1DC07"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PHYTHA</w:t>
            </w:r>
          </w:p>
        </w:tc>
        <w:tc>
          <w:tcPr>
            <w:tcW w:w="2430" w:type="dxa"/>
          </w:tcPr>
          <w:p w14:paraId="736C4770" w14:textId="23401EE4"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Phyciodes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tharos</w:t>
            </w:r>
            <w:proofErr w:type="spellEnd"/>
          </w:p>
        </w:tc>
        <w:tc>
          <w:tcPr>
            <w:tcW w:w="1530" w:type="dxa"/>
            <w:tcBorders>
              <w:top w:val="nil"/>
              <w:left w:val="nil"/>
              <w:bottom w:val="single" w:sz="8" w:space="0" w:color="auto"/>
              <w:right w:val="single" w:sz="8" w:space="0" w:color="auto"/>
            </w:tcBorders>
            <w:shd w:val="clear" w:color="000000" w:fill="EEF2FA"/>
            <w:vAlign w:val="center"/>
          </w:tcPr>
          <w:p w14:paraId="1BFD88F4" w14:textId="2E0114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(+/-1.4%)</w:t>
            </w:r>
          </w:p>
        </w:tc>
        <w:tc>
          <w:tcPr>
            <w:tcW w:w="1530" w:type="dxa"/>
            <w:tcBorders>
              <w:top w:val="nil"/>
              <w:left w:val="nil"/>
              <w:bottom w:val="single" w:sz="8" w:space="0" w:color="auto"/>
              <w:right w:val="single" w:sz="8" w:space="0" w:color="auto"/>
            </w:tcBorders>
            <w:shd w:val="clear" w:color="000000" w:fill="F0F4FB"/>
            <w:vAlign w:val="center"/>
          </w:tcPr>
          <w:p w14:paraId="687BB674" w14:textId="4A7809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(+/-1.2%)</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6D137AB9" w14:textId="2A12C8C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1F57EB58" w14:textId="15D28E2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(+/-0.2%)</w:t>
            </w:r>
          </w:p>
        </w:tc>
      </w:tr>
      <w:tr w:rsidR="00AF1BE5" w:rsidRPr="00703517" w14:paraId="1EAD8F02" w14:textId="1E5699EC" w:rsidTr="005868A2">
        <w:trPr>
          <w:trHeight w:val="196"/>
          <w:jc w:val="center"/>
        </w:trPr>
        <w:tc>
          <w:tcPr>
            <w:tcW w:w="1165" w:type="dxa"/>
          </w:tcPr>
          <w:p w14:paraId="40884228" w14:textId="4467D951"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PIEOLE</w:t>
            </w:r>
          </w:p>
        </w:tc>
        <w:tc>
          <w:tcPr>
            <w:tcW w:w="2430" w:type="dxa"/>
          </w:tcPr>
          <w:p w14:paraId="465EC87B" w14:textId="6DEDE891"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Pieris oleracea</w:t>
            </w:r>
          </w:p>
        </w:tc>
        <w:tc>
          <w:tcPr>
            <w:tcW w:w="1530" w:type="dxa"/>
            <w:tcBorders>
              <w:top w:val="nil"/>
              <w:left w:val="nil"/>
              <w:bottom w:val="single" w:sz="8" w:space="0" w:color="auto"/>
              <w:right w:val="single" w:sz="8" w:space="0" w:color="auto"/>
            </w:tcBorders>
            <w:shd w:val="clear" w:color="000000" w:fill="CBD8EF"/>
            <w:vAlign w:val="center"/>
          </w:tcPr>
          <w:p w14:paraId="3D3DE941" w14:textId="1AEBDD2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(+/-2.6%)</w:t>
            </w:r>
          </w:p>
        </w:tc>
        <w:tc>
          <w:tcPr>
            <w:tcW w:w="1530" w:type="dxa"/>
            <w:tcBorders>
              <w:top w:val="nil"/>
              <w:left w:val="nil"/>
              <w:bottom w:val="single" w:sz="8" w:space="0" w:color="auto"/>
              <w:right w:val="single" w:sz="8" w:space="0" w:color="auto"/>
            </w:tcBorders>
            <w:shd w:val="clear" w:color="000000" w:fill="D7E1F3"/>
            <w:vAlign w:val="center"/>
          </w:tcPr>
          <w:p w14:paraId="0B2A42E6" w14:textId="1BF4C5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c>
          <w:tcPr>
            <w:tcW w:w="1530" w:type="dxa"/>
            <w:tcBorders>
              <w:top w:val="nil"/>
              <w:left w:val="single" w:sz="8" w:space="0" w:color="auto"/>
              <w:bottom w:val="single" w:sz="8" w:space="0" w:color="auto"/>
              <w:right w:val="single" w:sz="8" w:space="0" w:color="auto"/>
            </w:tcBorders>
            <w:shd w:val="clear" w:color="000000" w:fill="C9D7EE"/>
            <w:vAlign w:val="center"/>
          </w:tcPr>
          <w:p w14:paraId="6F5534B0" w14:textId="42BC7AA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(+/-2.2%)</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32D33A8D" w14:textId="65C66F7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(+/-2.0%)</w:t>
            </w:r>
          </w:p>
        </w:tc>
      </w:tr>
      <w:tr w:rsidR="00AF1BE5" w:rsidRPr="00703517" w14:paraId="575BC9F0" w14:textId="06B66F46" w:rsidTr="005868A2">
        <w:trPr>
          <w:trHeight w:val="212"/>
          <w:jc w:val="center"/>
        </w:trPr>
        <w:tc>
          <w:tcPr>
            <w:tcW w:w="1165" w:type="dxa"/>
          </w:tcPr>
          <w:p w14:paraId="0389556C" w14:textId="528242DF"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PIERAP</w:t>
            </w:r>
          </w:p>
        </w:tc>
        <w:tc>
          <w:tcPr>
            <w:tcW w:w="2430" w:type="dxa"/>
          </w:tcPr>
          <w:p w14:paraId="469ED0D3" w14:textId="5AFFF76A"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Pieris </w:t>
            </w:r>
            <w:proofErr w:type="spellStart"/>
            <w:r w:rsidRPr="005F09EE">
              <w:rPr>
                <w:rFonts w:ascii="Times New Roman" w:hAnsi="Times New Roman" w:cs="Times New Roman"/>
                <w:i/>
                <w:iCs/>
                <w:sz w:val="18"/>
                <w:szCs w:val="18"/>
              </w:rPr>
              <w:t>rapae</w:t>
            </w:r>
            <w:proofErr w:type="spellEnd"/>
          </w:p>
        </w:tc>
        <w:tc>
          <w:tcPr>
            <w:tcW w:w="1530" w:type="dxa"/>
            <w:tcBorders>
              <w:top w:val="nil"/>
              <w:left w:val="nil"/>
              <w:bottom w:val="single" w:sz="8" w:space="0" w:color="auto"/>
              <w:right w:val="single" w:sz="8" w:space="0" w:color="auto"/>
            </w:tcBorders>
            <w:shd w:val="clear" w:color="000000" w:fill="6289CE"/>
            <w:vAlign w:val="center"/>
          </w:tcPr>
          <w:p w14:paraId="55BDF828" w14:textId="314EE2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(+/-9.7%)</w:t>
            </w:r>
          </w:p>
        </w:tc>
        <w:tc>
          <w:tcPr>
            <w:tcW w:w="1530" w:type="dxa"/>
            <w:tcBorders>
              <w:top w:val="nil"/>
              <w:left w:val="nil"/>
              <w:bottom w:val="single" w:sz="8" w:space="0" w:color="auto"/>
              <w:right w:val="single" w:sz="8" w:space="0" w:color="auto"/>
            </w:tcBorders>
            <w:shd w:val="clear" w:color="000000" w:fill="4774C5"/>
            <w:vAlign w:val="center"/>
          </w:tcPr>
          <w:p w14:paraId="73E5F7A3" w14:textId="5666E6D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8.2% (+/-9.1%)</w:t>
            </w:r>
          </w:p>
        </w:tc>
        <w:tc>
          <w:tcPr>
            <w:tcW w:w="1530" w:type="dxa"/>
            <w:tcBorders>
              <w:top w:val="nil"/>
              <w:left w:val="single" w:sz="8" w:space="0" w:color="auto"/>
              <w:bottom w:val="single" w:sz="8" w:space="0" w:color="auto"/>
              <w:right w:val="single" w:sz="8" w:space="0" w:color="auto"/>
            </w:tcBorders>
            <w:shd w:val="clear" w:color="000000" w:fill="E4EBF7"/>
            <w:vAlign w:val="center"/>
          </w:tcPr>
          <w:p w14:paraId="585A11A3" w14:textId="01DB1BE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(+/-1.2%)</w:t>
            </w:r>
          </w:p>
        </w:tc>
        <w:tc>
          <w:tcPr>
            <w:tcW w:w="1530" w:type="dxa"/>
            <w:tcBorders>
              <w:top w:val="nil"/>
              <w:left w:val="single" w:sz="8" w:space="0" w:color="auto"/>
              <w:bottom w:val="single" w:sz="8" w:space="0" w:color="auto"/>
              <w:right w:val="single" w:sz="8" w:space="0" w:color="auto"/>
            </w:tcBorders>
            <w:shd w:val="clear" w:color="000000" w:fill="D5DFF2"/>
            <w:vAlign w:val="center"/>
          </w:tcPr>
          <w:p w14:paraId="126389F0" w14:textId="515ED2D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(+/-1.9%)</w:t>
            </w:r>
          </w:p>
        </w:tc>
      </w:tr>
      <w:tr w:rsidR="00AF1BE5" w:rsidRPr="00703517" w14:paraId="0433F23E" w14:textId="2BCF173A" w:rsidTr="005868A2">
        <w:trPr>
          <w:trHeight w:val="196"/>
          <w:jc w:val="center"/>
        </w:trPr>
        <w:tc>
          <w:tcPr>
            <w:tcW w:w="1165" w:type="dxa"/>
          </w:tcPr>
          <w:p w14:paraId="3E7797AF" w14:textId="3220CDA4"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PLEIDA</w:t>
            </w:r>
          </w:p>
        </w:tc>
        <w:tc>
          <w:tcPr>
            <w:tcW w:w="2430" w:type="dxa"/>
          </w:tcPr>
          <w:p w14:paraId="0D02F2EA" w14:textId="28C3775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idas</w:t>
            </w:r>
            <w:proofErr w:type="spellEnd"/>
          </w:p>
        </w:tc>
        <w:tc>
          <w:tcPr>
            <w:tcW w:w="1530" w:type="dxa"/>
            <w:tcBorders>
              <w:top w:val="nil"/>
              <w:left w:val="nil"/>
              <w:bottom w:val="single" w:sz="8" w:space="0" w:color="auto"/>
              <w:right w:val="single" w:sz="8" w:space="0" w:color="auto"/>
            </w:tcBorders>
            <w:shd w:val="clear" w:color="000000" w:fill="DC7171"/>
            <w:vAlign w:val="center"/>
          </w:tcPr>
          <w:p w14:paraId="452DA26C" w14:textId="2760AE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-2.9% (+/-4.2%)</w:t>
            </w:r>
          </w:p>
        </w:tc>
        <w:tc>
          <w:tcPr>
            <w:tcW w:w="1530" w:type="dxa"/>
            <w:tcBorders>
              <w:top w:val="nil"/>
              <w:left w:val="nil"/>
              <w:bottom w:val="single" w:sz="8" w:space="0" w:color="auto"/>
              <w:right w:val="single" w:sz="8" w:space="0" w:color="auto"/>
            </w:tcBorders>
            <w:shd w:val="clear" w:color="000000" w:fill="F0C2C2"/>
            <w:vAlign w:val="center"/>
          </w:tcPr>
          <w:p w14:paraId="02BCD18B" w14:textId="6D70511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-1.5% (+/-3.9%)</w:t>
            </w:r>
          </w:p>
        </w:tc>
        <w:tc>
          <w:tcPr>
            <w:tcW w:w="1530" w:type="dxa"/>
            <w:tcBorders>
              <w:top w:val="nil"/>
              <w:left w:val="single" w:sz="8" w:space="0" w:color="auto"/>
              <w:bottom w:val="single" w:sz="8" w:space="0" w:color="auto"/>
              <w:right w:val="single" w:sz="8" w:space="0" w:color="auto"/>
            </w:tcBorders>
            <w:shd w:val="clear" w:color="000000" w:fill="F3D0D0"/>
            <w:vAlign w:val="center"/>
          </w:tcPr>
          <w:p w14:paraId="20BF7FD7" w14:textId="082E51D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(+/-1.6%)</w:t>
            </w:r>
          </w:p>
        </w:tc>
        <w:tc>
          <w:tcPr>
            <w:tcW w:w="1530" w:type="dxa"/>
            <w:tcBorders>
              <w:top w:val="nil"/>
              <w:left w:val="single" w:sz="8" w:space="0" w:color="auto"/>
              <w:bottom w:val="single" w:sz="8" w:space="0" w:color="auto"/>
              <w:right w:val="single" w:sz="8" w:space="0" w:color="auto"/>
            </w:tcBorders>
            <w:shd w:val="clear" w:color="000000" w:fill="FBF1F1"/>
            <w:vAlign w:val="center"/>
          </w:tcPr>
          <w:p w14:paraId="6D981360" w14:textId="3A9686F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(+/-0.9%)</w:t>
            </w:r>
          </w:p>
        </w:tc>
      </w:tr>
      <w:tr w:rsidR="00AF1BE5" w:rsidRPr="00703517" w14:paraId="7320867B" w14:textId="16BCB133" w:rsidTr="005868A2">
        <w:trPr>
          <w:trHeight w:val="212"/>
          <w:jc w:val="center"/>
        </w:trPr>
        <w:tc>
          <w:tcPr>
            <w:tcW w:w="1165" w:type="dxa"/>
          </w:tcPr>
          <w:p w14:paraId="0229BE05" w14:textId="3D947AA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lastRenderedPageBreak/>
              <w:t>PLEMEL</w:t>
            </w:r>
          </w:p>
        </w:tc>
        <w:tc>
          <w:tcPr>
            <w:tcW w:w="2430" w:type="dxa"/>
          </w:tcPr>
          <w:p w14:paraId="166B715A" w14:textId="6DC6630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Plebejus</w:t>
            </w:r>
            <w:proofErr w:type="spellEnd"/>
            <w:r w:rsidRPr="005F09EE">
              <w:rPr>
                <w:rFonts w:ascii="Times New Roman" w:hAnsi="Times New Roman" w:cs="Times New Roman"/>
                <w:i/>
                <w:iCs/>
                <w:sz w:val="18"/>
                <w:szCs w:val="18"/>
              </w:rPr>
              <w:t xml:space="preserve"> melissa</w:t>
            </w:r>
          </w:p>
        </w:tc>
        <w:tc>
          <w:tcPr>
            <w:tcW w:w="1530" w:type="dxa"/>
            <w:tcBorders>
              <w:top w:val="nil"/>
              <w:left w:val="nil"/>
              <w:bottom w:val="single" w:sz="8" w:space="0" w:color="auto"/>
              <w:right w:val="single" w:sz="8" w:space="0" w:color="auto"/>
            </w:tcBorders>
            <w:shd w:val="clear" w:color="000000" w:fill="FAEEEE"/>
            <w:vAlign w:val="center"/>
          </w:tcPr>
          <w:p w14:paraId="32E851A1" w14:textId="6DFAFBB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(+/-4.7%)</w:t>
            </w:r>
          </w:p>
        </w:tc>
        <w:tc>
          <w:tcPr>
            <w:tcW w:w="1530" w:type="dxa"/>
            <w:tcBorders>
              <w:top w:val="nil"/>
              <w:left w:val="nil"/>
              <w:bottom w:val="single" w:sz="8" w:space="0" w:color="auto"/>
              <w:right w:val="single" w:sz="8" w:space="0" w:color="auto"/>
            </w:tcBorders>
            <w:shd w:val="clear" w:color="000000" w:fill="EBAEAE"/>
            <w:vAlign w:val="center"/>
          </w:tcPr>
          <w:p w14:paraId="1590665B" w14:textId="05C258C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(+/-3.4%)</w:t>
            </w:r>
          </w:p>
        </w:tc>
        <w:tc>
          <w:tcPr>
            <w:tcW w:w="1530" w:type="dxa"/>
            <w:tcBorders>
              <w:top w:val="nil"/>
              <w:left w:val="single" w:sz="8" w:space="0" w:color="auto"/>
              <w:bottom w:val="single" w:sz="8" w:space="0" w:color="auto"/>
              <w:right w:val="single" w:sz="8" w:space="0" w:color="auto"/>
            </w:tcBorders>
            <w:shd w:val="clear" w:color="000000" w:fill="CA2A2A"/>
            <w:vAlign w:val="center"/>
          </w:tcPr>
          <w:p w14:paraId="5FB374DE" w14:textId="48552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(+/-3.1%)</w:t>
            </w:r>
          </w:p>
        </w:tc>
        <w:tc>
          <w:tcPr>
            <w:tcW w:w="1530" w:type="dxa"/>
            <w:tcBorders>
              <w:top w:val="nil"/>
              <w:left w:val="single" w:sz="8" w:space="0" w:color="auto"/>
              <w:bottom w:val="single" w:sz="8" w:space="0" w:color="auto"/>
              <w:right w:val="single" w:sz="8" w:space="0" w:color="auto"/>
            </w:tcBorders>
            <w:shd w:val="clear" w:color="000000" w:fill="C92525"/>
            <w:vAlign w:val="center"/>
          </w:tcPr>
          <w:p w14:paraId="02975141" w14:textId="1E25C16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(+/-2.4%)</w:t>
            </w:r>
          </w:p>
        </w:tc>
      </w:tr>
      <w:tr w:rsidR="00AF1BE5" w:rsidRPr="00703517" w14:paraId="7C6C8D06" w14:textId="2F8B5B12" w:rsidTr="005868A2">
        <w:trPr>
          <w:trHeight w:val="196"/>
          <w:jc w:val="center"/>
        </w:trPr>
        <w:tc>
          <w:tcPr>
            <w:tcW w:w="1165" w:type="dxa"/>
          </w:tcPr>
          <w:p w14:paraId="53F864EB" w14:textId="62D8418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POAHOB</w:t>
            </w:r>
          </w:p>
        </w:tc>
        <w:tc>
          <w:tcPr>
            <w:tcW w:w="2430" w:type="dxa"/>
          </w:tcPr>
          <w:p w14:paraId="7B446ECC" w14:textId="6ED0F6C0"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Poanes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hobomok</w:t>
            </w:r>
            <w:proofErr w:type="spellEnd"/>
          </w:p>
        </w:tc>
        <w:tc>
          <w:tcPr>
            <w:tcW w:w="1530" w:type="dxa"/>
            <w:tcBorders>
              <w:top w:val="nil"/>
              <w:left w:val="nil"/>
              <w:bottom w:val="single" w:sz="8" w:space="0" w:color="auto"/>
              <w:right w:val="single" w:sz="8" w:space="0" w:color="auto"/>
            </w:tcBorders>
            <w:shd w:val="clear" w:color="000000" w:fill="BACBEA"/>
            <w:vAlign w:val="center"/>
          </w:tcPr>
          <w:p w14:paraId="0B5B89BD" w14:textId="3FAFB3C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(+/-3.8%)</w:t>
            </w:r>
          </w:p>
        </w:tc>
        <w:tc>
          <w:tcPr>
            <w:tcW w:w="1530" w:type="dxa"/>
            <w:tcBorders>
              <w:top w:val="nil"/>
              <w:left w:val="nil"/>
              <w:bottom w:val="single" w:sz="8" w:space="0" w:color="auto"/>
              <w:right w:val="single" w:sz="8" w:space="0" w:color="auto"/>
            </w:tcBorders>
            <w:shd w:val="clear" w:color="000000" w:fill="A7BDE4"/>
            <w:vAlign w:val="center"/>
          </w:tcPr>
          <w:p w14:paraId="51BFD46D" w14:textId="7A63FE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3.9% (+/-4.3%)</w:t>
            </w:r>
          </w:p>
        </w:tc>
        <w:tc>
          <w:tcPr>
            <w:tcW w:w="1530" w:type="dxa"/>
            <w:tcBorders>
              <w:top w:val="nil"/>
              <w:left w:val="single" w:sz="8" w:space="0" w:color="auto"/>
              <w:bottom w:val="single" w:sz="8" w:space="0" w:color="auto"/>
              <w:right w:val="single" w:sz="8" w:space="0" w:color="auto"/>
            </w:tcBorders>
            <w:shd w:val="clear" w:color="000000" w:fill="83A2D8"/>
            <w:vAlign w:val="center"/>
          </w:tcPr>
          <w:p w14:paraId="47453F5A" w14:textId="19D7286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2.6% (+/-2.8%)</w:t>
            </w:r>
          </w:p>
        </w:tc>
        <w:tc>
          <w:tcPr>
            <w:tcW w:w="1530" w:type="dxa"/>
            <w:tcBorders>
              <w:top w:val="nil"/>
              <w:left w:val="single" w:sz="8" w:space="0" w:color="auto"/>
              <w:bottom w:val="single" w:sz="8" w:space="0" w:color="auto"/>
              <w:right w:val="single" w:sz="8" w:space="0" w:color="auto"/>
            </w:tcBorders>
            <w:shd w:val="clear" w:color="000000" w:fill="95AFDE"/>
            <w:vAlign w:val="center"/>
          </w:tcPr>
          <w:p w14:paraId="469C2CCC" w14:textId="206046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(+/-2.8%)</w:t>
            </w:r>
          </w:p>
        </w:tc>
      </w:tr>
      <w:tr w:rsidR="00AF1BE5" w:rsidRPr="00703517" w14:paraId="1FF8BF0D" w14:textId="569C1284" w:rsidTr="005868A2">
        <w:trPr>
          <w:trHeight w:val="212"/>
          <w:jc w:val="center"/>
        </w:trPr>
        <w:tc>
          <w:tcPr>
            <w:tcW w:w="1165" w:type="dxa"/>
          </w:tcPr>
          <w:p w14:paraId="46643C2C" w14:textId="45BA4FC3"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POLMYS</w:t>
            </w:r>
          </w:p>
        </w:tc>
        <w:tc>
          <w:tcPr>
            <w:tcW w:w="2430" w:type="dxa"/>
          </w:tcPr>
          <w:p w14:paraId="0E654731" w14:textId="6197186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Polites mystic</w:t>
            </w:r>
          </w:p>
        </w:tc>
        <w:tc>
          <w:tcPr>
            <w:tcW w:w="1530" w:type="dxa"/>
            <w:tcBorders>
              <w:top w:val="nil"/>
              <w:left w:val="nil"/>
              <w:bottom w:val="single" w:sz="8" w:space="0" w:color="auto"/>
              <w:right w:val="single" w:sz="8" w:space="0" w:color="auto"/>
            </w:tcBorders>
            <w:shd w:val="clear" w:color="000000" w:fill="C0CFEB"/>
            <w:vAlign w:val="center"/>
          </w:tcPr>
          <w:p w14:paraId="5E68E928" w14:textId="047F85F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3.3% (+/-3.7%)</w:t>
            </w:r>
          </w:p>
        </w:tc>
        <w:tc>
          <w:tcPr>
            <w:tcW w:w="1530" w:type="dxa"/>
            <w:tcBorders>
              <w:top w:val="nil"/>
              <w:left w:val="nil"/>
              <w:bottom w:val="single" w:sz="8" w:space="0" w:color="auto"/>
              <w:right w:val="single" w:sz="8" w:space="0" w:color="auto"/>
            </w:tcBorders>
            <w:shd w:val="clear" w:color="000000" w:fill="CFDBF0"/>
            <w:vAlign w:val="center"/>
          </w:tcPr>
          <w:p w14:paraId="79C592DF" w14:textId="3305218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2.1% (+/-2.8%)</w:t>
            </w:r>
          </w:p>
        </w:tc>
        <w:tc>
          <w:tcPr>
            <w:tcW w:w="1530" w:type="dxa"/>
            <w:tcBorders>
              <w:top w:val="nil"/>
              <w:left w:val="single" w:sz="8" w:space="0" w:color="auto"/>
              <w:bottom w:val="single" w:sz="8" w:space="0" w:color="auto"/>
              <w:right w:val="single" w:sz="8" w:space="0" w:color="auto"/>
            </w:tcBorders>
            <w:shd w:val="clear" w:color="000000" w:fill="C9D6EE"/>
            <w:vAlign w:val="center"/>
          </w:tcPr>
          <w:p w14:paraId="2BA07212" w14:textId="49B415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(+/-1.8%)</w:t>
            </w:r>
          </w:p>
        </w:tc>
        <w:tc>
          <w:tcPr>
            <w:tcW w:w="1530" w:type="dxa"/>
            <w:tcBorders>
              <w:top w:val="nil"/>
              <w:left w:val="single" w:sz="8" w:space="0" w:color="auto"/>
              <w:bottom w:val="single" w:sz="8" w:space="0" w:color="auto"/>
              <w:right w:val="single" w:sz="8" w:space="0" w:color="auto"/>
            </w:tcBorders>
            <w:shd w:val="clear" w:color="000000" w:fill="D1DDF1"/>
            <w:vAlign w:val="center"/>
          </w:tcPr>
          <w:p w14:paraId="4544D629" w14:textId="69B4B8B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(+/-1.8%)</w:t>
            </w:r>
          </w:p>
        </w:tc>
      </w:tr>
      <w:tr w:rsidR="00AF1BE5" w:rsidRPr="00703517" w14:paraId="744C54AC" w14:textId="79E1ACD3" w:rsidTr="005868A2">
        <w:trPr>
          <w:trHeight w:val="196"/>
          <w:jc w:val="center"/>
        </w:trPr>
        <w:tc>
          <w:tcPr>
            <w:tcW w:w="1165" w:type="dxa"/>
          </w:tcPr>
          <w:p w14:paraId="4F3857B8" w14:textId="03389ED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POLTHE</w:t>
            </w:r>
          </w:p>
        </w:tc>
        <w:tc>
          <w:tcPr>
            <w:tcW w:w="2430" w:type="dxa"/>
          </w:tcPr>
          <w:p w14:paraId="3F8A1565" w14:textId="7C906D4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Polites </w:t>
            </w:r>
            <w:proofErr w:type="spellStart"/>
            <w:r w:rsidRPr="005F09EE">
              <w:rPr>
                <w:rFonts w:ascii="Times New Roman" w:hAnsi="Times New Roman" w:cs="Times New Roman"/>
                <w:i/>
                <w:iCs/>
                <w:sz w:val="18"/>
                <w:szCs w:val="18"/>
              </w:rPr>
              <w:t>themistocles</w:t>
            </w:r>
            <w:proofErr w:type="spellEnd"/>
          </w:p>
        </w:tc>
        <w:tc>
          <w:tcPr>
            <w:tcW w:w="1530" w:type="dxa"/>
            <w:tcBorders>
              <w:top w:val="nil"/>
              <w:left w:val="nil"/>
              <w:bottom w:val="single" w:sz="8" w:space="0" w:color="auto"/>
              <w:right w:val="single" w:sz="8" w:space="0" w:color="auto"/>
            </w:tcBorders>
            <w:shd w:val="clear" w:color="000000" w:fill="D3DEF2"/>
            <w:vAlign w:val="center"/>
          </w:tcPr>
          <w:p w14:paraId="2F639E95" w14:textId="35EEFF9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2.3% (+/-5.7%)</w:t>
            </w:r>
          </w:p>
        </w:tc>
        <w:tc>
          <w:tcPr>
            <w:tcW w:w="1530" w:type="dxa"/>
            <w:tcBorders>
              <w:top w:val="nil"/>
              <w:left w:val="nil"/>
              <w:bottom w:val="single" w:sz="8" w:space="0" w:color="auto"/>
              <w:right w:val="single" w:sz="8" w:space="0" w:color="auto"/>
            </w:tcBorders>
            <w:shd w:val="clear" w:color="000000" w:fill="DCE5F4"/>
            <w:vAlign w:val="center"/>
          </w:tcPr>
          <w:p w14:paraId="1BC77A45" w14:textId="63EE62B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(+/-3.8%)</w:t>
            </w:r>
          </w:p>
        </w:tc>
        <w:tc>
          <w:tcPr>
            <w:tcW w:w="1530" w:type="dxa"/>
            <w:tcBorders>
              <w:top w:val="nil"/>
              <w:left w:val="single" w:sz="8" w:space="0" w:color="auto"/>
              <w:bottom w:val="single" w:sz="8" w:space="0" w:color="auto"/>
              <w:right w:val="single" w:sz="8" w:space="0" w:color="auto"/>
            </w:tcBorders>
            <w:shd w:val="clear" w:color="000000" w:fill="FFFFFF"/>
            <w:vAlign w:val="center"/>
          </w:tcPr>
          <w:p w14:paraId="4EAA6F20" w14:textId="0B2114F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(+/-0.3%)</w:t>
            </w:r>
          </w:p>
        </w:tc>
        <w:tc>
          <w:tcPr>
            <w:tcW w:w="1530" w:type="dxa"/>
            <w:tcBorders>
              <w:top w:val="nil"/>
              <w:left w:val="single" w:sz="8" w:space="0" w:color="auto"/>
              <w:bottom w:val="single" w:sz="8" w:space="0" w:color="auto"/>
              <w:right w:val="single" w:sz="8" w:space="0" w:color="auto"/>
            </w:tcBorders>
            <w:shd w:val="clear" w:color="000000" w:fill="F6F9FD"/>
            <w:vAlign w:val="center"/>
          </w:tcPr>
          <w:p w14:paraId="7B75F218" w14:textId="2185736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4FCCB6A" w14:textId="38E3F942" w:rsidTr="005868A2">
        <w:trPr>
          <w:trHeight w:val="212"/>
          <w:jc w:val="center"/>
        </w:trPr>
        <w:tc>
          <w:tcPr>
            <w:tcW w:w="1165" w:type="dxa"/>
          </w:tcPr>
          <w:p w14:paraId="6CFBEDFF" w14:textId="4531D02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POLFAU</w:t>
            </w:r>
          </w:p>
        </w:tc>
        <w:tc>
          <w:tcPr>
            <w:tcW w:w="2430" w:type="dxa"/>
          </w:tcPr>
          <w:p w14:paraId="17E640C8" w14:textId="4BBE1829"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faunus</w:t>
            </w:r>
            <w:proofErr w:type="spellEnd"/>
          </w:p>
        </w:tc>
        <w:tc>
          <w:tcPr>
            <w:tcW w:w="1530" w:type="dxa"/>
            <w:tcBorders>
              <w:top w:val="nil"/>
              <w:left w:val="nil"/>
              <w:bottom w:val="single" w:sz="8" w:space="0" w:color="auto"/>
              <w:right w:val="single" w:sz="8" w:space="0" w:color="auto"/>
            </w:tcBorders>
            <w:shd w:val="clear" w:color="000000" w:fill="FBF1F1"/>
            <w:vAlign w:val="center"/>
          </w:tcPr>
          <w:p w14:paraId="774FF6EB" w14:textId="4D23215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(+/-5.4%)</w:t>
            </w:r>
          </w:p>
        </w:tc>
        <w:tc>
          <w:tcPr>
            <w:tcW w:w="1530" w:type="dxa"/>
            <w:tcBorders>
              <w:top w:val="nil"/>
              <w:left w:val="nil"/>
              <w:bottom w:val="single" w:sz="8" w:space="0" w:color="auto"/>
              <w:right w:val="single" w:sz="8" w:space="0" w:color="auto"/>
            </w:tcBorders>
            <w:shd w:val="clear" w:color="000000" w:fill="F3F6FB"/>
            <w:vAlign w:val="center"/>
          </w:tcPr>
          <w:p w14:paraId="51C09366" w14:textId="33E9468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(+/-5.9%)</w:t>
            </w:r>
          </w:p>
        </w:tc>
        <w:tc>
          <w:tcPr>
            <w:tcW w:w="1530" w:type="dxa"/>
            <w:tcBorders>
              <w:top w:val="nil"/>
              <w:left w:val="single" w:sz="8" w:space="0" w:color="auto"/>
              <w:bottom w:val="single" w:sz="8" w:space="0" w:color="auto"/>
              <w:right w:val="single" w:sz="8" w:space="0" w:color="auto"/>
            </w:tcBorders>
            <w:shd w:val="clear" w:color="000000" w:fill="F6F8FC"/>
            <w:vAlign w:val="center"/>
          </w:tcPr>
          <w:p w14:paraId="63E39DF9" w14:textId="682F237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(+/-0.6%)</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2E304535" w14:textId="2BFDF4E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(+/-0.7%)</w:t>
            </w:r>
          </w:p>
        </w:tc>
      </w:tr>
      <w:tr w:rsidR="00AF1BE5" w:rsidRPr="00703517" w14:paraId="1EE5738D" w14:textId="13812B67" w:rsidTr="005868A2">
        <w:trPr>
          <w:trHeight w:val="196"/>
          <w:jc w:val="center"/>
        </w:trPr>
        <w:tc>
          <w:tcPr>
            <w:tcW w:w="1165" w:type="dxa"/>
          </w:tcPr>
          <w:p w14:paraId="5F6FFB84" w14:textId="1C4CB01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POLGRA</w:t>
            </w:r>
          </w:p>
        </w:tc>
        <w:tc>
          <w:tcPr>
            <w:tcW w:w="2430" w:type="dxa"/>
          </w:tcPr>
          <w:p w14:paraId="6610DC2E" w14:textId="56B1BA08"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gracilis</w:t>
            </w:r>
            <w:proofErr w:type="spellEnd"/>
          </w:p>
        </w:tc>
        <w:tc>
          <w:tcPr>
            <w:tcW w:w="1530" w:type="dxa"/>
            <w:tcBorders>
              <w:top w:val="nil"/>
              <w:left w:val="nil"/>
              <w:bottom w:val="single" w:sz="8" w:space="0" w:color="auto"/>
              <w:right w:val="single" w:sz="8" w:space="0" w:color="auto"/>
            </w:tcBorders>
            <w:shd w:val="clear" w:color="000000" w:fill="F8E5E5"/>
            <w:vAlign w:val="center"/>
          </w:tcPr>
          <w:p w14:paraId="2FDBB9C3" w14:textId="176C5DC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(+/-1.7%)</w:t>
            </w:r>
          </w:p>
        </w:tc>
        <w:tc>
          <w:tcPr>
            <w:tcW w:w="1530" w:type="dxa"/>
            <w:tcBorders>
              <w:top w:val="nil"/>
              <w:left w:val="nil"/>
              <w:bottom w:val="single" w:sz="8" w:space="0" w:color="auto"/>
              <w:right w:val="single" w:sz="8" w:space="0" w:color="auto"/>
            </w:tcBorders>
            <w:shd w:val="clear" w:color="000000" w:fill="FCF6F6"/>
            <w:vAlign w:val="center"/>
          </w:tcPr>
          <w:p w14:paraId="1B723AA5" w14:textId="78FFC0C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(+/-2.2%)</w:t>
            </w:r>
          </w:p>
        </w:tc>
        <w:tc>
          <w:tcPr>
            <w:tcW w:w="1530" w:type="dxa"/>
            <w:tcBorders>
              <w:top w:val="nil"/>
              <w:left w:val="single" w:sz="8" w:space="0" w:color="auto"/>
              <w:bottom w:val="single" w:sz="8" w:space="0" w:color="auto"/>
              <w:right w:val="single" w:sz="8" w:space="0" w:color="auto"/>
            </w:tcBorders>
            <w:shd w:val="clear" w:color="000000" w:fill="FEFEFF"/>
            <w:vAlign w:val="center"/>
          </w:tcPr>
          <w:p w14:paraId="08408664" w14:textId="4748799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2E705184" w14:textId="48FA5D0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(+/-0.3%)</w:t>
            </w:r>
          </w:p>
        </w:tc>
      </w:tr>
      <w:tr w:rsidR="00AF1BE5" w:rsidRPr="00703517" w14:paraId="1F35D00D" w14:textId="648BD521" w:rsidTr="005868A2">
        <w:trPr>
          <w:trHeight w:val="196"/>
          <w:jc w:val="center"/>
        </w:trPr>
        <w:tc>
          <w:tcPr>
            <w:tcW w:w="1165" w:type="dxa"/>
          </w:tcPr>
          <w:p w14:paraId="7670F80E" w14:textId="200884F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POLINT</w:t>
            </w:r>
          </w:p>
        </w:tc>
        <w:tc>
          <w:tcPr>
            <w:tcW w:w="2430" w:type="dxa"/>
          </w:tcPr>
          <w:p w14:paraId="66E939E7" w14:textId="7B3A9646"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interrogationis</w:t>
            </w:r>
            <w:proofErr w:type="spellEnd"/>
          </w:p>
        </w:tc>
        <w:tc>
          <w:tcPr>
            <w:tcW w:w="1530" w:type="dxa"/>
            <w:tcBorders>
              <w:top w:val="nil"/>
              <w:left w:val="nil"/>
              <w:bottom w:val="single" w:sz="8" w:space="0" w:color="auto"/>
              <w:right w:val="single" w:sz="8" w:space="0" w:color="auto"/>
            </w:tcBorders>
            <w:shd w:val="clear" w:color="000000" w:fill="9CB4E0"/>
            <w:vAlign w:val="center"/>
          </w:tcPr>
          <w:p w14:paraId="1C5F46D6" w14:textId="10ED8F2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5.2% (+/-6.2%)</w:t>
            </w:r>
          </w:p>
        </w:tc>
        <w:tc>
          <w:tcPr>
            <w:tcW w:w="1530" w:type="dxa"/>
            <w:tcBorders>
              <w:top w:val="nil"/>
              <w:left w:val="nil"/>
              <w:bottom w:val="single" w:sz="8" w:space="0" w:color="auto"/>
              <w:right w:val="single" w:sz="8" w:space="0" w:color="auto"/>
            </w:tcBorders>
            <w:shd w:val="clear" w:color="000000" w:fill="B3C6E7"/>
            <w:vAlign w:val="center"/>
          </w:tcPr>
          <w:p w14:paraId="0E2D3325" w14:textId="0517E25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(+/-4.5%)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770FDD24" w14:textId="13BAB8F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(+/-3.3%)</w:t>
            </w:r>
          </w:p>
        </w:tc>
        <w:tc>
          <w:tcPr>
            <w:tcW w:w="1530" w:type="dxa"/>
            <w:tcBorders>
              <w:top w:val="nil"/>
              <w:left w:val="single" w:sz="8" w:space="0" w:color="auto"/>
              <w:bottom w:val="single" w:sz="8" w:space="0" w:color="auto"/>
              <w:right w:val="single" w:sz="8" w:space="0" w:color="auto"/>
            </w:tcBorders>
            <w:shd w:val="clear" w:color="000000" w:fill="81A0D8"/>
            <w:vAlign w:val="center"/>
          </w:tcPr>
          <w:p w14:paraId="36A3B1F4" w14:textId="0D363B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2.4% (+/-2.7%)</w:t>
            </w:r>
          </w:p>
        </w:tc>
      </w:tr>
      <w:tr w:rsidR="00AF1BE5" w:rsidRPr="00703517" w14:paraId="7A5D373F" w14:textId="2E3AEDE7" w:rsidTr="005868A2">
        <w:trPr>
          <w:trHeight w:val="212"/>
          <w:jc w:val="center"/>
        </w:trPr>
        <w:tc>
          <w:tcPr>
            <w:tcW w:w="1165" w:type="dxa"/>
          </w:tcPr>
          <w:p w14:paraId="060E9190" w14:textId="3C7F52C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POLPRO</w:t>
            </w:r>
          </w:p>
        </w:tc>
        <w:tc>
          <w:tcPr>
            <w:tcW w:w="2430" w:type="dxa"/>
          </w:tcPr>
          <w:p w14:paraId="77F2FC81" w14:textId="11A405AD"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progne</w:t>
            </w:r>
            <w:proofErr w:type="spellEnd"/>
          </w:p>
        </w:tc>
        <w:tc>
          <w:tcPr>
            <w:tcW w:w="1530" w:type="dxa"/>
            <w:tcBorders>
              <w:top w:val="nil"/>
              <w:left w:val="nil"/>
              <w:bottom w:val="single" w:sz="8" w:space="0" w:color="auto"/>
              <w:right w:val="single" w:sz="8" w:space="0" w:color="auto"/>
            </w:tcBorders>
            <w:shd w:val="clear" w:color="000000" w:fill="BACBE9"/>
            <w:vAlign w:val="center"/>
          </w:tcPr>
          <w:p w14:paraId="3FCDCDBC" w14:textId="3B4CFA6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(+/-4.2%)</w:t>
            </w:r>
          </w:p>
        </w:tc>
        <w:tc>
          <w:tcPr>
            <w:tcW w:w="1530" w:type="dxa"/>
            <w:tcBorders>
              <w:top w:val="nil"/>
              <w:left w:val="nil"/>
              <w:bottom w:val="single" w:sz="8" w:space="0" w:color="auto"/>
              <w:right w:val="single" w:sz="8" w:space="0" w:color="auto"/>
            </w:tcBorders>
            <w:shd w:val="clear" w:color="000000" w:fill="A1B8E2"/>
            <w:vAlign w:val="center"/>
          </w:tcPr>
          <w:p w14:paraId="555A7C4A" w14:textId="29E38A3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4.2% (+/-5.3%)</w:t>
            </w:r>
          </w:p>
        </w:tc>
        <w:tc>
          <w:tcPr>
            <w:tcW w:w="1530" w:type="dxa"/>
            <w:tcBorders>
              <w:top w:val="nil"/>
              <w:left w:val="single" w:sz="8" w:space="0" w:color="auto"/>
              <w:bottom w:val="single" w:sz="8" w:space="0" w:color="auto"/>
              <w:right w:val="single" w:sz="8" w:space="0" w:color="auto"/>
            </w:tcBorders>
            <w:shd w:val="clear" w:color="000000" w:fill="EDF1FA"/>
            <w:vAlign w:val="center"/>
          </w:tcPr>
          <w:p w14:paraId="0B5EF84E" w14:textId="7790B1A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0.4% (+/-0.7%)</w:t>
            </w:r>
          </w:p>
        </w:tc>
        <w:tc>
          <w:tcPr>
            <w:tcW w:w="1530" w:type="dxa"/>
            <w:tcBorders>
              <w:top w:val="nil"/>
              <w:left w:val="single" w:sz="8" w:space="0" w:color="auto"/>
              <w:bottom w:val="single" w:sz="8" w:space="0" w:color="auto"/>
              <w:right w:val="single" w:sz="8" w:space="0" w:color="auto"/>
            </w:tcBorders>
            <w:shd w:val="clear" w:color="000000" w:fill="F1F5FB"/>
            <w:vAlign w:val="center"/>
          </w:tcPr>
          <w:p w14:paraId="55687E82" w14:textId="73EC833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(+/-0.9%)</w:t>
            </w:r>
          </w:p>
        </w:tc>
      </w:tr>
      <w:tr w:rsidR="00AF1BE5" w:rsidRPr="00703517" w14:paraId="76F6B06B" w14:textId="2763533F" w:rsidTr="005868A2">
        <w:trPr>
          <w:trHeight w:val="196"/>
          <w:jc w:val="center"/>
        </w:trPr>
        <w:tc>
          <w:tcPr>
            <w:tcW w:w="1165" w:type="dxa"/>
          </w:tcPr>
          <w:p w14:paraId="48BD0785" w14:textId="4AFE8416"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POLSAT</w:t>
            </w:r>
          </w:p>
        </w:tc>
        <w:tc>
          <w:tcPr>
            <w:tcW w:w="2430" w:type="dxa"/>
          </w:tcPr>
          <w:p w14:paraId="16D657A7" w14:textId="5C7A7644"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Polygonia </w:t>
            </w:r>
            <w:proofErr w:type="spellStart"/>
            <w:r w:rsidRPr="005F09EE">
              <w:rPr>
                <w:rFonts w:ascii="Times New Roman" w:hAnsi="Times New Roman" w:cs="Times New Roman"/>
                <w:i/>
                <w:iCs/>
                <w:sz w:val="18"/>
                <w:szCs w:val="18"/>
              </w:rPr>
              <w:t>satyrus</w:t>
            </w:r>
            <w:proofErr w:type="spellEnd"/>
          </w:p>
        </w:tc>
        <w:tc>
          <w:tcPr>
            <w:tcW w:w="1530" w:type="dxa"/>
            <w:tcBorders>
              <w:top w:val="nil"/>
              <w:left w:val="nil"/>
              <w:bottom w:val="single" w:sz="8" w:space="0" w:color="auto"/>
              <w:right w:val="single" w:sz="8" w:space="0" w:color="auto"/>
            </w:tcBorders>
            <w:shd w:val="clear" w:color="000000" w:fill="F5F8FC"/>
            <w:vAlign w:val="center"/>
          </w:tcPr>
          <w:p w14:paraId="37ED6F72" w14:textId="1703A1C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(+/-2.2%)</w:t>
            </w:r>
          </w:p>
        </w:tc>
        <w:tc>
          <w:tcPr>
            <w:tcW w:w="1530" w:type="dxa"/>
            <w:tcBorders>
              <w:top w:val="nil"/>
              <w:left w:val="nil"/>
              <w:bottom w:val="single" w:sz="8" w:space="0" w:color="auto"/>
              <w:right w:val="single" w:sz="8" w:space="0" w:color="auto"/>
            </w:tcBorders>
            <w:shd w:val="clear" w:color="000000" w:fill="E2E9F6"/>
            <w:vAlign w:val="center"/>
          </w:tcPr>
          <w:p w14:paraId="2AD930B9" w14:textId="109A2E4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1.3% (+/-2.2%)</w:t>
            </w:r>
          </w:p>
        </w:tc>
        <w:tc>
          <w:tcPr>
            <w:tcW w:w="1530" w:type="dxa"/>
            <w:tcBorders>
              <w:top w:val="nil"/>
              <w:left w:val="single" w:sz="8" w:space="0" w:color="auto"/>
              <w:bottom w:val="single" w:sz="8" w:space="0" w:color="auto"/>
              <w:right w:val="single" w:sz="8" w:space="0" w:color="auto"/>
            </w:tcBorders>
            <w:shd w:val="clear" w:color="000000" w:fill="FEFDFD"/>
            <w:vAlign w:val="center"/>
          </w:tcPr>
          <w:p w14:paraId="692EE78C" w14:textId="79B5B20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0.0% (+/-0.1%)</w:t>
            </w:r>
          </w:p>
        </w:tc>
        <w:tc>
          <w:tcPr>
            <w:tcW w:w="1530" w:type="dxa"/>
            <w:tcBorders>
              <w:top w:val="nil"/>
              <w:left w:val="single" w:sz="8" w:space="0" w:color="auto"/>
              <w:bottom w:val="single" w:sz="8" w:space="0" w:color="auto"/>
              <w:right w:val="single" w:sz="8" w:space="0" w:color="auto"/>
            </w:tcBorders>
            <w:shd w:val="clear" w:color="000000" w:fill="FAFBFE"/>
            <w:vAlign w:val="center"/>
          </w:tcPr>
          <w:p w14:paraId="4775C47E" w14:textId="65440EC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(+/-0.6%)</w:t>
            </w:r>
          </w:p>
        </w:tc>
      </w:tr>
      <w:tr w:rsidR="00AF1BE5" w:rsidRPr="00703517" w14:paraId="08C544C6" w14:textId="6B1CD0CE" w:rsidTr="005868A2">
        <w:trPr>
          <w:trHeight w:val="212"/>
          <w:jc w:val="center"/>
        </w:trPr>
        <w:tc>
          <w:tcPr>
            <w:tcW w:w="1165" w:type="dxa"/>
          </w:tcPr>
          <w:p w14:paraId="4D6A578E" w14:textId="75B9B9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PONOCC</w:t>
            </w:r>
          </w:p>
        </w:tc>
        <w:tc>
          <w:tcPr>
            <w:tcW w:w="2430" w:type="dxa"/>
          </w:tcPr>
          <w:p w14:paraId="03ADB5AF" w14:textId="6118064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Pontia</w:t>
            </w:r>
            <w:proofErr w:type="spellEnd"/>
            <w:r w:rsidRPr="005F09EE">
              <w:rPr>
                <w:rFonts w:ascii="Times New Roman" w:hAnsi="Times New Roman" w:cs="Times New Roman"/>
                <w:i/>
                <w:iCs/>
                <w:sz w:val="18"/>
                <w:szCs w:val="18"/>
              </w:rPr>
              <w:t xml:space="preserve"> occidentalis</w:t>
            </w:r>
          </w:p>
        </w:tc>
        <w:tc>
          <w:tcPr>
            <w:tcW w:w="1530" w:type="dxa"/>
            <w:tcBorders>
              <w:top w:val="nil"/>
              <w:left w:val="nil"/>
              <w:bottom w:val="single" w:sz="8" w:space="0" w:color="auto"/>
              <w:right w:val="single" w:sz="8" w:space="0" w:color="auto"/>
            </w:tcBorders>
            <w:shd w:val="clear" w:color="000000" w:fill="EAABAB"/>
            <w:vAlign w:val="center"/>
          </w:tcPr>
          <w:p w14:paraId="3A1FBEE9" w14:textId="3BE84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-1.7% (+/-2.8%)</w:t>
            </w:r>
          </w:p>
        </w:tc>
        <w:tc>
          <w:tcPr>
            <w:tcW w:w="1530" w:type="dxa"/>
            <w:tcBorders>
              <w:top w:val="nil"/>
              <w:left w:val="nil"/>
              <w:bottom w:val="single" w:sz="8" w:space="0" w:color="auto"/>
              <w:right w:val="single" w:sz="8" w:space="0" w:color="auto"/>
            </w:tcBorders>
            <w:shd w:val="clear" w:color="000000" w:fill="F4D2D2"/>
            <w:vAlign w:val="center"/>
          </w:tcPr>
          <w:p w14:paraId="6EEBBD4B" w14:textId="0FE8E4A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-1.1% (+/-2.5%)</w:t>
            </w:r>
          </w:p>
        </w:tc>
        <w:tc>
          <w:tcPr>
            <w:tcW w:w="1530" w:type="dxa"/>
            <w:tcBorders>
              <w:top w:val="nil"/>
              <w:left w:val="single" w:sz="8" w:space="0" w:color="auto"/>
              <w:bottom w:val="single" w:sz="8" w:space="0" w:color="auto"/>
              <w:right w:val="single" w:sz="8" w:space="0" w:color="auto"/>
            </w:tcBorders>
            <w:shd w:val="clear" w:color="000000" w:fill="F5D6D6"/>
            <w:vAlign w:val="center"/>
          </w:tcPr>
          <w:p w14:paraId="64C9DF7A" w14:textId="086920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(+/-1.7%)</w:t>
            </w:r>
          </w:p>
        </w:tc>
        <w:tc>
          <w:tcPr>
            <w:tcW w:w="1530" w:type="dxa"/>
            <w:tcBorders>
              <w:top w:val="nil"/>
              <w:left w:val="single" w:sz="8" w:space="0" w:color="auto"/>
              <w:bottom w:val="single" w:sz="8" w:space="0" w:color="auto"/>
              <w:right w:val="single" w:sz="8" w:space="0" w:color="auto"/>
            </w:tcBorders>
            <w:shd w:val="clear" w:color="000000" w:fill="FAECEC"/>
            <w:vAlign w:val="center"/>
          </w:tcPr>
          <w:p w14:paraId="2F8F47A1" w14:textId="34413FB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(+/-1.2%)</w:t>
            </w:r>
          </w:p>
        </w:tc>
      </w:tr>
      <w:tr w:rsidR="00AF1BE5" w:rsidRPr="00703517" w14:paraId="38DCDD46" w14:textId="0C39451B" w:rsidTr="005868A2">
        <w:trPr>
          <w:trHeight w:val="196"/>
          <w:jc w:val="center"/>
        </w:trPr>
        <w:tc>
          <w:tcPr>
            <w:tcW w:w="1165" w:type="dxa"/>
          </w:tcPr>
          <w:p w14:paraId="0E3E425A" w14:textId="1AA99A88"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PTECAN</w:t>
            </w:r>
          </w:p>
        </w:tc>
        <w:tc>
          <w:tcPr>
            <w:tcW w:w="2430" w:type="dxa"/>
          </w:tcPr>
          <w:p w14:paraId="05843544" w14:textId="71B61AD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canadensis</w:t>
            </w:r>
          </w:p>
        </w:tc>
        <w:tc>
          <w:tcPr>
            <w:tcW w:w="1530" w:type="dxa"/>
            <w:tcBorders>
              <w:top w:val="nil"/>
              <w:left w:val="nil"/>
              <w:bottom w:val="single" w:sz="8" w:space="0" w:color="auto"/>
              <w:right w:val="single" w:sz="8" w:space="0" w:color="auto"/>
            </w:tcBorders>
            <w:shd w:val="clear" w:color="000000" w:fill="FEFEFF"/>
            <w:vAlign w:val="center"/>
          </w:tcPr>
          <w:p w14:paraId="3BFC1884" w14:textId="375DD33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(+/-7.0%)</w:t>
            </w:r>
          </w:p>
        </w:tc>
        <w:tc>
          <w:tcPr>
            <w:tcW w:w="1530" w:type="dxa"/>
            <w:tcBorders>
              <w:top w:val="nil"/>
              <w:left w:val="nil"/>
              <w:bottom w:val="single" w:sz="8" w:space="0" w:color="auto"/>
              <w:right w:val="single" w:sz="8" w:space="0" w:color="auto"/>
            </w:tcBorders>
            <w:shd w:val="clear" w:color="000000" w:fill="EEF2FA"/>
            <w:vAlign w:val="center"/>
          </w:tcPr>
          <w:p w14:paraId="51455D3D" w14:textId="3F04BAD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0.8% (+/-7.4%)</w:t>
            </w:r>
          </w:p>
        </w:tc>
        <w:tc>
          <w:tcPr>
            <w:tcW w:w="1530" w:type="dxa"/>
            <w:tcBorders>
              <w:top w:val="nil"/>
              <w:left w:val="single" w:sz="8" w:space="0" w:color="auto"/>
              <w:bottom w:val="single" w:sz="8" w:space="0" w:color="auto"/>
              <w:right w:val="single" w:sz="8" w:space="0" w:color="auto"/>
            </w:tcBorders>
            <w:shd w:val="clear" w:color="000000" w:fill="E8EEF8"/>
            <w:vAlign w:val="center"/>
          </w:tcPr>
          <w:p w14:paraId="6D16CC77" w14:textId="5C9EE06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0.5% (+/-1.2%)</w:t>
            </w:r>
          </w:p>
        </w:tc>
        <w:tc>
          <w:tcPr>
            <w:tcW w:w="1530" w:type="dxa"/>
            <w:tcBorders>
              <w:top w:val="nil"/>
              <w:left w:val="single" w:sz="8" w:space="0" w:color="auto"/>
              <w:bottom w:val="single" w:sz="8" w:space="0" w:color="auto"/>
              <w:right w:val="single" w:sz="8" w:space="0" w:color="auto"/>
            </w:tcBorders>
            <w:shd w:val="clear" w:color="000000" w:fill="F7F9FD"/>
            <w:vAlign w:val="center"/>
          </w:tcPr>
          <w:p w14:paraId="1EAEF33C" w14:textId="494933F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(+/-0.8%)</w:t>
            </w:r>
          </w:p>
        </w:tc>
      </w:tr>
      <w:tr w:rsidR="00AF1BE5" w:rsidRPr="00703517" w14:paraId="75E306AD" w14:textId="47CB7990" w:rsidTr="005868A2">
        <w:trPr>
          <w:trHeight w:val="212"/>
          <w:jc w:val="center"/>
        </w:trPr>
        <w:tc>
          <w:tcPr>
            <w:tcW w:w="1165" w:type="dxa"/>
          </w:tcPr>
          <w:p w14:paraId="5D65D7E4" w14:textId="12D9F1E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PTEEUR</w:t>
            </w:r>
          </w:p>
        </w:tc>
        <w:tc>
          <w:tcPr>
            <w:tcW w:w="2430" w:type="dxa"/>
          </w:tcPr>
          <w:p w14:paraId="27181B2C" w14:textId="722FF79A"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eurymedon</w:t>
            </w:r>
            <w:proofErr w:type="spellEnd"/>
          </w:p>
        </w:tc>
        <w:tc>
          <w:tcPr>
            <w:tcW w:w="1530" w:type="dxa"/>
            <w:tcBorders>
              <w:top w:val="nil"/>
              <w:left w:val="nil"/>
              <w:bottom w:val="single" w:sz="8" w:space="0" w:color="auto"/>
              <w:right w:val="single" w:sz="8" w:space="0" w:color="auto"/>
            </w:tcBorders>
            <w:shd w:val="clear" w:color="000000" w:fill="5E86CD"/>
            <w:vAlign w:val="center"/>
          </w:tcPr>
          <w:p w14:paraId="62D73C8D" w14:textId="27F44A5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8.4% (+/-9.6%)</w:t>
            </w:r>
          </w:p>
        </w:tc>
        <w:tc>
          <w:tcPr>
            <w:tcW w:w="1530" w:type="dxa"/>
            <w:tcBorders>
              <w:top w:val="nil"/>
              <w:left w:val="nil"/>
              <w:bottom w:val="single" w:sz="8" w:space="0" w:color="auto"/>
              <w:right w:val="single" w:sz="8" w:space="0" w:color="auto"/>
            </w:tcBorders>
            <w:shd w:val="clear" w:color="000000" w:fill="6389CE"/>
            <w:vAlign w:val="center"/>
          </w:tcPr>
          <w:p w14:paraId="763AD7B1" w14:textId="5CCFDA5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6.9% (+/-8.5%)</w:t>
            </w:r>
          </w:p>
        </w:tc>
        <w:tc>
          <w:tcPr>
            <w:tcW w:w="1530" w:type="dxa"/>
            <w:tcBorders>
              <w:top w:val="nil"/>
              <w:left w:val="single" w:sz="8" w:space="0" w:color="auto"/>
              <w:bottom w:val="single" w:sz="8" w:space="0" w:color="auto"/>
              <w:right w:val="single" w:sz="8" w:space="0" w:color="auto"/>
            </w:tcBorders>
            <w:shd w:val="clear" w:color="000000" w:fill="6A8FD0"/>
            <w:vAlign w:val="center"/>
          </w:tcPr>
          <w:p w14:paraId="4A71A5C6" w14:textId="741C24C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3.1% (+/-2.5%)</w:t>
            </w:r>
          </w:p>
        </w:tc>
        <w:tc>
          <w:tcPr>
            <w:tcW w:w="1530" w:type="dxa"/>
            <w:tcBorders>
              <w:top w:val="nil"/>
              <w:left w:val="single" w:sz="8" w:space="0" w:color="auto"/>
              <w:bottom w:val="single" w:sz="8" w:space="0" w:color="auto"/>
              <w:right w:val="single" w:sz="8" w:space="0" w:color="auto"/>
            </w:tcBorders>
            <w:shd w:val="clear" w:color="000000" w:fill="638ACE"/>
            <w:vAlign w:val="center"/>
          </w:tcPr>
          <w:p w14:paraId="04F17C2B" w14:textId="6C12A7E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(+/-2.6%)</w:t>
            </w:r>
          </w:p>
        </w:tc>
      </w:tr>
      <w:tr w:rsidR="00AF1BE5" w:rsidRPr="00703517" w14:paraId="34E9C469" w14:textId="71A37977" w:rsidTr="005868A2">
        <w:trPr>
          <w:trHeight w:val="196"/>
          <w:jc w:val="center"/>
        </w:trPr>
        <w:tc>
          <w:tcPr>
            <w:tcW w:w="1165" w:type="dxa"/>
          </w:tcPr>
          <w:p w14:paraId="7DE5D411" w14:textId="1B4D040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PTEGLA</w:t>
            </w:r>
          </w:p>
        </w:tc>
        <w:tc>
          <w:tcPr>
            <w:tcW w:w="2430" w:type="dxa"/>
          </w:tcPr>
          <w:p w14:paraId="750584D6" w14:textId="353ABEF7"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glaucus</w:t>
            </w:r>
          </w:p>
        </w:tc>
        <w:tc>
          <w:tcPr>
            <w:tcW w:w="1530" w:type="dxa"/>
            <w:tcBorders>
              <w:top w:val="nil"/>
              <w:left w:val="nil"/>
              <w:bottom w:val="single" w:sz="8" w:space="0" w:color="auto"/>
              <w:right w:val="single" w:sz="8" w:space="0" w:color="auto"/>
            </w:tcBorders>
            <w:shd w:val="clear" w:color="000000" w:fill="F7E1E1"/>
            <w:vAlign w:val="center"/>
          </w:tcPr>
          <w:p w14:paraId="6FC5FEE6" w14:textId="34A87D26"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(+/-0.6%)</w:t>
            </w:r>
          </w:p>
        </w:tc>
        <w:tc>
          <w:tcPr>
            <w:tcW w:w="1530" w:type="dxa"/>
            <w:tcBorders>
              <w:top w:val="nil"/>
              <w:left w:val="nil"/>
              <w:bottom w:val="single" w:sz="8" w:space="0" w:color="auto"/>
              <w:right w:val="single" w:sz="8" w:space="0" w:color="auto"/>
            </w:tcBorders>
            <w:shd w:val="clear" w:color="000000" w:fill="FEFEFF"/>
            <w:vAlign w:val="center"/>
          </w:tcPr>
          <w:p w14:paraId="19D0B2D2" w14:textId="31842119"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(+/-1.2%)</w:t>
            </w:r>
          </w:p>
        </w:tc>
        <w:tc>
          <w:tcPr>
            <w:tcW w:w="1530" w:type="dxa"/>
            <w:tcBorders>
              <w:top w:val="nil"/>
              <w:left w:val="single" w:sz="8" w:space="0" w:color="auto"/>
              <w:bottom w:val="single" w:sz="8" w:space="0" w:color="auto"/>
              <w:right w:val="single" w:sz="8" w:space="0" w:color="auto"/>
            </w:tcBorders>
            <w:shd w:val="clear" w:color="000000" w:fill="C00000"/>
            <w:vAlign w:val="center"/>
          </w:tcPr>
          <w:p w14:paraId="7668E01A" w14:textId="482F4AB0"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-3.6% (+/-0.8%)</w:t>
            </w:r>
          </w:p>
        </w:tc>
        <w:tc>
          <w:tcPr>
            <w:tcW w:w="1530" w:type="dxa"/>
            <w:tcBorders>
              <w:top w:val="nil"/>
              <w:left w:val="single" w:sz="8" w:space="0" w:color="auto"/>
              <w:bottom w:val="single" w:sz="8" w:space="0" w:color="auto"/>
              <w:right w:val="single" w:sz="8" w:space="0" w:color="auto"/>
            </w:tcBorders>
            <w:shd w:val="clear" w:color="000000" w:fill="FBEFEF"/>
            <w:vAlign w:val="center"/>
          </w:tcPr>
          <w:p w14:paraId="306A4007" w14:textId="2451BD2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(+/-0.4%)</w:t>
            </w:r>
          </w:p>
        </w:tc>
      </w:tr>
      <w:tr w:rsidR="00AF1BE5" w:rsidRPr="00703517" w14:paraId="52A7FE8C" w14:textId="38D77F12" w:rsidTr="005868A2">
        <w:trPr>
          <w:trHeight w:val="212"/>
          <w:jc w:val="center"/>
        </w:trPr>
        <w:tc>
          <w:tcPr>
            <w:tcW w:w="1165" w:type="dxa"/>
          </w:tcPr>
          <w:p w14:paraId="36FAB44F" w14:textId="29451D5D"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PTERUT</w:t>
            </w:r>
          </w:p>
        </w:tc>
        <w:tc>
          <w:tcPr>
            <w:tcW w:w="2430" w:type="dxa"/>
          </w:tcPr>
          <w:p w14:paraId="4AE40F25" w14:textId="29BCD27D"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Pterourus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rutulus</w:t>
            </w:r>
            <w:proofErr w:type="spellEnd"/>
          </w:p>
        </w:tc>
        <w:tc>
          <w:tcPr>
            <w:tcW w:w="1530" w:type="dxa"/>
            <w:tcBorders>
              <w:top w:val="nil"/>
              <w:left w:val="nil"/>
              <w:bottom w:val="single" w:sz="8" w:space="0" w:color="auto"/>
              <w:right w:val="single" w:sz="8" w:space="0" w:color="auto"/>
            </w:tcBorders>
            <w:shd w:val="clear" w:color="000000" w:fill="4472C4"/>
            <w:vAlign w:val="center"/>
          </w:tcPr>
          <w:p w14:paraId="2A25CD1E" w14:textId="2D5CDA8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9.7% (+/-9.2%)</w:t>
            </w:r>
          </w:p>
        </w:tc>
        <w:tc>
          <w:tcPr>
            <w:tcW w:w="1530" w:type="dxa"/>
            <w:tcBorders>
              <w:top w:val="nil"/>
              <w:left w:val="nil"/>
              <w:bottom w:val="single" w:sz="8" w:space="0" w:color="auto"/>
              <w:right w:val="single" w:sz="8" w:space="0" w:color="auto"/>
            </w:tcBorders>
            <w:shd w:val="clear" w:color="000000" w:fill="4472C4"/>
            <w:vAlign w:val="center"/>
          </w:tcPr>
          <w:p w14:paraId="073AC71A" w14:textId="6E87029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8.3% (+/-9.4%)</w:t>
            </w:r>
          </w:p>
        </w:tc>
        <w:tc>
          <w:tcPr>
            <w:tcW w:w="1530" w:type="dxa"/>
            <w:tcBorders>
              <w:top w:val="nil"/>
              <w:left w:val="single" w:sz="8" w:space="0" w:color="auto"/>
              <w:bottom w:val="single" w:sz="8" w:space="0" w:color="auto"/>
              <w:right w:val="single" w:sz="8" w:space="0" w:color="auto"/>
            </w:tcBorders>
            <w:shd w:val="clear" w:color="000000" w:fill="5982CB"/>
            <w:vAlign w:val="center"/>
          </w:tcPr>
          <w:p w14:paraId="74F4E3B2" w14:textId="1A8351DC"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(+/-3.2%)</w:t>
            </w:r>
          </w:p>
        </w:tc>
        <w:tc>
          <w:tcPr>
            <w:tcW w:w="1530" w:type="dxa"/>
            <w:tcBorders>
              <w:top w:val="nil"/>
              <w:left w:val="single" w:sz="8" w:space="0" w:color="auto"/>
              <w:bottom w:val="single" w:sz="8" w:space="0" w:color="auto"/>
              <w:right w:val="single" w:sz="8" w:space="0" w:color="auto"/>
            </w:tcBorders>
            <w:shd w:val="clear" w:color="000000" w:fill="7093D2"/>
            <w:vAlign w:val="center"/>
          </w:tcPr>
          <w:p w14:paraId="71D006CB" w14:textId="06254F4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(+/-2.9%)</w:t>
            </w:r>
          </w:p>
        </w:tc>
      </w:tr>
      <w:tr w:rsidR="00AF1BE5" w:rsidRPr="00703517" w14:paraId="6816998B" w14:textId="38231D8F" w:rsidTr="005868A2">
        <w:trPr>
          <w:trHeight w:val="196"/>
          <w:jc w:val="center"/>
        </w:trPr>
        <w:tc>
          <w:tcPr>
            <w:tcW w:w="1165" w:type="dxa"/>
          </w:tcPr>
          <w:p w14:paraId="6D4386C7" w14:textId="1FE0FF5C"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SATLIP</w:t>
            </w:r>
          </w:p>
        </w:tc>
        <w:tc>
          <w:tcPr>
            <w:tcW w:w="2430" w:type="dxa"/>
          </w:tcPr>
          <w:p w14:paraId="529682D1" w14:textId="4BE3C732"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Satyrium </w:t>
            </w:r>
            <w:proofErr w:type="spellStart"/>
            <w:r w:rsidRPr="005F09EE">
              <w:rPr>
                <w:rFonts w:ascii="Times New Roman" w:hAnsi="Times New Roman" w:cs="Times New Roman"/>
                <w:i/>
                <w:iCs/>
                <w:sz w:val="18"/>
                <w:szCs w:val="18"/>
              </w:rPr>
              <w:t>liparops</w:t>
            </w:r>
            <w:proofErr w:type="spellEnd"/>
          </w:p>
        </w:tc>
        <w:tc>
          <w:tcPr>
            <w:tcW w:w="1530" w:type="dxa"/>
            <w:tcBorders>
              <w:top w:val="nil"/>
              <w:left w:val="nil"/>
              <w:bottom w:val="single" w:sz="8" w:space="0" w:color="auto"/>
              <w:right w:val="single" w:sz="8" w:space="0" w:color="auto"/>
            </w:tcBorders>
            <w:shd w:val="clear" w:color="000000" w:fill="F6DCDC"/>
            <w:vAlign w:val="center"/>
          </w:tcPr>
          <w:p w14:paraId="732575F2" w14:textId="5082E78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-0.7% (+/-3.2%)</w:t>
            </w:r>
          </w:p>
        </w:tc>
        <w:tc>
          <w:tcPr>
            <w:tcW w:w="1530" w:type="dxa"/>
            <w:tcBorders>
              <w:top w:val="nil"/>
              <w:left w:val="nil"/>
              <w:bottom w:val="single" w:sz="8" w:space="0" w:color="auto"/>
              <w:right w:val="single" w:sz="8" w:space="0" w:color="auto"/>
            </w:tcBorders>
            <w:shd w:val="clear" w:color="000000" w:fill="F8E6E6"/>
            <w:vAlign w:val="center"/>
          </w:tcPr>
          <w:p w14:paraId="7F2AC5F0" w14:textId="25F8FA9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(+/-2.8%)</w:t>
            </w:r>
          </w:p>
        </w:tc>
        <w:tc>
          <w:tcPr>
            <w:tcW w:w="1530" w:type="dxa"/>
            <w:tcBorders>
              <w:top w:val="nil"/>
              <w:left w:val="single" w:sz="8" w:space="0" w:color="auto"/>
              <w:bottom w:val="single" w:sz="8" w:space="0" w:color="auto"/>
              <w:right w:val="single" w:sz="8" w:space="0" w:color="auto"/>
            </w:tcBorders>
            <w:shd w:val="clear" w:color="000000" w:fill="B2C5E7"/>
            <w:vAlign w:val="center"/>
          </w:tcPr>
          <w:p w14:paraId="26F8804D" w14:textId="77CB7264"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1.6% (+/-1.5%)</w:t>
            </w:r>
          </w:p>
        </w:tc>
        <w:tc>
          <w:tcPr>
            <w:tcW w:w="1530" w:type="dxa"/>
            <w:tcBorders>
              <w:top w:val="nil"/>
              <w:left w:val="single" w:sz="8" w:space="0" w:color="auto"/>
              <w:bottom w:val="single" w:sz="8" w:space="0" w:color="auto"/>
              <w:right w:val="single" w:sz="8" w:space="0" w:color="auto"/>
            </w:tcBorders>
            <w:shd w:val="clear" w:color="000000" w:fill="A2B9E2"/>
            <w:vAlign w:val="center"/>
          </w:tcPr>
          <w:p w14:paraId="265EC40B" w14:textId="2231D29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1.8% (+/-2.0%)</w:t>
            </w:r>
          </w:p>
        </w:tc>
      </w:tr>
      <w:tr w:rsidR="00AF1BE5" w:rsidRPr="00703517" w14:paraId="303D9709" w14:textId="300F87F6" w:rsidTr="005868A2">
        <w:trPr>
          <w:trHeight w:val="212"/>
          <w:jc w:val="center"/>
        </w:trPr>
        <w:tc>
          <w:tcPr>
            <w:tcW w:w="1165" w:type="dxa"/>
          </w:tcPr>
          <w:p w14:paraId="3241C08C" w14:textId="7721F885"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STRMEL</w:t>
            </w:r>
          </w:p>
        </w:tc>
        <w:tc>
          <w:tcPr>
            <w:tcW w:w="2430" w:type="dxa"/>
          </w:tcPr>
          <w:p w14:paraId="1F8481E5" w14:textId="7C5DB56F"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Strymon</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melinus</w:t>
            </w:r>
            <w:proofErr w:type="spellEnd"/>
          </w:p>
        </w:tc>
        <w:tc>
          <w:tcPr>
            <w:tcW w:w="1530" w:type="dxa"/>
            <w:tcBorders>
              <w:top w:val="nil"/>
              <w:left w:val="nil"/>
              <w:bottom w:val="single" w:sz="8" w:space="0" w:color="auto"/>
              <w:right w:val="single" w:sz="8" w:space="0" w:color="auto"/>
            </w:tcBorders>
            <w:shd w:val="clear" w:color="000000" w:fill="BECEEB"/>
            <w:vAlign w:val="center"/>
          </w:tcPr>
          <w:p w14:paraId="3977E929" w14:textId="719FD8D1"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3.4% (+/-5.1%)</w:t>
            </w:r>
          </w:p>
        </w:tc>
        <w:tc>
          <w:tcPr>
            <w:tcW w:w="1530" w:type="dxa"/>
            <w:tcBorders>
              <w:top w:val="nil"/>
              <w:left w:val="nil"/>
              <w:bottom w:val="single" w:sz="8" w:space="0" w:color="auto"/>
              <w:right w:val="single" w:sz="8" w:space="0" w:color="auto"/>
            </w:tcBorders>
            <w:shd w:val="clear" w:color="000000" w:fill="7A9BD5"/>
            <w:vAlign w:val="center"/>
          </w:tcPr>
          <w:p w14:paraId="4838A1DC" w14:textId="016F12AF"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5.9% (+/-6.1%)</w:t>
            </w:r>
          </w:p>
        </w:tc>
        <w:tc>
          <w:tcPr>
            <w:tcW w:w="1530" w:type="dxa"/>
            <w:tcBorders>
              <w:top w:val="nil"/>
              <w:left w:val="single" w:sz="8" w:space="0" w:color="auto"/>
              <w:bottom w:val="single" w:sz="8" w:space="0" w:color="auto"/>
              <w:right w:val="single" w:sz="8" w:space="0" w:color="auto"/>
            </w:tcBorders>
            <w:shd w:val="clear" w:color="000000" w:fill="FCFDFE"/>
            <w:vAlign w:val="center"/>
          </w:tcPr>
          <w:p w14:paraId="3FA65834" w14:textId="6C5DB85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0.1% (+/-0.1%)</w:t>
            </w:r>
          </w:p>
        </w:tc>
        <w:tc>
          <w:tcPr>
            <w:tcW w:w="1530" w:type="dxa"/>
            <w:tcBorders>
              <w:top w:val="nil"/>
              <w:left w:val="single" w:sz="8" w:space="0" w:color="auto"/>
              <w:bottom w:val="single" w:sz="8" w:space="0" w:color="auto"/>
              <w:right w:val="single" w:sz="8" w:space="0" w:color="auto"/>
            </w:tcBorders>
            <w:shd w:val="clear" w:color="000000" w:fill="F3F6FC"/>
            <w:vAlign w:val="center"/>
          </w:tcPr>
          <w:p w14:paraId="6B929037" w14:textId="62CE39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0.2% (+/-0.3%)</w:t>
            </w:r>
          </w:p>
        </w:tc>
      </w:tr>
      <w:tr w:rsidR="00AF1BE5" w:rsidRPr="00703517" w14:paraId="6A75DC91" w14:textId="47ABEE20" w:rsidTr="005868A2">
        <w:trPr>
          <w:trHeight w:val="196"/>
          <w:jc w:val="center"/>
        </w:trPr>
        <w:tc>
          <w:tcPr>
            <w:tcW w:w="1165" w:type="dxa"/>
          </w:tcPr>
          <w:p w14:paraId="21C70120" w14:textId="4FCBDC62"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THOPYL</w:t>
            </w:r>
          </w:p>
        </w:tc>
        <w:tc>
          <w:tcPr>
            <w:tcW w:w="2430" w:type="dxa"/>
          </w:tcPr>
          <w:p w14:paraId="6A82E1DE" w14:textId="32064F39"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Thorybes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pylades</w:t>
            </w:r>
            <w:proofErr w:type="spellEnd"/>
          </w:p>
        </w:tc>
        <w:tc>
          <w:tcPr>
            <w:tcW w:w="1530" w:type="dxa"/>
            <w:tcBorders>
              <w:top w:val="nil"/>
              <w:left w:val="nil"/>
              <w:bottom w:val="single" w:sz="8" w:space="0" w:color="auto"/>
              <w:right w:val="single" w:sz="8" w:space="0" w:color="auto"/>
            </w:tcBorders>
            <w:shd w:val="clear" w:color="000000" w:fill="E7A0A0"/>
            <w:vAlign w:val="center"/>
          </w:tcPr>
          <w:p w14:paraId="3A1FF929" w14:textId="6F27E78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-1.9% (+/-5.5%)</w:t>
            </w:r>
          </w:p>
        </w:tc>
        <w:tc>
          <w:tcPr>
            <w:tcW w:w="1530" w:type="dxa"/>
            <w:tcBorders>
              <w:top w:val="nil"/>
              <w:left w:val="nil"/>
              <w:bottom w:val="single" w:sz="8" w:space="0" w:color="auto"/>
              <w:right w:val="single" w:sz="8" w:space="0" w:color="auto"/>
            </w:tcBorders>
            <w:shd w:val="clear" w:color="000000" w:fill="EBAFAF"/>
            <w:vAlign w:val="center"/>
          </w:tcPr>
          <w:p w14:paraId="77A668DE" w14:textId="4F4D0EF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-2.0% (+/-5.3%)</w:t>
            </w:r>
          </w:p>
        </w:tc>
        <w:tc>
          <w:tcPr>
            <w:tcW w:w="1530" w:type="dxa"/>
            <w:tcBorders>
              <w:top w:val="nil"/>
              <w:left w:val="single" w:sz="8" w:space="0" w:color="auto"/>
              <w:bottom w:val="single" w:sz="8" w:space="0" w:color="auto"/>
              <w:right w:val="single" w:sz="8" w:space="0" w:color="auto"/>
            </w:tcBorders>
            <w:shd w:val="clear" w:color="000000" w:fill="F4D2D2"/>
            <w:vAlign w:val="center"/>
          </w:tcPr>
          <w:p w14:paraId="4611F7B9" w14:textId="759D3415"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(+/-1.4%)</w:t>
            </w:r>
          </w:p>
        </w:tc>
        <w:tc>
          <w:tcPr>
            <w:tcW w:w="1530" w:type="dxa"/>
            <w:tcBorders>
              <w:top w:val="nil"/>
              <w:left w:val="single" w:sz="8" w:space="0" w:color="auto"/>
              <w:bottom w:val="single" w:sz="8" w:space="0" w:color="auto"/>
              <w:right w:val="single" w:sz="8" w:space="0" w:color="auto"/>
            </w:tcBorders>
            <w:shd w:val="clear" w:color="000000" w:fill="F7E2E2"/>
            <w:vAlign w:val="center"/>
          </w:tcPr>
          <w:p w14:paraId="3A593D6A" w14:textId="71E3F9BE"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-0.3% (+/-1.6%)</w:t>
            </w:r>
          </w:p>
        </w:tc>
      </w:tr>
      <w:tr w:rsidR="00AF1BE5" w:rsidRPr="00703517" w14:paraId="404A8134" w14:textId="574EC3AB" w:rsidTr="005868A2">
        <w:trPr>
          <w:trHeight w:val="212"/>
          <w:jc w:val="center"/>
        </w:trPr>
        <w:tc>
          <w:tcPr>
            <w:tcW w:w="1165" w:type="dxa"/>
          </w:tcPr>
          <w:p w14:paraId="7CF28264" w14:textId="062B900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THYLIN</w:t>
            </w:r>
          </w:p>
        </w:tc>
        <w:tc>
          <w:tcPr>
            <w:tcW w:w="2430" w:type="dxa"/>
          </w:tcPr>
          <w:p w14:paraId="7E813AA6" w14:textId="371A06C3" w:rsidR="00AF1BE5" w:rsidRPr="005F09EE" w:rsidRDefault="00AF1BE5" w:rsidP="00AF1BE5">
            <w:pPr>
              <w:jc w:val="both"/>
              <w:rPr>
                <w:rFonts w:ascii="Times New Roman" w:hAnsi="Times New Roman" w:cs="Times New Roman"/>
                <w:i/>
                <w:iCs/>
                <w:sz w:val="18"/>
                <w:szCs w:val="18"/>
              </w:rPr>
            </w:pPr>
            <w:proofErr w:type="spellStart"/>
            <w:r w:rsidRPr="005F09EE">
              <w:rPr>
                <w:rFonts w:ascii="Times New Roman" w:hAnsi="Times New Roman" w:cs="Times New Roman"/>
                <w:i/>
                <w:iCs/>
                <w:sz w:val="18"/>
                <w:szCs w:val="18"/>
              </w:rPr>
              <w:t>Thymelicus</w:t>
            </w:r>
            <w:proofErr w:type="spellEnd"/>
            <w:r w:rsidRPr="005F09EE">
              <w:rPr>
                <w:rFonts w:ascii="Times New Roman" w:hAnsi="Times New Roman" w:cs="Times New Roman"/>
                <w:i/>
                <w:iCs/>
                <w:sz w:val="18"/>
                <w:szCs w:val="18"/>
              </w:rPr>
              <w:t xml:space="preserve"> </w:t>
            </w:r>
            <w:proofErr w:type="spellStart"/>
            <w:r w:rsidRPr="005F09EE">
              <w:rPr>
                <w:rFonts w:ascii="Times New Roman" w:hAnsi="Times New Roman" w:cs="Times New Roman"/>
                <w:i/>
                <w:iCs/>
                <w:sz w:val="18"/>
                <w:szCs w:val="18"/>
              </w:rPr>
              <w:t>lineola</w:t>
            </w:r>
            <w:proofErr w:type="spellEnd"/>
          </w:p>
        </w:tc>
        <w:tc>
          <w:tcPr>
            <w:tcW w:w="1530" w:type="dxa"/>
            <w:tcBorders>
              <w:top w:val="nil"/>
              <w:left w:val="nil"/>
              <w:bottom w:val="single" w:sz="8" w:space="0" w:color="auto"/>
              <w:right w:val="single" w:sz="8" w:space="0" w:color="auto"/>
            </w:tcBorders>
            <w:shd w:val="clear" w:color="000000" w:fill="D0DCF1"/>
            <w:vAlign w:val="center"/>
          </w:tcPr>
          <w:p w14:paraId="3EB3EA1E" w14:textId="0EE8FD4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2.5% (+/-4.3%)</w:t>
            </w:r>
          </w:p>
        </w:tc>
        <w:tc>
          <w:tcPr>
            <w:tcW w:w="1530" w:type="dxa"/>
            <w:tcBorders>
              <w:top w:val="nil"/>
              <w:left w:val="nil"/>
              <w:bottom w:val="single" w:sz="8" w:space="0" w:color="auto"/>
              <w:right w:val="single" w:sz="8" w:space="0" w:color="auto"/>
            </w:tcBorders>
            <w:shd w:val="clear" w:color="000000" w:fill="ACC0E5"/>
            <w:vAlign w:val="center"/>
          </w:tcPr>
          <w:p w14:paraId="17294576" w14:textId="0559BCB8"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3.7% (+/-6.5%)</w:t>
            </w:r>
          </w:p>
        </w:tc>
        <w:tc>
          <w:tcPr>
            <w:tcW w:w="1530" w:type="dxa"/>
            <w:tcBorders>
              <w:top w:val="nil"/>
              <w:left w:val="single" w:sz="8" w:space="0" w:color="auto"/>
              <w:bottom w:val="single" w:sz="8" w:space="0" w:color="auto"/>
              <w:right w:val="single" w:sz="8" w:space="0" w:color="auto"/>
            </w:tcBorders>
            <w:shd w:val="clear" w:color="000000" w:fill="D2DDF1"/>
            <w:vAlign w:val="center"/>
          </w:tcPr>
          <w:p w14:paraId="255A7B10" w14:textId="07FE31DA"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0.9% (+/-1.0%)</w:t>
            </w:r>
          </w:p>
        </w:tc>
        <w:tc>
          <w:tcPr>
            <w:tcW w:w="1530" w:type="dxa"/>
            <w:tcBorders>
              <w:top w:val="nil"/>
              <w:left w:val="single" w:sz="8" w:space="0" w:color="auto"/>
              <w:bottom w:val="single" w:sz="8" w:space="0" w:color="auto"/>
              <w:right w:val="single" w:sz="8" w:space="0" w:color="auto"/>
            </w:tcBorders>
            <w:shd w:val="clear" w:color="000000" w:fill="E2E9F6"/>
            <w:vAlign w:val="center"/>
          </w:tcPr>
          <w:p w14:paraId="1B2FDB53" w14:textId="207D5503"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0.6% (+/-0.9%)</w:t>
            </w:r>
          </w:p>
        </w:tc>
      </w:tr>
      <w:tr w:rsidR="00AF1BE5" w:rsidRPr="00703517" w14:paraId="4EE23CFD" w14:textId="5D06E983" w:rsidTr="005868A2">
        <w:trPr>
          <w:trHeight w:val="196"/>
          <w:jc w:val="center"/>
        </w:trPr>
        <w:tc>
          <w:tcPr>
            <w:tcW w:w="1165" w:type="dxa"/>
          </w:tcPr>
          <w:p w14:paraId="153CFEC0" w14:textId="5F5A4E8E" w:rsidR="00AF1BE5" w:rsidRPr="005F09EE" w:rsidRDefault="00AF1BE5" w:rsidP="00AF1BE5">
            <w:pPr>
              <w:jc w:val="both"/>
              <w:rPr>
                <w:rFonts w:ascii="Times New Roman" w:hAnsi="Times New Roman" w:cs="Times New Roman"/>
                <w:sz w:val="18"/>
                <w:szCs w:val="18"/>
              </w:rPr>
            </w:pPr>
            <w:r w:rsidRPr="005F09EE">
              <w:rPr>
                <w:rFonts w:ascii="Times New Roman" w:hAnsi="Times New Roman" w:cs="Times New Roman"/>
                <w:sz w:val="18"/>
                <w:szCs w:val="18"/>
              </w:rPr>
              <w:t>VANVIR</w:t>
            </w:r>
          </w:p>
        </w:tc>
        <w:tc>
          <w:tcPr>
            <w:tcW w:w="2430" w:type="dxa"/>
          </w:tcPr>
          <w:p w14:paraId="6005D2A1" w14:textId="7C82447F" w:rsidR="00AF1BE5" w:rsidRPr="005F09EE" w:rsidRDefault="00AF1BE5" w:rsidP="00AF1BE5">
            <w:pPr>
              <w:jc w:val="both"/>
              <w:rPr>
                <w:rFonts w:ascii="Times New Roman" w:hAnsi="Times New Roman" w:cs="Times New Roman"/>
                <w:i/>
                <w:iCs/>
                <w:sz w:val="18"/>
                <w:szCs w:val="18"/>
              </w:rPr>
            </w:pPr>
            <w:r w:rsidRPr="005F09EE">
              <w:rPr>
                <w:rFonts w:ascii="Times New Roman" w:hAnsi="Times New Roman" w:cs="Times New Roman"/>
                <w:i/>
                <w:iCs/>
                <w:sz w:val="18"/>
                <w:szCs w:val="18"/>
              </w:rPr>
              <w:t xml:space="preserve">Vanessa </w:t>
            </w:r>
            <w:proofErr w:type="spellStart"/>
            <w:r w:rsidRPr="005F09EE">
              <w:rPr>
                <w:rFonts w:ascii="Times New Roman" w:hAnsi="Times New Roman" w:cs="Times New Roman"/>
                <w:i/>
                <w:iCs/>
                <w:sz w:val="18"/>
                <w:szCs w:val="18"/>
              </w:rPr>
              <w:t>virginiensis</w:t>
            </w:r>
            <w:proofErr w:type="spellEnd"/>
          </w:p>
        </w:tc>
        <w:tc>
          <w:tcPr>
            <w:tcW w:w="1530" w:type="dxa"/>
            <w:tcBorders>
              <w:top w:val="nil"/>
              <w:left w:val="nil"/>
              <w:bottom w:val="single" w:sz="8" w:space="0" w:color="auto"/>
              <w:right w:val="single" w:sz="8" w:space="0" w:color="auto"/>
            </w:tcBorders>
            <w:shd w:val="clear" w:color="000000" w:fill="A3BAE2"/>
            <w:vAlign w:val="center"/>
          </w:tcPr>
          <w:p w14:paraId="5A6E643F" w14:textId="0647803D"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4.8% (+/-6.4%)</w:t>
            </w:r>
          </w:p>
        </w:tc>
        <w:tc>
          <w:tcPr>
            <w:tcW w:w="1530" w:type="dxa"/>
            <w:tcBorders>
              <w:top w:val="nil"/>
              <w:left w:val="nil"/>
              <w:bottom w:val="single" w:sz="8" w:space="0" w:color="auto"/>
              <w:right w:val="single" w:sz="8" w:space="0" w:color="auto"/>
            </w:tcBorders>
            <w:shd w:val="clear" w:color="000000" w:fill="C0CFEB"/>
            <w:vAlign w:val="center"/>
          </w:tcPr>
          <w:p w14:paraId="5808A518" w14:textId="2CA3CB57"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2.8% (+/-3.9%)</w:t>
            </w:r>
          </w:p>
        </w:tc>
        <w:tc>
          <w:tcPr>
            <w:tcW w:w="1530" w:type="dxa"/>
            <w:tcBorders>
              <w:top w:val="nil"/>
              <w:left w:val="single" w:sz="8" w:space="0" w:color="auto"/>
              <w:bottom w:val="single" w:sz="8" w:space="0" w:color="auto"/>
              <w:right w:val="single" w:sz="8" w:space="0" w:color="auto"/>
            </w:tcBorders>
            <w:shd w:val="clear" w:color="000000" w:fill="6E92D2"/>
            <w:vAlign w:val="center"/>
          </w:tcPr>
          <w:p w14:paraId="5EB26C3F" w14:textId="3859C002"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3.0% (+/-3.3%)</w:t>
            </w:r>
          </w:p>
        </w:tc>
        <w:tc>
          <w:tcPr>
            <w:tcW w:w="1530" w:type="dxa"/>
            <w:tcBorders>
              <w:top w:val="nil"/>
              <w:left w:val="single" w:sz="8" w:space="0" w:color="auto"/>
              <w:bottom w:val="single" w:sz="8" w:space="0" w:color="auto"/>
              <w:right w:val="single" w:sz="8" w:space="0" w:color="auto"/>
            </w:tcBorders>
            <w:shd w:val="clear" w:color="000000" w:fill="7597D4"/>
            <w:vAlign w:val="center"/>
          </w:tcPr>
          <w:p w14:paraId="7DEFA79E" w14:textId="5B17506B" w:rsidR="00AF1BE5" w:rsidRPr="005F09EE" w:rsidRDefault="00AF1BE5" w:rsidP="00AF1BE5">
            <w:pPr>
              <w:jc w:val="center"/>
              <w:rPr>
                <w:rFonts w:ascii="Times New Roman" w:hAnsi="Times New Roman" w:cs="Times New Roman"/>
                <w:sz w:val="18"/>
                <w:szCs w:val="18"/>
              </w:rPr>
            </w:pPr>
            <w:r w:rsidRPr="005F09EE">
              <w:rPr>
                <w:rFonts w:ascii="Times New Roman" w:hAnsi="Times New Roman" w:cs="Times New Roman"/>
                <w:color w:val="000000"/>
                <w:sz w:val="18"/>
                <w:szCs w:val="18"/>
              </w:rPr>
              <w:t>2.7% (+/-3.2%)</w:t>
            </w:r>
          </w:p>
        </w:tc>
      </w:tr>
    </w:tbl>
    <w:p w14:paraId="24067D52" w14:textId="77777777" w:rsidR="00F21671" w:rsidRPr="00703517" w:rsidRDefault="00F21671">
      <w:pPr>
        <w:jc w:val="both"/>
        <w:rPr>
          <w:rFonts w:ascii="Times New Roman" w:hAnsi="Times New Roman" w:cs="Times New Roman"/>
          <w:sz w:val="24"/>
          <w:szCs w:val="24"/>
        </w:rPr>
      </w:pPr>
    </w:p>
    <w:p w14:paraId="03E85907" w14:textId="1521A7D9" w:rsidR="00F21671" w:rsidRPr="00703517" w:rsidRDefault="00F21671">
      <w:pPr>
        <w:jc w:val="both"/>
        <w:rPr>
          <w:rFonts w:ascii="Times New Roman" w:hAnsi="Times New Roman" w:cs="Times New Roman"/>
          <w:b/>
          <w:sz w:val="24"/>
          <w:szCs w:val="24"/>
        </w:rPr>
        <w:sectPr w:rsidR="00F21671" w:rsidRPr="00703517" w:rsidSect="00313C02">
          <w:pgSz w:w="15840" w:h="12240" w:orient="landscape"/>
          <w:pgMar w:top="1440" w:right="1440" w:bottom="1440" w:left="1440" w:header="720" w:footer="720" w:gutter="0"/>
          <w:cols w:space="720"/>
        </w:sectPr>
      </w:pPr>
    </w:p>
    <w:p w14:paraId="54B63E33" w14:textId="6314FED4"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620291" w:rsidRPr="00703517">
        <w:rPr>
          <w:rFonts w:ascii="Times New Roman" w:hAnsi="Times New Roman" w:cs="Times New Roman"/>
          <w:b/>
          <w:sz w:val="24"/>
          <w:szCs w:val="24"/>
        </w:rPr>
        <w:t>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F65AB0"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w:t>
      </w:r>
      <w:r w:rsidR="001247D7">
        <w:rPr>
          <w:rFonts w:ascii="Times New Roman" w:hAnsi="Times New Roman" w:cs="Times New Roman"/>
          <w:sz w:val="24"/>
          <w:szCs w:val="24"/>
        </w:rPr>
        <w:t>underlined</w:t>
      </w:r>
      <w:r w:rsidRPr="00703517">
        <w:rPr>
          <w:rFonts w:ascii="Times New Roman" w:hAnsi="Times New Roman" w:cs="Times New Roman"/>
          <w:sz w:val="24"/>
          <w:szCs w:val="24"/>
        </w:rPr>
        <w:t xml:space="preserve"> and </w:t>
      </w:r>
      <w:r w:rsidR="001247D7">
        <w:rPr>
          <w:rFonts w:ascii="Times New Roman" w:hAnsi="Times New Roman" w:cs="Times New Roman"/>
          <w:sz w:val="24"/>
          <w:szCs w:val="24"/>
        </w:rPr>
        <w:t xml:space="preserve">in </w:t>
      </w:r>
      <w:r w:rsidRPr="00703517">
        <w:rPr>
          <w:rFonts w:ascii="Times New Roman" w:hAnsi="Times New Roman" w:cs="Times New Roman"/>
          <w:sz w:val="24"/>
          <w:szCs w:val="24"/>
        </w:rPr>
        <w:t>bold.</w:t>
      </w:r>
      <w:r w:rsidR="003B5CAD" w:rsidRPr="00703517">
        <w:rPr>
          <w:rFonts w:ascii="Times New Roman" w:hAnsi="Times New Roman" w:cs="Times New Roman"/>
          <w:sz w:val="24"/>
          <w:szCs w:val="24"/>
        </w:rPr>
        <w:t xml:space="preserve"> We considered models equivalent if the difference in ELPD </w:t>
      </w:r>
      <w:r w:rsidR="00A26E9E" w:rsidRPr="00703517">
        <w:rPr>
          <w:rFonts w:ascii="Times New Roman" w:hAnsi="Times New Roman" w:cs="Times New Roman"/>
          <w:sz w:val="24"/>
          <w:szCs w:val="24"/>
        </w:rPr>
        <w:t>+/- the standard error of the ELPD estimate overlapped zero</w:t>
      </w:r>
      <w:r w:rsidR="002E4394" w:rsidRPr="00703517">
        <w:rPr>
          <w:rFonts w:ascii="Times New Roman" w:hAnsi="Times New Roman" w:cs="Times New Roman"/>
          <w:sz w:val="24"/>
          <w:szCs w:val="24"/>
        </w:rPr>
        <w:t xml:space="preserve"> and favored models which used fewer predictors</w:t>
      </w:r>
      <w:r w:rsidR="00394E3B" w:rsidRPr="00703517">
        <w:rPr>
          <w:rFonts w:ascii="Times New Roman" w:hAnsi="Times New Roman" w:cs="Times New Roman"/>
          <w:sz w:val="24"/>
          <w:szCs w:val="24"/>
        </w:rPr>
        <w:t xml:space="preserve"> if this was the case</w:t>
      </w:r>
      <w:r w:rsidR="003B5CAD" w:rsidRPr="00703517">
        <w:rPr>
          <w:rFonts w:ascii="Times New Roman" w:hAnsi="Times New Roman" w:cs="Times New Roman"/>
          <w:sz w:val="24"/>
          <w:szCs w:val="24"/>
        </w:rPr>
        <w:t>.</w:t>
      </w:r>
    </w:p>
    <w:p w14:paraId="6E7D1E5D"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5E1A27" w:rsidRPr="00703517" w14:paraId="721B08C3" w14:textId="363AE127" w:rsidTr="005E1A27">
        <w:trPr>
          <w:jc w:val="center"/>
        </w:trPr>
        <w:tc>
          <w:tcPr>
            <w:tcW w:w="1160" w:type="dxa"/>
            <w:shd w:val="clear" w:color="auto" w:fill="000000"/>
            <w:tcMar>
              <w:top w:w="100" w:type="dxa"/>
              <w:left w:w="100" w:type="dxa"/>
              <w:bottom w:w="100" w:type="dxa"/>
              <w:right w:w="100" w:type="dxa"/>
            </w:tcMar>
          </w:tcPr>
          <w:p w14:paraId="5102CEF2"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73C9E8D0" w14:textId="7286E9A2" w:rsidR="005E1A27" w:rsidRPr="00703517" w:rsidRDefault="00AA6392">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F557AB"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6310860" w14:textId="77777777" w:rsidR="005E1A27" w:rsidRPr="00703517" w:rsidRDefault="005E1A27">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5E1A27" w:rsidRPr="00703517" w14:paraId="61222A85" w14:textId="1E5CE249" w:rsidTr="005E1A27">
        <w:trPr>
          <w:jc w:val="center"/>
        </w:trPr>
        <w:tc>
          <w:tcPr>
            <w:tcW w:w="1160" w:type="dxa"/>
            <w:tcMar>
              <w:top w:w="100" w:type="dxa"/>
              <w:left w:w="100" w:type="dxa"/>
              <w:bottom w:w="100" w:type="dxa"/>
              <w:right w:w="100" w:type="dxa"/>
            </w:tcMar>
          </w:tcPr>
          <w:p w14:paraId="122C2265" w14:textId="0C79334C"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230326A" w14:textId="19DF5BB4"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4E0AEF6A" w14:textId="088CA24B"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148F865C" w14:textId="1C7BFE01"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2.5</w:t>
            </w:r>
          </w:p>
        </w:tc>
      </w:tr>
      <w:tr w:rsidR="005E1A27" w:rsidRPr="00703517" w14:paraId="05D34568" w14:textId="002C89FF" w:rsidTr="005E1A27">
        <w:trPr>
          <w:jc w:val="center"/>
        </w:trPr>
        <w:tc>
          <w:tcPr>
            <w:tcW w:w="1160" w:type="dxa"/>
            <w:tcMar>
              <w:top w:w="100" w:type="dxa"/>
              <w:left w:w="100" w:type="dxa"/>
              <w:bottom w:w="100" w:type="dxa"/>
              <w:right w:w="100" w:type="dxa"/>
            </w:tcMar>
          </w:tcPr>
          <w:p w14:paraId="76C62BDF" w14:textId="20B19971"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2B8DF802" w14:textId="731D46AD"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147.0</w:t>
            </w:r>
          </w:p>
        </w:tc>
        <w:tc>
          <w:tcPr>
            <w:tcW w:w="1800" w:type="dxa"/>
            <w:tcMar>
              <w:top w:w="100" w:type="dxa"/>
              <w:left w:w="100" w:type="dxa"/>
              <w:bottom w:w="100" w:type="dxa"/>
              <w:right w:w="100" w:type="dxa"/>
            </w:tcMar>
          </w:tcPr>
          <w:p w14:paraId="00703115" w14:textId="46FF00B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c>
          <w:tcPr>
            <w:tcW w:w="2250" w:type="dxa"/>
            <w:tcMar>
              <w:top w:w="100" w:type="dxa"/>
              <w:left w:w="100" w:type="dxa"/>
              <w:bottom w:w="100" w:type="dxa"/>
              <w:right w:w="100" w:type="dxa"/>
            </w:tcMar>
          </w:tcPr>
          <w:p w14:paraId="6B17A9A0" w14:textId="7F2CBA4C"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5E1A27" w:rsidRPr="00703517" w14:paraId="4450DE56" w14:textId="485726F7" w:rsidTr="005E1A27">
        <w:trPr>
          <w:jc w:val="center"/>
        </w:trPr>
        <w:tc>
          <w:tcPr>
            <w:tcW w:w="1160" w:type="dxa"/>
            <w:tcMar>
              <w:top w:w="100" w:type="dxa"/>
              <w:left w:w="100" w:type="dxa"/>
              <w:bottom w:w="100" w:type="dxa"/>
              <w:right w:w="100" w:type="dxa"/>
            </w:tcMar>
          </w:tcPr>
          <w:p w14:paraId="151A638D" w14:textId="58584BA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3069D79D" w14:textId="24EDEC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150.7</w:t>
            </w:r>
          </w:p>
        </w:tc>
        <w:tc>
          <w:tcPr>
            <w:tcW w:w="1800" w:type="dxa"/>
            <w:tcMar>
              <w:top w:w="100" w:type="dxa"/>
              <w:left w:w="100" w:type="dxa"/>
              <w:bottom w:w="100" w:type="dxa"/>
              <w:right w:w="100" w:type="dxa"/>
            </w:tcMar>
          </w:tcPr>
          <w:p w14:paraId="67816F22" w14:textId="32F2518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6B916808" w14:textId="2A5FDCF5"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0.0</w:t>
            </w:r>
          </w:p>
        </w:tc>
      </w:tr>
      <w:tr w:rsidR="005E1A27" w:rsidRPr="00703517" w14:paraId="278E4D01" w14:textId="5FE21936" w:rsidTr="005E1A27">
        <w:trPr>
          <w:jc w:val="center"/>
        </w:trPr>
        <w:tc>
          <w:tcPr>
            <w:tcW w:w="1160" w:type="dxa"/>
            <w:tcMar>
              <w:top w:w="100" w:type="dxa"/>
              <w:left w:w="100" w:type="dxa"/>
              <w:bottom w:w="100" w:type="dxa"/>
              <w:right w:w="100" w:type="dxa"/>
            </w:tcMar>
          </w:tcPr>
          <w:p w14:paraId="6D6E6494" w14:textId="4E5C44ED"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3F156BB7" w14:textId="6209AB00"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150.1</w:t>
            </w:r>
          </w:p>
        </w:tc>
        <w:tc>
          <w:tcPr>
            <w:tcW w:w="1800" w:type="dxa"/>
            <w:tcMar>
              <w:top w:w="100" w:type="dxa"/>
              <w:left w:w="100" w:type="dxa"/>
              <w:bottom w:w="100" w:type="dxa"/>
              <w:right w:w="100" w:type="dxa"/>
            </w:tcMar>
          </w:tcPr>
          <w:p w14:paraId="33D21F54" w14:textId="1158788B"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-0.6</w:t>
            </w:r>
          </w:p>
        </w:tc>
        <w:tc>
          <w:tcPr>
            <w:tcW w:w="2250" w:type="dxa"/>
            <w:tcMar>
              <w:top w:w="100" w:type="dxa"/>
              <w:left w:w="100" w:type="dxa"/>
              <w:bottom w:w="100" w:type="dxa"/>
              <w:right w:w="100" w:type="dxa"/>
            </w:tcMar>
          </w:tcPr>
          <w:p w14:paraId="1F0896CF" w14:textId="57D4D04F"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1.5</w:t>
            </w:r>
          </w:p>
        </w:tc>
      </w:tr>
      <w:tr w:rsidR="005E1A27" w:rsidRPr="00703517" w14:paraId="7FA3BCDB" w14:textId="6ABC79B0" w:rsidTr="005E1A27">
        <w:trPr>
          <w:jc w:val="center"/>
        </w:trPr>
        <w:tc>
          <w:tcPr>
            <w:tcW w:w="1160" w:type="dxa"/>
            <w:tcMar>
              <w:top w:w="100" w:type="dxa"/>
              <w:left w:w="100" w:type="dxa"/>
              <w:bottom w:w="100" w:type="dxa"/>
              <w:right w:w="100" w:type="dxa"/>
            </w:tcMar>
          </w:tcPr>
          <w:p w14:paraId="3B7F0DFB" w14:textId="27E5B318"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144818CC" w14:textId="1F3BC79B"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144.7</w:t>
            </w:r>
          </w:p>
        </w:tc>
        <w:tc>
          <w:tcPr>
            <w:tcW w:w="1800" w:type="dxa"/>
            <w:tcMar>
              <w:top w:w="100" w:type="dxa"/>
              <w:left w:w="100" w:type="dxa"/>
              <w:bottom w:w="100" w:type="dxa"/>
              <w:right w:w="100" w:type="dxa"/>
            </w:tcMar>
          </w:tcPr>
          <w:p w14:paraId="2CEC0FF2" w14:textId="521F6EDD"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772C757A" w14:textId="21BC732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5E1A27" w:rsidRPr="00703517" w14:paraId="33B0C748" w14:textId="0AB69A57" w:rsidTr="005E1A27">
        <w:trPr>
          <w:jc w:val="center"/>
        </w:trPr>
        <w:tc>
          <w:tcPr>
            <w:tcW w:w="1160" w:type="dxa"/>
            <w:tcMar>
              <w:top w:w="100" w:type="dxa"/>
              <w:left w:w="100" w:type="dxa"/>
              <w:bottom w:w="100" w:type="dxa"/>
              <w:right w:w="100" w:type="dxa"/>
            </w:tcMar>
          </w:tcPr>
          <w:p w14:paraId="141BC1D1" w14:textId="321478CF" w:rsidR="005E1A27" w:rsidRPr="008E44F2" w:rsidRDefault="005E1A27">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7E7196A" w14:textId="63DD21D2" w:rsidR="005E1A27"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145.9</w:t>
            </w:r>
          </w:p>
        </w:tc>
        <w:tc>
          <w:tcPr>
            <w:tcW w:w="1800" w:type="dxa"/>
            <w:tcMar>
              <w:top w:w="100" w:type="dxa"/>
              <w:left w:w="100" w:type="dxa"/>
              <w:bottom w:w="100" w:type="dxa"/>
              <w:right w:w="100" w:type="dxa"/>
            </w:tcMar>
          </w:tcPr>
          <w:p w14:paraId="47C6AA9C" w14:textId="1B7226A0"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-4.9</w:t>
            </w:r>
          </w:p>
        </w:tc>
        <w:tc>
          <w:tcPr>
            <w:tcW w:w="2250" w:type="dxa"/>
            <w:tcMar>
              <w:top w:w="100" w:type="dxa"/>
              <w:left w:w="100" w:type="dxa"/>
              <w:bottom w:w="100" w:type="dxa"/>
              <w:right w:w="100" w:type="dxa"/>
            </w:tcMar>
          </w:tcPr>
          <w:p w14:paraId="2B8BF7DE" w14:textId="5BD96C78" w:rsidR="005E1A27"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5E1A27" w:rsidRPr="00703517" w14:paraId="0AA37AF9" w14:textId="6551C13F" w:rsidTr="005E1A27">
        <w:trPr>
          <w:jc w:val="center"/>
        </w:trPr>
        <w:tc>
          <w:tcPr>
            <w:tcW w:w="1160" w:type="dxa"/>
            <w:tcMar>
              <w:top w:w="100" w:type="dxa"/>
              <w:left w:w="100" w:type="dxa"/>
              <w:bottom w:w="100" w:type="dxa"/>
              <w:right w:w="100" w:type="dxa"/>
            </w:tcMar>
          </w:tcPr>
          <w:p w14:paraId="6EB19776" w14:textId="566B75EA"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G</w:t>
            </w:r>
          </w:p>
        </w:tc>
        <w:tc>
          <w:tcPr>
            <w:tcW w:w="1620" w:type="dxa"/>
            <w:tcMar>
              <w:top w:w="100" w:type="dxa"/>
              <w:left w:w="100" w:type="dxa"/>
              <w:bottom w:w="100" w:type="dxa"/>
              <w:right w:w="100" w:type="dxa"/>
            </w:tcMar>
          </w:tcPr>
          <w:p w14:paraId="2E0C6FEC" w14:textId="7DDF9864"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147.5</w:t>
            </w:r>
          </w:p>
        </w:tc>
        <w:tc>
          <w:tcPr>
            <w:tcW w:w="1800" w:type="dxa"/>
            <w:tcMar>
              <w:top w:w="100" w:type="dxa"/>
              <w:left w:w="100" w:type="dxa"/>
              <w:bottom w:w="100" w:type="dxa"/>
              <w:right w:w="100" w:type="dxa"/>
            </w:tcMar>
          </w:tcPr>
          <w:p w14:paraId="2E2E737F" w14:textId="43072B70"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-3.3</w:t>
            </w:r>
          </w:p>
        </w:tc>
        <w:tc>
          <w:tcPr>
            <w:tcW w:w="2250" w:type="dxa"/>
            <w:tcMar>
              <w:top w:w="100" w:type="dxa"/>
              <w:left w:w="100" w:type="dxa"/>
              <w:bottom w:w="100" w:type="dxa"/>
              <w:right w:w="100" w:type="dxa"/>
            </w:tcMar>
          </w:tcPr>
          <w:p w14:paraId="4711A2E8" w14:textId="3A79A75C"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3.8</w:t>
            </w:r>
          </w:p>
        </w:tc>
      </w:tr>
      <w:tr w:rsidR="005E1A27" w:rsidRPr="00703517" w14:paraId="7A4443B0" w14:textId="2B9CFD35" w:rsidTr="005E1A27">
        <w:trPr>
          <w:jc w:val="center"/>
        </w:trPr>
        <w:tc>
          <w:tcPr>
            <w:tcW w:w="1160" w:type="dxa"/>
            <w:tcMar>
              <w:top w:w="100" w:type="dxa"/>
              <w:left w:w="100" w:type="dxa"/>
              <w:bottom w:w="100" w:type="dxa"/>
              <w:right w:w="100" w:type="dxa"/>
            </w:tcMar>
          </w:tcPr>
          <w:p w14:paraId="062E9BE5" w14:textId="73976E3E" w:rsidR="005E1A27" w:rsidRPr="001247D7" w:rsidRDefault="005E1A2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H</w:t>
            </w:r>
          </w:p>
        </w:tc>
        <w:tc>
          <w:tcPr>
            <w:tcW w:w="1620" w:type="dxa"/>
            <w:tcMar>
              <w:top w:w="100" w:type="dxa"/>
              <w:left w:w="100" w:type="dxa"/>
              <w:bottom w:w="100" w:type="dxa"/>
              <w:right w:w="100" w:type="dxa"/>
            </w:tcMar>
          </w:tcPr>
          <w:p w14:paraId="451F4CEC" w14:textId="01C6B2FD" w:rsidR="005E1A27" w:rsidRPr="001247D7" w:rsidRDefault="00DF6FD5">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147.1</w:t>
            </w:r>
          </w:p>
        </w:tc>
        <w:tc>
          <w:tcPr>
            <w:tcW w:w="1800" w:type="dxa"/>
            <w:tcMar>
              <w:top w:w="100" w:type="dxa"/>
              <w:left w:w="100" w:type="dxa"/>
              <w:bottom w:w="100" w:type="dxa"/>
              <w:right w:w="100" w:type="dxa"/>
            </w:tcMar>
          </w:tcPr>
          <w:p w14:paraId="5CD6E46E" w14:textId="73D16BDD"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3B0642FA" w14:textId="779AD8D2" w:rsidR="005E1A27" w:rsidRPr="001247D7" w:rsidRDefault="001247D7">
            <w:pPr>
              <w:widowControl w:val="0"/>
              <w:spacing w:line="240" w:lineRule="auto"/>
              <w:jc w:val="center"/>
              <w:rPr>
                <w:rFonts w:ascii="Times New Roman" w:hAnsi="Times New Roman" w:cs="Times New Roman"/>
                <w:b/>
                <w:bCs/>
                <w:sz w:val="24"/>
                <w:szCs w:val="24"/>
                <w:u w:val="single"/>
              </w:rPr>
            </w:pPr>
            <w:r w:rsidRPr="001247D7">
              <w:rPr>
                <w:rFonts w:ascii="Times New Roman" w:hAnsi="Times New Roman" w:cs="Times New Roman"/>
                <w:b/>
                <w:bCs/>
                <w:sz w:val="24"/>
                <w:szCs w:val="24"/>
                <w:u w:val="single"/>
              </w:rPr>
              <w:t>4.0</w:t>
            </w:r>
          </w:p>
        </w:tc>
      </w:tr>
      <w:tr w:rsidR="008E44F2" w:rsidRPr="00703517" w14:paraId="445D42BE" w14:textId="77777777" w:rsidTr="005E1A27">
        <w:trPr>
          <w:jc w:val="center"/>
        </w:trPr>
        <w:tc>
          <w:tcPr>
            <w:tcW w:w="1160" w:type="dxa"/>
            <w:tcMar>
              <w:top w:w="100" w:type="dxa"/>
              <w:left w:w="100" w:type="dxa"/>
              <w:bottom w:w="100" w:type="dxa"/>
              <w:right w:w="100" w:type="dxa"/>
            </w:tcMar>
          </w:tcPr>
          <w:p w14:paraId="7210CECE" w14:textId="2C0FA361"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9DAB68A" w14:textId="61803CAE"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144.1</w:t>
            </w:r>
          </w:p>
        </w:tc>
        <w:tc>
          <w:tcPr>
            <w:tcW w:w="1800" w:type="dxa"/>
            <w:tcMar>
              <w:top w:w="100" w:type="dxa"/>
              <w:left w:w="100" w:type="dxa"/>
              <w:bottom w:w="100" w:type="dxa"/>
              <w:right w:w="100" w:type="dxa"/>
            </w:tcMar>
          </w:tcPr>
          <w:p w14:paraId="26998FCC" w14:textId="0C3C1ADD"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C2E3968" w14:textId="0918FB74"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35F09B3A" w14:textId="77777777" w:rsidTr="005E1A27">
        <w:trPr>
          <w:jc w:val="center"/>
        </w:trPr>
        <w:tc>
          <w:tcPr>
            <w:tcW w:w="1160" w:type="dxa"/>
            <w:tcMar>
              <w:top w:w="100" w:type="dxa"/>
              <w:left w:w="100" w:type="dxa"/>
              <w:bottom w:w="100" w:type="dxa"/>
              <w:right w:w="100" w:type="dxa"/>
            </w:tcMar>
          </w:tcPr>
          <w:p w14:paraId="08C387F7" w14:textId="6EFB8FBC"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5043CCC5" w14:textId="145CC9B2"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145.6</w:t>
            </w:r>
          </w:p>
        </w:tc>
        <w:tc>
          <w:tcPr>
            <w:tcW w:w="1800" w:type="dxa"/>
            <w:tcMar>
              <w:top w:w="100" w:type="dxa"/>
              <w:left w:w="100" w:type="dxa"/>
              <w:bottom w:w="100" w:type="dxa"/>
              <w:right w:w="100" w:type="dxa"/>
            </w:tcMar>
          </w:tcPr>
          <w:p w14:paraId="54138AB1" w14:textId="01BE231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-5.1</w:t>
            </w:r>
          </w:p>
        </w:tc>
        <w:tc>
          <w:tcPr>
            <w:tcW w:w="2250" w:type="dxa"/>
            <w:tcMar>
              <w:top w:w="100" w:type="dxa"/>
              <w:left w:w="100" w:type="dxa"/>
              <w:bottom w:w="100" w:type="dxa"/>
              <w:right w:w="100" w:type="dxa"/>
            </w:tcMar>
          </w:tcPr>
          <w:p w14:paraId="0CBC7C13" w14:textId="4405DC35"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3.3</w:t>
            </w:r>
          </w:p>
        </w:tc>
      </w:tr>
      <w:tr w:rsidR="008E44F2" w:rsidRPr="00703517" w14:paraId="263E857A" w14:textId="77777777" w:rsidTr="005E1A27">
        <w:trPr>
          <w:jc w:val="center"/>
        </w:trPr>
        <w:tc>
          <w:tcPr>
            <w:tcW w:w="1160" w:type="dxa"/>
            <w:tcMar>
              <w:top w:w="100" w:type="dxa"/>
              <w:left w:w="100" w:type="dxa"/>
              <w:bottom w:w="100" w:type="dxa"/>
              <w:right w:w="100" w:type="dxa"/>
            </w:tcMar>
          </w:tcPr>
          <w:p w14:paraId="6F1C3153" w14:textId="43C614C9"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279D1F76" w14:textId="08E987D1"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144.3</w:t>
            </w:r>
          </w:p>
        </w:tc>
        <w:tc>
          <w:tcPr>
            <w:tcW w:w="1800" w:type="dxa"/>
            <w:tcMar>
              <w:top w:w="100" w:type="dxa"/>
              <w:left w:w="100" w:type="dxa"/>
              <w:bottom w:w="100" w:type="dxa"/>
              <w:right w:w="100" w:type="dxa"/>
            </w:tcMar>
          </w:tcPr>
          <w:p w14:paraId="51CCB155" w14:textId="5DB64AC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-6.4</w:t>
            </w:r>
          </w:p>
        </w:tc>
        <w:tc>
          <w:tcPr>
            <w:tcW w:w="2250" w:type="dxa"/>
            <w:tcMar>
              <w:top w:w="100" w:type="dxa"/>
              <w:left w:w="100" w:type="dxa"/>
              <w:bottom w:w="100" w:type="dxa"/>
              <w:right w:w="100" w:type="dxa"/>
            </w:tcMar>
          </w:tcPr>
          <w:p w14:paraId="34BBDDF3" w14:textId="1A089E8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2.9</w:t>
            </w:r>
          </w:p>
        </w:tc>
      </w:tr>
      <w:tr w:rsidR="008E44F2" w:rsidRPr="00703517" w14:paraId="5A7619A5" w14:textId="77777777" w:rsidTr="005E1A27">
        <w:trPr>
          <w:jc w:val="center"/>
        </w:trPr>
        <w:tc>
          <w:tcPr>
            <w:tcW w:w="1160" w:type="dxa"/>
            <w:tcMar>
              <w:top w:w="100" w:type="dxa"/>
              <w:left w:w="100" w:type="dxa"/>
              <w:bottom w:w="100" w:type="dxa"/>
              <w:right w:w="100" w:type="dxa"/>
            </w:tcMar>
          </w:tcPr>
          <w:p w14:paraId="6491B910" w14:textId="211835A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5757434" w14:textId="77B04B7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145.0</w:t>
            </w:r>
          </w:p>
        </w:tc>
        <w:tc>
          <w:tcPr>
            <w:tcW w:w="1800" w:type="dxa"/>
            <w:tcMar>
              <w:top w:w="100" w:type="dxa"/>
              <w:left w:w="100" w:type="dxa"/>
              <w:bottom w:w="100" w:type="dxa"/>
              <w:right w:w="100" w:type="dxa"/>
            </w:tcMar>
          </w:tcPr>
          <w:p w14:paraId="45F7BD1E" w14:textId="3A87CF6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4C1EF3A7" w14:textId="4B6D2ED3"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2.6</w:t>
            </w:r>
          </w:p>
        </w:tc>
      </w:tr>
      <w:tr w:rsidR="008E44F2" w:rsidRPr="00703517" w14:paraId="1430B800" w14:textId="77777777" w:rsidTr="005E1A27">
        <w:trPr>
          <w:jc w:val="center"/>
        </w:trPr>
        <w:tc>
          <w:tcPr>
            <w:tcW w:w="1160" w:type="dxa"/>
            <w:tcMar>
              <w:top w:w="100" w:type="dxa"/>
              <w:left w:w="100" w:type="dxa"/>
              <w:bottom w:w="100" w:type="dxa"/>
              <w:right w:w="100" w:type="dxa"/>
            </w:tcMar>
          </w:tcPr>
          <w:p w14:paraId="6C3A8688" w14:textId="7008233B" w:rsidR="008E44F2" w:rsidRP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1C481142" w14:textId="6D0704C9"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146.0</w:t>
            </w:r>
          </w:p>
        </w:tc>
        <w:tc>
          <w:tcPr>
            <w:tcW w:w="1800" w:type="dxa"/>
            <w:tcMar>
              <w:top w:w="100" w:type="dxa"/>
              <w:left w:w="100" w:type="dxa"/>
              <w:bottom w:w="100" w:type="dxa"/>
              <w:right w:w="100" w:type="dxa"/>
            </w:tcMar>
          </w:tcPr>
          <w:p w14:paraId="13CAE294" w14:textId="5F97098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2250" w:type="dxa"/>
            <w:tcMar>
              <w:top w:w="100" w:type="dxa"/>
              <w:left w:w="100" w:type="dxa"/>
              <w:bottom w:w="100" w:type="dxa"/>
              <w:right w:w="100" w:type="dxa"/>
            </w:tcMar>
          </w:tcPr>
          <w:p w14:paraId="6962F3D2" w14:textId="7D71F0D1"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4.3</w:t>
            </w:r>
          </w:p>
        </w:tc>
      </w:tr>
      <w:tr w:rsidR="008E44F2" w:rsidRPr="00703517" w14:paraId="1E22C121" w14:textId="77777777" w:rsidTr="005E1A27">
        <w:trPr>
          <w:jc w:val="center"/>
        </w:trPr>
        <w:tc>
          <w:tcPr>
            <w:tcW w:w="1160" w:type="dxa"/>
            <w:tcMar>
              <w:top w:w="100" w:type="dxa"/>
              <w:left w:w="100" w:type="dxa"/>
              <w:bottom w:w="100" w:type="dxa"/>
              <w:right w:w="100" w:type="dxa"/>
            </w:tcMar>
          </w:tcPr>
          <w:p w14:paraId="0BE24AE9" w14:textId="3657D62C" w:rsidR="008E44F2" w:rsidRDefault="008E44F2">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03607329" w14:textId="213532A4" w:rsidR="008E44F2" w:rsidRPr="008E44F2" w:rsidRDefault="00DF6FD5">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145.1</w:t>
            </w:r>
          </w:p>
        </w:tc>
        <w:tc>
          <w:tcPr>
            <w:tcW w:w="1800" w:type="dxa"/>
            <w:tcMar>
              <w:top w:w="100" w:type="dxa"/>
              <w:left w:w="100" w:type="dxa"/>
              <w:bottom w:w="100" w:type="dxa"/>
              <w:right w:w="100" w:type="dxa"/>
            </w:tcMar>
          </w:tcPr>
          <w:p w14:paraId="262EAD4F" w14:textId="5BB4EC3F"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-5.7</w:t>
            </w:r>
          </w:p>
        </w:tc>
        <w:tc>
          <w:tcPr>
            <w:tcW w:w="2250" w:type="dxa"/>
            <w:tcMar>
              <w:top w:w="100" w:type="dxa"/>
              <w:left w:w="100" w:type="dxa"/>
              <w:bottom w:w="100" w:type="dxa"/>
              <w:right w:w="100" w:type="dxa"/>
            </w:tcMar>
          </w:tcPr>
          <w:p w14:paraId="67BB7920" w14:textId="7CFA33A0" w:rsidR="008E44F2" w:rsidRPr="008E44F2" w:rsidRDefault="001247D7">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192CF5FC" w14:textId="77777777" w:rsidR="00F21671" w:rsidRPr="00703517" w:rsidRDefault="00F21671">
      <w:pPr>
        <w:spacing w:line="240" w:lineRule="auto"/>
        <w:jc w:val="both"/>
        <w:rPr>
          <w:rFonts w:ascii="Times New Roman" w:hAnsi="Times New Roman" w:cs="Times New Roman"/>
          <w:b/>
          <w:sz w:val="24"/>
          <w:szCs w:val="24"/>
        </w:rPr>
      </w:pPr>
    </w:p>
    <w:p w14:paraId="6CE5771F" w14:textId="77777777" w:rsidR="00F21671" w:rsidRPr="00703517" w:rsidRDefault="00F21671">
      <w:pPr>
        <w:spacing w:line="240" w:lineRule="auto"/>
        <w:jc w:val="both"/>
        <w:rPr>
          <w:rFonts w:ascii="Times New Roman" w:hAnsi="Times New Roman" w:cs="Times New Roman"/>
          <w:b/>
          <w:sz w:val="24"/>
          <w:szCs w:val="24"/>
        </w:rPr>
      </w:pPr>
    </w:p>
    <w:p w14:paraId="0769C28B" w14:textId="77777777" w:rsidR="00F83A6D" w:rsidRPr="00703517" w:rsidRDefault="00F83A6D">
      <w:pPr>
        <w:rPr>
          <w:rFonts w:ascii="Times New Roman" w:hAnsi="Times New Roman" w:cs="Times New Roman"/>
          <w:b/>
          <w:sz w:val="24"/>
          <w:szCs w:val="24"/>
        </w:rPr>
      </w:pPr>
      <w:r w:rsidRPr="00703517">
        <w:rPr>
          <w:rFonts w:ascii="Times New Roman" w:hAnsi="Times New Roman" w:cs="Times New Roman"/>
          <w:b/>
          <w:sz w:val="24"/>
          <w:szCs w:val="24"/>
        </w:rPr>
        <w:br w:type="page"/>
      </w:r>
    </w:p>
    <w:p w14:paraId="4C720670" w14:textId="5135EDF2"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001E8C"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B90DB3"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temperature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4D6DD206"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8E1FDF0" w14:textId="77777777" w:rsidTr="00A5046C">
        <w:trPr>
          <w:jc w:val="center"/>
        </w:trPr>
        <w:tc>
          <w:tcPr>
            <w:tcW w:w="1160" w:type="dxa"/>
            <w:shd w:val="clear" w:color="auto" w:fill="000000"/>
            <w:tcMar>
              <w:top w:w="100" w:type="dxa"/>
              <w:left w:w="100" w:type="dxa"/>
              <w:bottom w:w="100" w:type="dxa"/>
              <w:right w:w="100" w:type="dxa"/>
            </w:tcMar>
          </w:tcPr>
          <w:p w14:paraId="36A756B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CB6FF4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36C1B3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055DC1D7"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4678363B" w14:textId="77777777" w:rsidTr="00A5046C">
        <w:trPr>
          <w:jc w:val="center"/>
        </w:trPr>
        <w:tc>
          <w:tcPr>
            <w:tcW w:w="1160" w:type="dxa"/>
            <w:tcMar>
              <w:top w:w="100" w:type="dxa"/>
              <w:left w:w="100" w:type="dxa"/>
              <w:bottom w:w="100" w:type="dxa"/>
              <w:right w:w="100" w:type="dxa"/>
            </w:tcMar>
          </w:tcPr>
          <w:p w14:paraId="10D7E02B"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44BF8E6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03C651B9"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A39CCF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C7AE014" w14:textId="77777777" w:rsidTr="00A5046C">
        <w:trPr>
          <w:jc w:val="center"/>
        </w:trPr>
        <w:tc>
          <w:tcPr>
            <w:tcW w:w="1160" w:type="dxa"/>
            <w:tcMar>
              <w:top w:w="100" w:type="dxa"/>
              <w:left w:w="100" w:type="dxa"/>
              <w:bottom w:w="100" w:type="dxa"/>
              <w:right w:w="100" w:type="dxa"/>
            </w:tcMar>
          </w:tcPr>
          <w:p w14:paraId="0CC558DE"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09EEF18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EB56AD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0D091E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47189983" w14:textId="77777777" w:rsidTr="00A5046C">
        <w:trPr>
          <w:jc w:val="center"/>
        </w:trPr>
        <w:tc>
          <w:tcPr>
            <w:tcW w:w="1160" w:type="dxa"/>
            <w:tcMar>
              <w:top w:w="100" w:type="dxa"/>
              <w:left w:w="100" w:type="dxa"/>
              <w:bottom w:w="100" w:type="dxa"/>
              <w:right w:w="100" w:type="dxa"/>
            </w:tcMar>
          </w:tcPr>
          <w:p w14:paraId="70F334D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C</w:t>
            </w:r>
          </w:p>
        </w:tc>
        <w:tc>
          <w:tcPr>
            <w:tcW w:w="1620" w:type="dxa"/>
            <w:tcMar>
              <w:top w:w="100" w:type="dxa"/>
              <w:left w:w="100" w:type="dxa"/>
              <w:bottom w:w="100" w:type="dxa"/>
              <w:right w:w="100" w:type="dxa"/>
            </w:tcMar>
          </w:tcPr>
          <w:p w14:paraId="3D3EC55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C248AA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10E89E9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3EC287E" w14:textId="77777777" w:rsidTr="00A5046C">
        <w:trPr>
          <w:jc w:val="center"/>
        </w:trPr>
        <w:tc>
          <w:tcPr>
            <w:tcW w:w="1160" w:type="dxa"/>
            <w:tcMar>
              <w:top w:w="100" w:type="dxa"/>
              <w:left w:w="100" w:type="dxa"/>
              <w:bottom w:w="100" w:type="dxa"/>
              <w:right w:w="100" w:type="dxa"/>
            </w:tcMar>
          </w:tcPr>
          <w:p w14:paraId="15C6193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D</w:t>
            </w:r>
          </w:p>
        </w:tc>
        <w:tc>
          <w:tcPr>
            <w:tcW w:w="1620" w:type="dxa"/>
            <w:tcMar>
              <w:top w:w="100" w:type="dxa"/>
              <w:left w:w="100" w:type="dxa"/>
              <w:bottom w:w="100" w:type="dxa"/>
              <w:right w:w="100" w:type="dxa"/>
            </w:tcMar>
          </w:tcPr>
          <w:p w14:paraId="6BC16E8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6B90E7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46C25A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D3E14E" w14:textId="77777777" w:rsidTr="00A5046C">
        <w:trPr>
          <w:jc w:val="center"/>
        </w:trPr>
        <w:tc>
          <w:tcPr>
            <w:tcW w:w="1160" w:type="dxa"/>
            <w:tcMar>
              <w:top w:w="100" w:type="dxa"/>
              <w:left w:w="100" w:type="dxa"/>
              <w:bottom w:w="100" w:type="dxa"/>
              <w:right w:w="100" w:type="dxa"/>
            </w:tcMar>
          </w:tcPr>
          <w:p w14:paraId="05DA3A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2004DF5C"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5F97F5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7F984D2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10790517" w14:textId="77777777" w:rsidTr="00A5046C">
        <w:trPr>
          <w:jc w:val="center"/>
        </w:trPr>
        <w:tc>
          <w:tcPr>
            <w:tcW w:w="1160" w:type="dxa"/>
            <w:tcMar>
              <w:top w:w="100" w:type="dxa"/>
              <w:left w:w="100" w:type="dxa"/>
              <w:bottom w:w="100" w:type="dxa"/>
              <w:right w:w="100" w:type="dxa"/>
            </w:tcMar>
          </w:tcPr>
          <w:p w14:paraId="2B77199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131EA9A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A5F2AA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4FF54C32"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05482C9A" w14:textId="77777777" w:rsidTr="00A5046C">
        <w:trPr>
          <w:jc w:val="center"/>
        </w:trPr>
        <w:tc>
          <w:tcPr>
            <w:tcW w:w="1160" w:type="dxa"/>
            <w:tcMar>
              <w:top w:w="100" w:type="dxa"/>
              <w:left w:w="100" w:type="dxa"/>
              <w:bottom w:w="100" w:type="dxa"/>
              <w:right w:w="100" w:type="dxa"/>
            </w:tcMar>
          </w:tcPr>
          <w:p w14:paraId="0DC4FE8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9662DBB"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3FF535D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D1FBAA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F2F97CB" w14:textId="77777777" w:rsidTr="00A5046C">
        <w:trPr>
          <w:jc w:val="center"/>
        </w:trPr>
        <w:tc>
          <w:tcPr>
            <w:tcW w:w="1160" w:type="dxa"/>
            <w:tcMar>
              <w:top w:w="100" w:type="dxa"/>
              <w:left w:w="100" w:type="dxa"/>
              <w:bottom w:w="100" w:type="dxa"/>
              <w:right w:w="100" w:type="dxa"/>
            </w:tcMar>
          </w:tcPr>
          <w:p w14:paraId="3CE3CF8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0A9E82F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E12BAF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2F9B2D8F"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707D6BA4" w14:textId="77777777" w:rsidTr="00A5046C">
        <w:trPr>
          <w:jc w:val="center"/>
        </w:trPr>
        <w:tc>
          <w:tcPr>
            <w:tcW w:w="1160" w:type="dxa"/>
            <w:tcMar>
              <w:top w:w="100" w:type="dxa"/>
              <w:left w:w="100" w:type="dxa"/>
              <w:bottom w:w="100" w:type="dxa"/>
              <w:right w:w="100" w:type="dxa"/>
            </w:tcMar>
          </w:tcPr>
          <w:p w14:paraId="0FDF4694"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03A34AC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A7756F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F4FB91D"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5EB05ED3" w14:textId="77777777" w:rsidTr="00A5046C">
        <w:trPr>
          <w:jc w:val="center"/>
        </w:trPr>
        <w:tc>
          <w:tcPr>
            <w:tcW w:w="1160" w:type="dxa"/>
            <w:tcMar>
              <w:top w:w="100" w:type="dxa"/>
              <w:left w:w="100" w:type="dxa"/>
              <w:bottom w:w="100" w:type="dxa"/>
              <w:right w:w="100" w:type="dxa"/>
            </w:tcMar>
          </w:tcPr>
          <w:p w14:paraId="1697782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BEA2B1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7183FBE7"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F63B1FE"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C05A2A3" w14:textId="77777777" w:rsidTr="00A5046C">
        <w:trPr>
          <w:jc w:val="center"/>
        </w:trPr>
        <w:tc>
          <w:tcPr>
            <w:tcW w:w="1160" w:type="dxa"/>
            <w:tcMar>
              <w:top w:w="100" w:type="dxa"/>
              <w:left w:w="100" w:type="dxa"/>
              <w:bottom w:w="100" w:type="dxa"/>
              <w:right w:w="100" w:type="dxa"/>
            </w:tcMar>
          </w:tcPr>
          <w:p w14:paraId="2F32A0BE"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444D559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65D86C8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3AC82A2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25E2E85B" w14:textId="77777777" w:rsidTr="00A5046C">
        <w:trPr>
          <w:jc w:val="center"/>
        </w:trPr>
        <w:tc>
          <w:tcPr>
            <w:tcW w:w="1160" w:type="dxa"/>
            <w:tcMar>
              <w:top w:w="100" w:type="dxa"/>
              <w:left w:w="100" w:type="dxa"/>
              <w:bottom w:w="100" w:type="dxa"/>
              <w:right w:w="100" w:type="dxa"/>
            </w:tcMar>
          </w:tcPr>
          <w:p w14:paraId="6F3D0ED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146F6730"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10D6538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94E8F7A"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601E5DE9" w14:textId="77777777" w:rsidTr="00A5046C">
        <w:trPr>
          <w:jc w:val="center"/>
        </w:trPr>
        <w:tc>
          <w:tcPr>
            <w:tcW w:w="1160" w:type="dxa"/>
            <w:tcMar>
              <w:top w:w="100" w:type="dxa"/>
              <w:left w:w="100" w:type="dxa"/>
              <w:bottom w:w="100" w:type="dxa"/>
              <w:right w:w="100" w:type="dxa"/>
            </w:tcMar>
          </w:tcPr>
          <w:p w14:paraId="0CF8A4E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39DB1473"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24AC5426"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0224FD84"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r w:rsidR="00B65D2D" w:rsidRPr="00703517" w14:paraId="35C7283B" w14:textId="77777777" w:rsidTr="00A5046C">
        <w:trPr>
          <w:jc w:val="center"/>
        </w:trPr>
        <w:tc>
          <w:tcPr>
            <w:tcW w:w="1160" w:type="dxa"/>
            <w:tcMar>
              <w:top w:w="100" w:type="dxa"/>
              <w:left w:w="100" w:type="dxa"/>
              <w:bottom w:w="100" w:type="dxa"/>
              <w:right w:w="100" w:type="dxa"/>
            </w:tcMar>
          </w:tcPr>
          <w:p w14:paraId="08058CE4"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57FAB7C1"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1800" w:type="dxa"/>
            <w:tcMar>
              <w:top w:w="100" w:type="dxa"/>
              <w:left w:w="100" w:type="dxa"/>
              <w:bottom w:w="100" w:type="dxa"/>
              <w:right w:w="100" w:type="dxa"/>
            </w:tcMar>
          </w:tcPr>
          <w:p w14:paraId="48685868" w14:textId="77777777" w:rsidR="00B65D2D" w:rsidRPr="008E44F2" w:rsidRDefault="00B65D2D" w:rsidP="00A5046C">
            <w:pPr>
              <w:widowControl w:val="0"/>
              <w:spacing w:line="240" w:lineRule="auto"/>
              <w:jc w:val="center"/>
              <w:rPr>
                <w:rFonts w:ascii="Times New Roman" w:hAnsi="Times New Roman" w:cs="Times New Roman"/>
                <w:sz w:val="24"/>
                <w:szCs w:val="24"/>
              </w:rPr>
            </w:pPr>
          </w:p>
        </w:tc>
        <w:tc>
          <w:tcPr>
            <w:tcW w:w="2250" w:type="dxa"/>
            <w:tcMar>
              <w:top w:w="100" w:type="dxa"/>
              <w:left w:w="100" w:type="dxa"/>
              <w:bottom w:w="100" w:type="dxa"/>
              <w:right w:w="100" w:type="dxa"/>
            </w:tcMar>
          </w:tcPr>
          <w:p w14:paraId="661459D5" w14:textId="77777777" w:rsidR="00B65D2D" w:rsidRPr="008E44F2" w:rsidRDefault="00B65D2D" w:rsidP="00A5046C">
            <w:pPr>
              <w:widowControl w:val="0"/>
              <w:spacing w:line="240" w:lineRule="auto"/>
              <w:jc w:val="center"/>
              <w:rPr>
                <w:rFonts w:ascii="Times New Roman" w:hAnsi="Times New Roman" w:cs="Times New Roman"/>
                <w:sz w:val="24"/>
                <w:szCs w:val="24"/>
              </w:rPr>
            </w:pPr>
          </w:p>
        </w:tc>
      </w:tr>
    </w:tbl>
    <w:p w14:paraId="4EA69735" w14:textId="77777777" w:rsidR="00F6643C" w:rsidRPr="00703517" w:rsidRDefault="00F6643C">
      <w:pPr>
        <w:spacing w:line="240" w:lineRule="auto"/>
        <w:jc w:val="both"/>
        <w:rPr>
          <w:rFonts w:ascii="Times New Roman" w:hAnsi="Times New Roman" w:cs="Times New Roman"/>
          <w:b/>
          <w:sz w:val="24"/>
          <w:szCs w:val="24"/>
        </w:rPr>
      </w:pPr>
    </w:p>
    <w:p w14:paraId="6E723F1D" w14:textId="77777777" w:rsidR="00F6643C" w:rsidRPr="00703517" w:rsidRDefault="00F6643C">
      <w:pPr>
        <w:spacing w:line="240" w:lineRule="auto"/>
        <w:jc w:val="both"/>
        <w:rPr>
          <w:rFonts w:ascii="Times New Roman" w:hAnsi="Times New Roman" w:cs="Times New Roman"/>
          <w:b/>
          <w:sz w:val="24"/>
          <w:szCs w:val="24"/>
        </w:rPr>
      </w:pPr>
    </w:p>
    <w:p w14:paraId="4ACD1673"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5D56F8B7" w14:textId="70E8E2B8" w:rsidR="00073BC4" w:rsidRPr="00703517" w:rsidRDefault="00073BC4" w:rsidP="00073BC4">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4F38A5" w:rsidRPr="00703517">
        <w:rPr>
          <w:rFonts w:ascii="Times New Roman" w:hAnsi="Times New Roman" w:cs="Times New Roman"/>
          <w:b/>
          <w:sz w:val="24"/>
          <w:szCs w:val="24"/>
        </w:rPr>
        <w:t>8</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100</w:t>
      </w:r>
      <w:r w:rsidR="002F12AB"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scale, precipitation analysis. Top candidate model is italic and bold. We considered models equivalent if the difference in ELPD was less than four.</w:t>
      </w:r>
    </w:p>
    <w:p w14:paraId="6C907253" w14:textId="77777777" w:rsidR="00073BC4" w:rsidRPr="00703517" w:rsidRDefault="00073BC4" w:rsidP="00073BC4">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4AB33A5A" w14:textId="77777777" w:rsidTr="00A5046C">
        <w:trPr>
          <w:jc w:val="center"/>
        </w:trPr>
        <w:tc>
          <w:tcPr>
            <w:tcW w:w="1160" w:type="dxa"/>
            <w:shd w:val="clear" w:color="auto" w:fill="000000"/>
            <w:tcMar>
              <w:top w:w="100" w:type="dxa"/>
              <w:left w:w="100" w:type="dxa"/>
              <w:bottom w:w="100" w:type="dxa"/>
              <w:right w:w="100" w:type="dxa"/>
            </w:tcMar>
          </w:tcPr>
          <w:p w14:paraId="345F2FD5"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42BAD466"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1473149D"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DEA906C"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24F23808" w14:textId="77777777" w:rsidTr="00A5046C">
        <w:trPr>
          <w:jc w:val="center"/>
        </w:trPr>
        <w:tc>
          <w:tcPr>
            <w:tcW w:w="1160" w:type="dxa"/>
            <w:tcMar>
              <w:top w:w="100" w:type="dxa"/>
              <w:left w:w="100" w:type="dxa"/>
              <w:bottom w:w="100" w:type="dxa"/>
              <w:right w:w="100" w:type="dxa"/>
            </w:tcMar>
          </w:tcPr>
          <w:p w14:paraId="58D2749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CCFEC9F" w14:textId="4C319CF3"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-408.3</w:t>
            </w:r>
          </w:p>
        </w:tc>
        <w:tc>
          <w:tcPr>
            <w:tcW w:w="1800" w:type="dxa"/>
            <w:tcMar>
              <w:top w:w="100" w:type="dxa"/>
              <w:left w:w="100" w:type="dxa"/>
              <w:bottom w:w="100" w:type="dxa"/>
              <w:right w:w="100" w:type="dxa"/>
            </w:tcMar>
          </w:tcPr>
          <w:p w14:paraId="6FB55DD6" w14:textId="7BAE22F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-5.4</w:t>
            </w:r>
          </w:p>
        </w:tc>
        <w:tc>
          <w:tcPr>
            <w:tcW w:w="2250" w:type="dxa"/>
            <w:tcMar>
              <w:top w:w="100" w:type="dxa"/>
              <w:left w:w="100" w:type="dxa"/>
              <w:bottom w:w="100" w:type="dxa"/>
              <w:right w:w="100" w:type="dxa"/>
            </w:tcMar>
          </w:tcPr>
          <w:p w14:paraId="1BDDBEED" w14:textId="034E52D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2477FD0F" w14:textId="77777777" w:rsidTr="00A5046C">
        <w:trPr>
          <w:jc w:val="center"/>
        </w:trPr>
        <w:tc>
          <w:tcPr>
            <w:tcW w:w="1160" w:type="dxa"/>
            <w:tcMar>
              <w:top w:w="100" w:type="dxa"/>
              <w:left w:w="100" w:type="dxa"/>
              <w:bottom w:w="100" w:type="dxa"/>
              <w:right w:w="100" w:type="dxa"/>
            </w:tcMar>
          </w:tcPr>
          <w:p w14:paraId="7B5C4BA4"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ECED063" w14:textId="527EA0B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-408.0</w:t>
            </w:r>
          </w:p>
        </w:tc>
        <w:tc>
          <w:tcPr>
            <w:tcW w:w="1800" w:type="dxa"/>
            <w:tcMar>
              <w:top w:w="100" w:type="dxa"/>
              <w:left w:w="100" w:type="dxa"/>
              <w:bottom w:w="100" w:type="dxa"/>
              <w:right w:w="100" w:type="dxa"/>
            </w:tcMar>
          </w:tcPr>
          <w:p w14:paraId="7F1D188A" w14:textId="3A03513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-5.6</w:t>
            </w:r>
          </w:p>
        </w:tc>
        <w:tc>
          <w:tcPr>
            <w:tcW w:w="2250" w:type="dxa"/>
            <w:tcMar>
              <w:top w:w="100" w:type="dxa"/>
              <w:left w:w="100" w:type="dxa"/>
              <w:bottom w:w="100" w:type="dxa"/>
              <w:right w:w="100" w:type="dxa"/>
            </w:tcMar>
          </w:tcPr>
          <w:p w14:paraId="1A435747" w14:textId="71C07E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1FBD8D6A" w14:textId="77777777" w:rsidTr="00A5046C">
        <w:trPr>
          <w:jc w:val="center"/>
        </w:trPr>
        <w:tc>
          <w:tcPr>
            <w:tcW w:w="1160" w:type="dxa"/>
            <w:tcMar>
              <w:top w:w="100" w:type="dxa"/>
              <w:left w:w="100" w:type="dxa"/>
              <w:bottom w:w="100" w:type="dxa"/>
              <w:right w:w="100" w:type="dxa"/>
            </w:tcMar>
          </w:tcPr>
          <w:p w14:paraId="2A34001E"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27F5464F" w14:textId="2BFAFD6D"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-419.1</w:t>
            </w:r>
          </w:p>
        </w:tc>
        <w:tc>
          <w:tcPr>
            <w:tcW w:w="1800" w:type="dxa"/>
            <w:tcMar>
              <w:top w:w="100" w:type="dxa"/>
              <w:left w:w="100" w:type="dxa"/>
              <w:bottom w:w="100" w:type="dxa"/>
              <w:right w:w="100" w:type="dxa"/>
            </w:tcMar>
          </w:tcPr>
          <w:p w14:paraId="0796FC26" w14:textId="307644B4"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654012A" w14:textId="4E961F60"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0.0</w:t>
            </w:r>
          </w:p>
        </w:tc>
      </w:tr>
      <w:tr w:rsidR="00B65D2D" w:rsidRPr="00703517" w14:paraId="65A73905" w14:textId="77777777" w:rsidTr="00A5046C">
        <w:trPr>
          <w:jc w:val="center"/>
        </w:trPr>
        <w:tc>
          <w:tcPr>
            <w:tcW w:w="1160" w:type="dxa"/>
            <w:tcMar>
              <w:top w:w="100" w:type="dxa"/>
              <w:left w:w="100" w:type="dxa"/>
              <w:bottom w:w="100" w:type="dxa"/>
              <w:right w:w="100" w:type="dxa"/>
            </w:tcMar>
          </w:tcPr>
          <w:p w14:paraId="45E6D73A" w14:textId="77777777" w:rsidR="00B65D2D" w:rsidRPr="007C401C" w:rsidRDefault="00B65D2D"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43DB9CFE" w14:textId="78C02AFF" w:rsidR="00B65D2D" w:rsidRPr="007C401C" w:rsidRDefault="00940E1C" w:rsidP="00A5046C">
            <w:pPr>
              <w:widowControl w:val="0"/>
              <w:spacing w:line="24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-416.9</w:t>
            </w:r>
          </w:p>
        </w:tc>
        <w:tc>
          <w:tcPr>
            <w:tcW w:w="1800" w:type="dxa"/>
            <w:tcMar>
              <w:top w:w="100" w:type="dxa"/>
              <w:left w:w="100" w:type="dxa"/>
              <w:bottom w:w="100" w:type="dxa"/>
              <w:right w:w="100" w:type="dxa"/>
            </w:tcMar>
          </w:tcPr>
          <w:p w14:paraId="5B229CB4" w14:textId="399A5295"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-1.1</w:t>
            </w:r>
          </w:p>
        </w:tc>
        <w:tc>
          <w:tcPr>
            <w:tcW w:w="2250" w:type="dxa"/>
            <w:tcMar>
              <w:top w:w="100" w:type="dxa"/>
              <w:left w:w="100" w:type="dxa"/>
              <w:bottom w:w="100" w:type="dxa"/>
              <w:right w:w="100" w:type="dxa"/>
            </w:tcMar>
          </w:tcPr>
          <w:p w14:paraId="59E29CD3" w14:textId="0DEEB16E" w:rsidR="00B65D2D" w:rsidRPr="007C401C" w:rsidRDefault="00105A70" w:rsidP="00A5046C">
            <w:pPr>
              <w:widowControl w:val="0"/>
              <w:spacing w:line="240" w:lineRule="auto"/>
              <w:jc w:val="center"/>
              <w:rPr>
                <w:rFonts w:ascii="Times New Roman" w:hAnsi="Times New Roman" w:cs="Times New Roman"/>
                <w:b/>
                <w:bCs/>
                <w:sz w:val="24"/>
                <w:szCs w:val="24"/>
                <w:u w:val="single"/>
              </w:rPr>
            </w:pPr>
            <w:r w:rsidRPr="007C401C">
              <w:rPr>
                <w:rFonts w:ascii="Times New Roman" w:hAnsi="Times New Roman" w:cs="Times New Roman"/>
                <w:b/>
                <w:bCs/>
                <w:sz w:val="24"/>
                <w:szCs w:val="24"/>
                <w:u w:val="single"/>
              </w:rPr>
              <w:t>1.7</w:t>
            </w:r>
          </w:p>
        </w:tc>
      </w:tr>
      <w:tr w:rsidR="00B65D2D" w:rsidRPr="00703517" w14:paraId="00FCE206" w14:textId="77777777" w:rsidTr="00A5046C">
        <w:trPr>
          <w:jc w:val="center"/>
        </w:trPr>
        <w:tc>
          <w:tcPr>
            <w:tcW w:w="1160" w:type="dxa"/>
            <w:tcMar>
              <w:top w:w="100" w:type="dxa"/>
              <w:left w:w="100" w:type="dxa"/>
              <w:bottom w:w="100" w:type="dxa"/>
              <w:right w:w="100" w:type="dxa"/>
            </w:tcMar>
          </w:tcPr>
          <w:p w14:paraId="5B436402"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43608FD8" w14:textId="4F17FA8A"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6A7B399E" w14:textId="64C0D544"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145E4EAC" w14:textId="2E55BEEB"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03608219" w14:textId="77777777" w:rsidTr="00A5046C">
        <w:trPr>
          <w:jc w:val="center"/>
        </w:trPr>
        <w:tc>
          <w:tcPr>
            <w:tcW w:w="1160" w:type="dxa"/>
            <w:tcMar>
              <w:top w:w="100" w:type="dxa"/>
              <w:left w:w="100" w:type="dxa"/>
              <w:bottom w:w="100" w:type="dxa"/>
              <w:right w:w="100" w:type="dxa"/>
            </w:tcMar>
          </w:tcPr>
          <w:p w14:paraId="0077A2E0"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8B022AD" w14:textId="329A10D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-405.9</w:t>
            </w:r>
          </w:p>
        </w:tc>
        <w:tc>
          <w:tcPr>
            <w:tcW w:w="1800" w:type="dxa"/>
            <w:tcMar>
              <w:top w:w="100" w:type="dxa"/>
              <w:left w:w="100" w:type="dxa"/>
              <w:bottom w:w="100" w:type="dxa"/>
              <w:right w:w="100" w:type="dxa"/>
            </w:tcMar>
          </w:tcPr>
          <w:p w14:paraId="682F07C5" w14:textId="08A97EE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6F49F59D" w14:textId="7ABAD52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2.7</w:t>
            </w:r>
          </w:p>
        </w:tc>
      </w:tr>
      <w:tr w:rsidR="00B65D2D" w:rsidRPr="00703517" w14:paraId="4E1C4A85" w14:textId="77777777" w:rsidTr="00A5046C">
        <w:trPr>
          <w:jc w:val="center"/>
        </w:trPr>
        <w:tc>
          <w:tcPr>
            <w:tcW w:w="1160" w:type="dxa"/>
            <w:tcMar>
              <w:top w:w="100" w:type="dxa"/>
              <w:left w:w="100" w:type="dxa"/>
              <w:bottom w:w="100" w:type="dxa"/>
              <w:right w:w="100" w:type="dxa"/>
            </w:tcMar>
          </w:tcPr>
          <w:p w14:paraId="286BA883"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452C829B" w14:textId="1156B897"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-404.8</w:t>
            </w:r>
          </w:p>
        </w:tc>
        <w:tc>
          <w:tcPr>
            <w:tcW w:w="1800" w:type="dxa"/>
            <w:tcMar>
              <w:top w:w="100" w:type="dxa"/>
              <w:left w:w="100" w:type="dxa"/>
              <w:bottom w:w="100" w:type="dxa"/>
              <w:right w:w="100" w:type="dxa"/>
            </w:tcMar>
          </w:tcPr>
          <w:p w14:paraId="579B460E" w14:textId="43D0E959"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7ADB6771" w14:textId="7514594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7BCF3432" w14:textId="77777777" w:rsidTr="00A5046C">
        <w:trPr>
          <w:jc w:val="center"/>
        </w:trPr>
        <w:tc>
          <w:tcPr>
            <w:tcW w:w="1160" w:type="dxa"/>
            <w:tcMar>
              <w:top w:w="100" w:type="dxa"/>
              <w:left w:w="100" w:type="dxa"/>
              <w:bottom w:w="100" w:type="dxa"/>
              <w:right w:w="100" w:type="dxa"/>
            </w:tcMar>
          </w:tcPr>
          <w:p w14:paraId="2E639C85"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3E7869BE" w14:textId="74A82E46"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-403.9</w:t>
            </w:r>
          </w:p>
        </w:tc>
        <w:tc>
          <w:tcPr>
            <w:tcW w:w="1800" w:type="dxa"/>
            <w:tcMar>
              <w:top w:w="100" w:type="dxa"/>
              <w:left w:w="100" w:type="dxa"/>
              <w:bottom w:w="100" w:type="dxa"/>
              <w:right w:w="100" w:type="dxa"/>
            </w:tcMar>
          </w:tcPr>
          <w:p w14:paraId="2C7D662E" w14:textId="040D359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-7.6</w:t>
            </w:r>
          </w:p>
        </w:tc>
        <w:tc>
          <w:tcPr>
            <w:tcW w:w="2250" w:type="dxa"/>
            <w:tcMar>
              <w:top w:w="100" w:type="dxa"/>
              <w:left w:w="100" w:type="dxa"/>
              <w:bottom w:w="100" w:type="dxa"/>
              <w:right w:w="100" w:type="dxa"/>
            </w:tcMar>
          </w:tcPr>
          <w:p w14:paraId="61C5C97A" w14:textId="2A9D185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594A8B6C" w14:textId="77777777" w:rsidTr="00A5046C">
        <w:trPr>
          <w:jc w:val="center"/>
        </w:trPr>
        <w:tc>
          <w:tcPr>
            <w:tcW w:w="1160" w:type="dxa"/>
            <w:tcMar>
              <w:top w:w="100" w:type="dxa"/>
              <w:left w:w="100" w:type="dxa"/>
              <w:bottom w:w="100" w:type="dxa"/>
              <w:right w:w="100" w:type="dxa"/>
            </w:tcMar>
          </w:tcPr>
          <w:p w14:paraId="57124B10"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73D68A0A" w14:textId="3A1662BF"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87A8AB0" w14:textId="3155501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0272886" w14:textId="4B3E069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712E4507" w14:textId="77777777" w:rsidTr="00A5046C">
        <w:trPr>
          <w:jc w:val="center"/>
        </w:trPr>
        <w:tc>
          <w:tcPr>
            <w:tcW w:w="1160" w:type="dxa"/>
            <w:tcMar>
              <w:top w:w="100" w:type="dxa"/>
              <w:left w:w="100" w:type="dxa"/>
              <w:bottom w:w="100" w:type="dxa"/>
              <w:right w:w="100" w:type="dxa"/>
            </w:tcMar>
          </w:tcPr>
          <w:p w14:paraId="1BD399E9"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1FC433CC" w14:textId="70AC41D2"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-405.8</w:t>
            </w:r>
          </w:p>
        </w:tc>
        <w:tc>
          <w:tcPr>
            <w:tcW w:w="1800" w:type="dxa"/>
            <w:tcMar>
              <w:top w:w="100" w:type="dxa"/>
              <w:left w:w="100" w:type="dxa"/>
              <w:bottom w:w="100" w:type="dxa"/>
              <w:right w:w="100" w:type="dxa"/>
            </w:tcMar>
          </w:tcPr>
          <w:p w14:paraId="4503DCC5" w14:textId="1F9B5B90"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-6.7</w:t>
            </w:r>
          </w:p>
        </w:tc>
        <w:tc>
          <w:tcPr>
            <w:tcW w:w="2250" w:type="dxa"/>
            <w:tcMar>
              <w:top w:w="100" w:type="dxa"/>
              <w:left w:w="100" w:type="dxa"/>
              <w:bottom w:w="100" w:type="dxa"/>
              <w:right w:w="100" w:type="dxa"/>
            </w:tcMar>
          </w:tcPr>
          <w:p w14:paraId="40394C3B" w14:textId="7E3D661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3.0</w:t>
            </w:r>
          </w:p>
        </w:tc>
      </w:tr>
      <w:tr w:rsidR="00B65D2D" w:rsidRPr="00703517" w14:paraId="559C271A" w14:textId="77777777" w:rsidTr="00A5046C">
        <w:trPr>
          <w:jc w:val="center"/>
        </w:trPr>
        <w:tc>
          <w:tcPr>
            <w:tcW w:w="1160" w:type="dxa"/>
            <w:tcMar>
              <w:top w:w="100" w:type="dxa"/>
              <w:left w:w="100" w:type="dxa"/>
              <w:bottom w:w="100" w:type="dxa"/>
              <w:right w:w="100" w:type="dxa"/>
            </w:tcMar>
          </w:tcPr>
          <w:p w14:paraId="171B165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053466DE" w14:textId="452AF73C"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-408.5</w:t>
            </w:r>
          </w:p>
        </w:tc>
        <w:tc>
          <w:tcPr>
            <w:tcW w:w="1800" w:type="dxa"/>
            <w:tcMar>
              <w:top w:w="100" w:type="dxa"/>
              <w:left w:w="100" w:type="dxa"/>
              <w:bottom w:w="100" w:type="dxa"/>
              <w:right w:w="100" w:type="dxa"/>
            </w:tcMar>
          </w:tcPr>
          <w:p w14:paraId="465AF7AA" w14:textId="6C001057"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-5.3</w:t>
            </w:r>
          </w:p>
        </w:tc>
        <w:tc>
          <w:tcPr>
            <w:tcW w:w="2250" w:type="dxa"/>
            <w:tcMar>
              <w:top w:w="100" w:type="dxa"/>
              <w:left w:w="100" w:type="dxa"/>
              <w:bottom w:w="100" w:type="dxa"/>
              <w:right w:w="100" w:type="dxa"/>
            </w:tcMar>
          </w:tcPr>
          <w:p w14:paraId="2ADC0442" w14:textId="03FEAFF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3.2</w:t>
            </w:r>
          </w:p>
        </w:tc>
      </w:tr>
      <w:tr w:rsidR="00B65D2D" w:rsidRPr="00703517" w14:paraId="4F7A2FDF" w14:textId="77777777" w:rsidTr="00A5046C">
        <w:trPr>
          <w:jc w:val="center"/>
        </w:trPr>
        <w:tc>
          <w:tcPr>
            <w:tcW w:w="1160" w:type="dxa"/>
            <w:tcMar>
              <w:top w:w="100" w:type="dxa"/>
              <w:left w:w="100" w:type="dxa"/>
              <w:bottom w:w="100" w:type="dxa"/>
              <w:right w:w="100" w:type="dxa"/>
            </w:tcMar>
          </w:tcPr>
          <w:p w14:paraId="6294E31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04D8D09C" w14:textId="1DF050C9"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-406.5</w:t>
            </w:r>
          </w:p>
        </w:tc>
        <w:tc>
          <w:tcPr>
            <w:tcW w:w="1800" w:type="dxa"/>
            <w:tcMar>
              <w:top w:w="100" w:type="dxa"/>
              <w:left w:w="100" w:type="dxa"/>
              <w:bottom w:w="100" w:type="dxa"/>
              <w:right w:w="100" w:type="dxa"/>
            </w:tcMar>
          </w:tcPr>
          <w:p w14:paraId="0CC7AFB1" w14:textId="5C36FA5D"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-6.3</w:t>
            </w:r>
          </w:p>
        </w:tc>
        <w:tc>
          <w:tcPr>
            <w:tcW w:w="2250" w:type="dxa"/>
            <w:tcMar>
              <w:top w:w="100" w:type="dxa"/>
              <w:left w:w="100" w:type="dxa"/>
              <w:bottom w:w="100" w:type="dxa"/>
              <w:right w:w="100" w:type="dxa"/>
            </w:tcMar>
          </w:tcPr>
          <w:p w14:paraId="63ABC38F" w14:textId="21B65C4E"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3.4</w:t>
            </w:r>
          </w:p>
        </w:tc>
      </w:tr>
      <w:tr w:rsidR="00B65D2D" w:rsidRPr="00703517" w14:paraId="526664AE" w14:textId="77777777" w:rsidTr="00A5046C">
        <w:trPr>
          <w:jc w:val="center"/>
        </w:trPr>
        <w:tc>
          <w:tcPr>
            <w:tcW w:w="1160" w:type="dxa"/>
            <w:tcMar>
              <w:top w:w="100" w:type="dxa"/>
              <w:left w:w="100" w:type="dxa"/>
              <w:bottom w:w="100" w:type="dxa"/>
              <w:right w:w="100" w:type="dxa"/>
            </w:tcMar>
          </w:tcPr>
          <w:p w14:paraId="1D8B5F92"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M</w:t>
            </w:r>
          </w:p>
        </w:tc>
        <w:tc>
          <w:tcPr>
            <w:tcW w:w="1620" w:type="dxa"/>
            <w:tcMar>
              <w:top w:w="100" w:type="dxa"/>
              <w:left w:w="100" w:type="dxa"/>
              <w:bottom w:w="100" w:type="dxa"/>
              <w:right w:w="100" w:type="dxa"/>
            </w:tcMar>
          </w:tcPr>
          <w:p w14:paraId="06DE2A8D" w14:textId="2215A3B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-406.9</w:t>
            </w:r>
          </w:p>
        </w:tc>
        <w:tc>
          <w:tcPr>
            <w:tcW w:w="1800" w:type="dxa"/>
            <w:tcMar>
              <w:top w:w="100" w:type="dxa"/>
              <w:left w:w="100" w:type="dxa"/>
              <w:bottom w:w="100" w:type="dxa"/>
              <w:right w:w="100" w:type="dxa"/>
            </w:tcMar>
          </w:tcPr>
          <w:p w14:paraId="141313C7" w14:textId="1A14F4F2"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-6.1</w:t>
            </w:r>
          </w:p>
        </w:tc>
        <w:tc>
          <w:tcPr>
            <w:tcW w:w="2250" w:type="dxa"/>
            <w:tcMar>
              <w:top w:w="100" w:type="dxa"/>
              <w:left w:w="100" w:type="dxa"/>
              <w:bottom w:w="100" w:type="dxa"/>
              <w:right w:w="100" w:type="dxa"/>
            </w:tcMar>
          </w:tcPr>
          <w:p w14:paraId="3AEA87BE" w14:textId="371D362C"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4.2</w:t>
            </w:r>
          </w:p>
        </w:tc>
      </w:tr>
      <w:tr w:rsidR="00B65D2D" w:rsidRPr="00703517" w14:paraId="789EEF16" w14:textId="77777777" w:rsidTr="00A5046C">
        <w:trPr>
          <w:jc w:val="center"/>
        </w:trPr>
        <w:tc>
          <w:tcPr>
            <w:tcW w:w="1160" w:type="dxa"/>
            <w:tcMar>
              <w:top w:w="100" w:type="dxa"/>
              <w:left w:w="100" w:type="dxa"/>
              <w:bottom w:w="100" w:type="dxa"/>
              <w:right w:w="100" w:type="dxa"/>
            </w:tcMar>
          </w:tcPr>
          <w:p w14:paraId="3D314D30" w14:textId="77777777" w:rsidR="00B65D2D"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N</w:t>
            </w:r>
          </w:p>
        </w:tc>
        <w:tc>
          <w:tcPr>
            <w:tcW w:w="1620" w:type="dxa"/>
            <w:tcMar>
              <w:top w:w="100" w:type="dxa"/>
              <w:left w:w="100" w:type="dxa"/>
              <w:bottom w:w="100" w:type="dxa"/>
              <w:right w:w="100" w:type="dxa"/>
            </w:tcMar>
          </w:tcPr>
          <w:p w14:paraId="276B0C72" w14:textId="28B8B718" w:rsidR="00B65D2D" w:rsidRPr="008E44F2" w:rsidRDefault="00940E1C"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-404.7</w:t>
            </w:r>
          </w:p>
        </w:tc>
        <w:tc>
          <w:tcPr>
            <w:tcW w:w="1800" w:type="dxa"/>
            <w:tcMar>
              <w:top w:w="100" w:type="dxa"/>
              <w:left w:w="100" w:type="dxa"/>
              <w:bottom w:w="100" w:type="dxa"/>
              <w:right w:w="100" w:type="dxa"/>
            </w:tcMar>
          </w:tcPr>
          <w:p w14:paraId="50C93B5E" w14:textId="216BDBAF"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-7.2</w:t>
            </w:r>
          </w:p>
        </w:tc>
        <w:tc>
          <w:tcPr>
            <w:tcW w:w="2250" w:type="dxa"/>
            <w:tcMar>
              <w:top w:w="100" w:type="dxa"/>
              <w:left w:w="100" w:type="dxa"/>
              <w:bottom w:w="100" w:type="dxa"/>
              <w:right w:w="100" w:type="dxa"/>
            </w:tcMar>
          </w:tcPr>
          <w:p w14:paraId="52F769B4" w14:textId="317334B5" w:rsidR="00B65D2D" w:rsidRPr="008E44F2" w:rsidRDefault="00105A70"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4.4</w:t>
            </w:r>
          </w:p>
        </w:tc>
      </w:tr>
    </w:tbl>
    <w:p w14:paraId="7E25505A" w14:textId="77777777" w:rsidR="00073BC4" w:rsidRPr="00703517" w:rsidRDefault="00073BC4" w:rsidP="00073BC4">
      <w:pPr>
        <w:spacing w:line="240" w:lineRule="auto"/>
        <w:jc w:val="both"/>
        <w:rPr>
          <w:rFonts w:ascii="Times New Roman" w:hAnsi="Times New Roman" w:cs="Times New Roman"/>
          <w:sz w:val="24"/>
          <w:szCs w:val="24"/>
        </w:rPr>
      </w:pPr>
    </w:p>
    <w:p w14:paraId="78887A03" w14:textId="77777777" w:rsidR="00073BC4" w:rsidRPr="00703517" w:rsidRDefault="00073BC4" w:rsidP="00073BC4">
      <w:pPr>
        <w:spacing w:line="240" w:lineRule="auto"/>
        <w:jc w:val="both"/>
        <w:rPr>
          <w:rFonts w:ascii="Times New Roman" w:hAnsi="Times New Roman" w:cs="Times New Roman"/>
          <w:b/>
          <w:sz w:val="24"/>
          <w:szCs w:val="24"/>
        </w:rPr>
      </w:pPr>
    </w:p>
    <w:p w14:paraId="26BDC5E5" w14:textId="77777777" w:rsidR="00073BC4" w:rsidRPr="00703517" w:rsidRDefault="00073BC4" w:rsidP="00073BC4">
      <w:pPr>
        <w:rPr>
          <w:rFonts w:ascii="Times New Roman" w:hAnsi="Times New Roman" w:cs="Times New Roman"/>
          <w:b/>
          <w:sz w:val="24"/>
          <w:szCs w:val="24"/>
        </w:rPr>
      </w:pPr>
      <w:r w:rsidRPr="00703517">
        <w:rPr>
          <w:rFonts w:ascii="Times New Roman" w:hAnsi="Times New Roman" w:cs="Times New Roman"/>
          <w:b/>
          <w:sz w:val="24"/>
          <w:szCs w:val="24"/>
        </w:rPr>
        <w:br w:type="page"/>
      </w:r>
    </w:p>
    <w:p w14:paraId="2A0905D5" w14:textId="375B5925" w:rsidR="00F21671" w:rsidRPr="00703517" w:rsidRDefault="00000000">
      <w:pPr>
        <w:spacing w:line="240" w:lineRule="auto"/>
        <w:jc w:val="both"/>
        <w:rPr>
          <w:rFonts w:ascii="Times New Roman" w:hAnsi="Times New Roman" w:cs="Times New Roman"/>
          <w:sz w:val="24"/>
          <w:szCs w:val="24"/>
        </w:rPr>
      </w:pPr>
      <w:r w:rsidRPr="00703517">
        <w:rPr>
          <w:rFonts w:ascii="Times New Roman" w:hAnsi="Times New Roman" w:cs="Times New Roman"/>
          <w:b/>
          <w:sz w:val="24"/>
          <w:szCs w:val="24"/>
        </w:rPr>
        <w:lastRenderedPageBreak/>
        <w:t>Supplemental Table S</w:t>
      </w:r>
      <w:r w:rsidR="002838B0" w:rsidRPr="00703517">
        <w:rPr>
          <w:rFonts w:ascii="Times New Roman" w:hAnsi="Times New Roman" w:cs="Times New Roman"/>
          <w:b/>
          <w:sz w:val="24"/>
          <w:szCs w:val="24"/>
        </w:rPr>
        <w:t>11</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Model comparison metrics for models predicting average core/mid-latitude occupancy shift since the 1970s. Results are shown for the 200</w:t>
      </w:r>
      <w:r w:rsidR="008D144E" w:rsidRPr="00703517">
        <w:rPr>
          <w:rFonts w:ascii="Times New Roman" w:hAnsi="Times New Roman" w:cs="Times New Roman"/>
          <w:sz w:val="24"/>
          <w:szCs w:val="24"/>
        </w:rPr>
        <w:t>-kilometer</w:t>
      </w:r>
      <w:r w:rsidRPr="00703517">
        <w:rPr>
          <w:rFonts w:ascii="Times New Roman" w:hAnsi="Times New Roman" w:cs="Times New Roman"/>
          <w:sz w:val="24"/>
          <w:szCs w:val="24"/>
        </w:rPr>
        <w:t xml:space="preserve"> sc</w:t>
      </w:r>
      <w:r w:rsidR="008D144E" w:rsidRPr="00703517">
        <w:rPr>
          <w:rFonts w:ascii="Times New Roman" w:hAnsi="Times New Roman" w:cs="Times New Roman"/>
          <w:sz w:val="24"/>
          <w:szCs w:val="24"/>
        </w:rPr>
        <w:t>ale</w:t>
      </w:r>
      <w:r w:rsidRPr="00703517">
        <w:rPr>
          <w:rFonts w:ascii="Times New Roman" w:hAnsi="Times New Roman" w:cs="Times New Roman"/>
          <w:sz w:val="24"/>
          <w:szCs w:val="24"/>
        </w:rPr>
        <w:t>, precipitation analysis. Top candidate model is italic and bold.</w:t>
      </w:r>
      <w:r w:rsidR="003B5CAD" w:rsidRPr="00703517">
        <w:rPr>
          <w:rFonts w:ascii="Times New Roman" w:hAnsi="Times New Roman" w:cs="Times New Roman"/>
          <w:sz w:val="24"/>
          <w:szCs w:val="24"/>
        </w:rPr>
        <w:t xml:space="preserve"> We considered models equivalent if the difference in ELPD was less than four.</w:t>
      </w:r>
    </w:p>
    <w:p w14:paraId="373173C0" w14:textId="77777777" w:rsidR="00F21671" w:rsidRPr="00703517" w:rsidRDefault="00F21671">
      <w:pPr>
        <w:spacing w:line="240" w:lineRule="auto"/>
        <w:jc w:val="both"/>
        <w:rPr>
          <w:rFonts w:ascii="Times New Roman" w:hAnsi="Times New Roman" w:cs="Times New Roman"/>
          <w:sz w:val="24"/>
          <w:szCs w:val="24"/>
        </w:rPr>
      </w:pPr>
    </w:p>
    <w:tbl>
      <w:tblPr>
        <w:tblStyle w:val="a"/>
        <w:tblW w:w="68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620"/>
        <w:gridCol w:w="1800"/>
        <w:gridCol w:w="2250"/>
      </w:tblGrid>
      <w:tr w:rsidR="00B65D2D" w:rsidRPr="00703517" w14:paraId="79313509" w14:textId="77777777" w:rsidTr="00A5046C">
        <w:trPr>
          <w:jc w:val="center"/>
        </w:trPr>
        <w:tc>
          <w:tcPr>
            <w:tcW w:w="1160" w:type="dxa"/>
            <w:shd w:val="clear" w:color="auto" w:fill="000000"/>
            <w:tcMar>
              <w:top w:w="100" w:type="dxa"/>
              <w:left w:w="100" w:type="dxa"/>
              <w:bottom w:w="100" w:type="dxa"/>
              <w:right w:w="100" w:type="dxa"/>
            </w:tcMar>
          </w:tcPr>
          <w:p w14:paraId="044710E3"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 xml:space="preserve">MODEL </w:t>
            </w:r>
          </w:p>
        </w:tc>
        <w:tc>
          <w:tcPr>
            <w:tcW w:w="1620" w:type="dxa"/>
            <w:shd w:val="clear" w:color="auto" w:fill="000000"/>
            <w:tcMar>
              <w:top w:w="100" w:type="dxa"/>
              <w:left w:w="100" w:type="dxa"/>
              <w:bottom w:w="100" w:type="dxa"/>
              <w:right w:w="100" w:type="dxa"/>
            </w:tcMar>
          </w:tcPr>
          <w:p w14:paraId="355F8B8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Pr>
                <w:rFonts w:ascii="Times New Roman" w:hAnsi="Times New Roman" w:cs="Times New Roman"/>
                <w:b/>
                <w:color w:val="FFFFFF"/>
                <w:sz w:val="24"/>
                <w:szCs w:val="24"/>
              </w:rPr>
              <w:t>ELDP-LOO</w:t>
            </w:r>
          </w:p>
        </w:tc>
        <w:tc>
          <w:tcPr>
            <w:tcW w:w="1800" w:type="dxa"/>
            <w:shd w:val="clear" w:color="auto" w:fill="000000"/>
            <w:tcMar>
              <w:top w:w="100" w:type="dxa"/>
              <w:left w:w="100" w:type="dxa"/>
              <w:bottom w:w="100" w:type="dxa"/>
              <w:right w:w="100" w:type="dxa"/>
            </w:tcMar>
          </w:tcPr>
          <w:p w14:paraId="2D78F404"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DELTA ELPD</w:t>
            </w:r>
          </w:p>
        </w:tc>
        <w:tc>
          <w:tcPr>
            <w:tcW w:w="2250" w:type="dxa"/>
            <w:shd w:val="clear" w:color="auto" w:fill="000000"/>
            <w:tcMar>
              <w:top w:w="100" w:type="dxa"/>
              <w:left w:w="100" w:type="dxa"/>
              <w:bottom w:w="100" w:type="dxa"/>
              <w:right w:w="100" w:type="dxa"/>
            </w:tcMar>
          </w:tcPr>
          <w:p w14:paraId="143610DA" w14:textId="77777777" w:rsidR="00B65D2D" w:rsidRPr="00703517" w:rsidRDefault="00B65D2D" w:rsidP="00A5046C">
            <w:pPr>
              <w:widowControl w:val="0"/>
              <w:spacing w:line="240" w:lineRule="auto"/>
              <w:jc w:val="center"/>
              <w:rPr>
                <w:rFonts w:ascii="Times New Roman" w:hAnsi="Times New Roman" w:cs="Times New Roman"/>
                <w:b/>
                <w:color w:val="FFFFFF"/>
                <w:sz w:val="24"/>
                <w:szCs w:val="24"/>
              </w:rPr>
            </w:pPr>
            <w:r w:rsidRPr="00703517">
              <w:rPr>
                <w:rFonts w:ascii="Times New Roman" w:hAnsi="Times New Roman" w:cs="Times New Roman"/>
                <w:b/>
                <w:color w:val="FFFFFF"/>
                <w:sz w:val="24"/>
                <w:szCs w:val="24"/>
              </w:rPr>
              <w:t>SE DELTA ELPD</w:t>
            </w:r>
          </w:p>
        </w:tc>
      </w:tr>
      <w:tr w:rsidR="00B65D2D" w:rsidRPr="00703517" w14:paraId="0E996B62" w14:textId="77777777" w:rsidTr="00A5046C">
        <w:trPr>
          <w:jc w:val="center"/>
        </w:trPr>
        <w:tc>
          <w:tcPr>
            <w:tcW w:w="1160" w:type="dxa"/>
            <w:tcMar>
              <w:top w:w="100" w:type="dxa"/>
              <w:left w:w="100" w:type="dxa"/>
              <w:bottom w:w="100" w:type="dxa"/>
              <w:right w:w="100" w:type="dxa"/>
            </w:tcMar>
          </w:tcPr>
          <w:p w14:paraId="6FCCA329"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A</w:t>
            </w:r>
          </w:p>
        </w:tc>
        <w:tc>
          <w:tcPr>
            <w:tcW w:w="1620" w:type="dxa"/>
            <w:tcMar>
              <w:top w:w="100" w:type="dxa"/>
              <w:left w:w="100" w:type="dxa"/>
              <w:bottom w:w="100" w:type="dxa"/>
              <w:right w:w="100" w:type="dxa"/>
            </w:tcMar>
          </w:tcPr>
          <w:p w14:paraId="189C56B4" w14:textId="0293D44B"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0B70624" w14:textId="59F1928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4873693F" w14:textId="787BD9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52B5D3A0" w14:textId="77777777" w:rsidTr="00A5046C">
        <w:trPr>
          <w:jc w:val="center"/>
        </w:trPr>
        <w:tc>
          <w:tcPr>
            <w:tcW w:w="1160" w:type="dxa"/>
            <w:tcMar>
              <w:top w:w="100" w:type="dxa"/>
              <w:left w:w="100" w:type="dxa"/>
              <w:bottom w:w="100" w:type="dxa"/>
              <w:right w:w="100" w:type="dxa"/>
            </w:tcMar>
          </w:tcPr>
          <w:p w14:paraId="2EB94BBF"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B</w:t>
            </w:r>
          </w:p>
        </w:tc>
        <w:tc>
          <w:tcPr>
            <w:tcW w:w="1620" w:type="dxa"/>
            <w:tcMar>
              <w:top w:w="100" w:type="dxa"/>
              <w:left w:w="100" w:type="dxa"/>
              <w:bottom w:w="100" w:type="dxa"/>
              <w:right w:w="100" w:type="dxa"/>
            </w:tcMar>
          </w:tcPr>
          <w:p w14:paraId="159B9A42" w14:textId="63A36A5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0D798E7A" w14:textId="592A95E5"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0B5B9027" w14:textId="72ED87A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3.6</w:t>
            </w:r>
          </w:p>
        </w:tc>
      </w:tr>
      <w:tr w:rsidR="00B65D2D" w:rsidRPr="00703517" w14:paraId="696D81C4" w14:textId="77777777" w:rsidTr="00A5046C">
        <w:trPr>
          <w:jc w:val="center"/>
        </w:trPr>
        <w:tc>
          <w:tcPr>
            <w:tcW w:w="1160" w:type="dxa"/>
            <w:tcMar>
              <w:top w:w="100" w:type="dxa"/>
              <w:left w:w="100" w:type="dxa"/>
              <w:bottom w:w="100" w:type="dxa"/>
              <w:right w:w="100" w:type="dxa"/>
            </w:tcMar>
          </w:tcPr>
          <w:p w14:paraId="24848874"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C</w:t>
            </w:r>
          </w:p>
        </w:tc>
        <w:tc>
          <w:tcPr>
            <w:tcW w:w="1620" w:type="dxa"/>
            <w:tcMar>
              <w:top w:w="100" w:type="dxa"/>
              <w:left w:w="100" w:type="dxa"/>
              <w:bottom w:w="100" w:type="dxa"/>
              <w:right w:w="100" w:type="dxa"/>
            </w:tcMar>
          </w:tcPr>
          <w:p w14:paraId="0B739021" w14:textId="35D9E50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231.9</w:t>
            </w:r>
          </w:p>
        </w:tc>
        <w:tc>
          <w:tcPr>
            <w:tcW w:w="1800" w:type="dxa"/>
            <w:tcMar>
              <w:top w:w="100" w:type="dxa"/>
              <w:left w:w="100" w:type="dxa"/>
              <w:bottom w:w="100" w:type="dxa"/>
              <w:right w:w="100" w:type="dxa"/>
            </w:tcMar>
          </w:tcPr>
          <w:p w14:paraId="6B6CE820" w14:textId="4AF7F8CD"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c>
          <w:tcPr>
            <w:tcW w:w="2250" w:type="dxa"/>
            <w:tcMar>
              <w:top w:w="100" w:type="dxa"/>
              <w:left w:w="100" w:type="dxa"/>
              <w:bottom w:w="100" w:type="dxa"/>
              <w:right w:w="100" w:type="dxa"/>
            </w:tcMar>
          </w:tcPr>
          <w:p w14:paraId="4C11FEEC" w14:textId="4B6D2A9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0.0</w:t>
            </w:r>
          </w:p>
        </w:tc>
      </w:tr>
      <w:tr w:rsidR="00B65D2D" w:rsidRPr="00703517" w14:paraId="6339CCDA" w14:textId="77777777" w:rsidTr="00A5046C">
        <w:trPr>
          <w:jc w:val="center"/>
        </w:trPr>
        <w:tc>
          <w:tcPr>
            <w:tcW w:w="1160" w:type="dxa"/>
            <w:tcMar>
              <w:top w:w="100" w:type="dxa"/>
              <w:left w:w="100" w:type="dxa"/>
              <w:bottom w:w="100" w:type="dxa"/>
              <w:right w:w="100" w:type="dxa"/>
            </w:tcMar>
          </w:tcPr>
          <w:p w14:paraId="29183AD5"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D</w:t>
            </w:r>
          </w:p>
        </w:tc>
        <w:tc>
          <w:tcPr>
            <w:tcW w:w="1620" w:type="dxa"/>
            <w:tcMar>
              <w:top w:w="100" w:type="dxa"/>
              <w:left w:w="100" w:type="dxa"/>
              <w:bottom w:w="100" w:type="dxa"/>
              <w:right w:w="100" w:type="dxa"/>
            </w:tcMar>
          </w:tcPr>
          <w:p w14:paraId="2195D62C" w14:textId="7DDA31D9"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231.6</w:t>
            </w:r>
          </w:p>
        </w:tc>
        <w:tc>
          <w:tcPr>
            <w:tcW w:w="1800" w:type="dxa"/>
            <w:tcMar>
              <w:top w:w="100" w:type="dxa"/>
              <w:left w:w="100" w:type="dxa"/>
              <w:bottom w:w="100" w:type="dxa"/>
              <w:right w:w="100" w:type="dxa"/>
            </w:tcMar>
          </w:tcPr>
          <w:p w14:paraId="0C4612D4" w14:textId="740987D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-0.3</w:t>
            </w:r>
          </w:p>
        </w:tc>
        <w:tc>
          <w:tcPr>
            <w:tcW w:w="2250" w:type="dxa"/>
            <w:tcMar>
              <w:top w:w="100" w:type="dxa"/>
              <w:left w:w="100" w:type="dxa"/>
              <w:bottom w:w="100" w:type="dxa"/>
              <w:right w:w="100" w:type="dxa"/>
            </w:tcMar>
          </w:tcPr>
          <w:p w14:paraId="774D155F" w14:textId="6C15D924"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1.3</w:t>
            </w:r>
          </w:p>
        </w:tc>
      </w:tr>
      <w:tr w:rsidR="00B65D2D" w:rsidRPr="00703517" w14:paraId="4D837C36" w14:textId="77777777" w:rsidTr="00A5046C">
        <w:trPr>
          <w:jc w:val="center"/>
        </w:trPr>
        <w:tc>
          <w:tcPr>
            <w:tcW w:w="1160" w:type="dxa"/>
            <w:tcMar>
              <w:top w:w="100" w:type="dxa"/>
              <w:left w:w="100" w:type="dxa"/>
              <w:bottom w:w="100" w:type="dxa"/>
              <w:right w:w="100" w:type="dxa"/>
            </w:tcMar>
          </w:tcPr>
          <w:p w14:paraId="3B74C467"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E</w:t>
            </w:r>
          </w:p>
        </w:tc>
        <w:tc>
          <w:tcPr>
            <w:tcW w:w="1620" w:type="dxa"/>
            <w:tcMar>
              <w:top w:w="100" w:type="dxa"/>
              <w:left w:w="100" w:type="dxa"/>
              <w:bottom w:w="100" w:type="dxa"/>
              <w:right w:w="100" w:type="dxa"/>
            </w:tcMar>
          </w:tcPr>
          <w:p w14:paraId="099F6AE7" w14:textId="7D202DD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225.0</w:t>
            </w:r>
          </w:p>
        </w:tc>
        <w:tc>
          <w:tcPr>
            <w:tcW w:w="1800" w:type="dxa"/>
            <w:tcMar>
              <w:top w:w="100" w:type="dxa"/>
              <w:left w:w="100" w:type="dxa"/>
              <w:bottom w:w="100" w:type="dxa"/>
              <w:right w:w="100" w:type="dxa"/>
            </w:tcMar>
          </w:tcPr>
          <w:p w14:paraId="43D4DE55" w14:textId="4B88E28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5862487B" w14:textId="0013C0AC"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461259F7" w14:textId="77777777" w:rsidTr="00A5046C">
        <w:trPr>
          <w:jc w:val="center"/>
        </w:trPr>
        <w:tc>
          <w:tcPr>
            <w:tcW w:w="1160" w:type="dxa"/>
            <w:tcMar>
              <w:top w:w="100" w:type="dxa"/>
              <w:left w:w="100" w:type="dxa"/>
              <w:bottom w:w="100" w:type="dxa"/>
              <w:right w:w="100" w:type="dxa"/>
            </w:tcMar>
          </w:tcPr>
          <w:p w14:paraId="4841022D"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F</w:t>
            </w:r>
          </w:p>
        </w:tc>
        <w:tc>
          <w:tcPr>
            <w:tcW w:w="1620" w:type="dxa"/>
            <w:tcMar>
              <w:top w:w="100" w:type="dxa"/>
              <w:left w:w="100" w:type="dxa"/>
              <w:bottom w:w="100" w:type="dxa"/>
              <w:right w:w="100" w:type="dxa"/>
            </w:tcMar>
          </w:tcPr>
          <w:p w14:paraId="00FD5B08" w14:textId="0CCAB5F9"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225.4</w:t>
            </w:r>
          </w:p>
        </w:tc>
        <w:tc>
          <w:tcPr>
            <w:tcW w:w="1800" w:type="dxa"/>
            <w:tcMar>
              <w:top w:w="100" w:type="dxa"/>
              <w:left w:w="100" w:type="dxa"/>
              <w:bottom w:w="100" w:type="dxa"/>
              <w:right w:w="100" w:type="dxa"/>
            </w:tcMar>
          </w:tcPr>
          <w:p w14:paraId="1299FDDA" w14:textId="0BF8443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-6.5</w:t>
            </w:r>
          </w:p>
        </w:tc>
        <w:tc>
          <w:tcPr>
            <w:tcW w:w="2250" w:type="dxa"/>
            <w:tcMar>
              <w:top w:w="100" w:type="dxa"/>
              <w:left w:w="100" w:type="dxa"/>
              <w:bottom w:w="100" w:type="dxa"/>
              <w:right w:w="100" w:type="dxa"/>
            </w:tcMar>
          </w:tcPr>
          <w:p w14:paraId="38AC53A9" w14:textId="0700179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E369336" w14:textId="77777777" w:rsidTr="00A5046C">
        <w:trPr>
          <w:jc w:val="center"/>
        </w:trPr>
        <w:tc>
          <w:tcPr>
            <w:tcW w:w="1160" w:type="dxa"/>
            <w:tcMar>
              <w:top w:w="100" w:type="dxa"/>
              <w:left w:w="100" w:type="dxa"/>
              <w:bottom w:w="100" w:type="dxa"/>
              <w:right w:w="100" w:type="dxa"/>
            </w:tcMar>
          </w:tcPr>
          <w:p w14:paraId="4912398A"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G</w:t>
            </w:r>
          </w:p>
        </w:tc>
        <w:tc>
          <w:tcPr>
            <w:tcW w:w="1620" w:type="dxa"/>
            <w:tcMar>
              <w:top w:w="100" w:type="dxa"/>
              <w:left w:w="100" w:type="dxa"/>
              <w:bottom w:w="100" w:type="dxa"/>
              <w:right w:w="100" w:type="dxa"/>
            </w:tcMar>
          </w:tcPr>
          <w:p w14:paraId="5B3630AF" w14:textId="3B5A5397"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48F68357" w14:textId="3F4C4DA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34196B4F" w14:textId="5165C680"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3.5</w:t>
            </w:r>
          </w:p>
        </w:tc>
      </w:tr>
      <w:tr w:rsidR="00B65D2D" w:rsidRPr="00703517" w14:paraId="4CA9DE0C" w14:textId="77777777" w:rsidTr="00A5046C">
        <w:trPr>
          <w:jc w:val="center"/>
        </w:trPr>
        <w:tc>
          <w:tcPr>
            <w:tcW w:w="1160" w:type="dxa"/>
            <w:tcMar>
              <w:top w:w="100" w:type="dxa"/>
              <w:left w:w="100" w:type="dxa"/>
              <w:bottom w:w="100" w:type="dxa"/>
              <w:right w:w="100" w:type="dxa"/>
            </w:tcMar>
          </w:tcPr>
          <w:p w14:paraId="1EBA4C78" w14:textId="77777777" w:rsidR="00B65D2D" w:rsidRPr="008E44F2" w:rsidRDefault="00B65D2D" w:rsidP="00A5046C">
            <w:pPr>
              <w:widowControl w:val="0"/>
              <w:spacing w:line="240" w:lineRule="auto"/>
              <w:jc w:val="center"/>
              <w:rPr>
                <w:rFonts w:ascii="Times New Roman" w:hAnsi="Times New Roman" w:cs="Times New Roman"/>
                <w:sz w:val="24"/>
                <w:szCs w:val="24"/>
              </w:rPr>
            </w:pPr>
            <w:r w:rsidRPr="008E44F2">
              <w:rPr>
                <w:rFonts w:ascii="Times New Roman" w:hAnsi="Times New Roman" w:cs="Times New Roman"/>
                <w:sz w:val="24"/>
                <w:szCs w:val="24"/>
              </w:rPr>
              <w:t>H</w:t>
            </w:r>
          </w:p>
        </w:tc>
        <w:tc>
          <w:tcPr>
            <w:tcW w:w="1620" w:type="dxa"/>
            <w:tcMar>
              <w:top w:w="100" w:type="dxa"/>
              <w:left w:w="100" w:type="dxa"/>
              <w:bottom w:w="100" w:type="dxa"/>
              <w:right w:w="100" w:type="dxa"/>
            </w:tcMar>
          </w:tcPr>
          <w:p w14:paraId="6C1466DE" w14:textId="5E97ED45"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226.1</w:t>
            </w:r>
          </w:p>
        </w:tc>
        <w:tc>
          <w:tcPr>
            <w:tcW w:w="1800" w:type="dxa"/>
            <w:tcMar>
              <w:top w:w="100" w:type="dxa"/>
              <w:left w:w="100" w:type="dxa"/>
              <w:bottom w:w="100" w:type="dxa"/>
              <w:right w:w="100" w:type="dxa"/>
            </w:tcMar>
          </w:tcPr>
          <w:p w14:paraId="65BB333B" w14:textId="4A2F42E8"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-5.8</w:t>
            </w:r>
          </w:p>
        </w:tc>
        <w:tc>
          <w:tcPr>
            <w:tcW w:w="2250" w:type="dxa"/>
            <w:tcMar>
              <w:top w:w="100" w:type="dxa"/>
              <w:left w:w="100" w:type="dxa"/>
              <w:bottom w:w="100" w:type="dxa"/>
              <w:right w:w="100" w:type="dxa"/>
            </w:tcMar>
          </w:tcPr>
          <w:p w14:paraId="59A93D84" w14:textId="3E649242"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171CF1E5" w14:textId="77777777" w:rsidTr="00A5046C">
        <w:trPr>
          <w:jc w:val="center"/>
        </w:trPr>
        <w:tc>
          <w:tcPr>
            <w:tcW w:w="1160" w:type="dxa"/>
            <w:tcMar>
              <w:top w:w="100" w:type="dxa"/>
              <w:left w:w="100" w:type="dxa"/>
              <w:bottom w:w="100" w:type="dxa"/>
              <w:right w:w="100" w:type="dxa"/>
            </w:tcMar>
          </w:tcPr>
          <w:p w14:paraId="2BB85E2F"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I</w:t>
            </w:r>
          </w:p>
        </w:tc>
        <w:tc>
          <w:tcPr>
            <w:tcW w:w="1620" w:type="dxa"/>
            <w:tcMar>
              <w:top w:w="100" w:type="dxa"/>
              <w:left w:w="100" w:type="dxa"/>
              <w:bottom w:w="100" w:type="dxa"/>
              <w:right w:w="100" w:type="dxa"/>
            </w:tcMar>
          </w:tcPr>
          <w:p w14:paraId="5B01F329" w14:textId="073C284C"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224.4</w:t>
            </w:r>
          </w:p>
        </w:tc>
        <w:tc>
          <w:tcPr>
            <w:tcW w:w="1800" w:type="dxa"/>
            <w:tcMar>
              <w:top w:w="100" w:type="dxa"/>
              <w:left w:w="100" w:type="dxa"/>
              <w:bottom w:w="100" w:type="dxa"/>
              <w:right w:w="100" w:type="dxa"/>
            </w:tcMar>
          </w:tcPr>
          <w:p w14:paraId="74DA4DAC" w14:textId="789EE04E"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2250" w:type="dxa"/>
            <w:tcMar>
              <w:top w:w="100" w:type="dxa"/>
              <w:left w:w="100" w:type="dxa"/>
              <w:bottom w:w="100" w:type="dxa"/>
              <w:right w:w="100" w:type="dxa"/>
            </w:tcMar>
          </w:tcPr>
          <w:p w14:paraId="75E2C142" w14:textId="79A5E661"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607B5B0B" w14:textId="77777777" w:rsidTr="00A5046C">
        <w:trPr>
          <w:jc w:val="center"/>
        </w:trPr>
        <w:tc>
          <w:tcPr>
            <w:tcW w:w="1160" w:type="dxa"/>
            <w:tcMar>
              <w:top w:w="100" w:type="dxa"/>
              <w:left w:w="100" w:type="dxa"/>
              <w:bottom w:w="100" w:type="dxa"/>
              <w:right w:w="100" w:type="dxa"/>
            </w:tcMar>
          </w:tcPr>
          <w:p w14:paraId="4C78ADD7"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J</w:t>
            </w:r>
          </w:p>
        </w:tc>
        <w:tc>
          <w:tcPr>
            <w:tcW w:w="1620" w:type="dxa"/>
            <w:tcMar>
              <w:top w:w="100" w:type="dxa"/>
              <w:left w:w="100" w:type="dxa"/>
              <w:bottom w:w="100" w:type="dxa"/>
              <w:right w:w="100" w:type="dxa"/>
            </w:tcMar>
          </w:tcPr>
          <w:p w14:paraId="4CB1EE2A" w14:textId="6622A8E3"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225.3</w:t>
            </w:r>
          </w:p>
        </w:tc>
        <w:tc>
          <w:tcPr>
            <w:tcW w:w="1800" w:type="dxa"/>
            <w:tcMar>
              <w:top w:w="100" w:type="dxa"/>
              <w:left w:w="100" w:type="dxa"/>
              <w:bottom w:w="100" w:type="dxa"/>
              <w:right w:w="100" w:type="dxa"/>
            </w:tcMar>
          </w:tcPr>
          <w:p w14:paraId="610AB206" w14:textId="123DFA79"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-6.6</w:t>
            </w:r>
          </w:p>
        </w:tc>
        <w:tc>
          <w:tcPr>
            <w:tcW w:w="2250" w:type="dxa"/>
            <w:tcMar>
              <w:top w:w="100" w:type="dxa"/>
              <w:left w:w="100" w:type="dxa"/>
              <w:bottom w:w="100" w:type="dxa"/>
              <w:right w:w="100" w:type="dxa"/>
            </w:tcMar>
          </w:tcPr>
          <w:p w14:paraId="725C782D" w14:textId="098EA8D4"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4.0</w:t>
            </w:r>
          </w:p>
        </w:tc>
      </w:tr>
      <w:tr w:rsidR="00B65D2D" w:rsidRPr="00703517" w14:paraId="3F15FB14" w14:textId="77777777" w:rsidTr="00A5046C">
        <w:trPr>
          <w:jc w:val="center"/>
        </w:trPr>
        <w:tc>
          <w:tcPr>
            <w:tcW w:w="1160" w:type="dxa"/>
            <w:tcMar>
              <w:top w:w="100" w:type="dxa"/>
              <w:left w:w="100" w:type="dxa"/>
              <w:bottom w:w="100" w:type="dxa"/>
              <w:right w:w="100" w:type="dxa"/>
            </w:tcMar>
          </w:tcPr>
          <w:p w14:paraId="7760A935"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K</w:t>
            </w:r>
          </w:p>
        </w:tc>
        <w:tc>
          <w:tcPr>
            <w:tcW w:w="1620" w:type="dxa"/>
            <w:tcMar>
              <w:top w:w="100" w:type="dxa"/>
              <w:left w:w="100" w:type="dxa"/>
              <w:bottom w:w="100" w:type="dxa"/>
              <w:right w:w="100" w:type="dxa"/>
            </w:tcMar>
          </w:tcPr>
          <w:p w14:paraId="52484BE4" w14:textId="13F11D90"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225.1</w:t>
            </w:r>
          </w:p>
        </w:tc>
        <w:tc>
          <w:tcPr>
            <w:tcW w:w="1800" w:type="dxa"/>
            <w:tcMar>
              <w:top w:w="100" w:type="dxa"/>
              <w:left w:w="100" w:type="dxa"/>
              <w:bottom w:w="100" w:type="dxa"/>
              <w:right w:w="100" w:type="dxa"/>
            </w:tcMar>
          </w:tcPr>
          <w:p w14:paraId="3A944A90" w14:textId="1A159EB6"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-6.9</w:t>
            </w:r>
          </w:p>
        </w:tc>
        <w:tc>
          <w:tcPr>
            <w:tcW w:w="2250" w:type="dxa"/>
            <w:tcMar>
              <w:top w:w="100" w:type="dxa"/>
              <w:left w:w="100" w:type="dxa"/>
              <w:bottom w:w="100" w:type="dxa"/>
              <w:right w:w="100" w:type="dxa"/>
            </w:tcMar>
          </w:tcPr>
          <w:p w14:paraId="65FD3CE5" w14:textId="2D1FCD6B"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3.1</w:t>
            </w:r>
          </w:p>
        </w:tc>
      </w:tr>
      <w:tr w:rsidR="00B65D2D" w:rsidRPr="00703517" w14:paraId="1B1DA45C" w14:textId="77777777" w:rsidTr="00A5046C">
        <w:trPr>
          <w:jc w:val="center"/>
        </w:trPr>
        <w:tc>
          <w:tcPr>
            <w:tcW w:w="1160" w:type="dxa"/>
            <w:tcMar>
              <w:top w:w="100" w:type="dxa"/>
              <w:left w:w="100" w:type="dxa"/>
              <w:bottom w:w="100" w:type="dxa"/>
              <w:right w:w="100" w:type="dxa"/>
            </w:tcMar>
          </w:tcPr>
          <w:p w14:paraId="494DF898" w14:textId="77777777" w:rsidR="00B65D2D" w:rsidRPr="008E44F2" w:rsidRDefault="00B65D2D"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L</w:t>
            </w:r>
          </w:p>
        </w:tc>
        <w:tc>
          <w:tcPr>
            <w:tcW w:w="1620" w:type="dxa"/>
            <w:tcMar>
              <w:top w:w="100" w:type="dxa"/>
              <w:left w:w="100" w:type="dxa"/>
              <w:bottom w:w="100" w:type="dxa"/>
              <w:right w:w="100" w:type="dxa"/>
            </w:tcMar>
          </w:tcPr>
          <w:p w14:paraId="4F46C040" w14:textId="7C7F6D9F" w:rsidR="00B65D2D" w:rsidRPr="008E44F2" w:rsidRDefault="00C92C5E"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224.8</w:t>
            </w:r>
          </w:p>
        </w:tc>
        <w:tc>
          <w:tcPr>
            <w:tcW w:w="1800" w:type="dxa"/>
            <w:tcMar>
              <w:top w:w="100" w:type="dxa"/>
              <w:left w:w="100" w:type="dxa"/>
              <w:bottom w:w="100" w:type="dxa"/>
              <w:right w:w="100" w:type="dxa"/>
            </w:tcMar>
          </w:tcPr>
          <w:p w14:paraId="684A39B4" w14:textId="4EB62B5D"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-7.1</w:t>
            </w:r>
          </w:p>
        </w:tc>
        <w:tc>
          <w:tcPr>
            <w:tcW w:w="2250" w:type="dxa"/>
            <w:tcMar>
              <w:top w:w="100" w:type="dxa"/>
              <w:left w:w="100" w:type="dxa"/>
              <w:bottom w:w="100" w:type="dxa"/>
              <w:right w:w="100" w:type="dxa"/>
            </w:tcMar>
          </w:tcPr>
          <w:p w14:paraId="0294A229" w14:textId="3501AF8A" w:rsidR="00B65D2D" w:rsidRPr="008E44F2" w:rsidRDefault="00932436" w:rsidP="00A5046C">
            <w:pPr>
              <w:widowControl w:val="0"/>
              <w:spacing w:line="240" w:lineRule="auto"/>
              <w:jc w:val="center"/>
              <w:rPr>
                <w:rFonts w:ascii="Times New Roman" w:hAnsi="Times New Roman" w:cs="Times New Roman"/>
                <w:sz w:val="24"/>
                <w:szCs w:val="24"/>
              </w:rPr>
            </w:pPr>
            <w:r>
              <w:rPr>
                <w:rFonts w:ascii="Times New Roman" w:hAnsi="Times New Roman" w:cs="Times New Roman"/>
                <w:sz w:val="24"/>
                <w:szCs w:val="24"/>
              </w:rPr>
              <w:t>3.7</w:t>
            </w:r>
          </w:p>
        </w:tc>
      </w:tr>
      <w:tr w:rsidR="00B65D2D" w:rsidRPr="00703517" w14:paraId="343B29B3" w14:textId="77777777" w:rsidTr="00A5046C">
        <w:trPr>
          <w:jc w:val="center"/>
        </w:trPr>
        <w:tc>
          <w:tcPr>
            <w:tcW w:w="1160" w:type="dxa"/>
            <w:tcMar>
              <w:top w:w="100" w:type="dxa"/>
              <w:left w:w="100" w:type="dxa"/>
              <w:bottom w:w="100" w:type="dxa"/>
              <w:right w:w="100" w:type="dxa"/>
            </w:tcMar>
          </w:tcPr>
          <w:p w14:paraId="5B37305E"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M</w:t>
            </w:r>
          </w:p>
        </w:tc>
        <w:tc>
          <w:tcPr>
            <w:tcW w:w="1620" w:type="dxa"/>
            <w:tcMar>
              <w:top w:w="100" w:type="dxa"/>
              <w:left w:w="100" w:type="dxa"/>
              <w:bottom w:w="100" w:type="dxa"/>
              <w:right w:w="100" w:type="dxa"/>
            </w:tcMar>
          </w:tcPr>
          <w:p w14:paraId="6F4779E9" w14:textId="010777EE"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228.2</w:t>
            </w:r>
          </w:p>
        </w:tc>
        <w:tc>
          <w:tcPr>
            <w:tcW w:w="1800" w:type="dxa"/>
            <w:tcMar>
              <w:top w:w="100" w:type="dxa"/>
              <w:left w:w="100" w:type="dxa"/>
              <w:bottom w:w="100" w:type="dxa"/>
              <w:right w:w="100" w:type="dxa"/>
            </w:tcMar>
          </w:tcPr>
          <w:p w14:paraId="241CD1D6" w14:textId="26D4687E"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-3.7</w:t>
            </w:r>
          </w:p>
        </w:tc>
        <w:tc>
          <w:tcPr>
            <w:tcW w:w="2250" w:type="dxa"/>
            <w:tcMar>
              <w:top w:w="100" w:type="dxa"/>
              <w:left w:w="100" w:type="dxa"/>
              <w:bottom w:w="100" w:type="dxa"/>
              <w:right w:w="100" w:type="dxa"/>
            </w:tcMar>
          </w:tcPr>
          <w:p w14:paraId="00AAD1B1" w14:textId="2F4FFBE0"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r w:rsidR="00B65D2D" w:rsidRPr="00703517" w14:paraId="158E12C5" w14:textId="77777777" w:rsidTr="00A5046C">
        <w:trPr>
          <w:jc w:val="center"/>
        </w:trPr>
        <w:tc>
          <w:tcPr>
            <w:tcW w:w="1160" w:type="dxa"/>
            <w:tcMar>
              <w:top w:w="100" w:type="dxa"/>
              <w:left w:w="100" w:type="dxa"/>
              <w:bottom w:w="100" w:type="dxa"/>
              <w:right w:w="100" w:type="dxa"/>
            </w:tcMar>
          </w:tcPr>
          <w:p w14:paraId="5CBB8CEC" w14:textId="77777777" w:rsidR="00B65D2D" w:rsidRPr="00C92C5E" w:rsidRDefault="00B65D2D"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N</w:t>
            </w:r>
          </w:p>
        </w:tc>
        <w:tc>
          <w:tcPr>
            <w:tcW w:w="1620" w:type="dxa"/>
            <w:tcMar>
              <w:top w:w="100" w:type="dxa"/>
              <w:left w:w="100" w:type="dxa"/>
              <w:bottom w:w="100" w:type="dxa"/>
              <w:right w:w="100" w:type="dxa"/>
            </w:tcMar>
          </w:tcPr>
          <w:p w14:paraId="221A175C" w14:textId="6994C6F0" w:rsidR="00B65D2D" w:rsidRPr="00C92C5E" w:rsidRDefault="00C92C5E"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227.2</w:t>
            </w:r>
          </w:p>
        </w:tc>
        <w:tc>
          <w:tcPr>
            <w:tcW w:w="1800" w:type="dxa"/>
            <w:tcMar>
              <w:top w:w="100" w:type="dxa"/>
              <w:left w:w="100" w:type="dxa"/>
              <w:bottom w:w="100" w:type="dxa"/>
              <w:right w:w="100" w:type="dxa"/>
            </w:tcMar>
          </w:tcPr>
          <w:p w14:paraId="5DFEE981" w14:textId="203AA4D5"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c>
          <w:tcPr>
            <w:tcW w:w="2250" w:type="dxa"/>
            <w:tcMar>
              <w:top w:w="100" w:type="dxa"/>
              <w:left w:w="100" w:type="dxa"/>
              <w:bottom w:w="100" w:type="dxa"/>
              <w:right w:w="100" w:type="dxa"/>
            </w:tcMar>
          </w:tcPr>
          <w:p w14:paraId="1750E5D6" w14:textId="52EDBA06" w:rsidR="00B65D2D" w:rsidRPr="00C92C5E" w:rsidRDefault="00932436" w:rsidP="00A5046C">
            <w:pPr>
              <w:widowControl w:val="0"/>
              <w:spacing w:line="240" w:lineRule="auto"/>
              <w:jc w:val="center"/>
              <w:rPr>
                <w:rFonts w:ascii="Times New Roman" w:hAnsi="Times New Roman" w:cs="Times New Roman"/>
                <w:b/>
                <w:bCs/>
                <w:sz w:val="24"/>
                <w:szCs w:val="24"/>
                <w:u w:val="single"/>
              </w:rPr>
            </w:pPr>
            <w:r w:rsidRPr="00C92C5E">
              <w:rPr>
                <w:rFonts w:ascii="Times New Roman" w:hAnsi="Times New Roman" w:cs="Times New Roman"/>
                <w:b/>
                <w:bCs/>
                <w:sz w:val="24"/>
                <w:szCs w:val="24"/>
                <w:u w:val="single"/>
              </w:rPr>
              <w:t>4.7</w:t>
            </w:r>
          </w:p>
        </w:tc>
      </w:tr>
    </w:tbl>
    <w:p w14:paraId="67F163DD" w14:textId="77777777" w:rsidR="00F6643C" w:rsidRPr="00703517" w:rsidRDefault="00F6643C">
      <w:pPr>
        <w:spacing w:line="240" w:lineRule="auto"/>
        <w:jc w:val="both"/>
        <w:rPr>
          <w:rFonts w:ascii="Times New Roman" w:hAnsi="Times New Roman" w:cs="Times New Roman"/>
          <w:b/>
          <w:sz w:val="24"/>
          <w:szCs w:val="24"/>
        </w:rPr>
      </w:pPr>
    </w:p>
    <w:p w14:paraId="7F65D6F2" w14:textId="77777777" w:rsidR="00F6643C" w:rsidRPr="00703517" w:rsidRDefault="00F6643C">
      <w:pPr>
        <w:spacing w:line="240" w:lineRule="auto"/>
        <w:jc w:val="both"/>
        <w:rPr>
          <w:rFonts w:ascii="Times New Roman" w:hAnsi="Times New Roman" w:cs="Times New Roman"/>
          <w:b/>
          <w:sz w:val="24"/>
          <w:szCs w:val="24"/>
        </w:rPr>
      </w:pPr>
    </w:p>
    <w:p w14:paraId="67108121" w14:textId="77777777" w:rsidR="00F6643C" w:rsidRPr="00703517" w:rsidRDefault="00F6643C">
      <w:pPr>
        <w:rPr>
          <w:rFonts w:ascii="Times New Roman" w:hAnsi="Times New Roman" w:cs="Times New Roman"/>
          <w:b/>
          <w:sz w:val="24"/>
          <w:szCs w:val="24"/>
        </w:rPr>
      </w:pPr>
      <w:r w:rsidRPr="00703517">
        <w:rPr>
          <w:rFonts w:ascii="Times New Roman" w:hAnsi="Times New Roman" w:cs="Times New Roman"/>
          <w:b/>
          <w:sz w:val="24"/>
          <w:szCs w:val="24"/>
        </w:rPr>
        <w:br w:type="page"/>
      </w:r>
    </w:p>
    <w:p w14:paraId="18A69F49" w14:textId="2130E838" w:rsidR="002631A9" w:rsidRPr="00703517" w:rsidRDefault="002631A9" w:rsidP="002631A9">
      <w:pPr>
        <w:jc w:val="center"/>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1E1C3A94" wp14:editId="3C000C6B">
            <wp:extent cx="5353050" cy="6141713"/>
            <wp:effectExtent l="0" t="0" r="0" b="0"/>
            <wp:docPr id="46" name="image38.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46" name="image38.png" descr="Graphical user interface, application&#10;&#10;Description automatically generated"/>
                    <pic:cNvPicPr preferRelativeResize="0"/>
                  </pic:nvPicPr>
                  <pic:blipFill>
                    <a:blip r:embed="rId51"/>
                    <a:srcRect/>
                    <a:stretch>
                      <a:fillRect/>
                    </a:stretch>
                  </pic:blipFill>
                  <pic:spPr>
                    <a:xfrm>
                      <a:off x="0" y="0"/>
                      <a:ext cx="5353050" cy="6141713"/>
                    </a:xfrm>
                    <a:prstGeom prst="rect">
                      <a:avLst/>
                    </a:prstGeom>
                    <a:ln/>
                  </pic:spPr>
                </pic:pic>
              </a:graphicData>
            </a:graphic>
          </wp:inline>
        </w:drawing>
      </w:r>
    </w:p>
    <w:p w14:paraId="741CEF29" w14:textId="77777777" w:rsidR="002631A9" w:rsidRPr="00703517" w:rsidRDefault="002631A9">
      <w:pPr>
        <w:rPr>
          <w:rFonts w:ascii="Times New Roman" w:hAnsi="Times New Roman" w:cs="Times New Roman"/>
          <w:b/>
          <w:sz w:val="24"/>
          <w:szCs w:val="24"/>
        </w:rPr>
      </w:pPr>
    </w:p>
    <w:p w14:paraId="48E39756" w14:textId="707B0965" w:rsidR="002631A9" w:rsidRPr="00703517" w:rsidRDefault="002631A9">
      <w:pPr>
        <w:rPr>
          <w:rFonts w:ascii="Times New Roman" w:hAnsi="Times New Roman" w:cs="Times New Roman"/>
          <w:bCs/>
          <w:sz w:val="24"/>
          <w:szCs w:val="24"/>
        </w:rPr>
        <w:sectPr w:rsidR="002631A9" w:rsidRPr="00703517" w:rsidSect="002631A9">
          <w:pgSz w:w="12240" w:h="15840"/>
          <w:pgMar w:top="1440" w:right="1440" w:bottom="1440" w:left="1440" w:header="720" w:footer="720" w:gutter="0"/>
          <w:cols w:space="720"/>
        </w:sectPr>
      </w:pPr>
      <w:r w:rsidRPr="00703517">
        <w:rPr>
          <w:rFonts w:ascii="Times New Roman" w:hAnsi="Times New Roman" w:cs="Times New Roman"/>
          <w:b/>
          <w:sz w:val="24"/>
          <w:szCs w:val="24"/>
        </w:rPr>
        <w:t xml:space="preserve">Supplemental Figure S1. </w:t>
      </w:r>
      <w:r w:rsidR="00D850BD" w:rsidRPr="00703517">
        <w:rPr>
          <w:rFonts w:ascii="Times New Roman" w:hAnsi="Times New Roman" w:cs="Times New Roman"/>
          <w:b/>
          <w:sz w:val="24"/>
          <w:szCs w:val="24"/>
        </w:rPr>
        <w:t xml:space="preserve"> </w:t>
      </w:r>
      <w:r w:rsidR="00D850BD" w:rsidRPr="00703517">
        <w:rPr>
          <w:rFonts w:ascii="Times New Roman" w:hAnsi="Times New Roman" w:cs="Times New Roman"/>
          <w:sz w:val="24"/>
          <w:szCs w:val="24"/>
        </w:rPr>
        <w:t>A summary of the methodological workflow used in this study from data compilation to non-detection imputation and occupancy-detection modeling. The post-hoc analysis using species traits and phylogeny is also visualized.</w:t>
      </w:r>
    </w:p>
    <w:p w14:paraId="4E206F61" w14:textId="2171B394" w:rsidR="002631A9" w:rsidRPr="00703517" w:rsidRDefault="002631A9">
      <w:pPr>
        <w:rPr>
          <w:rFonts w:ascii="Times New Roman" w:hAnsi="Times New Roman" w:cs="Times New Roman"/>
          <w:b/>
          <w:sz w:val="24"/>
          <w:szCs w:val="24"/>
        </w:rPr>
      </w:pPr>
    </w:p>
    <w:p w14:paraId="6AC0525F" w14:textId="64B344E3"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drawing>
          <wp:inline distT="114300" distB="114300" distL="114300" distR="114300" wp14:anchorId="23EAE6D3" wp14:editId="4366545C">
            <wp:extent cx="8229599" cy="4114800"/>
            <wp:effectExtent l="0" t="0" r="635" b="0"/>
            <wp:docPr id="38" name="image33.png"/>
            <wp:cNvGraphicFramePr/>
            <a:graphic xmlns:a="http://schemas.openxmlformats.org/drawingml/2006/main">
              <a:graphicData uri="http://schemas.openxmlformats.org/drawingml/2006/picture">
                <pic:pic xmlns:pic="http://schemas.openxmlformats.org/drawingml/2006/picture">
                  <pic:nvPicPr>
                    <pic:cNvPr id="38" name="image33.png"/>
                    <pic:cNvPicPr preferRelativeResize="0"/>
                  </pic:nvPicPr>
                  <pic:blipFill>
                    <a:blip r:embed="rId52"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F24E60B" w14:textId="77777777" w:rsidR="00F21671" w:rsidRPr="00703517" w:rsidRDefault="00F21671">
      <w:pPr>
        <w:spacing w:line="240" w:lineRule="auto"/>
        <w:jc w:val="both"/>
        <w:rPr>
          <w:rFonts w:ascii="Times New Roman" w:hAnsi="Times New Roman" w:cs="Times New Roman"/>
          <w:b/>
          <w:sz w:val="24"/>
          <w:szCs w:val="24"/>
        </w:rPr>
      </w:pPr>
    </w:p>
    <w:p w14:paraId="759A2489" w14:textId="64B1BF2B"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511BC" w:rsidRPr="00703517">
        <w:rPr>
          <w:rFonts w:ascii="Times New Roman" w:hAnsi="Times New Roman" w:cs="Times New Roman"/>
          <w:b/>
          <w:sz w:val="24"/>
          <w:szCs w:val="24"/>
        </w:rPr>
        <w:t>S2</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minimum temperature and occupancy probability for each species (thin, grey lines), </w:t>
      </w:r>
      <w:r w:rsidR="00D21484">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coldest quarter of ranges (blue line), and the species with the warmest quarter of ranges (red line). Only temperatures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temperature model. Note that there were too few sites to model </w:t>
      </w:r>
      <w:proofErr w:type="spellStart"/>
      <w:r w:rsidRPr="00703517">
        <w:rPr>
          <w:rFonts w:ascii="Times New Roman" w:hAnsi="Times New Roman" w:cs="Times New Roman"/>
          <w:i/>
          <w:sz w:val="24"/>
          <w:szCs w:val="24"/>
        </w:rPr>
        <w:t>Pterourus</w:t>
      </w:r>
      <w:proofErr w:type="spellEnd"/>
      <w:r w:rsidRPr="00703517">
        <w:rPr>
          <w:rFonts w:ascii="Times New Roman" w:hAnsi="Times New Roman" w:cs="Times New Roman"/>
          <w:i/>
          <w:sz w:val="24"/>
          <w:szCs w:val="24"/>
        </w:rPr>
        <w:t xml:space="preserve"> glaucus </w:t>
      </w:r>
      <w:r w:rsidRPr="00703517">
        <w:rPr>
          <w:rFonts w:ascii="Times New Roman" w:hAnsi="Times New Roman" w:cs="Times New Roman"/>
          <w:sz w:val="24"/>
          <w:szCs w:val="24"/>
        </w:rPr>
        <w:t>at this scale</w:t>
      </w:r>
      <w:r w:rsidRPr="00703517">
        <w:rPr>
          <w:rFonts w:ascii="Times New Roman" w:hAnsi="Times New Roman" w:cs="Times New Roman"/>
          <w:i/>
          <w:sz w:val="24"/>
          <w:szCs w:val="24"/>
        </w:rPr>
        <w:t>.</w:t>
      </w:r>
      <w:r w:rsidRPr="00703517">
        <w:rPr>
          <w:rFonts w:ascii="Times New Roman" w:hAnsi="Times New Roman" w:cs="Times New Roman"/>
          <w:sz w:val="24"/>
          <w:szCs w:val="24"/>
        </w:rPr>
        <w:br w:type="page"/>
      </w:r>
    </w:p>
    <w:p w14:paraId="35789561" w14:textId="05E55D5F"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479423A9" wp14:editId="4BD8D4E1">
            <wp:extent cx="8229599" cy="4114800"/>
            <wp:effectExtent l="0" t="0" r="635" b="0"/>
            <wp:docPr id="1" name="image11.png"/>
            <wp:cNvGraphicFramePr/>
            <a:graphic xmlns:a="http://schemas.openxmlformats.org/drawingml/2006/main">
              <a:graphicData uri="http://schemas.openxmlformats.org/drawingml/2006/picture">
                <pic:pic xmlns:pic="http://schemas.openxmlformats.org/drawingml/2006/picture">
                  <pic:nvPicPr>
                    <pic:cNvPr id="1" name="image11.png"/>
                    <pic:cNvPicPr preferRelativeResize="0"/>
                  </pic:nvPicPr>
                  <pic:blipFill>
                    <a:blip r:embed="rId53"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6E077C95" w14:textId="77777777" w:rsidR="00F21671" w:rsidRPr="00703517" w:rsidRDefault="00F21671">
      <w:pPr>
        <w:spacing w:line="240" w:lineRule="auto"/>
        <w:jc w:val="both"/>
        <w:rPr>
          <w:rFonts w:ascii="Times New Roman" w:hAnsi="Times New Roman" w:cs="Times New Roman"/>
          <w:b/>
          <w:sz w:val="24"/>
          <w:szCs w:val="24"/>
        </w:rPr>
      </w:pPr>
    </w:p>
    <w:p w14:paraId="304351DF" w14:textId="7FDC95FA"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8B02FE" w:rsidRPr="00703517">
        <w:rPr>
          <w:rFonts w:ascii="Times New Roman" w:hAnsi="Times New Roman" w:cs="Times New Roman"/>
          <w:b/>
          <w:sz w:val="24"/>
          <w:szCs w:val="24"/>
        </w:rPr>
        <w:t>S3</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7A0BB5">
        <w:rPr>
          <w:rFonts w:ascii="Times New Roman" w:hAnsi="Times New Roman" w:cs="Times New Roman"/>
          <w:sz w:val="24"/>
          <w:szCs w:val="24"/>
        </w:rPr>
        <w:t>the middle 50% of butterflies</w:t>
      </w:r>
      <w:r w:rsidRPr="00703517">
        <w:rPr>
          <w:rFonts w:ascii="Times New Roman" w:hAnsi="Times New Roman" w:cs="Times New Roman"/>
          <w:sz w:val="24"/>
          <w:szCs w:val="24"/>
        </w:rPr>
        <w:t xml:space="preserve"> (black line), the species with the wettest quarter of ranges (blue line), and the species with the driest quarter of ranges (brown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100-kilometer</w:t>
      </w:r>
      <w:r w:rsidRPr="00703517">
        <w:rPr>
          <w:rFonts w:ascii="Times New Roman" w:hAnsi="Times New Roman" w:cs="Times New Roman"/>
          <w:sz w:val="24"/>
          <w:szCs w:val="24"/>
        </w:rPr>
        <w:t xml:space="preserve"> precipitation model.</w:t>
      </w:r>
      <w:r w:rsidRPr="00703517">
        <w:rPr>
          <w:rFonts w:ascii="Times New Roman" w:hAnsi="Times New Roman" w:cs="Times New Roman"/>
          <w:sz w:val="24"/>
          <w:szCs w:val="24"/>
        </w:rPr>
        <w:br w:type="page"/>
      </w:r>
    </w:p>
    <w:p w14:paraId="21A8A7AA" w14:textId="3C5EA566" w:rsidR="00F21671" w:rsidRPr="00703517" w:rsidRDefault="00000000">
      <w:pPr>
        <w:spacing w:line="240" w:lineRule="auto"/>
        <w:jc w:val="both"/>
        <w:rPr>
          <w:rFonts w:ascii="Times New Roman" w:hAnsi="Times New Roman" w:cs="Times New Roman"/>
          <w:b/>
          <w:sz w:val="24"/>
          <w:szCs w:val="24"/>
        </w:rPr>
      </w:pPr>
      <w:r w:rsidRPr="00703517">
        <w:rPr>
          <w:rFonts w:ascii="Times New Roman" w:hAnsi="Times New Roman" w:cs="Times New Roman"/>
          <w:b/>
          <w:noProof/>
          <w:sz w:val="24"/>
          <w:szCs w:val="24"/>
        </w:rPr>
        <w:lastRenderedPageBreak/>
        <w:drawing>
          <wp:inline distT="114300" distB="114300" distL="114300" distR="114300" wp14:anchorId="50B7643E" wp14:editId="0E570475">
            <wp:extent cx="8229599" cy="4114800"/>
            <wp:effectExtent l="0" t="0" r="635" b="0"/>
            <wp:docPr id="24" name="image20.png"/>
            <wp:cNvGraphicFramePr/>
            <a:graphic xmlns:a="http://schemas.openxmlformats.org/drawingml/2006/main">
              <a:graphicData uri="http://schemas.openxmlformats.org/drawingml/2006/picture">
                <pic:pic xmlns:pic="http://schemas.openxmlformats.org/drawingml/2006/picture">
                  <pic:nvPicPr>
                    <pic:cNvPr id="24" name="image20.png"/>
                    <pic:cNvPicPr preferRelativeResize="0"/>
                  </pic:nvPicPr>
                  <pic:blipFill>
                    <a:blip r:embed="rId54" cstate="print">
                      <a:extLst>
                        <a:ext uri="{28A0092B-C50C-407E-A947-70E740481C1C}">
                          <a14:useLocalDpi xmlns:a14="http://schemas.microsoft.com/office/drawing/2010/main" val="0"/>
                        </a:ext>
                      </a:extLst>
                    </a:blip>
                    <a:stretch>
                      <a:fillRect/>
                    </a:stretch>
                  </pic:blipFill>
                  <pic:spPr>
                    <a:xfrm>
                      <a:off x="0" y="0"/>
                      <a:ext cx="8229599" cy="4114800"/>
                    </a:xfrm>
                    <a:prstGeom prst="rect">
                      <a:avLst/>
                    </a:prstGeom>
                    <a:ln/>
                  </pic:spPr>
                </pic:pic>
              </a:graphicData>
            </a:graphic>
          </wp:inline>
        </w:drawing>
      </w:r>
    </w:p>
    <w:p w14:paraId="5E34DB74" w14:textId="77777777" w:rsidR="00F21671" w:rsidRPr="00703517" w:rsidRDefault="00F21671">
      <w:pPr>
        <w:spacing w:line="240" w:lineRule="auto"/>
        <w:jc w:val="both"/>
        <w:rPr>
          <w:rFonts w:ascii="Times New Roman" w:hAnsi="Times New Roman" w:cs="Times New Roman"/>
          <w:b/>
          <w:sz w:val="24"/>
          <w:szCs w:val="24"/>
        </w:rPr>
      </w:pPr>
    </w:p>
    <w:p w14:paraId="2CD3E1E9" w14:textId="70D7EED6" w:rsidR="00F21671" w:rsidRPr="00703517" w:rsidRDefault="00000000">
      <w:pPr>
        <w:spacing w:line="240" w:lineRule="auto"/>
        <w:jc w:val="both"/>
        <w:rPr>
          <w:rFonts w:ascii="Times New Roman" w:hAnsi="Times New Roman" w:cs="Times New Roman"/>
          <w:sz w:val="24"/>
          <w:szCs w:val="24"/>
        </w:rPr>
        <w:sectPr w:rsidR="00F21671" w:rsidRPr="00703517">
          <w:pgSz w:w="15840" w:h="12240" w:orient="landscape"/>
          <w:pgMar w:top="1440" w:right="1440" w:bottom="1440" w:left="1440" w:header="720" w:footer="720" w:gutter="0"/>
          <w:cols w:space="720"/>
        </w:sectPr>
      </w:pPr>
      <w:r w:rsidRPr="00703517">
        <w:rPr>
          <w:rFonts w:ascii="Times New Roman" w:hAnsi="Times New Roman" w:cs="Times New Roman"/>
          <w:b/>
          <w:sz w:val="24"/>
          <w:szCs w:val="24"/>
        </w:rPr>
        <w:t xml:space="preserve">Supplemental Figure </w:t>
      </w:r>
      <w:r w:rsidR="00A1311B" w:rsidRPr="00703517">
        <w:rPr>
          <w:rFonts w:ascii="Times New Roman" w:hAnsi="Times New Roman" w:cs="Times New Roman"/>
          <w:b/>
          <w:sz w:val="24"/>
          <w:szCs w:val="24"/>
        </w:rPr>
        <w:t>S4</w:t>
      </w:r>
      <w:r w:rsidRPr="00703517">
        <w:rPr>
          <w:rFonts w:ascii="Times New Roman" w:hAnsi="Times New Roman" w:cs="Times New Roman"/>
          <w:b/>
          <w:sz w:val="24"/>
          <w:szCs w:val="24"/>
        </w:rPr>
        <w:t xml:space="preserve">. </w:t>
      </w:r>
      <w:r w:rsidRPr="00703517">
        <w:rPr>
          <w:rFonts w:ascii="Times New Roman" w:hAnsi="Times New Roman" w:cs="Times New Roman"/>
          <w:sz w:val="24"/>
          <w:szCs w:val="24"/>
        </w:rPr>
        <w:t xml:space="preserve">Species-specific occupancy shifts from the 1970s where points indicate the average occupancy shift for a given geographic context (core/mid-latitude, southern, and northern grid cells) and lines indicate one standard deviation of variation among relevant sites. The inset panel illustrates the relationship between precipitation and occupancy probability for each species (thin, grey lines), </w:t>
      </w:r>
      <w:r w:rsidR="002F56ED">
        <w:rPr>
          <w:rFonts w:ascii="Times New Roman" w:hAnsi="Times New Roman" w:cs="Times New Roman"/>
          <w:sz w:val="24"/>
          <w:szCs w:val="24"/>
        </w:rPr>
        <w:t xml:space="preserve">the middle 50% of butterflies </w:t>
      </w:r>
      <w:r w:rsidRPr="00703517">
        <w:rPr>
          <w:rFonts w:ascii="Times New Roman" w:hAnsi="Times New Roman" w:cs="Times New Roman"/>
          <w:sz w:val="24"/>
          <w:szCs w:val="24"/>
        </w:rPr>
        <w:t xml:space="preserve">(black line), the species with the wettest quarter of ranges (blue line), and the species with the driest quarter of ranges (red line). Only precipitation that each species has experienced in its range are shown by the species-specific lines. Results shown here are from the </w:t>
      </w:r>
      <w:r w:rsidR="006777EF" w:rsidRPr="00703517">
        <w:rPr>
          <w:rFonts w:ascii="Times New Roman" w:hAnsi="Times New Roman" w:cs="Times New Roman"/>
          <w:sz w:val="24"/>
          <w:szCs w:val="24"/>
        </w:rPr>
        <w:t>200-kilometer</w:t>
      </w:r>
      <w:r w:rsidRPr="00703517">
        <w:rPr>
          <w:rFonts w:ascii="Times New Roman" w:hAnsi="Times New Roman" w:cs="Times New Roman"/>
          <w:sz w:val="24"/>
          <w:szCs w:val="24"/>
        </w:rPr>
        <w:t xml:space="preserve"> precipitation model</w:t>
      </w:r>
    </w:p>
    <w:p w14:paraId="3D6AEDDF" w14:textId="77777777" w:rsidR="00755067" w:rsidRDefault="00755067" w:rsidP="00B53DD3">
      <w:pPr>
        <w:spacing w:line="240" w:lineRule="auto"/>
        <w:jc w:val="both"/>
        <w:rPr>
          <w:rFonts w:ascii="Times New Roman" w:hAnsi="Times New Roman" w:cs="Times New Roman"/>
          <w:b/>
          <w:sz w:val="24"/>
          <w:szCs w:val="24"/>
        </w:rPr>
      </w:pPr>
    </w:p>
    <w:p w14:paraId="5DD155E4" w14:textId="26F26DCC" w:rsidR="00205514" w:rsidRDefault="00000000" w:rsidP="00B53DD3">
      <w:pPr>
        <w:spacing w:line="240" w:lineRule="auto"/>
        <w:jc w:val="both"/>
        <w:rPr>
          <w:rFonts w:ascii="Times New Roman" w:hAnsi="Times New Roman" w:cs="Times New Roman"/>
          <w:b/>
          <w:sz w:val="24"/>
          <w:szCs w:val="24"/>
        </w:rPr>
      </w:pPr>
      <w:r w:rsidRPr="00703517">
        <w:rPr>
          <w:rFonts w:ascii="Times New Roman" w:hAnsi="Times New Roman" w:cs="Times New Roman"/>
          <w:b/>
          <w:sz w:val="24"/>
          <w:szCs w:val="24"/>
        </w:rPr>
        <w:t xml:space="preserve">Supplemental Figure </w:t>
      </w:r>
      <w:r w:rsidR="00B53DD3">
        <w:rPr>
          <w:rFonts w:ascii="Times New Roman" w:hAnsi="Times New Roman" w:cs="Times New Roman"/>
          <w:b/>
          <w:sz w:val="24"/>
          <w:szCs w:val="24"/>
        </w:rPr>
        <w:t>S</w:t>
      </w:r>
      <w:r w:rsidR="009D6023" w:rsidRPr="00703517">
        <w:rPr>
          <w:rFonts w:ascii="Times New Roman" w:hAnsi="Times New Roman" w:cs="Times New Roman"/>
          <w:b/>
          <w:sz w:val="24"/>
          <w:szCs w:val="24"/>
        </w:rPr>
        <w:t>5</w:t>
      </w:r>
      <w:r w:rsidRPr="00703517">
        <w:rPr>
          <w:rFonts w:ascii="Times New Roman" w:hAnsi="Times New Roman" w:cs="Times New Roman"/>
          <w:b/>
          <w:sz w:val="24"/>
          <w:szCs w:val="24"/>
        </w:rPr>
        <w:t xml:space="preserve">. </w:t>
      </w:r>
    </w:p>
    <w:p w14:paraId="727FD505" w14:textId="77777777" w:rsidR="00755067" w:rsidRPr="00703517" w:rsidRDefault="00755067" w:rsidP="00B53DD3">
      <w:pPr>
        <w:spacing w:line="240" w:lineRule="auto"/>
        <w:jc w:val="both"/>
        <w:rPr>
          <w:rFonts w:ascii="Times New Roman" w:hAnsi="Times New Roman" w:cs="Times New Roman"/>
          <w:sz w:val="24"/>
          <w:szCs w:val="24"/>
        </w:rPr>
      </w:pPr>
    </w:p>
    <w:p w14:paraId="55187057" w14:textId="77777777" w:rsidR="00755067" w:rsidRDefault="00755067">
      <w:pPr>
        <w:rPr>
          <w:rFonts w:ascii="Times New Roman" w:hAnsi="Times New Roman" w:cs="Times New Roman"/>
          <w:b/>
          <w:bCs/>
          <w:sz w:val="24"/>
          <w:szCs w:val="24"/>
        </w:rPr>
      </w:pPr>
      <w:r>
        <w:rPr>
          <w:rFonts w:ascii="Times New Roman" w:hAnsi="Times New Roman" w:cs="Times New Roman"/>
          <w:b/>
          <w:bCs/>
          <w:sz w:val="24"/>
          <w:szCs w:val="24"/>
        </w:rPr>
        <w:br w:type="page"/>
      </w:r>
    </w:p>
    <w:p w14:paraId="3A0E006F" w14:textId="6AFE67EC" w:rsidR="00755067" w:rsidRDefault="00755067" w:rsidP="00755067">
      <w:pPr>
        <w:spacing w:line="240" w:lineRule="auto"/>
        <w:jc w:val="center"/>
        <w:rPr>
          <w:rFonts w:ascii="Times New Roman" w:hAnsi="Times New Roman" w:cs="Times New Roman"/>
          <w:b/>
          <w:bCs/>
          <w:sz w:val="24"/>
          <w:szCs w:val="24"/>
        </w:rPr>
      </w:pPr>
      <w:r>
        <w:rPr>
          <w:noProof/>
        </w:rPr>
        <w:lastRenderedPageBreak/>
        <w:drawing>
          <wp:inline distT="0" distB="0" distL="0" distR="0" wp14:anchorId="7FE28605" wp14:editId="257BF2CD">
            <wp:extent cx="5495925" cy="2747963"/>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97819" cy="2748910"/>
                    </a:xfrm>
                    <a:prstGeom prst="rect">
                      <a:avLst/>
                    </a:prstGeom>
                    <a:noFill/>
                    <a:ln>
                      <a:noFill/>
                    </a:ln>
                  </pic:spPr>
                </pic:pic>
              </a:graphicData>
            </a:graphic>
          </wp:inline>
        </w:drawing>
      </w:r>
    </w:p>
    <w:p w14:paraId="6F463E39" w14:textId="77777777" w:rsidR="00755067" w:rsidRDefault="00755067" w:rsidP="00B53DD3">
      <w:pPr>
        <w:spacing w:line="240" w:lineRule="auto"/>
        <w:jc w:val="both"/>
        <w:rPr>
          <w:rFonts w:ascii="Times New Roman" w:hAnsi="Times New Roman" w:cs="Times New Roman"/>
          <w:b/>
          <w:bCs/>
          <w:sz w:val="24"/>
          <w:szCs w:val="24"/>
        </w:rPr>
      </w:pPr>
    </w:p>
    <w:p w14:paraId="6B757B8A" w14:textId="1F1E7A4A" w:rsidR="00B53DD3" w:rsidRPr="00755067" w:rsidRDefault="00205514" w:rsidP="00B53DD3">
      <w:pPr>
        <w:spacing w:line="240" w:lineRule="auto"/>
        <w:jc w:val="both"/>
        <w:rPr>
          <w:rFonts w:ascii="Times New Roman" w:hAnsi="Times New Roman" w:cs="Times New Roman"/>
          <w:sz w:val="24"/>
          <w:szCs w:val="24"/>
        </w:rPr>
      </w:pPr>
      <w:r w:rsidRPr="00703517">
        <w:rPr>
          <w:rFonts w:ascii="Times New Roman" w:hAnsi="Times New Roman" w:cs="Times New Roman"/>
          <w:b/>
          <w:bCs/>
          <w:sz w:val="24"/>
          <w:szCs w:val="24"/>
        </w:rPr>
        <w:t>Supplemental Figure S</w:t>
      </w:r>
      <w:r w:rsidR="009D6023" w:rsidRPr="00703517">
        <w:rPr>
          <w:rFonts w:ascii="Times New Roman" w:hAnsi="Times New Roman" w:cs="Times New Roman"/>
          <w:b/>
          <w:bCs/>
          <w:sz w:val="24"/>
          <w:szCs w:val="24"/>
        </w:rPr>
        <w:t>6</w:t>
      </w:r>
      <w:r w:rsidRPr="00703517">
        <w:rPr>
          <w:rFonts w:ascii="Times New Roman" w:hAnsi="Times New Roman" w:cs="Times New Roman"/>
          <w:b/>
          <w:bCs/>
          <w:sz w:val="24"/>
          <w:szCs w:val="24"/>
        </w:rPr>
        <w:t xml:space="preserve">. </w:t>
      </w:r>
      <w:r w:rsidR="00755067">
        <w:rPr>
          <w:rFonts w:ascii="Times New Roman" w:hAnsi="Times New Roman" w:cs="Times New Roman"/>
          <w:sz w:val="24"/>
          <w:szCs w:val="24"/>
        </w:rPr>
        <w:t>Model predicted relationship between species range-wide average annual precipitation and occupancy trend (Model C). Inference is based on trends from the 100-kilometer precipitation occupancy analysis.</w:t>
      </w:r>
    </w:p>
    <w:p w14:paraId="22DCF028" w14:textId="77777777" w:rsidR="00755067" w:rsidRDefault="00755067" w:rsidP="00B53DD3">
      <w:pPr>
        <w:spacing w:line="240" w:lineRule="auto"/>
        <w:jc w:val="both"/>
        <w:rPr>
          <w:rFonts w:ascii="Times New Roman" w:hAnsi="Times New Roman" w:cs="Times New Roman"/>
          <w:b/>
          <w:sz w:val="24"/>
          <w:szCs w:val="24"/>
        </w:rPr>
      </w:pPr>
    </w:p>
    <w:p w14:paraId="47A68D76" w14:textId="77777777" w:rsidR="00755067" w:rsidRDefault="00755067">
      <w:pPr>
        <w:rPr>
          <w:rFonts w:ascii="Times New Roman" w:hAnsi="Times New Roman" w:cs="Times New Roman"/>
          <w:b/>
          <w:sz w:val="24"/>
          <w:szCs w:val="24"/>
        </w:rPr>
      </w:pPr>
      <w:r>
        <w:rPr>
          <w:rFonts w:ascii="Times New Roman" w:hAnsi="Times New Roman" w:cs="Times New Roman"/>
          <w:b/>
          <w:sz w:val="24"/>
          <w:szCs w:val="24"/>
        </w:rPr>
        <w:br w:type="page"/>
      </w:r>
    </w:p>
    <w:p w14:paraId="6072A8D4" w14:textId="29C3BA30" w:rsidR="00CF21E3" w:rsidRDefault="00CF21E3" w:rsidP="00B53DD3">
      <w:pPr>
        <w:spacing w:line="240" w:lineRule="auto"/>
        <w:jc w:val="both"/>
        <w:rPr>
          <w:rFonts w:ascii="Times New Roman" w:hAnsi="Times New Roman" w:cs="Times New Roman"/>
          <w:b/>
          <w:sz w:val="24"/>
          <w:szCs w:val="24"/>
        </w:rPr>
      </w:pPr>
    </w:p>
    <w:p w14:paraId="54CA8FDD" w14:textId="53C70F5F" w:rsidR="00CF21E3" w:rsidRDefault="00944E90" w:rsidP="00B53DD3">
      <w:pPr>
        <w:spacing w:line="240" w:lineRule="auto"/>
        <w:jc w:val="both"/>
        <w:rPr>
          <w:rFonts w:ascii="Times New Roman" w:hAnsi="Times New Roman" w:cs="Times New Roman"/>
          <w:b/>
          <w:sz w:val="24"/>
          <w:szCs w:val="24"/>
        </w:rPr>
      </w:pPr>
      <w:r>
        <w:rPr>
          <w:noProof/>
        </w:rPr>
        <w:drawing>
          <wp:inline distT="0" distB="0" distL="0" distR="0" wp14:anchorId="5D3C536C" wp14:editId="2A9C932E">
            <wp:extent cx="5943600" cy="297180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6A58A2E" w14:textId="77777777" w:rsidR="00944E90" w:rsidRDefault="00944E90" w:rsidP="00B53DD3">
      <w:pPr>
        <w:spacing w:line="240" w:lineRule="auto"/>
        <w:jc w:val="both"/>
        <w:rPr>
          <w:rFonts w:ascii="Times New Roman" w:hAnsi="Times New Roman" w:cs="Times New Roman"/>
          <w:b/>
          <w:sz w:val="24"/>
          <w:szCs w:val="24"/>
        </w:rPr>
      </w:pPr>
    </w:p>
    <w:p w14:paraId="3AECD1B1" w14:textId="3650A998" w:rsidR="001E59EC" w:rsidRDefault="001A0552" w:rsidP="00B53DD3">
      <w:pPr>
        <w:spacing w:line="240" w:lineRule="auto"/>
        <w:jc w:val="both"/>
        <w:rPr>
          <w:rFonts w:ascii="Times New Roman" w:hAnsi="Times New Roman" w:cs="Times New Roman"/>
          <w:bCs/>
          <w:sz w:val="24"/>
          <w:szCs w:val="24"/>
        </w:rPr>
      </w:pPr>
      <w:r w:rsidRPr="00703517">
        <w:rPr>
          <w:rFonts w:ascii="Times New Roman" w:hAnsi="Times New Roman" w:cs="Times New Roman"/>
          <w:b/>
          <w:sz w:val="24"/>
          <w:szCs w:val="24"/>
        </w:rPr>
        <w:t>Supplemental Figure S</w:t>
      </w:r>
      <w:r w:rsidR="009D6023" w:rsidRPr="00703517">
        <w:rPr>
          <w:rFonts w:ascii="Times New Roman" w:hAnsi="Times New Roman" w:cs="Times New Roman"/>
          <w:b/>
          <w:sz w:val="24"/>
          <w:szCs w:val="24"/>
        </w:rPr>
        <w:t>7</w:t>
      </w:r>
      <w:r w:rsidRPr="00703517">
        <w:rPr>
          <w:rFonts w:ascii="Times New Roman" w:hAnsi="Times New Roman" w:cs="Times New Roman"/>
          <w:b/>
          <w:sz w:val="24"/>
          <w:szCs w:val="24"/>
        </w:rPr>
        <w:t xml:space="preserve">. </w:t>
      </w:r>
      <w:r w:rsidR="009E1DD8">
        <w:rPr>
          <w:rFonts w:ascii="Times New Roman" w:hAnsi="Times New Roman" w:cs="Times New Roman"/>
          <w:bCs/>
          <w:sz w:val="24"/>
          <w:szCs w:val="24"/>
        </w:rPr>
        <w:t>Model predicted relationship between species range-wide average annual precipitation and occupancy trend (Model C). Inference is based on trends from the 200-kilometer precipitation occupancy analysis.</w:t>
      </w:r>
    </w:p>
    <w:p w14:paraId="7996AD6E" w14:textId="1DC4ABBD" w:rsidR="001A0552" w:rsidRPr="001E59EC" w:rsidRDefault="001A0552" w:rsidP="008A70AA">
      <w:pPr>
        <w:rPr>
          <w:rFonts w:ascii="Times New Roman" w:hAnsi="Times New Roman" w:cs="Times New Roman"/>
          <w:bCs/>
          <w:sz w:val="24"/>
          <w:szCs w:val="24"/>
        </w:rPr>
      </w:pPr>
    </w:p>
    <w:sectPr w:rsidR="001A0552" w:rsidRPr="001E59EC">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ughn Shirey" w:date="2023-03-21T18:22:00Z" w:initials="VS">
    <w:p w14:paraId="3845C948" w14:textId="77777777" w:rsidR="006E77D0" w:rsidRDefault="006E77D0" w:rsidP="00764D04">
      <w:pPr>
        <w:pStyle w:val="CommentText"/>
      </w:pPr>
      <w:r>
        <w:rPr>
          <w:rStyle w:val="CommentReference"/>
        </w:rPr>
        <w:annotationRef/>
      </w:r>
      <w:r>
        <w:t xml:space="preserve">I feel like the folks we and others have rebutted may HATE this but oh well. </w:t>
      </w:r>
    </w:p>
  </w:comment>
  <w:comment w:id="1" w:author="Leslie Ries" w:date="2023-03-19T13:18:00Z" w:initials="LR">
    <w:p w14:paraId="15C2A39E" w14:textId="77777777" w:rsidR="00FA49F2" w:rsidRDefault="00FA49F2" w:rsidP="00C361CA">
      <w:pPr>
        <w:pStyle w:val="CommentText"/>
      </w:pPr>
      <w:r>
        <w:rPr>
          <w:rStyle w:val="CommentReference"/>
        </w:rPr>
        <w:annotationRef/>
      </w:r>
      <w:r>
        <w:t xml:space="preserve">Did you really only extract species known to exist above 45N - does that mean if a "stray" was observed up north - it would count towards community sample metric or if &gt;2 species seen in a bin? I think that is fine - but if so - just clarify. </w:t>
      </w:r>
    </w:p>
  </w:comment>
  <w:comment w:id="2" w:author="Vaughn Shirey" w:date="2023-03-21T19:13:00Z" w:initials="VS">
    <w:p w14:paraId="3C0A7A7C" w14:textId="77777777" w:rsidR="0088253C" w:rsidRDefault="0088253C" w:rsidP="006331CE">
      <w:pPr>
        <w:pStyle w:val="CommentText"/>
      </w:pPr>
      <w:r>
        <w:rPr>
          <w:rStyle w:val="CommentReference"/>
        </w:rPr>
        <w:annotationRef/>
      </w:r>
      <w:r>
        <w:t xml:space="preserve">So I just pulled every record that was above &gt;45N and then filtered them based on the text below (so the original dataset does include strays, etc). </w:t>
      </w:r>
    </w:p>
  </w:comment>
  <w:comment w:id="3" w:author="Leslie Ries" w:date="2023-03-19T13:20:00Z" w:initials="LR">
    <w:p w14:paraId="313D9E37" w14:textId="28B9326B" w:rsidR="00FA49F2" w:rsidRDefault="00FA49F2" w:rsidP="00F22063">
      <w:pPr>
        <w:pStyle w:val="CommentText"/>
      </w:pPr>
      <w:r>
        <w:rPr>
          <w:rStyle w:val="CommentReference"/>
        </w:rPr>
        <w:annotationRef/>
      </w:r>
      <w:r>
        <w:t xml:space="preserve">I'm curious about how this works - do you provide the backbone and the synonymies and then it performs all the translations? </w:t>
      </w:r>
    </w:p>
  </w:comment>
  <w:comment w:id="4" w:author="Vaughn Shirey" w:date="2023-03-21T17:20:00Z" w:initials="VS">
    <w:p w14:paraId="56549FA4" w14:textId="77777777" w:rsidR="00CE3D27" w:rsidRDefault="00CE3D27" w:rsidP="00ED18AB">
      <w:pPr>
        <w:pStyle w:val="CommentText"/>
      </w:pPr>
      <w:r>
        <w:rPr>
          <w:rStyle w:val="CommentReference"/>
        </w:rPr>
        <w:annotationRef/>
      </w:r>
      <w:r>
        <w:t>No, it matches names to NCBI/ITIS lists of synonyms and then I matched to the Lamas taxonomy based on LepTraits raw data.</w:t>
      </w:r>
    </w:p>
  </w:comment>
  <w:comment w:id="5" w:author="Leslie Ries" w:date="2023-03-19T13:20:00Z" w:initials="LR">
    <w:p w14:paraId="2FBF384D" w14:textId="799CEB1D" w:rsidR="00FA49F2" w:rsidRDefault="00FA49F2" w:rsidP="00A31DD8">
      <w:pPr>
        <w:pStyle w:val="CommentText"/>
      </w:pPr>
      <w:r>
        <w:rPr>
          <w:rStyle w:val="CommentReference"/>
        </w:rPr>
        <w:annotationRef/>
      </w:r>
      <w:r>
        <w:t>Might be good to say what percentage of records were not resolvable since that will add more bias - but I assume this number was exceedingly small!</w:t>
      </w:r>
    </w:p>
  </w:comment>
  <w:comment w:id="6" w:author="Vaughn Shirey" w:date="2023-03-21T17:19:00Z" w:initials="VS">
    <w:p w14:paraId="2478D13B" w14:textId="77777777" w:rsidR="00CE3D27" w:rsidRDefault="00CE3D27" w:rsidP="00700B15">
      <w:pPr>
        <w:pStyle w:val="CommentText"/>
      </w:pPr>
      <w:r>
        <w:rPr>
          <w:rStyle w:val="CommentReference"/>
        </w:rPr>
        <w:annotationRef/>
      </w:r>
      <w:r>
        <w:t>It was small, unfortunately I didn't keep track of this metric while doing it… :/</w:t>
      </w:r>
    </w:p>
  </w:comment>
  <w:comment w:id="7" w:author="Leslie Ries" w:date="2023-03-19T13:26:00Z" w:initials="LR">
    <w:p w14:paraId="543853ED" w14:textId="77777777" w:rsidR="009830EE" w:rsidRDefault="009830EE" w:rsidP="005A3574">
      <w:pPr>
        <w:pStyle w:val="CommentText"/>
      </w:pPr>
      <w:r>
        <w:rPr>
          <w:rStyle w:val="CommentReference"/>
        </w:rPr>
        <w:annotationRef/>
      </w:r>
      <w:r>
        <w:t>So how many species were excluded on this basis - and then are you restricting inference to only relatively "common" species?</w:t>
      </w:r>
    </w:p>
  </w:comment>
  <w:comment w:id="8" w:author="Leslie Ries" w:date="2023-03-19T13:27:00Z" w:initials="LR">
    <w:p w14:paraId="1CF9AE42" w14:textId="77777777" w:rsidR="009830EE" w:rsidRDefault="009830EE" w:rsidP="002E05BF">
      <w:pPr>
        <w:pStyle w:val="CommentText"/>
      </w:pPr>
      <w:r>
        <w:rPr>
          <w:rStyle w:val="CommentReference"/>
        </w:rPr>
        <w:annotationRef/>
      </w:r>
      <w:r>
        <w:t>Also - once again, does this mean that those records didn't count towards "community" metric or &gt;2 threshold?</w:t>
      </w:r>
    </w:p>
  </w:comment>
  <w:comment w:id="9" w:author="Vaughn Shirey" w:date="2023-03-21T17:24:00Z" w:initials="VS">
    <w:p w14:paraId="614F1F2C" w14:textId="77777777" w:rsidR="007220AA" w:rsidRDefault="007220AA" w:rsidP="00867C1A">
      <w:pPr>
        <w:pStyle w:val="CommentText"/>
      </w:pPr>
      <w:r>
        <w:rPr>
          <w:rStyle w:val="CommentReference"/>
        </w:rPr>
        <w:annotationRef/>
      </w:r>
      <w:r>
        <w:t>So only the 90 that made the cut counts towards the "community" metric or &gt;2 threshold (this is how its been done elsewhere and in our simulation). I don't think including all potential species has been tested.</w:t>
      </w:r>
    </w:p>
  </w:comment>
  <w:comment w:id="10" w:author="Leslie Ries" w:date="2023-03-19T13:27:00Z" w:initials="LR">
    <w:p w14:paraId="50CC002D" w14:textId="55F0A186" w:rsidR="009830EE" w:rsidRDefault="009830EE" w:rsidP="0024594B">
      <w:pPr>
        <w:pStyle w:val="CommentText"/>
      </w:pPr>
      <w:r>
        <w:rPr>
          <w:rStyle w:val="CommentReference"/>
        </w:rPr>
        <w:annotationRef/>
      </w:r>
      <w:r>
        <w:t xml:space="preserve">Same thing - removed as focal species for analysis - or entire data set? </w:t>
      </w:r>
    </w:p>
  </w:comment>
  <w:comment w:id="11" w:author="Vaughn Shirey" w:date="2023-03-21T17:25:00Z" w:initials="VS">
    <w:p w14:paraId="41AE0B81" w14:textId="77777777" w:rsidR="00D94126" w:rsidRDefault="00D94126" w:rsidP="008106AC">
      <w:pPr>
        <w:pStyle w:val="CommentText"/>
      </w:pPr>
      <w:r>
        <w:rPr>
          <w:rStyle w:val="CommentReference"/>
        </w:rPr>
        <w:annotationRef/>
      </w:r>
      <w:r>
        <w:t>See above.</w:t>
      </w:r>
    </w:p>
  </w:comment>
  <w:comment w:id="12" w:author="Leslie Ries" w:date="2023-03-19T13:29:00Z" w:initials="LR">
    <w:p w14:paraId="482284CD" w14:textId="101EB6F4" w:rsidR="009830EE" w:rsidRDefault="009830EE" w:rsidP="00980623">
      <w:pPr>
        <w:pStyle w:val="CommentText"/>
      </w:pPr>
      <w:r>
        <w:rPr>
          <w:rStyle w:val="CommentReference"/>
        </w:rPr>
        <w:annotationRef/>
      </w:r>
      <w:r>
        <w:t xml:space="preserve">Where did you get these maps from - MOL I assume - or was it from Rob - but even if so - if they are the same maps on MOL - I think you need to say this specifically. </w:t>
      </w:r>
    </w:p>
  </w:comment>
  <w:comment w:id="13" w:author="Vaughn Shirey" w:date="2023-03-21T17:26:00Z" w:initials="VS">
    <w:p w14:paraId="5A169CCE" w14:textId="77777777" w:rsidR="00D94126" w:rsidRDefault="00D94126" w:rsidP="00052E04">
      <w:pPr>
        <w:pStyle w:val="CommentText"/>
      </w:pPr>
      <w:r>
        <w:rPr>
          <w:rStyle w:val="CommentReference"/>
        </w:rPr>
        <w:annotationRef/>
      </w:r>
      <w:r>
        <w:t>I got them directly from Rob who said I should just cite Chandra's paper.</w:t>
      </w:r>
    </w:p>
  </w:comment>
  <w:comment w:id="14" w:author="Leslie Ries" w:date="2023-03-19T13:40:00Z" w:initials="LR">
    <w:p w14:paraId="684AEE5B" w14:textId="77777777" w:rsidR="00702465" w:rsidRDefault="00702465" w:rsidP="00FC1C04">
      <w:pPr>
        <w:pStyle w:val="CommentText"/>
      </w:pPr>
      <w:r>
        <w:rPr>
          <w:rStyle w:val="CommentReference"/>
        </w:rPr>
        <w:annotationRef/>
      </w:r>
      <w:r>
        <w:t xml:space="preserve">Are there any references that give any sense about how much land cover has changed during that period above 45 - or even just in Canada - since that might assuage people's concern about this loss of environmental data. Also - pesticides are increasingly included in analyses - so presumably those data are not available either. Ultimately, not including these may muddy the results, but they shouldn't bias them. If there is a strong relationship between land cover and temperature or precipitation, you couldn't separate them anyway - so persnickety people may be tempted to ding you for this - so maybe a good idea to try and deflect that in your text.  </w:t>
      </w:r>
    </w:p>
  </w:comment>
  <w:comment w:id="15" w:author="Vaughn Shirey" w:date="2023-03-21T19:17:00Z" w:initials="VS">
    <w:p w14:paraId="6CB4DED3" w14:textId="77777777" w:rsidR="00101B64" w:rsidRDefault="00101B64" w:rsidP="00794A1E">
      <w:pPr>
        <w:pStyle w:val="CommentText"/>
      </w:pPr>
      <w:r>
        <w:rPr>
          <w:rStyle w:val="CommentReference"/>
        </w:rPr>
        <w:annotationRef/>
      </w:r>
      <w:r>
        <w:t>I think pesticide data for high-latitudes might not be super informative because very limited agriculture occurs across much of the region (with the exception of the very southern part). Most of the industry is logging and mining which is definitely increasing a lot! I cover this in more detail in the "caveats" part of the discussion where I can cite specific butterfly papers that pertain to these industries.</w:t>
      </w:r>
    </w:p>
  </w:comment>
  <w:comment w:id="16" w:author="Leslie Ries" w:date="2023-03-19T13:43:00Z" w:initials="LR">
    <w:p w14:paraId="07FC6FC3" w14:textId="4B5FCCB9" w:rsidR="00DF427B" w:rsidRDefault="00DF427B" w:rsidP="00F351AD">
      <w:pPr>
        <w:pStyle w:val="CommentText"/>
      </w:pPr>
      <w:r>
        <w:rPr>
          <w:rStyle w:val="CommentReference"/>
        </w:rPr>
        <w:annotationRef/>
      </w:r>
      <w:r>
        <w:t xml:space="preserve">So each five year bin - or yearly bins? </w:t>
      </w:r>
    </w:p>
  </w:comment>
  <w:comment w:id="17" w:author="Vaughn Shirey" w:date="2023-03-21T17:28:00Z" w:initials="VS">
    <w:p w14:paraId="7AF3919E" w14:textId="77777777" w:rsidR="00CC6C4E" w:rsidRDefault="00CC6C4E" w:rsidP="002B0097">
      <w:pPr>
        <w:pStyle w:val="CommentText"/>
      </w:pPr>
      <w:r>
        <w:rPr>
          <w:rStyle w:val="CommentReference"/>
        </w:rPr>
        <w:annotationRef/>
      </w:r>
      <w:r>
        <w:t>Five year bin (we can't estimate occupancy yearly because our visit intervals are 1 year).</w:t>
      </w:r>
    </w:p>
  </w:comment>
  <w:comment w:id="18" w:author="Leslie Ries" w:date="2023-03-19T13:42:00Z" w:initials="LR">
    <w:p w14:paraId="7E9DD14C" w14:textId="2BF8D4BB" w:rsidR="00DF427B" w:rsidRDefault="00702465" w:rsidP="00A7165F">
      <w:pPr>
        <w:pStyle w:val="CommentText"/>
      </w:pPr>
      <w:r>
        <w:rPr>
          <w:rStyle w:val="CommentReference"/>
        </w:rPr>
        <w:annotationRef/>
      </w:r>
      <w:r w:rsidR="00DF427B">
        <w:t>I don't understand what this means. Do you mean only calculated occupancy pixels where you had sufficient butterfly data to run the model?</w:t>
      </w:r>
    </w:p>
  </w:comment>
  <w:comment w:id="19" w:author="Vaughn Shirey" w:date="2023-03-21T17:29:00Z" w:initials="VS">
    <w:p w14:paraId="41FC4097" w14:textId="77777777" w:rsidR="00CC6C4E" w:rsidRDefault="00CC6C4E" w:rsidP="007C0967">
      <w:pPr>
        <w:pStyle w:val="CommentText"/>
      </w:pPr>
      <w:r>
        <w:rPr>
          <w:rStyle w:val="CommentReference"/>
        </w:rPr>
        <w:annotationRef/>
      </w:r>
      <w:r>
        <w:t>Just a geographic mean (e.g., if 10 temperature pixels in the raster for that grid cell are 5-deg and 10 are 10-deg, the temp for that cell/occupancy period was 7.5-deg)</w:t>
      </w:r>
    </w:p>
  </w:comment>
  <w:comment w:id="20" w:author="Vaughn Shirey" w:date="2023-03-21T19:18:00Z" w:initials="VS">
    <w:p w14:paraId="7E81165F" w14:textId="77777777" w:rsidR="00AF3B0A" w:rsidRDefault="00AF3B0A" w:rsidP="00881E6F">
      <w:pPr>
        <w:pStyle w:val="CommentText"/>
      </w:pPr>
      <w:r>
        <w:rPr>
          <w:rStyle w:val="CommentReference"/>
        </w:rPr>
        <w:annotationRef/>
      </w:r>
      <w:r>
        <w:t>Basically just averaging all the climate raster values for that grid cell/occupancy interval.</w:t>
      </w:r>
    </w:p>
  </w:comment>
  <w:comment w:id="21" w:author="Leslie Ries" w:date="2023-03-19T13:48:00Z" w:initials="LR">
    <w:p w14:paraId="382FCE17" w14:textId="0E839706" w:rsidR="00DF427B" w:rsidRDefault="00DF427B" w:rsidP="003D2004">
      <w:pPr>
        <w:pStyle w:val="CommentText"/>
      </w:pPr>
      <w:r>
        <w:rPr>
          <w:rStyle w:val="CommentReference"/>
        </w:rPr>
        <w:annotationRef/>
      </w:r>
      <w:r>
        <w:t xml:space="preserve">So not every pixel in the climate data was available - presumably due to convergence problems there? If so, you need to be more clear that northern climate data tends to have more missing cells because of sparser weather stations. Again, here you might want to give a sense of how much missing data - if the maximum number of weather pixels in one of your occupancy pixels is 10 (let's say) - what is the mean number of populated pixels for each cell?  </w:t>
      </w:r>
    </w:p>
  </w:comment>
  <w:comment w:id="22" w:author="Vaughn Shirey" w:date="2023-03-21T17:30:00Z" w:initials="VS">
    <w:p w14:paraId="1906743B" w14:textId="77777777" w:rsidR="00CC6C4E" w:rsidRDefault="00CC6C4E" w:rsidP="00E4795B">
      <w:pPr>
        <w:pStyle w:val="CommentText"/>
      </w:pPr>
      <w:r>
        <w:rPr>
          <w:rStyle w:val="CommentReference"/>
        </w:rPr>
        <w:annotationRef/>
      </w:r>
      <w:r>
        <w:t>No, the climate data had full coverage across the study region so there weren't any holes. See above for clarification.</w:t>
      </w:r>
    </w:p>
  </w:comment>
  <w:comment w:id="24" w:author="Leslie Ries" w:date="2023-03-19T14:03:00Z" w:initials="LR">
    <w:p w14:paraId="0F54A6CE" w14:textId="77777777" w:rsidR="00031DEF" w:rsidRDefault="00031DEF" w:rsidP="00DC1C91">
      <w:pPr>
        <w:pStyle w:val="CommentText"/>
      </w:pPr>
      <w:r>
        <w:rPr>
          <w:rStyle w:val="CommentReference"/>
        </w:rPr>
        <w:annotationRef/>
      </w:r>
      <w:r>
        <w:t xml:space="preserve">But only to within 25km right? So, given error of points, you assumed that the actual location was still the given one (perfectly fair - but folks might get tripped up by the 25km error allowed and the 5km circle used here). </w:t>
      </w:r>
    </w:p>
  </w:comment>
  <w:comment w:id="25" w:author="Vaughn Shirey" w:date="2023-03-21T17:37:00Z" w:initials="VS">
    <w:p w14:paraId="678FC41D" w14:textId="77777777" w:rsidR="00D05D2B" w:rsidRDefault="00D05D2B" w:rsidP="004255F0">
      <w:pPr>
        <w:pStyle w:val="CommentText"/>
      </w:pPr>
      <w:r>
        <w:rPr>
          <w:rStyle w:val="CommentReference"/>
        </w:rPr>
        <w:annotationRef/>
      </w:r>
      <w:r>
        <w:t>Yeah, I totally get that! It is restricted to the 25km points and the 90 species in our analysis (which is not an estimate of the "global" community visitation but community visitation as it pertains to our specific species of interest).</w:t>
      </w:r>
    </w:p>
  </w:comment>
  <w:comment w:id="26" w:author="Leslie Ries" w:date="2023-03-19T14:11:00Z" w:initials="LR">
    <w:p w14:paraId="52E938A7" w14:textId="3095459D" w:rsidR="00031DEF" w:rsidRDefault="00031DEF" w:rsidP="00A3422F">
      <w:pPr>
        <w:pStyle w:val="CommentText"/>
      </w:pPr>
      <w:r>
        <w:rPr>
          <w:rStyle w:val="CommentReference"/>
        </w:rPr>
        <w:annotationRef/>
      </w:r>
      <w:r>
        <w:t>May need to explain that occupancy models use detection-nondectection to infer occupancy - and then use that to separate the observation component from the ecological component (ref papers that present how occupancy models work) - and that this inference is what is used for the detection component - but that this is used to then separate from actual (inferred) absence. Am I getting this right? In any case, I know this is complicated and all in Fig S1 - but need to give just enough info to the reader so they can follow along - but at the end of the day - where that line is will probably take some more thought.</w:t>
      </w:r>
    </w:p>
  </w:comment>
  <w:comment w:id="27" w:author="Vaughn Shirey" w:date="2023-03-21T19:19:00Z" w:initials="VS">
    <w:p w14:paraId="382F66E7" w14:textId="77777777" w:rsidR="009062F1" w:rsidRDefault="00470DF0" w:rsidP="009B27B2">
      <w:pPr>
        <w:pStyle w:val="CommentText"/>
      </w:pPr>
      <w:r>
        <w:rPr>
          <w:rStyle w:val="CommentReference"/>
        </w:rPr>
        <w:annotationRef/>
      </w:r>
      <w:r w:rsidR="009062F1">
        <w:t xml:space="preserve">I think the new intro and methods hash that out pretty well but let me know if it is still unclear up until this point. </w:t>
      </w:r>
    </w:p>
  </w:comment>
  <w:comment w:id="28" w:author="Vaughn Shirey" w:date="2023-03-21T19:20:00Z" w:initials="VS">
    <w:p w14:paraId="6416E686" w14:textId="77777777" w:rsidR="000B5965" w:rsidRDefault="000B5965" w:rsidP="009E00B4">
      <w:pPr>
        <w:pStyle w:val="CommentText"/>
      </w:pPr>
      <w:r>
        <w:rPr>
          <w:rStyle w:val="CommentReference"/>
        </w:rPr>
        <w:annotationRef/>
      </w:r>
      <w:r>
        <w:t>Greg didn't like the alpha for the random intercepts (wanted me to use tau instead), but I don't think it matters/I personally like the alpha for intercept, beta for slopes notation.</w:t>
      </w:r>
    </w:p>
  </w:comment>
  <w:comment w:id="29" w:author="Leslie Ries" w:date="2023-03-19T16:36:00Z" w:initials="LR">
    <w:p w14:paraId="3167ED66" w14:textId="540DA7AE" w:rsidR="00892228" w:rsidRDefault="00892228" w:rsidP="00C635B7">
      <w:pPr>
        <w:pStyle w:val="CommentText"/>
      </w:pPr>
      <w:r>
        <w:rPr>
          <w:rStyle w:val="CommentReference"/>
        </w:rPr>
        <w:annotationRef/>
      </w:r>
      <w:r>
        <w:t xml:space="preserve">Same point as above - this sentence makes it sound like the goal of the model is to estimate occupancy based on temp (or precip) so specifying above that the overall goal of the model is species ~ year I think will be more clear. </w:t>
      </w:r>
    </w:p>
  </w:comment>
  <w:comment w:id="30" w:author="Vaughn Shirey" w:date="2023-03-21T17:42:00Z" w:initials="VS">
    <w:p w14:paraId="61A65543" w14:textId="77777777" w:rsidR="00835D0C" w:rsidRDefault="00835D0C" w:rsidP="00403C5F">
      <w:pPr>
        <w:pStyle w:val="CommentText"/>
      </w:pPr>
      <w:r>
        <w:rPr>
          <w:rStyle w:val="CommentReference"/>
        </w:rPr>
        <w:annotationRef/>
      </w:r>
      <w:r>
        <w:t>It is to estimate occupancy as a function of temperature/precipitation but also time (time is baked into the temp/precip covariate by the subscript "t" above).</w:t>
      </w:r>
    </w:p>
  </w:comment>
  <w:comment w:id="31" w:author="Vaughn Shirey" w:date="2023-03-21T17:42:00Z" w:initials="VS">
    <w:p w14:paraId="55D35393" w14:textId="77777777" w:rsidR="00835D0C" w:rsidRDefault="00835D0C" w:rsidP="005B2449">
      <w:pPr>
        <w:pStyle w:val="CommentText"/>
      </w:pPr>
      <w:r>
        <w:rPr>
          <w:rStyle w:val="CommentReference"/>
        </w:rPr>
        <w:annotationRef/>
      </w:r>
      <w:r>
        <w:t>In other words, occupancy is estimated both spatially by the temp/precip value at "k" and also temporally by the temp/precip value at "t".</w:t>
      </w:r>
    </w:p>
  </w:comment>
  <w:comment w:id="32" w:author="Leslie Ries" w:date="2023-03-19T16:37:00Z" w:initials="LR">
    <w:p w14:paraId="6D48923F" w14:textId="77777777" w:rsidR="00892228" w:rsidRDefault="00892228" w:rsidP="00270987">
      <w:pPr>
        <w:pStyle w:val="CommentText"/>
      </w:pPr>
      <w:r>
        <w:rPr>
          <w:rStyle w:val="CommentReference"/>
        </w:rPr>
        <w:annotationRef/>
      </w:r>
      <w:r>
        <w:t xml:space="preserve">This is a bit confusing to me. </w:t>
      </w:r>
    </w:p>
  </w:comment>
  <w:comment w:id="33" w:author="Vaughn Shirey" w:date="2023-03-21T17:44:00Z" w:initials="VS">
    <w:p w14:paraId="74011F08" w14:textId="77777777" w:rsidR="00B86F94" w:rsidRDefault="00B86F94" w:rsidP="004225F2">
      <w:pPr>
        <w:pStyle w:val="CommentText"/>
      </w:pPr>
      <w:r>
        <w:rPr>
          <w:rStyle w:val="CommentReference"/>
        </w:rPr>
        <w:annotationRef/>
      </w:r>
      <w:r>
        <w:t>Just letting them know that I chose uninformative priors.</w:t>
      </w:r>
    </w:p>
  </w:comment>
  <w:comment w:id="34" w:author="Leslie Ries" w:date="2023-03-19T15:32:00Z" w:initials="LR">
    <w:p w14:paraId="6BBCEE8C" w14:textId="77777777" w:rsidR="009643EB" w:rsidRDefault="009643EB" w:rsidP="00B074FA">
      <w:pPr>
        <w:pStyle w:val="CommentText"/>
      </w:pPr>
      <w:r>
        <w:rPr>
          <w:rStyle w:val="CommentReference"/>
        </w:rPr>
        <w:annotationRef/>
      </w:r>
      <w:r>
        <w:t>What is this - and presumably this is Casey? So that means that most visualization is done by some automated thing - thank you Dr. Youngflesh - whoever you are!!</w:t>
      </w:r>
    </w:p>
  </w:comment>
  <w:comment w:id="35" w:author="Vaughn Shirey" w:date="2023-03-21T17:53:00Z" w:initials="VS">
    <w:p w14:paraId="47AB8F45" w14:textId="77777777" w:rsidR="002D5F3E" w:rsidRDefault="002D5F3E" w:rsidP="00D869F9">
      <w:pPr>
        <w:pStyle w:val="CommentText"/>
      </w:pPr>
      <w:r>
        <w:rPr>
          <w:rStyle w:val="CommentReference"/>
        </w:rPr>
        <w:annotationRef/>
      </w:r>
      <w:r>
        <w:t>Yepp it's Casey!</w:t>
      </w:r>
    </w:p>
  </w:comment>
  <w:comment w:id="36" w:author="Leslie Ries" w:date="2023-03-19T15:35:00Z" w:initials="LR">
    <w:p w14:paraId="58FC029A" w14:textId="0F276679" w:rsidR="009643EB" w:rsidRDefault="009643EB" w:rsidP="00024BF6">
      <w:pPr>
        <w:pStyle w:val="CommentText"/>
      </w:pPr>
      <w:r>
        <w:rPr>
          <w:rStyle w:val="CommentReference"/>
        </w:rPr>
        <w:annotationRef/>
      </w:r>
      <w:r>
        <w:t xml:space="preserve">Is this really necessary - to me this just feels like overkill. So dumb - really, who is going to look at this - presumably you're all looking for the same thing - and if you put it in a supplement - doesn't that mean you looked - I mean if Tony tells me that there are no paper towels left, I don't double check to see if there are paper towels - because we both know what paper towels look like. </w:t>
      </w:r>
    </w:p>
  </w:comment>
  <w:comment w:id="37" w:author="Vaughn Shirey" w:date="2023-03-21T17:54:00Z" w:initials="VS">
    <w:p w14:paraId="11E344B1" w14:textId="77777777" w:rsidR="00EE13EA" w:rsidRDefault="002D5F3E" w:rsidP="00217A07">
      <w:pPr>
        <w:pStyle w:val="CommentText"/>
      </w:pPr>
      <w:r>
        <w:rPr>
          <w:rStyle w:val="CommentReference"/>
        </w:rPr>
        <w:annotationRef/>
      </w:r>
      <w:r w:rsidR="00EE13EA">
        <w:t>Unfortunately I think its expected, but I won't plop them into the dissertation for everyone's sanity.</w:t>
      </w:r>
    </w:p>
  </w:comment>
  <w:comment w:id="38" w:author="Leslie Ries" w:date="2023-03-19T15:53:00Z" w:initials="LR">
    <w:p w14:paraId="5EEA7033" w14:textId="77777777" w:rsidR="00485B0D" w:rsidRDefault="00485B0D" w:rsidP="00756161">
      <w:pPr>
        <w:pStyle w:val="CommentText"/>
      </w:pPr>
      <w:r>
        <w:rPr>
          <w:rStyle w:val="CommentReference"/>
        </w:rPr>
        <w:annotationRef/>
      </w:r>
      <w:r>
        <w:t xml:space="preserve">It would be nice in the methods to say how many butterfly species total would be within range (not strays) of your study region - also how many did you drop because they are migrants. </w:t>
      </w:r>
    </w:p>
  </w:comment>
  <w:comment w:id="39" w:author="Vaughn Shirey" w:date="2023-03-21T19:38:00Z" w:initials="VS">
    <w:p w14:paraId="1FCD3C51" w14:textId="77777777" w:rsidR="00200047" w:rsidRDefault="00200047" w:rsidP="00300FA4">
      <w:pPr>
        <w:pStyle w:val="CommentText"/>
      </w:pPr>
      <w:r>
        <w:rPr>
          <w:rStyle w:val="CommentReference"/>
        </w:rPr>
        <w:annotationRef/>
      </w:r>
      <w:r>
        <w:t>I only dropped Monarch and Vanessa sp (except virginiensis). All others had ranges intersecting 45N+ (and I believe all others a year-round residents)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45C948" w15:done="0"/>
  <w15:commentEx w15:paraId="15C2A39E" w15:done="0"/>
  <w15:commentEx w15:paraId="3C0A7A7C" w15:paraIdParent="15C2A39E" w15:done="0"/>
  <w15:commentEx w15:paraId="313D9E37" w15:done="0"/>
  <w15:commentEx w15:paraId="56549FA4" w15:paraIdParent="313D9E37" w15:done="0"/>
  <w15:commentEx w15:paraId="2FBF384D" w15:done="0"/>
  <w15:commentEx w15:paraId="2478D13B" w15:paraIdParent="2FBF384D" w15:done="0"/>
  <w15:commentEx w15:paraId="543853ED" w15:done="0"/>
  <w15:commentEx w15:paraId="1CF9AE42" w15:paraIdParent="543853ED" w15:done="0"/>
  <w15:commentEx w15:paraId="614F1F2C" w15:paraIdParent="543853ED" w15:done="0"/>
  <w15:commentEx w15:paraId="50CC002D" w15:done="0"/>
  <w15:commentEx w15:paraId="41AE0B81" w15:paraIdParent="50CC002D" w15:done="0"/>
  <w15:commentEx w15:paraId="482284CD" w15:done="0"/>
  <w15:commentEx w15:paraId="5A169CCE" w15:paraIdParent="482284CD" w15:done="0"/>
  <w15:commentEx w15:paraId="684AEE5B" w15:done="0"/>
  <w15:commentEx w15:paraId="6CB4DED3" w15:paraIdParent="684AEE5B" w15:done="0"/>
  <w15:commentEx w15:paraId="07FC6FC3" w15:done="0"/>
  <w15:commentEx w15:paraId="7AF3919E" w15:paraIdParent="07FC6FC3" w15:done="0"/>
  <w15:commentEx w15:paraId="7E9DD14C" w15:done="0"/>
  <w15:commentEx w15:paraId="41FC4097" w15:paraIdParent="7E9DD14C" w15:done="0"/>
  <w15:commentEx w15:paraId="7E81165F" w15:paraIdParent="7E9DD14C" w15:done="0"/>
  <w15:commentEx w15:paraId="382FCE17" w15:done="0"/>
  <w15:commentEx w15:paraId="1906743B" w15:paraIdParent="382FCE17" w15:done="0"/>
  <w15:commentEx w15:paraId="0F54A6CE" w15:done="0"/>
  <w15:commentEx w15:paraId="678FC41D" w15:paraIdParent="0F54A6CE" w15:done="0"/>
  <w15:commentEx w15:paraId="52E938A7" w15:done="0"/>
  <w15:commentEx w15:paraId="382F66E7" w15:paraIdParent="52E938A7" w15:done="0"/>
  <w15:commentEx w15:paraId="6416E686" w15:done="0"/>
  <w15:commentEx w15:paraId="3167ED66" w15:done="0"/>
  <w15:commentEx w15:paraId="61A65543" w15:paraIdParent="3167ED66" w15:done="0"/>
  <w15:commentEx w15:paraId="55D35393" w15:paraIdParent="3167ED66" w15:done="0"/>
  <w15:commentEx w15:paraId="6D48923F" w15:done="0"/>
  <w15:commentEx w15:paraId="74011F08" w15:paraIdParent="6D48923F" w15:done="0"/>
  <w15:commentEx w15:paraId="6BBCEE8C" w15:done="0"/>
  <w15:commentEx w15:paraId="47AB8F45" w15:paraIdParent="6BBCEE8C" w15:done="0"/>
  <w15:commentEx w15:paraId="58FC029A" w15:done="0"/>
  <w15:commentEx w15:paraId="11E344B1" w15:paraIdParent="58FC029A" w15:done="0"/>
  <w15:commentEx w15:paraId="5EEA7033" w15:done="0"/>
  <w15:commentEx w15:paraId="1FCD3C51" w15:paraIdParent="5EEA703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C4747B" w16cex:dateUtc="2023-03-21T22:22:00Z"/>
  <w16cex:commentExtensible w16cex:durableId="27C18A30" w16cex:dateUtc="2023-03-19T17:18:00Z"/>
  <w16cex:commentExtensible w16cex:durableId="27C4806F" w16cex:dateUtc="2023-03-21T23:13:00Z"/>
  <w16cex:commentExtensible w16cex:durableId="27C18A84" w16cex:dateUtc="2023-03-19T17:20:00Z"/>
  <w16cex:commentExtensible w16cex:durableId="27C465E3" w16cex:dateUtc="2023-03-21T21:20:00Z"/>
  <w16cex:commentExtensible w16cex:durableId="27C18ABA" w16cex:dateUtc="2023-03-19T17:20:00Z"/>
  <w16cex:commentExtensible w16cex:durableId="27C46590" w16cex:dateUtc="2023-03-21T21:19:00Z"/>
  <w16cex:commentExtensible w16cex:durableId="27C18C0A" w16cex:dateUtc="2023-03-19T17:26:00Z"/>
  <w16cex:commentExtensible w16cex:durableId="27C18C38" w16cex:dateUtc="2023-03-19T17:27:00Z"/>
  <w16cex:commentExtensible w16cex:durableId="27C466E6" w16cex:dateUtc="2023-03-21T21:24:00Z"/>
  <w16cex:commentExtensible w16cex:durableId="27C18C58" w16cex:dateUtc="2023-03-19T17:27:00Z"/>
  <w16cex:commentExtensible w16cex:durableId="27C46705" w16cex:dateUtc="2023-03-21T21:25:00Z"/>
  <w16cex:commentExtensible w16cex:durableId="27C18CB7" w16cex:dateUtc="2023-03-19T17:29:00Z"/>
  <w16cex:commentExtensible w16cex:durableId="27C4674A" w16cex:dateUtc="2023-03-21T21:26:00Z"/>
  <w16cex:commentExtensible w16cex:durableId="27C18F40" w16cex:dateUtc="2023-03-19T17:40:00Z"/>
  <w16cex:commentExtensible w16cex:durableId="27C48160" w16cex:dateUtc="2023-03-21T23:17:00Z"/>
  <w16cex:commentExtensible w16cex:durableId="27C18FF2" w16cex:dateUtc="2023-03-19T17:43:00Z"/>
  <w16cex:commentExtensible w16cex:durableId="27C467C7" w16cex:dateUtc="2023-03-21T21:28:00Z"/>
  <w16cex:commentExtensible w16cex:durableId="27C18FCD" w16cex:dateUtc="2023-03-19T17:42:00Z"/>
  <w16cex:commentExtensible w16cex:durableId="27C467F7" w16cex:dateUtc="2023-03-21T21:29:00Z"/>
  <w16cex:commentExtensible w16cex:durableId="27C48188" w16cex:dateUtc="2023-03-21T23:18:00Z"/>
  <w16cex:commentExtensible w16cex:durableId="27C19132" w16cex:dateUtc="2023-03-19T17:48:00Z"/>
  <w16cex:commentExtensible w16cex:durableId="27C46829" w16cex:dateUtc="2023-03-21T21:30:00Z"/>
  <w16cex:commentExtensible w16cex:durableId="27C194C6" w16cex:dateUtc="2023-03-19T18:03:00Z"/>
  <w16cex:commentExtensible w16cex:durableId="27C469E9" w16cex:dateUtc="2023-03-21T21:37:00Z"/>
  <w16cex:commentExtensible w16cex:durableId="27C196A9" w16cex:dateUtc="2023-03-19T18:11:00Z"/>
  <w16cex:commentExtensible w16cex:durableId="27C481B1" w16cex:dateUtc="2023-03-21T23:19:00Z"/>
  <w16cex:commentExtensible w16cex:durableId="27C48206" w16cex:dateUtc="2023-03-21T23:20:00Z"/>
  <w16cex:commentExtensible w16cex:durableId="27C1B8A4" w16cex:dateUtc="2023-03-19T20:36:00Z"/>
  <w16cex:commentExtensible w16cex:durableId="27C46AE8" w16cex:dateUtc="2023-03-21T21:42:00Z"/>
  <w16cex:commentExtensible w16cex:durableId="27C46B1B" w16cex:dateUtc="2023-03-21T21:42:00Z"/>
  <w16cex:commentExtensible w16cex:durableId="27C1B8CA" w16cex:dateUtc="2023-03-19T20:37:00Z"/>
  <w16cex:commentExtensible w16cex:durableId="27C46B87" w16cex:dateUtc="2023-03-21T21:44:00Z"/>
  <w16cex:commentExtensible w16cex:durableId="27C1A98C" w16cex:dateUtc="2023-03-19T19:32:00Z"/>
  <w16cex:commentExtensible w16cex:durableId="27C46DA1" w16cex:dateUtc="2023-03-21T21:53:00Z"/>
  <w16cex:commentExtensible w16cex:durableId="27C1AA5F" w16cex:dateUtc="2023-03-19T19:35:00Z"/>
  <w16cex:commentExtensible w16cex:durableId="27C46DB9" w16cex:dateUtc="2023-03-21T21:54:00Z"/>
  <w16cex:commentExtensible w16cex:durableId="27C1AE66" w16cex:dateUtc="2023-03-19T19:53:00Z"/>
  <w16cex:commentExtensible w16cex:durableId="27C48630" w16cex:dateUtc="2023-03-21T2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45C948" w16cid:durableId="27C4747B"/>
  <w16cid:commentId w16cid:paraId="15C2A39E" w16cid:durableId="27C18A30"/>
  <w16cid:commentId w16cid:paraId="3C0A7A7C" w16cid:durableId="27C4806F"/>
  <w16cid:commentId w16cid:paraId="313D9E37" w16cid:durableId="27C18A84"/>
  <w16cid:commentId w16cid:paraId="56549FA4" w16cid:durableId="27C465E3"/>
  <w16cid:commentId w16cid:paraId="2FBF384D" w16cid:durableId="27C18ABA"/>
  <w16cid:commentId w16cid:paraId="2478D13B" w16cid:durableId="27C46590"/>
  <w16cid:commentId w16cid:paraId="543853ED" w16cid:durableId="27C18C0A"/>
  <w16cid:commentId w16cid:paraId="1CF9AE42" w16cid:durableId="27C18C38"/>
  <w16cid:commentId w16cid:paraId="614F1F2C" w16cid:durableId="27C466E6"/>
  <w16cid:commentId w16cid:paraId="50CC002D" w16cid:durableId="27C18C58"/>
  <w16cid:commentId w16cid:paraId="41AE0B81" w16cid:durableId="27C46705"/>
  <w16cid:commentId w16cid:paraId="482284CD" w16cid:durableId="27C18CB7"/>
  <w16cid:commentId w16cid:paraId="5A169CCE" w16cid:durableId="27C4674A"/>
  <w16cid:commentId w16cid:paraId="684AEE5B" w16cid:durableId="27C18F40"/>
  <w16cid:commentId w16cid:paraId="6CB4DED3" w16cid:durableId="27C48160"/>
  <w16cid:commentId w16cid:paraId="07FC6FC3" w16cid:durableId="27C18FF2"/>
  <w16cid:commentId w16cid:paraId="7AF3919E" w16cid:durableId="27C467C7"/>
  <w16cid:commentId w16cid:paraId="7E9DD14C" w16cid:durableId="27C18FCD"/>
  <w16cid:commentId w16cid:paraId="41FC4097" w16cid:durableId="27C467F7"/>
  <w16cid:commentId w16cid:paraId="7E81165F" w16cid:durableId="27C48188"/>
  <w16cid:commentId w16cid:paraId="382FCE17" w16cid:durableId="27C19132"/>
  <w16cid:commentId w16cid:paraId="1906743B" w16cid:durableId="27C46829"/>
  <w16cid:commentId w16cid:paraId="0F54A6CE" w16cid:durableId="27C194C6"/>
  <w16cid:commentId w16cid:paraId="678FC41D" w16cid:durableId="27C469E9"/>
  <w16cid:commentId w16cid:paraId="52E938A7" w16cid:durableId="27C196A9"/>
  <w16cid:commentId w16cid:paraId="382F66E7" w16cid:durableId="27C481B1"/>
  <w16cid:commentId w16cid:paraId="6416E686" w16cid:durableId="27C48206"/>
  <w16cid:commentId w16cid:paraId="3167ED66" w16cid:durableId="27C1B8A4"/>
  <w16cid:commentId w16cid:paraId="61A65543" w16cid:durableId="27C46AE8"/>
  <w16cid:commentId w16cid:paraId="55D35393" w16cid:durableId="27C46B1B"/>
  <w16cid:commentId w16cid:paraId="6D48923F" w16cid:durableId="27C1B8CA"/>
  <w16cid:commentId w16cid:paraId="74011F08" w16cid:durableId="27C46B87"/>
  <w16cid:commentId w16cid:paraId="6BBCEE8C" w16cid:durableId="27C1A98C"/>
  <w16cid:commentId w16cid:paraId="47AB8F45" w16cid:durableId="27C46DA1"/>
  <w16cid:commentId w16cid:paraId="58FC029A" w16cid:durableId="27C1AA5F"/>
  <w16cid:commentId w16cid:paraId="11E344B1" w16cid:durableId="27C46DB9"/>
  <w16cid:commentId w16cid:paraId="5EEA7033" w16cid:durableId="27C1AE66"/>
  <w16cid:commentId w16cid:paraId="1FCD3C51" w16cid:durableId="27C486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E8974" w14:textId="77777777" w:rsidR="004848D2" w:rsidRDefault="004848D2">
      <w:pPr>
        <w:spacing w:line="240" w:lineRule="auto"/>
      </w:pPr>
      <w:r>
        <w:separator/>
      </w:r>
    </w:p>
  </w:endnote>
  <w:endnote w:type="continuationSeparator" w:id="0">
    <w:p w14:paraId="10C1AA00" w14:textId="77777777" w:rsidR="004848D2" w:rsidRDefault="004848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4644C" w14:textId="77777777" w:rsidR="00F21671" w:rsidRDefault="00000000">
    <w:pPr>
      <w:jc w:val="right"/>
    </w:pPr>
    <w:r>
      <w:rPr>
        <w:sz w:val="24"/>
        <w:szCs w:val="24"/>
      </w:rPr>
      <w:fldChar w:fldCharType="begin"/>
    </w:r>
    <w:r>
      <w:rPr>
        <w:sz w:val="24"/>
        <w:szCs w:val="24"/>
      </w:rPr>
      <w:instrText>PAGE</w:instrText>
    </w:r>
    <w:r>
      <w:rPr>
        <w:sz w:val="24"/>
        <w:szCs w:val="24"/>
      </w:rPr>
      <w:fldChar w:fldCharType="separate"/>
    </w:r>
    <w:r w:rsidR="00313AA6">
      <w:rPr>
        <w:noProof/>
        <w:sz w:val="24"/>
        <w:szCs w:val="24"/>
      </w:rPr>
      <w:t>1</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F85A0" w14:textId="77777777" w:rsidR="00F21671" w:rsidRDefault="00F216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D5B78" w14:textId="77777777" w:rsidR="004848D2" w:rsidRDefault="004848D2">
      <w:pPr>
        <w:spacing w:line="240" w:lineRule="auto"/>
      </w:pPr>
      <w:r>
        <w:separator/>
      </w:r>
    </w:p>
  </w:footnote>
  <w:footnote w:type="continuationSeparator" w:id="0">
    <w:p w14:paraId="5973F52B" w14:textId="77777777" w:rsidR="004848D2" w:rsidRDefault="004848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37582B"/>
    <w:multiLevelType w:val="multilevel"/>
    <w:tmpl w:val="3E326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38574BD"/>
    <w:multiLevelType w:val="hybridMultilevel"/>
    <w:tmpl w:val="9628E75E"/>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9433337">
    <w:abstractNumId w:val="0"/>
  </w:num>
  <w:num w:numId="2" w16cid:durableId="122718745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ughn Shirey">
    <w15:presenceInfo w15:providerId="AD" w15:userId="S::vms55@georgetown.edu::10cb4a4f-7ebd-4b7a-ac99-df3936bf79c9"/>
  </w15:person>
  <w15:person w15:author="Leslie Ries">
    <w15:presenceInfo w15:providerId="AD" w15:userId="S::lr354@georgetown.edu::6bedb3a5-e563-439e-97de-55f7fbc82f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1671"/>
    <w:rsid w:val="00001C80"/>
    <w:rsid w:val="00001E8C"/>
    <w:rsid w:val="000048A4"/>
    <w:rsid w:val="000108B2"/>
    <w:rsid w:val="00012098"/>
    <w:rsid w:val="000120DD"/>
    <w:rsid w:val="00021EE6"/>
    <w:rsid w:val="00023E3B"/>
    <w:rsid w:val="00024211"/>
    <w:rsid w:val="00031528"/>
    <w:rsid w:val="00031DEF"/>
    <w:rsid w:val="0003362B"/>
    <w:rsid w:val="000344B4"/>
    <w:rsid w:val="000364A6"/>
    <w:rsid w:val="00037DF5"/>
    <w:rsid w:val="00040418"/>
    <w:rsid w:val="00041054"/>
    <w:rsid w:val="000436DE"/>
    <w:rsid w:val="00046649"/>
    <w:rsid w:val="00047EB5"/>
    <w:rsid w:val="00050577"/>
    <w:rsid w:val="000514D9"/>
    <w:rsid w:val="000520CF"/>
    <w:rsid w:val="00052B3A"/>
    <w:rsid w:val="00055D82"/>
    <w:rsid w:val="000642BB"/>
    <w:rsid w:val="00066CA5"/>
    <w:rsid w:val="0006754C"/>
    <w:rsid w:val="00067F8E"/>
    <w:rsid w:val="00070A7A"/>
    <w:rsid w:val="00071336"/>
    <w:rsid w:val="00072CE9"/>
    <w:rsid w:val="00073BC4"/>
    <w:rsid w:val="000742B1"/>
    <w:rsid w:val="00075178"/>
    <w:rsid w:val="00077CBA"/>
    <w:rsid w:val="00083BA6"/>
    <w:rsid w:val="00086474"/>
    <w:rsid w:val="00092E8B"/>
    <w:rsid w:val="00094245"/>
    <w:rsid w:val="000A032E"/>
    <w:rsid w:val="000A0D41"/>
    <w:rsid w:val="000A2FFD"/>
    <w:rsid w:val="000A36FD"/>
    <w:rsid w:val="000A5401"/>
    <w:rsid w:val="000A72AA"/>
    <w:rsid w:val="000A7B10"/>
    <w:rsid w:val="000B0711"/>
    <w:rsid w:val="000B1487"/>
    <w:rsid w:val="000B2E4F"/>
    <w:rsid w:val="000B35D0"/>
    <w:rsid w:val="000B5965"/>
    <w:rsid w:val="000C33C0"/>
    <w:rsid w:val="000C6A60"/>
    <w:rsid w:val="000D09F4"/>
    <w:rsid w:val="000D1E21"/>
    <w:rsid w:val="000D3171"/>
    <w:rsid w:val="000D4874"/>
    <w:rsid w:val="000D4A97"/>
    <w:rsid w:val="000D4E8B"/>
    <w:rsid w:val="000D6AD2"/>
    <w:rsid w:val="000D72AE"/>
    <w:rsid w:val="000D7CA5"/>
    <w:rsid w:val="000E096B"/>
    <w:rsid w:val="000E2005"/>
    <w:rsid w:val="000E4178"/>
    <w:rsid w:val="000E4EA8"/>
    <w:rsid w:val="000E7202"/>
    <w:rsid w:val="000F30FE"/>
    <w:rsid w:val="000F4305"/>
    <w:rsid w:val="000F494B"/>
    <w:rsid w:val="000F4C76"/>
    <w:rsid w:val="00101B64"/>
    <w:rsid w:val="001031E6"/>
    <w:rsid w:val="00105A70"/>
    <w:rsid w:val="001062D8"/>
    <w:rsid w:val="001117B7"/>
    <w:rsid w:val="0011280E"/>
    <w:rsid w:val="001134BC"/>
    <w:rsid w:val="00114586"/>
    <w:rsid w:val="00116258"/>
    <w:rsid w:val="00116332"/>
    <w:rsid w:val="00120E76"/>
    <w:rsid w:val="001222FF"/>
    <w:rsid w:val="00123762"/>
    <w:rsid w:val="001247D7"/>
    <w:rsid w:val="00124ADE"/>
    <w:rsid w:val="00125DF8"/>
    <w:rsid w:val="00126565"/>
    <w:rsid w:val="00126913"/>
    <w:rsid w:val="001312CA"/>
    <w:rsid w:val="00131E10"/>
    <w:rsid w:val="00133765"/>
    <w:rsid w:val="001369A0"/>
    <w:rsid w:val="0013740B"/>
    <w:rsid w:val="0014032F"/>
    <w:rsid w:val="001405D2"/>
    <w:rsid w:val="00141CDD"/>
    <w:rsid w:val="00143731"/>
    <w:rsid w:val="0015403E"/>
    <w:rsid w:val="001555B5"/>
    <w:rsid w:val="001557AC"/>
    <w:rsid w:val="00156523"/>
    <w:rsid w:val="001601C8"/>
    <w:rsid w:val="00160F94"/>
    <w:rsid w:val="001612EA"/>
    <w:rsid w:val="00165E15"/>
    <w:rsid w:val="00170F5E"/>
    <w:rsid w:val="00171D2C"/>
    <w:rsid w:val="00172FEA"/>
    <w:rsid w:val="00173B7B"/>
    <w:rsid w:val="00173D8D"/>
    <w:rsid w:val="0017626B"/>
    <w:rsid w:val="00176824"/>
    <w:rsid w:val="001802AE"/>
    <w:rsid w:val="00184FF4"/>
    <w:rsid w:val="00187CFE"/>
    <w:rsid w:val="00191E9D"/>
    <w:rsid w:val="001943B0"/>
    <w:rsid w:val="00196252"/>
    <w:rsid w:val="001966BF"/>
    <w:rsid w:val="001A0552"/>
    <w:rsid w:val="001A0F38"/>
    <w:rsid w:val="001A3ECF"/>
    <w:rsid w:val="001A47BB"/>
    <w:rsid w:val="001A4C61"/>
    <w:rsid w:val="001A60D1"/>
    <w:rsid w:val="001A6A2C"/>
    <w:rsid w:val="001A6F0F"/>
    <w:rsid w:val="001A7CBB"/>
    <w:rsid w:val="001B0564"/>
    <w:rsid w:val="001B06FF"/>
    <w:rsid w:val="001B37A3"/>
    <w:rsid w:val="001B78A9"/>
    <w:rsid w:val="001C33BA"/>
    <w:rsid w:val="001C53A7"/>
    <w:rsid w:val="001D343C"/>
    <w:rsid w:val="001D4179"/>
    <w:rsid w:val="001D437C"/>
    <w:rsid w:val="001D4DD0"/>
    <w:rsid w:val="001D5356"/>
    <w:rsid w:val="001D53CD"/>
    <w:rsid w:val="001D555C"/>
    <w:rsid w:val="001E005F"/>
    <w:rsid w:val="001E12C5"/>
    <w:rsid w:val="001E1C49"/>
    <w:rsid w:val="001E2EFC"/>
    <w:rsid w:val="001E59EC"/>
    <w:rsid w:val="001F2D3A"/>
    <w:rsid w:val="001F4A63"/>
    <w:rsid w:val="00200047"/>
    <w:rsid w:val="00200995"/>
    <w:rsid w:val="00201053"/>
    <w:rsid w:val="00201292"/>
    <w:rsid w:val="00203F8B"/>
    <w:rsid w:val="00204BD6"/>
    <w:rsid w:val="00204ECA"/>
    <w:rsid w:val="00205438"/>
    <w:rsid w:val="00205514"/>
    <w:rsid w:val="00207FFD"/>
    <w:rsid w:val="002105E7"/>
    <w:rsid w:val="00212E77"/>
    <w:rsid w:val="00213AB9"/>
    <w:rsid w:val="00215B90"/>
    <w:rsid w:val="002164BF"/>
    <w:rsid w:val="0022098D"/>
    <w:rsid w:val="00220A78"/>
    <w:rsid w:val="002210C5"/>
    <w:rsid w:val="0022599C"/>
    <w:rsid w:val="00232CF6"/>
    <w:rsid w:val="00233816"/>
    <w:rsid w:val="00236FC5"/>
    <w:rsid w:val="00240990"/>
    <w:rsid w:val="00242223"/>
    <w:rsid w:val="00242716"/>
    <w:rsid w:val="00250CD8"/>
    <w:rsid w:val="00253049"/>
    <w:rsid w:val="002532EB"/>
    <w:rsid w:val="002532EC"/>
    <w:rsid w:val="00254990"/>
    <w:rsid w:val="0025538A"/>
    <w:rsid w:val="00256E23"/>
    <w:rsid w:val="002572DE"/>
    <w:rsid w:val="002631A9"/>
    <w:rsid w:val="00263984"/>
    <w:rsid w:val="00270EDE"/>
    <w:rsid w:val="0027271E"/>
    <w:rsid w:val="00276C41"/>
    <w:rsid w:val="00277E80"/>
    <w:rsid w:val="002838B0"/>
    <w:rsid w:val="0028453A"/>
    <w:rsid w:val="00284D76"/>
    <w:rsid w:val="0029065E"/>
    <w:rsid w:val="00293991"/>
    <w:rsid w:val="00296FBC"/>
    <w:rsid w:val="002A14BB"/>
    <w:rsid w:val="002B6645"/>
    <w:rsid w:val="002C1D2E"/>
    <w:rsid w:val="002C4954"/>
    <w:rsid w:val="002C6542"/>
    <w:rsid w:val="002D1AE2"/>
    <w:rsid w:val="002D20AD"/>
    <w:rsid w:val="002D210D"/>
    <w:rsid w:val="002D245C"/>
    <w:rsid w:val="002D286F"/>
    <w:rsid w:val="002D313D"/>
    <w:rsid w:val="002D31CF"/>
    <w:rsid w:val="002D5F3E"/>
    <w:rsid w:val="002D66A9"/>
    <w:rsid w:val="002D719B"/>
    <w:rsid w:val="002E1716"/>
    <w:rsid w:val="002E2780"/>
    <w:rsid w:val="002E4394"/>
    <w:rsid w:val="002E769B"/>
    <w:rsid w:val="002E7F6B"/>
    <w:rsid w:val="002F09DA"/>
    <w:rsid w:val="002F12AB"/>
    <w:rsid w:val="002F3478"/>
    <w:rsid w:val="002F39AA"/>
    <w:rsid w:val="002F56ED"/>
    <w:rsid w:val="002F77FB"/>
    <w:rsid w:val="0030287D"/>
    <w:rsid w:val="003032CE"/>
    <w:rsid w:val="003049F0"/>
    <w:rsid w:val="00313AA6"/>
    <w:rsid w:val="00313C02"/>
    <w:rsid w:val="00315100"/>
    <w:rsid w:val="0031624E"/>
    <w:rsid w:val="00320BD4"/>
    <w:rsid w:val="00320FE5"/>
    <w:rsid w:val="0032134C"/>
    <w:rsid w:val="003318D8"/>
    <w:rsid w:val="003327E5"/>
    <w:rsid w:val="00335D0F"/>
    <w:rsid w:val="003360F9"/>
    <w:rsid w:val="0033613A"/>
    <w:rsid w:val="003411A8"/>
    <w:rsid w:val="0034462B"/>
    <w:rsid w:val="003455D3"/>
    <w:rsid w:val="003506C5"/>
    <w:rsid w:val="00350F05"/>
    <w:rsid w:val="003523B4"/>
    <w:rsid w:val="00353C64"/>
    <w:rsid w:val="00354414"/>
    <w:rsid w:val="00354BB6"/>
    <w:rsid w:val="00355C60"/>
    <w:rsid w:val="00356645"/>
    <w:rsid w:val="0035788C"/>
    <w:rsid w:val="00361993"/>
    <w:rsid w:val="0036326D"/>
    <w:rsid w:val="003646DF"/>
    <w:rsid w:val="00366CAC"/>
    <w:rsid w:val="00370164"/>
    <w:rsid w:val="00370980"/>
    <w:rsid w:val="00370C67"/>
    <w:rsid w:val="00370FC7"/>
    <w:rsid w:val="00375D84"/>
    <w:rsid w:val="0037732D"/>
    <w:rsid w:val="003777E9"/>
    <w:rsid w:val="00381089"/>
    <w:rsid w:val="00381C81"/>
    <w:rsid w:val="003858F3"/>
    <w:rsid w:val="003873E4"/>
    <w:rsid w:val="0039095D"/>
    <w:rsid w:val="00392596"/>
    <w:rsid w:val="003935EA"/>
    <w:rsid w:val="00394E3B"/>
    <w:rsid w:val="00395030"/>
    <w:rsid w:val="00395CB7"/>
    <w:rsid w:val="00396A16"/>
    <w:rsid w:val="00396D47"/>
    <w:rsid w:val="00397E33"/>
    <w:rsid w:val="003A22E9"/>
    <w:rsid w:val="003A2A42"/>
    <w:rsid w:val="003A558C"/>
    <w:rsid w:val="003A5891"/>
    <w:rsid w:val="003B2738"/>
    <w:rsid w:val="003B2812"/>
    <w:rsid w:val="003B57B1"/>
    <w:rsid w:val="003B5CAD"/>
    <w:rsid w:val="003B603F"/>
    <w:rsid w:val="003B610C"/>
    <w:rsid w:val="003B61C5"/>
    <w:rsid w:val="003B67E7"/>
    <w:rsid w:val="003C3522"/>
    <w:rsid w:val="003C3DE7"/>
    <w:rsid w:val="003C3FD9"/>
    <w:rsid w:val="003C4B06"/>
    <w:rsid w:val="003C6E1A"/>
    <w:rsid w:val="003D14FC"/>
    <w:rsid w:val="003D1595"/>
    <w:rsid w:val="003D2DC5"/>
    <w:rsid w:val="003D527C"/>
    <w:rsid w:val="003D6D31"/>
    <w:rsid w:val="003D7E4B"/>
    <w:rsid w:val="003E0311"/>
    <w:rsid w:val="003E5D66"/>
    <w:rsid w:val="003E6D60"/>
    <w:rsid w:val="003F06B8"/>
    <w:rsid w:val="003F5011"/>
    <w:rsid w:val="003F604C"/>
    <w:rsid w:val="003F6EB0"/>
    <w:rsid w:val="00400143"/>
    <w:rsid w:val="00400747"/>
    <w:rsid w:val="00400C33"/>
    <w:rsid w:val="0040641B"/>
    <w:rsid w:val="004064B5"/>
    <w:rsid w:val="00406ED1"/>
    <w:rsid w:val="00410A83"/>
    <w:rsid w:val="00410CEB"/>
    <w:rsid w:val="004209D4"/>
    <w:rsid w:val="00420B36"/>
    <w:rsid w:val="00420BB4"/>
    <w:rsid w:val="00420FF7"/>
    <w:rsid w:val="00424701"/>
    <w:rsid w:val="00425AA9"/>
    <w:rsid w:val="00426FF6"/>
    <w:rsid w:val="004307D1"/>
    <w:rsid w:val="00441927"/>
    <w:rsid w:val="00443614"/>
    <w:rsid w:val="004437D8"/>
    <w:rsid w:val="0044477D"/>
    <w:rsid w:val="004467EA"/>
    <w:rsid w:val="00447290"/>
    <w:rsid w:val="00456A5C"/>
    <w:rsid w:val="00461FF7"/>
    <w:rsid w:val="00466854"/>
    <w:rsid w:val="0047010C"/>
    <w:rsid w:val="00470DF0"/>
    <w:rsid w:val="00470F46"/>
    <w:rsid w:val="00475560"/>
    <w:rsid w:val="0047770E"/>
    <w:rsid w:val="00480FA0"/>
    <w:rsid w:val="0048142D"/>
    <w:rsid w:val="004848D2"/>
    <w:rsid w:val="0048547E"/>
    <w:rsid w:val="00485B0D"/>
    <w:rsid w:val="00486C75"/>
    <w:rsid w:val="00486F73"/>
    <w:rsid w:val="00490BB3"/>
    <w:rsid w:val="0049184D"/>
    <w:rsid w:val="004A019F"/>
    <w:rsid w:val="004A20A6"/>
    <w:rsid w:val="004A49C2"/>
    <w:rsid w:val="004A4DC4"/>
    <w:rsid w:val="004A6C92"/>
    <w:rsid w:val="004A71FA"/>
    <w:rsid w:val="004B00E8"/>
    <w:rsid w:val="004C3665"/>
    <w:rsid w:val="004C4192"/>
    <w:rsid w:val="004C41D3"/>
    <w:rsid w:val="004C5778"/>
    <w:rsid w:val="004C60D2"/>
    <w:rsid w:val="004C78F6"/>
    <w:rsid w:val="004C7943"/>
    <w:rsid w:val="004D024B"/>
    <w:rsid w:val="004D06F9"/>
    <w:rsid w:val="004D0E02"/>
    <w:rsid w:val="004D3F57"/>
    <w:rsid w:val="004D7965"/>
    <w:rsid w:val="004E356F"/>
    <w:rsid w:val="004E72D6"/>
    <w:rsid w:val="004F19D4"/>
    <w:rsid w:val="004F36AB"/>
    <w:rsid w:val="004F38A5"/>
    <w:rsid w:val="004F4E0F"/>
    <w:rsid w:val="00500E3C"/>
    <w:rsid w:val="00500E88"/>
    <w:rsid w:val="0050123D"/>
    <w:rsid w:val="00503587"/>
    <w:rsid w:val="00510299"/>
    <w:rsid w:val="00510B50"/>
    <w:rsid w:val="00511E00"/>
    <w:rsid w:val="00513D01"/>
    <w:rsid w:val="00514BCF"/>
    <w:rsid w:val="005158B1"/>
    <w:rsid w:val="005221FA"/>
    <w:rsid w:val="0052407F"/>
    <w:rsid w:val="00525758"/>
    <w:rsid w:val="0053153F"/>
    <w:rsid w:val="005326A0"/>
    <w:rsid w:val="00532A08"/>
    <w:rsid w:val="00533530"/>
    <w:rsid w:val="00540F49"/>
    <w:rsid w:val="00541700"/>
    <w:rsid w:val="00541938"/>
    <w:rsid w:val="00542FAB"/>
    <w:rsid w:val="005444F8"/>
    <w:rsid w:val="0054782A"/>
    <w:rsid w:val="00552BE7"/>
    <w:rsid w:val="00555011"/>
    <w:rsid w:val="00555B5C"/>
    <w:rsid w:val="00560465"/>
    <w:rsid w:val="00561421"/>
    <w:rsid w:val="005632B0"/>
    <w:rsid w:val="00564368"/>
    <w:rsid w:val="00565D61"/>
    <w:rsid w:val="00565EEF"/>
    <w:rsid w:val="0056722A"/>
    <w:rsid w:val="00567531"/>
    <w:rsid w:val="00567BB8"/>
    <w:rsid w:val="00570435"/>
    <w:rsid w:val="00574965"/>
    <w:rsid w:val="00582A99"/>
    <w:rsid w:val="005835CF"/>
    <w:rsid w:val="00583F00"/>
    <w:rsid w:val="0058533A"/>
    <w:rsid w:val="00585396"/>
    <w:rsid w:val="00587906"/>
    <w:rsid w:val="00590D28"/>
    <w:rsid w:val="00591F17"/>
    <w:rsid w:val="00591FAF"/>
    <w:rsid w:val="00592370"/>
    <w:rsid w:val="00593A08"/>
    <w:rsid w:val="0059663D"/>
    <w:rsid w:val="0059748D"/>
    <w:rsid w:val="0059793C"/>
    <w:rsid w:val="005A0BBF"/>
    <w:rsid w:val="005A4842"/>
    <w:rsid w:val="005A50BC"/>
    <w:rsid w:val="005A6F11"/>
    <w:rsid w:val="005A7474"/>
    <w:rsid w:val="005B0104"/>
    <w:rsid w:val="005B138B"/>
    <w:rsid w:val="005B4C0A"/>
    <w:rsid w:val="005B6F2E"/>
    <w:rsid w:val="005B7530"/>
    <w:rsid w:val="005C7B6B"/>
    <w:rsid w:val="005C7F4A"/>
    <w:rsid w:val="005D51C2"/>
    <w:rsid w:val="005E1136"/>
    <w:rsid w:val="005E1A27"/>
    <w:rsid w:val="005E7C75"/>
    <w:rsid w:val="005F045E"/>
    <w:rsid w:val="005F09EE"/>
    <w:rsid w:val="005F0D9D"/>
    <w:rsid w:val="005F3715"/>
    <w:rsid w:val="006006B8"/>
    <w:rsid w:val="00602ADF"/>
    <w:rsid w:val="00603558"/>
    <w:rsid w:val="00605B7A"/>
    <w:rsid w:val="00610E84"/>
    <w:rsid w:val="00620291"/>
    <w:rsid w:val="0062341A"/>
    <w:rsid w:val="00624612"/>
    <w:rsid w:val="00625849"/>
    <w:rsid w:val="00630A07"/>
    <w:rsid w:val="00633906"/>
    <w:rsid w:val="00633EE6"/>
    <w:rsid w:val="00637BA4"/>
    <w:rsid w:val="00641F34"/>
    <w:rsid w:val="0064238E"/>
    <w:rsid w:val="0064318B"/>
    <w:rsid w:val="00653D4E"/>
    <w:rsid w:val="006548CF"/>
    <w:rsid w:val="00656C23"/>
    <w:rsid w:val="00657D43"/>
    <w:rsid w:val="00660355"/>
    <w:rsid w:val="00661771"/>
    <w:rsid w:val="00664361"/>
    <w:rsid w:val="006649CC"/>
    <w:rsid w:val="006676DA"/>
    <w:rsid w:val="00671ED9"/>
    <w:rsid w:val="00675ACB"/>
    <w:rsid w:val="00676BF0"/>
    <w:rsid w:val="006777EF"/>
    <w:rsid w:val="00681871"/>
    <w:rsid w:val="00691611"/>
    <w:rsid w:val="00691F58"/>
    <w:rsid w:val="00693B53"/>
    <w:rsid w:val="00696B41"/>
    <w:rsid w:val="00696C84"/>
    <w:rsid w:val="006A5717"/>
    <w:rsid w:val="006A7B55"/>
    <w:rsid w:val="006B0312"/>
    <w:rsid w:val="006B06B5"/>
    <w:rsid w:val="006B2A89"/>
    <w:rsid w:val="006B37F9"/>
    <w:rsid w:val="006B629C"/>
    <w:rsid w:val="006B7D62"/>
    <w:rsid w:val="006C3E5C"/>
    <w:rsid w:val="006C5C39"/>
    <w:rsid w:val="006C5DF9"/>
    <w:rsid w:val="006C7852"/>
    <w:rsid w:val="006C7B44"/>
    <w:rsid w:val="006D0AC9"/>
    <w:rsid w:val="006D340F"/>
    <w:rsid w:val="006D4494"/>
    <w:rsid w:val="006D7FBF"/>
    <w:rsid w:val="006E0304"/>
    <w:rsid w:val="006E2213"/>
    <w:rsid w:val="006E28D7"/>
    <w:rsid w:val="006E6361"/>
    <w:rsid w:val="006E77D0"/>
    <w:rsid w:val="006F182A"/>
    <w:rsid w:val="006F4EA6"/>
    <w:rsid w:val="00700E39"/>
    <w:rsid w:val="00700F94"/>
    <w:rsid w:val="00702465"/>
    <w:rsid w:val="00702A00"/>
    <w:rsid w:val="00703174"/>
    <w:rsid w:val="00703517"/>
    <w:rsid w:val="00704FB0"/>
    <w:rsid w:val="0070761E"/>
    <w:rsid w:val="007076FA"/>
    <w:rsid w:val="00707DF9"/>
    <w:rsid w:val="0071132C"/>
    <w:rsid w:val="0071374B"/>
    <w:rsid w:val="007220AA"/>
    <w:rsid w:val="00722908"/>
    <w:rsid w:val="00722982"/>
    <w:rsid w:val="007233BE"/>
    <w:rsid w:val="00726C31"/>
    <w:rsid w:val="0073009C"/>
    <w:rsid w:val="0073142E"/>
    <w:rsid w:val="0073665C"/>
    <w:rsid w:val="0074430D"/>
    <w:rsid w:val="0074680E"/>
    <w:rsid w:val="00747673"/>
    <w:rsid w:val="0075223C"/>
    <w:rsid w:val="00752698"/>
    <w:rsid w:val="007530AA"/>
    <w:rsid w:val="007544F5"/>
    <w:rsid w:val="00755067"/>
    <w:rsid w:val="00755664"/>
    <w:rsid w:val="00756CF2"/>
    <w:rsid w:val="00763603"/>
    <w:rsid w:val="007643D9"/>
    <w:rsid w:val="007657E2"/>
    <w:rsid w:val="00766CA8"/>
    <w:rsid w:val="00770476"/>
    <w:rsid w:val="00771298"/>
    <w:rsid w:val="00771A54"/>
    <w:rsid w:val="00773159"/>
    <w:rsid w:val="00776505"/>
    <w:rsid w:val="007773F7"/>
    <w:rsid w:val="0078159C"/>
    <w:rsid w:val="00781FDA"/>
    <w:rsid w:val="00782660"/>
    <w:rsid w:val="00783C7D"/>
    <w:rsid w:val="00785CB8"/>
    <w:rsid w:val="00792165"/>
    <w:rsid w:val="00792717"/>
    <w:rsid w:val="00793DD5"/>
    <w:rsid w:val="0079570A"/>
    <w:rsid w:val="00797664"/>
    <w:rsid w:val="007977EC"/>
    <w:rsid w:val="007A0131"/>
    <w:rsid w:val="007A0BB5"/>
    <w:rsid w:val="007A6A19"/>
    <w:rsid w:val="007A6A20"/>
    <w:rsid w:val="007B07DE"/>
    <w:rsid w:val="007B1DD9"/>
    <w:rsid w:val="007B2B55"/>
    <w:rsid w:val="007B4136"/>
    <w:rsid w:val="007B70E9"/>
    <w:rsid w:val="007B72B7"/>
    <w:rsid w:val="007C1B54"/>
    <w:rsid w:val="007C27B3"/>
    <w:rsid w:val="007C401C"/>
    <w:rsid w:val="007C60A8"/>
    <w:rsid w:val="007C6D83"/>
    <w:rsid w:val="007D36B7"/>
    <w:rsid w:val="007D42C0"/>
    <w:rsid w:val="007D4DB1"/>
    <w:rsid w:val="007D723B"/>
    <w:rsid w:val="007E163E"/>
    <w:rsid w:val="007E1C7E"/>
    <w:rsid w:val="007E34FE"/>
    <w:rsid w:val="007E3BDC"/>
    <w:rsid w:val="007E4999"/>
    <w:rsid w:val="007E5DE3"/>
    <w:rsid w:val="007F18CE"/>
    <w:rsid w:val="007F7294"/>
    <w:rsid w:val="007F7513"/>
    <w:rsid w:val="0080181B"/>
    <w:rsid w:val="00801907"/>
    <w:rsid w:val="008034EF"/>
    <w:rsid w:val="00804119"/>
    <w:rsid w:val="008058F9"/>
    <w:rsid w:val="00806E3A"/>
    <w:rsid w:val="00810EFE"/>
    <w:rsid w:val="00810F24"/>
    <w:rsid w:val="00812EAA"/>
    <w:rsid w:val="00821568"/>
    <w:rsid w:val="00824666"/>
    <w:rsid w:val="00826B91"/>
    <w:rsid w:val="008320DC"/>
    <w:rsid w:val="00832E44"/>
    <w:rsid w:val="00832FE8"/>
    <w:rsid w:val="008343D5"/>
    <w:rsid w:val="00835D0C"/>
    <w:rsid w:val="00835D58"/>
    <w:rsid w:val="00835F54"/>
    <w:rsid w:val="0083701A"/>
    <w:rsid w:val="008446F7"/>
    <w:rsid w:val="008452A3"/>
    <w:rsid w:val="008466A2"/>
    <w:rsid w:val="008511BC"/>
    <w:rsid w:val="00851F3F"/>
    <w:rsid w:val="008534FE"/>
    <w:rsid w:val="00854C14"/>
    <w:rsid w:val="00855515"/>
    <w:rsid w:val="00855AC0"/>
    <w:rsid w:val="00863C69"/>
    <w:rsid w:val="00867A5D"/>
    <w:rsid w:val="0087358F"/>
    <w:rsid w:val="008736DB"/>
    <w:rsid w:val="0087509B"/>
    <w:rsid w:val="00876492"/>
    <w:rsid w:val="008764DD"/>
    <w:rsid w:val="0088098D"/>
    <w:rsid w:val="0088253C"/>
    <w:rsid w:val="008829E7"/>
    <w:rsid w:val="008835BD"/>
    <w:rsid w:val="00883F23"/>
    <w:rsid w:val="00884E20"/>
    <w:rsid w:val="00892228"/>
    <w:rsid w:val="00893AFD"/>
    <w:rsid w:val="00894144"/>
    <w:rsid w:val="00894B5E"/>
    <w:rsid w:val="00896E46"/>
    <w:rsid w:val="00897E38"/>
    <w:rsid w:val="008A1294"/>
    <w:rsid w:val="008A4B3E"/>
    <w:rsid w:val="008A6748"/>
    <w:rsid w:val="008A70AA"/>
    <w:rsid w:val="008B02FE"/>
    <w:rsid w:val="008B2E31"/>
    <w:rsid w:val="008B5E44"/>
    <w:rsid w:val="008B72AB"/>
    <w:rsid w:val="008C15DC"/>
    <w:rsid w:val="008C3C08"/>
    <w:rsid w:val="008C6AA6"/>
    <w:rsid w:val="008C7D20"/>
    <w:rsid w:val="008C7D3B"/>
    <w:rsid w:val="008D144E"/>
    <w:rsid w:val="008D2D67"/>
    <w:rsid w:val="008D41B5"/>
    <w:rsid w:val="008E0385"/>
    <w:rsid w:val="008E04E2"/>
    <w:rsid w:val="008E439F"/>
    <w:rsid w:val="008E44F2"/>
    <w:rsid w:val="008F3DAD"/>
    <w:rsid w:val="00901008"/>
    <w:rsid w:val="009062F1"/>
    <w:rsid w:val="00907726"/>
    <w:rsid w:val="00907E67"/>
    <w:rsid w:val="00915B9B"/>
    <w:rsid w:val="00922335"/>
    <w:rsid w:val="0092570D"/>
    <w:rsid w:val="0092737F"/>
    <w:rsid w:val="00930DF6"/>
    <w:rsid w:val="00931A6F"/>
    <w:rsid w:val="00932157"/>
    <w:rsid w:val="009322E0"/>
    <w:rsid w:val="00932436"/>
    <w:rsid w:val="009326DB"/>
    <w:rsid w:val="009352FA"/>
    <w:rsid w:val="009364A3"/>
    <w:rsid w:val="00937019"/>
    <w:rsid w:val="00937A19"/>
    <w:rsid w:val="00940E1C"/>
    <w:rsid w:val="009411D1"/>
    <w:rsid w:val="009440EC"/>
    <w:rsid w:val="00944E90"/>
    <w:rsid w:val="009451AA"/>
    <w:rsid w:val="00950AEA"/>
    <w:rsid w:val="009514B9"/>
    <w:rsid w:val="00952DD2"/>
    <w:rsid w:val="0095369C"/>
    <w:rsid w:val="00954216"/>
    <w:rsid w:val="009559E0"/>
    <w:rsid w:val="00956335"/>
    <w:rsid w:val="00960B57"/>
    <w:rsid w:val="00960B59"/>
    <w:rsid w:val="00961D48"/>
    <w:rsid w:val="00962AE5"/>
    <w:rsid w:val="0096402F"/>
    <w:rsid w:val="00964236"/>
    <w:rsid w:val="009643EB"/>
    <w:rsid w:val="009677B4"/>
    <w:rsid w:val="009706B5"/>
    <w:rsid w:val="00970992"/>
    <w:rsid w:val="00970F8B"/>
    <w:rsid w:val="0097159E"/>
    <w:rsid w:val="00971994"/>
    <w:rsid w:val="00974C46"/>
    <w:rsid w:val="009763C4"/>
    <w:rsid w:val="00976C5F"/>
    <w:rsid w:val="00980323"/>
    <w:rsid w:val="009822AF"/>
    <w:rsid w:val="009830EE"/>
    <w:rsid w:val="0098333A"/>
    <w:rsid w:val="00983979"/>
    <w:rsid w:val="00986EBE"/>
    <w:rsid w:val="009879FD"/>
    <w:rsid w:val="00991804"/>
    <w:rsid w:val="00993CD3"/>
    <w:rsid w:val="009A0721"/>
    <w:rsid w:val="009A154A"/>
    <w:rsid w:val="009A1988"/>
    <w:rsid w:val="009A2E1A"/>
    <w:rsid w:val="009A7A06"/>
    <w:rsid w:val="009B1FB3"/>
    <w:rsid w:val="009B514E"/>
    <w:rsid w:val="009B538A"/>
    <w:rsid w:val="009C3652"/>
    <w:rsid w:val="009C696E"/>
    <w:rsid w:val="009D59DF"/>
    <w:rsid w:val="009D6023"/>
    <w:rsid w:val="009D626B"/>
    <w:rsid w:val="009D6D11"/>
    <w:rsid w:val="009D7BFC"/>
    <w:rsid w:val="009E044D"/>
    <w:rsid w:val="009E09B5"/>
    <w:rsid w:val="009E1DD8"/>
    <w:rsid w:val="009E4E38"/>
    <w:rsid w:val="009F007F"/>
    <w:rsid w:val="009F083F"/>
    <w:rsid w:val="009F2D01"/>
    <w:rsid w:val="009F3786"/>
    <w:rsid w:val="009F4883"/>
    <w:rsid w:val="009F6300"/>
    <w:rsid w:val="00A01418"/>
    <w:rsid w:val="00A019DD"/>
    <w:rsid w:val="00A01F8E"/>
    <w:rsid w:val="00A03D69"/>
    <w:rsid w:val="00A061B8"/>
    <w:rsid w:val="00A06C63"/>
    <w:rsid w:val="00A1311B"/>
    <w:rsid w:val="00A14377"/>
    <w:rsid w:val="00A14E31"/>
    <w:rsid w:val="00A14ED4"/>
    <w:rsid w:val="00A16AE6"/>
    <w:rsid w:val="00A254BA"/>
    <w:rsid w:val="00A2564E"/>
    <w:rsid w:val="00A26BDB"/>
    <w:rsid w:val="00A26E9E"/>
    <w:rsid w:val="00A315FB"/>
    <w:rsid w:val="00A33FEB"/>
    <w:rsid w:val="00A36245"/>
    <w:rsid w:val="00A36813"/>
    <w:rsid w:val="00A36DAA"/>
    <w:rsid w:val="00A40308"/>
    <w:rsid w:val="00A44B57"/>
    <w:rsid w:val="00A44B9E"/>
    <w:rsid w:val="00A44CAA"/>
    <w:rsid w:val="00A45254"/>
    <w:rsid w:val="00A508E3"/>
    <w:rsid w:val="00A5225F"/>
    <w:rsid w:val="00A56AE1"/>
    <w:rsid w:val="00A70C44"/>
    <w:rsid w:val="00A7198F"/>
    <w:rsid w:val="00A71DCC"/>
    <w:rsid w:val="00A74996"/>
    <w:rsid w:val="00A7686D"/>
    <w:rsid w:val="00A84390"/>
    <w:rsid w:val="00A862E5"/>
    <w:rsid w:val="00A874F0"/>
    <w:rsid w:val="00A94FE6"/>
    <w:rsid w:val="00A95BE4"/>
    <w:rsid w:val="00AA0CF1"/>
    <w:rsid w:val="00AA3A48"/>
    <w:rsid w:val="00AA6238"/>
    <w:rsid w:val="00AA6392"/>
    <w:rsid w:val="00AA787D"/>
    <w:rsid w:val="00AB0551"/>
    <w:rsid w:val="00AB12CE"/>
    <w:rsid w:val="00AB5567"/>
    <w:rsid w:val="00AB641A"/>
    <w:rsid w:val="00AC1590"/>
    <w:rsid w:val="00AC162E"/>
    <w:rsid w:val="00AD25B0"/>
    <w:rsid w:val="00AD5BFB"/>
    <w:rsid w:val="00AE6A2D"/>
    <w:rsid w:val="00AF1026"/>
    <w:rsid w:val="00AF1BE5"/>
    <w:rsid w:val="00AF2910"/>
    <w:rsid w:val="00AF351A"/>
    <w:rsid w:val="00AF3B0A"/>
    <w:rsid w:val="00AF432C"/>
    <w:rsid w:val="00AF6560"/>
    <w:rsid w:val="00AF672A"/>
    <w:rsid w:val="00B002DE"/>
    <w:rsid w:val="00B00923"/>
    <w:rsid w:val="00B06437"/>
    <w:rsid w:val="00B074E9"/>
    <w:rsid w:val="00B11C0D"/>
    <w:rsid w:val="00B21EA8"/>
    <w:rsid w:val="00B22746"/>
    <w:rsid w:val="00B22BBA"/>
    <w:rsid w:val="00B24F52"/>
    <w:rsid w:val="00B3184B"/>
    <w:rsid w:val="00B33E1C"/>
    <w:rsid w:val="00B34650"/>
    <w:rsid w:val="00B35BA2"/>
    <w:rsid w:val="00B376E9"/>
    <w:rsid w:val="00B430E2"/>
    <w:rsid w:val="00B43EF5"/>
    <w:rsid w:val="00B446C8"/>
    <w:rsid w:val="00B46BA9"/>
    <w:rsid w:val="00B51C08"/>
    <w:rsid w:val="00B51F7E"/>
    <w:rsid w:val="00B52CDC"/>
    <w:rsid w:val="00B53DD3"/>
    <w:rsid w:val="00B57403"/>
    <w:rsid w:val="00B577F5"/>
    <w:rsid w:val="00B6181D"/>
    <w:rsid w:val="00B65D2D"/>
    <w:rsid w:val="00B668AD"/>
    <w:rsid w:val="00B70974"/>
    <w:rsid w:val="00B70B0A"/>
    <w:rsid w:val="00B71B27"/>
    <w:rsid w:val="00B75D2F"/>
    <w:rsid w:val="00B8531E"/>
    <w:rsid w:val="00B85326"/>
    <w:rsid w:val="00B86F94"/>
    <w:rsid w:val="00B90DB3"/>
    <w:rsid w:val="00B9315B"/>
    <w:rsid w:val="00B94340"/>
    <w:rsid w:val="00B953FF"/>
    <w:rsid w:val="00B9702F"/>
    <w:rsid w:val="00B97DFD"/>
    <w:rsid w:val="00BA2746"/>
    <w:rsid w:val="00BA4F69"/>
    <w:rsid w:val="00BA6AFC"/>
    <w:rsid w:val="00BB11DE"/>
    <w:rsid w:val="00BB141E"/>
    <w:rsid w:val="00BB1526"/>
    <w:rsid w:val="00BB2B9F"/>
    <w:rsid w:val="00BB4B93"/>
    <w:rsid w:val="00BB5D85"/>
    <w:rsid w:val="00BC1765"/>
    <w:rsid w:val="00BC2970"/>
    <w:rsid w:val="00BC51D1"/>
    <w:rsid w:val="00BD2664"/>
    <w:rsid w:val="00BD4EC0"/>
    <w:rsid w:val="00BD5094"/>
    <w:rsid w:val="00BE2FB9"/>
    <w:rsid w:val="00BE57BD"/>
    <w:rsid w:val="00BE7B0E"/>
    <w:rsid w:val="00BF0477"/>
    <w:rsid w:val="00BF4ED2"/>
    <w:rsid w:val="00C0130D"/>
    <w:rsid w:val="00C01F70"/>
    <w:rsid w:val="00C024CF"/>
    <w:rsid w:val="00C03C67"/>
    <w:rsid w:val="00C057B3"/>
    <w:rsid w:val="00C06A29"/>
    <w:rsid w:val="00C11BB1"/>
    <w:rsid w:val="00C11BF7"/>
    <w:rsid w:val="00C128C4"/>
    <w:rsid w:val="00C16E6D"/>
    <w:rsid w:val="00C211C5"/>
    <w:rsid w:val="00C24AA6"/>
    <w:rsid w:val="00C3004A"/>
    <w:rsid w:val="00C309C9"/>
    <w:rsid w:val="00C34B36"/>
    <w:rsid w:val="00C405BF"/>
    <w:rsid w:val="00C41BD6"/>
    <w:rsid w:val="00C43D2B"/>
    <w:rsid w:val="00C45A63"/>
    <w:rsid w:val="00C47C40"/>
    <w:rsid w:val="00C53570"/>
    <w:rsid w:val="00C53F68"/>
    <w:rsid w:val="00C542BA"/>
    <w:rsid w:val="00C5494F"/>
    <w:rsid w:val="00C558AC"/>
    <w:rsid w:val="00C5590C"/>
    <w:rsid w:val="00C61CEC"/>
    <w:rsid w:val="00C6443A"/>
    <w:rsid w:val="00C7208A"/>
    <w:rsid w:val="00C72BA2"/>
    <w:rsid w:val="00C74148"/>
    <w:rsid w:val="00C76A51"/>
    <w:rsid w:val="00C81392"/>
    <w:rsid w:val="00C81A77"/>
    <w:rsid w:val="00C82F24"/>
    <w:rsid w:val="00C85C48"/>
    <w:rsid w:val="00C864EB"/>
    <w:rsid w:val="00C86B3D"/>
    <w:rsid w:val="00C901FD"/>
    <w:rsid w:val="00C90C49"/>
    <w:rsid w:val="00C92C5E"/>
    <w:rsid w:val="00C97899"/>
    <w:rsid w:val="00CA028F"/>
    <w:rsid w:val="00CA09EE"/>
    <w:rsid w:val="00CA0C65"/>
    <w:rsid w:val="00CA3AD5"/>
    <w:rsid w:val="00CA4B9C"/>
    <w:rsid w:val="00CA62B1"/>
    <w:rsid w:val="00CB0D29"/>
    <w:rsid w:val="00CB1F03"/>
    <w:rsid w:val="00CB2DD8"/>
    <w:rsid w:val="00CB4560"/>
    <w:rsid w:val="00CB5787"/>
    <w:rsid w:val="00CB6E54"/>
    <w:rsid w:val="00CC20D8"/>
    <w:rsid w:val="00CC6C4E"/>
    <w:rsid w:val="00CD31DD"/>
    <w:rsid w:val="00CD50F4"/>
    <w:rsid w:val="00CD6074"/>
    <w:rsid w:val="00CD6CBC"/>
    <w:rsid w:val="00CD6E33"/>
    <w:rsid w:val="00CE14FD"/>
    <w:rsid w:val="00CE3D27"/>
    <w:rsid w:val="00CE57A9"/>
    <w:rsid w:val="00CE5E5C"/>
    <w:rsid w:val="00CF21E3"/>
    <w:rsid w:val="00CF47A4"/>
    <w:rsid w:val="00CF5DA8"/>
    <w:rsid w:val="00CF60BC"/>
    <w:rsid w:val="00CF7784"/>
    <w:rsid w:val="00D029F4"/>
    <w:rsid w:val="00D05D2B"/>
    <w:rsid w:val="00D1010E"/>
    <w:rsid w:val="00D1245D"/>
    <w:rsid w:val="00D126F5"/>
    <w:rsid w:val="00D15CFB"/>
    <w:rsid w:val="00D203BA"/>
    <w:rsid w:val="00D21484"/>
    <w:rsid w:val="00D22A36"/>
    <w:rsid w:val="00D23A24"/>
    <w:rsid w:val="00D24C01"/>
    <w:rsid w:val="00D3063F"/>
    <w:rsid w:val="00D35212"/>
    <w:rsid w:val="00D376A2"/>
    <w:rsid w:val="00D406C4"/>
    <w:rsid w:val="00D41819"/>
    <w:rsid w:val="00D429DE"/>
    <w:rsid w:val="00D465C0"/>
    <w:rsid w:val="00D50474"/>
    <w:rsid w:val="00D52658"/>
    <w:rsid w:val="00D52C29"/>
    <w:rsid w:val="00D54089"/>
    <w:rsid w:val="00D54A05"/>
    <w:rsid w:val="00D571D4"/>
    <w:rsid w:val="00D6038E"/>
    <w:rsid w:val="00D60C9B"/>
    <w:rsid w:val="00D60E15"/>
    <w:rsid w:val="00D659B6"/>
    <w:rsid w:val="00D66115"/>
    <w:rsid w:val="00D66E17"/>
    <w:rsid w:val="00D73D14"/>
    <w:rsid w:val="00D73F62"/>
    <w:rsid w:val="00D74D72"/>
    <w:rsid w:val="00D76F93"/>
    <w:rsid w:val="00D811E2"/>
    <w:rsid w:val="00D837E2"/>
    <w:rsid w:val="00D84F07"/>
    <w:rsid w:val="00D850BD"/>
    <w:rsid w:val="00D903A8"/>
    <w:rsid w:val="00D9311B"/>
    <w:rsid w:val="00D93915"/>
    <w:rsid w:val="00D93E01"/>
    <w:rsid w:val="00D94081"/>
    <w:rsid w:val="00D94126"/>
    <w:rsid w:val="00D94E02"/>
    <w:rsid w:val="00D962B7"/>
    <w:rsid w:val="00D974C6"/>
    <w:rsid w:val="00DA1803"/>
    <w:rsid w:val="00DA2E83"/>
    <w:rsid w:val="00DA4BAF"/>
    <w:rsid w:val="00DB1F85"/>
    <w:rsid w:val="00DB28C2"/>
    <w:rsid w:val="00DB369A"/>
    <w:rsid w:val="00DB4FAC"/>
    <w:rsid w:val="00DB5676"/>
    <w:rsid w:val="00DC1A6B"/>
    <w:rsid w:val="00DC2969"/>
    <w:rsid w:val="00DD1E02"/>
    <w:rsid w:val="00DD2ABE"/>
    <w:rsid w:val="00DD3B5F"/>
    <w:rsid w:val="00DE1005"/>
    <w:rsid w:val="00DE1986"/>
    <w:rsid w:val="00DE79BF"/>
    <w:rsid w:val="00DF1B26"/>
    <w:rsid w:val="00DF2B27"/>
    <w:rsid w:val="00DF427B"/>
    <w:rsid w:val="00DF6585"/>
    <w:rsid w:val="00DF6FD5"/>
    <w:rsid w:val="00E02E15"/>
    <w:rsid w:val="00E04291"/>
    <w:rsid w:val="00E23705"/>
    <w:rsid w:val="00E24417"/>
    <w:rsid w:val="00E24662"/>
    <w:rsid w:val="00E24CE0"/>
    <w:rsid w:val="00E253CE"/>
    <w:rsid w:val="00E25C0F"/>
    <w:rsid w:val="00E308C4"/>
    <w:rsid w:val="00E31D52"/>
    <w:rsid w:val="00E32362"/>
    <w:rsid w:val="00E33C0C"/>
    <w:rsid w:val="00E34635"/>
    <w:rsid w:val="00E36F5F"/>
    <w:rsid w:val="00E4058E"/>
    <w:rsid w:val="00E422D4"/>
    <w:rsid w:val="00E43679"/>
    <w:rsid w:val="00E46CD2"/>
    <w:rsid w:val="00E473B6"/>
    <w:rsid w:val="00E474BA"/>
    <w:rsid w:val="00E50956"/>
    <w:rsid w:val="00E52BD3"/>
    <w:rsid w:val="00E5426A"/>
    <w:rsid w:val="00E5513C"/>
    <w:rsid w:val="00E554A8"/>
    <w:rsid w:val="00E5799C"/>
    <w:rsid w:val="00E6614F"/>
    <w:rsid w:val="00E67D6C"/>
    <w:rsid w:val="00E70B09"/>
    <w:rsid w:val="00E70DD5"/>
    <w:rsid w:val="00E72B62"/>
    <w:rsid w:val="00E733B8"/>
    <w:rsid w:val="00E7593D"/>
    <w:rsid w:val="00E77170"/>
    <w:rsid w:val="00E84388"/>
    <w:rsid w:val="00E872C6"/>
    <w:rsid w:val="00E90DB6"/>
    <w:rsid w:val="00E92846"/>
    <w:rsid w:val="00E941E7"/>
    <w:rsid w:val="00E97AA4"/>
    <w:rsid w:val="00EA08AA"/>
    <w:rsid w:val="00EA15B5"/>
    <w:rsid w:val="00EA30B2"/>
    <w:rsid w:val="00EA5C50"/>
    <w:rsid w:val="00EA7911"/>
    <w:rsid w:val="00EB133E"/>
    <w:rsid w:val="00EB2870"/>
    <w:rsid w:val="00EB3167"/>
    <w:rsid w:val="00EB3731"/>
    <w:rsid w:val="00EB50E6"/>
    <w:rsid w:val="00EB5554"/>
    <w:rsid w:val="00EB68EB"/>
    <w:rsid w:val="00EB7B0A"/>
    <w:rsid w:val="00EC288C"/>
    <w:rsid w:val="00EC613C"/>
    <w:rsid w:val="00EC61A4"/>
    <w:rsid w:val="00ED032E"/>
    <w:rsid w:val="00ED1F0D"/>
    <w:rsid w:val="00ED435D"/>
    <w:rsid w:val="00ED5AF9"/>
    <w:rsid w:val="00EE13EA"/>
    <w:rsid w:val="00EE2614"/>
    <w:rsid w:val="00EE4477"/>
    <w:rsid w:val="00EE75BE"/>
    <w:rsid w:val="00EF7F4D"/>
    <w:rsid w:val="00F017D5"/>
    <w:rsid w:val="00F07B7F"/>
    <w:rsid w:val="00F14666"/>
    <w:rsid w:val="00F170B3"/>
    <w:rsid w:val="00F207BF"/>
    <w:rsid w:val="00F21671"/>
    <w:rsid w:val="00F4001C"/>
    <w:rsid w:val="00F509C0"/>
    <w:rsid w:val="00F51CF4"/>
    <w:rsid w:val="00F55287"/>
    <w:rsid w:val="00F6009A"/>
    <w:rsid w:val="00F60943"/>
    <w:rsid w:val="00F62418"/>
    <w:rsid w:val="00F6317F"/>
    <w:rsid w:val="00F65AB0"/>
    <w:rsid w:val="00F662A1"/>
    <w:rsid w:val="00F6643C"/>
    <w:rsid w:val="00F70FEA"/>
    <w:rsid w:val="00F75A9E"/>
    <w:rsid w:val="00F803B3"/>
    <w:rsid w:val="00F80DB7"/>
    <w:rsid w:val="00F81350"/>
    <w:rsid w:val="00F820A5"/>
    <w:rsid w:val="00F83A6D"/>
    <w:rsid w:val="00F84B2F"/>
    <w:rsid w:val="00F858BA"/>
    <w:rsid w:val="00F864EB"/>
    <w:rsid w:val="00F922CE"/>
    <w:rsid w:val="00F92D71"/>
    <w:rsid w:val="00F95E0D"/>
    <w:rsid w:val="00FA0197"/>
    <w:rsid w:val="00FA0FAD"/>
    <w:rsid w:val="00FA49F2"/>
    <w:rsid w:val="00FB03B6"/>
    <w:rsid w:val="00FB3189"/>
    <w:rsid w:val="00FB650E"/>
    <w:rsid w:val="00FC1431"/>
    <w:rsid w:val="00FC425A"/>
    <w:rsid w:val="00FC4E52"/>
    <w:rsid w:val="00FC4F2C"/>
    <w:rsid w:val="00FC5263"/>
    <w:rsid w:val="00FC6AA6"/>
    <w:rsid w:val="00FD3AE2"/>
    <w:rsid w:val="00FD471A"/>
    <w:rsid w:val="00FD70E2"/>
    <w:rsid w:val="00FE06FC"/>
    <w:rsid w:val="00FE0AC3"/>
    <w:rsid w:val="00FE0D18"/>
    <w:rsid w:val="00FE23DF"/>
    <w:rsid w:val="00FE2F9E"/>
    <w:rsid w:val="00FE49D0"/>
    <w:rsid w:val="00FE5103"/>
    <w:rsid w:val="00FE5245"/>
    <w:rsid w:val="00FE5C0D"/>
    <w:rsid w:val="00FE6FFD"/>
    <w:rsid w:val="00FF3427"/>
    <w:rsid w:val="00FF3C8F"/>
    <w:rsid w:val="00FF5552"/>
    <w:rsid w:val="00FF7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F856"/>
  <w15:docId w15:val="{07BE731F-CD94-4392-BDDA-30516E3F8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637B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726C31"/>
    <w:rPr>
      <w:b/>
      <w:bCs/>
    </w:rPr>
  </w:style>
  <w:style w:type="character" w:customStyle="1" w:styleId="CommentSubjectChar">
    <w:name w:val="Comment Subject Char"/>
    <w:basedOn w:val="CommentTextChar"/>
    <w:link w:val="CommentSubject"/>
    <w:uiPriority w:val="99"/>
    <w:semiHidden/>
    <w:rsid w:val="00726C31"/>
    <w:rPr>
      <w:b/>
      <w:bCs/>
      <w:sz w:val="20"/>
      <w:szCs w:val="20"/>
    </w:rPr>
  </w:style>
  <w:style w:type="paragraph" w:styleId="Bibliography">
    <w:name w:val="Bibliography"/>
    <w:basedOn w:val="Normal"/>
    <w:next w:val="Normal"/>
    <w:uiPriority w:val="37"/>
    <w:unhideWhenUsed/>
    <w:rsid w:val="00E554A8"/>
    <w:pPr>
      <w:spacing w:line="240" w:lineRule="auto"/>
      <w:ind w:left="720" w:hanging="720"/>
    </w:pPr>
  </w:style>
  <w:style w:type="character" w:styleId="LineNumber">
    <w:name w:val="line number"/>
    <w:basedOn w:val="DefaultParagraphFont"/>
    <w:uiPriority w:val="99"/>
    <w:semiHidden/>
    <w:unhideWhenUsed/>
    <w:rsid w:val="00D24C01"/>
  </w:style>
  <w:style w:type="character" w:styleId="PlaceholderText">
    <w:name w:val="Placeholder Text"/>
    <w:basedOn w:val="DefaultParagraphFont"/>
    <w:uiPriority w:val="99"/>
    <w:semiHidden/>
    <w:rsid w:val="000E096B"/>
    <w:rPr>
      <w:color w:val="808080"/>
    </w:rPr>
  </w:style>
  <w:style w:type="paragraph" w:styleId="Revision">
    <w:name w:val="Revision"/>
    <w:hidden/>
    <w:uiPriority w:val="99"/>
    <w:semiHidden/>
    <w:rsid w:val="000E4EA8"/>
    <w:pPr>
      <w:spacing w:line="240" w:lineRule="auto"/>
    </w:pPr>
  </w:style>
  <w:style w:type="paragraph" w:styleId="ListParagraph">
    <w:name w:val="List Paragraph"/>
    <w:basedOn w:val="Normal"/>
    <w:uiPriority w:val="34"/>
    <w:qFormat/>
    <w:rsid w:val="00633906"/>
    <w:pPr>
      <w:ind w:left="720"/>
      <w:contextualSpacing/>
    </w:pPr>
  </w:style>
  <w:style w:type="character" w:styleId="Hyperlink">
    <w:name w:val="Hyperlink"/>
    <w:basedOn w:val="DefaultParagraphFont"/>
    <w:uiPriority w:val="99"/>
    <w:unhideWhenUsed/>
    <w:rsid w:val="00FC425A"/>
    <w:rPr>
      <w:color w:val="0000FF" w:themeColor="hyperlink"/>
      <w:u w:val="single"/>
    </w:rPr>
  </w:style>
  <w:style w:type="character" w:styleId="UnresolvedMention">
    <w:name w:val="Unresolved Mention"/>
    <w:basedOn w:val="DefaultParagraphFont"/>
    <w:uiPriority w:val="99"/>
    <w:semiHidden/>
    <w:unhideWhenUsed/>
    <w:rsid w:val="00FC42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zotero.org/google-docs/?rehxdY" TargetMode="External"/><Relationship Id="rId26" Type="http://schemas.openxmlformats.org/officeDocument/2006/relationships/hyperlink" Target="https://www.codecogs.com/eqnedit.php?latex=s" TargetMode="External"/><Relationship Id="rId39" Type="http://schemas.openxmlformats.org/officeDocument/2006/relationships/hyperlink" Target="https://www.codecogs.com/eqnedit.php?latex=%5Cbeta_1" TargetMode="External"/><Relationship Id="rId21" Type="http://schemas.openxmlformats.org/officeDocument/2006/relationships/hyperlink" Target="https://www.zotero.org/google-docs/?3FiXQa" TargetMode="External"/><Relationship Id="rId34" Type="http://schemas.openxmlformats.org/officeDocument/2006/relationships/hyperlink" Target="https://www.codecogs.com/eqnedit.php?latex=t" TargetMode="External"/><Relationship Id="rId42" Type="http://schemas.openxmlformats.org/officeDocument/2006/relationships/hyperlink" Target="https://www.zotero.org/google-docs/?yxXGRK" TargetMode="External"/><Relationship Id="rId47" Type="http://schemas.openxmlformats.org/officeDocument/2006/relationships/image" Target="media/image3.png"/><Relationship Id="rId50" Type="http://schemas.openxmlformats.org/officeDocument/2006/relationships/image" Target="media/image6.png"/><Relationship Id="rId55" Type="http://schemas.openxmlformats.org/officeDocument/2006/relationships/image" Target="media/image11.png"/><Relationship Id="rId7" Type="http://schemas.openxmlformats.org/officeDocument/2006/relationships/hyperlink" Target="mailto:dssikes@alaska.edu" TargetMode="External"/><Relationship Id="rId2" Type="http://schemas.openxmlformats.org/officeDocument/2006/relationships/styles" Target="styles.xml"/><Relationship Id="rId16" Type="http://schemas.microsoft.com/office/2018/08/relationships/commentsExtensible" Target="commentsExtensible.xml"/><Relationship Id="rId29" Type="http://schemas.openxmlformats.org/officeDocument/2006/relationships/image" Target="media/image1.png"/><Relationship Id="rId11" Type="http://schemas.openxmlformats.org/officeDocument/2006/relationships/hyperlink" Target="https://www.zotero.org/google-docs/?9tXWmg" TargetMode="External"/><Relationship Id="rId24" Type="http://schemas.openxmlformats.org/officeDocument/2006/relationships/hyperlink" Target="https://www.codecogs.com/eqnedit.php?latex=%5Cmathrm%7B%5CPsi%7D_%7Bk%2Ct%2Cs%7D%5C%20%5Csim%20%5Calpha_1%2B%5Calpha_%7Bs%7D%2B%5Cbeta_2%5Ctimes%7Barea%7D_k%2B%5Cbeta_%7Bs1%7D%5Ctimes%7BTemperature%2FPrecipitation%7D_%7Bk%2Ct%7D%2B(%5Cbeta_%7Bs2%7D%5Ctimes%7BTemperature%7D_%7Bk%2Ct%7D%5E2)" TargetMode="External"/><Relationship Id="rId32" Type="http://schemas.openxmlformats.org/officeDocument/2006/relationships/hyperlink" Target="https://www.codecogs.com/eqnedit.php?latex=p_%7Bk%2Ct%2Cs%7D%5C%20%5Csim%20%5Calpha_1%2B%5Calpha_s%5C%20%2B%5C%20%5Calpha_%7Bk%2Ct%7D%2B%5Cbeta_1%5Ctimes%5C%20Occupancy%20Interval" TargetMode="External"/><Relationship Id="rId37" Type="http://schemas.openxmlformats.org/officeDocument/2006/relationships/hyperlink" Target="https://www.codecogs.com/eqnedit.php?latex=%5Calpha_s" TargetMode="External"/><Relationship Id="rId40" Type="http://schemas.openxmlformats.org/officeDocument/2006/relationships/hyperlink" Target="https://www.codecogs.com/eqnedit.php?latex=%7B%5CPsi%7D_%7Bk%2Ct%2Cs%7D" TargetMode="External"/><Relationship Id="rId45" Type="http://schemas.openxmlformats.org/officeDocument/2006/relationships/footer" Target="footer1.xml"/><Relationship Id="rId53" Type="http://schemas.openxmlformats.org/officeDocument/2006/relationships/image" Target="media/image9.png"/><Relationship Id="rId58" Type="http://schemas.microsoft.com/office/2011/relationships/people" Target="people.xml"/><Relationship Id="rId5" Type="http://schemas.openxmlformats.org/officeDocument/2006/relationships/footnotes" Target="footnotes.xml"/><Relationship Id="rId19" Type="http://schemas.openxmlformats.org/officeDocument/2006/relationships/hyperlink" Target="https://www.zotero.org/google-docs/?CfE187" TargetMode="External"/><Relationship Id="rId4" Type="http://schemas.openxmlformats.org/officeDocument/2006/relationships/webSettings" Target="webSettings.xml"/><Relationship Id="rId9" Type="http://schemas.openxmlformats.org/officeDocument/2006/relationships/hyperlink" Target="https://www.zotero.org/google-docs/?8BW3yT" TargetMode="External"/><Relationship Id="rId14" Type="http://schemas.microsoft.com/office/2011/relationships/commentsExtended" Target="commentsExtended.xml"/><Relationship Id="rId22" Type="http://schemas.openxmlformats.org/officeDocument/2006/relationships/hyperlink" Target="https://www.zotero.org/google-docs/?W6vKAG" TargetMode="External"/><Relationship Id="rId27" Type="http://schemas.openxmlformats.org/officeDocument/2006/relationships/hyperlink" Target="https://www.codecogs.com/eqnedit.php?latex=k" TargetMode="External"/><Relationship Id="rId30" Type="http://schemas.openxmlformats.org/officeDocument/2006/relationships/hyperlink" Target="https://www.codecogs.com/eqnedit.php?latex=%5Cbeta_2" TargetMode="External"/><Relationship Id="rId35" Type="http://schemas.openxmlformats.org/officeDocument/2006/relationships/hyperlink" Target="https://www.codecogs.com/eqnedit.php?latex=k" TargetMode="External"/><Relationship Id="rId43" Type="http://schemas.openxmlformats.org/officeDocument/2006/relationships/hyperlink" Target="https://www.codecogs.com/eqnedit.php?latex=%5Clambda" TargetMode="External"/><Relationship Id="rId48" Type="http://schemas.openxmlformats.org/officeDocument/2006/relationships/image" Target="media/image4.png"/><Relationship Id="rId56" Type="http://schemas.openxmlformats.org/officeDocument/2006/relationships/image" Target="media/image12.png"/><Relationship Id="rId8" Type="http://schemas.openxmlformats.org/officeDocument/2006/relationships/hyperlink" Target="mailto:tth@ecos.au.dk" TargetMode="External"/><Relationship Id="rId51"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hyperlink" Target="https://www.zotero.org/google-docs/?CUS0Ah" TargetMode="External"/><Relationship Id="rId17" Type="http://schemas.openxmlformats.org/officeDocument/2006/relationships/hyperlink" Target="https://www.zotero.org/google-docs/?xUfTMQ" TargetMode="External"/><Relationship Id="rId25" Type="http://schemas.openxmlformats.org/officeDocument/2006/relationships/hyperlink" Target="https://www.codecogs.com/eqnedit.php?latex=%7B%5CPsi%7D_%7Bk%2Ct%2Cs%7D" TargetMode="External"/><Relationship Id="rId33" Type="http://schemas.openxmlformats.org/officeDocument/2006/relationships/hyperlink" Target="https://www.codecogs.com/eqnedit.php?latex=s" TargetMode="External"/><Relationship Id="rId38" Type="http://schemas.openxmlformats.org/officeDocument/2006/relationships/hyperlink" Target="https://www.codecogs.com/eqnedit.php?latex=%5Calpha_%7Bk%2Ct%7D" TargetMode="External"/><Relationship Id="rId46" Type="http://schemas.openxmlformats.org/officeDocument/2006/relationships/footer" Target="footer2.xml"/><Relationship Id="rId59" Type="http://schemas.openxmlformats.org/officeDocument/2006/relationships/theme" Target="theme/theme1.xml"/><Relationship Id="rId20" Type="http://schemas.openxmlformats.org/officeDocument/2006/relationships/hyperlink" Target="https://www.zotero.org/google-docs/?o92OvI" TargetMode="External"/><Relationship Id="rId41" Type="http://schemas.openxmlformats.org/officeDocument/2006/relationships/hyperlink" Target="https://www.codecogs.com/eqnedit.php?latex=p_%7Bk%2Ct%2Cs%7D" TargetMode="External"/><Relationship Id="rId54"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5" Type="http://schemas.microsoft.com/office/2016/09/relationships/commentsIds" Target="commentsIds.xml"/><Relationship Id="rId23" Type="http://schemas.openxmlformats.org/officeDocument/2006/relationships/hyperlink" Target="https://www.zotero.org/google-docs/?hTjK9U" TargetMode="External"/><Relationship Id="rId28" Type="http://schemas.openxmlformats.org/officeDocument/2006/relationships/hyperlink" Target="https://www.codecogs.com/eqnedit.php?latex=t" TargetMode="External"/><Relationship Id="rId36" Type="http://schemas.openxmlformats.org/officeDocument/2006/relationships/hyperlink" Target="https://www.codecogs.com/eqnedit.php?latex=%5Calpha_1" TargetMode="External"/><Relationship Id="rId49" Type="http://schemas.openxmlformats.org/officeDocument/2006/relationships/image" Target="media/image5.png"/><Relationship Id="rId57" Type="http://schemas.openxmlformats.org/officeDocument/2006/relationships/fontTable" Target="fontTable.xml"/><Relationship Id="rId10" Type="http://schemas.openxmlformats.org/officeDocument/2006/relationships/hyperlink" Target="https://www.zotero.org/google-docs/?vZFL5N" TargetMode="External"/><Relationship Id="rId31" Type="http://schemas.openxmlformats.org/officeDocument/2006/relationships/hyperlink" Target="https://www.codecogs.com/eqnedit.php?latex=%5Cbeta_%7Bsp2%7D" TargetMode="External"/><Relationship Id="rId44" Type="http://schemas.openxmlformats.org/officeDocument/2006/relationships/image" Target="media/image2.png"/><Relationship Id="rId5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2376</TotalTime>
  <Pages>52</Pages>
  <Words>34261</Words>
  <Characters>195289</Characters>
  <Application>Microsoft Office Word</Application>
  <DocSecurity>0</DocSecurity>
  <Lines>1627</Lines>
  <Paragraphs>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Vaughn Shirey</dc:creator>
  <cp:lastModifiedBy>Vaughn Shirey</cp:lastModifiedBy>
  <cp:revision>570</cp:revision>
  <dcterms:created xsi:type="dcterms:W3CDTF">2023-03-20T12:01:00Z</dcterms:created>
  <dcterms:modified xsi:type="dcterms:W3CDTF">2023-03-22T14:38:00Z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id="Lbk8FdSj"/&gt;&lt;style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value="true"/&gt;&lt;/prefs&gt;&lt;/data&gt;</vt:lpwstr>
  </property>
</Properties>
</file>