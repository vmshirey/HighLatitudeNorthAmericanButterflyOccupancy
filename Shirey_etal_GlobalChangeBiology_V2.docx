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Target Journal:</w:t>
      </w:r>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Global Change Biology</w:t>
      </w:r>
    </w:p>
    <w:p w14:paraId="0D037568"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 xml:space="preserve">Recommended Reviewers: </w:t>
      </w:r>
    </w:p>
    <w:p w14:paraId="58BBCF47"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Derek Sikes, </w:t>
      </w:r>
      <w:hyperlink r:id="rId7">
        <w:r w:rsidRPr="00703517">
          <w:rPr>
            <w:rFonts w:ascii="Times New Roman" w:hAnsi="Times New Roman" w:cs="Times New Roman"/>
            <w:color w:val="1155CC"/>
            <w:sz w:val="24"/>
            <w:szCs w:val="24"/>
            <w:u w:val="single"/>
          </w:rPr>
          <w:t>dssikes@alaska.edu</w:t>
        </w:r>
      </w:hyperlink>
    </w:p>
    <w:p w14:paraId="380BAEFC"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Toke </w:t>
      </w:r>
      <w:proofErr w:type="spellStart"/>
      <w:r w:rsidRPr="00703517">
        <w:rPr>
          <w:rFonts w:ascii="Times New Roman" w:hAnsi="Times New Roman" w:cs="Times New Roman"/>
          <w:sz w:val="24"/>
          <w:szCs w:val="24"/>
        </w:rPr>
        <w:t>Høye</w:t>
      </w:r>
      <w:proofErr w:type="spellEnd"/>
      <w:r w:rsidRPr="00703517">
        <w:rPr>
          <w:rFonts w:ascii="Times New Roman" w:hAnsi="Times New Roman" w:cs="Times New Roman"/>
          <w:sz w:val="24"/>
          <w:szCs w:val="24"/>
        </w:rPr>
        <w:t xml:space="preserve">, </w:t>
      </w:r>
      <w:hyperlink r:id="rId8">
        <w:r w:rsidRPr="00703517">
          <w:rPr>
            <w:rFonts w:ascii="Times New Roman" w:hAnsi="Times New Roman" w:cs="Times New Roman"/>
            <w:color w:val="1155CC"/>
            <w:sz w:val="24"/>
            <w:szCs w:val="24"/>
            <w:u w:val="single"/>
          </w:rPr>
          <w:t>tth@ecos.au.dk</w:t>
        </w:r>
      </w:hyperlink>
    </w:p>
    <w:p w14:paraId="3344CB5F"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Syd Cannings, syd.cannings@ec.gc.ca</w:t>
      </w:r>
    </w:p>
    <w:p w14:paraId="713ABC79" w14:textId="77777777" w:rsidR="00F21671" w:rsidRPr="00703517" w:rsidRDefault="00F21671">
      <w:pPr>
        <w:spacing w:line="240" w:lineRule="auto"/>
        <w:jc w:val="both"/>
        <w:rPr>
          <w:rFonts w:ascii="Times New Roman" w:hAnsi="Times New Roman" w:cs="Times New Roman"/>
          <w:b/>
          <w:sz w:val="24"/>
          <w:szCs w:val="24"/>
        </w:rPr>
      </w:pPr>
    </w:p>
    <w:p w14:paraId="755D5A4D" w14:textId="13A7790E"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CONTRIBUTED TO 50 YEARS OF SHIFTING </w:t>
      </w:r>
      <w:r w:rsidR="009B514E" w:rsidRPr="00703517">
        <w:rPr>
          <w:rFonts w:ascii="Times New Roman" w:hAnsi="Times New Roman" w:cs="Times New Roman"/>
          <w:b/>
          <w:sz w:val="24"/>
          <w:szCs w:val="24"/>
        </w:rPr>
        <w:t xml:space="preserve">NORTH AMERICAN </w:t>
      </w:r>
      <w:r w:rsidRPr="00703517">
        <w:rPr>
          <w:rFonts w:ascii="Times New Roman" w:hAnsi="Times New Roman" w:cs="Times New Roman"/>
          <w:b/>
          <w:sz w:val="24"/>
          <w:szCs w:val="24"/>
        </w:rPr>
        <w:t>ARCTIC AND BOREAL BUTTERFLY COMMUNITIES</w:t>
      </w:r>
    </w:p>
    <w:p w14:paraId="195E2EFE" w14:textId="6F1C0BA9"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9D6D11" w:rsidRPr="00703517">
        <w:rPr>
          <w:rFonts w:ascii="Times New Roman" w:hAnsi="Times New Roman" w:cs="Times New Roman"/>
          <w:sz w:val="24"/>
          <w:szCs w:val="24"/>
          <w:vertAlign w:val="superscript"/>
        </w:rPr>
        <w:t>2</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Pr="00BA2746" w:rsidRDefault="00000000">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4BCEF721" w14:textId="21640623" w:rsidR="00A061B8" w:rsidRPr="00BA2746" w:rsidRDefault="00A061B8">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2 Florida Museum of Natural History – University of Florida; Gainesville, FL; United States of America</w:t>
      </w:r>
    </w:p>
    <w:p w14:paraId="496C1852" w14:textId="77777777" w:rsidR="00F21671" w:rsidRPr="00703517" w:rsidRDefault="00F21671">
      <w:pPr>
        <w:spacing w:line="240" w:lineRule="auto"/>
        <w:jc w:val="both"/>
        <w:rPr>
          <w:rFonts w:ascii="Times New Roman" w:hAnsi="Times New Roman" w:cs="Times New Roman"/>
          <w:sz w:val="24"/>
          <w:szCs w:val="24"/>
        </w:rPr>
      </w:pPr>
    </w:p>
    <w:p w14:paraId="52EDD6AF" w14:textId="56BD2E88"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potential insect declines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are shifting in </w:t>
      </w:r>
      <w:r w:rsidRPr="00703517">
        <w:rPr>
          <w:rFonts w:ascii="Times New Roman" w:hAnsi="Times New Roman" w:cs="Times New Roman"/>
          <w:sz w:val="24"/>
          <w:szCs w:val="24"/>
        </w:rPr>
        <w:t xml:space="preserve">response to climate. </w:t>
      </w:r>
      <w:r w:rsidR="000E4EA8" w:rsidRPr="00703517">
        <w:rPr>
          <w:rFonts w:ascii="Times New Roman" w:hAnsi="Times New Roman" w:cs="Times New Roman"/>
          <w:sz w:val="24"/>
          <w:szCs w:val="24"/>
        </w:rPr>
        <w:t xml:space="preserve">Poleward regions are of particular interest because warming is most rapid, but biodiversity data are sparse. Building on recent advances in </w:t>
      </w:r>
      <w:r w:rsidR="00894144" w:rsidRPr="00703517">
        <w:rPr>
          <w:rFonts w:ascii="Times New Roman" w:hAnsi="Times New Roman" w:cs="Times New Roman"/>
          <w:sz w:val="24"/>
          <w:szCs w:val="24"/>
        </w:rPr>
        <w:t xml:space="preserve">occupancy modeling approaches to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855515" w:rsidRPr="00703517">
        <w:rPr>
          <w:rFonts w:ascii="Times New Roman" w:hAnsi="Times New Roman" w:cs="Times New Roman"/>
          <w:sz w:val="24"/>
          <w:szCs w:val="24"/>
        </w:rPr>
        <w:t>occupancy</w:t>
      </w:r>
      <w:r w:rsidRPr="00703517">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Among 90 modeled species, we found that cold-adapted species are far more often in decline (probability of occupancy) compared to their warm-adapted, more southerly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 is a consistent predictor of occupancy decline/increase</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 are likely to be increasing in occupancy, especially at the northern periphery of their ranges.</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 xml:space="preserve">provide the first look at macroscale butterfly biodiversity shifts in a critically under sampled region of North America and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methods that can match recent increases in community science participation with more sparse historical data 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 </w:t>
      </w:r>
      <w:r w:rsidRPr="00703517">
        <w:rPr>
          <w:rFonts w:ascii="Times New Roman" w:hAnsi="Times New Roman" w:cs="Times New Roman"/>
          <w:sz w:val="24"/>
          <w:szCs w:val="24"/>
        </w:rPr>
        <w:t xml:space="preserve">using </w:t>
      </w:r>
      <w:r w:rsidR="003C3DE7" w:rsidRPr="00703517">
        <w:rPr>
          <w:rFonts w:ascii="Times New Roman" w:hAnsi="Times New Roman" w:cs="Times New Roman"/>
          <w:sz w:val="24"/>
          <w:szCs w:val="24"/>
        </w:rPr>
        <w:t xml:space="preserve">presence-only </w:t>
      </w:r>
      <w:r w:rsidR="00894144" w:rsidRPr="00703517">
        <w:rPr>
          <w:rFonts w:ascii="Times New Roman" w:hAnsi="Times New Roman" w:cs="Times New Roman"/>
          <w:sz w:val="24"/>
          <w:szCs w:val="24"/>
        </w:rPr>
        <w:t>data.</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61CC49C1"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 xml:space="preserve">Firstly, we want to thank all of the museum staff, volunteers, and community scientists who aid in the mobilization of biodiversity data used in this study. We would like to thank Laura Melissa Guzman, Rassim Khelifa, Leithen M’Gonigle, Sarah Johnson, Hanna Jackson, and Elijah Reyes for insightful conversations and collaboration on the use of occupancy models with presence-only data. Martha Weiss, Gina Wimp, Greg Breed </w:t>
      </w:r>
      <w:r w:rsidR="00525758">
        <w:rPr>
          <w:rFonts w:ascii="Times New Roman" w:hAnsi="Times New Roman" w:cs="Times New Roman"/>
          <w:sz w:val="24"/>
          <w:szCs w:val="24"/>
        </w:rPr>
        <w:t xml:space="preserve">and members of the Ries </w:t>
      </w:r>
      <w:r w:rsidR="00525758">
        <w:rPr>
          <w:rFonts w:ascii="Times New Roman" w:hAnsi="Times New Roman" w:cs="Times New Roman"/>
          <w:sz w:val="24"/>
          <w:szCs w:val="24"/>
        </w:rPr>
        <w:lastRenderedPageBreak/>
        <w:t>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t>
      </w:r>
      <w:proofErr w:type="spellStart"/>
      <w:r w:rsidRPr="00703517">
        <w:rPr>
          <w:rFonts w:ascii="Times New Roman" w:hAnsi="Times New Roman" w:cs="Times New Roman"/>
          <w:sz w:val="24"/>
          <w:szCs w:val="24"/>
        </w:rPr>
        <w:t>Woonki</w:t>
      </w:r>
      <w:proofErr w:type="spellEnd"/>
      <w:r w:rsidRPr="00703517">
        <w:rPr>
          <w:rFonts w:ascii="Times New Roman" w:hAnsi="Times New Roman" w:cs="Times New Roman"/>
          <w:sz w:val="24"/>
          <w:szCs w:val="24"/>
        </w:rPr>
        <w:t xml:space="preserve"> Chung), Georgetown Massive Data Institute (Lisa Singh), and the University of Florida </w:t>
      </w:r>
      <w:proofErr w:type="spellStart"/>
      <w:r w:rsidRPr="00703517">
        <w:rPr>
          <w:rFonts w:ascii="Times New Roman" w:hAnsi="Times New Roman" w:cs="Times New Roman"/>
          <w:sz w:val="24"/>
          <w:szCs w:val="24"/>
        </w:rPr>
        <w:t>HiperGator</w:t>
      </w:r>
      <w:proofErr w:type="spellEnd"/>
      <w:r w:rsidRPr="00703517">
        <w:rPr>
          <w:rFonts w:ascii="Times New Roman" w:hAnsi="Times New Roman" w:cs="Times New Roman"/>
          <w:sz w:val="24"/>
          <w:szCs w:val="24"/>
        </w:rPr>
        <w:t xml:space="preserve">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system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 xml:space="preserve">1. </w:t>
      </w:r>
      <w:commentRangeStart w:id="0"/>
      <w:r w:rsidRPr="00703517">
        <w:rPr>
          <w:rFonts w:ascii="Times New Roman" w:hAnsi="Times New Roman" w:cs="Times New Roman"/>
          <w:b/>
          <w:sz w:val="24"/>
          <w:szCs w:val="24"/>
        </w:rPr>
        <w:t>INTRODUCTION</w:t>
      </w:r>
      <w:commentRangeEnd w:id="0"/>
      <w:r w:rsidR="00D35212" w:rsidRPr="00703517">
        <w:rPr>
          <w:rStyle w:val="CommentReference"/>
          <w:rFonts w:ascii="Times New Roman" w:hAnsi="Times New Roman" w:cs="Times New Roman"/>
          <w:sz w:val="24"/>
          <w:szCs w:val="24"/>
        </w:rPr>
        <w:commentReference w:id="0"/>
      </w:r>
    </w:p>
    <w:p w14:paraId="461E8BB5" w14:textId="4193BE36"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commentRangeStart w:id="1"/>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commentRangeEnd w:id="1"/>
      <w:r w:rsidR="005E1136" w:rsidRPr="00703517">
        <w:rPr>
          <w:rStyle w:val="CommentReference"/>
          <w:rFonts w:ascii="Times New Roman" w:hAnsi="Times New Roman" w:cs="Times New Roman"/>
          <w:sz w:val="24"/>
          <w:szCs w:val="24"/>
        </w:rPr>
        <w:commentReference w:id="1"/>
      </w:r>
      <w:r w:rsidRPr="00703517">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{"citationID":"XFgHtQBp","properties":{"formattedCitation":"(Kremen {\\i{}et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and the potential for collapse of some ecological networks</w:t>
      </w:r>
      <w:r w:rsidR="00E554A8" w:rsidRPr="00703517">
        <w:rPr>
          <w:rFonts w:ascii="Times New Roman" w:hAnsi="Times New Roman" w:cs="Times New Roman"/>
          <w:sz w:val="24"/>
          <w:szCs w:val="24"/>
        </w:rPr>
        <w:t xml:space="preserve"> </w:t>
      </w:r>
      <w:commentRangeStart w:id="2"/>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{"citationID":"1H5f6D0Z","properties":{"formattedCitation":"(Dunne {\\i{}et al.} 2002; Memmott {\\i{}et al.} 2004; Grames {\\i{}et al.} 2023)","plainCitation":"(Dunne et al. 2002; Memmott et al. 2004; Grames et al. 2023)","noteIndex":0},"citationItems":[{"id":791,"uris":["http://zotero.org/users/3183432/items/VLA7TAFZ"],"itemData":{"id":791,"type":"article-journal","container-title":"Ecology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(Dunne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Memmott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2004; Grames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commentRangeEnd w:id="2"/>
      <w:r w:rsidR="005E1136" w:rsidRPr="00703517">
        <w:rPr>
          <w:rStyle w:val="CommentReference"/>
          <w:rFonts w:ascii="Times New Roman" w:hAnsi="Times New Roman" w:cs="Times New Roman"/>
          <w:sz w:val="24"/>
          <w:szCs w:val="24"/>
        </w:rPr>
        <w:commentReference w:id="2"/>
      </w:r>
      <w:r w:rsidRPr="00703517">
        <w:rPr>
          <w:rFonts w:ascii="Times New Roman" w:hAnsi="Times New Roman" w:cs="Times New Roman"/>
          <w:sz w:val="24"/>
          <w:szCs w:val="24"/>
        </w:rPr>
        <w:t xml:space="preserve">. Although the list of potential agents driving insect decline is multifaceted </w:t>
      </w:r>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 climate change has been put forth as a major 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hyperlink r:id="rId13">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both local and </w:t>
      </w:r>
      <w:commentRangeStart w:id="3"/>
      <w:r w:rsidRPr="00703517">
        <w:rPr>
          <w:rFonts w:ascii="Times New Roman" w:hAnsi="Times New Roman" w:cs="Times New Roman"/>
          <w:sz w:val="24"/>
          <w:szCs w:val="24"/>
        </w:rPr>
        <w:t xml:space="preserve">macroscale climatic conditions  </w:t>
      </w:r>
      <w:commentRangeEnd w:id="3"/>
      <w:r w:rsidR="003C6E1A" w:rsidRPr="00703517">
        <w:rPr>
          <w:rStyle w:val="CommentReference"/>
          <w:rFonts w:ascii="Times New Roman" w:hAnsi="Times New Roman" w:cs="Times New Roman"/>
          <w:sz w:val="24"/>
          <w:szCs w:val="24"/>
        </w:rPr>
        <w:commentReference w:id="3"/>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distribution and natural history data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Pr="00703517">
        <w:rPr>
          <w:rFonts w:ascii="Times New Roman" w:hAnsi="Times New Roman" w:cs="Times New Roman"/>
          <w:sz w:val="24"/>
          <w:szCs w:val="24"/>
        </w:rPr>
        <w:t xml:space="preserve">Numerous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14">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{"citationID":"dQSRCNA7","properties":{"formattedCitation":"(Parmesan {\\i{}et al.} 1999; Poyry {\\i{}et al.} 2009; Breed {\\i{}et al.} 2013)","plainCitation":"(Parmesan et al. 1999; Poyry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o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(Parmesan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1999; Poyry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2009; Breed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55163B7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ins w:id="4" w:author="Leslie Ries" w:date="2023-03-19T08:43:00Z">
        <w:r w:rsidR="003C6E1A" w:rsidRPr="00703517">
          <w:rPr>
            <w:rFonts w:ascii="Times New Roman" w:hAnsi="Times New Roman" w:cs="Times New Roman"/>
            <w:sz w:val="24"/>
            <w:szCs w:val="24"/>
          </w:rPr>
          <w:t xml:space="preserve"> (ref)</w:t>
        </w:r>
      </w:ins>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in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butterflies in high-latitude regions to persist under such drastically 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commentRangeStart w:id="5"/>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(Corlett &amp; Westcott </w:t>
      </w:r>
      <w:r w:rsidR="00B71B27" w:rsidRPr="00703517">
        <w:rPr>
          <w:rFonts w:ascii="Times New Roman" w:hAnsi="Times New Roman" w:cs="Times New Roman"/>
          <w:sz w:val="24"/>
          <w:szCs w:val="24"/>
        </w:rPr>
        <w:lastRenderedPageBreak/>
        <w:t>2013; Kellermann &amp; van Heerwaarden 2019)</w:t>
      </w:r>
      <w:r w:rsidR="00396D47" w:rsidRPr="00703517">
        <w:rPr>
          <w:rFonts w:ascii="Times New Roman" w:hAnsi="Times New Roman" w:cs="Times New Roman"/>
          <w:sz w:val="24"/>
          <w:szCs w:val="24"/>
        </w:rPr>
        <w:fldChar w:fldCharType="end"/>
      </w:r>
      <w:commentRangeEnd w:id="5"/>
      <w:r w:rsidR="00396D47" w:rsidRPr="00703517">
        <w:rPr>
          <w:rStyle w:val="CommentReference"/>
          <w:rFonts w:ascii="Times New Roman" w:hAnsi="Times New Roman" w:cs="Times New Roman"/>
          <w:sz w:val="24"/>
          <w:szCs w:val="24"/>
        </w:rPr>
        <w:commentReference w:id="5"/>
      </w:r>
      <w:r w:rsidRPr="00703517">
        <w:rPr>
          <w:rFonts w:ascii="Times New Roman" w:hAnsi="Times New Roman" w:cs="Times New Roman"/>
          <w:sz w:val="24"/>
          <w:szCs w:val="24"/>
        </w:rPr>
        <w:t xml:space="preserve">. The rapid climatic changes in this region and the </w:t>
      </w:r>
      <w:commentRangeStart w:id="6"/>
      <w:r w:rsidRPr="00703517">
        <w:rPr>
          <w:rFonts w:ascii="Times New Roman" w:hAnsi="Times New Roman" w:cs="Times New Roman"/>
          <w:sz w:val="24"/>
          <w:szCs w:val="24"/>
        </w:rPr>
        <w:t xml:space="preserve">potential for significant barriers </w:t>
      </w:r>
      <w:commentRangeEnd w:id="6"/>
      <w:r w:rsidR="00396D47" w:rsidRPr="00703517">
        <w:rPr>
          <w:rStyle w:val="CommentReference"/>
          <w:rFonts w:ascii="Times New Roman" w:hAnsi="Times New Roman" w:cs="Times New Roman"/>
          <w:sz w:val="24"/>
          <w:szCs w:val="24"/>
        </w:rPr>
        <w:commentReference w:id="6"/>
      </w:r>
      <w:r w:rsidRPr="00703517">
        <w:rPr>
          <w:rFonts w:ascii="Times New Roman" w:hAnsi="Times New Roman" w:cs="Times New Roman"/>
          <w:sz w:val="24"/>
          <w:szCs w:val="24"/>
        </w:rPr>
        <w:t xml:space="preserve">to movement contribute to a high degree of “climate debt” for butterflies </w:t>
      </w:r>
      <w:commentRangeStart w:id="7"/>
      <w:commentRangeStart w:id="8"/>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commentRangeEnd w:id="7"/>
      <w:r w:rsidR="00396D47" w:rsidRPr="00703517">
        <w:rPr>
          <w:rStyle w:val="CommentReference"/>
          <w:rFonts w:ascii="Times New Roman" w:hAnsi="Times New Roman" w:cs="Times New Roman"/>
          <w:sz w:val="24"/>
          <w:szCs w:val="24"/>
        </w:rPr>
        <w:commentReference w:id="7"/>
      </w:r>
      <w:commentRangeEnd w:id="8"/>
      <w:r w:rsidR="00396D47" w:rsidRPr="00703517">
        <w:rPr>
          <w:rStyle w:val="CommentReference"/>
          <w:rFonts w:ascii="Times New Roman" w:hAnsi="Times New Roman" w:cs="Times New Roman"/>
          <w:sz w:val="24"/>
          <w:szCs w:val="24"/>
        </w:rPr>
        <w:commentReference w:id="8"/>
      </w:r>
      <w:r w:rsidRPr="00703517">
        <w:rPr>
          <w:rFonts w:ascii="Times New Roman" w:hAnsi="Times New Roman" w:cs="Times New Roman"/>
          <w:sz w:val="24"/>
          <w:szCs w:val="24"/>
        </w:rPr>
        <w:t xml:space="preserve"> </w:t>
      </w:r>
      <w:commentRangeStart w:id="9"/>
      <w:r w:rsidRPr="00703517">
        <w:rPr>
          <w:rFonts w:ascii="Times New Roman" w:hAnsi="Times New Roman" w:cs="Times New Roman"/>
          <w:sz w:val="24"/>
          <w:szCs w:val="24"/>
        </w:rPr>
        <w:t xml:space="preserve">or an increase in the disparity between current species ranges and the range shifts required to track climatic niche space under future climate change scenarios. </w:t>
      </w:r>
      <w:commentRangeEnd w:id="9"/>
      <w:r w:rsidR="00396D47" w:rsidRPr="00703517">
        <w:rPr>
          <w:rStyle w:val="CommentReference"/>
          <w:rFonts w:ascii="Times New Roman" w:hAnsi="Times New Roman" w:cs="Times New Roman"/>
          <w:sz w:val="24"/>
          <w:szCs w:val="24"/>
        </w:rPr>
        <w:commentReference w:id="9"/>
      </w:r>
    </w:p>
    <w:p w14:paraId="39753728" w14:textId="62CDAB8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butterflies</w:t>
      </w:r>
      <w:r w:rsidR="00A7686D" w:rsidRPr="00703517">
        <w:rPr>
          <w:rFonts w:ascii="Times New Roman" w:hAnsi="Times New Roman" w:cs="Times New Roman"/>
          <w:sz w:val="24"/>
          <w:szCs w:val="24"/>
        </w:rPr>
        <w:t>, and available data are highly biased</w:t>
      </w:r>
      <w:r w:rsidRPr="00703517">
        <w:rPr>
          <w:rFonts w:ascii="Times New Roman" w:hAnsi="Times New Roman" w:cs="Times New Roman"/>
          <w:sz w:val="24"/>
          <w:szCs w:val="24"/>
        </w:rPr>
        <w:t xml:space="preserve"> </w:t>
      </w:r>
      <w:hyperlink r:id="rId15">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6">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Data that do exist in this region come largely from natural history museum collections and community science platforms (such as records from online and mobile platforms like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are almost all</w:t>
      </w:r>
      <w:r w:rsidR="00396D47" w:rsidRPr="00703517">
        <w:rPr>
          <w:rFonts w:ascii="Times New Roman" w:hAnsi="Times New Roman" w:cs="Times New Roman"/>
          <w:sz w:val="24"/>
          <w:szCs w:val="24"/>
        </w:rPr>
        <w:t xml:space="preserve"> opportunistic</w:t>
      </w:r>
      <w:r w:rsidRPr="00703517">
        <w:rPr>
          <w:rFonts w:ascii="Times New Roman" w:hAnsi="Times New Roman" w:cs="Times New Roman"/>
          <w:sz w:val="24"/>
          <w:szCs w:val="24"/>
        </w:rPr>
        <w:t xml:space="preserve"> “presence-only” </w:t>
      </w:r>
      <w:ins w:id="10" w:author="Leslie Ries" w:date="2023-03-19T08:55:00Z">
        <w:r w:rsidR="00396D47" w:rsidRPr="00703517">
          <w:rPr>
            <w:rFonts w:ascii="Times New Roman" w:hAnsi="Times New Roman" w:cs="Times New Roman"/>
            <w:sz w:val="24"/>
            <w:szCs w:val="24"/>
          </w:rPr>
          <w:t xml:space="preserve">(PO?) </w:t>
        </w:r>
      </w:ins>
      <w:del w:id="11" w:author="Leslie Ries" w:date="2023-03-19T08:55:00Z">
        <w:r w:rsidRPr="00703517" w:rsidDel="00396D47">
          <w:rPr>
            <w:rFonts w:ascii="Times New Roman" w:hAnsi="Times New Roman" w:cs="Times New Roman"/>
            <w:sz w:val="24"/>
            <w:szCs w:val="24"/>
          </w:rPr>
          <w:delText>or “opportunistic”</w:delText>
        </w:r>
      </w:del>
      <w:ins w:id="12" w:author="Leslie Ries" w:date="2023-03-19T08:55:00Z">
        <w:r w:rsidR="00396D47"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 (</w:t>
      </w:r>
      <w:del w:id="13" w:author="Leslie Ries" w:date="2023-03-19T08:54:00Z">
        <w:r w:rsidRPr="00703517" w:rsidDel="00396D47">
          <w:rPr>
            <w:rFonts w:ascii="Times New Roman" w:hAnsi="Times New Roman" w:cs="Times New Roman"/>
            <w:sz w:val="24"/>
            <w:szCs w:val="24"/>
          </w:rPr>
          <w:delText xml:space="preserve">henceforth referred to by the </w:delText>
        </w:r>
        <w:commentRangeStart w:id="14"/>
        <w:r w:rsidRPr="00703517" w:rsidDel="00396D47">
          <w:rPr>
            <w:rFonts w:ascii="Times New Roman" w:hAnsi="Times New Roman" w:cs="Times New Roman"/>
            <w:sz w:val="24"/>
            <w:szCs w:val="24"/>
          </w:rPr>
          <w:delText>former</w:delText>
        </w:r>
      </w:del>
      <w:ins w:id="15" w:author="Leslie Ries" w:date="2023-03-19T08:54:00Z">
        <w:r w:rsidR="00396D47" w:rsidRPr="00703517">
          <w:rPr>
            <w:rFonts w:ascii="Times New Roman" w:hAnsi="Times New Roman" w:cs="Times New Roman"/>
            <w:sz w:val="24"/>
            <w:szCs w:val="24"/>
          </w:rPr>
          <w:t>hereafter, presence only</w:t>
        </w:r>
        <w:commentRangeEnd w:id="14"/>
        <w:r w:rsidR="00396D47" w:rsidRPr="00703517">
          <w:rPr>
            <w:rStyle w:val="CommentReference"/>
            <w:rFonts w:ascii="Times New Roman" w:hAnsi="Times New Roman" w:cs="Times New Roman"/>
            <w:sz w:val="24"/>
            <w:szCs w:val="24"/>
          </w:rPr>
          <w:commentReference w:id="14"/>
        </w:r>
      </w:ins>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reflect </w:t>
      </w:r>
      <w:r w:rsidR="00A7686D" w:rsidRPr="00703517">
        <w:rPr>
          <w:rFonts w:ascii="Times New Roman" w:hAnsi="Times New Roman" w:cs="Times New Roman"/>
          <w:sz w:val="24"/>
          <w:szCs w:val="24"/>
        </w:rPr>
        <w:t xml:space="preserve">complete community sampling and </w:t>
      </w:r>
      <w:r w:rsidR="00587906" w:rsidRPr="00703517">
        <w:rPr>
          <w:rFonts w:ascii="Times New Roman" w:hAnsi="Times New Roman" w:cs="Times New Roman"/>
          <w:sz w:val="24"/>
          <w:szCs w:val="24"/>
        </w:rPr>
        <w:t>may</w:t>
      </w:r>
      <w:r w:rsidR="00A7686D"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not capture all species </w:t>
      </w:r>
      <w:r w:rsidR="00A7686D" w:rsidRPr="00703517">
        <w:rPr>
          <w:rFonts w:ascii="Times New Roman" w:hAnsi="Times New Roman" w:cs="Times New Roman"/>
          <w:sz w:val="24"/>
          <w:szCs w:val="24"/>
        </w:rPr>
        <w:t>in a</w:t>
      </w:r>
      <w:r w:rsidRPr="00703517">
        <w:rPr>
          <w:rFonts w:ascii="Times New Roman" w:hAnsi="Times New Roman" w:cs="Times New Roman"/>
          <w:sz w:val="24"/>
          <w:szCs w:val="24"/>
        </w:rPr>
        <w:t xml:space="preserve"> broader </w:t>
      </w:r>
      <w:r w:rsidR="00A7686D"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A7686D" w:rsidRPr="00703517">
        <w:rPr>
          <w:rFonts w:ascii="Times New Roman" w:hAnsi="Times New Roman" w:cs="Times New Roman"/>
          <w:sz w:val="24"/>
          <w:szCs w:val="24"/>
        </w:rPr>
        <w:t>more detectable or a site may only have been ever visited one time</w:t>
      </w:r>
      <w:r w:rsidR="00587906"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while</w:t>
      </w:r>
      <w:r w:rsidRPr="00703517">
        <w:rPr>
          <w:rFonts w:ascii="Times New Roman" w:hAnsi="Times New Roman" w:cs="Times New Roman"/>
          <w:sz w:val="24"/>
          <w:szCs w:val="24"/>
        </w:rPr>
        <w:t>, cryptic</w:t>
      </w:r>
      <w:r w:rsidR="00A7686D" w:rsidRPr="00703517">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drab species may go under-reported</w:t>
      </w:r>
      <w:r w:rsidR="00A7686D"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A768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(Meyer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2016; Adamo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A7686D"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Finally, t</w:t>
      </w:r>
      <w:r w:rsidRPr="00703517">
        <w:rPr>
          <w:rFonts w:ascii="Times New Roman" w:hAnsi="Times New Roman" w:cs="Times New Roman"/>
          <w:sz w:val="24"/>
          <w:szCs w:val="24"/>
        </w:rPr>
        <w:t>h</w:t>
      </w:r>
      <w:r w:rsidR="00587906" w:rsidRPr="00703517">
        <w:rPr>
          <w:rFonts w:ascii="Times New Roman" w:hAnsi="Times New Roman" w:cs="Times New Roman"/>
          <w:sz w:val="24"/>
          <w:szCs w:val="24"/>
        </w:rPr>
        <w:t>ese data are</w:t>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highly biased because</w:t>
      </w:r>
      <w:r w:rsidRPr="00703517">
        <w:rPr>
          <w:rFonts w:ascii="Times New Roman" w:hAnsi="Times New Roman" w:cs="Times New Roman"/>
          <w:sz w:val="24"/>
          <w:szCs w:val="24"/>
        </w:rPr>
        <w:t xml:space="preserve"> sampling intent </w:t>
      </w:r>
      <w:commentRangeStart w:id="16"/>
      <w:r w:rsidR="00A7686D" w:rsidRPr="00703517">
        <w:rPr>
          <w:rFonts w:ascii="Times New Roman" w:hAnsi="Times New Roman" w:cs="Times New Roman"/>
          <w:sz w:val="24"/>
          <w:szCs w:val="24"/>
        </w:rPr>
        <w:t>are both unknown and unknowable</w:t>
      </w:r>
      <w:commentRangeEnd w:id="16"/>
      <w:r w:rsidR="00A7686D" w:rsidRPr="00703517">
        <w:rPr>
          <w:rStyle w:val="CommentReference"/>
          <w:rFonts w:ascii="Times New Roman" w:hAnsi="Times New Roman" w:cs="Times New Roman"/>
          <w:sz w:val="24"/>
          <w:szCs w:val="24"/>
        </w:rPr>
        <w:commentReference w:id="16"/>
      </w:r>
      <w:r w:rsidRPr="00703517">
        <w:rPr>
          <w:rFonts w:ascii="Times New Roman" w:hAnsi="Times New Roman" w:cs="Times New Roman"/>
          <w:sz w:val="24"/>
          <w:szCs w:val="24"/>
        </w:rPr>
        <w:t xml:space="preserve">. </w:t>
      </w:r>
      <w:commentRangeStart w:id="17"/>
      <w:r w:rsidRPr="00703517">
        <w:rPr>
          <w:rFonts w:ascii="Times New Roman" w:hAnsi="Times New Roman" w:cs="Times New Roman"/>
          <w:sz w:val="24"/>
          <w:szCs w:val="24"/>
        </w:rPr>
        <w:t>Uncorrected or mishandled biases in downstream analyses can cause problems when attempting to reconstruct ecological trends over large spatial extents and through time</w:t>
      </w:r>
      <w:commentRangeEnd w:id="17"/>
      <w:r w:rsidR="001943B0" w:rsidRPr="00703517">
        <w:rPr>
          <w:rStyle w:val="CommentReference"/>
          <w:rFonts w:ascii="Times New Roman" w:hAnsi="Times New Roman" w:cs="Times New Roman"/>
          <w:sz w:val="24"/>
          <w:szCs w:val="24"/>
        </w:rPr>
        <w:commentReference w:id="17"/>
      </w:r>
      <w:r w:rsidRPr="00703517">
        <w:rPr>
          <w:rFonts w:ascii="Times New Roman" w:hAnsi="Times New Roman" w:cs="Times New Roman"/>
          <w:sz w:val="24"/>
          <w:szCs w:val="24"/>
        </w:rPr>
        <w:t xml:space="preserve"> </w:t>
      </w:r>
      <w:hyperlink r:id="rId17">
        <w:r w:rsidR="00F4001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{"citationID":"BdTO0wG8","properties":{"formattedCitation":"(Guzman {\\i{}et al.} 2021; Larsen &amp; Shirey 2021)","plainCitation":"(Guzman et al. 2021; Larsen &amp; Shirey 2021)","noteIndex":0},"citationItems":[{"id":642,"uris":["http://zotero.org/users/3183432/items/W9UWDUCJ"],"itemData":{"id":642,"type":"article-journal","container-title":"Biological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F4001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(Guzman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Larsen &amp; Shirey 2021)</w:t>
        </w:r>
        <w:r w:rsidR="00F4001C"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w:t>
      </w:r>
    </w:p>
    <w:p w14:paraId="7147EB44" w14:textId="4380D0D6" w:rsidR="007B72B7" w:rsidRPr="00703517" w:rsidRDefault="00000000" w:rsidP="00296FBC">
      <w:pPr>
        <w:spacing w:line="480" w:lineRule="auto"/>
        <w:ind w:firstLine="720"/>
        <w:jc w:val="both"/>
        <w:rPr>
          <w:rFonts w:ascii="Times New Roman" w:hAnsi="Times New Roman" w:cs="Times New Roman"/>
          <w:sz w:val="24"/>
          <w:szCs w:val="24"/>
        </w:rPr>
      </w:pPr>
      <w:commentRangeStart w:id="18"/>
      <w:commentRangeStart w:id="19"/>
      <w:r w:rsidRPr="00703517">
        <w:rPr>
          <w:rFonts w:ascii="Times New Roman" w:hAnsi="Times New Roman" w:cs="Times New Roman"/>
          <w:sz w:val="24"/>
          <w:szCs w:val="24"/>
        </w:rPr>
        <w:t xml:space="preserve">Fortunately, new advances in statistical modeling may be able to address this </w:t>
      </w:r>
      <w:r w:rsidR="001943B0" w:rsidRPr="00703517">
        <w:rPr>
          <w:rFonts w:ascii="Times New Roman" w:hAnsi="Times New Roman" w:cs="Times New Roman"/>
          <w:sz w:val="24"/>
          <w:szCs w:val="24"/>
        </w:rPr>
        <w:t>bias and</w:t>
      </w:r>
      <w:r w:rsidRPr="00703517">
        <w:rPr>
          <w:rFonts w:ascii="Times New Roman" w:hAnsi="Times New Roman" w:cs="Times New Roman"/>
          <w:sz w:val="24"/>
          <w:szCs w:val="24"/>
        </w:rPr>
        <w:t xml:space="preserve"> unlock the potential of these data for broader research use. </w:t>
      </w:r>
      <w:commentRangeEnd w:id="18"/>
      <w:r w:rsidR="00D35212" w:rsidRPr="00703517">
        <w:rPr>
          <w:rStyle w:val="CommentReference"/>
          <w:rFonts w:ascii="Times New Roman" w:hAnsi="Times New Roman" w:cs="Times New Roman"/>
          <w:sz w:val="24"/>
          <w:szCs w:val="24"/>
        </w:rPr>
        <w:commentReference w:id="18"/>
      </w:r>
      <w:commentRangeEnd w:id="19"/>
      <w:r w:rsidR="00D35212" w:rsidRPr="00703517">
        <w:rPr>
          <w:rStyle w:val="CommentReference"/>
          <w:rFonts w:ascii="Times New Roman" w:hAnsi="Times New Roman" w:cs="Times New Roman"/>
          <w:sz w:val="24"/>
          <w:szCs w:val="24"/>
        </w:rPr>
        <w:commentReference w:id="19"/>
      </w:r>
      <w:r w:rsidRPr="00703517">
        <w:rPr>
          <w:rFonts w:ascii="Times New Roman" w:hAnsi="Times New Roman" w:cs="Times New Roman"/>
          <w:sz w:val="24"/>
          <w:szCs w:val="24"/>
        </w:rPr>
        <w:t xml:space="preserve">For example, occupancy-detection models, which </w:t>
      </w:r>
      <w:r w:rsidR="00C24AA6" w:rsidRPr="00703517">
        <w:rPr>
          <w:rFonts w:ascii="Times New Roman" w:hAnsi="Times New Roman" w:cs="Times New Roman"/>
          <w:sz w:val="24"/>
          <w:szCs w:val="24"/>
        </w:rPr>
        <w:t xml:space="preserve">are designed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 xml:space="preserve">to </w:t>
      </w:r>
      <w:r w:rsidR="00C24AA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reconstruct ecological signals over space and time from </w:t>
      </w:r>
      <w:commentRangeStart w:id="20"/>
      <w:commentRangeStart w:id="21"/>
      <w:r w:rsidRPr="00703517">
        <w:rPr>
          <w:rFonts w:ascii="Times New Roman" w:hAnsi="Times New Roman" w:cs="Times New Roman"/>
          <w:sz w:val="24"/>
          <w:szCs w:val="24"/>
        </w:rPr>
        <w:t>presence-</w:t>
      </w:r>
      <w:r w:rsidR="00C24AA6" w:rsidRPr="00703517">
        <w:rPr>
          <w:rFonts w:ascii="Times New Roman" w:hAnsi="Times New Roman" w:cs="Times New Roman"/>
          <w:sz w:val="24"/>
          <w:szCs w:val="24"/>
        </w:rPr>
        <w:t xml:space="preserve">absence or, more accurately, </w:t>
      </w:r>
      <w:r w:rsidR="00C24AA6" w:rsidRPr="00703517">
        <w:rPr>
          <w:rFonts w:ascii="Times New Roman" w:hAnsi="Times New Roman" w:cs="Times New Roman"/>
          <w:sz w:val="24"/>
          <w:szCs w:val="24"/>
        </w:rPr>
        <w:lastRenderedPageBreak/>
        <w:t xml:space="preserve">detection-non detection </w:t>
      </w:r>
      <w:commentRangeEnd w:id="20"/>
      <w:r w:rsidR="00C24AA6" w:rsidRPr="00703517">
        <w:rPr>
          <w:rStyle w:val="CommentReference"/>
          <w:rFonts w:ascii="Times New Roman" w:hAnsi="Times New Roman" w:cs="Times New Roman"/>
          <w:sz w:val="24"/>
          <w:szCs w:val="24"/>
        </w:rPr>
        <w:commentReference w:id="20"/>
      </w:r>
      <w:commentRangeEnd w:id="21"/>
      <w:r w:rsidR="00C24AA6" w:rsidRPr="00703517">
        <w:rPr>
          <w:rStyle w:val="CommentReference"/>
          <w:rFonts w:ascii="Times New Roman" w:hAnsi="Times New Roman" w:cs="Times New Roman"/>
          <w:sz w:val="24"/>
          <w:szCs w:val="24"/>
        </w:rPr>
        <w:commentReference w:id="21"/>
      </w:r>
      <w:r w:rsidRPr="00703517">
        <w:rPr>
          <w:rFonts w:ascii="Times New Roman" w:hAnsi="Times New Roman" w:cs="Times New Roman"/>
          <w:sz w:val="24"/>
          <w:szCs w:val="24"/>
        </w:rPr>
        <w:t>data</w:t>
      </w:r>
      <w:r w:rsidR="00C24AA6" w:rsidRPr="00703517">
        <w:rPr>
          <w:rFonts w:ascii="Times New Roman" w:hAnsi="Times New Roman" w:cs="Times New Roman"/>
          <w:sz w:val="24"/>
          <w:szCs w:val="24"/>
        </w:rPr>
        <w:t xml:space="preserve">, where sites were repeated visited and patterns in the series of detections and non-detections were used to disentangle the process of observation from underlying ecology </w:t>
      </w:r>
      <w:r w:rsidR="00A862E5" w:rsidRPr="00703517">
        <w:rPr>
          <w:rFonts w:ascii="Times New Roman" w:hAnsi="Times New Roman" w:cs="Times New Roman"/>
          <w:sz w:val="24"/>
          <w:szCs w:val="24"/>
        </w:rPr>
        <w:t xml:space="preserve"> </w:t>
      </w:r>
      <w:commentRangeStart w:id="22"/>
      <w:r w:rsidR="00A862E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{"citationID":"oormIYET","properties":{"formattedCitation":"(van Strien {\\i{}et al.} 2013; J\\uc0\\u246{}nsson {\\i{}et al.} 2021; Engelhardt {\\i{}et al.} 2022; Jackson {\\i{}et al.} 2022; Shirey {\\i{}et al.} 2022a)","plainCitation":"(van Strien et al. 2013; Jönsson et al. 2021; Engelhardt et al. 2022; Jackson et al. 2022; Shirey et al. 2022a)","noteIndex":0},"citationItems":[{"id":584,"uris":["http://zotero.org/users/3183432/items/ZVFUSF5B"],"itemData":{"id":584,"type":"article-journal","abstract":"Abstract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Jönsson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Engelhardt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 Jackson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 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A862E5" w:rsidRPr="00703517">
        <w:rPr>
          <w:rFonts w:ascii="Times New Roman" w:hAnsi="Times New Roman" w:cs="Times New Roman"/>
          <w:sz w:val="24"/>
          <w:szCs w:val="24"/>
        </w:rPr>
        <w:fldChar w:fldCharType="end"/>
      </w:r>
      <w:commentRangeEnd w:id="22"/>
      <w:r w:rsidR="00C24AA6" w:rsidRPr="00703517">
        <w:rPr>
          <w:rStyle w:val="CommentReference"/>
          <w:rFonts w:ascii="Times New Roman" w:hAnsi="Times New Roman" w:cs="Times New Roman"/>
          <w:sz w:val="24"/>
          <w:szCs w:val="24"/>
        </w:rPr>
        <w:commentReference w:id="22"/>
      </w:r>
      <w:r w:rsidRPr="00703517">
        <w:rPr>
          <w:rFonts w:ascii="Times New Roman" w:hAnsi="Times New Roman" w:cs="Times New Roman"/>
          <w:sz w:val="24"/>
          <w:szCs w:val="24"/>
        </w:rPr>
        <w:t xml:space="preserve">. </w:t>
      </w:r>
      <w:commentRangeStart w:id="23"/>
      <w:ins w:id="24" w:author="Leslie Ries" w:date="2023-03-19T09:33:00Z">
        <w:r w:rsidR="00C24AA6" w:rsidRPr="00703517">
          <w:rPr>
            <w:rFonts w:ascii="Times New Roman" w:hAnsi="Times New Roman" w:cs="Times New Roman"/>
            <w:sz w:val="24"/>
            <w:szCs w:val="24"/>
          </w:rPr>
          <w:t>Further, both simulation (</w:t>
        </w:r>
      </w:ins>
      <w:ins w:id="25" w:author="Leslie Ries" w:date="2023-03-19T11:29:00Z">
        <w:r w:rsidR="00DF2B27" w:rsidRPr="00703517">
          <w:rPr>
            <w:rFonts w:ascii="Times New Roman" w:hAnsi="Times New Roman" w:cs="Times New Roman"/>
            <w:sz w:val="24"/>
            <w:szCs w:val="24"/>
          </w:rPr>
          <w:t>Strayer 1999,</w:t>
        </w:r>
      </w:ins>
      <w:commentRangeStart w:id="26"/>
      <w:ins w:id="27" w:author="Leslie Ries" w:date="2023-03-19T11:41:00Z">
        <w:r w:rsidR="002E769B" w:rsidRPr="00703517">
          <w:rPr>
            <w:rFonts w:ascii="Times New Roman" w:hAnsi="Times New Roman" w:cs="Times New Roman"/>
            <w:sz w:val="24"/>
            <w:szCs w:val="24"/>
          </w:rPr>
          <w:t xml:space="preserve">Gaston et al., </w:t>
        </w:r>
      </w:ins>
      <w:ins w:id="28" w:author="Leslie Ries" w:date="2023-03-19T11:29:00Z">
        <w:r w:rsidR="00DF2B27" w:rsidRPr="00703517">
          <w:rPr>
            <w:rFonts w:ascii="Times New Roman" w:hAnsi="Times New Roman" w:cs="Times New Roman"/>
            <w:sz w:val="24"/>
            <w:szCs w:val="24"/>
          </w:rPr>
          <w:t xml:space="preserve"> </w:t>
        </w:r>
      </w:ins>
      <w:commentRangeEnd w:id="26"/>
      <w:ins w:id="29" w:author="Leslie Ries" w:date="2023-03-19T11:41:00Z">
        <w:r w:rsidR="002E769B" w:rsidRPr="00703517">
          <w:rPr>
            <w:rStyle w:val="CommentReference"/>
            <w:rFonts w:ascii="Times New Roman" w:hAnsi="Times New Roman" w:cs="Times New Roman"/>
            <w:sz w:val="24"/>
            <w:szCs w:val="24"/>
          </w:rPr>
          <w:commentReference w:id="26"/>
        </w:r>
      </w:ins>
      <w:proofErr w:type="spellStart"/>
      <w:ins w:id="30" w:author="Leslie Ries" w:date="2023-03-19T11:29:00Z">
        <w:r w:rsidR="00DF2B27" w:rsidRPr="00703517">
          <w:rPr>
            <w:rFonts w:ascii="Times New Roman" w:hAnsi="Times New Roman" w:cs="Times New Roman"/>
            <w:sz w:val="24"/>
            <w:szCs w:val="24"/>
          </w:rPr>
          <w:t>Kery</w:t>
        </w:r>
        <w:proofErr w:type="spellEnd"/>
        <w:r w:rsidR="00DF2B27" w:rsidRPr="00703517">
          <w:rPr>
            <w:rFonts w:ascii="Times New Roman" w:hAnsi="Times New Roman" w:cs="Times New Roman"/>
            <w:sz w:val="24"/>
            <w:szCs w:val="24"/>
          </w:rPr>
          <w:t xml:space="preserve"> and </w:t>
        </w:r>
        <w:proofErr w:type="spellStart"/>
        <w:r w:rsidR="00DF2B27" w:rsidRPr="00703517">
          <w:rPr>
            <w:rFonts w:ascii="Times New Roman" w:hAnsi="Times New Roman" w:cs="Times New Roman"/>
            <w:sz w:val="24"/>
            <w:szCs w:val="24"/>
          </w:rPr>
          <w:t>Royle</w:t>
        </w:r>
        <w:proofErr w:type="spellEnd"/>
        <w:r w:rsidR="00DF2B27" w:rsidRPr="00703517">
          <w:rPr>
            <w:rFonts w:ascii="Times New Roman" w:hAnsi="Times New Roman" w:cs="Times New Roman"/>
            <w:sz w:val="24"/>
            <w:szCs w:val="24"/>
          </w:rPr>
          <w:t xml:space="preserve"> book</w:t>
        </w:r>
      </w:ins>
      <w:ins w:id="31" w:author="Leslie Ries" w:date="2023-03-19T09:33:00Z">
        <w:r w:rsidR="00C24AA6" w:rsidRPr="00703517">
          <w:rPr>
            <w:rFonts w:ascii="Times New Roman" w:hAnsi="Times New Roman" w:cs="Times New Roman"/>
            <w:sz w:val="24"/>
            <w:szCs w:val="24"/>
          </w:rPr>
          <w:t xml:space="preserve">) and </w:t>
        </w:r>
        <w:commentRangeStart w:id="32"/>
        <w:r w:rsidR="00C24AA6" w:rsidRPr="00703517">
          <w:rPr>
            <w:rFonts w:ascii="Times New Roman" w:hAnsi="Times New Roman" w:cs="Times New Roman"/>
            <w:sz w:val="24"/>
            <w:szCs w:val="24"/>
          </w:rPr>
          <w:t xml:space="preserve">field studies </w:t>
        </w:r>
      </w:ins>
      <w:ins w:id="33" w:author="Leslie Ries" w:date="2023-03-19T09:43:00Z">
        <w:r w:rsidR="003360F9" w:rsidRPr="00703517">
          <w:rPr>
            <w:rFonts w:ascii="Times New Roman" w:hAnsi="Times New Roman" w:cs="Times New Roman"/>
            <w:sz w:val="24"/>
            <w:szCs w:val="24"/>
          </w:rPr>
          <w:t xml:space="preserve">( ) </w:t>
        </w:r>
      </w:ins>
      <w:commentRangeEnd w:id="32"/>
      <w:ins w:id="34" w:author="Leslie Ries" w:date="2023-03-19T11:48:00Z">
        <w:r w:rsidR="00296FBC" w:rsidRPr="00703517">
          <w:rPr>
            <w:rStyle w:val="CommentReference"/>
            <w:rFonts w:ascii="Times New Roman" w:hAnsi="Times New Roman" w:cs="Times New Roman"/>
            <w:sz w:val="24"/>
            <w:szCs w:val="24"/>
          </w:rPr>
          <w:commentReference w:id="32"/>
        </w:r>
      </w:ins>
      <w:ins w:id="35" w:author="Leslie Ries" w:date="2023-03-19T09:33:00Z">
        <w:r w:rsidR="00C24AA6" w:rsidRPr="00703517">
          <w:rPr>
            <w:rFonts w:ascii="Times New Roman" w:hAnsi="Times New Roman" w:cs="Times New Roman"/>
            <w:sz w:val="24"/>
            <w:szCs w:val="24"/>
          </w:rPr>
          <w:t xml:space="preserve">have shown that </w:t>
        </w:r>
      </w:ins>
      <w:ins w:id="36" w:author="Leslie Ries" w:date="2023-03-19T09:34:00Z">
        <w:r w:rsidR="00C24AA6" w:rsidRPr="00703517">
          <w:rPr>
            <w:rFonts w:ascii="Times New Roman" w:hAnsi="Times New Roman" w:cs="Times New Roman"/>
            <w:sz w:val="24"/>
            <w:szCs w:val="24"/>
          </w:rPr>
          <w:t>detection-non detection</w:t>
        </w:r>
      </w:ins>
      <w:ins w:id="37" w:author="Leslie Ries" w:date="2023-03-19T09:38:00Z">
        <w:r w:rsidR="003360F9" w:rsidRPr="00703517">
          <w:rPr>
            <w:rFonts w:ascii="Times New Roman" w:hAnsi="Times New Roman" w:cs="Times New Roman"/>
            <w:sz w:val="24"/>
            <w:szCs w:val="24"/>
          </w:rPr>
          <w:t xml:space="preserve"> data provide </w:t>
        </w:r>
      </w:ins>
      <w:ins w:id="38" w:author="Leslie Ries" w:date="2023-03-19T11:28:00Z">
        <w:r w:rsidR="00DF2B27" w:rsidRPr="00703517">
          <w:rPr>
            <w:rFonts w:ascii="Times New Roman" w:hAnsi="Times New Roman" w:cs="Times New Roman"/>
            <w:sz w:val="24"/>
            <w:szCs w:val="24"/>
          </w:rPr>
          <w:t>similar</w:t>
        </w:r>
      </w:ins>
      <w:ins w:id="39" w:author="Leslie Ries" w:date="2023-03-19T09:38:00Z">
        <w:r w:rsidR="003360F9" w:rsidRPr="00703517">
          <w:rPr>
            <w:rFonts w:ascii="Times New Roman" w:hAnsi="Times New Roman" w:cs="Times New Roman"/>
            <w:sz w:val="24"/>
            <w:szCs w:val="24"/>
          </w:rPr>
          <w:t xml:space="preserve"> trends to surveys that document abundances</w:t>
        </w:r>
      </w:ins>
      <w:ins w:id="40" w:author="Leslie Ries" w:date="2023-03-19T11:48:00Z">
        <w:r w:rsidR="00296FBC" w:rsidRPr="00703517">
          <w:rPr>
            <w:rFonts w:ascii="Times New Roman" w:hAnsi="Times New Roman" w:cs="Times New Roman"/>
            <w:sz w:val="24"/>
            <w:szCs w:val="24"/>
          </w:rPr>
          <w:t xml:space="preserve"> (but see Dennis et al., 2019</w:t>
        </w:r>
      </w:ins>
      <w:ins w:id="41" w:author="Leslie Ries" w:date="2023-03-19T11:28:00Z">
        <w:r w:rsidR="00DF2B27" w:rsidRPr="00703517">
          <w:rPr>
            <w:rFonts w:ascii="Times New Roman" w:hAnsi="Times New Roman" w:cs="Times New Roman"/>
            <w:sz w:val="24"/>
            <w:szCs w:val="24"/>
          </w:rPr>
          <w:t>.</w:t>
        </w:r>
      </w:ins>
      <w:commentRangeEnd w:id="23"/>
      <w:ins w:id="42" w:author="Leslie Ries" w:date="2023-03-19T11:42:00Z">
        <w:r w:rsidR="002E769B" w:rsidRPr="00703517">
          <w:rPr>
            <w:rStyle w:val="CommentReference"/>
            <w:rFonts w:ascii="Times New Roman" w:hAnsi="Times New Roman" w:cs="Times New Roman"/>
            <w:sz w:val="24"/>
            <w:szCs w:val="24"/>
          </w:rPr>
          <w:commentReference w:id="23"/>
        </w:r>
      </w:ins>
      <w:ins w:id="43" w:author="Leslie Ries" w:date="2023-03-19T11:51:00Z">
        <w:r w:rsidR="00296FBC"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Th</w:t>
      </w:r>
      <w:r w:rsidR="00296FBC" w:rsidRPr="00703517">
        <w:rPr>
          <w:rFonts w:ascii="Times New Roman" w:hAnsi="Times New Roman" w:cs="Times New Roman"/>
          <w:sz w:val="24"/>
          <w:szCs w:val="24"/>
        </w:rPr>
        <w:t>is</w:t>
      </w:r>
      <w:r w:rsidRPr="00703517">
        <w:rPr>
          <w:rFonts w:ascii="Times New Roman" w:hAnsi="Times New Roman" w:cs="Times New Roman"/>
          <w:sz w:val="24"/>
          <w:szCs w:val="24"/>
        </w:rPr>
        <w:t xml:space="preserve"> </w:t>
      </w:r>
      <w:r w:rsidR="00C24AA6" w:rsidRPr="00703517">
        <w:rPr>
          <w:rFonts w:ascii="Times New Roman" w:hAnsi="Times New Roman" w:cs="Times New Roman"/>
          <w:sz w:val="24"/>
          <w:szCs w:val="24"/>
        </w:rPr>
        <w:t xml:space="preserve">recent innovation that provides a pathway to </w:t>
      </w:r>
      <w:r w:rsidRPr="00703517">
        <w:rPr>
          <w:rFonts w:ascii="Times New Roman" w:hAnsi="Times New Roman" w:cs="Times New Roman"/>
          <w:sz w:val="24"/>
          <w:szCs w:val="24"/>
        </w:rPr>
        <w:t xml:space="preserve">use occupancy-detection models, especially in </w:t>
      </w:r>
      <w:r w:rsidR="00296FBC" w:rsidRPr="00703517">
        <w:rPr>
          <w:rFonts w:ascii="Times New Roman" w:hAnsi="Times New Roman" w:cs="Times New Roman"/>
          <w:sz w:val="24"/>
          <w:szCs w:val="24"/>
        </w:rPr>
        <w:t xml:space="preserve">large </w:t>
      </w:r>
      <w:r w:rsidRPr="00703517">
        <w:rPr>
          <w:rFonts w:ascii="Times New Roman" w:hAnsi="Times New Roman" w:cs="Times New Roman"/>
          <w:sz w:val="24"/>
          <w:szCs w:val="24"/>
        </w:rPr>
        <w:t>region</w:t>
      </w:r>
      <w:r w:rsidR="00296FBC" w:rsidRPr="00703517">
        <w:rPr>
          <w:rFonts w:ascii="Times New Roman" w:hAnsi="Times New Roman" w:cs="Times New Roman"/>
          <w:sz w:val="24"/>
          <w:szCs w:val="24"/>
        </w:rPr>
        <w:t>s</w:t>
      </w:r>
      <w:r w:rsidRPr="00703517">
        <w:rPr>
          <w:rFonts w:ascii="Times New Roman" w:hAnsi="Times New Roman" w:cs="Times New Roman"/>
          <w:sz w:val="24"/>
          <w:szCs w:val="24"/>
        </w:rPr>
        <w:t xml:space="preserve"> </w:t>
      </w:r>
      <w:r w:rsidR="00296FBC" w:rsidRPr="00703517">
        <w:rPr>
          <w:rFonts w:ascii="Times New Roman" w:hAnsi="Times New Roman" w:cs="Times New Roman"/>
          <w:sz w:val="24"/>
          <w:szCs w:val="24"/>
        </w:rPr>
        <w:t>with</w:t>
      </w:r>
      <w:r w:rsidRPr="00703517">
        <w:rPr>
          <w:rFonts w:ascii="Times New Roman" w:hAnsi="Times New Roman" w:cs="Times New Roman"/>
          <w:sz w:val="24"/>
          <w:szCs w:val="24"/>
        </w:rPr>
        <w:t xml:space="preserve"> sparse, presence-only sampling</w:t>
      </w:r>
      <w:r w:rsidR="00296FBC" w:rsidRPr="00703517">
        <w:rPr>
          <w:rFonts w:ascii="Times New Roman" w:hAnsi="Times New Roman" w:cs="Times New Roman"/>
          <w:sz w:val="24"/>
          <w:szCs w:val="24"/>
        </w:rPr>
        <w:t xml:space="preserve"> is multiple, hierarchical spatial and temporal binning of data along with tests of community samples to build data sets that infer repeated sampling which are at the core of occupancy-detection models (Shirey et al., 202</w:t>
      </w:r>
      <w:r w:rsidR="006006B8" w:rsidRPr="00703517">
        <w:rPr>
          <w:rFonts w:ascii="Times New Roman" w:hAnsi="Times New Roman" w:cs="Times New Roman"/>
          <w:sz w:val="24"/>
          <w:szCs w:val="24"/>
        </w:rPr>
        <w:t>2)</w:t>
      </w:r>
      <w:r w:rsidR="00F81350" w:rsidRPr="00703517">
        <w:rPr>
          <w:rFonts w:ascii="Times New Roman" w:hAnsi="Times New Roman" w:cs="Times New Roman"/>
          <w:sz w:val="24"/>
          <w:szCs w:val="24"/>
        </w:rPr>
        <w:t>.</w:t>
      </w:r>
      <w:r w:rsidR="00296FBC" w:rsidRPr="00703517">
        <w:rPr>
          <w:rFonts w:ascii="Times New Roman" w:hAnsi="Times New Roman" w:cs="Times New Roman"/>
          <w:sz w:val="24"/>
          <w:szCs w:val="24"/>
        </w:rPr>
        <w:t xml:space="preserve"> </w:t>
      </w:r>
    </w:p>
    <w:p w14:paraId="60D1C475" w14:textId="2B6BC983"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863C69" w:rsidRPr="00703517">
        <w:rPr>
          <w:rFonts w:ascii="Times New Roman" w:hAnsi="Times New Roman" w:cs="Times New Roman"/>
          <w:sz w:val="24"/>
          <w:szCs w:val="24"/>
          <w:vertAlign w:val="superscript"/>
          <w:rPrChange w:id="44" w:author="Leslie Ries" w:date="2023-03-19T12:30:00Z">
            <w:rPr>
              <w:rFonts w:ascii="Times New Roman" w:hAnsi="Times New Roman" w:cs="Times New Roman"/>
              <w:sz w:val="24"/>
              <w:szCs w:val="24"/>
            </w:rPr>
          </w:rPrChange>
        </w:rPr>
        <w:t>0</w:t>
      </w:r>
      <w:r w:rsidR="00863C69" w:rsidRPr="00703517">
        <w:rPr>
          <w:rFonts w:ascii="Times New Roman" w:hAnsi="Times New Roman" w:cs="Times New Roman"/>
          <w:sz w:val="24"/>
          <w:szCs w:val="24"/>
        </w:rPr>
        <w:t xml:space="preserve"> </w:t>
      </w:r>
      <w:proofErr w:type="gramStart"/>
      <w:r w:rsidR="00863C69" w:rsidRPr="00703517">
        <w:rPr>
          <w:rFonts w:ascii="Times New Roman" w:hAnsi="Times New Roman" w:cs="Times New Roman"/>
          <w:sz w:val="24"/>
          <w:szCs w:val="24"/>
        </w:rPr>
        <w:t>latitude</w:t>
      </w:r>
      <w:proofErr w:type="gramEnd"/>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examined the influence of changes in minimum temperature on species-specific occupancy patterns through space and time. Following prior work, we hypothesized that warm-associated species are likely faring, on average, better than their cold-associated counterparts as warmer winters support enhanced  population establishment</w:t>
      </w:r>
      <w:r w:rsidR="004307D1" w:rsidRPr="00703517">
        <w:rPr>
          <w:rFonts w:ascii="Times New Roman" w:hAnsi="Times New Roman" w:cs="Times New Roman"/>
          <w:sz w:val="24"/>
          <w:szCs w:val="24"/>
        </w:rPr>
        <w:t xml:space="preserve"> </w:t>
      </w:r>
      <w:commentRangeStart w:id="45"/>
      <w:r w:rsidR="004307D1"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{"citationID":"4iWYHo7o","properties":{"formattedCitation":"(Crozier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4307D1"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(Crozier 2003, 2004)</w:t>
      </w:r>
      <w:r w:rsidR="004307D1" w:rsidRPr="00703517">
        <w:rPr>
          <w:rFonts w:ascii="Times New Roman" w:hAnsi="Times New Roman" w:cs="Times New Roman"/>
          <w:sz w:val="24"/>
          <w:szCs w:val="24"/>
        </w:rPr>
        <w:fldChar w:fldCharType="end"/>
      </w:r>
      <w:commentRangeEnd w:id="45"/>
      <w:r w:rsidR="00863C69" w:rsidRPr="00703517">
        <w:rPr>
          <w:rStyle w:val="CommentReference"/>
          <w:rFonts w:ascii="Times New Roman" w:hAnsi="Times New Roman" w:cs="Times New Roman"/>
          <w:sz w:val="24"/>
          <w:szCs w:val="24"/>
        </w:rPr>
        <w:commentReference w:id="45"/>
      </w:r>
      <w:r w:rsidRPr="00703517">
        <w:rPr>
          <w:rFonts w:ascii="Times New Roman" w:hAnsi="Times New Roman" w:cs="Times New Roman"/>
          <w:sz w:val="24"/>
          <w:szCs w:val="24"/>
        </w:rPr>
        <w:t xml:space="preserve">. </w:t>
      </w:r>
      <w:commentRangeStart w:id="46"/>
      <w:r w:rsidRPr="00703517">
        <w:rPr>
          <w:rFonts w:ascii="Times New Roman" w:hAnsi="Times New Roman" w:cs="Times New Roman"/>
          <w:sz w:val="24"/>
          <w:szCs w:val="24"/>
        </w:rPr>
        <w:t xml:space="preserve">In contrast, cold-adapted species may suffer if warm events lead to stress during or early termination of diapause followed by exposure to typical winter lows </w:t>
      </w:r>
      <w:commentRangeStart w:id="47"/>
      <w:r w:rsidR="007522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{"citationID":"XYty0km1","properties":{"formattedCitation":"(Abarca {\\i{}et al.} 2019; Klockmann &amp; Fischer 2019)","plainCitation":"(Abarca et al. 2019; Klockmann &amp; Fischer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A."},{"family":"Ries","given":"Leslie"}],"issued":{"date-parts":[["2019"]]}}},{"id":574,"uris":["http://zotero.org/users/3183432/items/ME4MB958"],"itemData":{"id":574,"type":"article-journal","abstract":"Anthropogenic climate change poses substantial challenges to biodiversity conservation. Effects of climate change on summer conditions and associated heat and desiccation stress have attracted much research interest, while the implications of changing winter conditions on hibernation have hitherto received fairly little attention. This is surprising as the latter may also strongly affect biodiversity. By investigating the effects of overwintering conditions on diapause and postdiapause survival in a temperate-zone butterfly, we found that warmer and moister winter conditions substantially decreased survival rates. However, detrimental effects were restricted to survival during diapause and subsequent development and had no clear effects on butterfly performance. We suggest that overwintering survival is an important driver of vulnerability to climate change. Our study stresses the importance of collating more data on overwintering survival in species with different hibernation strategies to predict the impact of ongoing climate change on biodiversity.","container-title":"Population Ecology","DOI":"10.1002/1438-390X.1016","issue":"2","page":"150-159","title":"Strong reduction in diapause survival under warm and humid overwintering conditions in a temperate-zone butterfly","volume":"61","author":[{"family":"Klockmann","given":"Michael"},{"family":"Fischer","given":"Klaus"}],"issued":{"date-parts":[["2019"]]}}}],"schema":"https://github.com/citation-style-language/schema/raw/master/csl-citation.json"} </w:instrText>
      </w:r>
      <w:r w:rsidR="007522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(Abarca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 Klockmann &amp; Fischer 2019)</w:t>
      </w:r>
      <w:r w:rsidR="0075223C" w:rsidRPr="00703517">
        <w:rPr>
          <w:rFonts w:ascii="Times New Roman" w:hAnsi="Times New Roman" w:cs="Times New Roman"/>
          <w:sz w:val="24"/>
          <w:szCs w:val="24"/>
        </w:rPr>
        <w:fldChar w:fldCharType="end"/>
      </w:r>
      <w:commentRangeEnd w:id="47"/>
      <w:r w:rsidR="00863C69" w:rsidRPr="00703517">
        <w:rPr>
          <w:rStyle w:val="CommentReference"/>
          <w:rFonts w:ascii="Times New Roman" w:hAnsi="Times New Roman" w:cs="Times New Roman"/>
          <w:sz w:val="24"/>
          <w:szCs w:val="24"/>
        </w:rPr>
        <w:commentReference w:id="47"/>
      </w:r>
      <w:hyperlink r:id="rId18"/>
      <w:r w:rsidRPr="00703517">
        <w:rPr>
          <w:rFonts w:ascii="Times New Roman" w:hAnsi="Times New Roman" w:cs="Times New Roman"/>
          <w:sz w:val="24"/>
          <w:szCs w:val="24"/>
        </w:rPr>
        <w:t xml:space="preserve">. </w:t>
      </w:r>
      <w:commentRangeEnd w:id="46"/>
      <w:r w:rsidR="00863C69" w:rsidRPr="00703517">
        <w:rPr>
          <w:rStyle w:val="CommentReference"/>
          <w:rFonts w:ascii="Times New Roman" w:hAnsi="Times New Roman" w:cs="Times New Roman"/>
          <w:sz w:val="24"/>
          <w:szCs w:val="24"/>
        </w:rPr>
        <w:commentReference w:id="46"/>
      </w:r>
      <w:commentRangeStart w:id="48"/>
      <w:r w:rsidRPr="00703517">
        <w:rPr>
          <w:rFonts w:ascii="Times New Roman" w:hAnsi="Times New Roman" w:cs="Times New Roman"/>
          <w:sz w:val="24"/>
          <w:szCs w:val="24"/>
        </w:rPr>
        <w:t>We split our modeled occupancy trends into three distinct spatial contexts per species: the southernmost location</w:t>
      </w:r>
      <w:r w:rsidR="00625849" w:rsidRPr="00703517">
        <w:rPr>
          <w:rFonts w:ascii="Times New Roman" w:hAnsi="Times New Roman" w:cs="Times New Roman"/>
          <w:sz w:val="24"/>
          <w:szCs w:val="24"/>
        </w:rPr>
        <w:t>s</w:t>
      </w:r>
      <w:r w:rsidRPr="00703517">
        <w:rPr>
          <w:rFonts w:ascii="Times New Roman" w:hAnsi="Times New Roman" w:cs="Times New Roman"/>
          <w:sz w:val="24"/>
          <w:szCs w:val="24"/>
        </w:rPr>
        <w:t xml:space="preserve">, core/mid-latitude locations, and northernmost locations to provide additional information about range shifts in each of these regions of species’ </w:t>
      </w:r>
      <w:r w:rsidR="00931A6F" w:rsidRPr="00703517">
        <w:rPr>
          <w:rFonts w:ascii="Times New Roman" w:hAnsi="Times New Roman" w:cs="Times New Roman"/>
          <w:sz w:val="24"/>
          <w:szCs w:val="24"/>
        </w:rPr>
        <w:t>ranges.</w:t>
      </w:r>
      <w:r w:rsidRPr="00703517">
        <w:rPr>
          <w:rFonts w:ascii="Times New Roman" w:hAnsi="Times New Roman" w:cs="Times New Roman"/>
          <w:sz w:val="24"/>
          <w:szCs w:val="24"/>
        </w:rPr>
        <w:t xml:space="preserve"> Finally, we also aimed to test how key species’ traits such as affinity for </w:t>
      </w:r>
      <w:r w:rsidRPr="00703517">
        <w:rPr>
          <w:rFonts w:ascii="Times New Roman" w:hAnsi="Times New Roman" w:cs="Times New Roman"/>
          <w:sz w:val="24"/>
          <w:szCs w:val="24"/>
        </w:rPr>
        <w:lastRenderedPageBreak/>
        <w:t xml:space="preserve">disturbed habitats, wingspan, host plant breadth, overwintering life-stage, along with phylogeny predict overall occupancy shifts in a </w:t>
      </w:r>
      <w:r w:rsidRPr="00703517">
        <w:rPr>
          <w:rFonts w:ascii="Times New Roman" w:hAnsi="Times New Roman" w:cs="Times New Roman"/>
          <w:i/>
          <w:sz w:val="24"/>
          <w:szCs w:val="24"/>
        </w:rPr>
        <w:t>post-hoc</w:t>
      </w:r>
      <w:r w:rsidRPr="00703517">
        <w:rPr>
          <w:rFonts w:ascii="Times New Roman" w:hAnsi="Times New Roman" w:cs="Times New Roman"/>
          <w:sz w:val="24"/>
          <w:szCs w:val="24"/>
        </w:rPr>
        <w:t xml:space="preserve"> analysis. </w:t>
      </w:r>
      <w:commentRangeEnd w:id="48"/>
      <w:r w:rsidR="00893AFD" w:rsidRPr="00703517">
        <w:rPr>
          <w:rStyle w:val="CommentReference"/>
          <w:rFonts w:ascii="Times New Roman" w:hAnsi="Times New Roman" w:cs="Times New Roman"/>
          <w:sz w:val="24"/>
          <w:szCs w:val="24"/>
        </w:rPr>
        <w:commentReference w:id="48"/>
      </w:r>
    </w:p>
    <w:p w14:paraId="6A6AAEEB" w14:textId="77777777" w:rsidR="00F21671" w:rsidRPr="00703517" w:rsidRDefault="00F21671">
      <w:pPr>
        <w:spacing w:line="480" w:lineRule="auto"/>
        <w:ind w:firstLine="720"/>
        <w:jc w:val="both"/>
        <w:rPr>
          <w:rFonts w:ascii="Times New Roman" w:hAnsi="Times New Roman" w:cs="Times New Roman"/>
          <w:sz w:val="24"/>
          <w:szCs w:val="24"/>
        </w:rPr>
      </w:pPr>
    </w:p>
    <w:p w14:paraId="19C55539"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2. </w:t>
      </w:r>
      <w:commentRangeStart w:id="49"/>
      <w:r w:rsidRPr="00703517">
        <w:rPr>
          <w:rFonts w:ascii="Times New Roman" w:hAnsi="Times New Roman" w:cs="Times New Roman"/>
          <w:b/>
          <w:sz w:val="24"/>
          <w:szCs w:val="24"/>
        </w:rPr>
        <w:t>METHODOLOGY</w:t>
      </w:r>
      <w:commentRangeEnd w:id="49"/>
      <w:r w:rsidR="00893AFD" w:rsidRPr="00703517">
        <w:rPr>
          <w:rStyle w:val="CommentReference"/>
          <w:rFonts w:ascii="Times New Roman" w:hAnsi="Times New Roman" w:cs="Times New Roman"/>
          <w:sz w:val="24"/>
          <w:szCs w:val="24"/>
        </w:rPr>
        <w:commentReference w:id="49"/>
      </w:r>
    </w:p>
    <w:p w14:paraId="42633C1B" w14:textId="6FF6FCF3"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The use of presence-only biodiversity data to reconstruct trends in communities presents several methodological challenges including unknown sample effort and intent, and often significant spatiotemporal and taxonomic biases</w:t>
      </w:r>
      <w:r w:rsidR="008466A2" w:rsidRPr="00703517">
        <w:rPr>
          <w:rFonts w:ascii="Times New Roman" w:hAnsi="Times New Roman" w:cs="Times New Roman"/>
          <w:sz w:val="24"/>
          <w:szCs w:val="24"/>
        </w:rPr>
        <w:t xml:space="preserve"> </w:t>
      </w:r>
      <w:r w:rsidR="008466A2"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{"citationID":"GdCPK4hh","properties":{"formattedCitation":"(Troudet {\\i{}et al.} 2017; Shirey {\\i{}et al.} 2021; Bowler {\\i{}et al.} 2022)","plainCitation":"(Troudet et al. 2017; Shirey et al. 2021; Bowler et al. 2022)","noteIndex":0},"citationItems":[{"id":723,"uris":["http://zotero.org/users/3183432/items/VJCH3MDV"],"itemData":{"id":723,"type":"article-journal","container-title":"Ecography","note":"publisher: Wiley Online Library","page":"e06219","title":"Temporal trends in the spatial bias of species occurrence records","author":[{"family":"Bowler","given":"Diana E"},{"family":"Callaghan","given":"Corey T"},{"family":"Bhandari","given":"Netra"},{"family":"Henle","given":"Klaus"},{"family":"Benjamin Barth","given":"M"},{"family":"Koppitz","given":"Christian"},{"family":"Klenke","given":"Reinhard"},{"family":"Winter","given":"Marten"},{"family":"Jansen","given":"Florian"},{"family":"Bruelheide","given":"Helge"},{"literal":"others"}],"issued":{"date-parts":[["2022"]]}}},{"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W."},{"family":"Barve","given":"Vijay"},{"family":"Guralnick","given":"R"}],"issued":{"date-parts":[["2021"]]}}},{"id":576,"uris":["http://zotero.org/users/3183432/items/V442B3I8"],"itemData":{"id":576,"type":"article-journal","abstract":"Studying and protecting each and every living species on Earth is a major challenge of the 21st century. Yet, most species remain unknown or unstudied, while others attract most of the public, scientific and government attention. Although known to be detrimental, this taxonomic bias continues to be pervasive in the scientific literature, but is still poorly studied and understood. Here, we used 626 million occurrences from the Global Biodiversity Information Facility (GBIF), the biggest biodiversity data portal, to characterize the taxonomic bias in biodiversity data. We also investigated how societal preferences and taxonomic research relate to biodiversity data gathering. For each species belonging to 24 taxonomic classes, we used the number of publications from Web of Science and the number of web pages from Bing searches to approximate research activity and societal preferences. Our results show that societal preferences, rather than research activity, strongly correlate with taxonomic bias, which lead us to assert that scientists should advertise less charismatic species and develop societal initiatives (e.g. citizen science) that specifically target neglected organisms. Ensuring that biodiversity is representatively sampled while this is still possible is an urgent prerequisite for achieving efficient conservation plans and a global understanding of our surrounding environment.","container-title":"Scientific Reports","DOI":"10.1038/s41598-017-09084-6","page":"9132","title":"Taxonomic bias in biodiversity data and societal preferences","volume":"7","author":[{"family":"Troudet","given":"Julien"},{"family":"Grandcolas","given":"Philippe"},{"family":"Blin","given":"Amandine"},{"family":"Vignes-Lebbe","given":"R."},{"family":"Legendre","given":"F"}],"issued":{"date-parts":[["2017"]]}}}],"schema":"https://github.com/citation-style-language/schema/raw/master/csl-citation.json"} </w:instrText>
      </w:r>
      <w:r w:rsidR="008466A2"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(Troudet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Bowler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008466A2"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Recently, much attention has been paid to developing better ways to analyze these data with recognition of their limitations </w:t>
      </w:r>
      <w:r w:rsidR="0082156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{"citationID":"5FNUYIl3","properties":{"formattedCitation":"(Ries {\\i{}et al.} 2019; Guzman {\\i{}et al.} 2021; Larsen &amp; Shirey 2021; Belitz {\\i{}et al.} 2022; Jackson {\\i{}et al.} 2022; Larsen {\\i{}et al.} 2022; Shirey {\\i{}et al.} 2022a)","plainCitation":"(Ries et al. 2019; Guzman et al. 2021; Larsen &amp; Shirey 2021; Belitz et al. 2022; Jackson et al. 2022; Larsen et al. 2022; Shirey et al. 2022a)","noteIndex":0},"citationItems":[{"id":682,"uris":["http://zotero.org/users/3183432/items/5NKQYBBU"],"itemData":{"id":682,"type":"article-journal","abstract":"Abstract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K"}],"issued":{"date-parts":[["2022"]]}}},{"id":681,"uris":["http://zotero.org/users/3183432/items/59B5V744"],"itemData":{"id":681,"type":"article-journal","container-title":"Scientific reports","issue":"1","note":"publisher: Nature Publishing Group","page":"1–10","title":"Consistent trait-temperature interactions drive butterfly phenology in both incidental and survey data","volume":"12","author":[{"family":"Larsen","given":"Elise A"},{"family":"Belitz","given":"Michael W"},{"family":"Guralnick","given":"Robert P"},{"family":"Ries","given":"Leslie"}],"issued":{"date-parts":[["2022"]]}}},{"id":641,"uris":["http://zotero.org/users/3183432/items/VUT6QZBW"],"itemData":{"id":641,"type":"article-journal","container-title":"Ecology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82156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 Guzman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Larsen &amp; Shirey 2021; Belitz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 Jackson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 Larsen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 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82156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Occupancy-detection models have emerged as one modeling approach that can be used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definitions of parameter values to model multiple species at the same time </w:t>
      </w:r>
      <w:commentRangeStart w:id="50"/>
      <w:r w:rsidR="004E356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{"citationID":"g9ZW7lBF","properties":{"formattedCitation":"(Dorazio &amp; Royle 2005)","plainCitation":"(Dorazio &amp; Royle 2005)","noteIndex":0},"citationItems":[{"id":792,"uris":["http://zotero.org/users/3183432/items/BU9D558N"],"itemData":{"id":792,"type":"article-journal","container-title":"Journal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Andrew"}],"issued":{"date-parts":[["2005"]]}}}],"schema":"https://github.com/citation-style-language/schema/raw/master/csl-citation.json"} </w:instrText>
      </w:r>
      <w:r w:rsidR="004E356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(Dorazio &amp; </w:t>
      </w:r>
      <w:proofErr w:type="spellStart"/>
      <w:r w:rsidR="00B71B27" w:rsidRPr="00703517">
        <w:rPr>
          <w:rFonts w:ascii="Times New Roman" w:hAnsi="Times New Roman" w:cs="Times New Roman"/>
          <w:sz w:val="24"/>
          <w:szCs w:val="24"/>
        </w:rPr>
        <w:t>Royle</w:t>
      </w:r>
      <w:proofErr w:type="spellEnd"/>
      <w:r w:rsidR="00B71B27" w:rsidRPr="00703517">
        <w:rPr>
          <w:rFonts w:ascii="Times New Roman" w:hAnsi="Times New Roman" w:cs="Times New Roman"/>
          <w:sz w:val="24"/>
          <w:szCs w:val="24"/>
        </w:rPr>
        <w:t xml:space="preserve"> 2005)</w:t>
      </w:r>
      <w:r w:rsidR="004E356F" w:rsidRPr="00703517">
        <w:rPr>
          <w:rFonts w:ascii="Times New Roman" w:hAnsi="Times New Roman" w:cs="Times New Roman"/>
          <w:sz w:val="24"/>
          <w:szCs w:val="24"/>
        </w:rPr>
        <w:fldChar w:fldCharType="end"/>
      </w:r>
      <w:commentRangeEnd w:id="50"/>
      <w:r w:rsidR="001A4C61" w:rsidRPr="00703517">
        <w:rPr>
          <w:rStyle w:val="CommentReference"/>
          <w:rFonts w:ascii="Times New Roman" w:hAnsi="Times New Roman" w:cs="Times New Roman"/>
          <w:sz w:val="24"/>
          <w:szCs w:val="24"/>
        </w:rPr>
        <w:commentReference w:id="50"/>
      </w:r>
      <w:hyperlink r:id="rId19"/>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D66115" w:rsidRPr="00703517">
        <w:rPr>
          <w:rFonts w:ascii="Times New Roman" w:hAnsi="Times New Roman" w:cs="Times New Roman"/>
          <w:sz w:val="24"/>
          <w:szCs w:val="24"/>
        </w:rPr>
        <w:t xml:space="preserve"> </w:t>
      </w:r>
      <w:commentRangeStart w:id="51"/>
      <w:r w:rsidR="00D6611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D66115" w:rsidRPr="00703517">
        <w:rPr>
          <w:rFonts w:ascii="Times New Roman" w:hAnsi="Times New Roman" w:cs="Times New Roman"/>
          <w:sz w:val="24"/>
          <w:szCs w:val="24"/>
        </w:rPr>
        <w:fldChar w:fldCharType="end"/>
      </w:r>
      <w:commentRangeEnd w:id="51"/>
      <w:r w:rsidR="001A4C61" w:rsidRPr="00703517">
        <w:rPr>
          <w:rStyle w:val="CommentReference"/>
          <w:rFonts w:ascii="Times New Roman" w:hAnsi="Times New Roman" w:cs="Times New Roman"/>
          <w:sz w:val="24"/>
          <w:szCs w:val="24"/>
        </w:rPr>
        <w:commentReference w:id="51"/>
      </w:r>
      <w:hyperlink r:id="rId20"/>
      <w:r w:rsidRPr="00703517">
        <w:rPr>
          <w:rFonts w:ascii="Times New Roman" w:hAnsi="Times New Roman" w:cs="Times New Roman"/>
          <w:sz w:val="24"/>
          <w:szCs w:val="24"/>
        </w:rPr>
        <w:t xml:space="preserve">.  </w:t>
      </w:r>
    </w:p>
    <w:p w14:paraId="7405ADD3" w14:textId="5646DD2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commentRangeStart w:id="52"/>
      <w:r w:rsidRPr="00703517">
        <w:rPr>
          <w:rFonts w:ascii="Times New Roman" w:hAnsi="Times New Roman" w:cs="Times New Roman"/>
          <w:sz w:val="24"/>
          <w:szCs w:val="24"/>
        </w:rPr>
        <w:t xml:space="preserve">square cells </w:t>
      </w:r>
      <w:commentRangeEnd w:id="52"/>
      <w:r w:rsidR="00DF427B" w:rsidRPr="00703517">
        <w:rPr>
          <w:rStyle w:val="CommentReference"/>
          <w:rFonts w:ascii="Times New Roman" w:hAnsi="Times New Roman" w:cs="Times New Roman"/>
          <w:sz w:val="24"/>
          <w:szCs w:val="24"/>
        </w:rPr>
        <w:commentReference w:id="52"/>
      </w:r>
      <w:r w:rsidRPr="00703517">
        <w:rPr>
          <w:rFonts w:ascii="Times New Roman" w:hAnsi="Times New Roman" w:cs="Times New Roman"/>
          <w:sz w:val="24"/>
          <w:szCs w:val="24"/>
        </w:rPr>
        <w:t>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Previous simulation results found that five temporal bins were found to provide sufficient granularity to detect trends, while two time periods, a common method in these studies, 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each of these </w:t>
      </w:r>
      <w:r w:rsidRPr="00703517">
        <w:rPr>
          <w:rFonts w:ascii="Times New Roman" w:hAnsi="Times New Roman" w:cs="Times New Roman"/>
          <w:sz w:val="24"/>
          <w:szCs w:val="24"/>
        </w:rPr>
        <w:lastRenderedPageBreak/>
        <w:t>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 graphical representation of our workflow </w:t>
      </w:r>
      <w:r w:rsidR="00B57403" w:rsidRPr="00703517">
        <w:rPr>
          <w:rFonts w:ascii="Times New Roman" w:hAnsi="Times New Roman" w:cs="Times New Roman"/>
          <w:sz w:val="24"/>
          <w:szCs w:val="24"/>
        </w:rPr>
        <w:t xml:space="preserve">with details about our methods of inferring zeros </w:t>
      </w:r>
      <w:r w:rsidRPr="00703517">
        <w:rPr>
          <w:rFonts w:ascii="Times New Roman" w:hAnsi="Times New Roman" w:cs="Times New Roman"/>
          <w:sz w:val="24"/>
          <w:szCs w:val="24"/>
        </w:rPr>
        <w:t xml:space="preserve">is illustrated in </w:t>
      </w:r>
      <w:r w:rsidR="00FE06FC" w:rsidRPr="00703517">
        <w:rPr>
          <w:rFonts w:ascii="Times New Roman" w:hAnsi="Times New Roman" w:cs="Times New Roman"/>
          <w:sz w:val="24"/>
          <w:szCs w:val="24"/>
        </w:rPr>
        <w:t>Supplemental Figure 1</w:t>
      </w:r>
      <w:r w:rsidRPr="00703517">
        <w:rPr>
          <w:rFonts w:ascii="Times New Roman" w:hAnsi="Times New Roman" w:cs="Times New Roman"/>
          <w:sz w:val="24"/>
          <w:szCs w:val="24"/>
        </w:rPr>
        <w:t xml:space="preserve">. </w:t>
      </w:r>
    </w:p>
    <w:p w14:paraId="18EA6593" w14:textId="77777777" w:rsidR="00F21671" w:rsidRPr="00703517" w:rsidRDefault="00F21671">
      <w:pPr>
        <w:spacing w:line="480" w:lineRule="auto"/>
        <w:ind w:firstLine="720"/>
        <w:jc w:val="both"/>
        <w:rPr>
          <w:rFonts w:ascii="Times New Roman" w:hAnsi="Times New Roman" w:cs="Times New Roman"/>
          <w:sz w:val="24"/>
          <w:szCs w:val="24"/>
        </w:rPr>
      </w:pPr>
    </w:p>
    <w:p w14:paraId="73477DDC"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2.1 Species Occurrence, Range, Trait, and Phylogenetic Data</w:t>
      </w:r>
    </w:p>
    <w:p w14:paraId="18B44960" w14:textId="7D30D386" w:rsidR="00F21671" w:rsidRPr="00703517" w:rsidRDefault="00B57403">
      <w:pPr>
        <w:spacing w:line="480" w:lineRule="auto"/>
        <w:ind w:firstLine="720"/>
        <w:jc w:val="both"/>
        <w:rPr>
          <w:rFonts w:ascii="Times New Roman" w:hAnsi="Times New Roman" w:cs="Times New Roman"/>
          <w:sz w:val="24"/>
          <w:szCs w:val="24"/>
        </w:rPr>
      </w:pPr>
      <w:commentRangeStart w:id="53"/>
      <w:commentRangeEnd w:id="53"/>
      <w:r w:rsidRPr="00703517">
        <w:rPr>
          <w:rStyle w:val="CommentReference"/>
          <w:rFonts w:ascii="Times New Roman" w:hAnsi="Times New Roman" w:cs="Times New Roman"/>
          <w:sz w:val="24"/>
          <w:szCs w:val="24"/>
        </w:rPr>
        <w:commentReference w:id="53"/>
      </w:r>
      <w:r w:rsidRPr="00703517">
        <w:rPr>
          <w:rFonts w:ascii="Times New Roman" w:hAnsi="Times New Roman" w:cs="Times New Roman"/>
          <w:sz w:val="24"/>
          <w:szCs w:val="24"/>
        </w:rPr>
        <w:t xml:space="preserve">First, species occurrence data were needed to infer detection/non-detection datasets across the 50 years of the study. </w:t>
      </w:r>
      <w:commentRangeStart w:id="54"/>
      <w:r w:rsidRPr="00703517">
        <w:rPr>
          <w:rFonts w:ascii="Times New Roman" w:hAnsi="Times New Roman" w:cs="Times New Roman"/>
          <w:sz w:val="24"/>
          <w:szCs w:val="24"/>
        </w:rPr>
        <w:t xml:space="preserve">Second, species range data were needed to constrain the analysis to regions where each species could plausibly occur. </w:t>
      </w:r>
      <w:commentRangeEnd w:id="54"/>
      <w:r w:rsidRPr="00703517">
        <w:rPr>
          <w:rStyle w:val="CommentReference"/>
          <w:rFonts w:ascii="Times New Roman" w:hAnsi="Times New Roman" w:cs="Times New Roman"/>
          <w:sz w:val="24"/>
          <w:szCs w:val="24"/>
        </w:rPr>
        <w:commentReference w:id="54"/>
      </w:r>
      <w:r w:rsidRPr="00703517">
        <w:rPr>
          <w:rFonts w:ascii="Times New Roman" w:hAnsi="Times New Roman" w:cs="Times New Roman"/>
          <w:sz w:val="24"/>
          <w:szCs w:val="24"/>
        </w:rPr>
        <w:t>We also used range data to extract climatic traits for each species (</w:t>
      </w:r>
      <w:r w:rsidR="007233BE" w:rsidRPr="00703517">
        <w:rPr>
          <w:rFonts w:ascii="Times New Roman" w:hAnsi="Times New Roman" w:cs="Times New Roman"/>
          <w:sz w:val="24"/>
          <w:szCs w:val="24"/>
        </w:rPr>
        <w:t>e.g.,</w:t>
      </w:r>
      <w:r w:rsidRPr="00703517">
        <w:rPr>
          <w:rFonts w:ascii="Times New Roman" w:hAnsi="Times New Roman" w:cs="Times New Roman"/>
          <w:sz w:val="24"/>
          <w:szCs w:val="24"/>
        </w:rPr>
        <w:t xml:space="preserve"> average, </w:t>
      </w:r>
      <w:commentRangeStart w:id="55"/>
      <w:r w:rsidRPr="00703517">
        <w:rPr>
          <w:rFonts w:ascii="Times New Roman" w:hAnsi="Times New Roman" w:cs="Times New Roman"/>
          <w:sz w:val="24"/>
          <w:szCs w:val="24"/>
        </w:rPr>
        <w:t>range-wide temperature/precipitation</w:t>
      </w:r>
      <w:commentRangeEnd w:id="55"/>
      <w:r w:rsidRPr="00703517">
        <w:rPr>
          <w:rStyle w:val="CommentReference"/>
          <w:rFonts w:ascii="Times New Roman" w:hAnsi="Times New Roman" w:cs="Times New Roman"/>
          <w:sz w:val="24"/>
          <w:szCs w:val="24"/>
        </w:rPr>
        <w:commentReference w:id="55"/>
      </w:r>
      <w:r w:rsidRPr="00703517">
        <w:rPr>
          <w:rFonts w:ascii="Times New Roman" w:hAnsi="Times New Roman" w:cs="Times New Roman"/>
          <w:sz w:val="24"/>
          <w:szCs w:val="24"/>
        </w:rPr>
        <w:t xml:space="preserve">). Along with this </w:t>
      </w:r>
      <w:r w:rsidR="00FA49F2" w:rsidRPr="00703517">
        <w:rPr>
          <w:rFonts w:ascii="Times New Roman" w:hAnsi="Times New Roman" w:cs="Times New Roman"/>
          <w:sz w:val="24"/>
          <w:szCs w:val="24"/>
        </w:rPr>
        <w:t xml:space="preserve">derived </w:t>
      </w:r>
      <w:r w:rsidRPr="00703517">
        <w:rPr>
          <w:rFonts w:ascii="Times New Roman" w:hAnsi="Times New Roman" w:cs="Times New Roman"/>
          <w:sz w:val="24"/>
          <w:szCs w:val="24"/>
        </w:rPr>
        <w:t xml:space="preserve">climatic trait data, we aggregated other </w:t>
      </w:r>
      <w:r w:rsidR="00FA49F2" w:rsidRPr="00703517">
        <w:rPr>
          <w:rFonts w:ascii="Times New Roman" w:hAnsi="Times New Roman" w:cs="Times New Roman"/>
          <w:sz w:val="24"/>
          <w:szCs w:val="24"/>
        </w:rPr>
        <w:t xml:space="preserve">ecological </w:t>
      </w:r>
      <w:r w:rsidRPr="00703517">
        <w:rPr>
          <w:rFonts w:ascii="Times New Roman" w:hAnsi="Times New Roman" w:cs="Times New Roman"/>
          <w:sz w:val="24"/>
          <w:szCs w:val="24"/>
        </w:rPr>
        <w:t>traits including wingspan, host plant family breadth, and disturbance affinity to test how these traits may predict declines/increases</w:t>
      </w:r>
      <w:r w:rsidR="00FA49F2" w:rsidRPr="00703517">
        <w:rPr>
          <w:rFonts w:ascii="Times New Roman" w:hAnsi="Times New Roman" w:cs="Times New Roman"/>
          <w:sz w:val="24"/>
          <w:szCs w:val="24"/>
        </w:rPr>
        <w:t xml:space="preserve"> from the </w:t>
      </w:r>
      <w:proofErr w:type="spellStart"/>
      <w:r w:rsidR="00FA49F2" w:rsidRPr="00703517">
        <w:rPr>
          <w:rFonts w:ascii="Times New Roman" w:hAnsi="Times New Roman" w:cs="Times New Roman"/>
          <w:sz w:val="24"/>
          <w:szCs w:val="24"/>
        </w:rPr>
        <w:t>LepTraits</w:t>
      </w:r>
      <w:proofErr w:type="spellEnd"/>
      <w:r w:rsidR="00FA49F2" w:rsidRPr="00703517">
        <w:rPr>
          <w:rFonts w:ascii="Times New Roman" w:hAnsi="Times New Roman" w:cs="Times New Roman"/>
          <w:sz w:val="24"/>
          <w:szCs w:val="24"/>
        </w:rPr>
        <w:t xml:space="preserve"> database (Shirey et al., 2022)</w:t>
      </w:r>
      <w:r w:rsidRPr="00703517">
        <w:rPr>
          <w:rFonts w:ascii="Times New Roman" w:hAnsi="Times New Roman" w:cs="Times New Roman"/>
          <w:sz w:val="24"/>
          <w:szCs w:val="24"/>
        </w:rPr>
        <w:t xml:space="preserve">. Finally, to test for a phylogenetic signal in species-specific trends over time, we </w:t>
      </w:r>
      <w:commentRangeStart w:id="56"/>
      <w:r w:rsidR="007233BE" w:rsidRPr="00703517">
        <w:rPr>
          <w:rFonts w:ascii="Times New Roman" w:hAnsi="Times New Roman" w:cs="Times New Roman"/>
          <w:sz w:val="24"/>
          <w:szCs w:val="24"/>
        </w:rPr>
        <w:t>required the</w:t>
      </w:r>
      <w:r w:rsidRPr="00703517">
        <w:rPr>
          <w:rFonts w:ascii="Times New Roman" w:hAnsi="Times New Roman" w:cs="Times New Roman"/>
          <w:sz w:val="24"/>
          <w:szCs w:val="24"/>
        </w:rPr>
        <w:t xml:space="preserve"> phylogeny of the species in the regio</w:t>
      </w:r>
      <w:commentRangeEnd w:id="56"/>
      <w:r w:rsidR="00FA49F2" w:rsidRPr="00703517">
        <w:rPr>
          <w:rStyle w:val="CommentReference"/>
          <w:rFonts w:ascii="Times New Roman" w:hAnsi="Times New Roman" w:cs="Times New Roman"/>
          <w:sz w:val="24"/>
          <w:szCs w:val="24"/>
        </w:rPr>
        <w:commentReference w:id="56"/>
      </w:r>
      <w:r w:rsidRPr="00703517">
        <w:rPr>
          <w:rFonts w:ascii="Times New Roman" w:hAnsi="Times New Roman" w:cs="Times New Roman"/>
          <w:sz w:val="24"/>
          <w:szCs w:val="24"/>
        </w:rPr>
        <w:t xml:space="preserve">n. </w:t>
      </w:r>
    </w:p>
    <w:p w14:paraId="576FA371" w14:textId="23404DA1" w:rsidR="00F21671" w:rsidRPr="00703517" w:rsidRDefault="00000000">
      <w:pPr>
        <w:spacing w:line="480" w:lineRule="auto"/>
        <w:ind w:firstLine="720"/>
        <w:jc w:val="both"/>
        <w:rPr>
          <w:rFonts w:ascii="Times New Roman" w:hAnsi="Times New Roman" w:cs="Times New Roman"/>
          <w:sz w:val="24"/>
          <w:szCs w:val="24"/>
        </w:rPr>
      </w:pPr>
      <w:commentRangeStart w:id="57"/>
      <w:r w:rsidRPr="00703517">
        <w:rPr>
          <w:rFonts w:ascii="Times New Roman" w:hAnsi="Times New Roman" w:cs="Times New Roman"/>
          <w:sz w:val="24"/>
          <w:szCs w:val="24"/>
        </w:rPr>
        <w:t xml:space="preserve">Species occurrence data </w:t>
      </w:r>
      <w:commentRangeStart w:id="58"/>
      <w:r w:rsidR="00FA49F2" w:rsidRPr="00703517">
        <w:rPr>
          <w:rFonts w:ascii="Times New Roman" w:hAnsi="Times New Roman" w:cs="Times New Roman"/>
          <w:sz w:val="24"/>
          <w:szCs w:val="24"/>
        </w:rPr>
        <w:t xml:space="preserve">for all butterflies above 45N from 1970 to 2019 </w:t>
      </w:r>
      <w:commentRangeEnd w:id="58"/>
      <w:r w:rsidR="00FA49F2" w:rsidRPr="00703517">
        <w:rPr>
          <w:rStyle w:val="CommentReference"/>
          <w:rFonts w:ascii="Times New Roman" w:hAnsi="Times New Roman" w:cs="Times New Roman"/>
          <w:sz w:val="24"/>
          <w:szCs w:val="24"/>
        </w:rPr>
        <w:commentReference w:id="58"/>
      </w:r>
      <w:r w:rsidRPr="00703517">
        <w:rPr>
          <w:rFonts w:ascii="Times New Roman" w:hAnsi="Times New Roman" w:cs="Times New Roman"/>
          <w:sz w:val="24"/>
          <w:szCs w:val="24"/>
        </w:rPr>
        <w:t>were obtained from the Global Biodiversity Information Facility (GBIF)</w:t>
      </w:r>
      <w:r w:rsidR="00A508E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00A508E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(GBIF.org 2022)</w:t>
      </w:r>
      <w:r w:rsidR="00A508E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w:t>
      </w:r>
      <w:proofErr w:type="spellStart"/>
      <w:r w:rsidRPr="00703517">
        <w:rPr>
          <w:rFonts w:ascii="Times New Roman" w:hAnsi="Times New Roman" w:cs="Times New Roman"/>
          <w:sz w:val="24"/>
          <w:szCs w:val="24"/>
        </w:rPr>
        <w:t>iDigBio</w:t>
      </w:r>
      <w:proofErr w:type="spellEnd"/>
      <w:r w:rsidRPr="00703517">
        <w:rPr>
          <w:rFonts w:ascii="Times New Roman" w:hAnsi="Times New Roman" w:cs="Times New Roman"/>
          <w:sz w:val="24"/>
          <w:szCs w:val="24"/>
        </w:rPr>
        <w:t xml:space="preserve">), and the </w:t>
      </w:r>
      <w:proofErr w:type="spellStart"/>
      <w:r w:rsidRPr="00703517">
        <w:rPr>
          <w:rFonts w:ascii="Times New Roman" w:hAnsi="Times New Roman" w:cs="Times New Roman"/>
          <w:sz w:val="24"/>
          <w:szCs w:val="24"/>
        </w:rPr>
        <w:t>Symbiota</w:t>
      </w:r>
      <w:proofErr w:type="spellEnd"/>
      <w:r w:rsidRPr="00703517">
        <w:rPr>
          <w:rFonts w:ascii="Times New Roman" w:hAnsi="Times New Roman" w:cs="Times New Roman"/>
          <w:sz w:val="24"/>
          <w:szCs w:val="24"/>
        </w:rPr>
        <w:t xml:space="preserve"> Collections of Arthropods Network (SCAN) </w:t>
      </w:r>
      <w:r w:rsidR="00A4525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00A4525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(Heinrich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A4525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based on a list of species known to occur in high latitude regions. </w:t>
      </w:r>
      <w:commentRangeStart w:id="59"/>
      <w:ins w:id="60" w:author="Leslie Ries" w:date="2023-03-19T13:14:00Z">
        <w:r w:rsidR="00FA49F2" w:rsidRPr="00703517">
          <w:rPr>
            <w:rFonts w:ascii="Times New Roman" w:hAnsi="Times New Roman" w:cs="Times New Roman"/>
            <w:sz w:val="24"/>
            <w:szCs w:val="24"/>
          </w:rPr>
          <w:t>All extracted data are available in – supplementary material (?)</w:t>
        </w:r>
      </w:ins>
      <w:commentRangeEnd w:id="59"/>
      <w:ins w:id="61" w:author="Leslie Ries" w:date="2023-03-19T13:15:00Z">
        <w:r w:rsidR="00FA49F2" w:rsidRPr="00703517">
          <w:rPr>
            <w:rStyle w:val="CommentReference"/>
            <w:rFonts w:ascii="Times New Roman" w:hAnsi="Times New Roman" w:cs="Times New Roman"/>
            <w:sz w:val="24"/>
            <w:szCs w:val="24"/>
          </w:rPr>
          <w:commentReference w:id="59"/>
        </w:r>
      </w:ins>
      <w:ins w:id="62" w:author="Leslie Ries" w:date="2023-03-19T13:14:00Z">
        <w:r w:rsidR="00FA49F2" w:rsidRPr="00703517">
          <w:rPr>
            <w:rFonts w:ascii="Times New Roman" w:hAnsi="Times New Roman" w:cs="Times New Roman"/>
            <w:sz w:val="24"/>
            <w:szCs w:val="24"/>
          </w:rPr>
          <w:t xml:space="preserve"> . </w:t>
        </w:r>
      </w:ins>
      <w:commentRangeStart w:id="63"/>
      <w:r w:rsidRPr="00703517">
        <w:rPr>
          <w:rFonts w:ascii="Times New Roman" w:hAnsi="Times New Roman" w:cs="Times New Roman"/>
          <w:sz w:val="24"/>
          <w:szCs w:val="24"/>
        </w:rPr>
        <w:t>Duplicate records were filtered out</w:t>
      </w:r>
      <w:commentRangeEnd w:id="63"/>
      <w:r w:rsidR="00FA49F2" w:rsidRPr="00703517">
        <w:rPr>
          <w:rStyle w:val="CommentReference"/>
          <w:rFonts w:ascii="Times New Roman" w:hAnsi="Times New Roman" w:cs="Times New Roman"/>
          <w:sz w:val="24"/>
          <w:szCs w:val="24"/>
        </w:rPr>
        <w:commentReference w:id="63"/>
      </w:r>
      <w:r w:rsidRPr="00703517">
        <w:rPr>
          <w:rFonts w:ascii="Times New Roman" w:hAnsi="Times New Roman" w:cs="Times New Roman"/>
          <w:sz w:val="24"/>
          <w:szCs w:val="24"/>
        </w:rPr>
        <w:t xml:space="preserve">. </w:t>
      </w:r>
      <w:commentRangeEnd w:id="57"/>
      <w:r w:rsidR="00DD2ABE" w:rsidRPr="00703517">
        <w:rPr>
          <w:rStyle w:val="CommentReference"/>
          <w:rFonts w:ascii="Times New Roman" w:hAnsi="Times New Roman" w:cs="Times New Roman"/>
          <w:sz w:val="24"/>
          <w:szCs w:val="24"/>
        </w:rPr>
        <w:commentReference w:id="57"/>
      </w:r>
      <w:r w:rsidRPr="00703517">
        <w:rPr>
          <w:rFonts w:ascii="Times New Roman" w:hAnsi="Times New Roman" w:cs="Times New Roman"/>
          <w:sz w:val="24"/>
          <w:szCs w:val="24"/>
        </w:rPr>
        <w:t xml:space="preserve">We removed records with exceptionally low coordinate precision (greater than 25 kilometers of a reported uncertainty radius). We reconciled the taxonomic names using the R </w:t>
      </w:r>
      <w:commentRangeStart w:id="64"/>
      <w:r w:rsidRPr="00703517">
        <w:rPr>
          <w:rFonts w:ascii="Times New Roman" w:hAnsi="Times New Roman" w:cs="Times New Roman"/>
          <w:sz w:val="24"/>
          <w:szCs w:val="24"/>
        </w:rPr>
        <w:t>package “</w:t>
      </w:r>
      <w:proofErr w:type="spellStart"/>
      <w:r w:rsidRPr="00703517">
        <w:rPr>
          <w:rFonts w:ascii="Times New Roman" w:hAnsi="Times New Roman" w:cs="Times New Roman"/>
          <w:sz w:val="24"/>
          <w:szCs w:val="24"/>
        </w:rPr>
        <w:t>taxize</w:t>
      </w:r>
      <w:proofErr w:type="spellEnd"/>
      <w:r w:rsidRPr="00703517">
        <w:rPr>
          <w:rFonts w:ascii="Times New Roman" w:hAnsi="Times New Roman" w:cs="Times New Roman"/>
          <w:sz w:val="24"/>
          <w:szCs w:val="24"/>
        </w:rPr>
        <w:t xml:space="preserve">” </w:t>
      </w:r>
      <w:commentRangeEnd w:id="64"/>
      <w:r w:rsidR="00FA49F2" w:rsidRPr="00703517">
        <w:rPr>
          <w:rStyle w:val="CommentReference"/>
          <w:rFonts w:ascii="Times New Roman" w:hAnsi="Times New Roman" w:cs="Times New Roman"/>
          <w:sz w:val="24"/>
          <w:szCs w:val="24"/>
        </w:rPr>
        <w:commentReference w:id="64"/>
      </w:r>
      <w:r w:rsidR="00C16E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00C16E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(Scott </w:t>
      </w:r>
      <w:r w:rsidR="00B71B27" w:rsidRPr="00703517">
        <w:rPr>
          <w:rFonts w:ascii="Times New Roman" w:hAnsi="Times New Roman" w:cs="Times New Roman"/>
          <w:sz w:val="24"/>
          <w:szCs w:val="24"/>
        </w:rPr>
        <w:lastRenderedPageBreak/>
        <w:t xml:space="preserve">Chamberlain &amp; Eduard </w:t>
      </w:r>
      <w:proofErr w:type="spellStart"/>
      <w:r w:rsidR="00B71B27" w:rsidRPr="00703517">
        <w:rPr>
          <w:rFonts w:ascii="Times New Roman" w:hAnsi="Times New Roman" w:cs="Times New Roman"/>
          <w:sz w:val="24"/>
          <w:szCs w:val="24"/>
        </w:rPr>
        <w:t>Szocs</w:t>
      </w:r>
      <w:proofErr w:type="spellEnd"/>
      <w:r w:rsidR="00B71B27" w:rsidRPr="00703517">
        <w:rPr>
          <w:rFonts w:ascii="Times New Roman" w:hAnsi="Times New Roman" w:cs="Times New Roman"/>
          <w:sz w:val="24"/>
          <w:szCs w:val="24"/>
        </w:rPr>
        <w:t xml:space="preserve"> 2013)</w:t>
      </w:r>
      <w:r w:rsidR="00C16E6D" w:rsidRPr="00703517">
        <w:rPr>
          <w:rFonts w:ascii="Times New Roman" w:hAnsi="Times New Roman" w:cs="Times New Roman"/>
          <w:sz w:val="24"/>
          <w:szCs w:val="24"/>
        </w:rPr>
        <w:fldChar w:fldCharType="end"/>
      </w:r>
      <w:hyperlink r:id="rId21"/>
      <w:r w:rsidRPr="00703517">
        <w:rPr>
          <w:rFonts w:ascii="Times New Roman" w:hAnsi="Times New Roman" w:cs="Times New Roman"/>
          <w:sz w:val="24"/>
          <w:szCs w:val="24"/>
        </w:rPr>
        <w:t xml:space="preserve"> and, for non-matches, we resolved the taxonomy by hand </w:t>
      </w:r>
      <w:commentRangeStart w:id="65"/>
      <w:r w:rsidRPr="00703517">
        <w:rPr>
          <w:rFonts w:ascii="Times New Roman" w:hAnsi="Times New Roman" w:cs="Times New Roman"/>
          <w:sz w:val="24"/>
          <w:szCs w:val="24"/>
        </w:rPr>
        <w:t xml:space="preserve">where tractable </w:t>
      </w:r>
      <w:commentRangeEnd w:id="65"/>
      <w:r w:rsidR="00FA49F2" w:rsidRPr="00703517">
        <w:rPr>
          <w:rStyle w:val="CommentReference"/>
          <w:rFonts w:ascii="Times New Roman" w:hAnsi="Times New Roman" w:cs="Times New Roman"/>
          <w:sz w:val="24"/>
          <w:szCs w:val="24"/>
        </w:rPr>
        <w:commentReference w:id="65"/>
      </w:r>
      <w:r w:rsidRPr="00703517">
        <w:rPr>
          <w:rFonts w:ascii="Times New Roman" w:hAnsi="Times New Roman" w:cs="Times New Roman"/>
          <w:sz w:val="24"/>
          <w:szCs w:val="24"/>
        </w:rPr>
        <w:t>(e.g. by matching unresolved synonymies to currently accepted names). We used the Lamas taxonomy as a backbone</w:t>
      </w:r>
      <w:r w:rsidR="00CA0C65" w:rsidRPr="00703517">
        <w:rPr>
          <w:rFonts w:ascii="Times New Roman" w:hAnsi="Times New Roman" w:cs="Times New Roman"/>
          <w:sz w:val="24"/>
          <w:szCs w:val="24"/>
        </w:rPr>
        <w:t xml:space="preserve"> </w:t>
      </w:r>
      <w:r w:rsidR="00CA0C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00CA0C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(Lamas 2015)</w:t>
      </w:r>
      <w:r w:rsidR="00CA0C65" w:rsidRPr="00703517">
        <w:rPr>
          <w:rFonts w:ascii="Times New Roman" w:hAnsi="Times New Roman" w:cs="Times New Roman"/>
          <w:sz w:val="24"/>
          <w:szCs w:val="24"/>
        </w:rPr>
        <w:fldChar w:fldCharType="end"/>
      </w:r>
      <w:r w:rsidR="00CA0C65" w:rsidRPr="00703517">
        <w:rPr>
          <w:rFonts w:ascii="Times New Roman" w:hAnsi="Times New Roman" w:cs="Times New Roman"/>
          <w:sz w:val="24"/>
          <w:szCs w:val="24"/>
        </w:rPr>
        <w:t xml:space="preserve"> </w:t>
      </w:r>
      <w:commentRangeStart w:id="66"/>
      <w:r w:rsidRPr="00703517">
        <w:rPr>
          <w:rFonts w:ascii="Times New Roman" w:hAnsi="Times New Roman" w:cs="Times New Roman"/>
          <w:sz w:val="24"/>
          <w:szCs w:val="24"/>
        </w:rPr>
        <w:t>and removed species where taxonomic ambiguity would lead to issues with species’ range assessments</w:t>
      </w:r>
      <w:commentRangeEnd w:id="66"/>
      <w:r w:rsidR="00FA49F2" w:rsidRPr="00703517">
        <w:rPr>
          <w:rStyle w:val="CommentReference"/>
          <w:rFonts w:ascii="Times New Roman" w:hAnsi="Times New Roman" w:cs="Times New Roman"/>
          <w:sz w:val="24"/>
          <w:szCs w:val="24"/>
        </w:rPr>
        <w:commentReference w:id="66"/>
      </w:r>
      <w:r w:rsidRPr="00703517">
        <w:rPr>
          <w:rFonts w:ascii="Times New Roman" w:hAnsi="Times New Roman" w:cs="Times New Roman"/>
          <w:sz w:val="24"/>
          <w:szCs w:val="24"/>
        </w:rPr>
        <w:t xml:space="preserve">. We then </w:t>
      </w:r>
      <w:r w:rsidR="009830EE" w:rsidRPr="00703517">
        <w:rPr>
          <w:rFonts w:ascii="Times New Roman" w:hAnsi="Times New Roman" w:cs="Times New Roman"/>
          <w:sz w:val="24"/>
          <w:szCs w:val="24"/>
        </w:rPr>
        <w:t>limited our analysis</w:t>
      </w:r>
      <w:r w:rsidRPr="00703517">
        <w:rPr>
          <w:rFonts w:ascii="Times New Roman" w:hAnsi="Times New Roman" w:cs="Times New Roman"/>
          <w:sz w:val="24"/>
          <w:szCs w:val="24"/>
        </w:rPr>
        <w:t xml:space="preserve"> to </w:t>
      </w:r>
      <w:commentRangeStart w:id="67"/>
      <w:commentRangeStart w:id="68"/>
      <w:r w:rsidRPr="00703517">
        <w:rPr>
          <w:rFonts w:ascii="Times New Roman" w:hAnsi="Times New Roman" w:cs="Times New Roman"/>
          <w:sz w:val="24"/>
          <w:szCs w:val="24"/>
        </w:rPr>
        <w:t>include only species with at least 500 reported occurrences across the spatiotemporal scope of our study</w:t>
      </w:r>
      <w:commentRangeEnd w:id="67"/>
      <w:r w:rsidR="009830EE" w:rsidRPr="00703517">
        <w:rPr>
          <w:rStyle w:val="CommentReference"/>
          <w:rFonts w:ascii="Times New Roman" w:hAnsi="Times New Roman" w:cs="Times New Roman"/>
          <w:sz w:val="24"/>
          <w:szCs w:val="24"/>
        </w:rPr>
        <w:commentReference w:id="67"/>
      </w:r>
      <w:commentRangeEnd w:id="68"/>
      <w:r w:rsidR="009830EE" w:rsidRPr="00703517">
        <w:rPr>
          <w:rStyle w:val="CommentReference"/>
          <w:rFonts w:ascii="Times New Roman" w:hAnsi="Times New Roman" w:cs="Times New Roman"/>
          <w:sz w:val="24"/>
          <w:szCs w:val="24"/>
        </w:rPr>
        <w:commentReference w:id="68"/>
      </w:r>
      <w:r w:rsidRPr="00703517">
        <w:rPr>
          <w:rFonts w:ascii="Times New Roman" w:hAnsi="Times New Roman" w:cs="Times New Roman"/>
          <w:sz w:val="24"/>
          <w:szCs w:val="24"/>
        </w:rPr>
        <w:t xml:space="preserve">. </w:t>
      </w:r>
      <w:commentRangeStart w:id="69"/>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commentRangeEnd w:id="69"/>
      <w:r w:rsidR="009830EE" w:rsidRPr="00703517">
        <w:rPr>
          <w:rStyle w:val="CommentReference"/>
          <w:rFonts w:ascii="Times New Roman" w:hAnsi="Times New Roman" w:cs="Times New Roman"/>
          <w:sz w:val="24"/>
          <w:szCs w:val="24"/>
        </w:rPr>
        <w:commentReference w:id="69"/>
      </w:r>
    </w:p>
    <w:p w14:paraId="70DE0F66" w14:textId="25958A7C"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(Brock &amp; Kaufman 2006)</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commentRangeStart w:id="70"/>
      <w:r w:rsidRPr="00703517">
        <w:rPr>
          <w:rFonts w:ascii="Times New Roman" w:hAnsi="Times New Roman" w:cs="Times New Roman"/>
          <w:sz w:val="24"/>
          <w:szCs w:val="24"/>
        </w:rPr>
        <w:t xml:space="preserve">A Swift Guide to Butterflies of Mexico and Central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(Glassberg 2018)</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70"/>
      <w:r w:rsidR="009830EE" w:rsidRPr="00703517">
        <w:rPr>
          <w:rStyle w:val="CommentReference"/>
          <w:rFonts w:ascii="Times New Roman" w:hAnsi="Times New Roman" w:cs="Times New Roman"/>
          <w:sz w:val="24"/>
          <w:szCs w:val="24"/>
        </w:rPr>
        <w:commentReference w:id="70"/>
      </w:r>
      <w:r w:rsidRPr="00703517">
        <w:rPr>
          <w:rFonts w:ascii="Times New Roman" w:hAnsi="Times New Roman" w:cs="Times New Roman"/>
          <w:sz w:val="24"/>
          <w:szCs w:val="24"/>
        </w:rPr>
        <w:t xml:space="preserve">The range maps were digitized as part of work by Earl et al. (2021) and were re-used here.  Range-wide average annual temperature/precipitation traits were extracted from each species’ range </w:t>
      </w:r>
      <w:r w:rsidR="009830EE" w:rsidRPr="00703517">
        <w:rPr>
          <w:rFonts w:ascii="Times New Roman" w:hAnsi="Times New Roman" w:cs="Times New Roman"/>
          <w:sz w:val="24"/>
          <w:szCs w:val="24"/>
        </w:rPr>
        <w:t>averaging conditions over each</w:t>
      </w:r>
      <w:r w:rsidRPr="00703517">
        <w:rPr>
          <w:rFonts w:ascii="Times New Roman" w:hAnsi="Times New Roman" w:cs="Times New Roman"/>
          <w:sz w:val="24"/>
          <w:szCs w:val="24"/>
        </w:rPr>
        <w:t xml:space="preserve"> polygon </w:t>
      </w:r>
      <w:r w:rsidR="009830EE" w:rsidRPr="00703517">
        <w:rPr>
          <w:rFonts w:ascii="Times New Roman" w:hAnsi="Times New Roman" w:cs="Times New Roman"/>
          <w:sz w:val="24"/>
          <w:szCs w:val="24"/>
        </w:rPr>
        <w:t>using the</w:t>
      </w:r>
      <w:r w:rsidRPr="00703517">
        <w:rPr>
          <w:rFonts w:ascii="Times New Roman" w:hAnsi="Times New Roman" w:cs="Times New Roman"/>
          <w:sz w:val="24"/>
          <w:szCs w:val="24"/>
        </w:rPr>
        <w:t xml:space="preserve"> </w:t>
      </w:r>
      <w:commentRangeStart w:id="71"/>
      <w:proofErr w:type="spellStart"/>
      <w:r w:rsidRPr="00703517">
        <w:rPr>
          <w:rFonts w:ascii="Times New Roman" w:hAnsi="Times New Roman" w:cs="Times New Roman"/>
          <w:sz w:val="24"/>
          <w:szCs w:val="24"/>
        </w:rPr>
        <w:t>BioClim</w:t>
      </w:r>
      <w:commentRangeEnd w:id="71"/>
      <w:r w:rsidR="009830EE" w:rsidRPr="00703517">
        <w:rPr>
          <w:rStyle w:val="CommentReference"/>
          <w:rFonts w:ascii="Times New Roman" w:hAnsi="Times New Roman" w:cs="Times New Roman"/>
          <w:sz w:val="24"/>
          <w:szCs w:val="24"/>
        </w:rPr>
        <w:commentReference w:id="71"/>
      </w:r>
      <w:ins w:id="72" w:author="Leslie Ries" w:date="2023-03-19T13:31:00Z">
        <w:r w:rsidR="009830EE" w:rsidRPr="00703517">
          <w:rPr>
            <w:rFonts w:ascii="Times New Roman" w:hAnsi="Times New Roman" w:cs="Times New Roman"/>
            <w:sz w:val="24"/>
            <w:szCs w:val="24"/>
          </w:rPr>
          <w:t>I</w:t>
        </w:r>
      </w:ins>
      <w:proofErr w:type="spellEnd"/>
      <w:r w:rsidRPr="00703517">
        <w:rPr>
          <w:rFonts w:ascii="Times New Roman" w:hAnsi="Times New Roman" w:cs="Times New Roman"/>
          <w:sz w:val="24"/>
          <w:szCs w:val="24"/>
        </w:rPr>
        <w:t xml:space="preserve"> dataset (representing average climatic conditions from 1970-2000) </w:t>
      </w:r>
      <w:hyperlink r:id="rId22">
        <w:r w:rsidRPr="00703517">
          <w:rPr>
            <w:rFonts w:ascii="Times New Roman" w:hAnsi="Times New Roman" w:cs="Times New Roman"/>
            <w:sz w:val="24"/>
            <w:szCs w:val="24"/>
          </w:rPr>
          <w:t xml:space="preserve">(Fick &amp; </w:t>
        </w:r>
        <w:proofErr w:type="spellStart"/>
        <w:r w:rsidRPr="00703517">
          <w:rPr>
            <w:rFonts w:ascii="Times New Roman" w:hAnsi="Times New Roman" w:cs="Times New Roman"/>
            <w:sz w:val="24"/>
            <w:szCs w:val="24"/>
          </w:rPr>
          <w:t>Hijmans</w:t>
        </w:r>
        <w:proofErr w:type="spellEnd"/>
        <w:r w:rsidRPr="00703517">
          <w:rPr>
            <w:rFonts w:ascii="Times New Roman" w:hAnsi="Times New Roman" w:cs="Times New Roman"/>
            <w:sz w:val="24"/>
            <w:szCs w:val="24"/>
          </w:rPr>
          <w:t>, 2017)</w:t>
        </w:r>
      </w:hyperlink>
      <w:r w:rsidRPr="00703517">
        <w:rPr>
          <w:rFonts w:ascii="Times New Roman" w:hAnsi="Times New Roman" w:cs="Times New Roman"/>
          <w:sz w:val="24"/>
          <w:szCs w:val="24"/>
        </w:rPr>
        <w:t xml:space="preserve">. We also calculated the total area of the North American range for each species. </w:t>
      </w:r>
      <w:commentRangeStart w:id="73"/>
      <w:r w:rsidRPr="00703517">
        <w:rPr>
          <w:rFonts w:ascii="Times New Roman" w:hAnsi="Times New Roman" w:cs="Times New Roman"/>
          <w:sz w:val="24"/>
          <w:szCs w:val="24"/>
        </w:rPr>
        <w:t xml:space="preserve">To obtain information regarding wingspan, host plant breadth, and disturbance affinity, we obtained trait data for each species from </w:t>
      </w:r>
      <w:proofErr w:type="spellStart"/>
      <w:r w:rsidRPr="00703517">
        <w:rPr>
          <w:rFonts w:ascii="Times New Roman" w:hAnsi="Times New Roman" w:cs="Times New Roman"/>
          <w:sz w:val="24"/>
          <w:szCs w:val="24"/>
        </w:rPr>
        <w:t>LepTraits</w:t>
      </w:r>
      <w:proofErr w:type="spellEnd"/>
      <w:r w:rsidR="005444F8" w:rsidRPr="00703517">
        <w:rPr>
          <w:rFonts w:ascii="Times New Roman" w:hAnsi="Times New Roman" w:cs="Times New Roman"/>
          <w:sz w:val="24"/>
          <w:szCs w:val="24"/>
        </w:rPr>
        <w:t xml:space="preserve"> </w:t>
      </w:r>
      <w:r w:rsidR="005444F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{"citationID":"fJjm6Fyv","properties":{"formattedCitation":"(Shirey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5444F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2022b)</w:t>
      </w:r>
      <w:r w:rsidR="005444F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73"/>
      <w:r w:rsidR="00702465" w:rsidRPr="00703517">
        <w:rPr>
          <w:rStyle w:val="CommentReference"/>
          <w:rFonts w:ascii="Times New Roman" w:hAnsi="Times New Roman" w:cs="Times New Roman"/>
          <w:sz w:val="24"/>
          <w:szCs w:val="24"/>
        </w:rPr>
        <w:commentReference w:id="73"/>
      </w:r>
      <w:r w:rsidRPr="00703517">
        <w:rPr>
          <w:rFonts w:ascii="Times New Roman" w:hAnsi="Times New Roman" w:cs="Times New Roman"/>
          <w:sz w:val="24"/>
          <w:szCs w:val="24"/>
        </w:rPr>
        <w:t>The traits we obtained included disturbance affinity/avoidance, the number of host plant families the caterpillar can feed on, the average wingspan, and the overwintering life-stage of each species. Thus, the final dataset of butterfly traits consisted of range-wide average annual temperature, range-wide average annual precipitation, geographic range size, disturbance affinity/avoidance, host plant family breadth, average wingspan, and overwintering stage. Finally, we obtained a recently produced phylogeny</w:t>
      </w:r>
      <w:r w:rsidR="00B35BA2" w:rsidRPr="00703517">
        <w:rPr>
          <w:rFonts w:ascii="Times New Roman" w:hAnsi="Times New Roman" w:cs="Times New Roman"/>
          <w:sz w:val="24"/>
          <w:szCs w:val="24"/>
        </w:rPr>
        <w:t xml:space="preserve"> </w:t>
      </w:r>
      <w:r w:rsidR="00B35BA2"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B35BA2"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(Earl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B35BA2"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3"/>
      <w:r w:rsidRPr="00703517">
        <w:rPr>
          <w:rFonts w:ascii="Times New Roman" w:hAnsi="Times New Roman" w:cs="Times New Roman"/>
          <w:sz w:val="24"/>
          <w:szCs w:val="24"/>
        </w:rPr>
        <w:t xml:space="preserve"> of North American butterfly species </w:t>
      </w:r>
      <w:r w:rsidRPr="00703517">
        <w:rPr>
          <w:rFonts w:ascii="Times New Roman" w:hAnsi="Times New Roman" w:cs="Times New Roman"/>
          <w:sz w:val="24"/>
          <w:szCs w:val="24"/>
        </w:rPr>
        <w:lastRenderedPageBreak/>
        <w:t xml:space="preserve">as a final data product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r w:rsidR="002C1D2E" w:rsidRPr="00703517">
        <w:rPr>
          <w:rFonts w:ascii="Times New Roman" w:hAnsi="Times New Roman" w:cs="Times New Roman"/>
          <w:sz w:val="24"/>
          <w:szCs w:val="24"/>
        </w:rPr>
        <w:t>.</w:t>
      </w:r>
    </w:p>
    <w:p w14:paraId="1201A4BC" w14:textId="77777777" w:rsidR="00F21671" w:rsidRPr="00703517" w:rsidRDefault="00F21671">
      <w:pPr>
        <w:spacing w:line="480" w:lineRule="auto"/>
        <w:jc w:val="both"/>
        <w:rPr>
          <w:rFonts w:ascii="Times New Roman" w:hAnsi="Times New Roman" w:cs="Times New Roman"/>
          <w:sz w:val="24"/>
          <w:szCs w:val="24"/>
        </w:rPr>
      </w:pPr>
    </w:p>
    <w:p w14:paraId="64196A54"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3E1114E6" w14:textId="62C4AF5A"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climate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w:t>
      </w:r>
      <w:r w:rsidR="00702465" w:rsidRPr="00703517">
        <w:rPr>
          <w:rFonts w:ascii="Times New Roman" w:hAnsi="Times New Roman" w:cs="Times New Roman"/>
          <w:sz w:val="24"/>
          <w:szCs w:val="24"/>
        </w:rPr>
        <w:t xml:space="preserve">or </w:t>
      </w:r>
      <w:r w:rsidR="002D20AD">
        <w:rPr>
          <w:rFonts w:ascii="Times New Roman" w:hAnsi="Times New Roman" w:cs="Times New Roman"/>
          <w:sz w:val="24"/>
          <w:szCs w:val="24"/>
        </w:rPr>
        <w:t xml:space="preserve">from </w:t>
      </w:r>
      <w:r w:rsidR="00702465" w:rsidRPr="00703517">
        <w:rPr>
          <w:rFonts w:ascii="Times New Roman" w:hAnsi="Times New Roman" w:cs="Times New Roman"/>
          <w:sz w:val="24"/>
          <w:szCs w:val="24"/>
        </w:rPr>
        <w:t xml:space="preserve">even more recent time periods that would allow for our </w:t>
      </w:r>
      <w:r w:rsidR="007B1DD9" w:rsidRPr="00703517">
        <w:rPr>
          <w:rFonts w:ascii="Times New Roman" w:hAnsi="Times New Roman" w:cs="Times New Roman"/>
          <w:sz w:val="24"/>
          <w:szCs w:val="24"/>
        </w:rPr>
        <w:t>5-year</w:t>
      </w:r>
      <w:r w:rsidR="00702465" w:rsidRPr="00703517">
        <w:rPr>
          <w:rFonts w:ascii="Times New Roman" w:hAnsi="Times New Roman" w:cs="Times New Roman"/>
          <w:sz w:val="24"/>
          <w:szCs w:val="24"/>
        </w:rPr>
        <w:t xml:space="preserve"> temporal grain.  </w:t>
      </w:r>
      <w:r w:rsidRPr="00703517">
        <w:rPr>
          <w:rFonts w:ascii="Times New Roman" w:hAnsi="Times New Roman" w:cs="Times New Roman"/>
          <w:sz w:val="24"/>
          <w:szCs w:val="24"/>
        </w:rPr>
        <w:t xml:space="preserve"> </w:t>
      </w:r>
      <w:commentRangeStart w:id="74"/>
      <w:r w:rsidRPr="00703517">
        <w:rPr>
          <w:rFonts w:ascii="Times New Roman" w:hAnsi="Times New Roman" w:cs="Times New Roman"/>
          <w:sz w:val="24"/>
          <w:szCs w:val="24"/>
        </w:rPr>
        <w:t>Thus, we opted to inform our models solely with climatic predictors</w:t>
      </w:r>
      <w:commentRangeEnd w:id="74"/>
      <w:r w:rsidR="00702465" w:rsidRPr="00703517">
        <w:rPr>
          <w:rStyle w:val="CommentReference"/>
          <w:rFonts w:ascii="Times New Roman" w:hAnsi="Times New Roman" w:cs="Times New Roman"/>
          <w:sz w:val="24"/>
          <w:szCs w:val="24"/>
        </w:rPr>
        <w:commentReference w:id="74"/>
      </w:r>
      <w:r w:rsidRPr="00703517">
        <w:rPr>
          <w:rFonts w:ascii="Times New Roman" w:hAnsi="Times New Roman" w:cs="Times New Roman"/>
          <w:sz w:val="24"/>
          <w:szCs w:val="24"/>
        </w:rPr>
        <w:t>.</w:t>
      </w:r>
    </w:p>
    <w:p w14:paraId="1FD2E721" w14:textId="74448357" w:rsidR="001555B5" w:rsidRPr="00703517" w:rsidRDefault="00000000" w:rsidP="001555B5">
      <w:pPr>
        <w:spacing w:line="480" w:lineRule="auto"/>
        <w:ind w:firstLine="720"/>
        <w:jc w:val="both"/>
        <w:rPr>
          <w:ins w:id="75" w:author="Leslie Ries" w:date="2023-03-19T16:11:00Z"/>
          <w:rFonts w:ascii="Times New Roman" w:hAnsi="Times New Roman" w:cs="Times New Roman"/>
          <w:sz w:val="24"/>
          <w:szCs w:val="24"/>
        </w:rPr>
      </w:pPr>
      <w:r w:rsidRPr="00703517">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(Slivinski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0D487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 Since NOAA data were not yet available for 2016 onward, variables for these years were obtained from the Climate Prediction Center (CPC)</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{"citationID":"NAQqZEYB","properties":{"formattedCitation":"(Climate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(Climate Prediction Center 2022)</w:t>
      </w:r>
      <w:r w:rsidR="000D4874" w:rsidRPr="00703517">
        <w:rPr>
          <w:rFonts w:ascii="Times New Roman" w:hAnsi="Times New Roman" w:cs="Times New Roman"/>
          <w:sz w:val="24"/>
          <w:szCs w:val="24"/>
        </w:rPr>
        <w:fldChar w:fldCharType="end"/>
      </w:r>
      <w:hyperlink r:id="rId24"/>
      <w:r w:rsidRPr="00703517">
        <w:rPr>
          <w:rFonts w:ascii="Times New Roman" w:hAnsi="Times New Roman" w:cs="Times New Roman"/>
          <w:sz w:val="24"/>
          <w:szCs w:val="24"/>
        </w:rPr>
        <w:t xml:space="preserve">. These data are available at 0.5-degree spatial and monthly temporal resolution. Monthly data were extracted from the Climate Research Unit (CRU) TS4.04 global precipitation dataset </w:t>
      </w:r>
      <w:r w:rsidR="00092E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92E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(Harris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2020a, b)</w:t>
      </w:r>
      <w:r w:rsidR="00092E8B" w:rsidRPr="00703517">
        <w:rPr>
          <w:rFonts w:ascii="Times New Roman" w:hAnsi="Times New Roman" w:cs="Times New Roman"/>
          <w:sz w:val="24"/>
          <w:szCs w:val="24"/>
        </w:rPr>
        <w:fldChar w:fldCharType="end"/>
      </w:r>
      <w:hyperlink r:id="rId25"/>
      <w:r w:rsidRPr="00703517">
        <w:rPr>
          <w:rFonts w:ascii="Times New Roman" w:hAnsi="Times New Roman" w:cs="Times New Roman"/>
          <w:sz w:val="24"/>
          <w:szCs w:val="24"/>
        </w:rPr>
        <w:t xml:space="preserve">. The CRU data are available at </w:t>
      </w:r>
      <w:commentRangeStart w:id="76"/>
      <w:r w:rsidR="00C43D2B" w:rsidRPr="00703517">
        <w:rPr>
          <w:rFonts w:ascii="Times New Roman" w:hAnsi="Times New Roman" w:cs="Times New Roman"/>
          <w:sz w:val="24"/>
          <w:szCs w:val="24"/>
        </w:rPr>
        <w:t>___ spatial</w:t>
      </w:r>
      <w:r w:rsidRPr="00703517">
        <w:rPr>
          <w:rFonts w:ascii="Times New Roman" w:hAnsi="Times New Roman" w:cs="Times New Roman"/>
          <w:sz w:val="24"/>
          <w:szCs w:val="24"/>
        </w:rPr>
        <w:t xml:space="preserve"> resolution </w:t>
      </w:r>
      <w:commentRangeEnd w:id="76"/>
      <w:r w:rsidR="00C43D2B" w:rsidRPr="00703517">
        <w:rPr>
          <w:rStyle w:val="CommentReference"/>
          <w:rFonts w:ascii="Times New Roman" w:hAnsi="Times New Roman" w:cs="Times New Roman"/>
          <w:sz w:val="24"/>
          <w:szCs w:val="24"/>
        </w:rPr>
        <w:commentReference w:id="76"/>
      </w:r>
      <w:r w:rsidRPr="00703517">
        <w:rPr>
          <w:rFonts w:ascii="Times New Roman" w:hAnsi="Times New Roman" w:cs="Times New Roman"/>
          <w:sz w:val="24"/>
          <w:szCs w:val="24"/>
        </w:rPr>
        <w:t>back to 1900.</w:t>
      </w:r>
      <w:proofErr w:type="gramStart"/>
      <w:r w:rsidRPr="00703517">
        <w:rPr>
          <w:rFonts w:ascii="Times New Roman" w:hAnsi="Times New Roman" w:cs="Times New Roman"/>
          <w:sz w:val="24"/>
          <w:szCs w:val="24"/>
        </w:rPr>
        <w:t xml:space="preserve"> </w:t>
      </w:r>
      <w:ins w:id="77" w:author="Leslie Ries" w:date="2023-03-19T16:11:00Z">
        <w:r w:rsidR="001555B5" w:rsidRPr="00703517">
          <w:rPr>
            <w:rFonts w:ascii="Times New Roman" w:hAnsi="Times New Roman" w:cs="Times New Roman"/>
            <w:sz w:val="24"/>
            <w:szCs w:val="24"/>
          </w:rPr>
          <w:t xml:space="preserve"> .</w:t>
        </w:r>
        <w:proofErr w:type="gramEnd"/>
        <w:r w:rsidR="001555B5" w:rsidRPr="00703517">
          <w:rPr>
            <w:rFonts w:ascii="Times New Roman" w:hAnsi="Times New Roman" w:cs="Times New Roman"/>
            <w:sz w:val="24"/>
            <w:szCs w:val="24"/>
          </w:rPr>
          <w:t xml:space="preserve"> Minimum average temperatures increased over the vast majority of our study range, up to 4C over the 50 year period (Fig. 1a) whil</w:t>
        </w:r>
      </w:ins>
      <w:ins w:id="78" w:author="Leslie Ries" w:date="2023-03-19T16:12:00Z">
        <w:r w:rsidR="001555B5" w:rsidRPr="00703517">
          <w:rPr>
            <w:rFonts w:ascii="Times New Roman" w:hAnsi="Times New Roman" w:cs="Times New Roman"/>
            <w:sz w:val="24"/>
            <w:szCs w:val="24"/>
          </w:rPr>
          <w:t xml:space="preserve">e precipitation (brief summary) (Supplementary </w:t>
        </w:r>
        <w:proofErr w:type="gramStart"/>
        <w:r w:rsidR="001555B5" w:rsidRPr="00703517">
          <w:rPr>
            <w:rFonts w:ascii="Times New Roman" w:hAnsi="Times New Roman" w:cs="Times New Roman"/>
            <w:sz w:val="24"/>
            <w:szCs w:val="24"/>
          </w:rPr>
          <w:t>Fig. ?</w:t>
        </w:r>
        <w:proofErr w:type="gramEnd"/>
        <w:r w:rsidR="001555B5" w:rsidRPr="00703517">
          <w:rPr>
            <w:rFonts w:ascii="Times New Roman" w:hAnsi="Times New Roman" w:cs="Times New Roman"/>
            <w:sz w:val="24"/>
            <w:szCs w:val="24"/>
          </w:rPr>
          <w:t xml:space="preserve"> – or see supplementary figs – but a fig in the supplements would be nice if not already there). </w:t>
        </w:r>
      </w:ins>
    </w:p>
    <w:p w14:paraId="305B831D" w14:textId="78F9A43E" w:rsidR="00F21671" w:rsidRPr="00703517" w:rsidRDefault="00F21671">
      <w:pPr>
        <w:spacing w:line="480" w:lineRule="auto"/>
        <w:ind w:firstLine="720"/>
        <w:jc w:val="both"/>
        <w:rPr>
          <w:rFonts w:ascii="Times New Roman" w:hAnsi="Times New Roman" w:cs="Times New Roman"/>
          <w:sz w:val="24"/>
          <w:szCs w:val="24"/>
        </w:rPr>
      </w:pPr>
    </w:p>
    <w:p w14:paraId="41C1B4EB" w14:textId="6C11D8C7"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Climate raster data reflecting monthly average minimum temperature and monthly precipitation for the years 1970 through 2019 were read into R using the package “raster” </w:t>
      </w:r>
      <w:r w:rsidR="00490BB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00490BB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(Hijmans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490BB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The raster data were then reprojected to the project coordinate reference system (North America Albers Equal Area Conic) also used as the base projection for all other spatial data in this analysis. The raster data were </w:t>
      </w:r>
      <w:commentRangeStart w:id="79"/>
      <w:r w:rsidRPr="00703517">
        <w:rPr>
          <w:rFonts w:ascii="Times New Roman" w:hAnsi="Times New Roman" w:cs="Times New Roman"/>
          <w:sz w:val="24"/>
          <w:szCs w:val="24"/>
        </w:rPr>
        <w:t xml:space="preserve">further summarized </w:t>
      </w:r>
      <w:commentRangeEnd w:id="79"/>
      <w:r w:rsidR="00702465" w:rsidRPr="00703517">
        <w:rPr>
          <w:rStyle w:val="CommentReference"/>
          <w:rFonts w:ascii="Times New Roman" w:hAnsi="Times New Roman" w:cs="Times New Roman"/>
          <w:sz w:val="24"/>
          <w:szCs w:val="24"/>
        </w:rPr>
        <w:commentReference w:id="79"/>
      </w:r>
      <w:r w:rsidR="00702465" w:rsidRPr="00703517">
        <w:rPr>
          <w:rFonts w:ascii="Times New Roman" w:hAnsi="Times New Roman" w:cs="Times New Roman"/>
          <w:sz w:val="24"/>
          <w:szCs w:val="24"/>
        </w:rPr>
        <w:t>within each</w:t>
      </w:r>
      <w:r w:rsidRPr="00703517">
        <w:rPr>
          <w:rFonts w:ascii="Times New Roman" w:hAnsi="Times New Roman" w:cs="Times New Roman"/>
          <w:sz w:val="24"/>
          <w:szCs w:val="24"/>
        </w:rPr>
        <w:t xml:space="preserve"> grid cells using the mean value of all raster values </w:t>
      </w:r>
      <w:commentRangeStart w:id="80"/>
      <w:r w:rsidRPr="00703517">
        <w:rPr>
          <w:rFonts w:ascii="Times New Roman" w:hAnsi="Times New Roman" w:cs="Times New Roman"/>
          <w:sz w:val="24"/>
          <w:szCs w:val="24"/>
        </w:rPr>
        <w:t xml:space="preserve">within a given occupancy interval weighted </w:t>
      </w:r>
      <w:commentRangeEnd w:id="80"/>
      <w:r w:rsidR="00DF427B" w:rsidRPr="00703517">
        <w:rPr>
          <w:rStyle w:val="CommentReference"/>
          <w:rFonts w:ascii="Times New Roman" w:hAnsi="Times New Roman" w:cs="Times New Roman"/>
          <w:sz w:val="24"/>
          <w:szCs w:val="24"/>
        </w:rPr>
        <w:commentReference w:id="80"/>
      </w:r>
      <w:commentRangeStart w:id="81"/>
      <w:r w:rsidRPr="00703517">
        <w:rPr>
          <w:rFonts w:ascii="Times New Roman" w:hAnsi="Times New Roman" w:cs="Times New Roman"/>
          <w:sz w:val="24"/>
          <w:szCs w:val="24"/>
        </w:rPr>
        <w:t xml:space="preserve">by their coverage of the cell. </w:t>
      </w:r>
      <w:commentRangeEnd w:id="81"/>
      <w:r w:rsidR="00702465" w:rsidRPr="00703517">
        <w:rPr>
          <w:rStyle w:val="CommentReference"/>
          <w:rFonts w:ascii="Times New Roman" w:hAnsi="Times New Roman" w:cs="Times New Roman"/>
          <w:sz w:val="24"/>
          <w:szCs w:val="24"/>
        </w:rPr>
        <w:commentReference w:id="81"/>
      </w:r>
      <w:r w:rsidRPr="00703517">
        <w:rPr>
          <w:rFonts w:ascii="Times New Roman" w:hAnsi="Times New Roman" w:cs="Times New Roman"/>
          <w:sz w:val="24"/>
          <w:szCs w:val="24"/>
        </w:rPr>
        <w:t xml:space="preserve">Thus, average minimum </w:t>
      </w:r>
      <w:commentRangeStart w:id="82"/>
      <w:r w:rsidRPr="00703517">
        <w:rPr>
          <w:rFonts w:ascii="Times New Roman" w:hAnsi="Times New Roman" w:cs="Times New Roman"/>
          <w:sz w:val="24"/>
          <w:szCs w:val="24"/>
        </w:rPr>
        <w:t xml:space="preserve">temperature and average precipitation </w:t>
      </w:r>
      <w:commentRangeEnd w:id="82"/>
      <w:r w:rsidR="00DF427B" w:rsidRPr="00703517">
        <w:rPr>
          <w:rStyle w:val="CommentReference"/>
          <w:rFonts w:ascii="Times New Roman" w:hAnsi="Times New Roman" w:cs="Times New Roman"/>
          <w:sz w:val="24"/>
          <w:szCs w:val="24"/>
        </w:rPr>
        <w:commentReference w:id="82"/>
      </w:r>
      <w:r w:rsidRPr="00703517">
        <w:rPr>
          <w:rFonts w:ascii="Times New Roman" w:hAnsi="Times New Roman" w:cs="Times New Roman"/>
          <w:sz w:val="24"/>
          <w:szCs w:val="24"/>
        </w:rPr>
        <w:t>reflect the area-weighted mean of a given five-year occupancy interval (e.g., 1970-1974). Finally, exploration of our climate data revealed that average minimum temperature and average precipitation were highly correlated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0.67 for the 100×</w:t>
      </w:r>
      <w:r w:rsidR="00F07B7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scale and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0.73 for the 200×200</w:t>
      </w:r>
      <w:r w:rsidR="00F07B7F" w:rsidRPr="00703517">
        <w:rPr>
          <w:rFonts w:ascii="Times New Roman" w:hAnsi="Times New Roman" w:cs="Times New Roman"/>
          <w:sz w:val="24"/>
          <w:szCs w:val="24"/>
        </w:rPr>
        <w:t>-</w:t>
      </w:r>
      <w:r w:rsidRPr="00703517">
        <w:rPr>
          <w:rFonts w:ascii="Times New Roman" w:hAnsi="Times New Roman" w:cs="Times New Roman"/>
          <w:sz w:val="24"/>
          <w:szCs w:val="24"/>
        </w:rPr>
        <w:t xml:space="preserve">kilometer scale), thus we opted to include a single climate predictor, average minimum temperature, in our main models. We decided on temperature over precipitation as prior research has demonstrated temperature to be especially important for range dynamics in butterflies </w:t>
      </w:r>
      <w:r w:rsidR="00C47C4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00C47C4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(Keret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w:t>
      </w:r>
      <w:r w:rsidR="00C47C4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also ran precipitation-only models and include those results in the Supplementary Material</w:t>
      </w:r>
      <w:del w:id="83" w:author="Leslie Ries" w:date="2023-03-19T16:11:00Z">
        <w:r w:rsidRPr="00703517" w:rsidDel="00DD2ABE">
          <w:rPr>
            <w:rFonts w:ascii="Times New Roman" w:hAnsi="Times New Roman" w:cs="Times New Roman"/>
            <w:sz w:val="24"/>
            <w:szCs w:val="24"/>
          </w:rPr>
          <w:delText>.</w:delText>
        </w:r>
      </w:del>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A07A31E" w14:textId="5D20A28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Start w:id="84"/>
      <w:r w:rsidRPr="00703517">
        <w:rPr>
          <w:rFonts w:ascii="Times New Roman" w:hAnsi="Times New Roman" w:cs="Times New Roman"/>
          <w:sz w:val="24"/>
          <w:szCs w:val="24"/>
        </w:rPr>
        <w:t xml:space="preserve">This poses methodological challenges regarding when it is appropriate to infer non-detections from presence-only data. </w:t>
      </w:r>
      <w:commentRangeEnd w:id="84"/>
      <w:r w:rsidR="00DF427B" w:rsidRPr="00703517">
        <w:rPr>
          <w:rStyle w:val="CommentReference"/>
          <w:rFonts w:ascii="Times New Roman" w:hAnsi="Times New Roman" w:cs="Times New Roman"/>
          <w:sz w:val="24"/>
          <w:szCs w:val="24"/>
        </w:rPr>
        <w:commentReference w:id="84"/>
      </w:r>
      <w:ins w:id="85" w:author="Leslie Ries" w:date="2023-03-19T13:56:00Z">
        <w:r w:rsidR="00DD1E02" w:rsidRPr="00703517">
          <w:rPr>
            <w:rFonts w:ascii="Times New Roman" w:hAnsi="Times New Roman" w:cs="Times New Roman"/>
            <w:sz w:val="24"/>
            <w:szCs w:val="24"/>
          </w:rPr>
          <w:t xml:space="preserve">Our </w:t>
        </w:r>
        <w:proofErr w:type="gramStart"/>
        <w:r w:rsidR="00DD1E02" w:rsidRPr="00703517">
          <w:rPr>
            <w:rFonts w:ascii="Times New Roman" w:hAnsi="Times New Roman" w:cs="Times New Roman"/>
            <w:sz w:val="24"/>
            <w:szCs w:val="24"/>
          </w:rPr>
          <w:t>methods</w:t>
        </w:r>
        <w:proofErr w:type="gramEnd"/>
        <w:r w:rsidR="00DD1E02" w:rsidRPr="00703517">
          <w:rPr>
            <w:rFonts w:ascii="Times New Roman" w:hAnsi="Times New Roman" w:cs="Times New Roman"/>
            <w:sz w:val="24"/>
            <w:szCs w:val="24"/>
          </w:rPr>
          <w:t xml:space="preserve"> for imputing </w:t>
        </w:r>
      </w:ins>
      <w:ins w:id="86" w:author="Leslie Ries" w:date="2023-03-19T13:57:00Z">
        <w:r w:rsidR="00DD1E02" w:rsidRPr="00703517">
          <w:rPr>
            <w:rFonts w:ascii="Times New Roman" w:hAnsi="Times New Roman" w:cs="Times New Roman"/>
            <w:sz w:val="24"/>
            <w:szCs w:val="24"/>
          </w:rPr>
          <w:t>non-detection</w:t>
        </w:r>
      </w:ins>
      <w:ins w:id="87" w:author="Leslie Ries" w:date="2023-03-19T13:56:00Z">
        <w:r w:rsidR="00DD1E02" w:rsidRPr="00703517">
          <w:rPr>
            <w:rFonts w:ascii="Times New Roman" w:hAnsi="Times New Roman" w:cs="Times New Roman"/>
            <w:sz w:val="24"/>
            <w:szCs w:val="24"/>
          </w:rPr>
          <w:t xml:space="preserve"> is adapted in Supplement 1 from Shirey et al. (2022). </w:t>
        </w:r>
      </w:ins>
      <w:r w:rsidRPr="00703517">
        <w:rPr>
          <w:rFonts w:ascii="Times New Roman" w:hAnsi="Times New Roman" w:cs="Times New Roman"/>
          <w:sz w:val="24"/>
          <w:szCs w:val="24"/>
        </w:rPr>
        <w:t xml:space="preserve">We assume, for this study, </w:t>
      </w:r>
      <w:proofErr w:type="spellStart"/>
      <w:ins w:id="88" w:author="Leslie Ries" w:date="2023-03-19T13:56:00Z">
        <w:r w:rsidR="00DD1E02" w:rsidRPr="00703517">
          <w:rPr>
            <w:rFonts w:ascii="Times New Roman" w:hAnsi="Times New Roman" w:cs="Times New Roman"/>
            <w:sz w:val="24"/>
            <w:szCs w:val="24"/>
          </w:rPr>
          <w:t>f</w:t>
        </w:r>
      </w:ins>
      <w:r w:rsidRPr="00703517">
        <w:rPr>
          <w:rFonts w:ascii="Times New Roman" w:hAnsi="Times New Roman" w:cs="Times New Roman"/>
          <w:sz w:val="24"/>
          <w:szCs w:val="24"/>
        </w:rPr>
        <w:t>that</w:t>
      </w:r>
      <w:proofErr w:type="spellEnd"/>
      <w:r w:rsidRPr="00703517">
        <w:rPr>
          <w:rFonts w:ascii="Times New Roman" w:hAnsi="Times New Roman" w:cs="Times New Roman"/>
          <w:sz w:val="24"/>
          <w:szCs w:val="24"/>
        </w:rPr>
        <w:t xml:space="preserve"> the detection of at least two distinct species in a given </w:t>
      </w:r>
      <w:commentRangeStart w:id="89"/>
      <w:r w:rsidRPr="00703517">
        <w:rPr>
          <w:rFonts w:ascii="Times New Roman" w:hAnsi="Times New Roman" w:cs="Times New Roman"/>
          <w:sz w:val="24"/>
          <w:szCs w:val="24"/>
        </w:rPr>
        <w:t>cell/</w:t>
      </w:r>
      <w:commentRangeStart w:id="90"/>
      <w:commentRangeStart w:id="91"/>
      <w:r w:rsidRPr="00703517">
        <w:rPr>
          <w:rFonts w:ascii="Times New Roman" w:hAnsi="Times New Roman" w:cs="Times New Roman"/>
          <w:sz w:val="24"/>
          <w:szCs w:val="24"/>
        </w:rPr>
        <w:t xml:space="preserve">visit </w:t>
      </w:r>
      <w:commentRangeEnd w:id="90"/>
      <w:r w:rsidR="00DF427B" w:rsidRPr="00703517">
        <w:rPr>
          <w:rStyle w:val="CommentReference"/>
          <w:rFonts w:ascii="Times New Roman" w:hAnsi="Times New Roman" w:cs="Times New Roman"/>
          <w:sz w:val="24"/>
          <w:szCs w:val="24"/>
        </w:rPr>
        <w:commentReference w:id="90"/>
      </w:r>
      <w:commentRangeEnd w:id="91"/>
      <w:r w:rsidR="00DD1E02" w:rsidRPr="00703517">
        <w:rPr>
          <w:rStyle w:val="CommentReference"/>
          <w:rFonts w:ascii="Times New Roman" w:hAnsi="Times New Roman" w:cs="Times New Roman"/>
          <w:sz w:val="24"/>
          <w:szCs w:val="24"/>
        </w:rPr>
        <w:commentReference w:id="91"/>
      </w:r>
      <w:proofErr w:type="spellStart"/>
      <w:ins w:id="92" w:author="Leslie Ries" w:date="2023-03-19T13:50:00Z">
        <w:r w:rsidR="00DF427B" w:rsidRPr="00703517">
          <w:rPr>
            <w:rFonts w:ascii="Times New Roman" w:hAnsi="Times New Roman" w:cs="Times New Roman"/>
            <w:sz w:val="24"/>
            <w:szCs w:val="24"/>
          </w:rPr>
          <w:t>I</w:t>
        </w:r>
      </w:ins>
      <w:r w:rsidRPr="00703517">
        <w:rPr>
          <w:rFonts w:ascii="Times New Roman" w:hAnsi="Times New Roman" w:cs="Times New Roman"/>
          <w:sz w:val="24"/>
          <w:szCs w:val="24"/>
        </w:rPr>
        <w:t>interval</w:t>
      </w:r>
      <w:proofErr w:type="spellEnd"/>
      <w:r w:rsidRPr="00703517">
        <w:rPr>
          <w:rFonts w:ascii="Times New Roman" w:hAnsi="Times New Roman" w:cs="Times New Roman"/>
          <w:sz w:val="24"/>
          <w:szCs w:val="24"/>
        </w:rPr>
        <w:t xml:space="preserve"> </w:t>
      </w:r>
      <w:commentRangeEnd w:id="89"/>
      <w:r w:rsidR="00DD1E02" w:rsidRPr="00703517">
        <w:rPr>
          <w:rStyle w:val="CommentReference"/>
          <w:rFonts w:ascii="Times New Roman" w:hAnsi="Times New Roman" w:cs="Times New Roman"/>
          <w:sz w:val="24"/>
          <w:szCs w:val="24"/>
        </w:rPr>
        <w:commentReference w:id="89"/>
      </w:r>
      <w:r w:rsidRPr="00703517">
        <w:rPr>
          <w:rFonts w:ascii="Times New Roman" w:hAnsi="Times New Roman" w:cs="Times New Roman"/>
          <w:sz w:val="24"/>
          <w:szCs w:val="24"/>
        </w:rPr>
        <w:t>is enough to impute non-detection data for all other species that could potentially occur at that grid cell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buffer intersects the cell)</w:t>
      </w:r>
      <w:r w:rsidR="00DF6585"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6C7852" w:rsidRPr="00703517">
        <w:rPr>
          <w:rFonts w:ascii="Times New Roman" w:hAnsi="Times New Roman" w:cs="Times New Roman"/>
          <w:sz w:val="24"/>
          <w:szCs w:val="24"/>
        </w:rPr>
        <w:t>Supplemental Figure S1</w:t>
      </w:r>
      <w:r w:rsidRPr="00703517">
        <w:rPr>
          <w:rFonts w:ascii="Times New Roman" w:hAnsi="Times New Roman" w:cs="Times New Roman"/>
          <w:sz w:val="24"/>
          <w:szCs w:val="24"/>
        </w:rPr>
        <w:t>).</w:t>
      </w:r>
      <w:r w:rsidR="00F70FEA" w:rsidRPr="00703517">
        <w:rPr>
          <w:rFonts w:ascii="Times New Roman" w:hAnsi="Times New Roman" w:cs="Times New Roman"/>
          <w:sz w:val="24"/>
          <w:szCs w:val="24"/>
        </w:rPr>
        <w:t xml:space="preserve"> Both </w:t>
      </w:r>
      <w:r w:rsidR="00F70FEA" w:rsidRPr="00703517">
        <w:rPr>
          <w:rFonts w:ascii="Times New Roman" w:hAnsi="Times New Roman" w:cs="Times New Roman"/>
          <w:sz w:val="24"/>
          <w:szCs w:val="24"/>
        </w:rPr>
        <w:lastRenderedPageBreak/>
        <w:t xml:space="preserve">simulation and empirical studies have relied on this assumption and, in particular, simulation studies show that such an approach generates results that match </w:t>
      </w:r>
      <w:r w:rsidR="00DD1E02"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ins w:id="93" w:author="Leslie Ries" w:date="2023-03-19T13:58:00Z">
        <w:r w:rsidR="00DD1E02" w:rsidRPr="00703517">
          <w:rPr>
            <w:rFonts w:ascii="Times New Roman" w:hAnsi="Times New Roman" w:cs="Times New Roman"/>
            <w:sz w:val="24"/>
            <w:szCs w:val="24"/>
          </w:rPr>
          <w:t xml:space="preserve"> (Shirey et al., 2021 – any other</w:t>
        </w:r>
      </w:ins>
      <w:ins w:id="94" w:author="Leslie Ries" w:date="2023-03-19T13:59:00Z">
        <w:r w:rsidR="00DD1E02" w:rsidRPr="00703517">
          <w:rPr>
            <w:rFonts w:ascii="Times New Roman" w:hAnsi="Times New Roman" w:cs="Times New Roman"/>
            <w:sz w:val="24"/>
            <w:szCs w:val="24"/>
          </w:rPr>
          <w:t>s that did something similar?)</w:t>
        </w:r>
      </w:ins>
      <w:r w:rsidR="00F70FEA" w:rsidRPr="00703517">
        <w:rPr>
          <w:rFonts w:ascii="Times New Roman" w:hAnsi="Times New Roman" w:cs="Times New Roman"/>
          <w:sz w:val="24"/>
          <w:szCs w:val="24"/>
        </w:rPr>
        <w:t xml:space="preserve">. </w:t>
      </w:r>
      <w:commentRangeStart w:id="95"/>
      <w:commentRangeStart w:id="96"/>
      <w:r w:rsidR="00F70FEA" w:rsidRPr="00703517">
        <w:rPr>
          <w:rFonts w:ascii="Times New Roman" w:hAnsi="Times New Roman" w:cs="Times New Roman"/>
          <w:sz w:val="24"/>
          <w:szCs w:val="24"/>
        </w:rPr>
        <w:t>Further, these simulations also demonstrate that occupancy-detection models are robust to violations of this assumption (e.g. an inferred non-detection came from a location/time period where not all species were looked for),</w:t>
      </w:r>
      <w:commentRangeEnd w:id="95"/>
      <w:r w:rsidR="00DD1E02" w:rsidRPr="00703517">
        <w:rPr>
          <w:rStyle w:val="CommentReference"/>
          <w:rFonts w:ascii="Times New Roman" w:hAnsi="Times New Roman" w:cs="Times New Roman"/>
          <w:sz w:val="24"/>
          <w:szCs w:val="24"/>
        </w:rPr>
        <w:commentReference w:id="95"/>
      </w:r>
      <w:r w:rsidR="00F70FEA" w:rsidRPr="00703517">
        <w:rPr>
          <w:rFonts w:ascii="Times New Roman" w:hAnsi="Times New Roman" w:cs="Times New Roman"/>
          <w:sz w:val="24"/>
          <w:szCs w:val="24"/>
        </w:rPr>
        <w:t xml:space="preserve"> but generally, at least half of all sampling events should have intended to capture the entire community of species in order to produce accurate inferences</w:t>
      </w:r>
      <w:r w:rsidRPr="00703517">
        <w:rPr>
          <w:rFonts w:ascii="Times New Roman" w:hAnsi="Times New Roman" w:cs="Times New Roman"/>
          <w:sz w:val="24"/>
          <w:szCs w:val="24"/>
        </w:rPr>
        <w:t xml:space="preserve"> </w:t>
      </w:r>
      <w:r w:rsidR="00A3624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{"citationID":"feUJCmgG","properties":{"formattedCitation":"(Shirey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A3624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A3624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96"/>
      <w:r w:rsidR="00DD1E02" w:rsidRPr="00703517">
        <w:rPr>
          <w:rStyle w:val="CommentReference"/>
          <w:rFonts w:ascii="Times New Roman" w:hAnsi="Times New Roman" w:cs="Times New Roman"/>
          <w:sz w:val="24"/>
          <w:szCs w:val="24"/>
        </w:rPr>
        <w:commentReference w:id="96"/>
      </w:r>
    </w:p>
    <w:p w14:paraId="1209AA57" w14:textId="6DA283A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proxy this probability of community-focused sampling events (events where all potentially occurring species were looked for) in our dataset, we spatiotemporally aggregated all of our occurrence </w:t>
      </w:r>
      <w:commentRangeStart w:id="97"/>
      <w:r w:rsidRPr="00703517">
        <w:rPr>
          <w:rFonts w:ascii="Times New Roman" w:hAnsi="Times New Roman" w:cs="Times New Roman"/>
          <w:sz w:val="24"/>
          <w:szCs w:val="24"/>
        </w:rPr>
        <w:t>data at the point level</w:t>
      </w:r>
      <w:commentRangeEnd w:id="97"/>
      <w:r w:rsidR="00031DEF" w:rsidRPr="00703517">
        <w:rPr>
          <w:rStyle w:val="CommentReference"/>
          <w:rFonts w:ascii="Times New Roman" w:hAnsi="Times New Roman" w:cs="Times New Roman"/>
          <w:sz w:val="24"/>
          <w:szCs w:val="24"/>
        </w:rPr>
        <w:commentReference w:id="97"/>
      </w:r>
      <w:r w:rsidRPr="00703517">
        <w:rPr>
          <w:rFonts w:ascii="Times New Roman" w:hAnsi="Times New Roman" w:cs="Times New Roman"/>
          <w:sz w:val="24"/>
          <w:szCs w:val="24"/>
        </w:rPr>
        <w:t xml:space="preserve">. The occurrence records must have been collected during the same year and must also have been collected/observed within 5 kilometers of one another to be included in an aggregate cluster. </w:t>
      </w:r>
      <w:r w:rsidR="00FD471A" w:rsidRPr="00703517">
        <w:rPr>
          <w:rFonts w:ascii="Times New Roman" w:hAnsi="Times New Roman" w:cs="Times New Roman"/>
          <w:sz w:val="24"/>
          <w:szCs w:val="24"/>
        </w:rPr>
        <w:t xml:space="preserve">We then used the number of species in these spatiotemporal aggregations as a means to classify clusters. </w:t>
      </w:r>
      <w:r w:rsidRPr="00703517">
        <w:rPr>
          <w:rFonts w:ascii="Times New Roman" w:hAnsi="Times New Roman" w:cs="Times New Roman"/>
          <w:sz w:val="24"/>
          <w:szCs w:val="24"/>
        </w:rPr>
        <w:t xml:space="preserve">“Community clusters” were point aggregate clusters where more than one distinct species was reported; “singleton clusters” were point clusters or single points where only one species was reported. We took the percentage of points that fell within community clusters compared to the entire occurrence dataset as the proxy of community-focused visitation probability. This percentage was 69.64% and </w:t>
      </w:r>
      <w:r w:rsidR="00D94081">
        <w:rPr>
          <w:rFonts w:ascii="Times New Roman" w:hAnsi="Times New Roman" w:cs="Times New Roman"/>
          <w:sz w:val="24"/>
          <w:szCs w:val="24"/>
        </w:rPr>
        <w:t>which</w:t>
      </w:r>
      <w:r w:rsidRPr="00703517">
        <w:rPr>
          <w:rFonts w:ascii="Times New Roman" w:hAnsi="Times New Roman" w:cs="Times New Roman"/>
          <w:sz w:val="24"/>
          <w:szCs w:val="24"/>
        </w:rPr>
        <w:t xml:space="preserve"> was above a 50% </w:t>
      </w:r>
      <w:r w:rsidR="00031DEF" w:rsidRPr="00703517">
        <w:rPr>
          <w:rFonts w:ascii="Times New Roman" w:hAnsi="Times New Roman" w:cs="Times New Roman"/>
          <w:sz w:val="24"/>
          <w:szCs w:val="24"/>
        </w:rPr>
        <w:t xml:space="preserve">found to be a sufficient cutoff in simulation studies (Shirey et al., 2021).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6CCFBE0D" w14:textId="66D6B255" w:rsidR="00F21671" w:rsidRPr="00703517" w:rsidRDefault="00000000">
      <w:pPr>
        <w:spacing w:line="480" w:lineRule="auto"/>
        <w:ind w:firstLine="720"/>
        <w:jc w:val="both"/>
        <w:rPr>
          <w:rFonts w:ascii="Times New Roman" w:hAnsi="Times New Roman" w:cs="Times New Roman"/>
          <w:sz w:val="24"/>
          <w:szCs w:val="24"/>
        </w:rPr>
      </w:pPr>
      <w:commentRangeStart w:id="98"/>
      <w:r w:rsidRPr="00703517">
        <w:rPr>
          <w:rFonts w:ascii="Times New Roman" w:hAnsi="Times New Roman" w:cs="Times New Roman"/>
          <w:sz w:val="24"/>
          <w:szCs w:val="24"/>
        </w:rPr>
        <w:t xml:space="preserve">We specified </w:t>
      </w:r>
      <w:r w:rsidR="00892228" w:rsidRPr="00703517">
        <w:rPr>
          <w:rFonts w:ascii="Times New Roman" w:hAnsi="Times New Roman" w:cs="Times New Roman"/>
          <w:sz w:val="24"/>
          <w:szCs w:val="24"/>
        </w:rPr>
        <w:t>a</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model</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 xml:space="preserve">that was used across all detection/non-detection datasets described above. </w:t>
      </w:r>
      <w:commentRangeEnd w:id="98"/>
      <w:r w:rsidR="00031DEF" w:rsidRPr="00703517">
        <w:rPr>
          <w:rStyle w:val="CommentReference"/>
          <w:rFonts w:ascii="Times New Roman" w:hAnsi="Times New Roman" w:cs="Times New Roman"/>
          <w:sz w:val="24"/>
          <w:szCs w:val="24"/>
        </w:rPr>
        <w:commentReference w:id="98"/>
      </w:r>
      <w:r w:rsidRPr="00703517">
        <w:rPr>
          <w:rFonts w:ascii="Times New Roman" w:hAnsi="Times New Roman" w:cs="Times New Roman"/>
          <w:sz w:val="24"/>
          <w:szCs w:val="24"/>
        </w:rPr>
        <w:t xml:space="preserve">For the occupancy subcomponent of our model, we included two environmental predictors of occupancy, average minimum temperature (or average precipitation) across a 5-year-long </w:t>
      </w:r>
      <w:r w:rsidRPr="00703517">
        <w:rPr>
          <w:rFonts w:ascii="Times New Roman" w:hAnsi="Times New Roman" w:cs="Times New Roman"/>
          <w:sz w:val="24"/>
          <w:szCs w:val="24"/>
        </w:rPr>
        <w:lastRenderedPageBreak/>
        <w:t>period (e.g., 1970-1974, as species-specific slopes), and the terrestrial surface area of the grid cell (to account for cells along coastlines or with other large bodies of water).  We also included a species-specific intercept in our model to account for differences in baseline occupancy among species. Thus, the occupancy component of our model is:</w:t>
      </w:r>
    </w:p>
    <w:p w14:paraId="36E692BD" w14:textId="77777777" w:rsidR="00123762" w:rsidRPr="00703517" w:rsidRDefault="00123762">
      <w:pPr>
        <w:spacing w:line="480" w:lineRule="auto"/>
        <w:ind w:firstLine="720"/>
        <w:jc w:val="both"/>
        <w:rPr>
          <w:rFonts w:ascii="Times New Roman" w:hAnsi="Times New Roman" w:cs="Times New Roman"/>
          <w:sz w:val="24"/>
          <w:szCs w:val="24"/>
        </w:rPr>
      </w:pPr>
    </w:p>
    <w:p w14:paraId="78BAFB65" w14:textId="77777777" w:rsidR="00F21671" w:rsidRPr="00703517" w:rsidRDefault="00000000">
      <w:pPr>
        <w:spacing w:line="480" w:lineRule="auto"/>
        <w:ind w:firstLine="720"/>
        <w:rPr>
          <w:rFonts w:ascii="Times New Roman" w:hAnsi="Times New Roman" w:cs="Times New Roman"/>
          <w:sz w:val="24"/>
          <w:szCs w:val="24"/>
        </w:rPr>
      </w:pPr>
      <w:hyperlink r:id="rId26" w:anchor="0">
        <w:r w:rsidRPr="00703517">
          <w:rPr>
            <w:rFonts w:ascii="Times New Roman" w:hAnsi="Times New Roman" w:cs="Times New Roman"/>
            <w:noProof/>
            <w:sz w:val="24"/>
            <w:szCs w:val="24"/>
          </w:rPr>
          <w:drawing>
            <wp:inline distT="19050" distB="19050" distL="19050" distR="19050" wp14:anchorId="41097187" wp14:editId="22552CC0">
              <wp:extent cx="5524500" cy="4191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524500" cy="419100"/>
                      </a:xfrm>
                      <a:prstGeom prst="rect">
                        <a:avLst/>
                      </a:prstGeom>
                      <a:ln/>
                    </pic:spPr>
                  </pic:pic>
                </a:graphicData>
              </a:graphic>
            </wp:inline>
          </w:drawing>
        </w:r>
      </w:hyperlink>
    </w:p>
    <w:p w14:paraId="5A95B8A4" w14:textId="77777777" w:rsidR="00123762" w:rsidRPr="00703517" w:rsidRDefault="00123762">
      <w:pPr>
        <w:spacing w:line="480" w:lineRule="auto"/>
        <w:ind w:firstLine="720"/>
        <w:jc w:val="both"/>
        <w:rPr>
          <w:rFonts w:ascii="Times New Roman" w:hAnsi="Times New Roman" w:cs="Times New Roman"/>
          <w:sz w:val="24"/>
          <w:szCs w:val="24"/>
        </w:rPr>
      </w:pPr>
    </w:p>
    <w:p w14:paraId="384B4981" w14:textId="66CF02A0" w:rsidR="00F21671" w:rsidRPr="00703517" w:rsidRDefault="00000000">
      <w:pPr>
        <w:spacing w:line="480" w:lineRule="auto"/>
        <w:ind w:firstLine="720"/>
        <w:jc w:val="both"/>
        <w:rPr>
          <w:rFonts w:ascii="Times New Roman" w:hAnsi="Times New Roman" w:cs="Times New Roman"/>
          <w:sz w:val="24"/>
          <w:szCs w:val="24"/>
        </w:rPr>
      </w:pPr>
      <w:commentRangeStart w:id="99"/>
      <w:r w:rsidRPr="00703517">
        <w:rPr>
          <w:rFonts w:ascii="Times New Roman" w:hAnsi="Times New Roman" w:cs="Times New Roman"/>
          <w:sz w:val="24"/>
          <w:szCs w:val="24"/>
        </w:rPr>
        <w:t>where</w:t>
      </w:r>
      <w:commentRangeEnd w:id="99"/>
      <w:r w:rsidR="00031DEF" w:rsidRPr="00703517">
        <w:rPr>
          <w:rStyle w:val="CommentReference"/>
          <w:rFonts w:ascii="Times New Roman" w:hAnsi="Times New Roman" w:cs="Times New Roman"/>
          <w:sz w:val="24"/>
          <w:szCs w:val="24"/>
        </w:rPr>
        <w:commentReference w:id="99"/>
      </w:r>
      <w:r w:rsidRPr="00703517">
        <w:rPr>
          <w:rFonts w:ascii="Times New Roman" w:hAnsi="Times New Roman" w:cs="Times New Roman"/>
          <w:sz w:val="24"/>
          <w:szCs w:val="24"/>
        </w:rPr>
        <w:t xml:space="preserve"> </w:t>
      </w:r>
      <w:hyperlink r:id="rId28" w:anchor="0">
        <w:r w:rsidRPr="00703517">
          <w:rPr>
            <w:rFonts w:ascii="Times New Roman" w:hAnsi="Times New Roman" w:cs="Times New Roman"/>
            <w:noProof/>
            <w:sz w:val="24"/>
            <w:szCs w:val="24"/>
          </w:rPr>
          <w:drawing>
            <wp:inline distT="19050" distB="19050" distL="19050" distR="19050" wp14:anchorId="38A27A06" wp14:editId="4C2FFB77">
              <wp:extent cx="342900" cy="1524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42900" cy="152400"/>
                      </a:xfrm>
                      <a:prstGeom prst="rect">
                        <a:avLst/>
                      </a:prstGeom>
                      <a:ln/>
                    </pic:spPr>
                  </pic:pic>
                </a:graphicData>
              </a:graphic>
            </wp:inline>
          </w:drawing>
        </w:r>
      </w:hyperlink>
      <w:r w:rsidRPr="00703517">
        <w:rPr>
          <w:rFonts w:ascii="Times New Roman" w:hAnsi="Times New Roman" w:cs="Times New Roman"/>
          <w:sz w:val="24"/>
          <w:szCs w:val="24"/>
        </w:rPr>
        <w:t xml:space="preserve"> is the probability that a given species, </w:t>
      </w:r>
      <w:hyperlink r:id="rId30" w:anchor="0">
        <w:r w:rsidRPr="00703517">
          <w:rPr>
            <w:rFonts w:ascii="Times New Roman" w:hAnsi="Times New Roman" w:cs="Times New Roman"/>
            <w:noProof/>
            <w:sz w:val="24"/>
            <w:szCs w:val="24"/>
          </w:rPr>
          <w:drawing>
            <wp:inline distT="19050" distB="19050" distL="19050" distR="19050" wp14:anchorId="67CEE26A" wp14:editId="06D0E2B7">
              <wp:extent cx="50800" cy="76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0800" cy="76200"/>
                      </a:xfrm>
                      <a:prstGeom prst="rect">
                        <a:avLst/>
                      </a:prstGeom>
                      <a:ln/>
                    </pic:spPr>
                  </pic:pic>
                </a:graphicData>
              </a:graphic>
            </wp:inline>
          </w:drawing>
        </w:r>
      </w:hyperlink>
      <w:r w:rsidRPr="00703517">
        <w:rPr>
          <w:rFonts w:ascii="Times New Roman" w:hAnsi="Times New Roman" w:cs="Times New Roman"/>
          <w:sz w:val="24"/>
          <w:szCs w:val="24"/>
        </w:rPr>
        <w:t xml:space="preserve">, is an occupant of cell </w:t>
      </w:r>
      <w:hyperlink r:id="rId32" w:anchor="0">
        <w:r w:rsidRPr="00703517">
          <w:rPr>
            <w:rFonts w:ascii="Times New Roman" w:hAnsi="Times New Roman" w:cs="Times New Roman"/>
            <w:noProof/>
            <w:sz w:val="24"/>
            <w:szCs w:val="24"/>
          </w:rPr>
          <w:drawing>
            <wp:inline distT="19050" distB="19050" distL="19050" distR="19050" wp14:anchorId="169630AB" wp14:editId="1AD5CDB7">
              <wp:extent cx="76200" cy="1143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in occupancy interval </w:t>
      </w:r>
      <w:hyperlink r:id="rId34" w:anchor="0">
        <w:r w:rsidRPr="00703517">
          <w:rPr>
            <w:rFonts w:ascii="Times New Roman" w:hAnsi="Times New Roman" w:cs="Times New Roman"/>
            <w:noProof/>
            <w:sz w:val="24"/>
            <w:szCs w:val="24"/>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w:hyperlink r:id="rId36" w:anchor="0">
        <w:r w:rsidRPr="00703517">
          <w:rPr>
            <w:rFonts w:ascii="Times New Roman" w:hAnsi="Times New Roman" w:cs="Times New Roman"/>
            <w:noProof/>
            <w:sz w:val="24"/>
            <w:szCs w:val="24"/>
          </w:rPr>
          <w:drawing>
            <wp:inline distT="19050" distB="19050" distL="19050" distR="19050" wp14:anchorId="7D82E0F5" wp14:editId="20FD206D">
              <wp:extent cx="152400" cy="1016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152400" cy="101600"/>
                      </a:xfrm>
                      <a:prstGeom prst="rect">
                        <a:avLst/>
                      </a:prstGeom>
                      <a:ln/>
                    </pic:spPr>
                  </pic:pic>
                </a:graphicData>
              </a:graphic>
            </wp:inline>
          </w:drawing>
        </w:r>
      </w:hyperlink>
      <w:r w:rsidRPr="00703517">
        <w:rPr>
          <w:rFonts w:ascii="Times New Roman" w:hAnsi="Times New Roman" w:cs="Times New Roman"/>
          <w:sz w:val="24"/>
          <w:szCs w:val="24"/>
        </w:rPr>
        <w:t xml:space="preserve"> is the mean occupancy probability for butterflies (on a linear scale);</w:t>
      </w:r>
      <w:commentRangeStart w:id="100"/>
      <w:r w:rsidR="006B7D62" w:rsidRPr="00703517">
        <w:rPr>
          <w:rFonts w:ascii="Times New Roman" w:hAnsi="Times New Roman" w:cs="Times New Roman"/>
          <w:sz w:val="24"/>
          <w:szCs w:val="24"/>
        </w:rPr>
        <w:t xml:space="preserve"> </w:t>
      </w:r>
      <w:hyperlink r:id="rId38" w:anchor="0">
        <w:r w:rsidRPr="00703517">
          <w:rPr>
            <w:rFonts w:ascii="Times New Roman" w:hAnsi="Times New Roman" w:cs="Times New Roman"/>
            <w:noProof/>
            <w:sz w:val="24"/>
            <w:szCs w:val="24"/>
          </w:rPr>
          <w:drawing>
            <wp:inline distT="19050" distB="19050" distL="19050" distR="19050" wp14:anchorId="29D1AE2C" wp14:editId="6C1386C7">
              <wp:extent cx="215900" cy="1143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15900" cy="114300"/>
                      </a:xfrm>
                      <a:prstGeom prst="rect">
                        <a:avLst/>
                      </a:prstGeom>
                      <a:ln/>
                    </pic:spPr>
                  </pic:pic>
                </a:graphicData>
              </a:graphic>
            </wp:inline>
          </w:drawing>
        </w:r>
      </w:hyperlink>
      <w:r w:rsidRPr="00703517">
        <w:rPr>
          <w:rFonts w:ascii="Times New Roman" w:hAnsi="Times New Roman" w:cs="Times New Roman"/>
          <w:sz w:val="24"/>
          <w:szCs w:val="24"/>
        </w:rPr>
        <w:t xml:space="preserve"> </w:t>
      </w:r>
      <w:commentRangeEnd w:id="100"/>
      <w:r w:rsidR="00C86B3D" w:rsidRPr="00703517">
        <w:rPr>
          <w:rStyle w:val="CommentReference"/>
          <w:rFonts w:ascii="Times New Roman" w:hAnsi="Times New Roman" w:cs="Times New Roman"/>
          <w:sz w:val="24"/>
          <w:szCs w:val="24"/>
        </w:rPr>
        <w:commentReference w:id="100"/>
      </w:r>
      <w:r w:rsidRPr="00703517">
        <w:rPr>
          <w:rFonts w:ascii="Times New Roman" w:hAnsi="Times New Roman" w:cs="Times New Roman"/>
          <w:sz w:val="24"/>
          <w:szCs w:val="24"/>
        </w:rPr>
        <w:t xml:space="preserve">is a species-specific intercept; </w:t>
      </w:r>
      <w:hyperlink r:id="rId40" w:anchor="0">
        <w:r w:rsidRPr="00703517">
          <w:rPr>
            <w:rFonts w:ascii="Times New Roman" w:hAnsi="Times New Roman" w:cs="Times New Roman"/>
            <w:noProof/>
            <w:sz w:val="24"/>
            <w:szCs w:val="24"/>
          </w:rPr>
          <w:drawing>
            <wp:inline distT="19050" distB="19050" distL="19050" distR="19050" wp14:anchorId="4426745B" wp14:editId="124AAED6">
              <wp:extent cx="139700" cy="152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139700" cy="152400"/>
                      </a:xfrm>
                      <a:prstGeom prst="rect">
                        <a:avLst/>
                      </a:prstGeom>
                      <a:ln/>
                    </pic:spPr>
                  </pic:pic>
                </a:graphicData>
              </a:graphic>
            </wp:inline>
          </w:drawing>
        </w:r>
      </w:hyperlink>
      <w:r w:rsidRPr="00703517">
        <w:rPr>
          <w:rFonts w:ascii="Times New Roman" w:hAnsi="Times New Roman" w:cs="Times New Roman"/>
          <w:sz w:val="24"/>
          <w:szCs w:val="24"/>
        </w:rPr>
        <w:t xml:space="preserve"> is the effect of terrestrial surface area on occupancy probability; and </w:t>
      </w:r>
      <w:hyperlink r:id="rId42" w:anchor="0">
        <w:r w:rsidRPr="00703517">
          <w:rPr>
            <w:rFonts w:ascii="Times New Roman" w:hAnsi="Times New Roman" w:cs="Times New Roman"/>
            <w:noProof/>
            <w:sz w:val="24"/>
            <w:szCs w:val="24"/>
          </w:rPr>
          <w:drawing>
            <wp:inline distT="19050" distB="19050" distL="19050" distR="19050" wp14:anchorId="5622112C" wp14:editId="73F99F1F">
              <wp:extent cx="254000" cy="152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54000" cy="152400"/>
                      </a:xfrm>
                      <a:prstGeom prst="rect">
                        <a:avLst/>
                      </a:prstGeom>
                      <a:ln/>
                    </pic:spPr>
                  </pic:pic>
                </a:graphicData>
              </a:graphic>
            </wp:inline>
          </w:drawing>
        </w:r>
      </w:hyperlink>
      <w:r w:rsidRPr="00703517">
        <w:rPr>
          <w:rFonts w:ascii="Times New Roman" w:hAnsi="Times New Roman" w:cs="Times New Roman"/>
          <w:sz w:val="24"/>
          <w:szCs w:val="24"/>
        </w:rPr>
        <w:t xml:space="preserve"> </w:t>
      </w:r>
      <w:commentRangeStart w:id="101"/>
      <w:r w:rsidRPr="00703517">
        <w:rPr>
          <w:rFonts w:ascii="Times New Roman" w:hAnsi="Times New Roman" w:cs="Times New Roman"/>
          <w:sz w:val="24"/>
          <w:szCs w:val="24"/>
        </w:rPr>
        <w:t>is the species-specific effect (slope) of minimum temperature/precipitation on occupancy.</w:t>
      </w:r>
      <w:commentRangeEnd w:id="101"/>
      <w:r w:rsidR="00892228" w:rsidRPr="00703517">
        <w:rPr>
          <w:rStyle w:val="CommentReference"/>
          <w:rFonts w:ascii="Times New Roman" w:hAnsi="Times New Roman" w:cs="Times New Roman"/>
          <w:sz w:val="24"/>
          <w:szCs w:val="24"/>
        </w:rPr>
        <w:commentReference w:id="101"/>
      </w:r>
      <w:r w:rsidRPr="00703517">
        <w:rPr>
          <w:rFonts w:ascii="Times New Roman" w:hAnsi="Times New Roman" w:cs="Times New Roman"/>
          <w:sz w:val="24"/>
          <w:szCs w:val="24"/>
        </w:rPr>
        <w:t xml:space="preserve"> The </w:t>
      </w:r>
      <w:commentRangeStart w:id="102"/>
      <w:r w:rsidRPr="00703517">
        <w:rPr>
          <w:rFonts w:ascii="Times New Roman" w:hAnsi="Times New Roman" w:cs="Times New Roman"/>
          <w:sz w:val="24"/>
          <w:szCs w:val="24"/>
        </w:rPr>
        <w:t xml:space="preserve">parameter </w:t>
      </w:r>
      <w:hyperlink r:id="rId44" w:anchor="0">
        <w:r w:rsidRPr="00703517">
          <w:rPr>
            <w:rFonts w:ascii="Times New Roman" w:hAnsi="Times New Roman" w:cs="Times New Roman"/>
            <w:noProof/>
            <w:sz w:val="24"/>
            <w:szCs w:val="24"/>
          </w:rPr>
          <w:drawing>
            <wp:inline distT="19050" distB="19050" distL="19050" distR="19050" wp14:anchorId="4A5A55CE" wp14:editId="069AAF42">
              <wp:extent cx="254000" cy="152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54000" cy="152400"/>
                      </a:xfrm>
                      <a:prstGeom prst="rect">
                        <a:avLst/>
                      </a:prstGeom>
                      <a:ln/>
                    </pic:spPr>
                  </pic:pic>
                </a:graphicData>
              </a:graphic>
            </wp:inline>
          </w:drawing>
        </w:r>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w:t>
      </w:r>
      <w:commentRangeEnd w:id="102"/>
      <w:r w:rsidR="00C86B3D" w:rsidRPr="00703517">
        <w:rPr>
          <w:rStyle w:val="CommentReference"/>
          <w:rFonts w:ascii="Times New Roman" w:hAnsi="Times New Roman" w:cs="Times New Roman"/>
          <w:sz w:val="24"/>
          <w:szCs w:val="24"/>
        </w:rPr>
        <w:commentReference w:id="102"/>
      </w:r>
      <w:r w:rsidRPr="00703517">
        <w:rPr>
          <w:rFonts w:ascii="Times New Roman" w:hAnsi="Times New Roman" w:cs="Times New Roman"/>
          <w:sz w:val="24"/>
          <w:szCs w:val="24"/>
        </w:rPr>
        <w:t xml:space="preserve">. For all parameters, we assumed the values were </w:t>
      </w:r>
      <w:commentRangeStart w:id="103"/>
      <w:r w:rsidRPr="00703517">
        <w:rPr>
          <w:rFonts w:ascii="Times New Roman" w:hAnsi="Times New Roman" w:cs="Times New Roman"/>
          <w:sz w:val="24"/>
          <w:szCs w:val="24"/>
        </w:rPr>
        <w:t>to be drawn</w:t>
      </w:r>
      <w:commentRangeEnd w:id="103"/>
      <w:r w:rsidR="00892228" w:rsidRPr="00703517">
        <w:rPr>
          <w:rStyle w:val="CommentReference"/>
          <w:rFonts w:ascii="Times New Roman" w:hAnsi="Times New Roman" w:cs="Times New Roman"/>
          <w:sz w:val="24"/>
          <w:szCs w:val="24"/>
        </w:rPr>
        <w:commentReference w:id="103"/>
      </w:r>
      <w:r w:rsidRPr="00703517">
        <w:rPr>
          <w:rFonts w:ascii="Times New Roman" w:hAnsi="Times New Roman" w:cs="Times New Roman"/>
          <w:sz w:val="24"/>
          <w:szCs w:val="24"/>
        </w:rPr>
        <w:t xml:space="preserve"> from normal distributions with a mean of zero and a variance that was estimated at the parameter level</w:t>
      </w:r>
      <w:r w:rsidR="00B51C08">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p>
    <w:p w14:paraId="3B4F9E6C" w14:textId="2DF04122"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two random intercepts that varies by (a) species and (b) cell by occupancy interval. Mathematically, our detection component is defined as:</w:t>
      </w:r>
    </w:p>
    <w:p w14:paraId="74FF71AA" w14:textId="77777777" w:rsidR="00123762" w:rsidRPr="00703517" w:rsidRDefault="00123762">
      <w:pPr>
        <w:spacing w:line="480" w:lineRule="auto"/>
        <w:ind w:firstLine="720"/>
        <w:jc w:val="both"/>
        <w:rPr>
          <w:rFonts w:ascii="Times New Roman" w:hAnsi="Times New Roman" w:cs="Times New Roman"/>
          <w:sz w:val="24"/>
          <w:szCs w:val="24"/>
        </w:rPr>
      </w:pPr>
    </w:p>
    <w:p w14:paraId="787D76CA" w14:textId="77777777" w:rsidR="00F21671" w:rsidRPr="00703517" w:rsidRDefault="00000000">
      <w:pPr>
        <w:spacing w:line="480" w:lineRule="auto"/>
        <w:jc w:val="center"/>
        <w:rPr>
          <w:rFonts w:ascii="Times New Roman" w:hAnsi="Times New Roman" w:cs="Times New Roman"/>
          <w:sz w:val="24"/>
          <w:szCs w:val="24"/>
        </w:rPr>
      </w:pPr>
      <w:hyperlink r:id="rId46" w:anchor="0">
        <w:r w:rsidRPr="00703517">
          <w:rPr>
            <w:rFonts w:ascii="Times New Roman" w:hAnsi="Times New Roman" w:cs="Times New Roman"/>
            <w:noProof/>
            <w:sz w:val="24"/>
            <w:szCs w:val="24"/>
          </w:rPr>
          <w:drawing>
            <wp:inline distT="19050" distB="19050" distL="19050" distR="19050" wp14:anchorId="77422E45" wp14:editId="40F60F38">
              <wp:extent cx="3784600" cy="1524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784600" cy="152400"/>
                      </a:xfrm>
                      <a:prstGeom prst="rect">
                        <a:avLst/>
                      </a:prstGeom>
                      <a:ln/>
                    </pic:spPr>
                  </pic:pic>
                </a:graphicData>
              </a:graphic>
            </wp:inline>
          </w:drawing>
        </w:r>
      </w:hyperlink>
    </w:p>
    <w:p w14:paraId="6C740953" w14:textId="77777777" w:rsidR="00123762" w:rsidRPr="00703517" w:rsidRDefault="00123762">
      <w:pPr>
        <w:spacing w:line="480" w:lineRule="auto"/>
        <w:ind w:firstLine="720"/>
        <w:jc w:val="both"/>
        <w:rPr>
          <w:rFonts w:ascii="Times New Roman" w:hAnsi="Times New Roman" w:cs="Times New Roman"/>
          <w:sz w:val="24"/>
          <w:szCs w:val="24"/>
        </w:rPr>
      </w:pPr>
    </w:p>
    <w:p w14:paraId="00431042" w14:textId="1E137B7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w:hyperlink r:id="rId48" w:anchor="0">
        <w:r w:rsidRPr="00703517">
          <w:rPr>
            <w:rFonts w:ascii="Times New Roman" w:hAnsi="Times New Roman" w:cs="Times New Roman"/>
            <w:noProof/>
            <w:sz w:val="24"/>
            <w:szCs w:val="24"/>
          </w:rPr>
          <w:drawing>
            <wp:inline distT="19050" distB="19050" distL="19050" distR="19050" wp14:anchorId="3AB29E74" wp14:editId="71758A13">
              <wp:extent cx="304800" cy="114300"/>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304800" cy="114300"/>
                      </a:xfrm>
                      <a:prstGeom prst="rect">
                        <a:avLst/>
                      </a:prstGeom>
                      <a:ln/>
                    </pic:spPr>
                  </pic:pic>
                </a:graphicData>
              </a:graphic>
            </wp:inline>
          </w:drawing>
        </w:r>
      </w:hyperlink>
      <w:r w:rsidRPr="00703517">
        <w:rPr>
          <w:rFonts w:ascii="Times New Roman" w:hAnsi="Times New Roman" w:cs="Times New Roman"/>
          <w:sz w:val="24"/>
          <w:szCs w:val="24"/>
        </w:rPr>
        <w:t xml:space="preserve"> is the detection probability of a given species, </w:t>
      </w:r>
      <w:hyperlink r:id="rId50" w:anchor="0">
        <w:r w:rsidRPr="00703517">
          <w:rPr>
            <w:rFonts w:ascii="Times New Roman" w:hAnsi="Times New Roman" w:cs="Times New Roman"/>
            <w:noProof/>
            <w:sz w:val="24"/>
            <w:szCs w:val="24"/>
          </w:rPr>
          <w:drawing>
            <wp:inline distT="19050" distB="19050" distL="19050" distR="19050" wp14:anchorId="453EF51C" wp14:editId="1B4E16E7">
              <wp:extent cx="50800" cy="76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0800" cy="76200"/>
                      </a:xfrm>
                      <a:prstGeom prst="rect">
                        <a:avLst/>
                      </a:prstGeom>
                      <a:ln/>
                    </pic:spPr>
                  </pic:pic>
                </a:graphicData>
              </a:graphic>
            </wp:inline>
          </w:drawing>
        </w:r>
      </w:hyperlink>
      <w:r w:rsidRPr="00703517">
        <w:rPr>
          <w:rFonts w:ascii="Times New Roman" w:hAnsi="Times New Roman" w:cs="Times New Roman"/>
          <w:sz w:val="24"/>
          <w:szCs w:val="24"/>
        </w:rPr>
        <w:t xml:space="preserve">, during a given occupancy interval, </w:t>
      </w:r>
      <w:hyperlink r:id="rId51" w:anchor="0">
        <w:r w:rsidRPr="00703517">
          <w:rPr>
            <w:rFonts w:ascii="Times New Roman" w:hAnsi="Times New Roman" w:cs="Times New Roman"/>
            <w:noProof/>
            <w:sz w:val="24"/>
            <w:szCs w:val="24"/>
          </w:rPr>
          <w:drawing>
            <wp:inline distT="19050" distB="19050" distL="19050" distR="19050" wp14:anchorId="1DD16CB1" wp14:editId="064394CD">
              <wp:extent cx="38100" cy="101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at a particular cell, </w:t>
      </w:r>
      <w:hyperlink r:id="rId52" w:anchor="0">
        <w:r w:rsidRPr="00703517">
          <w:rPr>
            <w:rFonts w:ascii="Times New Roman" w:hAnsi="Times New Roman" w:cs="Times New Roman"/>
            <w:noProof/>
            <w:sz w:val="24"/>
            <w:szCs w:val="24"/>
          </w:rPr>
          <w:drawing>
            <wp:inline distT="19050" distB="19050" distL="19050" distR="19050" wp14:anchorId="69B02F6C" wp14:editId="27182FDB">
              <wp:extent cx="76200" cy="114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the parameter </w:t>
      </w:r>
      <w:hyperlink r:id="rId53" w:anchor="0">
        <w:r w:rsidRPr="00703517">
          <w:rPr>
            <w:rFonts w:ascii="Times New Roman" w:hAnsi="Times New Roman" w:cs="Times New Roman"/>
            <w:noProof/>
            <w:sz w:val="24"/>
            <w:szCs w:val="24"/>
          </w:rPr>
          <w:drawing>
            <wp:inline distT="19050" distB="19050" distL="19050" distR="19050" wp14:anchorId="65F0B46E" wp14:editId="5E46D1ED">
              <wp:extent cx="152400" cy="1016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52400" cy="101600"/>
                      </a:xfrm>
                      <a:prstGeom prst="rect">
                        <a:avLst/>
                      </a:prstGeom>
                      <a:ln/>
                    </pic:spPr>
                  </pic:pic>
                </a:graphicData>
              </a:graphic>
            </wp:inline>
          </w:drawing>
        </w:r>
      </w:hyperlink>
      <w:r w:rsidRPr="00703517">
        <w:rPr>
          <w:rFonts w:ascii="Times New Roman" w:hAnsi="Times New Roman" w:cs="Times New Roman"/>
          <w:sz w:val="24"/>
          <w:szCs w:val="24"/>
        </w:rPr>
        <w:t xml:space="preserve"> is the mean detection probability for all butterflies (on a linear scale); </w:t>
      </w:r>
      <w:hyperlink r:id="rId54" w:anchor="0">
        <w:r w:rsidRPr="00703517">
          <w:rPr>
            <w:rFonts w:ascii="Times New Roman" w:hAnsi="Times New Roman" w:cs="Times New Roman"/>
            <w:noProof/>
            <w:sz w:val="24"/>
            <w:szCs w:val="24"/>
          </w:rPr>
          <w:drawing>
            <wp:inline distT="19050" distB="19050" distL="19050" distR="19050" wp14:anchorId="5DF05580" wp14:editId="680CF89F">
              <wp:extent cx="152400" cy="101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152400" cy="101600"/>
                      </a:xfrm>
                      <a:prstGeom prst="rect">
                        <a:avLst/>
                      </a:prstGeom>
                      <a:ln/>
                    </pic:spPr>
                  </pic:pic>
                </a:graphicData>
              </a:graphic>
            </wp:inline>
          </w:drawing>
        </w:r>
      </w:hyperlink>
      <w:r w:rsidRPr="00703517">
        <w:rPr>
          <w:rFonts w:ascii="Times New Roman" w:hAnsi="Times New Roman" w:cs="Times New Roman"/>
          <w:sz w:val="24"/>
          <w:szCs w:val="24"/>
        </w:rPr>
        <w:t xml:space="preserve"> is a random species-specific intercept; </w:t>
      </w:r>
      <w:hyperlink r:id="rId56" w:anchor="0">
        <w:r w:rsidRPr="00703517">
          <w:rPr>
            <w:rFonts w:ascii="Times New Roman" w:hAnsi="Times New Roman" w:cs="Times New Roman"/>
            <w:noProof/>
            <w:sz w:val="24"/>
            <w:szCs w:val="24"/>
          </w:rPr>
          <w:drawing>
            <wp:inline distT="19050" distB="19050" distL="19050" distR="19050" wp14:anchorId="54AAE5E5" wp14:editId="3B425EE1">
              <wp:extent cx="228600" cy="1143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228600" cy="114300"/>
                      </a:xfrm>
                      <a:prstGeom prst="rect">
                        <a:avLst/>
                      </a:prstGeom>
                      <a:ln/>
                    </pic:spPr>
                  </pic:pic>
                </a:graphicData>
              </a:graphic>
            </wp:inline>
          </w:drawing>
        </w:r>
      </w:hyperlink>
      <w:r w:rsidRPr="00703517">
        <w:rPr>
          <w:rFonts w:ascii="Times New Roman" w:hAnsi="Times New Roman" w:cs="Times New Roman"/>
          <w:sz w:val="24"/>
          <w:szCs w:val="24"/>
        </w:rPr>
        <w:t xml:space="preserve"> is a cell by occupancy interval random intercept; and </w:t>
      </w:r>
      <w:hyperlink r:id="rId58" w:anchor="0">
        <w:r w:rsidRPr="00703517">
          <w:rPr>
            <w:rFonts w:ascii="Times New Roman" w:hAnsi="Times New Roman" w:cs="Times New Roman"/>
            <w:noProof/>
            <w:sz w:val="24"/>
            <w:szCs w:val="24"/>
          </w:rPr>
          <w:drawing>
            <wp:inline distT="19050" distB="19050" distL="19050" distR="19050" wp14:anchorId="7C3EABA9" wp14:editId="0B4C6F01">
              <wp:extent cx="139700" cy="1524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139700" cy="152400"/>
                      </a:xfrm>
                      <a:prstGeom prst="rect">
                        <a:avLst/>
                      </a:prstGeom>
                      <a:ln/>
                    </pic:spPr>
                  </pic:pic>
                </a:graphicData>
              </a:graphic>
            </wp:inline>
          </w:drawing>
        </w:r>
      </w:hyperlink>
      <w:r w:rsidRPr="00703517">
        <w:rPr>
          <w:rFonts w:ascii="Times New Roman" w:hAnsi="Times New Roman" w:cs="Times New Roman"/>
          <w:sz w:val="24"/>
          <w:szCs w:val="24"/>
        </w:rPr>
        <w:t xml:space="preserve"> is the effect of occupancy interval (OI) on detection probability. For all parameters, we assumed the values were to be drawn from normal distributions with a mean of zero and a variance that was estimated at the parameter level. Finally, the likelihood in our model was defined by the product of the latent occupancy state (either present or absent per a Bernoulli draw of the calculated occupancy probability </w:t>
      </w:r>
      <w:hyperlink r:id="rId60" w:anchor="0">
        <w:r w:rsidRPr="00703517">
          <w:rPr>
            <w:rFonts w:ascii="Times New Roman" w:hAnsi="Times New Roman" w:cs="Times New Roman"/>
            <w:noProof/>
            <w:sz w:val="24"/>
            <w:szCs w:val="24"/>
          </w:rPr>
          <w:drawing>
            <wp:inline distT="19050" distB="19050" distL="19050" distR="19050" wp14:anchorId="0E4B2F8A" wp14:editId="756B811E">
              <wp:extent cx="342900" cy="152400"/>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342900" cy="152400"/>
                      </a:xfrm>
                      <a:prstGeom prst="rect">
                        <a:avLst/>
                      </a:prstGeom>
                      <a:ln/>
                    </pic:spPr>
                  </pic:pic>
                </a:graphicData>
              </a:graphic>
            </wp:inline>
          </w:drawing>
        </w:r>
      </w:hyperlink>
      <w:r w:rsidRPr="00703517">
        <w:rPr>
          <w:rFonts w:ascii="Times New Roman" w:hAnsi="Times New Roman" w:cs="Times New Roman"/>
          <w:sz w:val="24"/>
          <w:szCs w:val="24"/>
        </w:rPr>
        <w:t xml:space="preserve">) and the probability of detection, </w:t>
      </w:r>
      <w:hyperlink r:id="rId61" w:anchor="0">
        <w:r w:rsidRPr="00703517">
          <w:rPr>
            <w:rFonts w:ascii="Times New Roman" w:hAnsi="Times New Roman" w:cs="Times New Roman"/>
            <w:noProof/>
            <w:sz w:val="24"/>
            <w:szCs w:val="24"/>
          </w:rPr>
          <w:drawing>
            <wp:inline distT="19050" distB="19050" distL="19050" distR="19050" wp14:anchorId="384560BF" wp14:editId="589D5B2C">
              <wp:extent cx="304800" cy="114300"/>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304800" cy="114300"/>
                      </a:xfrm>
                      <a:prstGeom prst="rect">
                        <a:avLst/>
                      </a:prstGeom>
                      <a:ln/>
                    </pic:spPr>
                  </pic:pic>
                </a:graphicData>
              </a:graphic>
            </wp:inline>
          </w:drawing>
        </w:r>
      </w:hyperlink>
      <w:r w:rsidRPr="00703517">
        <w:rPr>
          <w:rFonts w:ascii="Times New Roman" w:hAnsi="Times New Roman" w:cs="Times New Roman"/>
          <w:sz w:val="24"/>
          <w:szCs w:val="24"/>
        </w:rPr>
        <w:t>.</w:t>
      </w:r>
    </w:p>
    <w:p w14:paraId="27D3649B" w14:textId="4FDA5D8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commentRangeStart w:id="104"/>
      <w:r w:rsidRPr="00703517">
        <w:rPr>
          <w:rFonts w:ascii="Times New Roman" w:hAnsi="Times New Roman" w:cs="Times New Roman"/>
          <w:sz w:val="24"/>
          <w:szCs w:val="24"/>
        </w:rPr>
        <w:t>sampling every 100 iterations</w:t>
      </w:r>
      <w:commentRangeEnd w:id="104"/>
      <w:r w:rsidR="00A14E31" w:rsidRPr="00703517">
        <w:rPr>
          <w:rStyle w:val="CommentReference"/>
          <w:rFonts w:ascii="Times New Roman" w:hAnsi="Times New Roman" w:cs="Times New Roman"/>
          <w:sz w:val="24"/>
          <w:szCs w:val="24"/>
        </w:rPr>
        <w:commentReference w:id="104"/>
      </w:r>
      <w:r w:rsidRPr="00703517">
        <w:rPr>
          <w:rFonts w:ascii="Times New Roman" w:hAnsi="Times New Roman" w:cs="Times New Roman"/>
          <w:sz w:val="24"/>
          <w:szCs w:val="24"/>
        </w:rPr>
        <w:t xml:space="preserve"> across four chains for a total of 4,000 samples from the posterior distribution. We assessed convergence across these chains by examining both Gelman-Rubin diagnostic values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hyperlink r:id="rId62"/>
      <w:r w:rsidRPr="00703517">
        <w:rPr>
          <w:rFonts w:ascii="Times New Roman" w:hAnsi="Times New Roman" w:cs="Times New Roman"/>
          <w:sz w:val="24"/>
          <w:szCs w:val="24"/>
        </w:rPr>
        <w:t xml:space="preserve"> (using 1.1 as a</w:t>
      </w:r>
      <w:r w:rsidR="00E24CE0" w:rsidRPr="00703517">
        <w:rPr>
          <w:rFonts w:ascii="Times New Roman" w:hAnsi="Times New Roman" w:cs="Times New Roman"/>
          <w:sz w:val="24"/>
          <w:szCs w:val="24"/>
        </w:rPr>
        <w:t>n upper</w:t>
      </w:r>
      <w:r w:rsidRPr="00703517">
        <w:rPr>
          <w:rFonts w:ascii="Times New Roman" w:hAnsi="Times New Roman" w:cs="Times New Roman"/>
          <w:sz w:val="24"/>
          <w:szCs w:val="24"/>
        </w:rPr>
        <w:t xml:space="preserve"> threshold), and by </w:t>
      </w:r>
      <w:commentRangeStart w:id="105"/>
      <w:r w:rsidRPr="00703517">
        <w:rPr>
          <w:rFonts w:ascii="Times New Roman" w:hAnsi="Times New Roman" w:cs="Times New Roman"/>
          <w:sz w:val="24"/>
          <w:szCs w:val="24"/>
        </w:rPr>
        <w:t xml:space="preserve">visually inspecting the trace plots for all parameters (provided in the Supplementary Material). </w:t>
      </w:r>
      <w:commentRangeEnd w:id="105"/>
      <w:r w:rsidR="009643EB" w:rsidRPr="00703517">
        <w:rPr>
          <w:rStyle w:val="CommentReference"/>
          <w:rFonts w:ascii="Times New Roman" w:hAnsi="Times New Roman" w:cs="Times New Roman"/>
          <w:sz w:val="24"/>
          <w:szCs w:val="24"/>
        </w:rPr>
        <w:commentReference w:id="105"/>
      </w:r>
      <w:r w:rsidRPr="00703517">
        <w:rPr>
          <w:rFonts w:ascii="Times New Roman" w:hAnsi="Times New Roman" w:cs="Times New Roman"/>
          <w:sz w:val="24"/>
          <w:szCs w:val="24"/>
        </w:rPr>
        <w:t>We used the R packages “</w:t>
      </w:r>
      <w:proofErr w:type="spellStart"/>
      <w:r w:rsidRPr="00703517">
        <w:rPr>
          <w:rFonts w:ascii="Times New Roman" w:hAnsi="Times New Roman" w:cs="Times New Roman"/>
          <w:sz w:val="24"/>
          <w:szCs w:val="24"/>
        </w:rPr>
        <w:t>jagsUI</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Start w:id="106"/>
      <w:r w:rsidRPr="00703517">
        <w:rPr>
          <w:rFonts w:ascii="Times New Roman" w:hAnsi="Times New Roman" w:cs="Times New Roman"/>
          <w:sz w:val="24"/>
          <w:szCs w:val="24"/>
        </w:rPr>
        <w:t>and “</w:t>
      </w:r>
      <w:proofErr w:type="spellStart"/>
      <w:r w:rsidRPr="00703517">
        <w:rPr>
          <w:rFonts w:ascii="Times New Roman" w:hAnsi="Times New Roman" w:cs="Times New Roman"/>
          <w:sz w:val="24"/>
          <w:szCs w:val="24"/>
        </w:rPr>
        <w:t>MCMCvis</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w:t>
      </w:r>
      <w:proofErr w:type="spellStart"/>
      <w:r w:rsidR="00B71B27" w:rsidRPr="00703517">
        <w:rPr>
          <w:rFonts w:ascii="Times New Roman" w:hAnsi="Times New Roman" w:cs="Times New Roman"/>
          <w:sz w:val="24"/>
          <w:szCs w:val="24"/>
        </w:rPr>
        <w:t>Youngflesh</w:t>
      </w:r>
      <w:proofErr w:type="spellEnd"/>
      <w:r w:rsidR="00B71B27" w:rsidRPr="00703517">
        <w:rPr>
          <w:rFonts w:ascii="Times New Roman" w:hAnsi="Times New Roman" w:cs="Times New Roman"/>
          <w:sz w:val="24"/>
          <w:szCs w:val="24"/>
        </w:rPr>
        <w:t xml:space="preserve">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commentRangeEnd w:id="106"/>
      <w:r w:rsidR="009643EB" w:rsidRPr="00703517">
        <w:rPr>
          <w:rStyle w:val="CommentReference"/>
          <w:rFonts w:ascii="Times New Roman" w:hAnsi="Times New Roman" w:cs="Times New Roman"/>
          <w:sz w:val="24"/>
          <w:szCs w:val="24"/>
        </w:rPr>
        <w:commentReference w:id="106"/>
      </w:r>
      <w:r w:rsidRPr="00703517">
        <w:rPr>
          <w:rFonts w:ascii="Times New Roman" w:hAnsi="Times New Roman" w:cs="Times New Roman"/>
          <w:sz w:val="24"/>
          <w:szCs w:val="24"/>
        </w:rPr>
        <w:t xml:space="preserve">to complete the majority of this work. </w:t>
      </w:r>
      <w:commentRangeStart w:id="107"/>
      <w:r w:rsidRPr="00703517">
        <w:rPr>
          <w:rFonts w:ascii="Times New Roman" w:hAnsi="Times New Roman" w:cs="Times New Roman"/>
          <w:sz w:val="24"/>
          <w:szCs w:val="24"/>
        </w:rPr>
        <w:t>Visualizations of model performance metrics are included in the Supplemental Material.</w:t>
      </w:r>
      <w:commentRangeEnd w:id="107"/>
      <w:r w:rsidR="009643EB" w:rsidRPr="00703517">
        <w:rPr>
          <w:rStyle w:val="CommentReference"/>
          <w:rFonts w:ascii="Times New Roman" w:hAnsi="Times New Roman" w:cs="Times New Roman"/>
          <w:sz w:val="24"/>
          <w:szCs w:val="24"/>
        </w:rPr>
        <w:commentReference w:id="107"/>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2C65AA26" w14:textId="77777777" w:rsidR="001E2EFC" w:rsidRDefault="00000000">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ins w:id="108" w:author="Leslie Ries" w:date="2023-03-19T15:37:00Z">
        <w:r w:rsidR="009643EB" w:rsidRPr="00703517">
          <w:rPr>
            <w:rFonts w:ascii="Times New Roman" w:hAnsi="Times New Roman" w:cs="Times New Roman"/>
            <w:sz w:val="24"/>
            <w:szCs w:val="24"/>
          </w:rPr>
          <w:t xml:space="preserve"> </w:t>
        </w:r>
        <w:commentRangeStart w:id="109"/>
        <w:r w:rsidR="009643EB" w:rsidRPr="00703517">
          <w:rPr>
            <w:rFonts w:ascii="Times New Roman" w:hAnsi="Times New Roman" w:cs="Times New Roman"/>
            <w:sz w:val="24"/>
            <w:szCs w:val="24"/>
          </w:rPr>
          <w:t>de</w:t>
        </w:r>
      </w:ins>
      <w:ins w:id="110" w:author="Leslie Ries" w:date="2023-03-19T15:38:00Z">
        <w:r w:rsidR="009643EB" w:rsidRPr="00703517">
          <w:rPr>
            <w:rFonts w:ascii="Times New Roman" w:hAnsi="Times New Roman" w:cs="Times New Roman"/>
            <w:sz w:val="24"/>
            <w:szCs w:val="24"/>
          </w:rPr>
          <w:t>cline (Keinath et al., 2017)</w:t>
        </w:r>
      </w:ins>
      <w:ins w:id="111" w:author="Leslie Ries" w:date="2023-03-19T15:39:00Z">
        <w:r w:rsidR="009643EB" w:rsidRPr="00703517">
          <w:rPr>
            <w:rFonts w:ascii="Times New Roman" w:hAnsi="Times New Roman" w:cs="Times New Roman"/>
            <w:sz w:val="24"/>
            <w:szCs w:val="24"/>
          </w:rPr>
          <w:t xml:space="preserve"> </w:t>
        </w:r>
        <w:proofErr w:type="gramStart"/>
        <w:r w:rsidR="009643EB" w:rsidRPr="00703517">
          <w:rPr>
            <w:rFonts w:ascii="Times New Roman" w:hAnsi="Times New Roman" w:cs="Times New Roman"/>
            <w:sz w:val="24"/>
            <w:szCs w:val="24"/>
          </w:rPr>
          <w:t>or</w:t>
        </w:r>
      </w:ins>
      <w:ins w:id="112" w:author="Leslie Ries" w:date="2023-03-19T15:38:00Z">
        <w:r w:rsidR="009643EB"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 </w:t>
      </w:r>
      <w:commentRangeStart w:id="113"/>
      <w:r w:rsidRPr="00703517">
        <w:rPr>
          <w:rFonts w:ascii="Times New Roman" w:hAnsi="Times New Roman" w:cs="Times New Roman"/>
          <w:sz w:val="24"/>
          <w:szCs w:val="24"/>
        </w:rPr>
        <w:t>extinction</w:t>
      </w:r>
      <w:commentRangeEnd w:id="113"/>
      <w:proofErr w:type="gramEnd"/>
      <w:r w:rsidRPr="00703517">
        <w:rPr>
          <w:rFonts w:ascii="Times New Roman" w:hAnsi="Times New Roman" w:cs="Times New Roman"/>
          <w:sz w:val="24"/>
          <w:szCs w:val="24"/>
        </w:rPr>
        <w:commentReference w:id="113"/>
      </w:r>
      <w:r w:rsidRPr="00703517">
        <w:rPr>
          <w:rFonts w:ascii="Times New Roman" w:hAnsi="Times New Roman" w:cs="Times New Roman"/>
          <w:sz w:val="24"/>
          <w:szCs w:val="24"/>
        </w:rPr>
        <w:t xml:space="preserve"> (</w:t>
      </w:r>
      <w:ins w:id="114" w:author="Leslie Ries" w:date="2023-03-19T15:39:00Z">
        <w:r w:rsidR="009643EB" w:rsidRPr="00703517">
          <w:rPr>
            <w:rFonts w:ascii="Times New Roman" w:hAnsi="Times New Roman" w:cs="Times New Roman"/>
            <w:sz w:val="24"/>
            <w:szCs w:val="24"/>
          </w:rPr>
          <w:t>Fagan et al., 2001</w:t>
        </w:r>
      </w:ins>
      <w:r w:rsidRPr="00703517">
        <w:rPr>
          <w:rFonts w:ascii="Times New Roman" w:hAnsi="Times New Roman" w:cs="Times New Roman"/>
          <w:sz w:val="24"/>
          <w:szCs w:val="24"/>
        </w:rPr>
        <w:t xml:space="preserve">). </w:t>
      </w:r>
      <w:commentRangeEnd w:id="109"/>
      <w:r w:rsidR="009643EB" w:rsidRPr="00703517">
        <w:rPr>
          <w:rStyle w:val="CommentReference"/>
          <w:rFonts w:ascii="Times New Roman" w:hAnsi="Times New Roman" w:cs="Times New Roman"/>
          <w:sz w:val="24"/>
          <w:szCs w:val="24"/>
        </w:rPr>
        <w:commentReference w:id="109"/>
      </w:r>
      <w:r w:rsidRPr="00703517">
        <w:rPr>
          <w:rFonts w:ascii="Times New Roman" w:hAnsi="Times New Roman" w:cs="Times New Roman"/>
          <w:sz w:val="24"/>
          <w:szCs w:val="24"/>
        </w:rPr>
        <w:t xml:space="preserve">We thus conducted two trait-based analyses on our occupancy model output. We examined if </w:t>
      </w:r>
      <w:r w:rsidR="00574965" w:rsidRPr="00703517">
        <w:rPr>
          <w:rFonts w:ascii="Times New Roman" w:hAnsi="Times New Roman" w:cs="Times New Roman"/>
          <w:sz w:val="24"/>
          <w:szCs w:val="24"/>
        </w:rPr>
        <w:lastRenderedPageBreak/>
        <w:t xml:space="preserve">average annual range-wide temperature and other traits such as </w:t>
      </w:r>
      <w:r w:rsidRPr="00703517">
        <w:rPr>
          <w:rFonts w:ascii="Times New Roman" w:hAnsi="Times New Roman" w:cs="Times New Roman"/>
          <w:sz w:val="24"/>
          <w:szCs w:val="24"/>
        </w:rPr>
        <w:t>wingspan, host plant family breadth, overwintering life-stage, and disturbance affinity predicted mean occupancy shifts from the 1970s to 2010s.</w:t>
      </w:r>
      <w:r w:rsidR="00CA62B1">
        <w:rPr>
          <w:rFonts w:ascii="Times New Roman" w:hAnsi="Times New Roman" w:cs="Times New Roman"/>
          <w:sz w:val="24"/>
          <w:szCs w:val="24"/>
        </w:rPr>
        <w:t xml:space="preserve"> </w:t>
      </w:r>
    </w:p>
    <w:p w14:paraId="299D597E" w14:textId="22A844D7" w:rsidR="00ED5AF9" w:rsidRDefault="00CA62B1">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Our post-hoc models were based on several core hypotheses about what might be the most important predictive variable for a species’ occupancy trend. Our first model, Model A, or an ecological “null” model, is an intercept-only model that assumes occupancy trend is best predicted by a singular mean value across all species.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Pr>
          <w:rFonts w:ascii="Times New Roman" w:hAnsi="Times New Roman" w:cs="Times New Roman"/>
          <w:sz w:val="24"/>
          <w:szCs w:val="24"/>
        </w:rPr>
        <w:t xml:space="preserve"> We call is model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B, or the “null + phylogenetic intercept” model.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The following models (Models C-N) follow a similar structure (e.g., with/without phylogenetic intercept terms), but in these cases we select trait(s) that</w:t>
      </w:r>
      <w:r w:rsidR="00EB50E6">
        <w:rPr>
          <w:rFonts w:ascii="Times New Roman" w:hAnsi="Times New Roman" w:cs="Times New Roman"/>
          <w:sz w:val="24"/>
          <w:szCs w:val="24"/>
        </w:rPr>
        <w:t xml:space="preserve"> we believe may be especially informative for predicting occupancy trend. </w:t>
      </w:r>
      <w:r w:rsidR="0033613A">
        <w:rPr>
          <w:rFonts w:ascii="Times New Roman" w:hAnsi="Times New Roman" w:cs="Times New Roman"/>
          <w:sz w:val="24"/>
          <w:szCs w:val="24"/>
        </w:rPr>
        <w:t xml:space="preserve"> </w:t>
      </w:r>
      <w:r w:rsidR="00EB50E6">
        <w:rPr>
          <w:rFonts w:ascii="Times New Roman" w:hAnsi="Times New Roman" w:cs="Times New Roman"/>
          <w:sz w:val="24"/>
          <w:szCs w:val="24"/>
        </w:rPr>
        <w:t xml:space="preserve">In Models C/D we use species range-wide average annual temperature as a predictor operating under the assumption that species with warmer ranges will fare better than those with colder ranges due to increasing minimum temperatures. In Models E/F we use species range size as a predictor operating under the assumption that species with larger ranges will, on average, have larger ecological niches and be able to colonize new habitats/sustain populations more easily in those habitats over time. This hypothesis was born from trends estimated in prior work for many of these species (). In Models G/H we used average wingspan as a predictor operating under the assumption that wingspan is a proxy for dispersal capability and that larger wingspans/dispersal capability will predict occupancy increases (). In Models I/J we used the average number of reported host plant families as a predictor, operating under the assumption that species with greater family-level host plant breadth will be more likely to colonize new habitats/sustain populations due to larger resource availability (). In Models K/L, we used range-wide average annual temperature, </w:t>
      </w:r>
      <w:r w:rsidR="00EB50E6">
        <w:rPr>
          <w:rFonts w:ascii="Times New Roman" w:hAnsi="Times New Roman" w:cs="Times New Roman"/>
          <w:sz w:val="24"/>
          <w:szCs w:val="24"/>
        </w:rPr>
        <w:lastRenderedPageBreak/>
        <w:t>overwintering life stage, and the interaction between these two predictors. We included an interaction term here since ___ ().</w:t>
      </w:r>
      <w:r w:rsidR="00FE5103">
        <w:rPr>
          <w:rFonts w:ascii="Times New Roman" w:hAnsi="Times New Roman" w:cs="Times New Roman"/>
          <w:sz w:val="24"/>
          <w:szCs w:val="24"/>
        </w:rPr>
        <w:t xml:space="preserve"> Finally, in Models M/N, we used all available trait information (described in our data collection phase above).</w:t>
      </w:r>
      <w:r w:rsidR="00EB50E6">
        <w:rPr>
          <w:rFonts w:ascii="Times New Roman" w:hAnsi="Times New Roman" w:cs="Times New Roman"/>
          <w:sz w:val="24"/>
          <w:szCs w:val="24"/>
        </w:rPr>
        <w:t xml:space="preserve"> </w:t>
      </w:r>
      <w:r w:rsidR="006E28D7">
        <w:rPr>
          <w:rFonts w:ascii="Times New Roman" w:hAnsi="Times New Roman" w:cs="Times New Roman"/>
          <w:sz w:val="24"/>
          <w:szCs w:val="24"/>
        </w:rPr>
        <w:t xml:space="preserve">A summary table of these models including the rational for each is included in the Supplemental Material. </w:t>
      </w:r>
      <w:r w:rsidR="00000000" w:rsidRPr="00703517">
        <w:rPr>
          <w:rFonts w:ascii="Times New Roman" w:hAnsi="Times New Roman" w:cs="Times New Roman"/>
          <w:sz w:val="24"/>
          <w:szCs w:val="24"/>
        </w:rPr>
        <w:t xml:space="preserve"> </w:t>
      </w:r>
    </w:p>
    <w:p w14:paraId="7F90E067" w14:textId="0C33E738"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00000000" w:rsidRPr="00703517">
        <w:rPr>
          <w:rFonts w:ascii="Times New Roman" w:hAnsi="Times New Roman" w:cs="Times New Roman"/>
          <w:sz w:val="24"/>
          <w:szCs w:val="24"/>
        </w:rPr>
        <w:t>e then compared the</w:t>
      </w:r>
      <w:r>
        <w:rPr>
          <w:rFonts w:ascii="Times New Roman" w:hAnsi="Times New Roman" w:cs="Times New Roman"/>
          <w:sz w:val="24"/>
          <w:szCs w:val="24"/>
        </w:rPr>
        <w:t>m</w:t>
      </w:r>
      <w:r w:rsidR="00000000" w:rsidRPr="00703517">
        <w:rPr>
          <w:rFonts w:ascii="Times New Roman" w:hAnsi="Times New Roman" w:cs="Times New Roman"/>
          <w:sz w:val="24"/>
          <w:szCs w:val="24"/>
        </w:rPr>
        <w:t xml:space="preserve"> using leave-one-out (LOO) cross-validation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00000000"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LOOIC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420B36">
        <w:rPr>
          <w:rFonts w:ascii="Times New Roman" w:hAnsi="Times New Roman" w:cs="Times New Roman"/>
          <w:sz w:val="24"/>
          <w:szCs w:val="24"/>
        </w:rPr>
        <w:t>accuracy</w:t>
      </w:r>
      <w:r w:rsidR="005835CF">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w:t>
      </w:r>
      <w:proofErr w:type="spellStart"/>
      <w:r w:rsidR="00A95BE4" w:rsidRPr="00A95BE4">
        <w:rPr>
          <w:rFonts w:ascii="Times New Roman" w:hAnsi="Times New Roman" w:cs="Times New Roman"/>
          <w:sz w:val="24"/>
          <w:szCs w:val="24"/>
        </w:rPr>
        <w:t>Vehtari</w:t>
      </w:r>
      <w:proofErr w:type="spellEnd"/>
      <w:r w:rsidR="00A95BE4" w:rsidRPr="00A95BE4">
        <w:rPr>
          <w:rFonts w:ascii="Times New Roman" w:hAnsi="Times New Roman" w:cs="Times New Roman"/>
          <w:sz w:val="24"/>
          <w:szCs w:val="24"/>
        </w:rPr>
        <w:t xml:space="preserve">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are </w:t>
      </w:r>
      <w:r w:rsidR="00425AA9">
        <w:rPr>
          <w:rFonts w:ascii="Times New Roman" w:hAnsi="Times New Roman" w:cs="Times New Roman"/>
          <w:sz w:val="24"/>
          <w:szCs w:val="24"/>
        </w:rPr>
        <w:t>preferred</w:t>
      </w:r>
      <w:r w:rsidR="0048142D">
        <w:rPr>
          <w:rFonts w:ascii="Times New Roman" w:hAnsi="Times New Roman" w:cs="Times New Roman"/>
          <w:sz w:val="24"/>
          <w:szCs w:val="24"/>
        </w:rPr>
        <w:t xml:space="preserve">. </w:t>
      </w:r>
      <w:r w:rsidR="00000000" w:rsidRPr="00703517">
        <w:rPr>
          <w:rFonts w:ascii="Times New Roman" w:hAnsi="Times New Roman" w:cs="Times New Roman"/>
          <w:sz w:val="24"/>
          <w:szCs w:val="24"/>
        </w:rPr>
        <w:t xml:space="preserve">Phylogenetic signal among occupancy estimates was measured using </w:t>
      </w:r>
      <w:proofErr w:type="spellStart"/>
      <w:r w:rsidR="00000000" w:rsidRPr="00703517">
        <w:rPr>
          <w:rFonts w:ascii="Times New Roman" w:hAnsi="Times New Roman" w:cs="Times New Roman"/>
          <w:sz w:val="24"/>
          <w:szCs w:val="24"/>
        </w:rPr>
        <w:t>Pagel’s</w:t>
      </w:r>
      <w:proofErr w:type="spellEnd"/>
      <w:r w:rsidR="00000000" w:rsidRPr="00703517">
        <w:rPr>
          <w:rFonts w:ascii="Times New Roman" w:hAnsi="Times New Roman" w:cs="Times New Roman"/>
          <w:sz w:val="24"/>
          <w:szCs w:val="24"/>
        </w:rPr>
        <w:t xml:space="preserve"> </w:t>
      </w:r>
      <w:hyperlink r:id="rId63" w:anchor="0">
        <w:r w:rsidR="00000000" w:rsidRPr="00703517">
          <w:rPr>
            <w:rFonts w:ascii="Times New Roman" w:hAnsi="Times New Roman" w:cs="Times New Roman"/>
            <w:noProof/>
            <w:sz w:val="24"/>
            <w:szCs w:val="24"/>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00000000"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00000000"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00000000" w:rsidRPr="00703517">
        <w:rPr>
          <w:rFonts w:ascii="Times New Roman" w:hAnsi="Times New Roman" w:cs="Times New Roman"/>
          <w:sz w:val="24"/>
          <w:szCs w:val="24"/>
        </w:rPr>
        <w:t xml:space="preserve">. We ran all of our models for 200,000 iterations, discarding 100,000 as “burn-in” and thinning by 50 across four chains for a total of 4,000 samples from the posterior. We assessed convergence by using the Gelman-Rubin diagnostic values and by inspecting trace plots (provided in the Supplementary Material). </w:t>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39A97392" w14:textId="7E98D0C8"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of </w:t>
      </w:r>
      <w:commentRangeStart w:id="115"/>
      <w:r w:rsidRPr="00703517">
        <w:rPr>
          <w:rFonts w:ascii="Times New Roman" w:hAnsi="Times New Roman" w:cs="Times New Roman"/>
          <w:sz w:val="24"/>
          <w:szCs w:val="24"/>
        </w:rPr>
        <w:t xml:space="preserve">90 species of butterfly to changes </w:t>
      </w:r>
      <w:commentRangeEnd w:id="115"/>
      <w:r w:rsidR="00485B0D" w:rsidRPr="00703517">
        <w:rPr>
          <w:rStyle w:val="CommentReference"/>
          <w:rFonts w:ascii="Times New Roman" w:hAnsi="Times New Roman" w:cs="Times New Roman"/>
          <w:sz w:val="24"/>
          <w:szCs w:val="24"/>
        </w:rPr>
        <w:commentReference w:id="115"/>
      </w:r>
      <w:ins w:id="116" w:author="Leslie Ries" w:date="2023-03-19T15:53:00Z">
        <w:r w:rsidR="00485B0D" w:rsidRPr="00703517">
          <w:rPr>
            <w:rFonts w:ascii="Times New Roman" w:hAnsi="Times New Roman" w:cs="Times New Roman"/>
            <w:sz w:val="24"/>
            <w:szCs w:val="24"/>
          </w:rPr>
          <w:t>to</w:t>
        </w:r>
      </w:ins>
      <w:del w:id="117" w:author="Leslie Ries" w:date="2023-03-19T15:53:00Z">
        <w:r w:rsidRPr="00703517" w:rsidDel="00485B0D">
          <w:rPr>
            <w:rFonts w:ascii="Times New Roman" w:hAnsi="Times New Roman" w:cs="Times New Roman"/>
            <w:sz w:val="24"/>
            <w:szCs w:val="24"/>
          </w:rPr>
          <w:delText>in</w:delText>
        </w:r>
      </w:del>
      <w:r w:rsidRPr="00703517">
        <w:rPr>
          <w:rFonts w:ascii="Times New Roman" w:hAnsi="Times New Roman" w:cs="Times New Roman"/>
          <w:sz w:val="24"/>
          <w:szCs w:val="24"/>
        </w:rPr>
        <w:t xml:space="preserve"> temperature from 1970-2019</w:t>
      </w:r>
      <w:ins w:id="118" w:author="Leslie Ries" w:date="2023-03-19T15:55:00Z">
        <w:r w:rsidR="00485B0D" w:rsidRPr="00703517">
          <w:rPr>
            <w:rFonts w:ascii="Times New Roman" w:hAnsi="Times New Roman" w:cs="Times New Roman"/>
            <w:sz w:val="24"/>
            <w:szCs w:val="24"/>
          </w:rPr>
          <w:t xml:space="preserve"> and x percent showed a trend</w:t>
        </w:r>
      </w:ins>
      <w:ins w:id="119" w:author="Leslie Ries" w:date="2023-03-19T16:13:00Z">
        <w:r w:rsidR="001555B5" w:rsidRPr="00703517">
          <w:rPr>
            <w:rFonts w:ascii="Times New Roman" w:hAnsi="Times New Roman" w:cs="Times New Roman"/>
            <w:sz w:val="24"/>
            <w:szCs w:val="24"/>
          </w:rPr>
          <w:t xml:space="preserve"> (defined here </w:t>
        </w:r>
      </w:ins>
      <w:ins w:id="120" w:author="Leslie Ries" w:date="2023-03-19T16:14:00Z">
        <w:r w:rsidR="001555B5" w:rsidRPr="00703517">
          <w:rPr>
            <w:rFonts w:ascii="Times New Roman" w:hAnsi="Times New Roman" w:cs="Times New Roman"/>
            <w:sz w:val="24"/>
            <w:szCs w:val="24"/>
          </w:rPr>
          <w:t>by the credible intervals not overlapping zero</w:t>
        </w:r>
        <w:proofErr w:type="gramStart"/>
        <w:r w:rsidR="001555B5"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w:t>
      </w:r>
      <w:proofErr w:type="gramEnd"/>
      <w:r w:rsidRPr="00703517">
        <w:rPr>
          <w:rFonts w:ascii="Times New Roman" w:hAnsi="Times New Roman" w:cs="Times New Roman"/>
          <w:sz w:val="24"/>
          <w:szCs w:val="24"/>
        </w:rPr>
        <w:t xml:space="preserve"> </w:t>
      </w:r>
      <w:ins w:id="121" w:author="Leslie Ries" w:date="2023-03-19T16:48:00Z">
        <w:r w:rsidR="006B0312" w:rsidRPr="00703517">
          <w:rPr>
            <w:rFonts w:ascii="Times New Roman" w:hAnsi="Times New Roman" w:cs="Times New Roman"/>
            <w:sz w:val="24"/>
            <w:szCs w:val="24"/>
          </w:rPr>
          <w:t xml:space="preserve">Overall, occupancy probability increased with increasing minimum temperature across all species (Fig. 2). Not surprisingly, warm-adapted species showed the greatest increase with rises in minimum temperature and cold adapted species showed acute declines (Fig. 2). </w:t>
        </w:r>
        <w:commentRangeStart w:id="122"/>
        <w:r w:rsidR="006B0312" w:rsidRPr="00703517">
          <w:rPr>
            <w:rFonts w:ascii="Times New Roman" w:hAnsi="Times New Roman" w:cs="Times New Roman"/>
            <w:sz w:val="24"/>
            <w:szCs w:val="24"/>
          </w:rPr>
          <w:t xml:space="preserve">However, model results also showed an unexpected reversal in trend when temperatures increased (Fig. 2), </w:t>
        </w:r>
      </w:ins>
      <w:commentRangeEnd w:id="122"/>
      <w:ins w:id="123" w:author="Leslie Ries" w:date="2023-03-19T16:54:00Z">
        <w:r w:rsidR="00C41BD6" w:rsidRPr="00703517">
          <w:rPr>
            <w:rStyle w:val="CommentReference"/>
            <w:rFonts w:ascii="Times New Roman" w:hAnsi="Times New Roman" w:cs="Times New Roman"/>
            <w:sz w:val="24"/>
            <w:szCs w:val="24"/>
          </w:rPr>
          <w:commentReference w:id="122"/>
        </w:r>
      </w:ins>
      <w:ins w:id="124" w:author="Leslie Ries" w:date="2023-03-19T16:48:00Z">
        <w:r w:rsidR="006B0312" w:rsidRPr="00703517">
          <w:rPr>
            <w:rFonts w:ascii="Times New Roman" w:hAnsi="Times New Roman" w:cs="Times New Roman"/>
            <w:sz w:val="24"/>
            <w:szCs w:val="24"/>
          </w:rPr>
          <w:t xml:space="preserve">although </w:t>
        </w:r>
        <w:r w:rsidR="006B0312" w:rsidRPr="00703517">
          <w:rPr>
            <w:rFonts w:ascii="Times New Roman" w:hAnsi="Times New Roman" w:cs="Times New Roman"/>
            <w:sz w:val="24"/>
            <w:szCs w:val="24"/>
          </w:rPr>
          <w:lastRenderedPageBreak/>
          <w:t>confidence was much lower for that pattern (Fig. 2).</w:t>
        </w:r>
      </w:ins>
      <w:del w:id="125" w:author="Leslie Ries" w:date="2023-03-19T16:48:00Z">
        <w:r w:rsidRPr="00703517" w:rsidDel="006B0312">
          <w:rPr>
            <w:rFonts w:ascii="Times New Roman" w:hAnsi="Times New Roman" w:cs="Times New Roman"/>
            <w:sz w:val="24"/>
            <w:szCs w:val="24"/>
          </w:rPr>
          <w:delText>Generally, cold-adapted species exhibit negative responses to increasing minimum temperatures across their ranges while warm-adapted species generally fare better (</w:delText>
        </w:r>
        <w:commentRangeStart w:id="126"/>
        <w:r w:rsidRPr="00703517" w:rsidDel="006B0312">
          <w:rPr>
            <w:rFonts w:ascii="Times New Roman" w:hAnsi="Times New Roman" w:cs="Times New Roman"/>
            <w:sz w:val="24"/>
            <w:szCs w:val="24"/>
          </w:rPr>
          <w:delText>Figure 2</w:delText>
        </w:r>
        <w:commentRangeEnd w:id="126"/>
        <w:r w:rsidR="00485B0D" w:rsidRPr="00703517" w:rsidDel="006B0312">
          <w:rPr>
            <w:rStyle w:val="CommentReference"/>
            <w:rFonts w:ascii="Times New Roman" w:hAnsi="Times New Roman" w:cs="Times New Roman"/>
            <w:sz w:val="24"/>
            <w:szCs w:val="24"/>
          </w:rPr>
          <w:commentReference w:id="126"/>
        </w:r>
        <w:r w:rsidRPr="00703517" w:rsidDel="006B0312">
          <w:rPr>
            <w:rFonts w:ascii="Times New Roman" w:hAnsi="Times New Roman" w:cs="Times New Roman"/>
            <w:sz w:val="24"/>
            <w:szCs w:val="24"/>
          </w:rPr>
          <w:delText xml:space="preserve">). </w:delText>
        </w:r>
      </w:del>
      <w:r w:rsidRPr="00703517">
        <w:rPr>
          <w:rFonts w:ascii="Times New Roman" w:hAnsi="Times New Roman" w:cs="Times New Roman"/>
          <w:sz w:val="24"/>
          <w:szCs w:val="24"/>
        </w:rPr>
        <w:t xml:space="preserve">Notably, several cold-adapted species exhibit average occupancy declines across their modeled ranges including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freija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w:t>
      </w:r>
      <w:proofErr w:type="spellStart"/>
      <w:r w:rsidRPr="00703517">
        <w:rPr>
          <w:rFonts w:ascii="Times New Roman" w:hAnsi="Times New Roman" w:cs="Times New Roman"/>
          <w:i/>
          <w:sz w:val="24"/>
          <w:szCs w:val="24"/>
        </w:rPr>
        <w:t>chariclea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eunomia</w:t>
      </w:r>
      <w:proofErr w:type="spellEnd"/>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proofErr w:type="spellStart"/>
      <w:r w:rsidRPr="00703517">
        <w:rPr>
          <w:rFonts w:ascii="Times New Roman" w:hAnsi="Times New Roman" w:cs="Times New Roman"/>
          <w:i/>
          <w:sz w:val="24"/>
          <w:szCs w:val="24"/>
        </w:rPr>
        <w:t>Agriades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glandon</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have, in general, exhibited occupancy mean stability or 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w:t>
      </w:r>
      <w:proofErr w:type="spellStart"/>
      <w:r w:rsidRPr="00703517">
        <w:rPr>
          <w:rFonts w:ascii="Times New Roman" w:hAnsi="Times New Roman" w:cs="Times New Roman"/>
          <w:i/>
          <w:sz w:val="24"/>
          <w:szCs w:val="24"/>
        </w:rPr>
        <w:t>rapae</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proofErr w:type="spellStart"/>
      <w:r w:rsidR="00A2564E" w:rsidRPr="00703517">
        <w:rPr>
          <w:rFonts w:ascii="Times New Roman" w:hAnsi="Times New Roman" w:cs="Times New Roman"/>
          <w:i/>
          <w:iCs/>
          <w:sz w:val="24"/>
          <w:szCs w:val="24"/>
        </w:rPr>
        <w:t>Pterourus</w:t>
      </w:r>
      <w:proofErr w:type="spellEnd"/>
      <w:r w:rsidR="00A2564E" w:rsidRPr="00703517">
        <w:rPr>
          <w:rFonts w:ascii="Times New Roman" w:hAnsi="Times New Roman" w:cs="Times New Roman"/>
          <w:i/>
          <w:iCs/>
          <w:sz w:val="24"/>
          <w:szCs w:val="24"/>
        </w:rPr>
        <w:t xml:space="preserve"> </w:t>
      </w:r>
      <w:proofErr w:type="spellStart"/>
      <w:r w:rsidR="00A2564E" w:rsidRPr="00703517">
        <w:rPr>
          <w:rFonts w:ascii="Times New Roman" w:hAnsi="Times New Roman" w:cs="Times New Roman"/>
          <w:i/>
          <w:iCs/>
          <w:sz w:val="24"/>
          <w:szCs w:val="24"/>
        </w:rPr>
        <w:t>rutulus</w:t>
      </w:r>
      <w:proofErr w:type="spellEnd"/>
      <w:r w:rsidR="00A2564E" w:rsidRPr="00703517">
        <w:rPr>
          <w:rFonts w:ascii="Times New Roman" w:hAnsi="Times New Roman" w:cs="Times New Roman"/>
          <w:i/>
          <w:iCs/>
          <w:sz w:val="24"/>
          <w:szCs w:val="24"/>
        </w:rPr>
        <w:t xml:space="preserve">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proofErr w:type="spellStart"/>
      <w:r w:rsidRPr="00703517">
        <w:rPr>
          <w:rFonts w:ascii="Times New Roman" w:hAnsi="Times New Roman" w:cs="Times New Roman"/>
          <w:i/>
          <w:sz w:val="24"/>
          <w:szCs w:val="24"/>
        </w:rPr>
        <w:t>Cercyonis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pegala</w:t>
      </w:r>
      <w:proofErr w:type="spellEnd"/>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increase/decrease or that have remained relatively stable compared to the 1970s include </w:t>
      </w:r>
      <w:proofErr w:type="spellStart"/>
      <w:r w:rsidRPr="00703517">
        <w:rPr>
          <w:rFonts w:ascii="Times New Roman" w:hAnsi="Times New Roman" w:cs="Times New Roman"/>
          <w:i/>
          <w:sz w:val="24"/>
          <w:szCs w:val="24"/>
        </w:rPr>
        <w:t>Coenonympha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tullia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(COETUL) and </w:t>
      </w:r>
      <w:proofErr w:type="spellStart"/>
      <w:r w:rsidRPr="00703517">
        <w:rPr>
          <w:rFonts w:ascii="Times New Roman" w:hAnsi="Times New Roman" w:cs="Times New Roman"/>
          <w:i/>
          <w:sz w:val="24"/>
          <w:szCs w:val="24"/>
        </w:rPr>
        <w:t>Glaucopsyche</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lygdamus</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(GLALYG). </w:t>
      </w:r>
    </w:p>
    <w:p w14:paraId="34C383E7" w14:textId="1139D02E"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C7208A" w:rsidRPr="00703517">
        <w:rPr>
          <w:rFonts w:ascii="Times New Roman" w:hAnsi="Times New Roman" w:cs="Times New Roman"/>
          <w:sz w:val="24"/>
          <w:szCs w:val="24"/>
        </w:rPr>
        <w:t>average</w:t>
      </w:r>
      <w:r w:rsidRPr="00703517">
        <w:rPr>
          <w:rFonts w:ascii="Times New Roman" w:hAnsi="Times New Roman" w:cs="Times New Roman"/>
          <w:sz w:val="24"/>
          <w:szCs w:val="24"/>
        </w:rPr>
        <w:t xml:space="preserve"> northern occupancy shifts are greater than southern shifts for 60 species compared to 29 species where </w:t>
      </w:r>
      <w:r w:rsidR="00E5426A" w:rsidRPr="00703517">
        <w:rPr>
          <w:rFonts w:ascii="Times New Roman" w:hAnsi="Times New Roman" w:cs="Times New Roman"/>
          <w:sz w:val="24"/>
          <w:szCs w:val="24"/>
        </w:rPr>
        <w:t xml:space="preserve">average </w:t>
      </w:r>
      <w:r w:rsidRPr="00703517">
        <w:rPr>
          <w:rFonts w:ascii="Times New Roman" w:hAnsi="Times New Roman" w:cs="Times New Roman"/>
          <w:sz w:val="24"/>
          <w:szCs w:val="24"/>
        </w:rPr>
        <w:t>southern occupancy shifts are greater than those in the north</w:t>
      </w:r>
      <w:r w:rsidR="009677B4" w:rsidRPr="00703517">
        <w:rPr>
          <w:rFonts w:ascii="Times New Roman" w:hAnsi="Times New Roman" w:cs="Times New Roman"/>
          <w:sz w:val="24"/>
          <w:szCs w:val="24"/>
        </w:rPr>
        <w:t xml:space="preserve">ern </w:t>
      </w:r>
      <w:r w:rsidR="00141CDD" w:rsidRPr="00703517">
        <w:rPr>
          <w:rFonts w:ascii="Times New Roman" w:hAnsi="Times New Roman" w:cs="Times New Roman"/>
          <w:sz w:val="24"/>
          <w:szCs w:val="24"/>
        </w:rPr>
        <w:t>sub</w:t>
      </w:r>
      <w:r w:rsidR="009677B4" w:rsidRPr="00703517">
        <w:rPr>
          <w:rFonts w:ascii="Times New Roman" w:hAnsi="Times New Roman" w:cs="Times New Roman"/>
          <w:sz w:val="24"/>
          <w:szCs w:val="24"/>
        </w:rPr>
        <w:t>component of their range</w:t>
      </w:r>
      <w:r w:rsidRPr="00703517">
        <w:rPr>
          <w:rFonts w:ascii="Times New Roman" w:hAnsi="Times New Roman" w:cs="Times New Roman"/>
          <w:sz w:val="24"/>
          <w:szCs w:val="24"/>
        </w:rPr>
        <w:t xml:space="preserve">). 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624D5EA8" w14:textId="010B107E" w:rsidR="009559E0" w:rsidRPr="00703517" w:rsidRDefault="00000000" w:rsidP="00590D28">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Our top candidate model for the relationship between phylogeny, species’ traits and occupancy trend was </w:t>
      </w:r>
      <w:r w:rsidR="00FA0197" w:rsidRPr="00703517">
        <w:rPr>
          <w:rFonts w:ascii="Times New Roman" w:hAnsi="Times New Roman" w:cs="Times New Roman"/>
          <w:sz w:val="24"/>
          <w:szCs w:val="24"/>
        </w:rPr>
        <w:t>the model that used species’ range-wide temperature as a predictor (</w:t>
      </w:r>
      <w:commentRangeStart w:id="127"/>
      <w:r w:rsidR="00FA0197" w:rsidRPr="00703517">
        <w:rPr>
          <w:rFonts w:ascii="Times New Roman" w:hAnsi="Times New Roman" w:cs="Times New Roman"/>
          <w:sz w:val="24"/>
          <w:szCs w:val="24"/>
        </w:rPr>
        <w:t>Model C</w:t>
      </w:r>
      <w:r w:rsidR="00E02E15" w:rsidRPr="00703517">
        <w:rPr>
          <w:rFonts w:ascii="Times New Roman" w:hAnsi="Times New Roman" w:cs="Times New Roman"/>
          <w:sz w:val="24"/>
          <w:szCs w:val="24"/>
        </w:rPr>
        <w:t>/D</w:t>
      </w:r>
      <w:r w:rsidR="00FA0197" w:rsidRPr="00703517">
        <w:rPr>
          <w:rFonts w:ascii="Times New Roman" w:hAnsi="Times New Roman" w:cs="Times New Roman"/>
          <w:sz w:val="24"/>
          <w:szCs w:val="24"/>
        </w:rPr>
        <w:t>)</w:t>
      </w:r>
      <w:r w:rsidRPr="00703517">
        <w:rPr>
          <w:rFonts w:ascii="Times New Roman" w:hAnsi="Times New Roman" w:cs="Times New Roman"/>
          <w:sz w:val="24"/>
          <w:szCs w:val="24"/>
        </w:rPr>
        <w:t>.</w:t>
      </w:r>
      <w:r w:rsidR="00FA0197" w:rsidRPr="00703517">
        <w:rPr>
          <w:rFonts w:ascii="Times New Roman" w:hAnsi="Times New Roman" w:cs="Times New Roman"/>
          <w:sz w:val="24"/>
          <w:szCs w:val="24"/>
        </w:rPr>
        <w:t xml:space="preserve"> In many cases, according to LOOIC, Model C and Model D (a model that included species’ </w:t>
      </w:r>
      <w:r w:rsidR="00FA0197" w:rsidRPr="00703517">
        <w:rPr>
          <w:rFonts w:ascii="Times New Roman" w:hAnsi="Times New Roman" w:cs="Times New Roman"/>
          <w:sz w:val="24"/>
          <w:szCs w:val="24"/>
        </w:rPr>
        <w:lastRenderedPageBreak/>
        <w:t xml:space="preserve">range-wide temperature and a phylogenetic intercept term) were equivalent (Supplemental </w:t>
      </w:r>
      <w:r w:rsidR="00F858BA" w:rsidRPr="00703517">
        <w:rPr>
          <w:rFonts w:ascii="Times New Roman" w:hAnsi="Times New Roman" w:cs="Times New Roman"/>
          <w:sz w:val="24"/>
          <w:szCs w:val="24"/>
        </w:rPr>
        <w:t>Table S2-4</w:t>
      </w:r>
      <w:r w:rsidR="00FA0197" w:rsidRPr="00703517">
        <w:rPr>
          <w:rFonts w:ascii="Times New Roman" w:hAnsi="Times New Roman" w:cs="Times New Roman"/>
          <w:sz w:val="24"/>
          <w:szCs w:val="24"/>
        </w:rPr>
        <w:t>).</w:t>
      </w:r>
      <w:r w:rsidRPr="00703517">
        <w:rPr>
          <w:rFonts w:ascii="Times New Roman" w:hAnsi="Times New Roman" w:cs="Times New Roman"/>
          <w:sz w:val="24"/>
          <w:szCs w:val="24"/>
        </w:rPr>
        <w:t xml:space="preserve"> </w:t>
      </w:r>
      <w:r w:rsidR="00514BCF" w:rsidRPr="00703517">
        <w:rPr>
          <w:rFonts w:ascii="Times New Roman" w:hAnsi="Times New Roman" w:cs="Times New Roman"/>
          <w:sz w:val="24"/>
          <w:szCs w:val="24"/>
        </w:rPr>
        <w:t xml:space="preserve">Our analysis of LOOIC scores in the southernmost context of species’ ranges </w:t>
      </w:r>
      <w:r w:rsidR="00700F94" w:rsidRPr="00703517">
        <w:rPr>
          <w:rFonts w:ascii="Times New Roman" w:hAnsi="Times New Roman" w:cs="Times New Roman"/>
          <w:sz w:val="24"/>
          <w:szCs w:val="24"/>
        </w:rPr>
        <w:t xml:space="preserve">revealed that </w:t>
      </w:r>
      <w:r w:rsidR="00514BCF" w:rsidRPr="00703517">
        <w:rPr>
          <w:rFonts w:ascii="Times New Roman" w:hAnsi="Times New Roman" w:cs="Times New Roman"/>
          <w:sz w:val="24"/>
          <w:szCs w:val="24"/>
        </w:rPr>
        <w:t xml:space="preserve">Model C was equivalent to Model A (“null” intercept only model), Model B (intercept only model with an additional phylogenetic intercept), </w:t>
      </w:r>
      <w:r w:rsidR="000E2005" w:rsidRPr="00703517">
        <w:rPr>
          <w:rFonts w:ascii="Times New Roman" w:hAnsi="Times New Roman" w:cs="Times New Roman"/>
          <w:sz w:val="24"/>
          <w:szCs w:val="24"/>
        </w:rPr>
        <w:t>Model D, and, to a lesser extent, Model F (a model with additional species traits and a phylogenetic intercept term)</w:t>
      </w:r>
      <w:r w:rsidR="0022599C" w:rsidRPr="00703517">
        <w:rPr>
          <w:rFonts w:ascii="Times New Roman" w:hAnsi="Times New Roman" w:cs="Times New Roman"/>
          <w:sz w:val="24"/>
          <w:szCs w:val="24"/>
        </w:rPr>
        <w:t xml:space="preserve"> (Supplemental </w:t>
      </w:r>
      <w:r w:rsidR="00C72BA2" w:rsidRPr="00703517">
        <w:rPr>
          <w:rFonts w:ascii="Times New Roman" w:hAnsi="Times New Roman" w:cs="Times New Roman"/>
          <w:sz w:val="24"/>
          <w:szCs w:val="24"/>
        </w:rPr>
        <w:t>Material</w:t>
      </w:r>
      <w:r w:rsidR="0022599C" w:rsidRPr="00703517">
        <w:rPr>
          <w:rFonts w:ascii="Times New Roman" w:hAnsi="Times New Roman" w:cs="Times New Roman"/>
          <w:sz w:val="24"/>
          <w:szCs w:val="24"/>
        </w:rPr>
        <w:t xml:space="preserve"> S</w:t>
      </w:r>
      <w:r w:rsidR="00DC1A6B" w:rsidRPr="00703517">
        <w:rPr>
          <w:rFonts w:ascii="Times New Roman" w:hAnsi="Times New Roman" w:cs="Times New Roman"/>
          <w:sz w:val="24"/>
          <w:szCs w:val="24"/>
        </w:rPr>
        <w:t>4</w:t>
      </w:r>
      <w:r w:rsidR="00395030" w:rsidRPr="00703517">
        <w:rPr>
          <w:rFonts w:ascii="Times New Roman" w:hAnsi="Times New Roman" w:cs="Times New Roman"/>
          <w:sz w:val="24"/>
          <w:szCs w:val="24"/>
        </w:rPr>
        <w:t>)</w:t>
      </w:r>
      <w:r w:rsidR="000E2005" w:rsidRPr="00703517">
        <w:rPr>
          <w:rFonts w:ascii="Times New Roman" w:hAnsi="Times New Roman" w:cs="Times New Roman"/>
          <w:sz w:val="24"/>
          <w:szCs w:val="24"/>
        </w:rPr>
        <w:t xml:space="preserve">. </w:t>
      </w:r>
      <w:commentRangeEnd w:id="127"/>
      <w:r w:rsidR="00C41BD6" w:rsidRPr="00703517">
        <w:rPr>
          <w:rStyle w:val="CommentReference"/>
          <w:rFonts w:ascii="Times New Roman" w:hAnsi="Times New Roman" w:cs="Times New Roman"/>
          <w:sz w:val="24"/>
          <w:szCs w:val="24"/>
        </w:rPr>
        <w:commentReference w:id="127"/>
      </w:r>
      <w:proofErr w:type="spellStart"/>
      <w:ins w:id="128" w:author="Leslie Ries" w:date="2023-03-19T16:55:00Z">
        <w:r w:rsidR="00C41BD6" w:rsidRPr="00703517">
          <w:rPr>
            <w:rFonts w:ascii="Times New Roman" w:hAnsi="Times New Roman" w:cs="Times New Roman"/>
            <w:sz w:val="24"/>
            <w:szCs w:val="24"/>
          </w:rPr>
          <w:t>t</w:t>
        </w:r>
      </w:ins>
      <w:r w:rsidR="000D4A97" w:rsidRPr="00703517">
        <w:rPr>
          <w:rFonts w:ascii="Times New Roman" w:hAnsi="Times New Roman" w:cs="Times New Roman"/>
          <w:sz w:val="24"/>
          <w:szCs w:val="24"/>
        </w:rPr>
        <w:t>The</w:t>
      </w:r>
      <w:proofErr w:type="spellEnd"/>
      <w:r w:rsidR="000D4A97" w:rsidRPr="00703517">
        <w:rPr>
          <w:rFonts w:ascii="Times New Roman" w:hAnsi="Times New Roman" w:cs="Times New Roman"/>
          <w:sz w:val="24"/>
          <w:szCs w:val="24"/>
        </w:rPr>
        <w:t xml:space="preserve"> estimated effect of range-wide temperature on 50-year occupancy trend across geographic subranges becomes stronger with increasing latitude. In other word, species with warmer North American ranges are likely to exhibit more positive occupancy shifts in the northernmost part of their range</w:t>
      </w:r>
      <w:r w:rsidR="00C11BF7" w:rsidRPr="00703517">
        <w:rPr>
          <w:rFonts w:ascii="Times New Roman" w:hAnsi="Times New Roman" w:cs="Times New Roman"/>
          <w:sz w:val="24"/>
          <w:szCs w:val="24"/>
        </w:rPr>
        <w:t xml:space="preserve"> followed by core/mid-latitude sites and finally by southern sites</w:t>
      </w:r>
      <w:r w:rsidR="00681871" w:rsidRPr="00703517">
        <w:rPr>
          <w:rFonts w:ascii="Times New Roman" w:hAnsi="Times New Roman" w:cs="Times New Roman"/>
          <w:sz w:val="24"/>
          <w:szCs w:val="24"/>
        </w:rPr>
        <w:t xml:space="preserve"> (Figure 4)</w:t>
      </w:r>
      <w:r w:rsidR="00C11BF7" w:rsidRPr="00703517">
        <w:rPr>
          <w:rFonts w:ascii="Times New Roman" w:hAnsi="Times New Roman" w:cs="Times New Roman"/>
          <w:sz w:val="24"/>
          <w:szCs w:val="24"/>
        </w:rPr>
        <w:t xml:space="preserve">. </w:t>
      </w:r>
      <w:r w:rsidR="00F509C0" w:rsidRPr="00703517">
        <w:rPr>
          <w:rFonts w:ascii="Times New Roman" w:hAnsi="Times New Roman" w:cs="Times New Roman"/>
          <w:sz w:val="24"/>
          <w:szCs w:val="24"/>
        </w:rPr>
        <w:t>Overall, there is a positive association between warm</w:t>
      </w:r>
      <w:r w:rsidR="00AF432C" w:rsidRPr="00703517">
        <w:rPr>
          <w:rFonts w:ascii="Times New Roman" w:hAnsi="Times New Roman" w:cs="Times New Roman"/>
          <w:sz w:val="24"/>
          <w:szCs w:val="24"/>
        </w:rPr>
        <w:t>er</w:t>
      </w:r>
      <w:r w:rsidR="00F509C0" w:rsidRPr="00703517">
        <w:rPr>
          <w:rFonts w:ascii="Times New Roman" w:hAnsi="Times New Roman" w:cs="Times New Roman"/>
          <w:sz w:val="24"/>
          <w:szCs w:val="24"/>
        </w:rPr>
        <w:t xml:space="preserve"> range and increasing occupancy probability across all geographic contexts. </w:t>
      </w:r>
    </w:p>
    <w:p w14:paraId="0CF60279" w14:textId="77777777" w:rsidR="00F21671" w:rsidRPr="00703517" w:rsidRDefault="00F21671">
      <w:pPr>
        <w:spacing w:line="480" w:lineRule="auto"/>
        <w:jc w:val="both"/>
        <w:rPr>
          <w:rFonts w:ascii="Times New Roman" w:hAnsi="Times New Roman" w:cs="Times New Roman"/>
          <w:b/>
          <w:sz w:val="24"/>
          <w:szCs w:val="24"/>
        </w:rPr>
      </w:pPr>
    </w:p>
    <w:p w14:paraId="54C9955A"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54737CC7" w14:textId="64852209"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 xml:space="preserve">Our models demonstrate that minimum temperature (and in corollary, precipitation)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xml:space="preserve">. Such increases may be related to occupancy via two distinct effects on butterflies. First, elevated minimum temperatures may be detrimental to cold-adapted species as lack of snow cover and/or false phenological cues of winter termination may increase the risk of exposure of diapausing butterflies to harsh winter temperatures and early spring frosts </w:t>
      </w:r>
      <w:commentRangeStart w:id="129"/>
      <w:r w:rsidRPr="00703517">
        <w:rPr>
          <w:rFonts w:ascii="Times New Roman" w:hAnsi="Times New Roman" w:cs="Times New Roman"/>
          <w:sz w:val="24"/>
          <w:szCs w:val="24"/>
        </w:rPr>
        <w:t>()</w:t>
      </w:r>
      <w:commentRangeEnd w:id="129"/>
      <w:r w:rsidR="00E473B6" w:rsidRPr="00703517">
        <w:rPr>
          <w:rStyle w:val="CommentReference"/>
          <w:rFonts w:ascii="Times New Roman" w:hAnsi="Times New Roman" w:cs="Times New Roman"/>
          <w:sz w:val="24"/>
          <w:szCs w:val="24"/>
        </w:rPr>
        <w:commentReference w:id="129"/>
      </w:r>
      <w:r w:rsidRPr="00703517">
        <w:rPr>
          <w:rFonts w:ascii="Times New Roman" w:hAnsi="Times New Roman" w:cs="Times New Roman"/>
          <w:sz w:val="24"/>
          <w:szCs w:val="24"/>
        </w:rPr>
        <w:t xml:space="preserve">. Second, elevated minimum temperatures are likely beneficial to more southern-distributed species as previously harsh winters become milder, allowing for northward range expansion </w:t>
      </w:r>
      <w:commentRangeStart w:id="130"/>
      <w:r w:rsidRPr="00703517">
        <w:rPr>
          <w:rFonts w:ascii="Times New Roman" w:hAnsi="Times New Roman" w:cs="Times New Roman"/>
          <w:sz w:val="24"/>
          <w:szCs w:val="24"/>
        </w:rPr>
        <w:t>()</w:t>
      </w:r>
      <w:commentRangeEnd w:id="130"/>
      <w:r w:rsidR="00E473B6" w:rsidRPr="00703517">
        <w:rPr>
          <w:rStyle w:val="CommentReference"/>
          <w:rFonts w:ascii="Times New Roman" w:hAnsi="Times New Roman" w:cs="Times New Roman"/>
          <w:sz w:val="24"/>
          <w:szCs w:val="24"/>
        </w:rPr>
        <w:commentReference w:id="130"/>
      </w:r>
      <w:r w:rsidRPr="00703517">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 xml:space="preserve">oleward shifts are a commonly noted phenomenon among species elsewhere as they aim to track </w:t>
      </w:r>
      <w:r w:rsidRPr="00703517">
        <w:rPr>
          <w:rFonts w:ascii="Times New Roman" w:hAnsi="Times New Roman" w:cs="Times New Roman"/>
          <w:sz w:val="24"/>
          <w:szCs w:val="24"/>
        </w:rPr>
        <w:lastRenderedPageBreak/>
        <w:t xml:space="preserve">their thermal optima with a changing climate </w:t>
      </w:r>
      <w:commentRangeStart w:id="131"/>
      <w:r w:rsidRPr="00703517">
        <w:rPr>
          <w:rFonts w:ascii="Times New Roman" w:hAnsi="Times New Roman" w:cs="Times New Roman"/>
          <w:sz w:val="24"/>
          <w:szCs w:val="24"/>
        </w:rPr>
        <w:t>()</w:t>
      </w:r>
      <w:commentRangeEnd w:id="131"/>
      <w:r w:rsidR="00E473B6" w:rsidRPr="00703517">
        <w:rPr>
          <w:rStyle w:val="CommentReference"/>
          <w:rFonts w:ascii="Times New Roman" w:hAnsi="Times New Roman" w:cs="Times New Roman"/>
          <w:sz w:val="24"/>
          <w:szCs w:val="24"/>
        </w:rPr>
        <w:commentReference w:id="131"/>
      </w:r>
      <w:r w:rsidRPr="00703517">
        <w:rPr>
          <w:rFonts w:ascii="Times New Roman" w:hAnsi="Times New Roman" w:cs="Times New Roman"/>
          <w:sz w:val="24"/>
          <w:szCs w:val="24"/>
        </w:rPr>
        <w:t xml:space="preserve">. The estimated effect of minimum temperature on species-specific occupancy from our model supports this trend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Spatially, our results confirm that stronger positive shifts in species occupancy are occurring for a majority of species (n = 60 or roughly 66%) in the northern geographic context of their modeled range. </w:t>
      </w:r>
    </w:p>
    <w:p w14:paraId="6D86CB63" w14:textId="438B401C"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Our post-hoc analysis of species traits revealed </w:t>
      </w:r>
      <w:r w:rsidR="0052407F" w:rsidRPr="00703517">
        <w:rPr>
          <w:rFonts w:ascii="Times New Roman" w:hAnsi="Times New Roman" w:cs="Times New Roman"/>
          <w:sz w:val="24"/>
          <w:szCs w:val="24"/>
        </w:rPr>
        <w:t>that a species’ range-wide temperature is the best predictor of 50-year occupancy shift across our study region</w:t>
      </w:r>
      <w:r w:rsidR="00315100" w:rsidRPr="00703517">
        <w:rPr>
          <w:rFonts w:ascii="Times New Roman" w:hAnsi="Times New Roman" w:cs="Times New Roman"/>
          <w:sz w:val="24"/>
          <w:szCs w:val="24"/>
        </w:rPr>
        <w:t xml:space="preserve"> (Model C/D, Figure 4)</w:t>
      </w:r>
      <w:r w:rsidR="0052407F" w:rsidRPr="00703517">
        <w:rPr>
          <w:rFonts w:ascii="Times New Roman" w:hAnsi="Times New Roman" w:cs="Times New Roman"/>
          <w:sz w:val="24"/>
          <w:szCs w:val="24"/>
        </w:rPr>
        <w:t>.</w:t>
      </w:r>
      <w:r w:rsidR="00315100" w:rsidRPr="00703517">
        <w:rPr>
          <w:rFonts w:ascii="Times New Roman" w:hAnsi="Times New Roman" w:cs="Times New Roman"/>
          <w:sz w:val="24"/>
          <w:szCs w:val="24"/>
        </w:rPr>
        <w:t xml:space="preserve"> </w:t>
      </w:r>
      <w:r w:rsidR="009A7A06" w:rsidRPr="00703517">
        <w:rPr>
          <w:rFonts w:ascii="Times New Roman" w:hAnsi="Times New Roman" w:cs="Times New Roman"/>
          <w:sz w:val="24"/>
          <w:szCs w:val="24"/>
        </w:rPr>
        <w:t xml:space="preserve">Additionally, the estimated effect of range-wide temperature in predicting occupancy trend becomes stronger along and south-to-north gradient within a given species’ range. </w:t>
      </w:r>
      <w:r w:rsidR="003E5D66" w:rsidRPr="00703517">
        <w:rPr>
          <w:rFonts w:ascii="Times New Roman" w:hAnsi="Times New Roman" w:cs="Times New Roman"/>
          <w:sz w:val="24"/>
          <w:szCs w:val="24"/>
        </w:rPr>
        <w:t>Specifically, species’ that could be considered “warm-adapted” (</w:t>
      </w:r>
      <w:r w:rsidR="003E5D66" w:rsidRPr="00703517">
        <w:rPr>
          <w:rFonts w:ascii="Times New Roman" w:hAnsi="Times New Roman" w:cs="Times New Roman"/>
          <w:i/>
          <w:iCs/>
          <w:sz w:val="24"/>
          <w:szCs w:val="24"/>
        </w:rPr>
        <w:t xml:space="preserve">i.e., </w:t>
      </w:r>
      <w:r w:rsidR="003E5D66" w:rsidRPr="00703517">
        <w:rPr>
          <w:rFonts w:ascii="Times New Roman" w:hAnsi="Times New Roman" w:cs="Times New Roman"/>
          <w:sz w:val="24"/>
          <w:szCs w:val="24"/>
        </w:rPr>
        <w:t xml:space="preserve">have warmer North American ranges) exhibit stronger increases in occupancy in the northernmost geographic component of their modeled range. </w:t>
      </w:r>
      <w:r w:rsidR="00976C5F" w:rsidRPr="00703517">
        <w:rPr>
          <w:rFonts w:ascii="Times New Roman" w:hAnsi="Times New Roman" w:cs="Times New Roman"/>
          <w:sz w:val="24"/>
          <w:szCs w:val="24"/>
        </w:rPr>
        <w:t xml:space="preserve">In contrast to the increasing occupancy of warm-adapted species, cold-adapted butterflies are faring worse and often across all geographic components of their ranges (Figure 3). </w:t>
      </w:r>
      <w:r w:rsidR="008343D5" w:rsidRPr="00703517">
        <w:rPr>
          <w:rFonts w:ascii="Times New Roman" w:hAnsi="Times New Roman" w:cs="Times New Roman"/>
          <w:sz w:val="24"/>
          <w:szCs w:val="24"/>
        </w:rPr>
        <w:t xml:space="preserve">This result makes sense ecologically and parallels prior studies conducted in Europe where structured monitoring data are more common in boreal and Arctic region </w:t>
      </w:r>
      <w:r w:rsidR="007F751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{"citationID":"aDuegM3Z","properties":{"formattedCitation":"(Parmesan {\\i{}et al.} 1999; Poyry {\\i{}et al.} 2009)","plainCitation":"(Parmesan et al. 1999; Poyry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oyry","given":"J"},{"family":"Luoto","given":"M"},{"family":"Heikkinen","given":"RK"},{"family":"Kuussaari","given":"M"},{"family":"Saarinen","given":"K"}],"issued":{"date-parts":[["2009",3]]}}}],"schema":"https://github.com/citation-style-language/schema/raw/master/csl-citation.json"} </w:instrText>
      </w:r>
      <w:r w:rsidR="007F751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(Parmesan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1999; Poyry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2009)</w:t>
      </w:r>
      <w:r w:rsidR="007F7513" w:rsidRPr="00703517">
        <w:rPr>
          <w:rFonts w:ascii="Times New Roman" w:hAnsi="Times New Roman" w:cs="Times New Roman"/>
          <w:sz w:val="24"/>
          <w:szCs w:val="24"/>
        </w:rPr>
        <w:fldChar w:fldCharType="end"/>
      </w:r>
      <w:r w:rsidR="008343D5" w:rsidRPr="00703517">
        <w:rPr>
          <w:rFonts w:ascii="Times New Roman" w:hAnsi="Times New Roman" w:cs="Times New Roman"/>
          <w:sz w:val="24"/>
          <w:szCs w:val="24"/>
        </w:rPr>
        <w:t xml:space="preserve">. </w:t>
      </w:r>
      <w:r w:rsidR="009879FD" w:rsidRPr="00703517">
        <w:rPr>
          <w:rFonts w:ascii="Times New Roman" w:hAnsi="Times New Roman" w:cs="Times New Roman"/>
          <w:sz w:val="24"/>
          <w:szCs w:val="24"/>
        </w:rPr>
        <w:t xml:space="preserve">The natural conclusion of the present work as well as past inference suggests that </w:t>
      </w:r>
      <w:r w:rsidR="00BD5094" w:rsidRPr="00703517">
        <w:rPr>
          <w:rFonts w:ascii="Times New Roman" w:hAnsi="Times New Roman" w:cs="Times New Roman"/>
          <w:sz w:val="24"/>
          <w:szCs w:val="24"/>
        </w:rPr>
        <w:t xml:space="preserve">the composition of </w:t>
      </w:r>
      <w:r w:rsidR="009879FD" w:rsidRPr="00703517">
        <w:rPr>
          <w:rFonts w:ascii="Times New Roman" w:hAnsi="Times New Roman" w:cs="Times New Roman"/>
          <w:sz w:val="24"/>
          <w:szCs w:val="24"/>
        </w:rPr>
        <w:t>butterfly communities</w:t>
      </w:r>
      <w:r w:rsidR="00F6317F" w:rsidRPr="00703517">
        <w:rPr>
          <w:rFonts w:ascii="Times New Roman" w:hAnsi="Times New Roman" w:cs="Times New Roman"/>
          <w:sz w:val="24"/>
          <w:szCs w:val="24"/>
        </w:rPr>
        <w:t xml:space="preserve"> in high-latitude North America</w:t>
      </w:r>
      <w:r w:rsidR="009879FD" w:rsidRPr="00703517">
        <w:rPr>
          <w:rFonts w:ascii="Times New Roman" w:hAnsi="Times New Roman" w:cs="Times New Roman"/>
          <w:sz w:val="24"/>
          <w:szCs w:val="24"/>
        </w:rPr>
        <w:t xml:space="preserve"> </w:t>
      </w:r>
      <w:proofErr w:type="gramStart"/>
      <w:r w:rsidR="005F0D9D" w:rsidRPr="00703517">
        <w:rPr>
          <w:rFonts w:ascii="Times New Roman" w:hAnsi="Times New Roman" w:cs="Times New Roman"/>
          <w:sz w:val="24"/>
          <w:szCs w:val="24"/>
        </w:rPr>
        <w:t>may</w:t>
      </w:r>
      <w:proofErr w:type="gramEnd"/>
      <w:r w:rsidR="007F7513" w:rsidRPr="00703517">
        <w:rPr>
          <w:rFonts w:ascii="Times New Roman" w:hAnsi="Times New Roman" w:cs="Times New Roman"/>
          <w:sz w:val="24"/>
          <w:szCs w:val="24"/>
        </w:rPr>
        <w:t xml:space="preserve"> turnover</w:t>
      </w:r>
      <w:r w:rsidR="009879FD" w:rsidRPr="00703517">
        <w:rPr>
          <w:rFonts w:ascii="Times New Roman" w:hAnsi="Times New Roman" w:cs="Times New Roman"/>
          <w:sz w:val="24"/>
          <w:szCs w:val="24"/>
        </w:rPr>
        <w:t xml:space="preserve"> to reflect more warm-adapted</w:t>
      </w:r>
      <w:r w:rsidR="005A4842" w:rsidRPr="00703517">
        <w:rPr>
          <w:rFonts w:ascii="Times New Roman" w:hAnsi="Times New Roman" w:cs="Times New Roman"/>
          <w:sz w:val="24"/>
          <w:szCs w:val="24"/>
        </w:rPr>
        <w:t>, southern-distributed</w:t>
      </w:r>
      <w:r w:rsidR="009879FD" w:rsidRPr="00703517">
        <w:rPr>
          <w:rFonts w:ascii="Times New Roman" w:hAnsi="Times New Roman" w:cs="Times New Roman"/>
          <w:sz w:val="24"/>
          <w:szCs w:val="24"/>
        </w:rPr>
        <w:t xml:space="preserve"> species</w:t>
      </w:r>
      <w:r w:rsidR="003B57B1" w:rsidRPr="00703517">
        <w:rPr>
          <w:rFonts w:ascii="Times New Roman" w:hAnsi="Times New Roman" w:cs="Times New Roman"/>
          <w:sz w:val="24"/>
          <w:szCs w:val="24"/>
        </w:rPr>
        <w:t xml:space="preserve"> in the future</w:t>
      </w:r>
      <w:r w:rsidR="009879FD" w:rsidRPr="00703517">
        <w:rPr>
          <w:rFonts w:ascii="Times New Roman" w:hAnsi="Times New Roman" w:cs="Times New Roman"/>
          <w:sz w:val="24"/>
          <w:szCs w:val="24"/>
        </w:rPr>
        <w:t>.</w:t>
      </w:r>
    </w:p>
    <w:p w14:paraId="53BC230C" w14:textId="1FB9858D" w:rsidR="007F7513" w:rsidRPr="00703517" w:rsidRDefault="007F7513">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D029F4" w:rsidRPr="00703517">
        <w:rPr>
          <w:rFonts w:ascii="Times New Roman" w:hAnsi="Times New Roman" w:cs="Times New Roman"/>
          <w:sz w:val="24"/>
          <w:szCs w:val="24"/>
        </w:rPr>
        <w:t xml:space="preserve">We expected that other traits would also serve as predictors of occupancy trend in our analysis; however, the top two candidate models (with the exception of the southern geographic model) consistently indicated that a model including range-wide temperature alone was the best </w:t>
      </w:r>
      <w:r w:rsidR="00D029F4" w:rsidRPr="00703517">
        <w:rPr>
          <w:rFonts w:ascii="Times New Roman" w:hAnsi="Times New Roman" w:cs="Times New Roman"/>
          <w:sz w:val="24"/>
          <w:szCs w:val="24"/>
        </w:rPr>
        <w:lastRenderedPageBreak/>
        <w:t>model</w:t>
      </w:r>
      <w:r w:rsidR="00BF4ED2" w:rsidRPr="00703517">
        <w:rPr>
          <w:rFonts w:ascii="Times New Roman" w:hAnsi="Times New Roman" w:cs="Times New Roman"/>
          <w:sz w:val="24"/>
          <w:szCs w:val="24"/>
        </w:rPr>
        <w:t xml:space="preserve"> for predicting average occupancy shift</w:t>
      </w:r>
      <w:r w:rsidR="00D029F4" w:rsidRPr="00703517">
        <w:rPr>
          <w:rFonts w:ascii="Times New Roman" w:hAnsi="Times New Roman" w:cs="Times New Roman"/>
          <w:sz w:val="24"/>
          <w:szCs w:val="24"/>
        </w:rPr>
        <w:t xml:space="preserve">. </w:t>
      </w:r>
      <w:r w:rsidR="00410A83" w:rsidRPr="00703517">
        <w:rPr>
          <w:rFonts w:ascii="Times New Roman" w:hAnsi="Times New Roman" w:cs="Times New Roman"/>
          <w:sz w:val="24"/>
          <w:szCs w:val="24"/>
        </w:rPr>
        <w:t xml:space="preserve">This result may be unsurprising since we modeled occupancy trends based on temperature and that species’ thermal niches are nearly ubiquitous predictors of </w:t>
      </w:r>
      <w:r w:rsidR="00075178" w:rsidRPr="00703517">
        <w:rPr>
          <w:rFonts w:ascii="Times New Roman" w:hAnsi="Times New Roman" w:cs="Times New Roman"/>
          <w:sz w:val="24"/>
          <w:szCs w:val="24"/>
        </w:rPr>
        <w:t>range shifts</w:t>
      </w:r>
      <w:r w:rsidR="00722908" w:rsidRPr="00703517">
        <w:rPr>
          <w:rFonts w:ascii="Times New Roman" w:hAnsi="Times New Roman" w:cs="Times New Roman"/>
          <w:sz w:val="24"/>
          <w:szCs w:val="24"/>
        </w:rPr>
        <w:t xml:space="preserve"> across taxa</w:t>
      </w:r>
      <w:r w:rsidR="00410A83" w:rsidRPr="00703517">
        <w:rPr>
          <w:rFonts w:ascii="Times New Roman" w:hAnsi="Times New Roman" w:cs="Times New Roman"/>
          <w:sz w:val="24"/>
          <w:szCs w:val="24"/>
        </w:rPr>
        <w:t xml:space="preserve"> </w:t>
      </w:r>
      <w:r w:rsidR="0007517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07517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(McMahon &amp; Hays 2006; Scridel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Braschler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w:t>
      </w:r>
      <w:r w:rsidR="00075178" w:rsidRPr="00703517">
        <w:rPr>
          <w:rFonts w:ascii="Times New Roman" w:hAnsi="Times New Roman" w:cs="Times New Roman"/>
          <w:sz w:val="24"/>
          <w:szCs w:val="24"/>
        </w:rPr>
        <w:fldChar w:fldCharType="end"/>
      </w:r>
      <w:r w:rsidR="00410A83" w:rsidRPr="00703517">
        <w:rPr>
          <w:rFonts w:ascii="Times New Roman" w:hAnsi="Times New Roman" w:cs="Times New Roman"/>
          <w:sz w:val="24"/>
          <w:szCs w:val="24"/>
        </w:rPr>
        <w:t xml:space="preserve">. </w:t>
      </w:r>
      <w:r w:rsidR="00A44B9E" w:rsidRPr="00703517">
        <w:rPr>
          <w:rFonts w:ascii="Times New Roman" w:hAnsi="Times New Roman" w:cs="Times New Roman"/>
          <w:sz w:val="24"/>
          <w:szCs w:val="24"/>
        </w:rPr>
        <w:t xml:space="preserve">Secondly, a recent review </w:t>
      </w:r>
      <w:r w:rsidR="009F083F" w:rsidRPr="00703517">
        <w:rPr>
          <w:rFonts w:ascii="Times New Roman" w:hAnsi="Times New Roman" w:cs="Times New Roman"/>
          <w:sz w:val="24"/>
          <w:szCs w:val="24"/>
        </w:rPr>
        <w:t>suggests that the ability of traits to predict range shifts may be limited by a multitude of factors including potentially complex</w:t>
      </w:r>
      <w:r w:rsidR="007544F5" w:rsidRPr="00703517">
        <w:rPr>
          <w:rFonts w:ascii="Times New Roman" w:hAnsi="Times New Roman" w:cs="Times New Roman"/>
          <w:sz w:val="24"/>
          <w:szCs w:val="24"/>
        </w:rPr>
        <w:t xml:space="preserve">, </w:t>
      </w:r>
      <w:r w:rsidR="00055D82" w:rsidRPr="00703517">
        <w:rPr>
          <w:rFonts w:ascii="Times New Roman" w:hAnsi="Times New Roman" w:cs="Times New Roman"/>
          <w:sz w:val="24"/>
          <w:szCs w:val="24"/>
        </w:rPr>
        <w:t>interactive</w:t>
      </w:r>
      <w:r w:rsidR="007544F5" w:rsidRPr="00703517">
        <w:rPr>
          <w:rFonts w:ascii="Times New Roman" w:hAnsi="Times New Roman" w:cs="Times New Roman"/>
          <w:sz w:val="24"/>
          <w:szCs w:val="24"/>
        </w:rPr>
        <w:t>,</w:t>
      </w:r>
      <w:r w:rsidR="009F083F" w:rsidRPr="00703517">
        <w:rPr>
          <w:rFonts w:ascii="Times New Roman" w:hAnsi="Times New Roman" w:cs="Times New Roman"/>
          <w:sz w:val="24"/>
          <w:szCs w:val="24"/>
        </w:rPr>
        <w:t xml:space="preserve"> and potentially non-linear dynamics </w:t>
      </w:r>
      <w:r w:rsidR="009F08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{"citationID":"yQmAPBFp","properties":{"formattedCitation":"(Beissinger &amp; Riddell 2021)","plainCitation":"(Beissinger &amp; Riddell 2021)","noteIndex":0},"citationItems":[{"id":812,"uris":["http://zotero.org/users/3183432/items/28Z7KJVW"],"itemData":{"id":812,"type":"article-journal","container-title":"Annual Review of Ecology, Evolution, and Systematics","note":"publisher: Annual Reviews","page":"47–66","title":"Why are species’ traits weak predictors of range shifts?","volume":"52","author":[{"family":"Beissinger","given":"Steven R"},{"family":"Riddell","given":"Eric A"}],"issued":{"date-parts":[["2021"]]}}}],"schema":"https://github.com/citation-style-language/schema/raw/master/csl-citation.json"} </w:instrText>
      </w:r>
      <w:r w:rsidR="009F08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(Beissinger &amp; Riddell 2021)</w:t>
      </w:r>
      <w:r w:rsidR="009F083F" w:rsidRPr="00703517">
        <w:rPr>
          <w:rFonts w:ascii="Times New Roman" w:hAnsi="Times New Roman" w:cs="Times New Roman"/>
          <w:sz w:val="24"/>
          <w:szCs w:val="24"/>
        </w:rPr>
        <w:fldChar w:fldCharType="end"/>
      </w:r>
      <w:r w:rsidR="009F083F" w:rsidRPr="00703517">
        <w:rPr>
          <w:rFonts w:ascii="Times New Roman" w:hAnsi="Times New Roman" w:cs="Times New Roman"/>
          <w:sz w:val="24"/>
          <w:szCs w:val="24"/>
        </w:rPr>
        <w:t>.</w:t>
      </w:r>
      <w:r w:rsidR="00CB1F03" w:rsidRPr="00703517">
        <w:rPr>
          <w:rFonts w:ascii="Times New Roman" w:hAnsi="Times New Roman" w:cs="Times New Roman"/>
          <w:sz w:val="24"/>
          <w:szCs w:val="24"/>
        </w:rPr>
        <w:t xml:space="preserve"> Thus, at the scale of our analysis, species’ traits may not be good predictors of occupancy outcomes. Further analysis a</w:t>
      </w:r>
      <w:r w:rsidR="00250CD8" w:rsidRPr="00703517">
        <w:rPr>
          <w:rFonts w:ascii="Times New Roman" w:hAnsi="Times New Roman" w:cs="Times New Roman"/>
          <w:sz w:val="24"/>
          <w:szCs w:val="24"/>
        </w:rPr>
        <w:t>t</w:t>
      </w:r>
      <w:r w:rsidR="00CB1F03" w:rsidRPr="00703517">
        <w:rPr>
          <w:rFonts w:ascii="Times New Roman" w:hAnsi="Times New Roman" w:cs="Times New Roman"/>
          <w:sz w:val="24"/>
          <w:szCs w:val="24"/>
        </w:rPr>
        <w:t xml:space="preserve"> finer spatiotemporal resolution may reveal more nuanced evidence for the important of species’ traits and life-history in predicting population trends.</w:t>
      </w:r>
      <w:r w:rsidR="00212E77" w:rsidRPr="00703517">
        <w:rPr>
          <w:rFonts w:ascii="Times New Roman" w:hAnsi="Times New Roman" w:cs="Times New Roman"/>
          <w:sz w:val="24"/>
          <w:szCs w:val="24"/>
        </w:rPr>
        <w:t xml:space="preserve"> Experimental designs that aim to test for potentially complex </w:t>
      </w:r>
      <w:r w:rsidR="00E70B09" w:rsidRPr="00703517">
        <w:rPr>
          <w:rFonts w:ascii="Times New Roman" w:hAnsi="Times New Roman" w:cs="Times New Roman"/>
          <w:sz w:val="24"/>
          <w:szCs w:val="24"/>
        </w:rPr>
        <w:t>relationships</w:t>
      </w:r>
      <w:r w:rsidR="00212E77" w:rsidRPr="00703517">
        <w:rPr>
          <w:rFonts w:ascii="Times New Roman" w:hAnsi="Times New Roman" w:cs="Times New Roman"/>
          <w:sz w:val="24"/>
          <w:szCs w:val="24"/>
        </w:rPr>
        <w:t xml:space="preserve"> governing species’ responses to increasing temperature, for example, the interplay between hostplant quality and t</w:t>
      </w:r>
      <w:r w:rsidR="00CB1F03" w:rsidRPr="00703517">
        <w:rPr>
          <w:rFonts w:ascii="Times New Roman" w:hAnsi="Times New Roman" w:cs="Times New Roman"/>
          <w:sz w:val="24"/>
          <w:szCs w:val="24"/>
        </w:rPr>
        <w:t>hermal</w:t>
      </w:r>
      <w:r w:rsidR="00212E77" w:rsidRPr="00703517">
        <w:rPr>
          <w:rFonts w:ascii="Times New Roman" w:hAnsi="Times New Roman" w:cs="Times New Roman"/>
          <w:sz w:val="24"/>
          <w:szCs w:val="24"/>
        </w:rPr>
        <w:t xml:space="preserve"> stress, are likely the best way to elucidate these dynamics</w:t>
      </w:r>
      <w:r w:rsidR="00783C7D" w:rsidRPr="00703517">
        <w:rPr>
          <w:rFonts w:ascii="Times New Roman" w:hAnsi="Times New Roman" w:cs="Times New Roman"/>
          <w:sz w:val="24"/>
          <w:szCs w:val="24"/>
        </w:rPr>
        <w:t xml:space="preserve"> </w:t>
      </w:r>
      <w:r w:rsidR="00783C7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{"citationID":"oSpIpNe1","properties":{"formattedCitation":"(Abarca 2019; Abarca {\\i{}et al.} 2019; Litchman &amp; Thomas 2023)","plainCitation":"(Abarca 2019; Abarca et al. 2019; Litchman &amp; Thomas 2023)","noteIndex":0},"citationItems":[{"id":833,"uris":["http://zotero.org/users/3183432/items/QZD5SDER"],"itemData":{"id":833,"type":"article-journal","container-title":"PLoS One","issue":"9","note":"publisher: Public Library of Science San Francisco, CA USA","page":"e0222227","title":"Herbivore seasonality responds to conflicting cues: untangling the effects of host, temperature, and photoperiod","volume":"14","author":[{"family":"Abarca","given":"Mariana"}],"issued":{"date-parts":[["2019"]]}}},{"id":571,"uris":["http://zotero.org/users/3183432/items/NBDXBNTZ"],"itemData":{"id":571,"type":"article-journal","abstract":"Disruptive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A."},{"family":"Ries","given":"Leslie"}],"issued":{"date-parts":[["2019"]]}}},{"id":834,"uris":["http://zotero.org/users/3183432/items/92F46DMH"],"itemData":{"id":834,"type":"article-journal","container-title":"Oikos","issue":"2","note":"publisher: Wiley Online Library","page":"e09155","title":"Are we underestimating the ecological and evolutionary effects of warming? Interactions with other environmental drivers may increase species vulnerability to high temperatures","volume":"2023","author":[{"family":"Litchman","given":"Elena"},{"family":"Thomas","given":"Mridul K"}],"issued":{"date-parts":[["2023"]]}}}],"schema":"https://github.com/citation-style-language/schema/raw/master/csl-citation.json"} </w:instrText>
      </w:r>
      <w:r w:rsidR="00783C7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(Abarca 2019; Abarca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 Litchman &amp; Thomas 2023)</w:t>
      </w:r>
      <w:r w:rsidR="00783C7D" w:rsidRPr="00703517">
        <w:rPr>
          <w:rFonts w:ascii="Times New Roman" w:hAnsi="Times New Roman" w:cs="Times New Roman"/>
          <w:sz w:val="24"/>
          <w:szCs w:val="24"/>
        </w:rPr>
        <w:fldChar w:fldCharType="end"/>
      </w:r>
      <w:r w:rsidR="00E70B09" w:rsidRPr="00703517">
        <w:rPr>
          <w:rFonts w:ascii="Times New Roman" w:hAnsi="Times New Roman" w:cs="Times New Roman"/>
          <w:sz w:val="24"/>
          <w:szCs w:val="24"/>
        </w:rPr>
        <w:t xml:space="preserve">. </w:t>
      </w:r>
    </w:p>
    <w:p w14:paraId="495B7B6D" w14:textId="3034BEAD" w:rsidR="000E096B" w:rsidRPr="00703517" w:rsidRDefault="00783C7D" w:rsidP="0056046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A full examination of our post-hoc model suite revealed that Model D (a model that included range-wide temperature and phylogenetic intercepts) was equivalent to Model C (discussed above) in the northern and southern geographic contexts (Supplemental Material S</w:t>
      </w:r>
      <w:r w:rsidR="00AB641A" w:rsidRPr="00703517">
        <w:rPr>
          <w:rFonts w:ascii="Times New Roman" w:hAnsi="Times New Roman" w:cs="Times New Roman"/>
          <w:sz w:val="24"/>
          <w:szCs w:val="24"/>
        </w:rPr>
        <w:t>2-4</w:t>
      </w:r>
      <w:r w:rsidRPr="00703517">
        <w:rPr>
          <w:rFonts w:ascii="Times New Roman" w:hAnsi="Times New Roman" w:cs="Times New Roman"/>
          <w:sz w:val="24"/>
          <w:szCs w:val="24"/>
        </w:rPr>
        <w:t xml:space="preserve">). </w:t>
      </w:r>
      <w:r w:rsidR="00CB4560" w:rsidRPr="00703517">
        <w:rPr>
          <w:rFonts w:ascii="Times New Roman" w:hAnsi="Times New Roman" w:cs="Times New Roman"/>
          <w:sz w:val="24"/>
          <w:szCs w:val="24"/>
        </w:rPr>
        <w:t>Despite this model scoring on par with Model C, o</w:t>
      </w:r>
      <w:r w:rsidR="00A36DAA" w:rsidRPr="00703517">
        <w:rPr>
          <w:rFonts w:ascii="Times New Roman" w:hAnsi="Times New Roman" w:cs="Times New Roman"/>
          <w:sz w:val="24"/>
          <w:szCs w:val="24"/>
        </w:rPr>
        <w:t xml:space="preserve">ur estimates of </w:t>
      </w:r>
      <w:proofErr w:type="spellStart"/>
      <w:r w:rsidR="00A36DAA" w:rsidRPr="00703517">
        <w:rPr>
          <w:rFonts w:ascii="Times New Roman" w:hAnsi="Times New Roman" w:cs="Times New Roman"/>
          <w:sz w:val="24"/>
          <w:szCs w:val="24"/>
        </w:rPr>
        <w:t>Pagel’s</w:t>
      </w:r>
      <w:proofErr w:type="spellEnd"/>
      <w:r w:rsidR="00A36DAA" w:rsidRPr="00703517">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A36DAA" w:rsidRPr="00703517">
        <w:rPr>
          <w:rFonts w:ascii="Times New Roman" w:hAnsi="Times New Roman" w:cs="Times New Roman"/>
          <w:sz w:val="24"/>
          <w:szCs w:val="24"/>
        </w:rPr>
        <w:t xml:space="preserve"> </w:t>
      </w:r>
      <w:r w:rsidR="002532EB" w:rsidRPr="00703517">
        <w:rPr>
          <w:rFonts w:ascii="Times New Roman" w:hAnsi="Times New Roman" w:cs="Times New Roman"/>
          <w:sz w:val="24"/>
          <w:szCs w:val="24"/>
        </w:rPr>
        <w:t xml:space="preserve">from Model D </w:t>
      </w:r>
      <w:r w:rsidR="00A36DAA" w:rsidRPr="00703517">
        <w:rPr>
          <w:rFonts w:ascii="Times New Roman" w:hAnsi="Times New Roman" w:cs="Times New Roman"/>
          <w:sz w:val="24"/>
          <w:szCs w:val="24"/>
        </w:rPr>
        <w:t>revealed no strong phylogenetic signal in our occupancy trends regardless of geographic context</w:t>
      </w:r>
      <w:r w:rsidR="00555011" w:rsidRPr="00703517">
        <w:rPr>
          <w:rFonts w:ascii="Times New Roman" w:hAnsi="Times New Roman" w:cs="Times New Roman"/>
          <w:sz w:val="24"/>
          <w:szCs w:val="24"/>
        </w:rPr>
        <w:t xml:space="preserve"> (South</w:t>
      </w:r>
      <w:r w:rsidR="00381089" w:rsidRPr="00703517">
        <w:rPr>
          <w:rFonts w:ascii="Times New Roman" w:hAnsi="Times New Roman" w:cs="Times New Roman"/>
          <w:sz w:val="24"/>
          <w:szCs w:val="24"/>
        </w:rPr>
        <w:t xml:space="preserve"> </w:t>
      </w:r>
      <w:r w:rsidR="00555011" w:rsidRPr="00703517">
        <w:rPr>
          <w:rFonts w:ascii="Times New Roman" w:hAnsi="Times New Roman" w:cs="Times New Roman"/>
          <w:sz w:val="24"/>
          <w:szCs w:val="24"/>
        </w:rPr>
        <w:t xml:space="preserve">= </w:t>
      </w:r>
      <w:r w:rsidR="005E7C75" w:rsidRPr="00703517">
        <w:rPr>
          <w:rFonts w:ascii="Times New Roman" w:hAnsi="Times New Roman" w:cs="Times New Roman"/>
          <w:sz w:val="24"/>
          <w:szCs w:val="24"/>
        </w:rPr>
        <w:t>0.01 [0, 0.05</w:t>
      </w:r>
      <w:r w:rsidR="00C0130D" w:rsidRPr="00703517">
        <w:rPr>
          <w:rFonts w:ascii="Times New Roman" w:hAnsi="Times New Roman" w:cs="Times New Roman"/>
          <w:sz w:val="24"/>
          <w:szCs w:val="24"/>
        </w:rPr>
        <w:t xml:space="preserve"> 95%</w:t>
      </w:r>
      <w:r w:rsidR="005E7C75" w:rsidRPr="00703517">
        <w:rPr>
          <w:rFonts w:ascii="Times New Roman" w:hAnsi="Times New Roman" w:cs="Times New Roman"/>
          <w:sz w:val="24"/>
          <w:szCs w:val="24"/>
        </w:rPr>
        <w:t xml:space="preserve"> CRI]</w:t>
      </w:r>
      <w:r w:rsidR="00555011" w:rsidRPr="00703517">
        <w:rPr>
          <w:rFonts w:ascii="Times New Roman" w:hAnsi="Times New Roman" w:cs="Times New Roman"/>
          <w:sz w:val="24"/>
          <w:szCs w:val="24"/>
        </w:rPr>
        <w:t>; Core</w:t>
      </w:r>
      <w:r w:rsidR="00381089" w:rsidRPr="00703517">
        <w:rPr>
          <w:rFonts w:ascii="Times New Roman" w:hAnsi="Times New Roman" w:cs="Times New Roman"/>
          <w:sz w:val="24"/>
          <w:szCs w:val="24"/>
        </w:rPr>
        <w:t xml:space="preserve"> </w:t>
      </w:r>
      <w:r w:rsidR="00555011" w:rsidRPr="00703517">
        <w:rPr>
          <w:rFonts w:ascii="Times New Roman" w:hAnsi="Times New Roman" w:cs="Times New Roman"/>
          <w:sz w:val="24"/>
          <w:szCs w:val="24"/>
        </w:rPr>
        <w:t xml:space="preserve">= </w:t>
      </w:r>
      <w:r w:rsidR="005E7C75" w:rsidRPr="00703517">
        <w:rPr>
          <w:rFonts w:ascii="Times New Roman" w:hAnsi="Times New Roman" w:cs="Times New Roman"/>
          <w:sz w:val="24"/>
          <w:szCs w:val="24"/>
        </w:rPr>
        <w:t xml:space="preserve">0 [0, 0.01 </w:t>
      </w:r>
      <w:r w:rsidR="00C0130D" w:rsidRPr="00703517">
        <w:rPr>
          <w:rFonts w:ascii="Times New Roman" w:hAnsi="Times New Roman" w:cs="Times New Roman"/>
          <w:sz w:val="24"/>
          <w:szCs w:val="24"/>
        </w:rPr>
        <w:t xml:space="preserve">95% </w:t>
      </w:r>
      <w:r w:rsidR="005E7C75" w:rsidRPr="00703517">
        <w:rPr>
          <w:rFonts w:ascii="Times New Roman" w:hAnsi="Times New Roman" w:cs="Times New Roman"/>
          <w:sz w:val="24"/>
          <w:szCs w:val="24"/>
        </w:rPr>
        <w:t>CRI]</w:t>
      </w:r>
      <w:r w:rsidR="00555011" w:rsidRPr="00703517">
        <w:rPr>
          <w:rFonts w:ascii="Times New Roman" w:hAnsi="Times New Roman" w:cs="Times New Roman"/>
          <w:sz w:val="24"/>
          <w:szCs w:val="24"/>
        </w:rPr>
        <w:t>; North</w:t>
      </w:r>
      <w:r w:rsidR="00381089" w:rsidRPr="00703517">
        <w:rPr>
          <w:rFonts w:ascii="Times New Roman" w:hAnsi="Times New Roman" w:cs="Times New Roman"/>
          <w:sz w:val="24"/>
          <w:szCs w:val="24"/>
        </w:rPr>
        <w:t xml:space="preserve"> </w:t>
      </w:r>
      <w:r w:rsidR="00555011" w:rsidRPr="00703517">
        <w:rPr>
          <w:rFonts w:ascii="Times New Roman" w:hAnsi="Times New Roman" w:cs="Times New Roman"/>
          <w:sz w:val="24"/>
          <w:szCs w:val="24"/>
        </w:rPr>
        <w:t xml:space="preserve">= </w:t>
      </w:r>
      <w:r w:rsidR="00370C67" w:rsidRPr="00703517">
        <w:rPr>
          <w:rFonts w:ascii="Times New Roman" w:hAnsi="Times New Roman" w:cs="Times New Roman"/>
          <w:sz w:val="24"/>
          <w:szCs w:val="24"/>
        </w:rPr>
        <w:t>0 [0, 0.01 95% CRI]</w:t>
      </w:r>
      <w:r w:rsidR="00555011" w:rsidRPr="00703517">
        <w:rPr>
          <w:rFonts w:ascii="Times New Roman" w:hAnsi="Times New Roman" w:cs="Times New Roman"/>
          <w:sz w:val="24"/>
          <w:szCs w:val="24"/>
        </w:rPr>
        <w:t>)</w:t>
      </w:r>
      <w:r w:rsidR="00A36DAA" w:rsidRPr="00703517">
        <w:rPr>
          <w:rFonts w:ascii="Times New Roman" w:hAnsi="Times New Roman" w:cs="Times New Roman"/>
          <w:sz w:val="24"/>
          <w:szCs w:val="24"/>
        </w:rPr>
        <w:t xml:space="preserve">. </w:t>
      </w:r>
      <w:r w:rsidR="0098333A" w:rsidRPr="00703517">
        <w:rPr>
          <w:rFonts w:ascii="Times New Roman" w:hAnsi="Times New Roman" w:cs="Times New Roman"/>
          <w:sz w:val="24"/>
          <w:szCs w:val="24"/>
        </w:rPr>
        <w:t xml:space="preserve">Despite this, some notable groups do exhibit declines across our study region including members of the genus </w:t>
      </w:r>
      <w:proofErr w:type="spellStart"/>
      <w:r w:rsidR="0098333A" w:rsidRPr="00703517">
        <w:rPr>
          <w:rFonts w:ascii="Times New Roman" w:hAnsi="Times New Roman" w:cs="Times New Roman"/>
          <w:i/>
          <w:iCs/>
          <w:sz w:val="24"/>
          <w:szCs w:val="24"/>
        </w:rPr>
        <w:t>Boloria</w:t>
      </w:r>
      <w:proofErr w:type="spellEnd"/>
      <w:r w:rsidR="0098333A" w:rsidRPr="00703517">
        <w:rPr>
          <w:rFonts w:ascii="Times New Roman" w:hAnsi="Times New Roman" w:cs="Times New Roman"/>
          <w:sz w:val="24"/>
          <w:szCs w:val="24"/>
        </w:rPr>
        <w:t xml:space="preserve">, </w:t>
      </w:r>
      <w:proofErr w:type="spellStart"/>
      <w:r w:rsidR="0098333A" w:rsidRPr="00703517">
        <w:rPr>
          <w:rFonts w:ascii="Times New Roman" w:hAnsi="Times New Roman" w:cs="Times New Roman"/>
          <w:i/>
          <w:iCs/>
          <w:sz w:val="24"/>
          <w:szCs w:val="24"/>
        </w:rPr>
        <w:t>Erebia</w:t>
      </w:r>
      <w:proofErr w:type="spellEnd"/>
      <w:r w:rsidR="0098333A" w:rsidRPr="00703517">
        <w:rPr>
          <w:rFonts w:ascii="Times New Roman" w:hAnsi="Times New Roman" w:cs="Times New Roman"/>
          <w:i/>
          <w:iCs/>
          <w:sz w:val="24"/>
          <w:szCs w:val="24"/>
        </w:rPr>
        <w:t xml:space="preserve">, </w:t>
      </w:r>
      <w:r w:rsidR="0098333A" w:rsidRPr="00703517">
        <w:rPr>
          <w:rFonts w:ascii="Times New Roman" w:hAnsi="Times New Roman" w:cs="Times New Roman"/>
          <w:sz w:val="24"/>
          <w:szCs w:val="24"/>
        </w:rPr>
        <w:t xml:space="preserve">and </w:t>
      </w:r>
      <w:proofErr w:type="spellStart"/>
      <w:r w:rsidR="0098333A" w:rsidRPr="00703517">
        <w:rPr>
          <w:rFonts w:ascii="Times New Roman" w:hAnsi="Times New Roman" w:cs="Times New Roman"/>
          <w:i/>
          <w:iCs/>
          <w:sz w:val="24"/>
          <w:szCs w:val="24"/>
        </w:rPr>
        <w:t>Oeneis</w:t>
      </w:r>
      <w:proofErr w:type="spellEnd"/>
      <w:r w:rsidR="004B00E8" w:rsidRPr="00703517">
        <w:rPr>
          <w:rFonts w:ascii="Times New Roman" w:hAnsi="Times New Roman" w:cs="Times New Roman"/>
          <w:i/>
          <w:iCs/>
          <w:sz w:val="24"/>
          <w:szCs w:val="24"/>
        </w:rPr>
        <w:t xml:space="preserve"> </w:t>
      </w:r>
      <w:r w:rsidR="004B00E8" w:rsidRPr="00703517">
        <w:rPr>
          <w:rFonts w:ascii="Times New Roman" w:hAnsi="Times New Roman" w:cs="Times New Roman"/>
          <w:sz w:val="24"/>
          <w:szCs w:val="24"/>
        </w:rPr>
        <w:t xml:space="preserve">(Figure 3, Supplemental Table </w:t>
      </w:r>
      <w:r w:rsidR="00A71DCC" w:rsidRPr="00703517">
        <w:rPr>
          <w:rFonts w:ascii="Times New Roman" w:hAnsi="Times New Roman" w:cs="Times New Roman"/>
          <w:sz w:val="24"/>
          <w:szCs w:val="24"/>
        </w:rPr>
        <w:t>S</w:t>
      </w:r>
      <w:r w:rsidR="004B00E8" w:rsidRPr="00703517">
        <w:rPr>
          <w:rFonts w:ascii="Times New Roman" w:hAnsi="Times New Roman" w:cs="Times New Roman"/>
          <w:sz w:val="24"/>
          <w:szCs w:val="24"/>
        </w:rPr>
        <w:t>1)</w:t>
      </w:r>
      <w:r w:rsidR="0098333A" w:rsidRPr="00703517">
        <w:rPr>
          <w:rFonts w:ascii="Times New Roman" w:hAnsi="Times New Roman" w:cs="Times New Roman"/>
          <w:sz w:val="24"/>
          <w:szCs w:val="24"/>
        </w:rPr>
        <w:t xml:space="preserve">. </w:t>
      </w:r>
    </w:p>
    <w:p w14:paraId="6DB95031" w14:textId="3C53206D" w:rsidR="00560465" w:rsidRPr="00703517" w:rsidRDefault="00560465" w:rsidP="0056046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w:t>
      </w:r>
      <w:r w:rsidRPr="00703517">
        <w:rPr>
          <w:rFonts w:ascii="Times New Roman" w:hAnsi="Times New Roman" w:cs="Times New Roman"/>
          <w:sz w:val="24"/>
          <w:szCs w:val="24"/>
        </w:rPr>
        <w:lastRenderedPageBreak/>
        <w:t xml:space="preserve">corridors to navigate to new, suitable habitats. In boreal Canada, butterfly abundance and species richness increases along human-made cutlines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time, butterflies may benefit from the presence of early successional and open canopy habitats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open canopy areas (including roadsides, smaller cutlines, and trails) may act as corridors for butterfly movement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Low connectivity of habitat/mobility of species can make it more challenging for more southern distributed butterflies to navigate and colonize new habitats as they track their thermal tolerances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Limited ability to colonize newly available habitat in this region is the leading hypothesis surrounding why so much climate debt has accrued for butterflies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1A64F02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CFD5222" w:rsidR="00DD3B5F"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Global climate change is impacting high-latitude butterfly communities across North </w:t>
      </w:r>
      <w:proofErr w:type="gramStart"/>
      <w:r w:rsidRPr="00703517">
        <w:rPr>
          <w:rFonts w:ascii="Times New Roman" w:hAnsi="Times New Roman" w:cs="Times New Roman"/>
          <w:sz w:val="24"/>
          <w:szCs w:val="24"/>
        </w:rPr>
        <w:t>America,</w:t>
      </w:r>
      <w:proofErr w:type="gramEnd"/>
      <w:r w:rsidRPr="00703517">
        <w:rPr>
          <w:rFonts w:ascii="Times New Roman" w:hAnsi="Times New Roman" w:cs="Times New Roman"/>
          <w:sz w:val="24"/>
          <w:szCs w:val="24"/>
        </w:rPr>
        <w:t xml:space="preserve"> However,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w:t>
      </w:r>
      <w:proofErr w:type="spellStart"/>
      <w:r w:rsidRPr="00703517">
        <w:rPr>
          <w:rFonts w:ascii="Times New Roman" w:hAnsi="Times New Roman" w:cs="Times New Roman"/>
          <w:sz w:val="24"/>
          <w:szCs w:val="24"/>
        </w:rPr>
        <w:t>hyperdiverse</w:t>
      </w:r>
      <w:proofErr w:type="spellEnd"/>
      <w:r w:rsidRPr="00703517">
        <w:rPr>
          <w:rFonts w:ascii="Times New Roman" w:hAnsi="Times New Roman" w:cs="Times New Roman"/>
          <w:sz w:val="24"/>
          <w:szCs w:val="24"/>
        </w:rPr>
        <w:t xml:space="preserve"> groups like insects, where structured monitoring data are often unavailable. While </w:t>
      </w:r>
      <w:r w:rsidRPr="00703517">
        <w:rPr>
          <w:rFonts w:ascii="Times New Roman" w:hAnsi="Times New Roman" w:cs="Times New Roman"/>
          <w:sz w:val="24"/>
          <w:szCs w:val="24"/>
        </w:rPr>
        <w:lastRenderedPageBreak/>
        <w:t>an overall perspective shows that rising minimum temperatures may benefit butterflies; cold-adapted species typically do not benefit and are likely being forced to the northern periphery of their ranges</w:t>
      </w:r>
      <w:r w:rsidR="00381C81" w:rsidRPr="00703517">
        <w:rPr>
          <w:rFonts w:ascii="Times New Roman" w:hAnsi="Times New Roman" w:cs="Times New Roman"/>
          <w:sz w:val="24"/>
          <w:szCs w:val="24"/>
        </w:rPr>
        <w:t xml:space="preserve">. Species’ range-wide average annual temperature is the strongest predictor of </w:t>
      </w:r>
      <w:r w:rsidR="0054782A" w:rsidRPr="00703517">
        <w:rPr>
          <w:rFonts w:ascii="Times New Roman" w:hAnsi="Times New Roman" w:cs="Times New Roman"/>
          <w:sz w:val="24"/>
          <w:szCs w:val="24"/>
        </w:rPr>
        <w:t xml:space="preserve">modeled </w:t>
      </w:r>
      <w:r w:rsidR="00381C81" w:rsidRPr="00703517">
        <w:rPr>
          <w:rFonts w:ascii="Times New Roman" w:hAnsi="Times New Roman" w:cs="Times New Roman"/>
          <w:sz w:val="24"/>
          <w:szCs w:val="24"/>
        </w:rPr>
        <w:t>occupancy trend</w:t>
      </w:r>
      <w:r w:rsidR="0054782A" w:rsidRPr="00703517">
        <w:rPr>
          <w:rFonts w:ascii="Times New Roman" w:hAnsi="Times New Roman" w:cs="Times New Roman"/>
          <w:sz w:val="24"/>
          <w:szCs w:val="24"/>
        </w:rPr>
        <w:t xml:space="preserve"> while other traits did not strongly predict the same trends. </w:t>
      </w:r>
      <w:r w:rsidR="005B7530" w:rsidRPr="00703517">
        <w:rPr>
          <w:rFonts w:ascii="Times New Roman" w:hAnsi="Times New Roman" w:cs="Times New Roman"/>
          <w:sz w:val="24"/>
          <w:szCs w:val="24"/>
        </w:rPr>
        <w:t xml:space="preserve">Further research on the interplay of traits including the role of intraspecific variation in thermal tolerance, phenological and morphological adaptation, and genetic variation/effective population size are needed to contextualize these broad scale patterns further.  </w:t>
      </w:r>
    </w:p>
    <w:p w14:paraId="68EA4FFA" w14:textId="77777777" w:rsidR="00DD3B5F" w:rsidRPr="00703517" w:rsidRDefault="00DD3B5F">
      <w:pPr>
        <w:spacing w:line="480" w:lineRule="auto"/>
        <w:jc w:val="both"/>
        <w:rPr>
          <w:rFonts w:ascii="Times New Roman" w:hAnsi="Times New Roman" w:cs="Times New Roman"/>
          <w:sz w:val="24"/>
          <w:szCs w:val="24"/>
        </w:rPr>
      </w:pP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64274116" w14:textId="00552FA1" w:rsidR="00DD3B5F" w:rsidRPr="00703517"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Interests</w:t>
      </w:r>
    </w:p>
    <w:p w14:paraId="3AEE51BA" w14:textId="77777777" w:rsidR="00DD3B5F" w:rsidRPr="00703517" w:rsidRDefault="00DD3B5F">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578F8531" w14:textId="77777777" w:rsidR="00DD3B5F" w:rsidRPr="00703517"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p>
    <w:p w14:paraId="2BB662A2" w14:textId="470A9664" w:rsidR="00F21671" w:rsidRPr="00703517" w:rsidRDefault="00DD3B5F">
      <w:pPr>
        <w:spacing w:line="480" w:lineRule="auto"/>
        <w:jc w:val="both"/>
        <w:rPr>
          <w:rFonts w:ascii="Times New Roman" w:hAnsi="Times New Roman" w:cs="Times New Roman"/>
          <w:b/>
          <w:sz w:val="24"/>
          <w:szCs w:val="24"/>
        </w:rPr>
      </w:pPr>
      <w:r w:rsidRPr="00703517">
        <w:rPr>
          <w:rFonts w:ascii="Times New Roman" w:hAnsi="Times New Roman" w:cs="Times New Roman"/>
          <w:sz w:val="24"/>
          <w:szCs w:val="24"/>
        </w:rPr>
        <w:t xml:space="preserve">The code utilized in this analysis are freely available via GitHub at </w:t>
      </w:r>
      <w:r w:rsidR="0036326D" w:rsidRPr="00703517">
        <w:rPr>
          <w:rFonts w:ascii="Times New Roman" w:hAnsi="Times New Roman" w:cs="Times New Roman"/>
          <w:sz w:val="24"/>
          <w:szCs w:val="24"/>
        </w:rPr>
        <w:t>xxx</w:t>
      </w:r>
      <w:r w:rsidRPr="00703517">
        <w:rPr>
          <w:rFonts w:ascii="Times New Roman" w:hAnsi="Times New Roman" w:cs="Times New Roman"/>
          <w:sz w:val="24"/>
          <w:szCs w:val="24"/>
        </w:rPr>
        <w:t xml:space="preserve"> and via </w:t>
      </w:r>
      <w:proofErr w:type="spellStart"/>
      <w:r w:rsidRPr="00703517">
        <w:rPr>
          <w:rFonts w:ascii="Times New Roman" w:hAnsi="Times New Roman" w:cs="Times New Roman"/>
          <w:sz w:val="24"/>
          <w:szCs w:val="24"/>
        </w:rPr>
        <w:t>Zenodo</w:t>
      </w:r>
      <w:proofErr w:type="spellEnd"/>
      <w:r w:rsidRPr="00703517">
        <w:rPr>
          <w:rFonts w:ascii="Times New Roman" w:hAnsi="Times New Roman" w:cs="Times New Roman"/>
          <w:sz w:val="24"/>
          <w:szCs w:val="24"/>
        </w:rPr>
        <w:t xml:space="preserve"> at the following DOI: xxx. Model inference can be found on GitHub and also at </w:t>
      </w:r>
      <w:proofErr w:type="spellStart"/>
      <w:r w:rsidRPr="00703517">
        <w:rPr>
          <w:rFonts w:ascii="Times New Roman" w:hAnsi="Times New Roman" w:cs="Times New Roman"/>
          <w:sz w:val="24"/>
          <w:szCs w:val="24"/>
        </w:rPr>
        <w:t>DataDryad</w:t>
      </w:r>
      <w:proofErr w:type="spellEnd"/>
      <w:r w:rsidRPr="00703517">
        <w:rPr>
          <w:rFonts w:ascii="Times New Roman" w:hAnsi="Times New Roman" w:cs="Times New Roman"/>
          <w:sz w:val="24"/>
          <w:szCs w:val="24"/>
        </w:rPr>
        <w:t xml:space="preserve"> via the following DOI:  xxx. 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703517" w:rsidRDefault="00000000" w:rsidP="006C5C39">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REFERENCES</w:t>
      </w:r>
    </w:p>
    <w:p w14:paraId="7A08CF40" w14:textId="77777777" w:rsidR="00A95BE4" w:rsidRDefault="006C5C39" w:rsidP="00A95BE4">
      <w:pPr>
        <w:pStyle w:val="Bibliography"/>
      </w:pPr>
      <w:r w:rsidRPr="00703517">
        <w:fldChar w:fldCharType="begin"/>
      </w:r>
      <w:r w:rsidR="00B71B27" w:rsidRPr="00703517">
        <w:instrText xml:space="preserve"> ADDIN ZOTERO_BIBL {"uncited":[],"omitted":[],"custom":[]} CSL_BIBLIOGRAPHY </w:instrText>
      </w:r>
      <w:r w:rsidRPr="00703517">
        <w:fldChar w:fldCharType="separate"/>
      </w:r>
      <w:proofErr w:type="spellStart"/>
      <w:r w:rsidR="00A95BE4">
        <w:t>Abarca</w:t>
      </w:r>
      <w:proofErr w:type="spellEnd"/>
      <w:r w:rsidR="00A95BE4">
        <w:t xml:space="preserve">, M. (2019). Herbivore seasonality responds to conflicting cues: untangling the effects of host, temperature, and photoperiod. </w:t>
      </w:r>
      <w:proofErr w:type="spellStart"/>
      <w:r w:rsidR="00A95BE4">
        <w:rPr>
          <w:i/>
          <w:iCs/>
        </w:rPr>
        <w:t>PLoS</w:t>
      </w:r>
      <w:proofErr w:type="spellEnd"/>
      <w:r w:rsidR="00A95BE4">
        <w:rPr>
          <w:i/>
          <w:iCs/>
        </w:rPr>
        <w:t xml:space="preserve"> One</w:t>
      </w:r>
      <w:r w:rsidR="00A95BE4">
        <w:t>, 14, e0222227.</w:t>
      </w:r>
    </w:p>
    <w:p w14:paraId="3F03B52C" w14:textId="77777777" w:rsidR="00A95BE4" w:rsidRDefault="00A95BE4" w:rsidP="00A95BE4">
      <w:pPr>
        <w:pStyle w:val="Bibliography"/>
      </w:pPr>
      <w:proofErr w:type="spellStart"/>
      <w:r>
        <w:t>Abarca</w:t>
      </w:r>
      <w:proofErr w:type="spellEnd"/>
      <w:r>
        <w:t xml:space="preserve">, M., Larsen, E.A. &amp; Ries, L. (2019). Heatwaves and novel host consumption increase overwinter mortality of an imperiled wetland butterfly. </w:t>
      </w:r>
      <w:r>
        <w:rPr>
          <w:i/>
          <w:iCs/>
        </w:rPr>
        <w:t>Frontiers in Ecology and Evolution</w:t>
      </w:r>
      <w:r>
        <w:t>, 7, 193.</w:t>
      </w:r>
    </w:p>
    <w:p w14:paraId="0C4A3A9F" w14:textId="77777777" w:rsidR="00A95BE4" w:rsidRDefault="00A95BE4" w:rsidP="00A95BE4">
      <w:pPr>
        <w:pStyle w:val="Bibliography"/>
      </w:pPr>
      <w:r>
        <w:t xml:space="preserve">Adamo, M., </w:t>
      </w:r>
      <w:proofErr w:type="spellStart"/>
      <w:r>
        <w:t>Chialva</w:t>
      </w:r>
      <w:proofErr w:type="spellEnd"/>
      <w:r>
        <w:t xml:space="preserve">, M., </w:t>
      </w:r>
      <w:proofErr w:type="spellStart"/>
      <w:r>
        <w:t>Calevo</w:t>
      </w:r>
      <w:proofErr w:type="spellEnd"/>
      <w:r>
        <w:t xml:space="preserve">, J., </w:t>
      </w:r>
      <w:proofErr w:type="spellStart"/>
      <w:r>
        <w:t>Bertoni</w:t>
      </w:r>
      <w:proofErr w:type="spellEnd"/>
      <w:r>
        <w:t xml:space="preserve">, F., Dixon, K. &amp; </w:t>
      </w:r>
      <w:proofErr w:type="spellStart"/>
      <w:r>
        <w:t>Mammola</w:t>
      </w:r>
      <w:proofErr w:type="spellEnd"/>
      <w:r>
        <w:t xml:space="preserve">, S. (2021). Plant scientists’ research attention is skewed towards </w:t>
      </w:r>
      <w:proofErr w:type="spellStart"/>
      <w:r>
        <w:t>colourful</w:t>
      </w:r>
      <w:proofErr w:type="spellEnd"/>
      <w:r>
        <w:t xml:space="preserve">, conspicuous and broadly distributed flowers. </w:t>
      </w:r>
      <w:r>
        <w:rPr>
          <w:i/>
          <w:iCs/>
        </w:rPr>
        <w:t>Nature plants</w:t>
      </w:r>
      <w:r>
        <w:t>, 7, 574–578.</w:t>
      </w:r>
    </w:p>
    <w:p w14:paraId="16B78CE1" w14:textId="77777777" w:rsidR="00A95BE4" w:rsidRDefault="00A95BE4" w:rsidP="00A95BE4">
      <w:pPr>
        <w:pStyle w:val="Bibliography"/>
      </w:pPr>
      <w:proofErr w:type="spellStart"/>
      <w:r>
        <w:t>Beissinger</w:t>
      </w:r>
      <w:proofErr w:type="spellEnd"/>
      <w:r>
        <w:t xml:space="preserve">, S.R. &amp; Riddell, E.A. (2021). Why are species’ traits weak predictors of range shifts? </w:t>
      </w:r>
      <w:r>
        <w:rPr>
          <w:i/>
          <w:iCs/>
        </w:rPr>
        <w:t>Annual Review of Ecology, Evolution, and Systematics</w:t>
      </w:r>
      <w:r>
        <w:t>, 52, 47–66.</w:t>
      </w:r>
    </w:p>
    <w:p w14:paraId="1AA4402C" w14:textId="77777777" w:rsidR="00A95BE4" w:rsidRDefault="00A95BE4" w:rsidP="00A95BE4">
      <w:pPr>
        <w:pStyle w:val="Bibliography"/>
      </w:pPr>
      <w:proofErr w:type="spellStart"/>
      <w:r>
        <w:t>Belitz</w:t>
      </w:r>
      <w:proofErr w:type="spellEnd"/>
      <w:r>
        <w:t xml:space="preserve">, M.W., Larsen, E.A., Shirey, V., Li, D. &amp; </w:t>
      </w:r>
      <w:proofErr w:type="spellStart"/>
      <w:r>
        <w:t>Guralnick</w:t>
      </w:r>
      <w:proofErr w:type="spellEnd"/>
      <w:r>
        <w:t xml:space="preserve">, R.P. (2022). Phenological research based on natural history collections: practical guidelines and a Lepidopteran case study. </w:t>
      </w:r>
      <w:r>
        <w:rPr>
          <w:i/>
          <w:iCs/>
        </w:rPr>
        <w:t>Functional Ecology</w:t>
      </w:r>
      <w:r>
        <w:t>, Early View.</w:t>
      </w:r>
    </w:p>
    <w:p w14:paraId="2A3EA6D0" w14:textId="77777777" w:rsidR="00A95BE4" w:rsidRDefault="00A95BE4" w:rsidP="00A95BE4">
      <w:pPr>
        <w:pStyle w:val="Bibliography"/>
      </w:pPr>
      <w:proofErr w:type="spellStart"/>
      <w:r>
        <w:t>Bintanja</w:t>
      </w:r>
      <w:proofErr w:type="spellEnd"/>
      <w:r>
        <w:t xml:space="preserve">, R. &amp; Andry, O. (2017). Towards a rain-dominated Arctic. </w:t>
      </w:r>
      <w:r>
        <w:rPr>
          <w:i/>
          <w:iCs/>
        </w:rPr>
        <w:t>Nature Climate Change</w:t>
      </w:r>
      <w:r>
        <w:t>, 7, 263–267.</w:t>
      </w:r>
    </w:p>
    <w:p w14:paraId="40923056" w14:textId="77777777" w:rsidR="00A95BE4" w:rsidRDefault="00A95BE4" w:rsidP="00A95BE4">
      <w:pPr>
        <w:pStyle w:val="Bibliography"/>
      </w:pPr>
      <w:r>
        <w:t xml:space="preserve">Bowler, D.E., Callaghan, C.T., Bhandari, N., Henle, K., Benjamin Barth, M., </w:t>
      </w:r>
      <w:proofErr w:type="spellStart"/>
      <w:r>
        <w:t>Koppitz</w:t>
      </w:r>
      <w:proofErr w:type="spellEnd"/>
      <w:r>
        <w:t xml:space="preserve">, C., </w:t>
      </w:r>
      <w:r>
        <w:rPr>
          <w:i/>
          <w:iCs/>
        </w:rPr>
        <w:t>et al.</w:t>
      </w:r>
      <w:r>
        <w:t xml:space="preserve"> (2022). Temporal trends in the spatial bias of species occurrence records. </w:t>
      </w:r>
      <w:proofErr w:type="spellStart"/>
      <w:r>
        <w:rPr>
          <w:i/>
          <w:iCs/>
        </w:rPr>
        <w:t>Ecography</w:t>
      </w:r>
      <w:proofErr w:type="spellEnd"/>
      <w:r>
        <w:t>, e06219.</w:t>
      </w:r>
    </w:p>
    <w:p w14:paraId="4355249D" w14:textId="77777777" w:rsidR="00A95BE4" w:rsidRDefault="00A95BE4" w:rsidP="00A95BE4">
      <w:pPr>
        <w:pStyle w:val="Bibliography"/>
      </w:pPr>
      <w:proofErr w:type="spellStart"/>
      <w:r>
        <w:t>Braschler</w:t>
      </w:r>
      <w:proofErr w:type="spellEnd"/>
      <w:r>
        <w:t xml:space="preserve">, B., Duffy, G.A., Nortje, E., </w:t>
      </w:r>
      <w:proofErr w:type="spellStart"/>
      <w:r>
        <w:t>Kritzinger</w:t>
      </w:r>
      <w:proofErr w:type="spellEnd"/>
      <w:r>
        <w:t xml:space="preserve">-Klopper, S., du Plessis, D., </w:t>
      </w:r>
      <w:proofErr w:type="spellStart"/>
      <w:r>
        <w:t>Karenyi</w:t>
      </w:r>
      <w:proofErr w:type="spellEnd"/>
      <w:r>
        <w:t xml:space="preserve">, N., </w:t>
      </w:r>
      <w:r>
        <w:rPr>
          <w:i/>
          <w:iCs/>
        </w:rPr>
        <w:t>et al.</w:t>
      </w:r>
      <w:r>
        <w:t xml:space="preserve"> (2020). </w:t>
      </w:r>
      <w:proofErr w:type="spellStart"/>
      <w:r>
        <w:t>Realised</w:t>
      </w:r>
      <w:proofErr w:type="spellEnd"/>
      <w:r>
        <w:t xml:space="preserve"> rather than fundamental thermal niches predict site occupancy: Implications for climate change forecasting. </w:t>
      </w:r>
      <w:r>
        <w:rPr>
          <w:i/>
          <w:iCs/>
        </w:rPr>
        <w:t>Journal of Animal Ecology</w:t>
      </w:r>
      <w:r>
        <w:t>, 89, 2863–2875.</w:t>
      </w:r>
    </w:p>
    <w:p w14:paraId="346A7EEA" w14:textId="77777777" w:rsidR="00A95BE4" w:rsidRDefault="00A95BE4" w:rsidP="00A95BE4">
      <w:pPr>
        <w:pStyle w:val="Bibliography"/>
      </w:pPr>
      <w:r>
        <w:t xml:space="preserve">Breed, G., </w:t>
      </w:r>
      <w:proofErr w:type="spellStart"/>
      <w:r>
        <w:t>Stichter</w:t>
      </w:r>
      <w:proofErr w:type="spellEnd"/>
      <w:r>
        <w:t xml:space="preserve">, S. &amp; Crone, E. (2013). Climate-driven changes in northeastern US butterfly communities. </w:t>
      </w:r>
      <w:r>
        <w:rPr>
          <w:i/>
          <w:iCs/>
        </w:rPr>
        <w:t>Nature Climate Change</w:t>
      </w:r>
      <w:r>
        <w:t>, 3, 142–145.</w:t>
      </w:r>
    </w:p>
    <w:p w14:paraId="7493B5B7" w14:textId="77777777" w:rsidR="00A95BE4" w:rsidRDefault="00A95BE4" w:rsidP="00A95BE4">
      <w:pPr>
        <w:pStyle w:val="Bibliography"/>
      </w:pPr>
      <w:r>
        <w:t xml:space="preserve">Brock, J.P. &amp; Kaufman, K. (2006). </w:t>
      </w:r>
      <w:r>
        <w:rPr>
          <w:i/>
          <w:iCs/>
        </w:rPr>
        <w:t>Kaufman field guide to butterflies of North America</w:t>
      </w:r>
      <w:r>
        <w:t>. Houghton Mifflin Harcourt.</w:t>
      </w:r>
    </w:p>
    <w:p w14:paraId="61AF1E19" w14:textId="77777777" w:rsidR="00A95BE4" w:rsidRDefault="00A95BE4" w:rsidP="00A95BE4">
      <w:pPr>
        <w:pStyle w:val="Bibliography"/>
      </w:pPr>
      <w:proofErr w:type="spellStart"/>
      <w:r>
        <w:t>Bürkner</w:t>
      </w:r>
      <w:proofErr w:type="spellEnd"/>
      <w:r>
        <w:t xml:space="preserve">, P.-C. (2017). brms: An R package for Bayesian multilevel models using Stan. </w:t>
      </w:r>
      <w:r>
        <w:rPr>
          <w:i/>
          <w:iCs/>
        </w:rPr>
        <w:t>Journal of statistical software</w:t>
      </w:r>
      <w:r>
        <w:t>, 80, 1–28.</w:t>
      </w:r>
    </w:p>
    <w:p w14:paraId="16227F39" w14:textId="77777777" w:rsidR="00A95BE4" w:rsidRDefault="00A95BE4" w:rsidP="00A95BE4">
      <w:pPr>
        <w:pStyle w:val="Bibliography"/>
      </w:pPr>
      <w:r>
        <w:t xml:space="preserve">Cardoso, P., Barton, P., </w:t>
      </w:r>
      <w:proofErr w:type="spellStart"/>
      <w:r>
        <w:t>Birkhofer</w:t>
      </w:r>
      <w:proofErr w:type="spellEnd"/>
      <w:r>
        <w:t xml:space="preserve">, K., </w:t>
      </w:r>
      <w:proofErr w:type="spellStart"/>
      <w:r>
        <w:t>Chichorro</w:t>
      </w:r>
      <w:proofErr w:type="spellEnd"/>
      <w:r>
        <w:t xml:space="preserve">, F., Deacon, C., </w:t>
      </w:r>
      <w:proofErr w:type="spellStart"/>
      <w:r>
        <w:t>Fartmann</w:t>
      </w:r>
      <w:proofErr w:type="spellEnd"/>
      <w:r>
        <w:t xml:space="preserve">, T., </w:t>
      </w:r>
      <w:r>
        <w:rPr>
          <w:i/>
          <w:iCs/>
        </w:rPr>
        <w:t>et al.</w:t>
      </w:r>
      <w:r>
        <w:t xml:space="preserve"> (2020). Scientists’ warning to humanity on insect extinctions. </w:t>
      </w:r>
      <w:r>
        <w:rPr>
          <w:i/>
          <w:iCs/>
        </w:rPr>
        <w:t>Biological Conservation</w:t>
      </w:r>
      <w:r>
        <w:t>, 242.</w:t>
      </w:r>
    </w:p>
    <w:p w14:paraId="447774E4" w14:textId="77777777" w:rsidR="00A95BE4" w:rsidRDefault="00A95BE4" w:rsidP="00A95BE4">
      <w:pPr>
        <w:pStyle w:val="Bibliography"/>
      </w:pPr>
      <w:r>
        <w:t xml:space="preserve">Cardoso, P., Erwin, T.L. &amp; Borges, P.A.V. (2011). The seven impediments in invertebrate conservation and how to overcome them. </w:t>
      </w:r>
      <w:r>
        <w:rPr>
          <w:i/>
          <w:iCs/>
        </w:rPr>
        <w:t>Biological Conservation</w:t>
      </w:r>
      <w:r>
        <w:t>, 144, 2647–2655.</w:t>
      </w:r>
    </w:p>
    <w:p w14:paraId="35CC17BC" w14:textId="77777777" w:rsidR="00A95BE4" w:rsidRDefault="00A95BE4" w:rsidP="00A95BE4">
      <w:pPr>
        <w:pStyle w:val="Bibliography"/>
      </w:pPr>
      <w:r>
        <w:t>Climate Prediction Center. (2022). Global Temperature data provided by the NOAA/OAR/ESRL PSL.</w:t>
      </w:r>
    </w:p>
    <w:p w14:paraId="71B75705" w14:textId="77777777" w:rsidR="00A95BE4" w:rsidRDefault="00A95BE4" w:rsidP="00A95BE4">
      <w:pPr>
        <w:pStyle w:val="Bibliography"/>
      </w:pPr>
      <w:r>
        <w:t xml:space="preserve">Corlett, R.T. &amp; Westcott, D.A. (2013). Will plant movements keep up with climate change? </w:t>
      </w:r>
      <w:r>
        <w:rPr>
          <w:i/>
          <w:iCs/>
        </w:rPr>
        <w:t>Trends in ecology &amp; evolution</w:t>
      </w:r>
      <w:r>
        <w:t>, 28, 482–488.</w:t>
      </w:r>
    </w:p>
    <w:p w14:paraId="21923ED9" w14:textId="77777777" w:rsidR="00A95BE4" w:rsidRDefault="00A95BE4" w:rsidP="00A95BE4">
      <w:pPr>
        <w:pStyle w:val="Bibliography"/>
      </w:pPr>
      <w:r>
        <w:t xml:space="preserve">Crozier, L. (2003). Winter warming facilitates range expansion: cold tolerance of the butterfly </w:t>
      </w:r>
      <w:proofErr w:type="spellStart"/>
      <w:r>
        <w:t>Atalopedes</w:t>
      </w:r>
      <w:proofErr w:type="spellEnd"/>
      <w:r>
        <w:t xml:space="preserve"> campestris. </w:t>
      </w:r>
      <w:proofErr w:type="spellStart"/>
      <w:r>
        <w:rPr>
          <w:i/>
          <w:iCs/>
        </w:rPr>
        <w:t>Oecologia</w:t>
      </w:r>
      <w:proofErr w:type="spellEnd"/>
      <w:r>
        <w:t>, 135, 648–656.</w:t>
      </w:r>
    </w:p>
    <w:p w14:paraId="0281D132" w14:textId="77777777" w:rsidR="00A95BE4" w:rsidRDefault="00A95BE4" w:rsidP="00A95BE4">
      <w:pPr>
        <w:pStyle w:val="Bibliography"/>
      </w:pPr>
      <w:r>
        <w:t xml:space="preserve">Crozier, L. (2004). Warmer winters drive butterfly range expansion by increasing survivorship. </w:t>
      </w:r>
      <w:r>
        <w:rPr>
          <w:i/>
          <w:iCs/>
        </w:rPr>
        <w:t>Ecology</w:t>
      </w:r>
      <w:r>
        <w:t>, 85, 231–241.</w:t>
      </w:r>
    </w:p>
    <w:p w14:paraId="49430DC8" w14:textId="77777777" w:rsidR="00A95BE4" w:rsidRDefault="00A95BE4" w:rsidP="00A95BE4">
      <w:pPr>
        <w:pStyle w:val="Bibliography"/>
      </w:pPr>
      <w:r>
        <w:t xml:space="preserve">Deutsch, C.A., Tewksbury, J.J., Huey, R.B., Sheldon, K.S., </w:t>
      </w:r>
      <w:proofErr w:type="spellStart"/>
      <w:r>
        <w:t>Ghalambor</w:t>
      </w:r>
      <w:proofErr w:type="spellEnd"/>
      <w:r>
        <w:t xml:space="preserve">, C.K., </w:t>
      </w:r>
      <w:proofErr w:type="spellStart"/>
      <w:r>
        <w:t>Haak</w:t>
      </w:r>
      <w:proofErr w:type="spellEnd"/>
      <w:r>
        <w:t xml:space="preserve">, D.C., </w:t>
      </w:r>
      <w:r>
        <w:rPr>
          <w:i/>
          <w:iCs/>
        </w:rPr>
        <w:t>et al.</w:t>
      </w:r>
      <w:r>
        <w:t xml:space="preserve"> (2008). Impacts of climate warming on terrestrial ectotherms across latitude. </w:t>
      </w:r>
      <w:r>
        <w:rPr>
          <w:i/>
          <w:iCs/>
        </w:rPr>
        <w:t>Proceedings of the National Academy of Sciences</w:t>
      </w:r>
      <w:r>
        <w:t>, 105, 6668–6672.</w:t>
      </w:r>
    </w:p>
    <w:p w14:paraId="2C74885A" w14:textId="77777777" w:rsidR="00A95BE4" w:rsidRDefault="00A95BE4" w:rsidP="00A95BE4">
      <w:pPr>
        <w:pStyle w:val="Bibliography"/>
      </w:pPr>
      <w:r w:rsidRPr="00A95BE4">
        <w:rPr>
          <w:lang w:val="pt-BR"/>
        </w:rPr>
        <w:t xml:space="preserve">Dorazio, R.M. &amp; Royle, J.A. (2005). </w:t>
      </w:r>
      <w:r>
        <w:t xml:space="preserve">Estimating size and composition of biological communities by modeling the occurrence of species. </w:t>
      </w:r>
      <w:r>
        <w:rPr>
          <w:i/>
          <w:iCs/>
        </w:rPr>
        <w:t>Journal of the American Statistical Association</w:t>
      </w:r>
      <w:r>
        <w:t>, 100, 389–398.</w:t>
      </w:r>
    </w:p>
    <w:p w14:paraId="0D9FB53F" w14:textId="77777777" w:rsidR="00A95BE4" w:rsidRDefault="00A95BE4" w:rsidP="00A95BE4">
      <w:pPr>
        <w:pStyle w:val="Bibliography"/>
      </w:pPr>
      <w:r>
        <w:t xml:space="preserve">Dunne, J.A., Williams, R.J. &amp; Martinez, N.D. (2002). Network structure and biodiversity loss in food webs: robustness increases with </w:t>
      </w:r>
      <w:proofErr w:type="spellStart"/>
      <w:r>
        <w:t>connectance</w:t>
      </w:r>
      <w:proofErr w:type="spellEnd"/>
      <w:r>
        <w:t xml:space="preserve">. </w:t>
      </w:r>
      <w:r>
        <w:rPr>
          <w:i/>
          <w:iCs/>
        </w:rPr>
        <w:t>Ecology letters</w:t>
      </w:r>
      <w:r>
        <w:t>, 5, 558–567.</w:t>
      </w:r>
    </w:p>
    <w:p w14:paraId="42F8EF7A" w14:textId="77777777" w:rsidR="00A95BE4" w:rsidRDefault="00A95BE4" w:rsidP="00A95BE4">
      <w:pPr>
        <w:pStyle w:val="Bibliography"/>
      </w:pPr>
      <w:r>
        <w:lastRenderedPageBreak/>
        <w:t xml:space="preserve">Earl, C., </w:t>
      </w:r>
      <w:proofErr w:type="spellStart"/>
      <w:r>
        <w:t>Belitz</w:t>
      </w:r>
      <w:proofErr w:type="spellEnd"/>
      <w:r>
        <w:t xml:space="preserve">, M.W., Laffan, S.W., </w:t>
      </w:r>
      <w:proofErr w:type="spellStart"/>
      <w:r>
        <w:t>Barve</w:t>
      </w:r>
      <w:proofErr w:type="spellEnd"/>
      <w:r>
        <w:t xml:space="preserve">, V., </w:t>
      </w:r>
      <w:proofErr w:type="spellStart"/>
      <w:r>
        <w:t>Barve</w:t>
      </w:r>
      <w:proofErr w:type="spellEnd"/>
      <w:r>
        <w:t xml:space="preserve">, N., Soltis, D.E., </w:t>
      </w:r>
      <w:r>
        <w:rPr>
          <w:i/>
          <w:iCs/>
        </w:rPr>
        <w:t>et al.</w:t>
      </w:r>
      <w:r>
        <w:t xml:space="preserve"> (2021). Spatial phylogenetics of butterflies in relation to environmental drivers and angiosperm diversity across North America. </w:t>
      </w:r>
      <w:proofErr w:type="spellStart"/>
      <w:r>
        <w:rPr>
          <w:i/>
          <w:iCs/>
        </w:rPr>
        <w:t>iScience</w:t>
      </w:r>
      <w:proofErr w:type="spellEnd"/>
      <w:r>
        <w:t>, 24, 102239.</w:t>
      </w:r>
    </w:p>
    <w:p w14:paraId="630800FF" w14:textId="77777777" w:rsidR="00A95BE4" w:rsidRDefault="00A95BE4" w:rsidP="00A95BE4">
      <w:pPr>
        <w:pStyle w:val="Bibliography"/>
      </w:pPr>
      <w:r>
        <w:t xml:space="preserve">Engelhardt, E.K., </w:t>
      </w:r>
      <w:proofErr w:type="spellStart"/>
      <w:r>
        <w:t>Biber</w:t>
      </w:r>
      <w:proofErr w:type="spellEnd"/>
      <w:r>
        <w:t xml:space="preserve">, M.F., </w:t>
      </w:r>
      <w:proofErr w:type="spellStart"/>
      <w:r>
        <w:t>Dolek</w:t>
      </w:r>
      <w:proofErr w:type="spellEnd"/>
      <w:r>
        <w:t xml:space="preserve">, M., </w:t>
      </w:r>
      <w:proofErr w:type="spellStart"/>
      <w:r>
        <w:t>Fartmann</w:t>
      </w:r>
      <w:proofErr w:type="spellEnd"/>
      <w:r>
        <w:t xml:space="preserve">, T., </w:t>
      </w:r>
      <w:proofErr w:type="spellStart"/>
      <w:r>
        <w:t>Hochkirch</w:t>
      </w:r>
      <w:proofErr w:type="spellEnd"/>
      <w:r>
        <w:t xml:space="preserve">, A., </w:t>
      </w:r>
      <w:proofErr w:type="spellStart"/>
      <w:r>
        <w:t>Leidinger</w:t>
      </w:r>
      <w:proofErr w:type="spellEnd"/>
      <w:r>
        <w:t xml:space="preserve">, J., </w:t>
      </w:r>
      <w:r>
        <w:rPr>
          <w:i/>
          <w:iCs/>
        </w:rPr>
        <w:t>et al.</w:t>
      </w:r>
      <w:r>
        <w:t xml:space="preserve"> (2022). Consistent signals of a warming climate in occupancy changes of three insect taxa over 40 years in central Europe. </w:t>
      </w:r>
      <w:r>
        <w:rPr>
          <w:i/>
          <w:iCs/>
        </w:rPr>
        <w:t>Global Change Biology</w:t>
      </w:r>
      <w:r>
        <w:t>, 28, 3998–4012.</w:t>
      </w:r>
    </w:p>
    <w:p w14:paraId="451B2322" w14:textId="77777777" w:rsidR="00A95BE4" w:rsidRDefault="00A95BE4" w:rsidP="00A95BE4">
      <w:pPr>
        <w:pStyle w:val="Bibliography"/>
      </w:pPr>
      <w:proofErr w:type="spellStart"/>
      <w:r>
        <w:t>Freckleton</w:t>
      </w:r>
      <w:proofErr w:type="spellEnd"/>
      <w:r>
        <w:t xml:space="preserve">, R.P., Harvey, P.H. &amp; </w:t>
      </w:r>
      <w:proofErr w:type="spellStart"/>
      <w:r>
        <w:t>Pagel</w:t>
      </w:r>
      <w:proofErr w:type="spellEnd"/>
      <w:r>
        <w:t xml:space="preserve">, M. (2002). Phylogenetic analysis and comparative data: a test and review of evidence. </w:t>
      </w:r>
      <w:r>
        <w:rPr>
          <w:i/>
          <w:iCs/>
        </w:rPr>
        <w:t>The American Naturalist</w:t>
      </w:r>
      <w:r>
        <w:t>, 160.</w:t>
      </w:r>
    </w:p>
    <w:p w14:paraId="3D1FA9CA" w14:textId="77777777" w:rsidR="00A95BE4" w:rsidRDefault="00A95BE4" w:rsidP="00A95BE4">
      <w:pPr>
        <w:pStyle w:val="Bibliography"/>
      </w:pPr>
      <w:r>
        <w:t>GBIF.org. (2022). Occurrence Download for High Latitude, North American Butterflies.</w:t>
      </w:r>
    </w:p>
    <w:p w14:paraId="02C18D71" w14:textId="77777777" w:rsidR="00A95BE4" w:rsidRDefault="00A95BE4" w:rsidP="00A95BE4">
      <w:pPr>
        <w:pStyle w:val="Bibliography"/>
      </w:pPr>
      <w:r>
        <w:t xml:space="preserve">Gelman, A. &amp; Rubin, D.B. (1992). Inference from iterative simulation using multiple sequences. </w:t>
      </w:r>
      <w:r>
        <w:rPr>
          <w:i/>
          <w:iCs/>
        </w:rPr>
        <w:t>Statistical science</w:t>
      </w:r>
      <w:r>
        <w:t>, 457–472.</w:t>
      </w:r>
    </w:p>
    <w:p w14:paraId="565BE079" w14:textId="77777777" w:rsidR="00A95BE4" w:rsidRDefault="00A95BE4" w:rsidP="00A95BE4">
      <w:pPr>
        <w:pStyle w:val="Bibliography"/>
      </w:pPr>
      <w:r>
        <w:t xml:space="preserve">Girardin, M.P. &amp; </w:t>
      </w:r>
      <w:proofErr w:type="spellStart"/>
      <w:r>
        <w:t>Mudelsee</w:t>
      </w:r>
      <w:proofErr w:type="spellEnd"/>
      <w:r>
        <w:t xml:space="preserve">, M. (2008). Past and future changes in Canadian boreal wildfire activity. </w:t>
      </w:r>
      <w:r>
        <w:rPr>
          <w:i/>
          <w:iCs/>
        </w:rPr>
        <w:t>Ecological Applications</w:t>
      </w:r>
      <w:r>
        <w:t>, 18, 391–406.</w:t>
      </w:r>
    </w:p>
    <w:p w14:paraId="1DBF532F" w14:textId="77777777" w:rsidR="00A95BE4" w:rsidRDefault="00A95BE4" w:rsidP="00A95BE4">
      <w:pPr>
        <w:pStyle w:val="Bibliography"/>
      </w:pPr>
      <w:r>
        <w:t xml:space="preserve">Glassberg, J. (2018). </w:t>
      </w:r>
      <w:r>
        <w:rPr>
          <w:i/>
          <w:iCs/>
        </w:rPr>
        <w:t>A swift guide to butterflies of Mexico and Central America</w:t>
      </w:r>
      <w:r>
        <w:t>. Princeton University Press.</w:t>
      </w:r>
    </w:p>
    <w:p w14:paraId="4FE6F8A8" w14:textId="77777777" w:rsidR="00A95BE4" w:rsidRDefault="00A95BE4" w:rsidP="00A95BE4">
      <w:pPr>
        <w:pStyle w:val="Bibliography"/>
      </w:pPr>
      <w:proofErr w:type="spellStart"/>
      <w:r>
        <w:t>Grames</w:t>
      </w:r>
      <w:proofErr w:type="spellEnd"/>
      <w:r>
        <w:t xml:space="preserve">, E.M., Montgomery, G.A., </w:t>
      </w:r>
      <w:proofErr w:type="spellStart"/>
      <w:r>
        <w:t>Youngflesh</w:t>
      </w:r>
      <w:proofErr w:type="spellEnd"/>
      <w:r>
        <w:t xml:space="preserve">, C., Tingley, M.W. &amp; Elphick, C.S. (2023). The effect of insect food availability on songbird reproductive success and chick body condition: Evidence from a systematic review and meta-analysis. </w:t>
      </w:r>
      <w:r>
        <w:rPr>
          <w:i/>
          <w:iCs/>
        </w:rPr>
        <w:t>Ecology Letters</w:t>
      </w:r>
      <w:r>
        <w:t>.</w:t>
      </w:r>
    </w:p>
    <w:p w14:paraId="6ADE22EA" w14:textId="77777777" w:rsidR="00A95BE4" w:rsidRDefault="00A95BE4" w:rsidP="00A95BE4">
      <w:pPr>
        <w:pStyle w:val="Bibliography"/>
      </w:pPr>
      <w:r>
        <w:t xml:space="preserve">Guzman, L.M., Johnson, S.A., </w:t>
      </w:r>
      <w:proofErr w:type="spellStart"/>
      <w:r>
        <w:t>Mooers</w:t>
      </w:r>
      <w:proofErr w:type="spellEnd"/>
      <w:r>
        <w:t xml:space="preserve">, A.O. &amp; M’Gonigle, L.K. (2021). Using historical data to estimate bumble bee occurrence: Variable trends across species provide little support for community-level declines. </w:t>
      </w:r>
      <w:r>
        <w:rPr>
          <w:i/>
          <w:iCs/>
        </w:rPr>
        <w:t>Biological Conservation</w:t>
      </w:r>
      <w:r>
        <w:t>, 257, 109141.</w:t>
      </w:r>
    </w:p>
    <w:p w14:paraId="66EE5BB3" w14:textId="77777777" w:rsidR="00A95BE4" w:rsidRDefault="00A95BE4" w:rsidP="00A95BE4">
      <w:pPr>
        <w:pStyle w:val="Bibliography"/>
      </w:pPr>
      <w:r>
        <w:t xml:space="preserve">Haddad, N.M. (1999). Corridor and distance effects on interpatch movements: a landscape experiment with butterflies. </w:t>
      </w:r>
      <w:r>
        <w:rPr>
          <w:i/>
          <w:iCs/>
        </w:rPr>
        <w:t>Ecological Applications</w:t>
      </w:r>
      <w:r>
        <w:t>, 9, 612–622.</w:t>
      </w:r>
    </w:p>
    <w:p w14:paraId="6140C30F" w14:textId="77777777" w:rsidR="00A95BE4" w:rsidRDefault="00A95BE4" w:rsidP="00A95BE4">
      <w:pPr>
        <w:pStyle w:val="Bibliography"/>
      </w:pPr>
      <w:r>
        <w:t xml:space="preserve">Haddad, N.M. &amp; Tewksbury, J.J. (2005). Low-quality habitat corridors as movement conduits for two butterfly species. </w:t>
      </w:r>
      <w:r>
        <w:rPr>
          <w:i/>
          <w:iCs/>
        </w:rPr>
        <w:t>Ecological Applications</w:t>
      </w:r>
      <w:r>
        <w:t>, 15, 250–257.</w:t>
      </w:r>
    </w:p>
    <w:p w14:paraId="0C87F8E9" w14:textId="77777777" w:rsidR="00A95BE4" w:rsidRDefault="00A95BE4" w:rsidP="00A95BE4">
      <w:pPr>
        <w:pStyle w:val="Bibliography"/>
      </w:pPr>
      <w:r>
        <w:t xml:space="preserve">Hanes, C.C., Wang, X., Jain, P., </w:t>
      </w:r>
      <w:proofErr w:type="spellStart"/>
      <w:r>
        <w:t>Parisien</w:t>
      </w:r>
      <w:proofErr w:type="spellEnd"/>
      <w:r>
        <w:t xml:space="preserve">, M.-A., Little, J.M. &amp; Flannigan, M.D. (2019). Fire-regime changes in Canada over the last half century. </w:t>
      </w:r>
      <w:r>
        <w:rPr>
          <w:i/>
          <w:iCs/>
        </w:rPr>
        <w:t>Canadian Journal of Forest Research</w:t>
      </w:r>
      <w:r>
        <w:t>, 49, 256–269.</w:t>
      </w:r>
    </w:p>
    <w:p w14:paraId="5764A9AE" w14:textId="77777777" w:rsidR="00A95BE4" w:rsidRDefault="00A95BE4" w:rsidP="00A95BE4">
      <w:pPr>
        <w:pStyle w:val="Bibliography"/>
      </w:pPr>
      <w:r>
        <w:t xml:space="preserve">Harris, I., Osborn, T.J., Jones, P. &amp; Lister, D. (2020a). Version 4 of the CRU TS monthly high-resolution gridded multivariate climate dataset. </w:t>
      </w:r>
      <w:r>
        <w:rPr>
          <w:i/>
          <w:iCs/>
        </w:rPr>
        <w:t>Scientific data</w:t>
      </w:r>
      <w:r>
        <w:t>, 7, 1–18.</w:t>
      </w:r>
    </w:p>
    <w:p w14:paraId="4BCE6A67" w14:textId="77777777" w:rsidR="00A95BE4" w:rsidRDefault="00A95BE4" w:rsidP="00A95BE4">
      <w:pPr>
        <w:pStyle w:val="Bibliography"/>
      </w:pPr>
      <w:r>
        <w:t>Harris, I.C., Jones, P.D. &amp; Osborn, T. (2020b). CRU TS4.04: Climatic Research Unit (CRU) Time-Series (TS) version 4.04 of high-resolution gridded data of month-by-month variation in climate (January 1901 – December 2019).</w:t>
      </w:r>
    </w:p>
    <w:p w14:paraId="48D4C45D" w14:textId="77777777" w:rsidR="00A95BE4" w:rsidRDefault="00A95BE4" w:rsidP="00A95BE4">
      <w:pPr>
        <w:pStyle w:val="Bibliography"/>
      </w:pPr>
      <w:r>
        <w:t xml:space="preserve">Heinrich, P.L., Gilbert, E., Cobb, N.S. &amp; Franz, N. (2015). </w:t>
      </w:r>
      <w:proofErr w:type="spellStart"/>
      <w:r>
        <w:t>Symbiota</w:t>
      </w:r>
      <w:proofErr w:type="spellEnd"/>
      <w:r>
        <w:t xml:space="preserve"> collections of arthropods network (SCAN): A data portal built to visualize, manipulate, and export species occurrences.</w:t>
      </w:r>
    </w:p>
    <w:p w14:paraId="257E008C" w14:textId="77777777" w:rsidR="00A95BE4" w:rsidRDefault="00A95BE4" w:rsidP="00A95BE4">
      <w:pPr>
        <w:pStyle w:val="Bibliography"/>
      </w:pPr>
      <w:proofErr w:type="spellStart"/>
      <w:r>
        <w:t>Hijmans</w:t>
      </w:r>
      <w:proofErr w:type="spellEnd"/>
      <w:r>
        <w:t xml:space="preserve">, R.J., Van Etten, J., Cheng, J., </w:t>
      </w:r>
      <w:proofErr w:type="spellStart"/>
      <w:r>
        <w:t>Mattiuzzi</w:t>
      </w:r>
      <w:proofErr w:type="spellEnd"/>
      <w:r>
        <w:t xml:space="preserve">, M., Sumner, M., Greenberg, J.A., </w:t>
      </w:r>
      <w:r>
        <w:rPr>
          <w:i/>
          <w:iCs/>
        </w:rPr>
        <w:t>et al.</w:t>
      </w:r>
      <w:r>
        <w:t xml:space="preserve"> (2015). Package ‘raster.’ </w:t>
      </w:r>
      <w:r>
        <w:rPr>
          <w:i/>
          <w:iCs/>
        </w:rPr>
        <w:t>R package</w:t>
      </w:r>
      <w:r>
        <w:t>, 734, 473.</w:t>
      </w:r>
    </w:p>
    <w:p w14:paraId="6DE7CFC0" w14:textId="77777777" w:rsidR="00A95BE4" w:rsidRDefault="00A95BE4" w:rsidP="00A95BE4">
      <w:pPr>
        <w:pStyle w:val="Bibliography"/>
      </w:pPr>
      <w:r>
        <w:t xml:space="preserve">Hodgson, J.A., Thomas, C.D., </w:t>
      </w:r>
      <w:proofErr w:type="spellStart"/>
      <w:r>
        <w:t>Dytham</w:t>
      </w:r>
      <w:proofErr w:type="spellEnd"/>
      <w:r>
        <w:t>, C., Travis, J.M. &amp; Cornell, S.J. (2012). The speed of range shifts in fragmented landscapes.</w:t>
      </w:r>
    </w:p>
    <w:p w14:paraId="7119F13B" w14:textId="77777777" w:rsidR="00A95BE4" w:rsidRDefault="00A95BE4" w:rsidP="00A95BE4">
      <w:pPr>
        <w:pStyle w:val="Bibliography"/>
      </w:pPr>
      <w:r>
        <w:t xml:space="preserve">Holland, M.M. &amp; </w:t>
      </w:r>
      <w:proofErr w:type="spellStart"/>
      <w:r>
        <w:t>Bitz</w:t>
      </w:r>
      <w:proofErr w:type="spellEnd"/>
      <w:r>
        <w:t xml:space="preserve">, C.M. (2003). Polar amplification of climate change in coupled models. </w:t>
      </w:r>
      <w:r>
        <w:rPr>
          <w:i/>
          <w:iCs/>
        </w:rPr>
        <w:t>Climate dynamics</w:t>
      </w:r>
      <w:r>
        <w:t>, 21, 221–232.</w:t>
      </w:r>
    </w:p>
    <w:p w14:paraId="0B4867A3" w14:textId="77777777" w:rsidR="00A95BE4" w:rsidRDefault="00A95BE4" w:rsidP="00A95BE4">
      <w:pPr>
        <w:pStyle w:val="Bibliography"/>
      </w:pPr>
      <w:r>
        <w:t xml:space="preserve">Jackson, H.M., Johnson, S.A., </w:t>
      </w:r>
      <w:proofErr w:type="spellStart"/>
      <w:r>
        <w:t>Morandin</w:t>
      </w:r>
      <w:proofErr w:type="spellEnd"/>
      <w:r>
        <w:t xml:space="preserve">, L.A., Richardson, L.L., Guzman, L.M. &amp; M’Gonigle, L.K. (2022). Climate change winners and losers among North American bumblebees. </w:t>
      </w:r>
      <w:r>
        <w:rPr>
          <w:i/>
          <w:iCs/>
        </w:rPr>
        <w:t>Biology Letters</w:t>
      </w:r>
      <w:r>
        <w:t>, 18, 20210551.</w:t>
      </w:r>
    </w:p>
    <w:p w14:paraId="73BC8DC9" w14:textId="77777777" w:rsidR="00A95BE4" w:rsidRDefault="00A95BE4" w:rsidP="00A95BE4">
      <w:pPr>
        <w:pStyle w:val="Bibliography"/>
      </w:pPr>
      <w:r>
        <w:t xml:space="preserve">Johansson, V., Gustafsson, L., Andersson, P. &amp; </w:t>
      </w:r>
      <w:proofErr w:type="spellStart"/>
      <w:r>
        <w:t>Hylander</w:t>
      </w:r>
      <w:proofErr w:type="spellEnd"/>
      <w:r>
        <w:t xml:space="preserve">, K. (2020). Fewer butterflies and a different composition of bees, </w:t>
      </w:r>
      <w:proofErr w:type="gramStart"/>
      <w:r>
        <w:t>wasps</w:t>
      </w:r>
      <w:proofErr w:type="gramEnd"/>
      <w:r>
        <w:t xml:space="preserve"> and hoverflies on recently burned compared to unburned clear-cuts, regardless of burn severity. </w:t>
      </w:r>
      <w:r>
        <w:rPr>
          <w:i/>
          <w:iCs/>
        </w:rPr>
        <w:t>Forest Ecology and Management</w:t>
      </w:r>
      <w:r>
        <w:t>, 463, 118033.</w:t>
      </w:r>
    </w:p>
    <w:p w14:paraId="2398535B" w14:textId="77777777" w:rsidR="00A95BE4" w:rsidRDefault="00A95BE4" w:rsidP="00A95BE4">
      <w:pPr>
        <w:pStyle w:val="Bibliography"/>
      </w:pPr>
      <w:proofErr w:type="spellStart"/>
      <w:r>
        <w:lastRenderedPageBreak/>
        <w:t>Jönsson</w:t>
      </w:r>
      <w:proofErr w:type="spellEnd"/>
      <w:r>
        <w:t xml:space="preserve">,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25C27CF0" w14:textId="77777777" w:rsidR="00A95BE4" w:rsidRDefault="00A95BE4" w:rsidP="00A95BE4">
      <w:pPr>
        <w:pStyle w:val="Bibliography"/>
      </w:pPr>
      <w:proofErr w:type="spellStart"/>
      <w:r>
        <w:t>Kellermann</w:t>
      </w:r>
      <w:proofErr w:type="spellEnd"/>
      <w:r>
        <w:t xml:space="preserve">, V. &amp; van </w:t>
      </w:r>
      <w:proofErr w:type="spellStart"/>
      <w:r>
        <w:t>Heerwaarden</w:t>
      </w:r>
      <w:proofErr w:type="spellEnd"/>
      <w:r>
        <w:t xml:space="preserve">, B. (2019). Terrestrial insects and climate change: adaptive responses in key traits. </w:t>
      </w:r>
      <w:r>
        <w:rPr>
          <w:i/>
          <w:iCs/>
        </w:rPr>
        <w:t>Physiological Entomology</w:t>
      </w:r>
      <w:r>
        <w:t>, 44, 99–115.</w:t>
      </w:r>
    </w:p>
    <w:p w14:paraId="313FC37A" w14:textId="77777777" w:rsidR="00A95BE4" w:rsidRDefault="00A95BE4" w:rsidP="00A95BE4">
      <w:pPr>
        <w:pStyle w:val="Bibliography"/>
      </w:pPr>
      <w:proofErr w:type="spellStart"/>
      <w:r>
        <w:t>Kelling</w:t>
      </w:r>
      <w:proofErr w:type="spellEnd"/>
      <w:r>
        <w:t xml:space="preserve">, S., Johnston, A., Bonn, A., Fink, D., Ruiz-Gutierrez, V., Bonney, R., </w:t>
      </w:r>
      <w:r>
        <w:rPr>
          <w:i/>
          <w:iCs/>
        </w:rPr>
        <w:t>et al.</w:t>
      </w:r>
      <w:r>
        <w:t xml:space="preserve"> (2019). Using </w:t>
      </w:r>
      <w:proofErr w:type="spellStart"/>
      <w:r>
        <w:t>semistructured</w:t>
      </w:r>
      <w:proofErr w:type="spellEnd"/>
      <w:r>
        <w:t xml:space="preserve"> surveys to improve citizen science data for monitoring biodiversity. </w:t>
      </w:r>
      <w:proofErr w:type="spellStart"/>
      <w:r>
        <w:rPr>
          <w:i/>
          <w:iCs/>
        </w:rPr>
        <w:t>BioScience</w:t>
      </w:r>
      <w:proofErr w:type="spellEnd"/>
      <w:r>
        <w:t>, 69, 170–179.</w:t>
      </w:r>
    </w:p>
    <w:p w14:paraId="763AF350" w14:textId="77777777" w:rsidR="00A95BE4" w:rsidRDefault="00A95BE4" w:rsidP="00A95BE4">
      <w:pPr>
        <w:pStyle w:val="Bibliography"/>
      </w:pPr>
      <w:r>
        <w:t xml:space="preserve">Kellner, K. (2021). </w:t>
      </w:r>
      <w:proofErr w:type="spellStart"/>
      <w:r>
        <w:rPr>
          <w:i/>
          <w:iCs/>
        </w:rPr>
        <w:t>jagsUI</w:t>
      </w:r>
      <w:proofErr w:type="spellEnd"/>
      <w:r>
        <w:rPr>
          <w:i/>
          <w:iCs/>
        </w:rPr>
        <w:t>: A Wrapper Around “</w:t>
      </w:r>
      <w:proofErr w:type="spellStart"/>
      <w:r>
        <w:rPr>
          <w:i/>
          <w:iCs/>
        </w:rPr>
        <w:t>rjags</w:t>
      </w:r>
      <w:proofErr w:type="spellEnd"/>
      <w:r>
        <w:rPr>
          <w:i/>
          <w:iCs/>
        </w:rPr>
        <w:t>” to Streamline “JAGS” Analyses</w:t>
      </w:r>
      <w:r>
        <w:t>.</w:t>
      </w:r>
    </w:p>
    <w:p w14:paraId="4E9535A7" w14:textId="77777777" w:rsidR="00A95BE4" w:rsidRDefault="00A95BE4" w:rsidP="00A95BE4">
      <w:pPr>
        <w:pStyle w:val="Bibliography"/>
      </w:pPr>
      <w:r>
        <w:t xml:space="preserve">Keret, N., </w:t>
      </w:r>
      <w:proofErr w:type="spellStart"/>
      <w:r>
        <w:t>Mutanen</w:t>
      </w:r>
      <w:proofErr w:type="spellEnd"/>
      <w:r>
        <w:t xml:space="preserve">, M., </w:t>
      </w:r>
      <w:proofErr w:type="spellStart"/>
      <w:r>
        <w:t>Orell</w:t>
      </w:r>
      <w:proofErr w:type="spellEnd"/>
      <w:r>
        <w:t xml:space="preserve">, M., </w:t>
      </w:r>
      <w:proofErr w:type="spellStart"/>
      <w:r>
        <w:t>Itamies</w:t>
      </w:r>
      <w:proofErr w:type="spellEnd"/>
      <w:r>
        <w:t xml:space="preserve">, J. &amp; </w:t>
      </w:r>
      <w:proofErr w:type="spellStart"/>
      <w:r>
        <w:t>Valimaki</w:t>
      </w:r>
      <w:proofErr w:type="spellEnd"/>
      <w:r>
        <w:t xml:space="preserve">, P. (2020). Climate change-driven elevational changes among boreal nocturnal moths. </w:t>
      </w:r>
      <w:proofErr w:type="spellStart"/>
      <w:r>
        <w:rPr>
          <w:i/>
          <w:iCs/>
        </w:rPr>
        <w:t>Oecologia</w:t>
      </w:r>
      <w:proofErr w:type="spellEnd"/>
      <w:r>
        <w:t>, 192, 1085–1098.</w:t>
      </w:r>
    </w:p>
    <w:p w14:paraId="4D382F98" w14:textId="77777777" w:rsidR="00A95BE4" w:rsidRDefault="00A95BE4" w:rsidP="00A95BE4">
      <w:pPr>
        <w:pStyle w:val="Bibliography"/>
      </w:pPr>
      <w:proofErr w:type="spellStart"/>
      <w:r>
        <w:t>Kéry</w:t>
      </w:r>
      <w:proofErr w:type="spellEnd"/>
      <w:r>
        <w:t xml:space="preserve">, M. &amp; </w:t>
      </w:r>
      <w:proofErr w:type="spellStart"/>
      <w:r>
        <w:t>Royle</w:t>
      </w:r>
      <w:proofErr w:type="spellEnd"/>
      <w:r>
        <w:t>, J.A. (2015). Applied Hierarchical Modeling in Ecology: Analysis of Distribution, Abundance and Species Richness in R and BUGS.</w:t>
      </w:r>
    </w:p>
    <w:p w14:paraId="7F86B195" w14:textId="77777777" w:rsidR="00A95BE4" w:rsidRDefault="00A95BE4" w:rsidP="00A95BE4">
      <w:pPr>
        <w:pStyle w:val="Bibliography"/>
      </w:pPr>
      <w:proofErr w:type="spellStart"/>
      <w:r>
        <w:t>Klockmann</w:t>
      </w:r>
      <w:proofErr w:type="spellEnd"/>
      <w:r>
        <w:t xml:space="preserve">, M. &amp; Fischer, K. (2019). Strong reduction in diapause survival under warm and humid overwintering conditions in a temperate-zone butterfly. </w:t>
      </w:r>
      <w:r>
        <w:rPr>
          <w:i/>
          <w:iCs/>
        </w:rPr>
        <w:t>Population Ecology</w:t>
      </w:r>
      <w:r>
        <w:t>, 61, 150–159.</w:t>
      </w:r>
    </w:p>
    <w:p w14:paraId="6D579963" w14:textId="77777777" w:rsidR="00A95BE4" w:rsidRDefault="00A95BE4" w:rsidP="00A95BE4">
      <w:pPr>
        <w:pStyle w:val="Bibliography"/>
      </w:pPr>
      <w:proofErr w:type="spellStart"/>
      <w:r>
        <w:t>Kremen</w:t>
      </w:r>
      <w:proofErr w:type="spellEnd"/>
      <w:r>
        <w:t xml:space="preserve">,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54A45955" w14:textId="77777777" w:rsidR="00A95BE4" w:rsidRDefault="00A95BE4" w:rsidP="00A95BE4">
      <w:pPr>
        <w:pStyle w:val="Bibliography"/>
      </w:pPr>
      <w:r>
        <w:t xml:space="preserve">Lamas, G. (2015). </w:t>
      </w:r>
      <w:r>
        <w:rPr>
          <w:i/>
          <w:iCs/>
        </w:rPr>
        <w:t>Catalog of the butterflies (Papilionoidea)</w:t>
      </w:r>
      <w:r>
        <w:t>. Available from author.</w:t>
      </w:r>
    </w:p>
    <w:p w14:paraId="40040126" w14:textId="77777777" w:rsidR="00A95BE4" w:rsidRDefault="00A95BE4" w:rsidP="00A95BE4">
      <w:pPr>
        <w:pStyle w:val="Bibliography"/>
      </w:pPr>
      <w:r>
        <w:t xml:space="preserve">Larsen, E.A., </w:t>
      </w:r>
      <w:proofErr w:type="spellStart"/>
      <w:r>
        <w:t>Belitz</w:t>
      </w:r>
      <w:proofErr w:type="spellEnd"/>
      <w:r>
        <w:t xml:space="preserve">, M.W., </w:t>
      </w:r>
      <w:proofErr w:type="spellStart"/>
      <w:r>
        <w:t>Guralnick</w:t>
      </w:r>
      <w:proofErr w:type="spellEnd"/>
      <w:r>
        <w:t xml:space="preserve">, R.P. &amp; Ries, L. (2022). Consistent trait-temperature interactions drive butterfly phenology in both incidental and survey data. </w:t>
      </w:r>
      <w:r>
        <w:rPr>
          <w:i/>
          <w:iCs/>
        </w:rPr>
        <w:t>Scientific reports</w:t>
      </w:r>
      <w:r>
        <w:t>, 12, 1–10.</w:t>
      </w:r>
    </w:p>
    <w:p w14:paraId="74ACDE87" w14:textId="77777777" w:rsidR="00A95BE4" w:rsidRDefault="00A95BE4" w:rsidP="00A95BE4">
      <w:pPr>
        <w:pStyle w:val="Bibliography"/>
      </w:pPr>
      <w:r>
        <w:t xml:space="preserve">Larsen, E.A. &amp; Shirey, V. (2021). Method </w:t>
      </w:r>
      <w:proofErr w:type="gramStart"/>
      <w:r>
        <w:t>matters:</w:t>
      </w:r>
      <w:proofErr w:type="gramEnd"/>
      <w:r>
        <w:t xml:space="preserve"> pitfalls in </w:t>
      </w:r>
      <w:proofErr w:type="spellStart"/>
      <w:r>
        <w:t>analysing</w:t>
      </w:r>
      <w:proofErr w:type="spellEnd"/>
      <w:r>
        <w:t xml:space="preserve"> phenology from occurrence records. </w:t>
      </w:r>
      <w:r>
        <w:rPr>
          <w:i/>
          <w:iCs/>
        </w:rPr>
        <w:t>Ecology Letters</w:t>
      </w:r>
      <w:r>
        <w:t>, 24, 1287–1289.</w:t>
      </w:r>
    </w:p>
    <w:p w14:paraId="26E1C513" w14:textId="77777777" w:rsidR="00A95BE4" w:rsidRDefault="00A95BE4" w:rsidP="00A95BE4">
      <w:pPr>
        <w:pStyle w:val="Bibliography"/>
      </w:pPr>
      <w:r>
        <w:t xml:space="preserve">Lewthwaite, J.M., </w:t>
      </w:r>
      <w:proofErr w:type="spellStart"/>
      <w:r>
        <w:t>Debinski</w:t>
      </w:r>
      <w:proofErr w:type="spellEnd"/>
      <w:r>
        <w:t xml:space="preserve">, D.M. &amp; Kerr, J.T. (2017). High community turnover and dispersal limitation relative to rapid climate change. </w:t>
      </w:r>
      <w:r>
        <w:rPr>
          <w:i/>
          <w:iCs/>
        </w:rPr>
        <w:t>Global Ecology and Biogeography</w:t>
      </w:r>
      <w:r>
        <w:t>, 26, 459–471.</w:t>
      </w:r>
    </w:p>
    <w:p w14:paraId="3E523043" w14:textId="77777777" w:rsidR="00A95BE4" w:rsidRDefault="00A95BE4" w:rsidP="00A95BE4">
      <w:pPr>
        <w:pStyle w:val="Bibliography"/>
      </w:pPr>
      <w:r>
        <w:t xml:space="preserve">Lewthwaite, J.M.M., </w:t>
      </w:r>
      <w:proofErr w:type="spellStart"/>
      <w:r>
        <w:t>Angert</w:t>
      </w:r>
      <w:proofErr w:type="spellEnd"/>
      <w:r>
        <w:t xml:space="preserve">, A.L., </w:t>
      </w:r>
      <w:proofErr w:type="spellStart"/>
      <w:r>
        <w:t>Kembel</w:t>
      </w:r>
      <w:proofErr w:type="spellEnd"/>
      <w:r>
        <w:t xml:space="preserve">, S.W., Goring, S.J., Davies, T.J., </w:t>
      </w:r>
      <w:proofErr w:type="spellStart"/>
      <w:r>
        <w:t>Mooers</w:t>
      </w:r>
      <w:proofErr w:type="spellEnd"/>
      <w:r>
        <w:t xml:space="preserve">, A.Ø., </w:t>
      </w:r>
      <w:r>
        <w:rPr>
          <w:i/>
          <w:iCs/>
        </w:rPr>
        <w:t>et al.</w:t>
      </w:r>
      <w:r>
        <w:t xml:space="preserve"> (2018). Canadian butterfly climate debt is significant and correlated with range size. </w:t>
      </w:r>
      <w:proofErr w:type="spellStart"/>
      <w:r>
        <w:rPr>
          <w:i/>
          <w:iCs/>
        </w:rPr>
        <w:t>Ecography</w:t>
      </w:r>
      <w:proofErr w:type="spellEnd"/>
      <w:r>
        <w:t>, 41, 2005–2015.</w:t>
      </w:r>
    </w:p>
    <w:p w14:paraId="72124351" w14:textId="77777777" w:rsidR="00A95BE4" w:rsidRDefault="00A95BE4" w:rsidP="00A95BE4">
      <w:pPr>
        <w:pStyle w:val="Bibliography"/>
      </w:pPr>
      <w:proofErr w:type="spellStart"/>
      <w:r>
        <w:t>Litchman</w:t>
      </w:r>
      <w:proofErr w:type="spellEnd"/>
      <w:r>
        <w:t xml:space="preserve">, E. &amp; Thomas, M.K. (2023). Are we underestimating the ecological and evolutionary effects of warming? Interactions with other environmental drivers may increase species vulnerability to high temperatures. </w:t>
      </w:r>
      <w:r>
        <w:rPr>
          <w:i/>
          <w:iCs/>
        </w:rPr>
        <w:t>Oikos</w:t>
      </w:r>
      <w:r>
        <w:t>, 2023, e09155.</w:t>
      </w:r>
    </w:p>
    <w:p w14:paraId="41AD777B" w14:textId="77777777" w:rsidR="00A95BE4" w:rsidRDefault="00A95BE4" w:rsidP="00A95BE4">
      <w:pPr>
        <w:pStyle w:val="Bibliography"/>
      </w:pPr>
      <w:proofErr w:type="spellStart"/>
      <w:r>
        <w:t>MacKenzie</w:t>
      </w:r>
      <w:proofErr w:type="spellEnd"/>
      <w:r>
        <w:t xml:space="preserve">, D.I., Nichols, J.D., Lachman, G.B., </w:t>
      </w:r>
      <w:proofErr w:type="spellStart"/>
      <w:r>
        <w:t>Droege</w:t>
      </w:r>
      <w:proofErr w:type="spellEnd"/>
      <w:r>
        <w:t xml:space="preserve">, S., Andrew </w:t>
      </w:r>
      <w:proofErr w:type="spellStart"/>
      <w:r>
        <w:t>Royle</w:t>
      </w:r>
      <w:proofErr w:type="spellEnd"/>
      <w:r>
        <w:t xml:space="preserve">, J. &amp; </w:t>
      </w:r>
      <w:proofErr w:type="spellStart"/>
      <w:r>
        <w:t>Langtimm</w:t>
      </w:r>
      <w:proofErr w:type="spellEnd"/>
      <w:r>
        <w:t xml:space="preserve">, C.A. (2002). Estimating site occupancy rates when detection probabilities are less than one. </w:t>
      </w:r>
      <w:r>
        <w:rPr>
          <w:i/>
          <w:iCs/>
        </w:rPr>
        <w:t>Ecology</w:t>
      </w:r>
      <w:r>
        <w:t>, 83, 2248–2255.</w:t>
      </w:r>
    </w:p>
    <w:p w14:paraId="36CD89AB" w14:textId="77777777" w:rsidR="00A95BE4" w:rsidRDefault="00A95BE4" w:rsidP="00A95BE4">
      <w:pPr>
        <w:pStyle w:val="Bibliography"/>
      </w:pPr>
      <w:r>
        <w:t xml:space="preserve">Mason Jr, S.C., Shirey, V., </w:t>
      </w:r>
      <w:proofErr w:type="spellStart"/>
      <w:r>
        <w:t>Ponisio</w:t>
      </w:r>
      <w:proofErr w:type="spellEnd"/>
      <w:r>
        <w:t xml:space="preserve">, L.C. &amp; Gelhaus, J.K. (2021). Responses from bees, butterflies, and ground beetles to different fire and site characteristics: a global meta-analysis. </w:t>
      </w:r>
      <w:r>
        <w:rPr>
          <w:i/>
          <w:iCs/>
        </w:rPr>
        <w:t>Biological Conservation</w:t>
      </w:r>
      <w:r>
        <w:t>, 261, 109265.</w:t>
      </w:r>
    </w:p>
    <w:p w14:paraId="062732C0" w14:textId="77777777" w:rsidR="00A95BE4" w:rsidRDefault="00A95BE4" w:rsidP="00A95BE4">
      <w:pPr>
        <w:pStyle w:val="Bibliography"/>
      </w:pPr>
      <w:proofErr w:type="spellStart"/>
      <w:r>
        <w:t>McCrystall</w:t>
      </w:r>
      <w:proofErr w:type="spellEnd"/>
      <w:r>
        <w:t xml:space="preserve">, M.R., Stroeve, J., Serreze, M., Forbes, B.C. &amp; Screen, J.A. (2021). New climate models reveal faster and larger increases in Arctic precipitation than previously projected. </w:t>
      </w:r>
      <w:r>
        <w:rPr>
          <w:i/>
          <w:iCs/>
        </w:rPr>
        <w:t>Nature communications</w:t>
      </w:r>
      <w:r>
        <w:t>, 12, 1–12.</w:t>
      </w:r>
    </w:p>
    <w:p w14:paraId="28D2AA1F" w14:textId="77777777" w:rsidR="00A95BE4" w:rsidRDefault="00A95BE4" w:rsidP="00A95BE4">
      <w:pPr>
        <w:pStyle w:val="Bibliography"/>
      </w:pPr>
      <w:r>
        <w:t xml:space="preserve">McMahon, C.R. &amp; Hays, G.C. (2006). Thermal niche, large-scale </w:t>
      </w:r>
      <w:proofErr w:type="gramStart"/>
      <w:r>
        <w:t>movements</w:t>
      </w:r>
      <w:proofErr w:type="gramEnd"/>
      <w:r>
        <w:t xml:space="preserve"> and implications of climate change for a critically endangered marine vertebrate. </w:t>
      </w:r>
      <w:r>
        <w:rPr>
          <w:i/>
          <w:iCs/>
        </w:rPr>
        <w:t>Global Change Biology</w:t>
      </w:r>
      <w:r>
        <w:t>, 12, 1330–1338.</w:t>
      </w:r>
    </w:p>
    <w:p w14:paraId="34D52DD8" w14:textId="77777777" w:rsidR="00A95BE4" w:rsidRDefault="00A95BE4" w:rsidP="00A95BE4">
      <w:pPr>
        <w:pStyle w:val="Bibliography"/>
      </w:pPr>
      <w:r>
        <w:t xml:space="preserve">Memmott, J., </w:t>
      </w:r>
      <w:proofErr w:type="spellStart"/>
      <w:r>
        <w:t>Waser</w:t>
      </w:r>
      <w:proofErr w:type="spellEnd"/>
      <w:r>
        <w:t xml:space="preserve">, N.M. &amp; Price, M.V. (2004). Tolerance of pollination networks to species extinctions. </w:t>
      </w:r>
      <w:r>
        <w:rPr>
          <w:i/>
          <w:iCs/>
        </w:rPr>
        <w:t>Proceedings of the Royal Society of London. Series B: Biological Sciences</w:t>
      </w:r>
      <w:r>
        <w:t>, 271, 2605–2611.</w:t>
      </w:r>
    </w:p>
    <w:p w14:paraId="714C955A" w14:textId="77777777" w:rsidR="00A95BE4" w:rsidRDefault="00A95BE4" w:rsidP="00A95BE4">
      <w:pPr>
        <w:pStyle w:val="Bibliography"/>
      </w:pPr>
      <w:r>
        <w:lastRenderedPageBreak/>
        <w:t xml:space="preserve">Meyer, C., </w:t>
      </w:r>
      <w:proofErr w:type="spellStart"/>
      <w:r>
        <w:t>Jetz</w:t>
      </w:r>
      <w:proofErr w:type="spellEnd"/>
      <w:r>
        <w:t xml:space="preserve">, W., </w:t>
      </w:r>
      <w:proofErr w:type="spellStart"/>
      <w:r>
        <w:t>Guralnick</w:t>
      </w:r>
      <w:proofErr w:type="spellEnd"/>
      <w:r>
        <w:t xml:space="preserve">, R.P., Fritz, S.A. &amp; </w:t>
      </w:r>
      <w:proofErr w:type="spellStart"/>
      <w:r>
        <w:t>Kreft</w:t>
      </w:r>
      <w:proofErr w:type="spellEnd"/>
      <w:r>
        <w:t xml:space="preserve">, H. (2016). Range geometry and </w:t>
      </w:r>
      <w:proofErr w:type="gramStart"/>
      <w:r>
        <w:t>socio-economics</w:t>
      </w:r>
      <w:proofErr w:type="gramEnd"/>
      <w:r>
        <w:t xml:space="preserve"> dominate species-level biases in occurrence information. </w:t>
      </w:r>
      <w:r>
        <w:rPr>
          <w:i/>
          <w:iCs/>
        </w:rPr>
        <w:t>Global Ecology and Biogeography</w:t>
      </w:r>
      <w:r>
        <w:t>, 25, 1181–1193.</w:t>
      </w:r>
    </w:p>
    <w:p w14:paraId="220A8E64" w14:textId="77777777" w:rsidR="00A95BE4" w:rsidRDefault="00A95BE4" w:rsidP="00A95BE4">
      <w:pPr>
        <w:pStyle w:val="Bibliography"/>
      </w:pPr>
      <w:proofErr w:type="spellStart"/>
      <w:r>
        <w:t>Pagel</w:t>
      </w:r>
      <w:proofErr w:type="spellEnd"/>
      <w:r>
        <w:t xml:space="preserve">, M. (1999). Inferring the historical patterns of biological evolution. </w:t>
      </w:r>
      <w:r>
        <w:rPr>
          <w:i/>
          <w:iCs/>
        </w:rPr>
        <w:t>Nature</w:t>
      </w:r>
      <w:r>
        <w:t>, 401, 877–884.</w:t>
      </w:r>
    </w:p>
    <w:p w14:paraId="0A054D00" w14:textId="77777777" w:rsidR="00A95BE4" w:rsidRDefault="00A95BE4" w:rsidP="00A95BE4">
      <w:pPr>
        <w:pStyle w:val="Bibliography"/>
      </w:pPr>
      <w:r>
        <w:t xml:space="preserve">Parmesan, C., </w:t>
      </w:r>
      <w:proofErr w:type="spellStart"/>
      <w:r>
        <w:t>Ryrholm</w:t>
      </w:r>
      <w:proofErr w:type="spellEnd"/>
      <w:r>
        <w:t xml:space="preserve">, N., </w:t>
      </w:r>
      <w:proofErr w:type="spellStart"/>
      <w:r>
        <w:t>Stefanescu</w:t>
      </w:r>
      <w:proofErr w:type="spellEnd"/>
      <w:r>
        <w:t xml:space="preserve">, C., Hill, J., Thomas, C., </w:t>
      </w:r>
      <w:proofErr w:type="spellStart"/>
      <w:r>
        <w:t>Descimon</w:t>
      </w:r>
      <w:proofErr w:type="spellEnd"/>
      <w:r>
        <w:t xml:space="preserve">, H., </w:t>
      </w:r>
      <w:r>
        <w:rPr>
          <w:i/>
          <w:iCs/>
        </w:rPr>
        <w:t>et al.</w:t>
      </w:r>
      <w:r>
        <w:t xml:space="preserve"> (1999). Poleward shifts in geographical ranges of butterfly species associated with regional warming. </w:t>
      </w:r>
      <w:r>
        <w:rPr>
          <w:i/>
          <w:iCs/>
        </w:rPr>
        <w:t>Nature</w:t>
      </w:r>
      <w:r>
        <w:t>, 399, 579–583.</w:t>
      </w:r>
    </w:p>
    <w:p w14:paraId="0867B519" w14:textId="77777777" w:rsidR="00A95BE4" w:rsidRDefault="00A95BE4" w:rsidP="00A95BE4">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0D9B2720" w14:textId="77777777" w:rsidR="00A95BE4" w:rsidRDefault="00A95BE4" w:rsidP="00A95BE4">
      <w:pPr>
        <w:pStyle w:val="Bibliography"/>
      </w:pPr>
      <w:proofErr w:type="spellStart"/>
      <w:r>
        <w:t>Poyry</w:t>
      </w:r>
      <w:proofErr w:type="spellEnd"/>
      <w:r>
        <w:t xml:space="preserve">, J., </w:t>
      </w:r>
      <w:proofErr w:type="spellStart"/>
      <w:r>
        <w:t>Luoto</w:t>
      </w:r>
      <w:proofErr w:type="spellEnd"/>
      <w:r>
        <w:t xml:space="preserve">, M., Heikkinen, R., </w:t>
      </w:r>
      <w:proofErr w:type="spellStart"/>
      <w:r>
        <w:t>Kuussaari</w:t>
      </w:r>
      <w:proofErr w:type="spellEnd"/>
      <w:r>
        <w:t xml:space="preserve">, M. &amp; Saarinen, K. (2009). Species traits explain recent range shifts of Finnish butterflies. </w:t>
      </w:r>
      <w:r>
        <w:rPr>
          <w:i/>
          <w:iCs/>
        </w:rPr>
        <w:t>Global Change Biology</w:t>
      </w:r>
      <w:r>
        <w:t>, 15, 732–743.</w:t>
      </w:r>
    </w:p>
    <w:p w14:paraId="14389C18" w14:textId="77777777" w:rsidR="00A95BE4" w:rsidRDefault="00A95BE4" w:rsidP="00A95BE4">
      <w:pPr>
        <w:pStyle w:val="Bibliography"/>
      </w:pPr>
      <w:r>
        <w:t xml:space="preserve">Ries, L., </w:t>
      </w:r>
      <w:proofErr w:type="spellStart"/>
      <w:r>
        <w:t>Zipkin</w:t>
      </w:r>
      <w:proofErr w:type="spellEnd"/>
      <w:r>
        <w:t xml:space="preserve">, E.F. &amp; </w:t>
      </w:r>
      <w:proofErr w:type="spellStart"/>
      <w:r>
        <w:t>Guralnick</w:t>
      </w:r>
      <w:proofErr w:type="spellEnd"/>
      <w:r>
        <w:t xml:space="preserve">, R.P. (2019). Tracking trends in monarch abundance over the 20th century is currently impossible using museum records. </w:t>
      </w:r>
      <w:r>
        <w:rPr>
          <w:i/>
          <w:iCs/>
        </w:rPr>
        <w:t>Proceedings of the National Academy of Sciences</w:t>
      </w:r>
      <w:r>
        <w:t>, 116, 13745–13748.</w:t>
      </w:r>
    </w:p>
    <w:p w14:paraId="5AC8F14D" w14:textId="77777777" w:rsidR="00A95BE4" w:rsidRDefault="00A95BE4" w:rsidP="00A95BE4">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69DDF3BB" w14:textId="77777777" w:rsidR="00A95BE4" w:rsidRDefault="00A95BE4" w:rsidP="00A95BE4">
      <w:pPr>
        <w:pStyle w:val="Bibliography"/>
      </w:pPr>
      <w:r>
        <w:t xml:space="preserve">Riva, F., Acorn, J.H. &amp; Nielsen, S.E. (2018b). Narrow anthropogenic corridors direct the movement of a generalist boreal butterfly. </w:t>
      </w:r>
      <w:r>
        <w:rPr>
          <w:i/>
          <w:iCs/>
        </w:rPr>
        <w:t>Biology Letters</w:t>
      </w:r>
      <w:r>
        <w:t>, 14, 20170770.</w:t>
      </w:r>
    </w:p>
    <w:p w14:paraId="02DC4832" w14:textId="77777777" w:rsidR="00A95BE4" w:rsidRDefault="00A95BE4" w:rsidP="00A95BE4">
      <w:pPr>
        <w:pStyle w:val="Bibliography"/>
      </w:pPr>
      <w:r>
        <w:t xml:space="preserve">Scott Chamberlain &amp; Eduard </w:t>
      </w:r>
      <w:proofErr w:type="spellStart"/>
      <w:r>
        <w:t>Szocs</w:t>
      </w:r>
      <w:proofErr w:type="spellEnd"/>
      <w:r>
        <w:t xml:space="preserve">. (2013). </w:t>
      </w:r>
      <w:proofErr w:type="spellStart"/>
      <w:r>
        <w:t>taxize</w:t>
      </w:r>
      <w:proofErr w:type="spellEnd"/>
      <w:r>
        <w:t xml:space="preserve"> - taxonomic search and retrieval in R. </w:t>
      </w:r>
      <w:r>
        <w:rPr>
          <w:i/>
          <w:iCs/>
        </w:rPr>
        <w:t>F1000Research</w:t>
      </w:r>
      <w:r>
        <w:t>.</w:t>
      </w:r>
    </w:p>
    <w:p w14:paraId="57CA51EC" w14:textId="77777777" w:rsidR="00A95BE4" w:rsidRDefault="00A95BE4" w:rsidP="00A95BE4">
      <w:pPr>
        <w:pStyle w:val="Bibliography"/>
      </w:pPr>
      <w:proofErr w:type="spellStart"/>
      <w:r>
        <w:t>Scridel</w:t>
      </w:r>
      <w:proofErr w:type="spellEnd"/>
      <w:r>
        <w:t xml:space="preserve">, D., </w:t>
      </w:r>
      <w:proofErr w:type="spellStart"/>
      <w:r>
        <w:t>Bogliani</w:t>
      </w:r>
      <w:proofErr w:type="spellEnd"/>
      <w:r>
        <w:t xml:space="preserve">, G., </w:t>
      </w:r>
      <w:proofErr w:type="spellStart"/>
      <w:r>
        <w:t>Pedrini</w:t>
      </w:r>
      <w:proofErr w:type="spellEnd"/>
      <w:r>
        <w:t xml:space="preserve">, P., </w:t>
      </w:r>
      <w:proofErr w:type="spellStart"/>
      <w:r>
        <w:t>Iemma</w:t>
      </w:r>
      <w:proofErr w:type="spellEnd"/>
      <w:r>
        <w:t xml:space="preserve">, A., von Hardenberg, A. &amp; Brambilla, M. (2017). Thermal niche predicts recent changes in range size for bird species. </w:t>
      </w:r>
      <w:r>
        <w:rPr>
          <w:i/>
          <w:iCs/>
        </w:rPr>
        <w:t>Climate Research</w:t>
      </w:r>
      <w:r>
        <w:t>, 73, 207–216.</w:t>
      </w:r>
    </w:p>
    <w:p w14:paraId="07B5A794" w14:textId="77777777" w:rsidR="00A95BE4" w:rsidRDefault="00A95BE4" w:rsidP="00A95BE4">
      <w:pPr>
        <w:pStyle w:val="Bibliography"/>
      </w:pPr>
      <w:r>
        <w:t xml:space="preserve">Shirey, V., </w:t>
      </w:r>
      <w:proofErr w:type="spellStart"/>
      <w:r>
        <w:t>Belitz</w:t>
      </w:r>
      <w:proofErr w:type="spellEnd"/>
      <w:r>
        <w:t xml:space="preserve">, M.W., </w:t>
      </w:r>
      <w:proofErr w:type="spellStart"/>
      <w:r>
        <w:t>Barve</w:t>
      </w:r>
      <w:proofErr w:type="spellEnd"/>
      <w:r>
        <w:t xml:space="preserve">, V. &amp; </w:t>
      </w:r>
      <w:proofErr w:type="spellStart"/>
      <w:r>
        <w:t>Guralnick</w:t>
      </w:r>
      <w:proofErr w:type="spellEnd"/>
      <w:r>
        <w:t xml:space="preserve">, R. (2021). A complete inventory of North American butterfly occurrence data: narrowing data </w:t>
      </w:r>
      <w:proofErr w:type="gramStart"/>
      <w:r>
        <w:t>gaps, but</w:t>
      </w:r>
      <w:proofErr w:type="gramEnd"/>
      <w:r>
        <w:t xml:space="preserve"> increasing bias. </w:t>
      </w:r>
      <w:proofErr w:type="spellStart"/>
      <w:r>
        <w:rPr>
          <w:i/>
          <w:iCs/>
        </w:rPr>
        <w:t>Ecography</w:t>
      </w:r>
      <w:proofErr w:type="spellEnd"/>
      <w:r>
        <w:t>, 44.</w:t>
      </w:r>
    </w:p>
    <w:p w14:paraId="5EEA7EE7" w14:textId="77777777" w:rsidR="00A95BE4" w:rsidRDefault="00A95BE4" w:rsidP="00A95BE4">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65134F37" w14:textId="77777777" w:rsidR="00A95BE4" w:rsidRDefault="00A95BE4" w:rsidP="00A95BE4">
      <w:pPr>
        <w:pStyle w:val="Bibliography"/>
      </w:pPr>
      <w:r>
        <w:t>Shirey, V., Larsen, E., Doherty, A., Kim, C.A., Al-</w:t>
      </w:r>
      <w:proofErr w:type="spellStart"/>
      <w:r>
        <w:t>Sulaiman</w:t>
      </w:r>
      <w:proofErr w:type="spellEnd"/>
      <w:r>
        <w:t xml:space="preserve">, F.T., </w:t>
      </w:r>
      <w:proofErr w:type="spellStart"/>
      <w:r>
        <w:t>Hinolan</w:t>
      </w:r>
      <w:proofErr w:type="spellEnd"/>
      <w:r>
        <w:t xml:space="preserve">, J.D., </w:t>
      </w:r>
      <w:r>
        <w:rPr>
          <w:i/>
          <w:iCs/>
        </w:rPr>
        <w:t>et al.</w:t>
      </w:r>
      <w:r>
        <w:t xml:space="preserve"> (2022b). </w:t>
      </w:r>
      <w:proofErr w:type="spellStart"/>
      <w:r>
        <w:t>LepTraits</w:t>
      </w:r>
      <w:proofErr w:type="spellEnd"/>
      <w:r>
        <w:t xml:space="preserve"> 1.0 A globally comprehensive dataset of butterfly traits. </w:t>
      </w:r>
      <w:r>
        <w:rPr>
          <w:i/>
          <w:iCs/>
        </w:rPr>
        <w:t>Scientific data</w:t>
      </w:r>
      <w:r>
        <w:t>, 9, 1–7.</w:t>
      </w:r>
    </w:p>
    <w:p w14:paraId="30D2CF04" w14:textId="77777777" w:rsidR="00A95BE4" w:rsidRDefault="00A95BE4" w:rsidP="00A95BE4">
      <w:pPr>
        <w:pStyle w:val="Bibliography"/>
      </w:pPr>
      <w:r>
        <w:t xml:space="preserve">Slivinski, L.C., Compo, G.P., Whitaker, J.S., </w:t>
      </w:r>
      <w:proofErr w:type="spellStart"/>
      <w:r>
        <w:t>Sardeshmukh</w:t>
      </w:r>
      <w:proofErr w:type="spellEnd"/>
      <w:r>
        <w:t xml:space="preserve">,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225CA4B9" w14:textId="77777777" w:rsidR="00A95BE4" w:rsidRDefault="00A95BE4" w:rsidP="00A95BE4">
      <w:pPr>
        <w:pStyle w:val="Bibliography"/>
      </w:pPr>
      <w:r>
        <w:t xml:space="preserve">van </w:t>
      </w:r>
      <w:proofErr w:type="spellStart"/>
      <w:r>
        <w:t>Strien</w:t>
      </w:r>
      <w:proofErr w:type="spellEnd"/>
      <w:r>
        <w:t xml:space="preserve">, A.J., van </w:t>
      </w:r>
      <w:proofErr w:type="spellStart"/>
      <w:r>
        <w:t>Swaay</w:t>
      </w:r>
      <w:proofErr w:type="spellEnd"/>
      <w:r>
        <w:t xml:space="preserve">, C.A.M. &amp; </w:t>
      </w:r>
      <w:proofErr w:type="spellStart"/>
      <w:r>
        <w:t>Termaat</w:t>
      </w:r>
      <w:proofErr w:type="spellEnd"/>
      <w:r>
        <w:t xml:space="preserve">, T. (2013). Opportunistic citizen science data of animal species produce reliable estimates of distribution trends if </w:t>
      </w:r>
      <w:proofErr w:type="spellStart"/>
      <w:r>
        <w:t>analysed</w:t>
      </w:r>
      <w:proofErr w:type="spellEnd"/>
      <w:r>
        <w:t xml:space="preserve"> with occupancy models. </w:t>
      </w:r>
      <w:r>
        <w:rPr>
          <w:i/>
          <w:iCs/>
        </w:rPr>
        <w:t>Journal of Applied Ecology</w:t>
      </w:r>
      <w:r>
        <w:t>, 50, 1450–1458.</w:t>
      </w:r>
    </w:p>
    <w:p w14:paraId="5727FFA2" w14:textId="77777777" w:rsidR="00A95BE4" w:rsidRDefault="00A95BE4" w:rsidP="00A95BE4">
      <w:pPr>
        <w:pStyle w:val="Bibliography"/>
      </w:pPr>
      <w:proofErr w:type="spellStart"/>
      <w:r>
        <w:t>Troudet</w:t>
      </w:r>
      <w:proofErr w:type="spellEnd"/>
      <w:r>
        <w:t xml:space="preserve">, J., Grandcolas, P., Blin, A., </w:t>
      </w:r>
      <w:proofErr w:type="spellStart"/>
      <w:r>
        <w:t>Vignes-Lebbe</w:t>
      </w:r>
      <w:proofErr w:type="spellEnd"/>
      <w:r>
        <w:t xml:space="preserve">, R. &amp; Legendre, F. (2017). Taxonomic bias in biodiversity data and societal preferences. </w:t>
      </w:r>
      <w:r>
        <w:rPr>
          <w:i/>
          <w:iCs/>
        </w:rPr>
        <w:t>Scientific Reports</w:t>
      </w:r>
      <w:r>
        <w:t>, 7, 9132.</w:t>
      </w:r>
    </w:p>
    <w:p w14:paraId="3486CD0F" w14:textId="77777777" w:rsidR="00A95BE4" w:rsidRDefault="00A95BE4" w:rsidP="00A95BE4">
      <w:pPr>
        <w:pStyle w:val="Bibliography"/>
      </w:pPr>
      <w:proofErr w:type="spellStart"/>
      <w:r>
        <w:t>Ulyshen</w:t>
      </w:r>
      <w:proofErr w:type="spellEnd"/>
      <w:r>
        <w:t xml:space="preserve">, M.D., </w:t>
      </w:r>
      <w:proofErr w:type="spellStart"/>
      <w:r>
        <w:t>Hiers</w:t>
      </w:r>
      <w:proofErr w:type="spellEnd"/>
      <w:r>
        <w:t xml:space="preserve">, J.K., </w:t>
      </w:r>
      <w:proofErr w:type="spellStart"/>
      <w:r>
        <w:t>Pokswinksi</w:t>
      </w:r>
      <w:proofErr w:type="spellEnd"/>
      <w:r>
        <w:t xml:space="preserve">, S.M. &amp; Fair, C. (2022). </w:t>
      </w:r>
      <w:proofErr w:type="spellStart"/>
      <w:r>
        <w:t>Pyrodiversity</w:t>
      </w:r>
      <w:proofErr w:type="spellEnd"/>
      <w:r>
        <w:t xml:space="preserve"> promotes pollinator diversity in a fire-adapted landscape. </w:t>
      </w:r>
      <w:r>
        <w:rPr>
          <w:i/>
          <w:iCs/>
        </w:rPr>
        <w:t>Frontiers in Ecology and the Environment</w:t>
      </w:r>
      <w:r>
        <w:t>, 20, 78–83.</w:t>
      </w:r>
    </w:p>
    <w:p w14:paraId="32757ECF" w14:textId="77777777" w:rsidR="00A95BE4" w:rsidRDefault="00A95BE4" w:rsidP="00A95BE4">
      <w:pPr>
        <w:pStyle w:val="Bibliography"/>
      </w:pPr>
      <w:proofErr w:type="spellStart"/>
      <w:r>
        <w:t>Vehtari</w:t>
      </w:r>
      <w:proofErr w:type="spellEnd"/>
      <w:r>
        <w:t xml:space="preserve">, A., Gelman, A. &amp; </w:t>
      </w:r>
      <w:proofErr w:type="spellStart"/>
      <w:r>
        <w:t>Gabry</w:t>
      </w:r>
      <w:proofErr w:type="spellEnd"/>
      <w:r>
        <w:t xml:space="preserve">, J. (2017). Practical Bayesian model evaluation using leave-one-out cross-validation and WAIC. </w:t>
      </w:r>
      <w:r>
        <w:rPr>
          <w:i/>
          <w:iCs/>
        </w:rPr>
        <w:t>Statistics and computing</w:t>
      </w:r>
      <w:r>
        <w:t>, 27, 1413–1432.</w:t>
      </w:r>
    </w:p>
    <w:p w14:paraId="608E942D" w14:textId="77777777" w:rsidR="00A95BE4" w:rsidRDefault="00A95BE4" w:rsidP="00A95BE4">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58D77F67" w14:textId="77777777" w:rsidR="00A95BE4" w:rsidRDefault="00A95BE4" w:rsidP="00A95BE4">
      <w:pPr>
        <w:pStyle w:val="Bibliography"/>
      </w:pPr>
      <w:r>
        <w:lastRenderedPageBreak/>
        <w:t xml:space="preserve">Wagner, D.L., </w:t>
      </w:r>
      <w:proofErr w:type="spellStart"/>
      <w:r>
        <w:t>Grames</w:t>
      </w:r>
      <w:proofErr w:type="spellEnd"/>
      <w:r>
        <w:t xml:space="preserve">, E.M., </w:t>
      </w:r>
      <w:proofErr w:type="spellStart"/>
      <w:r>
        <w:t>Forister</w:t>
      </w:r>
      <w:proofErr w:type="spellEnd"/>
      <w:r>
        <w:t xml:space="preserve">, M.L., </w:t>
      </w:r>
      <w:proofErr w:type="spellStart"/>
      <w:r>
        <w:t>Berenbaum</w:t>
      </w:r>
      <w:proofErr w:type="spellEnd"/>
      <w:r>
        <w:t xml:space="preserve">, M.R. &amp; </w:t>
      </w:r>
      <w:proofErr w:type="spellStart"/>
      <w:r>
        <w:t>Stopak</w:t>
      </w:r>
      <w:proofErr w:type="spellEnd"/>
      <w:r>
        <w:t xml:space="preserve">, D. (2021b). </w:t>
      </w:r>
      <w:proofErr w:type="gramStart"/>
      <w:r>
        <w:t>Insect</w:t>
      </w:r>
      <w:proofErr w:type="gramEnd"/>
      <w:r>
        <w:t xml:space="preserve"> decline in the Anthropocene: Death by a thousand cuts. </w:t>
      </w:r>
      <w:r>
        <w:rPr>
          <w:i/>
          <w:iCs/>
        </w:rPr>
        <w:t>Proceedings of the National Academy of Sciences</w:t>
      </w:r>
      <w:r>
        <w:t>, 118, e2023989118.</w:t>
      </w:r>
    </w:p>
    <w:p w14:paraId="5E3F7253" w14:textId="77777777" w:rsidR="00A95BE4" w:rsidRDefault="00A95BE4" w:rsidP="00A95BE4">
      <w:pPr>
        <w:pStyle w:val="Bibliography"/>
      </w:pPr>
      <w:r>
        <w:t xml:space="preserve">You, Q., Cai, Z., Pepin, N., Chen, D., Ahrens, B., Jiang, Z., </w:t>
      </w:r>
      <w:r>
        <w:rPr>
          <w:i/>
          <w:iCs/>
        </w:rPr>
        <w:t>et al.</w:t>
      </w:r>
      <w:r>
        <w:t xml:space="preserve"> (2021). Warming amplification over the Arctic Pole and Third Pole: Trends, </w:t>
      </w:r>
      <w:proofErr w:type="gramStart"/>
      <w:r>
        <w:t>mechanisms</w:t>
      </w:r>
      <w:proofErr w:type="gramEnd"/>
      <w:r>
        <w:t xml:space="preserve"> and consequences. </w:t>
      </w:r>
      <w:r>
        <w:rPr>
          <w:i/>
          <w:iCs/>
        </w:rPr>
        <w:t>Earth-Science Reviews</w:t>
      </w:r>
      <w:r>
        <w:t>, 217, 103625.</w:t>
      </w:r>
    </w:p>
    <w:p w14:paraId="4311C72C" w14:textId="77777777" w:rsidR="00A95BE4" w:rsidRDefault="00A95BE4" w:rsidP="00A95BE4">
      <w:pPr>
        <w:pStyle w:val="Bibliography"/>
      </w:pPr>
      <w:proofErr w:type="spellStart"/>
      <w:r>
        <w:t>Youngflesh</w:t>
      </w:r>
      <w:proofErr w:type="spellEnd"/>
      <w:r>
        <w:t xml:space="preserve">, C. (2018). </w:t>
      </w:r>
      <w:proofErr w:type="spellStart"/>
      <w:r>
        <w:t>MCMCvis</w:t>
      </w:r>
      <w:proofErr w:type="spellEnd"/>
      <w:r>
        <w:t xml:space="preserve">: Tools to visualize, manipulate, and summarize MCMC output. </w:t>
      </w:r>
      <w:r>
        <w:rPr>
          <w:i/>
          <w:iCs/>
        </w:rPr>
        <w:t xml:space="preserve">Journal of </w:t>
      </w:r>
      <w:proofErr w:type="gramStart"/>
      <w:r>
        <w:rPr>
          <w:i/>
          <w:iCs/>
        </w:rPr>
        <w:t>Open Source</w:t>
      </w:r>
      <w:proofErr w:type="gramEnd"/>
      <w:r>
        <w:rPr>
          <w:i/>
          <w:iCs/>
        </w:rPr>
        <w:t xml:space="preserve"> Software</w:t>
      </w:r>
      <w:r>
        <w:t>, 3, 640.</w:t>
      </w:r>
    </w:p>
    <w:p w14:paraId="05CD5456" w14:textId="08CE6379"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65"/>
          <w:footerReference w:type="first" r:id="rId66"/>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5AA9861A" w14:textId="0E357613" w:rsidR="00F21671" w:rsidRPr="00703517" w:rsidRDefault="00000000" w:rsidP="00BB4B93">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1D43BF4B" wp14:editId="3B8B3C48">
            <wp:extent cx="822960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015C25EE" w:rsidR="00956335" w:rsidRPr="00703517" w:rsidRDefault="00000000"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 xml:space="preserve">A random sample of 5,000 of the occurrence records (c) are shown to indicate spatial </w:t>
      </w:r>
      <w:proofErr w:type="spellStart"/>
      <w:r w:rsidR="0079570A" w:rsidRPr="00703517">
        <w:rPr>
          <w:rFonts w:ascii="Times New Roman" w:hAnsi="Times New Roman" w:cs="Times New Roman"/>
          <w:bCs/>
          <w:sz w:val="24"/>
          <w:szCs w:val="24"/>
        </w:rPr>
        <w:t>biase</w:t>
      </w:r>
      <w:proofErr w:type="spellEnd"/>
      <w:r w:rsidR="0079570A" w:rsidRPr="00703517">
        <w:rPr>
          <w:rFonts w:ascii="Times New Roman" w:hAnsi="Times New Roman" w:cs="Times New Roman"/>
          <w:bCs/>
          <w:sz w:val="24"/>
          <w:szCs w:val="24"/>
        </w:rPr>
        <w:t xml:space="preserve">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rPr>
        <w:lastRenderedPageBreak/>
        <w:drawing>
          <wp:inline distT="0" distB="0" distL="0" distR="0" wp14:anchorId="0D45D2EC" wp14:editId="4CEF823C">
            <wp:extent cx="4857750" cy="485775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57750" cy="485775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3BD331FA"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(blue</w:t>
      </w:r>
      <w:r w:rsidR="00CB5787" w:rsidRPr="00703517">
        <w:rPr>
          <w:rFonts w:ascii="Times New Roman" w:hAnsi="Times New Roman" w:cs="Times New Roman"/>
          <w:sz w:val="24"/>
          <w:szCs w:val="24"/>
        </w:rPr>
        <w:t>, 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middle qua</w:t>
      </w:r>
      <w:r w:rsidR="0030287D" w:rsidRPr="00703517">
        <w:rPr>
          <w:rFonts w:ascii="Times New Roman" w:hAnsi="Times New Roman" w:cs="Times New Roman"/>
          <w:sz w:val="24"/>
          <w:szCs w:val="24"/>
        </w:rPr>
        <w:t>r</w:t>
      </w:r>
      <w:r w:rsidR="00041054" w:rsidRPr="00703517">
        <w:rPr>
          <w:rFonts w:ascii="Times New Roman" w:hAnsi="Times New Roman" w:cs="Times New Roman"/>
          <w:sz w:val="24"/>
          <w:szCs w:val="24"/>
        </w:rPr>
        <w:t>tile 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Species-specific responses are shown only for the range of temperatures that species has experienced within its range</w:t>
      </w:r>
      <w:r w:rsidR="001A47BB" w:rsidRPr="00703517">
        <w:rPr>
          <w:rFonts w:ascii="Times New Roman" w:hAnsi="Times New Roman" w:cs="Times New Roman"/>
          <w:sz w:val="24"/>
          <w:szCs w:val="24"/>
        </w:rPr>
        <w:t xml:space="preserve"> (above 45</w:t>
      </w:r>
      <w:r w:rsidR="001A47BB" w:rsidRPr="00703517">
        <w:rPr>
          <w:rFonts w:ascii="Times New Roman" w:hAnsi="Times New Roman" w:cs="Times New Roman"/>
          <w:sz w:val="24"/>
          <w:szCs w:val="24"/>
        </w:rPr>
        <w:t>°</w:t>
      </w:r>
      <w:r w:rsidR="00F84B2F" w:rsidRPr="00703517">
        <w:rPr>
          <w:rFonts w:ascii="Times New Roman" w:hAnsi="Times New Roman" w:cs="Times New Roman"/>
          <w:sz w:val="24"/>
          <w:szCs w:val="24"/>
        </w:rPr>
        <w:t>N</w:t>
      </w:r>
      <w:r w:rsidR="001A47BB" w:rsidRPr="00703517">
        <w:rPr>
          <w:rFonts w:ascii="Times New Roman" w:hAnsi="Times New Roman" w:cs="Times New Roman"/>
          <w:sz w:val="24"/>
          <w:szCs w:val="24"/>
        </w:rPr>
        <w:t>)</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32573020" w:rsidR="00F21671" w:rsidRPr="00703517" w:rsidRDefault="00000000">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the northernmost third of sites</w:t>
      </w:r>
      <w:r w:rsidRPr="00703517">
        <w:rPr>
          <w:rFonts w:ascii="Times New Roman" w:hAnsi="Times New Roman" w:cs="Times New Roman"/>
          <w:sz w:val="24"/>
          <w:szCs w:val="24"/>
        </w:rPr>
        <w:t xml:space="preserve"> 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tiles of the average annual temperature in their North American ranges</w:t>
      </w:r>
      <w:r w:rsidR="00FC4F2C" w:rsidRPr="00703517">
        <w:rPr>
          <w:rFonts w:ascii="Times New Roman" w:hAnsi="Times New Roman" w:cs="Times New Roman"/>
          <w:sz w:val="24"/>
          <w:szCs w:val="24"/>
        </w:rPr>
        <w:t xml:space="preserve"> (same as in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47496A51" w:rsidR="00F21671" w:rsidRPr="00703517" w:rsidRDefault="00000000">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 and (b) average wingspan and mean occupancy probability shift from the 1970s to 2010s. Shaded regions indicate Bayesian credible intervals while points represent species in our post-hoc analysis.</w:t>
      </w:r>
      <w:r w:rsidRPr="00703517">
        <w:rPr>
          <w:rFonts w:ascii="Times New Roman" w:hAnsi="Times New Roman" w:cs="Times New Roman"/>
          <w:sz w:val="24"/>
          <w:szCs w:val="24"/>
        </w:rPr>
        <w:br w:type="page"/>
      </w:r>
    </w:p>
    <w:p w14:paraId="76C57223" w14:textId="77777777"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000000">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795F5DB1" w14:textId="77777777" w:rsidR="00F21671" w:rsidRPr="00703517" w:rsidRDefault="00F21671">
      <w:pPr>
        <w:spacing w:line="240" w:lineRule="auto"/>
        <w:rPr>
          <w:rFonts w:ascii="Times New Roman" w:hAnsi="Times New Roman" w:cs="Times New Roman"/>
          <w:b/>
          <w:i/>
          <w:sz w:val="24"/>
          <w:szCs w:val="24"/>
        </w:rPr>
      </w:pPr>
    </w:p>
    <w:p w14:paraId="5A9A563F" w14:textId="77777777"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Mathematical Definition of Post-hoc Trait Models</w:t>
      </w:r>
    </w:p>
    <w:p w14:paraId="6DEB8DF8" w14:textId="77777777" w:rsidR="00F21671" w:rsidRPr="00703517" w:rsidRDefault="00F21671">
      <w:pPr>
        <w:spacing w:line="240" w:lineRule="auto"/>
        <w:jc w:val="both"/>
        <w:rPr>
          <w:rFonts w:ascii="Times New Roman" w:hAnsi="Times New Roman" w:cs="Times New Roman"/>
          <w:b/>
          <w:sz w:val="24"/>
          <w:szCs w:val="24"/>
        </w:rPr>
      </w:pP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0DCF5CE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263B6BFD"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37DD0ED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11</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0C27680A"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p>
    <w:p w14:paraId="44C917D3" w14:textId="77777777" w:rsidR="00F21671" w:rsidRPr="00703517" w:rsidRDefault="00F21671">
      <w:pPr>
        <w:spacing w:line="240" w:lineRule="auto"/>
        <w:jc w:val="both"/>
        <w:rPr>
          <w:rFonts w:ascii="Times New Roman" w:hAnsi="Times New Roman" w:cs="Times New Roman"/>
          <w:b/>
          <w:sz w:val="24"/>
          <w:szCs w:val="24"/>
        </w:rPr>
      </w:pPr>
    </w:p>
    <w:p w14:paraId="71A3E279" w14:textId="5ECF024D"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6</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H</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5607175C"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35782E59" w14:textId="77777777" w:rsidR="00F21671" w:rsidRPr="00703517" w:rsidRDefault="00F21671">
      <w:pPr>
        <w:spacing w:line="240" w:lineRule="auto"/>
        <w:jc w:val="both"/>
        <w:rPr>
          <w:rFonts w:ascii="Times New Roman" w:hAnsi="Times New Roman" w:cs="Times New Roman"/>
          <w:b/>
          <w:sz w:val="24"/>
          <w:szCs w:val="24"/>
        </w:rPr>
      </w:pP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68101E8A" w14:textId="5F0913B5"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4D708221" w14:textId="77777777" w:rsidR="00F21671" w:rsidRPr="00703517" w:rsidRDefault="00F21671">
      <w:pPr>
        <w:spacing w:line="240" w:lineRule="auto"/>
        <w:jc w:val="center"/>
        <w:rPr>
          <w:rFonts w:ascii="Times New Roman" w:hAnsi="Times New Roman" w:cs="Times New Roman"/>
          <w:b/>
          <w:sz w:val="24"/>
          <w:szCs w:val="24"/>
        </w:rPr>
      </w:pPr>
    </w:p>
    <w:p w14:paraId="703CF856" w14:textId="558C162D"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D23A24"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13687714"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D23A24"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26DE7813"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D23A24" w:rsidRPr="00703517">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2A4568B1" w14:textId="115411D9" w:rsidR="0028453A" w:rsidRPr="00703517"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D23A24" w:rsidRPr="00703517">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20055410" w14:textId="77777777" w:rsidR="00F21671" w:rsidRPr="00703517" w:rsidRDefault="00F21671">
      <w:pPr>
        <w:spacing w:line="240" w:lineRule="auto"/>
        <w:jc w:val="both"/>
        <w:rPr>
          <w:rFonts w:ascii="Times New Roman" w:hAnsi="Times New Roman" w:cs="Times New Roman"/>
          <w:sz w:val="24"/>
          <w:szCs w:val="24"/>
        </w:rPr>
      </w:pPr>
    </w:p>
    <w:p w14:paraId="0776A216" w14:textId="63513634"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Supplementary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D23A24"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D23A24" w:rsidRPr="00703517">
        <w:rPr>
          <w:rFonts w:ascii="Times New Roman" w:hAnsi="Times New Roman" w:cs="Times New Roman"/>
          <w:bCs/>
          <w:sz w:val="24"/>
          <w:szCs w:val="24"/>
        </w:rPr>
        <w:t>Mean o</w:t>
      </w:r>
      <w:r w:rsidRPr="00703517">
        <w:rPr>
          <w:rFonts w:ascii="Times New Roman" w:hAnsi="Times New Roman" w:cs="Times New Roman"/>
          <w:bCs/>
          <w:sz w:val="24"/>
          <w:szCs w:val="24"/>
        </w:rPr>
        <w:t>ccupancy</w:t>
      </w:r>
      <w:r w:rsidRPr="00703517">
        <w:rPr>
          <w:rFonts w:ascii="Times New Roman" w:hAnsi="Times New Roman" w:cs="Times New Roman"/>
          <w:sz w:val="24"/>
          <w:szCs w:val="24"/>
        </w:rPr>
        <w:t xml:space="preserve"> shift maps for species modeled using</w:t>
      </w:r>
      <w:r w:rsidR="00565EEF" w:rsidRPr="00703517">
        <w:rPr>
          <w:rFonts w:ascii="Times New Roman" w:hAnsi="Times New Roman" w:cs="Times New Roman"/>
          <w:sz w:val="24"/>
          <w:szCs w:val="24"/>
        </w:rPr>
        <w:t xml:space="preserve"> across all models (denoted by specific .pdf files names for each, default is the 100-kilometer temperature model).</w:t>
      </w:r>
    </w:p>
    <w:p w14:paraId="6D34E946" w14:textId="77777777" w:rsidR="00F21671" w:rsidRPr="00703517" w:rsidRDefault="00F21671">
      <w:pPr>
        <w:spacing w:line="240" w:lineRule="auto"/>
        <w:jc w:val="both"/>
        <w:rPr>
          <w:rFonts w:ascii="Times New Roman" w:hAnsi="Times New Roman" w:cs="Times New Roman"/>
          <w:sz w:val="24"/>
          <w:szCs w:val="24"/>
        </w:rPr>
      </w:pPr>
    </w:p>
    <w:p w14:paraId="5AC0FCEC"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sz w:val="24"/>
          <w:szCs w:val="24"/>
        </w:rPr>
        <w:br w:type="page"/>
      </w:r>
    </w:p>
    <w:p w14:paraId="38B3D5EE"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b/>
          <w:i/>
          <w:sz w:val="24"/>
          <w:szCs w:val="24"/>
        </w:rPr>
        <w:lastRenderedPageBreak/>
        <w:t>Mathematical Definitions of Post-hoc Trait and Phylogeny Models</w:t>
      </w:r>
    </w:p>
    <w:p w14:paraId="6622F063" w14:textId="77777777" w:rsidR="00F21671" w:rsidRPr="00703517" w:rsidRDefault="00F21671">
      <w:pPr>
        <w:spacing w:line="240" w:lineRule="auto"/>
        <w:jc w:val="both"/>
        <w:rPr>
          <w:rFonts w:ascii="Times New Roman" w:hAnsi="Times New Roman" w:cs="Times New Roman"/>
          <w:b/>
          <w:sz w:val="24"/>
          <w:szCs w:val="24"/>
        </w:rPr>
      </w:pPr>
    </w:p>
    <w:p w14:paraId="656CF981" w14:textId="6A14D0C8" w:rsidR="00F21671" w:rsidRPr="00703517" w:rsidRDefault="00000000">
      <w:pPr>
        <w:ind w:firstLine="720"/>
        <w:jc w:val="both"/>
        <w:rPr>
          <w:rFonts w:ascii="Times New Roman" w:hAnsi="Times New Roman" w:cs="Times New Roman"/>
          <w:sz w:val="24"/>
          <w:szCs w:val="24"/>
        </w:rPr>
      </w:pPr>
      <w:r w:rsidRPr="00703517">
        <w:rPr>
          <w:rFonts w:ascii="Times New Roman" w:hAnsi="Times New Roman" w:cs="Times New Roman"/>
          <w:sz w:val="24"/>
          <w:szCs w:val="24"/>
        </w:rPr>
        <w:t>We specified eight potential models to examine the predictive relationship between species traits, phylogeny and mean occupancy trend. The equations below illustrate the specific models in more detail</w:t>
      </w:r>
      <w:r w:rsidR="008034EF" w:rsidRPr="00703517">
        <w:rPr>
          <w:rFonts w:ascii="Times New Roman" w:hAnsi="Times New Roman" w:cs="Times New Roman"/>
          <w:sz w:val="24"/>
          <w:szCs w:val="24"/>
        </w:rPr>
        <w:t xml:space="preserve"> (</w:t>
      </w:r>
      <w:proofErr w:type="spellStart"/>
      <w:r w:rsidR="008034EF" w:rsidRPr="00703517">
        <w:rPr>
          <w:rFonts w:ascii="Times New Roman" w:hAnsi="Times New Roman" w:cs="Times New Roman"/>
          <w:i/>
          <w:iCs/>
          <w:sz w:val="24"/>
          <w:szCs w:val="24"/>
        </w:rPr>
        <w:t>RangePrecip</w:t>
      </w:r>
      <w:proofErr w:type="spellEnd"/>
      <w:r w:rsidR="008034EF" w:rsidRPr="00703517">
        <w:rPr>
          <w:rFonts w:ascii="Times New Roman" w:hAnsi="Times New Roman" w:cs="Times New Roman"/>
          <w:sz w:val="24"/>
          <w:szCs w:val="24"/>
        </w:rPr>
        <w:t xml:space="preserve"> substituted </w:t>
      </w:r>
      <w:proofErr w:type="spellStart"/>
      <w:r w:rsidR="008034EF" w:rsidRPr="00703517">
        <w:rPr>
          <w:rFonts w:ascii="Times New Roman" w:hAnsi="Times New Roman" w:cs="Times New Roman"/>
          <w:i/>
          <w:iCs/>
          <w:sz w:val="24"/>
          <w:szCs w:val="24"/>
        </w:rPr>
        <w:t>RangeTemp</w:t>
      </w:r>
      <w:proofErr w:type="spellEnd"/>
      <w:r w:rsidR="008034EF" w:rsidRPr="00703517">
        <w:rPr>
          <w:rFonts w:ascii="Times New Roman" w:hAnsi="Times New Roman" w:cs="Times New Roman"/>
          <w:sz w:val="24"/>
          <w:szCs w:val="24"/>
        </w:rPr>
        <w:t xml:space="preserve"> for the precipitation analysis)</w:t>
      </w:r>
      <w:r w:rsidR="001031E6">
        <w:rPr>
          <w:rFonts w:ascii="Times New Roman" w:hAnsi="Times New Roman" w:cs="Times New Roman"/>
          <w:sz w:val="24"/>
          <w:szCs w:val="24"/>
        </w:rPr>
        <w:t>.</w:t>
      </w:r>
    </w:p>
    <w:p w14:paraId="20ACA727" w14:textId="78C44542" w:rsidR="00F21671" w:rsidRDefault="00F216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6750"/>
        <w:gridCol w:w="4009"/>
      </w:tblGrid>
      <w:tr w:rsidR="00277E80" w14:paraId="740184B2" w14:textId="77777777" w:rsidTr="00540F49">
        <w:trPr>
          <w:trHeight w:val="297"/>
        </w:trPr>
        <w:tc>
          <w:tcPr>
            <w:tcW w:w="2155" w:type="dxa"/>
            <w:shd w:val="clear" w:color="auto" w:fill="000000" w:themeFill="text1"/>
            <w:vAlign w:val="center"/>
          </w:tcPr>
          <w:p w14:paraId="09979766" w14:textId="0FC5D098"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ID</w:t>
            </w:r>
          </w:p>
        </w:tc>
        <w:tc>
          <w:tcPr>
            <w:tcW w:w="6750" w:type="dxa"/>
            <w:shd w:val="clear" w:color="auto" w:fill="000000" w:themeFill="text1"/>
            <w:vAlign w:val="center"/>
          </w:tcPr>
          <w:p w14:paraId="1797EC10" w14:textId="438C6064"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3A47EAA5" w14:textId="7C41F647"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77E80" w14:paraId="4264F331" w14:textId="77777777" w:rsidTr="0015403E">
        <w:trPr>
          <w:trHeight w:val="575"/>
        </w:trPr>
        <w:tc>
          <w:tcPr>
            <w:tcW w:w="2155" w:type="dxa"/>
            <w:shd w:val="clear" w:color="auto" w:fill="auto"/>
            <w:vAlign w:val="center"/>
          </w:tcPr>
          <w:p w14:paraId="55FC4542"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A</w:t>
            </w:r>
          </w:p>
          <w:p w14:paraId="5FD36B65" w14:textId="4B01C6EB"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4CCBE8DE" w14:textId="09DEA751" w:rsidR="00277E80" w:rsidRPr="0015403E" w:rsidRDefault="00983979" w:rsidP="00277E80">
            <w:pPr>
              <w:jc w:val="cente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45B16B0F" w14:textId="2CCF3C3D"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77E80" w14:paraId="3AA08E59" w14:textId="77777777" w:rsidTr="0015403E">
        <w:trPr>
          <w:trHeight w:val="1070"/>
        </w:trPr>
        <w:tc>
          <w:tcPr>
            <w:tcW w:w="2155" w:type="dxa"/>
            <w:shd w:val="clear" w:color="auto" w:fill="auto"/>
            <w:vAlign w:val="center"/>
          </w:tcPr>
          <w:p w14:paraId="0E6C6C38"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B</w:t>
            </w:r>
          </w:p>
          <w:p w14:paraId="0835E979" w14:textId="0720513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“Null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74A8CB8" w14:textId="5B26E2D5" w:rsidR="00277E80" w:rsidRPr="0015403E" w:rsidRDefault="00983979"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α</m:t>
                    </m:r>
                  </m:e>
                  <m:sub>
                    <m:r>
                      <m:rPr>
                        <m:sty m:val="bi"/>
                      </m:rPr>
                      <w:rPr>
                        <w:rFonts w:ascii="Cambria Math" w:hAnsi="Cambria Math" w:cs="Times New Roman"/>
                        <w:noProof/>
                        <w:sz w:val="20"/>
                        <w:szCs w:val="20"/>
                      </w:rPr>
                      <m:t>phylo</m:t>
                    </m:r>
                  </m:sub>
                </m:sSub>
              </m:oMath>
            </m:oMathPara>
          </w:p>
        </w:tc>
        <w:tc>
          <w:tcPr>
            <w:tcW w:w="4009" w:type="dxa"/>
            <w:shd w:val="clear" w:color="auto" w:fill="auto"/>
            <w:vAlign w:val="center"/>
          </w:tcPr>
          <w:p w14:paraId="22052671" w14:textId="38E18116"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77E80" w14:paraId="7F32A33C" w14:textId="77777777" w:rsidTr="0015403E">
        <w:trPr>
          <w:trHeight w:val="800"/>
        </w:trPr>
        <w:tc>
          <w:tcPr>
            <w:tcW w:w="2155" w:type="dxa"/>
            <w:shd w:val="clear" w:color="auto" w:fill="auto"/>
            <w:vAlign w:val="center"/>
          </w:tcPr>
          <w:p w14:paraId="09F20E8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C</w:t>
            </w:r>
          </w:p>
          <w:p w14:paraId="69C4F742" w14:textId="33954C33"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444E9B95" w14:textId="79D915C6" w:rsidR="00277E80" w:rsidRPr="0015403E" w:rsidRDefault="00983979"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RangeTemp</m:t>
                </m:r>
              </m:oMath>
            </m:oMathPara>
          </w:p>
        </w:tc>
        <w:tc>
          <w:tcPr>
            <w:tcW w:w="4009" w:type="dxa"/>
            <w:shd w:val="clear" w:color="auto" w:fill="auto"/>
            <w:vAlign w:val="center"/>
          </w:tcPr>
          <w:p w14:paraId="16B37F98" w14:textId="60903450"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sidR="0073665C">
              <w:rPr>
                <w:rFonts w:ascii="Times New Roman" w:hAnsi="Times New Roman" w:cs="Times New Roman"/>
                <w:sz w:val="20"/>
                <w:szCs w:val="20"/>
              </w:rPr>
              <w:t xml:space="preserve"> Warmer, southern species will exhibit increases in occupancy probability.</w:t>
            </w:r>
          </w:p>
        </w:tc>
      </w:tr>
      <w:tr w:rsidR="00277E80" w14:paraId="26DAC41B" w14:textId="77777777" w:rsidTr="0015403E">
        <w:trPr>
          <w:trHeight w:val="1070"/>
        </w:trPr>
        <w:tc>
          <w:tcPr>
            <w:tcW w:w="2155" w:type="dxa"/>
            <w:shd w:val="clear" w:color="auto" w:fill="auto"/>
            <w:vAlign w:val="center"/>
          </w:tcPr>
          <w:p w14:paraId="652BACA5"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D</w:t>
            </w:r>
          </w:p>
          <w:p w14:paraId="68F128EB" w14:textId="7DFE7DD7"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“Temp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6BBC113" w14:textId="52AB45A0" w:rsidR="00277E80" w:rsidRPr="0015403E" w:rsidRDefault="00983979"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α</m:t>
                    </m:r>
                  </m:e>
                  <m:sub>
                    <m:r>
                      <m:rPr>
                        <m:sty m:val="bi"/>
                      </m:rPr>
                      <w:rPr>
                        <w:rFonts w:ascii="Cambria Math" w:hAnsi="Cambria Math" w:cs="Times New Roman"/>
                        <w:noProof/>
                        <w:sz w:val="20"/>
                        <w:szCs w:val="20"/>
                      </w:rPr>
                      <m:t>phylo</m:t>
                    </m:r>
                  </m:sub>
                </m:sSub>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RangeTemp</m:t>
                </m:r>
              </m:oMath>
            </m:oMathPara>
          </w:p>
        </w:tc>
        <w:tc>
          <w:tcPr>
            <w:tcW w:w="4009" w:type="dxa"/>
            <w:shd w:val="clear" w:color="auto" w:fill="auto"/>
            <w:vAlign w:val="center"/>
          </w:tcPr>
          <w:p w14:paraId="6BEAB97C" w14:textId="2AE41AF6" w:rsidR="00277E80" w:rsidRPr="0015403E" w:rsidRDefault="00A40308"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w:t>
            </w:r>
            <w:r w:rsidR="00277E80" w:rsidRPr="0015403E">
              <w:rPr>
                <w:rFonts w:ascii="Times New Roman" w:hAnsi="Times New Roman" w:cs="Times New Roman"/>
                <w:sz w:val="20"/>
                <w:szCs w:val="20"/>
              </w:rPr>
              <w:t xml:space="preserve"> trends are best predicted by species’ range-wide average annual temperature and a species-specific, phylogenetic intercept.</w:t>
            </w:r>
            <w:r w:rsidR="0073665C">
              <w:rPr>
                <w:rFonts w:ascii="Times New Roman" w:hAnsi="Times New Roman" w:cs="Times New Roman"/>
                <w:sz w:val="20"/>
                <w:szCs w:val="20"/>
              </w:rPr>
              <w:t xml:space="preserve"> </w:t>
            </w:r>
            <w:r w:rsidR="0073665C">
              <w:rPr>
                <w:rFonts w:ascii="Times New Roman" w:hAnsi="Times New Roman" w:cs="Times New Roman"/>
                <w:sz w:val="20"/>
                <w:szCs w:val="20"/>
              </w:rPr>
              <w:t>Warmer, southern species will exhibit increases in occupancy probability.</w:t>
            </w:r>
          </w:p>
        </w:tc>
      </w:tr>
      <w:tr w:rsidR="00277E80" w14:paraId="187D0AD1" w14:textId="77777777" w:rsidTr="0015403E">
        <w:trPr>
          <w:trHeight w:val="710"/>
        </w:trPr>
        <w:tc>
          <w:tcPr>
            <w:tcW w:w="2155" w:type="dxa"/>
            <w:shd w:val="clear" w:color="auto" w:fill="auto"/>
            <w:vAlign w:val="center"/>
          </w:tcPr>
          <w:p w14:paraId="68609D1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E</w:t>
            </w:r>
          </w:p>
          <w:p w14:paraId="408FA733" w14:textId="214BC7FC"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20E1C41" w14:textId="6D0705B8" w:rsidR="00277E80" w:rsidRPr="0015403E" w:rsidRDefault="009E044D"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RangeSize</m:t>
                </m:r>
              </m:oMath>
            </m:oMathPara>
          </w:p>
        </w:tc>
        <w:tc>
          <w:tcPr>
            <w:tcW w:w="4009" w:type="dxa"/>
            <w:shd w:val="clear" w:color="auto" w:fill="auto"/>
            <w:vAlign w:val="center"/>
          </w:tcPr>
          <w:p w14:paraId="525EC374" w14:textId="0D0B59BF"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sidR="0073665C">
              <w:rPr>
                <w:rFonts w:ascii="Times New Roman" w:hAnsi="Times New Roman" w:cs="Times New Roman"/>
                <w:sz w:val="20"/>
                <w:szCs w:val="20"/>
              </w:rPr>
              <w:t xml:space="preserve"> Widely distributed species will exhibit increases in occupancy probability due to wider environmental tolerance. </w:t>
            </w:r>
          </w:p>
        </w:tc>
      </w:tr>
      <w:tr w:rsidR="00277E80" w14:paraId="22DE6CB0" w14:textId="77777777" w:rsidTr="0015403E">
        <w:trPr>
          <w:trHeight w:val="890"/>
        </w:trPr>
        <w:tc>
          <w:tcPr>
            <w:tcW w:w="2155" w:type="dxa"/>
            <w:shd w:val="clear" w:color="auto" w:fill="auto"/>
            <w:vAlign w:val="center"/>
          </w:tcPr>
          <w:p w14:paraId="0DDDFF29"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F</w:t>
            </w:r>
          </w:p>
          <w:p w14:paraId="2621F9AD" w14:textId="7FD8C3D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“Range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07439E5" w14:textId="3D6DB918" w:rsidR="00277E80" w:rsidRPr="0015403E" w:rsidRDefault="004C78F6"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α</m:t>
                    </m:r>
                  </m:e>
                  <m:sub>
                    <m:r>
                      <m:rPr>
                        <m:sty m:val="bi"/>
                      </m:rPr>
                      <w:rPr>
                        <w:rFonts w:ascii="Cambria Math" w:hAnsi="Cambria Math" w:cs="Times New Roman"/>
                        <w:noProof/>
                        <w:sz w:val="20"/>
                        <w:szCs w:val="20"/>
                      </w:rPr>
                      <m:t>phylo</m:t>
                    </m:r>
                  </m:sub>
                </m:sSub>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RangeSize</m:t>
                </m:r>
              </m:oMath>
            </m:oMathPara>
          </w:p>
        </w:tc>
        <w:tc>
          <w:tcPr>
            <w:tcW w:w="4009" w:type="dxa"/>
            <w:shd w:val="clear" w:color="auto" w:fill="auto"/>
            <w:vAlign w:val="center"/>
          </w:tcPr>
          <w:p w14:paraId="05DDA3B8" w14:textId="54B9B266"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sidR="0073665C">
              <w:rPr>
                <w:rFonts w:ascii="Times New Roman" w:hAnsi="Times New Roman" w:cs="Times New Roman"/>
                <w:sz w:val="20"/>
                <w:szCs w:val="20"/>
              </w:rPr>
              <w:t xml:space="preserve"> </w:t>
            </w:r>
            <w:r w:rsidR="0073665C">
              <w:rPr>
                <w:rFonts w:ascii="Times New Roman" w:hAnsi="Times New Roman" w:cs="Times New Roman"/>
                <w:sz w:val="20"/>
                <w:szCs w:val="20"/>
              </w:rPr>
              <w:t>Widely distributed species will exhibit increases in occupancy probability due to wider environmental tolerance.</w:t>
            </w:r>
          </w:p>
        </w:tc>
      </w:tr>
      <w:tr w:rsidR="003D6D31" w14:paraId="54143695" w14:textId="77777777" w:rsidTr="0015403E">
        <w:trPr>
          <w:trHeight w:val="710"/>
        </w:trPr>
        <w:tc>
          <w:tcPr>
            <w:tcW w:w="2155" w:type="dxa"/>
            <w:shd w:val="clear" w:color="auto" w:fill="auto"/>
            <w:vAlign w:val="center"/>
          </w:tcPr>
          <w:p w14:paraId="1D05B5ED"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G</w:t>
            </w:r>
          </w:p>
          <w:p w14:paraId="7518074D" w14:textId="2D847711"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35DCFAE0" w14:textId="77A94CF4" w:rsidR="003D6D31" w:rsidRPr="0015403E" w:rsidRDefault="00700E39"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Wingspan</m:t>
                </m:r>
              </m:oMath>
            </m:oMathPara>
          </w:p>
        </w:tc>
        <w:tc>
          <w:tcPr>
            <w:tcW w:w="4009" w:type="dxa"/>
            <w:shd w:val="clear" w:color="auto" w:fill="auto"/>
            <w:vAlign w:val="center"/>
          </w:tcPr>
          <w:p w14:paraId="79913E69" w14:textId="76FC66B6"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6025158D" w14:textId="77777777" w:rsidTr="0015403E">
        <w:trPr>
          <w:trHeight w:val="890"/>
        </w:trPr>
        <w:tc>
          <w:tcPr>
            <w:tcW w:w="2155" w:type="dxa"/>
            <w:shd w:val="clear" w:color="auto" w:fill="auto"/>
            <w:vAlign w:val="center"/>
          </w:tcPr>
          <w:p w14:paraId="08614241"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lastRenderedPageBreak/>
              <w:t>H</w:t>
            </w:r>
          </w:p>
          <w:p w14:paraId="3124D3E8" w14:textId="6125C60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“Size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6CE243B2" w14:textId="497E3244" w:rsidR="003D6D31" w:rsidRPr="0015403E" w:rsidRDefault="00700E39"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α</m:t>
                    </m:r>
                  </m:e>
                  <m:sub>
                    <m:r>
                      <m:rPr>
                        <m:sty m:val="bi"/>
                      </m:rPr>
                      <w:rPr>
                        <w:rFonts w:ascii="Cambria Math" w:hAnsi="Cambria Math" w:cs="Times New Roman"/>
                        <w:noProof/>
                        <w:sz w:val="20"/>
                        <w:szCs w:val="20"/>
                      </w:rPr>
                      <m:t>phylo</m:t>
                    </m:r>
                  </m:sub>
                </m:sSub>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Wingspan</m:t>
                </m:r>
              </m:oMath>
            </m:oMathPara>
          </w:p>
        </w:tc>
        <w:tc>
          <w:tcPr>
            <w:tcW w:w="4009" w:type="dxa"/>
            <w:shd w:val="clear" w:color="auto" w:fill="auto"/>
            <w:vAlign w:val="center"/>
          </w:tcPr>
          <w:p w14:paraId="3F4BF5E5" w14:textId="5A4898A8"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 and a species-specific phylogenetic intercept.</w:t>
            </w:r>
            <w:r w:rsidR="0073665C">
              <w:rPr>
                <w:rFonts w:ascii="Times New Roman" w:hAnsi="Times New Roman" w:cs="Times New Roman"/>
                <w:sz w:val="20"/>
                <w:szCs w:val="20"/>
              </w:rPr>
              <w:t xml:space="preserve"> </w:t>
            </w:r>
            <w:r w:rsidR="0073665C">
              <w:rPr>
                <w:rFonts w:ascii="Times New Roman" w:hAnsi="Times New Roman" w:cs="Times New Roman"/>
                <w:sz w:val="20"/>
                <w:szCs w:val="20"/>
              </w:rPr>
              <w:t>Larger species will exhibit increases in occupancy probability due to greater mobility.</w:t>
            </w:r>
          </w:p>
        </w:tc>
      </w:tr>
      <w:tr w:rsidR="003D6D31" w14:paraId="1D294807" w14:textId="77777777" w:rsidTr="0015403E">
        <w:trPr>
          <w:trHeight w:val="710"/>
        </w:trPr>
        <w:tc>
          <w:tcPr>
            <w:tcW w:w="2155" w:type="dxa"/>
            <w:shd w:val="clear" w:color="auto" w:fill="auto"/>
            <w:vAlign w:val="center"/>
          </w:tcPr>
          <w:p w14:paraId="68F94206"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I</w:t>
            </w:r>
          </w:p>
          <w:p w14:paraId="452D7448" w14:textId="583F7430"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7BD2CB83" w14:textId="0B10D50A" w:rsidR="003D6D31" w:rsidRPr="0015403E" w:rsidRDefault="00A36813"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HostPlantBreadth</m:t>
                </m:r>
              </m:oMath>
            </m:oMathPara>
          </w:p>
        </w:tc>
        <w:tc>
          <w:tcPr>
            <w:tcW w:w="4009" w:type="dxa"/>
            <w:shd w:val="clear" w:color="auto" w:fill="auto"/>
            <w:vAlign w:val="center"/>
          </w:tcPr>
          <w:p w14:paraId="60D66D3B" w14:textId="59EAD2E4"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3D6D31" w14:paraId="09689B89" w14:textId="77777777" w:rsidTr="0015403E">
        <w:trPr>
          <w:trHeight w:val="890"/>
        </w:trPr>
        <w:tc>
          <w:tcPr>
            <w:tcW w:w="2155" w:type="dxa"/>
            <w:shd w:val="clear" w:color="auto" w:fill="auto"/>
            <w:vAlign w:val="center"/>
          </w:tcPr>
          <w:p w14:paraId="1D9958E0"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J</w:t>
            </w:r>
          </w:p>
          <w:p w14:paraId="40D2DEC7" w14:textId="49A6E72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“Resource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4B9489D" w14:textId="7637E175" w:rsidR="003D6D31" w:rsidRPr="0015403E" w:rsidRDefault="00A36813" w:rsidP="00277E80">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α</m:t>
                    </m:r>
                  </m:e>
                  <m:sub>
                    <m:r>
                      <m:rPr>
                        <m:sty m:val="bi"/>
                      </m:rPr>
                      <w:rPr>
                        <w:rFonts w:ascii="Cambria Math" w:hAnsi="Cambria Math" w:cs="Times New Roman"/>
                        <w:noProof/>
                        <w:sz w:val="20"/>
                        <w:szCs w:val="20"/>
                      </w:rPr>
                      <m:t>phylo</m:t>
                    </m:r>
                  </m:sub>
                </m:sSub>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HostPlantBreadth</m:t>
                </m:r>
              </m:oMath>
            </m:oMathPara>
          </w:p>
        </w:tc>
        <w:tc>
          <w:tcPr>
            <w:tcW w:w="4009" w:type="dxa"/>
            <w:shd w:val="clear" w:color="auto" w:fill="auto"/>
            <w:vAlign w:val="center"/>
          </w:tcPr>
          <w:p w14:paraId="0323A474" w14:textId="5C14A8D2"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sidR="00C3004A">
              <w:rPr>
                <w:rFonts w:ascii="Times New Roman" w:hAnsi="Times New Roman" w:cs="Times New Roman"/>
                <w:sz w:val="20"/>
                <w:szCs w:val="20"/>
              </w:rPr>
              <w:t xml:space="preserve"> </w:t>
            </w:r>
            <w:r w:rsidR="00C3004A">
              <w:rPr>
                <w:rFonts w:ascii="Times New Roman" w:hAnsi="Times New Roman" w:cs="Times New Roman"/>
                <w:sz w:val="20"/>
                <w:szCs w:val="20"/>
              </w:rPr>
              <w:t>Species with greater host plant breadth will exhibit increases in occupancy probability due to broader resource availability.</w:t>
            </w:r>
          </w:p>
        </w:tc>
      </w:tr>
      <w:tr w:rsidR="000A5401" w14:paraId="3E42A415" w14:textId="77777777" w:rsidTr="0015403E">
        <w:trPr>
          <w:trHeight w:val="890"/>
        </w:trPr>
        <w:tc>
          <w:tcPr>
            <w:tcW w:w="2155" w:type="dxa"/>
            <w:shd w:val="clear" w:color="auto" w:fill="auto"/>
            <w:vAlign w:val="center"/>
          </w:tcPr>
          <w:p w14:paraId="196E439F"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K</w:t>
            </w:r>
          </w:p>
          <w:p w14:paraId="18D3B603" w14:textId="1F60EA6B"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w:t>
            </w:r>
            <w:r w:rsidR="00400143" w:rsidRPr="0015403E">
              <w:rPr>
                <w:rFonts w:ascii="Times New Roman" w:hAnsi="Times New Roman" w:cs="Times New Roman"/>
                <w:sz w:val="20"/>
                <w:szCs w:val="20"/>
              </w:rPr>
              <w:t>Overwinter”</w:t>
            </w:r>
          </w:p>
        </w:tc>
        <w:tc>
          <w:tcPr>
            <w:tcW w:w="6750" w:type="dxa"/>
            <w:shd w:val="clear" w:color="auto" w:fill="auto"/>
            <w:vAlign w:val="center"/>
          </w:tcPr>
          <w:p w14:paraId="0CFA45B1" w14:textId="19E3E13D" w:rsidR="000A5401" w:rsidRPr="0015403E" w:rsidRDefault="002572DE" w:rsidP="000A5401">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RangeTemp+</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2</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OverwinterStage+</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3</m:t>
                    </m:r>
                  </m:sub>
                </m:sSub>
                <m:r>
                  <m:rPr>
                    <m:sty m:val="b"/>
                  </m:rPr>
                  <w:rPr>
                    <w:rFonts w:ascii="Cambria Math" w:hAnsi="Cambria Math" w:cs="Times New Roman"/>
                    <w:noProof/>
                    <w:sz w:val="20"/>
                    <w:szCs w:val="20"/>
                  </w:rPr>
                  <m:t>×</m:t>
                </m:r>
                <m:d>
                  <m:dPr>
                    <m:ctrlPr>
                      <w:rPr>
                        <w:rFonts w:ascii="Cambria Math" w:hAnsi="Cambria Math" w:cs="Times New Roman"/>
                        <w:b/>
                        <w:i/>
                        <w:noProof/>
                        <w:sz w:val="20"/>
                        <w:szCs w:val="20"/>
                      </w:rPr>
                    </m:ctrlPr>
                  </m:dPr>
                  <m:e>
                    <m:r>
                      <m:rPr>
                        <m:sty m:val="bi"/>
                      </m:rPr>
                      <w:rPr>
                        <w:rFonts w:ascii="Cambria Math" w:hAnsi="Cambria Math" w:cs="Times New Roman"/>
                        <w:noProof/>
                        <w:sz w:val="20"/>
                        <w:szCs w:val="20"/>
                      </w:rPr>
                      <m:t>RangeTemp:OverwinterStage</m:t>
                    </m:r>
                  </m:e>
                </m:d>
              </m:oMath>
            </m:oMathPara>
          </w:p>
        </w:tc>
        <w:tc>
          <w:tcPr>
            <w:tcW w:w="4009" w:type="dxa"/>
            <w:shd w:val="clear" w:color="auto" w:fill="auto"/>
            <w:vAlign w:val="center"/>
          </w:tcPr>
          <w:p w14:paraId="78505E68" w14:textId="20F6901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sidR="00BB11DE">
              <w:rPr>
                <w:rFonts w:ascii="Times New Roman" w:hAnsi="Times New Roman" w:cs="Times New Roman"/>
                <w:sz w:val="20"/>
                <w:szCs w:val="20"/>
              </w:rPr>
              <w:t xml:space="preserve"> Temperature preference and overwintering life stage may contribute to occupancy trend.</w:t>
            </w:r>
          </w:p>
        </w:tc>
      </w:tr>
      <w:tr w:rsidR="000A5401" w14:paraId="5EE3E29B" w14:textId="77777777" w:rsidTr="0015403E">
        <w:trPr>
          <w:trHeight w:val="980"/>
        </w:trPr>
        <w:tc>
          <w:tcPr>
            <w:tcW w:w="2155" w:type="dxa"/>
            <w:shd w:val="clear" w:color="auto" w:fill="auto"/>
            <w:vAlign w:val="center"/>
          </w:tcPr>
          <w:p w14:paraId="0179A969"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L</w:t>
            </w:r>
          </w:p>
          <w:p w14:paraId="2985CCB9" w14:textId="4078430A" w:rsidR="00400143" w:rsidRPr="0015403E" w:rsidRDefault="00400143" w:rsidP="000A5401">
            <w:pPr>
              <w:jc w:val="center"/>
              <w:rPr>
                <w:rFonts w:ascii="Times New Roman" w:hAnsi="Times New Roman" w:cs="Times New Roman"/>
                <w:sz w:val="20"/>
                <w:szCs w:val="20"/>
              </w:rPr>
            </w:pPr>
            <w:r w:rsidRPr="0015403E">
              <w:rPr>
                <w:rFonts w:ascii="Times New Roman" w:hAnsi="Times New Roman" w:cs="Times New Roman"/>
                <w:sz w:val="20"/>
                <w:szCs w:val="20"/>
              </w:rPr>
              <w:t xml:space="preserve">“Overwinter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D0BAE26" w14:textId="3B683E78" w:rsidR="000A5401" w:rsidRPr="0015403E" w:rsidRDefault="002572DE" w:rsidP="000A5401">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m:rPr>
                    <m:sty m:val="bi"/>
                  </m:rPr>
                  <w:rPr>
                    <w:rFonts w:ascii="Cambria Math" w:hAnsi="Cambria Math" w:cs="Times New Roman"/>
                    <w:noProof/>
                    <w:sz w:val="20"/>
                    <w:szCs w:val="20"/>
                  </w:rPr>
                  <m:t xml:space="preserve"> +</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RangeTemp+</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2</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OverwinterStage+</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3</m:t>
                    </m:r>
                  </m:sub>
                </m:sSub>
                <m:r>
                  <m:rPr>
                    <m:sty m:val="b"/>
                  </m:rPr>
                  <w:rPr>
                    <w:rFonts w:ascii="Cambria Math" w:hAnsi="Cambria Math" w:cs="Times New Roman"/>
                    <w:noProof/>
                    <w:sz w:val="20"/>
                    <w:szCs w:val="20"/>
                  </w:rPr>
                  <m:t>×</m:t>
                </m:r>
                <m:d>
                  <m:dPr>
                    <m:ctrlPr>
                      <w:rPr>
                        <w:rFonts w:ascii="Cambria Math" w:hAnsi="Cambria Math" w:cs="Times New Roman"/>
                        <w:b/>
                        <w:i/>
                        <w:noProof/>
                        <w:sz w:val="20"/>
                        <w:szCs w:val="20"/>
                      </w:rPr>
                    </m:ctrlPr>
                  </m:dPr>
                  <m:e>
                    <m:r>
                      <m:rPr>
                        <m:sty m:val="bi"/>
                      </m:rPr>
                      <w:rPr>
                        <w:rFonts w:ascii="Cambria Math" w:hAnsi="Cambria Math" w:cs="Times New Roman"/>
                        <w:noProof/>
                        <w:sz w:val="20"/>
                        <w:szCs w:val="20"/>
                      </w:rPr>
                      <m:t>RangeTemp:OverwinterStage</m:t>
                    </m:r>
                  </m:e>
                </m:d>
              </m:oMath>
            </m:oMathPara>
          </w:p>
        </w:tc>
        <w:tc>
          <w:tcPr>
            <w:tcW w:w="4009" w:type="dxa"/>
            <w:shd w:val="clear" w:color="auto" w:fill="auto"/>
            <w:vAlign w:val="center"/>
          </w:tcPr>
          <w:p w14:paraId="1424B296" w14:textId="0066750A"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sidR="00BB11DE">
              <w:rPr>
                <w:rFonts w:ascii="Times New Roman" w:hAnsi="Times New Roman" w:cs="Times New Roman"/>
                <w:sz w:val="20"/>
                <w:szCs w:val="20"/>
              </w:rPr>
              <w:t xml:space="preserve"> </w:t>
            </w:r>
            <w:r w:rsidR="00BB11DE">
              <w:rPr>
                <w:rFonts w:ascii="Times New Roman" w:hAnsi="Times New Roman" w:cs="Times New Roman"/>
                <w:sz w:val="20"/>
                <w:szCs w:val="20"/>
              </w:rPr>
              <w:t>Temperature preference and overwintering life stage may contribute to occupancy trend.</w:t>
            </w:r>
          </w:p>
        </w:tc>
      </w:tr>
      <w:tr w:rsidR="000A5401" w14:paraId="48F857E8" w14:textId="77777777" w:rsidTr="0015403E">
        <w:trPr>
          <w:trHeight w:val="890"/>
        </w:trPr>
        <w:tc>
          <w:tcPr>
            <w:tcW w:w="2155" w:type="dxa"/>
            <w:shd w:val="clear" w:color="auto" w:fill="auto"/>
            <w:vAlign w:val="center"/>
          </w:tcPr>
          <w:p w14:paraId="20C7FDB5"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M</w:t>
            </w:r>
          </w:p>
          <w:p w14:paraId="2C73DE91" w14:textId="79D80584"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742E224F" w14:textId="5BDCBD14" w:rsidR="000A5401" w:rsidRPr="0015403E" w:rsidRDefault="00E33C0C" w:rsidP="000A5401">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Trai</m:t>
                </m:r>
                <m:sSub>
                  <m:sSubPr>
                    <m:ctrlPr>
                      <w:rPr>
                        <w:rFonts w:ascii="Cambria Math" w:hAnsi="Cambria Math" w:cs="Times New Roman"/>
                        <w:b/>
                        <w:i/>
                        <w:noProof/>
                        <w:sz w:val="20"/>
                        <w:szCs w:val="20"/>
                      </w:rPr>
                    </m:ctrlPr>
                  </m:sSubPr>
                  <m:e>
                    <m:r>
                      <m:rPr>
                        <m:sty m:val="bi"/>
                      </m:rPr>
                      <w:rPr>
                        <w:rFonts w:ascii="Cambria Math" w:hAnsi="Cambria Math" w:cs="Times New Roman"/>
                        <w:noProof/>
                        <w:sz w:val="20"/>
                        <w:szCs w:val="20"/>
                      </w:rPr>
                      <m:t>t</m:t>
                    </m:r>
                  </m:e>
                  <m:sub>
                    <m:r>
                      <m:rPr>
                        <m:sty m:val="bi"/>
                      </m:rPr>
                      <w:rPr>
                        <w:rFonts w:ascii="Cambria Math" w:hAnsi="Cambria Math" w:cs="Times New Roman"/>
                        <w:noProof/>
                        <w:sz w:val="20"/>
                        <w:szCs w:val="20"/>
                      </w:rPr>
                      <m:t>1</m:t>
                    </m:r>
                  </m:sub>
                </m:sSub>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n</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Trai</m:t>
                </m:r>
                <m:sSub>
                  <m:sSubPr>
                    <m:ctrlPr>
                      <w:rPr>
                        <w:rFonts w:ascii="Cambria Math" w:hAnsi="Cambria Math" w:cs="Times New Roman"/>
                        <w:b/>
                        <w:i/>
                        <w:noProof/>
                        <w:sz w:val="20"/>
                        <w:szCs w:val="20"/>
                      </w:rPr>
                    </m:ctrlPr>
                  </m:sSubPr>
                  <m:e>
                    <m:r>
                      <m:rPr>
                        <m:sty m:val="bi"/>
                      </m:rPr>
                      <w:rPr>
                        <w:rFonts w:ascii="Cambria Math" w:hAnsi="Cambria Math" w:cs="Times New Roman"/>
                        <w:noProof/>
                        <w:sz w:val="20"/>
                        <w:szCs w:val="20"/>
                      </w:rPr>
                      <m:t>t</m:t>
                    </m:r>
                  </m:e>
                  <m:sub>
                    <m:r>
                      <m:rPr>
                        <m:sty m:val="bi"/>
                      </m:rPr>
                      <w:rPr>
                        <w:rFonts w:ascii="Cambria Math" w:hAnsi="Cambria Math" w:cs="Times New Roman"/>
                        <w:noProof/>
                        <w:sz w:val="20"/>
                        <w:szCs w:val="20"/>
                      </w:rPr>
                      <m:t>n</m:t>
                    </m:r>
                  </m:sub>
                </m:sSub>
              </m:oMath>
            </m:oMathPara>
          </w:p>
        </w:tc>
        <w:tc>
          <w:tcPr>
            <w:tcW w:w="4009" w:type="dxa"/>
            <w:shd w:val="clear" w:color="auto" w:fill="auto"/>
            <w:vAlign w:val="center"/>
          </w:tcPr>
          <w:p w14:paraId="28E73566" w14:textId="2ACBF0F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w:t>
            </w:r>
            <w:r w:rsidRPr="0015403E">
              <w:rPr>
                <w:rFonts w:ascii="Times New Roman" w:hAnsi="Times New Roman" w:cs="Times New Roman"/>
                <w:sz w:val="20"/>
                <w:szCs w:val="20"/>
              </w:rPr>
              <w:t xml:space="preserve"> trends are best predicted by a model that includes all available trait information.</w:t>
            </w:r>
            <w:r w:rsidR="009822AF">
              <w:rPr>
                <w:rFonts w:ascii="Times New Roman" w:hAnsi="Times New Roman" w:cs="Times New Roman"/>
                <w:sz w:val="20"/>
                <w:szCs w:val="20"/>
              </w:rPr>
              <w:t xml:space="preserve"> Many traits predict occupancy trend.</w:t>
            </w:r>
          </w:p>
        </w:tc>
      </w:tr>
      <w:tr w:rsidR="000A5401" w14:paraId="69DFA01F" w14:textId="77777777" w:rsidTr="0015403E">
        <w:trPr>
          <w:trHeight w:val="980"/>
        </w:trPr>
        <w:tc>
          <w:tcPr>
            <w:tcW w:w="2155" w:type="dxa"/>
            <w:shd w:val="clear" w:color="auto" w:fill="auto"/>
            <w:vAlign w:val="center"/>
          </w:tcPr>
          <w:p w14:paraId="33E191E6"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N</w:t>
            </w:r>
          </w:p>
          <w:p w14:paraId="0A40E416" w14:textId="24262AFF"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 xml:space="preserve">“Complex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67AD4D0" w14:textId="4FD3499C" w:rsidR="000A5401" w:rsidRPr="0015403E" w:rsidRDefault="00E33C0C" w:rsidP="000A5401">
            <w:pPr>
              <w:jc w:val="center"/>
              <w:rPr>
                <w:rFonts w:ascii="Times New Roman" w:hAnsi="Times New Roman" w:cs="Times New Roman"/>
                <w:b/>
                <w:noProof/>
                <w:sz w:val="20"/>
                <w:szCs w:val="20"/>
              </w:rPr>
            </w:pPr>
            <m:oMathPara>
              <m:oMath>
                <m:r>
                  <m:rPr>
                    <m:sty m:val="bi"/>
                  </m:rPr>
                  <w:rPr>
                    <w:rFonts w:ascii="Cambria Math" w:hAnsi="Cambria Math" w:cs="Times New Roman"/>
                    <w:noProof/>
                    <w:sz w:val="20"/>
                    <w:szCs w:val="20"/>
                  </w:rPr>
                  <m:t>Trend~</m:t>
                </m:r>
                <m:r>
                  <m:rPr>
                    <m:sty m:val="b"/>
                  </m:rPr>
                  <w:rPr>
                    <w:rFonts w:ascii="Cambria Math" w:hAnsi="Cambria Math" w:cs="Times New Roman"/>
                    <w:noProof/>
                    <w:sz w:val="20"/>
                    <w:szCs w:val="20"/>
                  </w:rPr>
                  <m:t>α</m:t>
                </m:r>
                <m:r>
                  <m:rPr>
                    <m:sty m:val="bi"/>
                  </m:rP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1</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Trai</m:t>
                </m:r>
                <m:sSub>
                  <m:sSubPr>
                    <m:ctrlPr>
                      <w:rPr>
                        <w:rFonts w:ascii="Cambria Math" w:hAnsi="Cambria Math" w:cs="Times New Roman"/>
                        <w:b/>
                        <w:i/>
                        <w:noProof/>
                        <w:sz w:val="20"/>
                        <w:szCs w:val="20"/>
                      </w:rPr>
                    </m:ctrlPr>
                  </m:sSubPr>
                  <m:e>
                    <m:r>
                      <m:rPr>
                        <m:sty m:val="bi"/>
                      </m:rPr>
                      <w:rPr>
                        <w:rFonts w:ascii="Cambria Math" w:hAnsi="Cambria Math" w:cs="Times New Roman"/>
                        <w:noProof/>
                        <w:sz w:val="20"/>
                        <w:szCs w:val="20"/>
                      </w:rPr>
                      <m:t>t</m:t>
                    </m:r>
                  </m:e>
                  <m:sub>
                    <m:r>
                      <m:rPr>
                        <m:sty m:val="bi"/>
                      </m:rPr>
                      <w:rPr>
                        <w:rFonts w:ascii="Cambria Math" w:hAnsi="Cambria Math" w:cs="Times New Roman"/>
                        <w:noProof/>
                        <w:sz w:val="20"/>
                        <w:szCs w:val="20"/>
                      </w:rPr>
                      <m:t>1</m:t>
                    </m:r>
                  </m:sub>
                </m:sSub>
                <m:r>
                  <m:rPr>
                    <m:sty m:val="bi"/>
                  </m:rPr>
                  <w:rPr>
                    <w:rFonts w:ascii="Cambria Math" w:hAnsi="Cambria Math" w:cs="Times New Roman"/>
                    <w:noProof/>
                    <w:sz w:val="20"/>
                    <w:szCs w:val="20"/>
                  </w:rPr>
                  <m:t>…</m:t>
                </m:r>
                <m:sSub>
                  <m:sSubPr>
                    <m:ctrlPr>
                      <w:rPr>
                        <w:rFonts w:ascii="Cambria Math" w:hAnsi="Cambria Math" w:cs="Times New Roman"/>
                        <w:b/>
                        <w:i/>
                        <w:noProof/>
                        <w:sz w:val="20"/>
                        <w:szCs w:val="20"/>
                      </w:rPr>
                    </m:ctrlPr>
                  </m:sSubPr>
                  <m:e>
                    <m:r>
                      <m:rPr>
                        <m:sty m:val="b"/>
                      </m:rPr>
                      <w:rPr>
                        <w:rFonts w:ascii="Cambria Math" w:hAnsi="Cambria Math" w:cs="Times New Roman"/>
                        <w:noProof/>
                        <w:sz w:val="20"/>
                        <w:szCs w:val="20"/>
                      </w:rPr>
                      <m:t>β</m:t>
                    </m:r>
                  </m:e>
                  <m:sub>
                    <m:r>
                      <m:rPr>
                        <m:sty m:val="bi"/>
                      </m:rPr>
                      <w:rPr>
                        <w:rFonts w:ascii="Cambria Math" w:hAnsi="Cambria Math" w:cs="Times New Roman"/>
                        <w:noProof/>
                        <w:sz w:val="20"/>
                        <w:szCs w:val="20"/>
                      </w:rPr>
                      <m:t>n</m:t>
                    </m:r>
                  </m:sub>
                </m:sSub>
                <m:r>
                  <m:rPr>
                    <m:sty m:val="b"/>
                  </m:rPr>
                  <w:rPr>
                    <w:rFonts w:ascii="Cambria Math" w:hAnsi="Cambria Math" w:cs="Times New Roman"/>
                    <w:noProof/>
                    <w:sz w:val="20"/>
                    <w:szCs w:val="20"/>
                  </w:rPr>
                  <m:t>×</m:t>
                </m:r>
                <m:r>
                  <m:rPr>
                    <m:sty m:val="bi"/>
                  </m:rPr>
                  <w:rPr>
                    <w:rFonts w:ascii="Cambria Math" w:hAnsi="Cambria Math" w:cs="Times New Roman"/>
                    <w:noProof/>
                    <w:sz w:val="20"/>
                    <w:szCs w:val="20"/>
                  </w:rPr>
                  <m:t>Trai</m:t>
                </m:r>
                <m:sSub>
                  <m:sSubPr>
                    <m:ctrlPr>
                      <w:rPr>
                        <w:rFonts w:ascii="Cambria Math" w:hAnsi="Cambria Math" w:cs="Times New Roman"/>
                        <w:b/>
                        <w:i/>
                        <w:noProof/>
                        <w:sz w:val="20"/>
                        <w:szCs w:val="20"/>
                      </w:rPr>
                    </m:ctrlPr>
                  </m:sSubPr>
                  <m:e>
                    <m:r>
                      <m:rPr>
                        <m:sty m:val="bi"/>
                      </m:rPr>
                      <w:rPr>
                        <w:rFonts w:ascii="Cambria Math" w:hAnsi="Cambria Math" w:cs="Times New Roman"/>
                        <w:noProof/>
                        <w:sz w:val="20"/>
                        <w:szCs w:val="20"/>
                      </w:rPr>
                      <m:t>t</m:t>
                    </m:r>
                  </m:e>
                  <m:sub>
                    <m:r>
                      <m:rPr>
                        <m:sty m:val="bi"/>
                      </m:rPr>
                      <w:rPr>
                        <w:rFonts w:ascii="Cambria Math" w:hAnsi="Cambria Math" w:cs="Times New Roman"/>
                        <w:noProof/>
                        <w:sz w:val="20"/>
                        <w:szCs w:val="20"/>
                      </w:rPr>
                      <m:t>n</m:t>
                    </m:r>
                  </m:sub>
                </m:sSub>
              </m:oMath>
            </m:oMathPara>
          </w:p>
        </w:tc>
        <w:tc>
          <w:tcPr>
            <w:tcW w:w="4009" w:type="dxa"/>
            <w:shd w:val="clear" w:color="auto" w:fill="auto"/>
            <w:vAlign w:val="center"/>
          </w:tcPr>
          <w:p w14:paraId="614331F0" w14:textId="2933E22E"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w:t>
            </w:r>
            <w:r w:rsidRPr="0015403E">
              <w:rPr>
                <w:rFonts w:ascii="Times New Roman" w:hAnsi="Times New Roman" w:cs="Times New Roman"/>
                <w:sz w:val="20"/>
                <w:szCs w:val="20"/>
              </w:rPr>
              <w:t xml:space="preserve"> trends are best predicted by a model that includes all available trait information and a species-specific, phylogenetic intercept. </w:t>
            </w:r>
            <w:r w:rsidR="009822AF">
              <w:rPr>
                <w:rFonts w:ascii="Times New Roman" w:hAnsi="Times New Roman" w:cs="Times New Roman"/>
                <w:sz w:val="20"/>
                <w:szCs w:val="20"/>
              </w:rPr>
              <w:t>Many traits predict occupancy trend.</w:t>
            </w:r>
          </w:p>
        </w:tc>
      </w:tr>
    </w:tbl>
    <w:p w14:paraId="07B1AE5A" w14:textId="622426D8" w:rsidR="00F75A9E" w:rsidRDefault="00F75A9E">
      <w:pPr>
        <w:rPr>
          <w:rFonts w:ascii="Times New Roman" w:hAnsi="Times New Roman" w:cs="Times New Roman"/>
          <w:b/>
          <w:sz w:val="24"/>
          <w:szCs w:val="24"/>
        </w:rPr>
      </w:pPr>
    </w:p>
    <w:p w14:paraId="496854D2" w14:textId="77777777" w:rsidR="00F75A9E" w:rsidRDefault="00F75A9E">
      <w:pPr>
        <w:rPr>
          <w:rFonts w:ascii="Times New Roman" w:hAnsi="Times New Roman" w:cs="Times New Roman"/>
          <w:b/>
          <w:sz w:val="24"/>
          <w:szCs w:val="24"/>
        </w:rPr>
      </w:pPr>
      <w:r>
        <w:rPr>
          <w:rFonts w:ascii="Times New Roman" w:hAnsi="Times New Roman" w:cs="Times New Roman"/>
          <w:b/>
          <w:sz w:val="24"/>
          <w:szCs w:val="24"/>
        </w:rPr>
        <w:br w:type="page"/>
      </w:r>
    </w:p>
    <w:p w14:paraId="34106C37" w14:textId="1FF30736" w:rsidR="00F21671" w:rsidRPr="00703517" w:rsidRDefault="00000000">
      <w:pPr>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Mean occupancy trend for modeled butterfly species across all occupancy-detection models in this analysis. Occupancy trends reflect the overall average trend at each site +/- one standard deviation of the variance across all sites modeled for that 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5868A2">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Aglais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milberti</w:t>
            </w:r>
            <w:proofErr w:type="spellEnd"/>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5868A2">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Agriades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glandon</w:t>
            </w:r>
            <w:proofErr w:type="spellEnd"/>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5868A2">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Amblyscirtes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vialis</w:t>
            </w:r>
            <w:proofErr w:type="spellEnd"/>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5868A2">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Ancyloxypha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numitor</w:t>
            </w:r>
            <w:proofErr w:type="spellEnd"/>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5868A2">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atlantis</w:t>
            </w:r>
            <w:proofErr w:type="spellEnd"/>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5868A2">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cybele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5868A2">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hydaspe</w:t>
            </w:r>
            <w:proofErr w:type="spellEnd"/>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5868A2">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mormonia</w:t>
            </w:r>
            <w:proofErr w:type="spellEnd"/>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5868A2">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bellona</w:t>
            </w:r>
            <w:proofErr w:type="spellEnd"/>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5868A2">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chariclea</w:t>
            </w:r>
            <w:proofErr w:type="spellEnd"/>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5868A2">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eunomia</w:t>
            </w:r>
            <w:proofErr w:type="spellEnd"/>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5868A2">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freija</w:t>
            </w:r>
            <w:proofErr w:type="spellEnd"/>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5868A2">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frigga</w:t>
            </w:r>
            <w:proofErr w:type="spellEnd"/>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5868A2">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improba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5868A2">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polaris</w:t>
            </w:r>
            <w:proofErr w:type="spellEnd"/>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5868A2">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selene</w:t>
            </w:r>
            <w:proofErr w:type="spellEnd"/>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5868A2">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augustinus</w:t>
            </w:r>
            <w:proofErr w:type="spellEnd"/>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5868A2">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eryphon</w:t>
            </w:r>
            <w:proofErr w:type="spellEnd"/>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5868A2">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niphon</w:t>
            </w:r>
            <w:proofErr w:type="spellEnd"/>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5868A2">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5868A2">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Carterocephalus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palaemon</w:t>
            </w:r>
            <w:proofErr w:type="spellEnd"/>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5868A2">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Cercyonis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pegala</w:t>
            </w:r>
            <w:proofErr w:type="spellEnd"/>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5868A2">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Chlosyne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harrisii</w:t>
            </w:r>
            <w:proofErr w:type="spellEnd"/>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5868A2">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Coenonympha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tullia</w:t>
            </w:r>
            <w:proofErr w:type="spellEnd"/>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5868A2">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eurytheme</w:t>
            </w:r>
            <w:proofErr w:type="spellEnd"/>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5868A2">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hecla</w:t>
            </w:r>
            <w:proofErr w:type="spellEnd"/>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5868A2">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5868A2">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palaeno</w:t>
            </w:r>
            <w:proofErr w:type="spellEnd"/>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5868A2">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philodice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5868A2">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amyntula</w:t>
            </w:r>
            <w:proofErr w:type="spellEnd"/>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5868A2">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comyntas</w:t>
            </w:r>
            <w:proofErr w:type="spellEnd"/>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5868A2">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Epargyreus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clarus</w:t>
            </w:r>
            <w:proofErr w:type="spellEnd"/>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5868A2">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discoidalis</w:t>
            </w:r>
            <w:proofErr w:type="spellEnd"/>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5868A2">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epipsodea</w:t>
            </w:r>
            <w:proofErr w:type="spellEnd"/>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5868A2">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fasciata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5868A2">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rossii</w:t>
            </w:r>
            <w:proofErr w:type="spellEnd"/>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5868A2">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youngi</w:t>
            </w:r>
            <w:proofErr w:type="spellEnd"/>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5868A2">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icelus</w:t>
            </w:r>
            <w:proofErr w:type="spellEnd"/>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5868A2">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juvenalis</w:t>
            </w:r>
            <w:proofErr w:type="spellEnd"/>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5868A2">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persius</w:t>
            </w:r>
            <w:proofErr w:type="spellEnd"/>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5868A2">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Euchloe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ausonides</w:t>
            </w:r>
            <w:proofErr w:type="spellEnd"/>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5868A2">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anicia</w:t>
            </w:r>
            <w:proofErr w:type="spellEnd"/>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5868A2">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5868A2">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vestris</w:t>
            </w:r>
            <w:proofErr w:type="spellEnd"/>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5868A2">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Glaucopsyche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lygdamus</w:t>
            </w:r>
            <w:proofErr w:type="spellEnd"/>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5868A2">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5868A2">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icarioides</w:t>
            </w:r>
            <w:proofErr w:type="spellEnd"/>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5868A2">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saepiolus</w:t>
            </w:r>
            <w:proofErr w:type="spellEnd"/>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5868A2">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Lethe </w:t>
            </w:r>
            <w:proofErr w:type="spellStart"/>
            <w:r w:rsidRPr="005F09EE">
              <w:rPr>
                <w:rFonts w:ascii="Times New Roman" w:hAnsi="Times New Roman" w:cs="Times New Roman"/>
                <w:i/>
                <w:iCs/>
                <w:sz w:val="18"/>
                <w:szCs w:val="18"/>
              </w:rPr>
              <w:t>eurydice</w:t>
            </w:r>
            <w:proofErr w:type="spellEnd"/>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5868A2">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archippus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5868A2">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arthemis</w:t>
            </w:r>
            <w:proofErr w:type="spellEnd"/>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5868A2">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lorquini</w:t>
            </w:r>
            <w:proofErr w:type="spellEnd"/>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5868A2">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dorcas</w:t>
            </w:r>
            <w:proofErr w:type="spellEnd"/>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5868A2">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phlaeas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5868A2">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Neophasia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menapia</w:t>
            </w:r>
            <w:proofErr w:type="spellEnd"/>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5868A2">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antiopa</w:t>
            </w:r>
            <w:proofErr w:type="spellEnd"/>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5868A2">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5868A2">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5868A2">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Ochlodes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sylvanoides</w:t>
            </w:r>
            <w:proofErr w:type="spellEnd"/>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5868A2">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5868A2">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chryxus</w:t>
            </w:r>
            <w:proofErr w:type="spellEnd"/>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5868A2">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jutta</w:t>
            </w:r>
            <w:proofErr w:type="spellEnd"/>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5868A2">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5868A2">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polixenes</w:t>
            </w:r>
            <w:proofErr w:type="spellEnd"/>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5868A2">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machaon</w:t>
            </w:r>
            <w:proofErr w:type="spellEnd"/>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5868A2">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zelicaon</w:t>
            </w:r>
            <w:proofErr w:type="spellEnd"/>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5868A2">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Parnassius </w:t>
            </w:r>
            <w:proofErr w:type="spellStart"/>
            <w:r w:rsidRPr="005F09EE">
              <w:rPr>
                <w:rFonts w:ascii="Times New Roman" w:hAnsi="Times New Roman" w:cs="Times New Roman"/>
                <w:i/>
                <w:iCs/>
                <w:sz w:val="18"/>
                <w:szCs w:val="18"/>
              </w:rPr>
              <w:t>clodius</w:t>
            </w:r>
            <w:proofErr w:type="spellEnd"/>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5868A2">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Phyciodes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tharos</w:t>
            </w:r>
            <w:proofErr w:type="spellEnd"/>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5868A2">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5868A2">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Pieris </w:t>
            </w:r>
            <w:proofErr w:type="spellStart"/>
            <w:r w:rsidRPr="005F09EE">
              <w:rPr>
                <w:rFonts w:ascii="Times New Roman" w:hAnsi="Times New Roman" w:cs="Times New Roman"/>
                <w:i/>
                <w:iCs/>
                <w:sz w:val="18"/>
                <w:szCs w:val="18"/>
              </w:rPr>
              <w:t>rapae</w:t>
            </w:r>
            <w:proofErr w:type="spellEnd"/>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5868A2">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idas</w:t>
            </w:r>
            <w:proofErr w:type="spellEnd"/>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5868A2">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5868A2">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Poanes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hobomok</w:t>
            </w:r>
            <w:proofErr w:type="spellEnd"/>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5868A2">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5868A2">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Polites </w:t>
            </w:r>
            <w:proofErr w:type="spellStart"/>
            <w:r w:rsidRPr="005F09EE">
              <w:rPr>
                <w:rFonts w:ascii="Times New Roman" w:hAnsi="Times New Roman" w:cs="Times New Roman"/>
                <w:i/>
                <w:iCs/>
                <w:sz w:val="18"/>
                <w:szCs w:val="18"/>
              </w:rPr>
              <w:t>themistocles</w:t>
            </w:r>
            <w:proofErr w:type="spellEnd"/>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5868A2">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faunus</w:t>
            </w:r>
            <w:proofErr w:type="spellEnd"/>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5868A2">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gracilis</w:t>
            </w:r>
            <w:proofErr w:type="spellEnd"/>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5868A2">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interrogationis</w:t>
            </w:r>
            <w:proofErr w:type="spellEnd"/>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5868A2">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progne</w:t>
            </w:r>
            <w:proofErr w:type="spellEnd"/>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5868A2">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satyrus</w:t>
            </w:r>
            <w:proofErr w:type="spellEnd"/>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5868A2">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Pontia</w:t>
            </w:r>
            <w:proofErr w:type="spellEnd"/>
            <w:r w:rsidRPr="005F09EE">
              <w:rPr>
                <w:rFonts w:ascii="Times New Roman" w:hAnsi="Times New Roman" w:cs="Times New Roman"/>
                <w:i/>
                <w:iCs/>
                <w:sz w:val="18"/>
                <w:szCs w:val="18"/>
              </w:rPr>
              <w:t xml:space="preserve">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5868A2">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5868A2">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eurymedon</w:t>
            </w:r>
            <w:proofErr w:type="spellEnd"/>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5868A2">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5868A2">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rutulus</w:t>
            </w:r>
            <w:proofErr w:type="spellEnd"/>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5868A2">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Satyrium </w:t>
            </w:r>
            <w:proofErr w:type="spellStart"/>
            <w:r w:rsidRPr="005F09EE">
              <w:rPr>
                <w:rFonts w:ascii="Times New Roman" w:hAnsi="Times New Roman" w:cs="Times New Roman"/>
                <w:i/>
                <w:iCs/>
                <w:sz w:val="18"/>
                <w:szCs w:val="18"/>
              </w:rPr>
              <w:t>liparops</w:t>
            </w:r>
            <w:proofErr w:type="spellEnd"/>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5868A2">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Strymon</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melinus</w:t>
            </w:r>
            <w:proofErr w:type="spellEnd"/>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5868A2">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Thorybes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pylades</w:t>
            </w:r>
            <w:proofErr w:type="spellEnd"/>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5868A2">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Thymelicus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lineola</w:t>
            </w:r>
            <w:proofErr w:type="spellEnd"/>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5868A2">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Vanessa </w:t>
            </w:r>
            <w:proofErr w:type="spellStart"/>
            <w:r w:rsidRPr="005F09EE">
              <w:rPr>
                <w:rFonts w:ascii="Times New Roman" w:hAnsi="Times New Roman" w:cs="Times New Roman"/>
                <w:i/>
                <w:iCs/>
                <w:sz w:val="18"/>
                <w:szCs w:val="18"/>
              </w:rPr>
              <w:t>virginiensis</w:t>
            </w:r>
            <w:proofErr w:type="spellEnd"/>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6314FED4"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5135EDF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001E8C"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A5046C">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A5046C">
        <w:trPr>
          <w:jc w:val="center"/>
        </w:trPr>
        <w:tc>
          <w:tcPr>
            <w:tcW w:w="1160" w:type="dxa"/>
            <w:tcMar>
              <w:top w:w="100" w:type="dxa"/>
              <w:left w:w="100" w:type="dxa"/>
              <w:bottom w:w="100" w:type="dxa"/>
              <w:right w:w="100" w:type="dxa"/>
            </w:tcMar>
          </w:tcPr>
          <w:p w14:paraId="10D7E02B"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3C651B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A39CCF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C7AE014" w14:textId="77777777" w:rsidTr="00A5046C">
        <w:trPr>
          <w:jc w:val="center"/>
        </w:trPr>
        <w:tc>
          <w:tcPr>
            <w:tcW w:w="1160" w:type="dxa"/>
            <w:tcMar>
              <w:top w:w="100" w:type="dxa"/>
              <w:left w:w="100" w:type="dxa"/>
              <w:bottom w:w="100" w:type="dxa"/>
              <w:right w:w="100" w:type="dxa"/>
            </w:tcMar>
          </w:tcPr>
          <w:p w14:paraId="0CC558DE"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EB56AD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0D091E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7189983" w14:textId="77777777" w:rsidTr="00A5046C">
        <w:trPr>
          <w:jc w:val="center"/>
        </w:trPr>
        <w:tc>
          <w:tcPr>
            <w:tcW w:w="1160" w:type="dxa"/>
            <w:tcMar>
              <w:top w:w="100" w:type="dxa"/>
              <w:left w:w="100" w:type="dxa"/>
              <w:bottom w:w="100" w:type="dxa"/>
              <w:right w:w="100" w:type="dxa"/>
            </w:tcMar>
          </w:tcPr>
          <w:p w14:paraId="70F334D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C</w:t>
            </w:r>
          </w:p>
        </w:tc>
        <w:tc>
          <w:tcPr>
            <w:tcW w:w="1620" w:type="dxa"/>
            <w:tcMar>
              <w:top w:w="100" w:type="dxa"/>
              <w:left w:w="100" w:type="dxa"/>
              <w:bottom w:w="100" w:type="dxa"/>
              <w:right w:w="100" w:type="dxa"/>
            </w:tcMar>
          </w:tcPr>
          <w:p w14:paraId="3D3EC55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C248AA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0E89E9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3EC287E" w14:textId="77777777" w:rsidTr="00A5046C">
        <w:trPr>
          <w:jc w:val="center"/>
        </w:trPr>
        <w:tc>
          <w:tcPr>
            <w:tcW w:w="1160" w:type="dxa"/>
            <w:tcMar>
              <w:top w:w="100" w:type="dxa"/>
              <w:left w:w="100" w:type="dxa"/>
              <w:bottom w:w="100" w:type="dxa"/>
              <w:right w:w="100" w:type="dxa"/>
            </w:tcMar>
          </w:tcPr>
          <w:p w14:paraId="15C6193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D</w:t>
            </w:r>
          </w:p>
        </w:tc>
        <w:tc>
          <w:tcPr>
            <w:tcW w:w="1620" w:type="dxa"/>
            <w:tcMar>
              <w:top w:w="100" w:type="dxa"/>
              <w:left w:w="100" w:type="dxa"/>
              <w:bottom w:w="100" w:type="dxa"/>
              <w:right w:w="100" w:type="dxa"/>
            </w:tcMar>
          </w:tcPr>
          <w:p w14:paraId="6BC16E8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6B90E7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46C25A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0D3E14E" w14:textId="77777777" w:rsidTr="00A5046C">
        <w:trPr>
          <w:jc w:val="center"/>
        </w:trPr>
        <w:tc>
          <w:tcPr>
            <w:tcW w:w="1160" w:type="dxa"/>
            <w:tcMar>
              <w:top w:w="100" w:type="dxa"/>
              <w:left w:w="100" w:type="dxa"/>
              <w:bottom w:w="100" w:type="dxa"/>
              <w:right w:w="100" w:type="dxa"/>
            </w:tcMar>
          </w:tcPr>
          <w:p w14:paraId="05DA3A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5F97F5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F984D2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0790517" w14:textId="77777777" w:rsidTr="00A5046C">
        <w:trPr>
          <w:jc w:val="center"/>
        </w:trPr>
        <w:tc>
          <w:tcPr>
            <w:tcW w:w="1160" w:type="dxa"/>
            <w:tcMar>
              <w:top w:w="100" w:type="dxa"/>
              <w:left w:w="100" w:type="dxa"/>
              <w:bottom w:w="100" w:type="dxa"/>
              <w:right w:w="100" w:type="dxa"/>
            </w:tcMar>
          </w:tcPr>
          <w:p w14:paraId="2B77199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A5F2AA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FF54C3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05482C9A" w14:textId="77777777" w:rsidTr="00A5046C">
        <w:trPr>
          <w:jc w:val="center"/>
        </w:trPr>
        <w:tc>
          <w:tcPr>
            <w:tcW w:w="1160" w:type="dxa"/>
            <w:tcMar>
              <w:top w:w="100" w:type="dxa"/>
              <w:left w:w="100" w:type="dxa"/>
              <w:bottom w:w="100" w:type="dxa"/>
              <w:right w:w="100" w:type="dxa"/>
            </w:tcMar>
          </w:tcPr>
          <w:p w14:paraId="0DC4FE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3FF535D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D1FBAA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F2F97CB" w14:textId="77777777" w:rsidTr="00A5046C">
        <w:trPr>
          <w:jc w:val="center"/>
        </w:trPr>
        <w:tc>
          <w:tcPr>
            <w:tcW w:w="1160" w:type="dxa"/>
            <w:tcMar>
              <w:top w:w="100" w:type="dxa"/>
              <w:left w:w="100" w:type="dxa"/>
              <w:bottom w:w="100" w:type="dxa"/>
              <w:right w:w="100" w:type="dxa"/>
            </w:tcMar>
          </w:tcPr>
          <w:p w14:paraId="3CE3CF8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E12BAF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2F9B2D8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707D6BA4" w14:textId="77777777" w:rsidTr="00A5046C">
        <w:trPr>
          <w:jc w:val="center"/>
        </w:trPr>
        <w:tc>
          <w:tcPr>
            <w:tcW w:w="1160" w:type="dxa"/>
            <w:tcMar>
              <w:top w:w="100" w:type="dxa"/>
              <w:left w:w="100" w:type="dxa"/>
              <w:bottom w:w="100" w:type="dxa"/>
              <w:right w:w="100" w:type="dxa"/>
            </w:tcMar>
          </w:tcPr>
          <w:p w14:paraId="0FDF4694"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A7756F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F4FB91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EB05ED3" w14:textId="77777777" w:rsidTr="00A5046C">
        <w:trPr>
          <w:jc w:val="center"/>
        </w:trPr>
        <w:tc>
          <w:tcPr>
            <w:tcW w:w="1160" w:type="dxa"/>
            <w:tcMar>
              <w:top w:w="100" w:type="dxa"/>
              <w:left w:w="100" w:type="dxa"/>
              <w:bottom w:w="100" w:type="dxa"/>
              <w:right w:w="100" w:type="dxa"/>
            </w:tcMar>
          </w:tcPr>
          <w:p w14:paraId="1697782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183FBE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F63B1F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C05A2A3" w14:textId="77777777" w:rsidTr="00A5046C">
        <w:trPr>
          <w:jc w:val="center"/>
        </w:trPr>
        <w:tc>
          <w:tcPr>
            <w:tcW w:w="1160" w:type="dxa"/>
            <w:tcMar>
              <w:top w:w="100" w:type="dxa"/>
              <w:left w:w="100" w:type="dxa"/>
              <w:bottom w:w="100" w:type="dxa"/>
              <w:right w:w="100" w:type="dxa"/>
            </w:tcMar>
          </w:tcPr>
          <w:p w14:paraId="2F32A0B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5D86C8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AC82A2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5E2E85B" w14:textId="77777777" w:rsidTr="00A5046C">
        <w:trPr>
          <w:jc w:val="center"/>
        </w:trPr>
        <w:tc>
          <w:tcPr>
            <w:tcW w:w="1160" w:type="dxa"/>
            <w:tcMar>
              <w:top w:w="100" w:type="dxa"/>
              <w:left w:w="100" w:type="dxa"/>
              <w:bottom w:w="100" w:type="dxa"/>
              <w:right w:w="100" w:type="dxa"/>
            </w:tcMar>
          </w:tcPr>
          <w:p w14:paraId="6F3D0ED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0D6538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94E8F7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01E5DE9" w14:textId="77777777" w:rsidTr="00A5046C">
        <w:trPr>
          <w:jc w:val="center"/>
        </w:trPr>
        <w:tc>
          <w:tcPr>
            <w:tcW w:w="1160" w:type="dxa"/>
            <w:tcMar>
              <w:top w:w="100" w:type="dxa"/>
              <w:left w:w="100" w:type="dxa"/>
              <w:bottom w:w="100" w:type="dxa"/>
              <w:right w:w="100" w:type="dxa"/>
            </w:tcMar>
          </w:tcPr>
          <w:p w14:paraId="0CF8A4E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4AC542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224FD8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5C7283B" w14:textId="77777777" w:rsidTr="00A5046C">
        <w:trPr>
          <w:jc w:val="center"/>
        </w:trPr>
        <w:tc>
          <w:tcPr>
            <w:tcW w:w="1160" w:type="dxa"/>
            <w:tcMar>
              <w:top w:w="100" w:type="dxa"/>
              <w:left w:w="100" w:type="dxa"/>
              <w:bottom w:w="100" w:type="dxa"/>
              <w:right w:w="100" w:type="dxa"/>
            </w:tcMar>
          </w:tcPr>
          <w:p w14:paraId="08058CE4"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8685868"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61459D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70E8E2B8"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4F38A5" w:rsidRPr="00703517">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Top candidate model is italic and bold. We considered models equivalent if the difference in ELPD was less than four.</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A5046C">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A5046C">
        <w:trPr>
          <w:jc w:val="center"/>
        </w:trPr>
        <w:tc>
          <w:tcPr>
            <w:tcW w:w="1160" w:type="dxa"/>
            <w:tcMar>
              <w:top w:w="100" w:type="dxa"/>
              <w:left w:w="100" w:type="dxa"/>
              <w:bottom w:w="100" w:type="dxa"/>
              <w:right w:w="100" w:type="dxa"/>
            </w:tcMar>
          </w:tcPr>
          <w:p w14:paraId="58D2749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FB55DD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BDDBEE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477FD0F" w14:textId="77777777" w:rsidTr="00A5046C">
        <w:trPr>
          <w:jc w:val="center"/>
        </w:trPr>
        <w:tc>
          <w:tcPr>
            <w:tcW w:w="1160" w:type="dxa"/>
            <w:tcMar>
              <w:top w:w="100" w:type="dxa"/>
              <w:left w:w="100" w:type="dxa"/>
              <w:bottom w:w="100" w:type="dxa"/>
              <w:right w:w="100" w:type="dxa"/>
            </w:tcMar>
          </w:tcPr>
          <w:p w14:paraId="7B5C4BA4"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F1D188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A43574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FBD8D6A" w14:textId="77777777" w:rsidTr="00A5046C">
        <w:trPr>
          <w:jc w:val="center"/>
        </w:trPr>
        <w:tc>
          <w:tcPr>
            <w:tcW w:w="1160" w:type="dxa"/>
            <w:tcMar>
              <w:top w:w="100" w:type="dxa"/>
              <w:left w:w="100" w:type="dxa"/>
              <w:bottom w:w="100" w:type="dxa"/>
              <w:right w:w="100" w:type="dxa"/>
            </w:tcMar>
          </w:tcPr>
          <w:p w14:paraId="2A34001E"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C</w:t>
            </w:r>
          </w:p>
        </w:tc>
        <w:tc>
          <w:tcPr>
            <w:tcW w:w="1620" w:type="dxa"/>
            <w:tcMar>
              <w:top w:w="100" w:type="dxa"/>
              <w:left w:w="100" w:type="dxa"/>
              <w:bottom w:w="100" w:type="dxa"/>
              <w:right w:w="100" w:type="dxa"/>
            </w:tcMar>
          </w:tcPr>
          <w:p w14:paraId="27F5464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796FC2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654012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5A73905" w14:textId="77777777" w:rsidTr="00A5046C">
        <w:trPr>
          <w:jc w:val="center"/>
        </w:trPr>
        <w:tc>
          <w:tcPr>
            <w:tcW w:w="1160" w:type="dxa"/>
            <w:tcMar>
              <w:top w:w="100" w:type="dxa"/>
              <w:left w:w="100" w:type="dxa"/>
              <w:bottom w:w="100" w:type="dxa"/>
              <w:right w:w="100" w:type="dxa"/>
            </w:tcMar>
          </w:tcPr>
          <w:p w14:paraId="45E6D73A"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D</w:t>
            </w:r>
          </w:p>
        </w:tc>
        <w:tc>
          <w:tcPr>
            <w:tcW w:w="1620" w:type="dxa"/>
            <w:tcMar>
              <w:top w:w="100" w:type="dxa"/>
              <w:left w:w="100" w:type="dxa"/>
              <w:bottom w:w="100" w:type="dxa"/>
              <w:right w:w="100" w:type="dxa"/>
            </w:tcMar>
          </w:tcPr>
          <w:p w14:paraId="43DB9CF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5B229CB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59E29CD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00FCE206" w14:textId="77777777" w:rsidTr="00A5046C">
        <w:trPr>
          <w:jc w:val="center"/>
        </w:trPr>
        <w:tc>
          <w:tcPr>
            <w:tcW w:w="1160" w:type="dxa"/>
            <w:tcMar>
              <w:top w:w="100" w:type="dxa"/>
              <w:left w:w="100" w:type="dxa"/>
              <w:bottom w:w="100" w:type="dxa"/>
              <w:right w:w="100" w:type="dxa"/>
            </w:tcMar>
          </w:tcPr>
          <w:p w14:paraId="5B436402"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A7B399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45E4EA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03608219" w14:textId="77777777" w:rsidTr="00A5046C">
        <w:trPr>
          <w:jc w:val="center"/>
        </w:trPr>
        <w:tc>
          <w:tcPr>
            <w:tcW w:w="1160" w:type="dxa"/>
            <w:tcMar>
              <w:top w:w="100" w:type="dxa"/>
              <w:left w:w="100" w:type="dxa"/>
              <w:bottom w:w="100" w:type="dxa"/>
              <w:right w:w="100" w:type="dxa"/>
            </w:tcMar>
          </w:tcPr>
          <w:p w14:paraId="0077A2E0"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82F07C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F49F59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E1C4A85" w14:textId="77777777" w:rsidTr="00A5046C">
        <w:trPr>
          <w:jc w:val="center"/>
        </w:trPr>
        <w:tc>
          <w:tcPr>
            <w:tcW w:w="1160" w:type="dxa"/>
            <w:tcMar>
              <w:top w:w="100" w:type="dxa"/>
              <w:left w:w="100" w:type="dxa"/>
              <w:bottom w:w="100" w:type="dxa"/>
              <w:right w:w="100" w:type="dxa"/>
            </w:tcMar>
          </w:tcPr>
          <w:p w14:paraId="286BA88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579B460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ADB677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7BCF3432" w14:textId="77777777" w:rsidTr="00A5046C">
        <w:trPr>
          <w:jc w:val="center"/>
        </w:trPr>
        <w:tc>
          <w:tcPr>
            <w:tcW w:w="1160" w:type="dxa"/>
            <w:tcMar>
              <w:top w:w="100" w:type="dxa"/>
              <w:left w:w="100" w:type="dxa"/>
              <w:bottom w:w="100" w:type="dxa"/>
              <w:right w:w="100" w:type="dxa"/>
            </w:tcMar>
          </w:tcPr>
          <w:p w14:paraId="2E639C8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C7D662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1C5C97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94A8B6C" w14:textId="77777777" w:rsidTr="00A5046C">
        <w:trPr>
          <w:jc w:val="center"/>
        </w:trPr>
        <w:tc>
          <w:tcPr>
            <w:tcW w:w="1160" w:type="dxa"/>
            <w:tcMar>
              <w:top w:w="100" w:type="dxa"/>
              <w:left w:w="100" w:type="dxa"/>
              <w:bottom w:w="100" w:type="dxa"/>
              <w:right w:w="100" w:type="dxa"/>
            </w:tcMar>
          </w:tcPr>
          <w:p w14:paraId="57124B10"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87A8AB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027288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712E4507" w14:textId="77777777" w:rsidTr="00A5046C">
        <w:trPr>
          <w:jc w:val="center"/>
        </w:trPr>
        <w:tc>
          <w:tcPr>
            <w:tcW w:w="1160" w:type="dxa"/>
            <w:tcMar>
              <w:top w:w="100" w:type="dxa"/>
              <w:left w:w="100" w:type="dxa"/>
              <w:bottom w:w="100" w:type="dxa"/>
              <w:right w:w="100" w:type="dxa"/>
            </w:tcMar>
          </w:tcPr>
          <w:p w14:paraId="1BD399E9"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503DCC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0394C3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59C271A" w14:textId="77777777" w:rsidTr="00A5046C">
        <w:trPr>
          <w:jc w:val="center"/>
        </w:trPr>
        <w:tc>
          <w:tcPr>
            <w:tcW w:w="1160" w:type="dxa"/>
            <w:tcMar>
              <w:top w:w="100" w:type="dxa"/>
              <w:left w:w="100" w:type="dxa"/>
              <w:bottom w:w="100" w:type="dxa"/>
              <w:right w:w="100" w:type="dxa"/>
            </w:tcMar>
          </w:tcPr>
          <w:p w14:paraId="171B165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65AF7A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2ADC044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F7A2FDF" w14:textId="77777777" w:rsidTr="00A5046C">
        <w:trPr>
          <w:jc w:val="center"/>
        </w:trPr>
        <w:tc>
          <w:tcPr>
            <w:tcW w:w="1160" w:type="dxa"/>
            <w:tcMar>
              <w:top w:w="100" w:type="dxa"/>
              <w:left w:w="100" w:type="dxa"/>
              <w:bottom w:w="100" w:type="dxa"/>
              <w:right w:w="100" w:type="dxa"/>
            </w:tcMar>
          </w:tcPr>
          <w:p w14:paraId="6294E31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CC7AFB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3ABC38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26664AE" w14:textId="77777777" w:rsidTr="00A5046C">
        <w:trPr>
          <w:jc w:val="center"/>
        </w:trPr>
        <w:tc>
          <w:tcPr>
            <w:tcW w:w="1160" w:type="dxa"/>
            <w:tcMar>
              <w:top w:w="100" w:type="dxa"/>
              <w:left w:w="100" w:type="dxa"/>
              <w:bottom w:w="100" w:type="dxa"/>
              <w:right w:w="100" w:type="dxa"/>
            </w:tcMar>
          </w:tcPr>
          <w:p w14:paraId="1D8B5F92"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41313C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AEA87B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789EEF16" w14:textId="77777777" w:rsidTr="00A5046C">
        <w:trPr>
          <w:jc w:val="center"/>
        </w:trPr>
        <w:tc>
          <w:tcPr>
            <w:tcW w:w="1160" w:type="dxa"/>
            <w:tcMar>
              <w:top w:w="100" w:type="dxa"/>
              <w:left w:w="100" w:type="dxa"/>
              <w:bottom w:w="100" w:type="dxa"/>
              <w:right w:w="100" w:type="dxa"/>
            </w:tcMar>
          </w:tcPr>
          <w:p w14:paraId="3D314D30"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50C93B5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52F769B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375B5925"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2838B0" w:rsidRPr="00703517">
        <w:rPr>
          <w:rFonts w:ascii="Times New Roman" w:hAnsi="Times New Roman" w:cs="Times New Roman"/>
          <w:b/>
          <w:sz w:val="24"/>
          <w:szCs w:val="24"/>
        </w:rPr>
        <w:t>11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precipitation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A5046C">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A5046C">
        <w:trPr>
          <w:jc w:val="center"/>
        </w:trPr>
        <w:tc>
          <w:tcPr>
            <w:tcW w:w="1160" w:type="dxa"/>
            <w:tcMar>
              <w:top w:w="100" w:type="dxa"/>
              <w:left w:w="100" w:type="dxa"/>
              <w:bottom w:w="100" w:type="dxa"/>
              <w:right w:w="100" w:type="dxa"/>
            </w:tcMar>
          </w:tcPr>
          <w:p w14:paraId="6FCCA32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0B7062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873693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2B5D3A0" w14:textId="77777777" w:rsidTr="00A5046C">
        <w:trPr>
          <w:jc w:val="center"/>
        </w:trPr>
        <w:tc>
          <w:tcPr>
            <w:tcW w:w="1160" w:type="dxa"/>
            <w:tcMar>
              <w:top w:w="100" w:type="dxa"/>
              <w:left w:w="100" w:type="dxa"/>
              <w:bottom w:w="100" w:type="dxa"/>
              <w:right w:w="100" w:type="dxa"/>
            </w:tcMar>
          </w:tcPr>
          <w:p w14:paraId="2EB94BB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D798E7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B5B902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96D81C4" w14:textId="77777777" w:rsidTr="00A5046C">
        <w:trPr>
          <w:jc w:val="center"/>
        </w:trPr>
        <w:tc>
          <w:tcPr>
            <w:tcW w:w="1160" w:type="dxa"/>
            <w:tcMar>
              <w:top w:w="100" w:type="dxa"/>
              <w:left w:w="100" w:type="dxa"/>
              <w:bottom w:w="100" w:type="dxa"/>
              <w:right w:w="100" w:type="dxa"/>
            </w:tcMar>
          </w:tcPr>
          <w:p w14:paraId="24848874"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C</w:t>
            </w:r>
          </w:p>
        </w:tc>
        <w:tc>
          <w:tcPr>
            <w:tcW w:w="1620" w:type="dxa"/>
            <w:tcMar>
              <w:top w:w="100" w:type="dxa"/>
              <w:left w:w="100" w:type="dxa"/>
              <w:bottom w:w="100" w:type="dxa"/>
              <w:right w:w="100" w:type="dxa"/>
            </w:tcMar>
          </w:tcPr>
          <w:p w14:paraId="0B73902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B6CE82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C11FEE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339CCDA" w14:textId="77777777" w:rsidTr="00A5046C">
        <w:trPr>
          <w:jc w:val="center"/>
        </w:trPr>
        <w:tc>
          <w:tcPr>
            <w:tcW w:w="1160" w:type="dxa"/>
            <w:tcMar>
              <w:top w:w="100" w:type="dxa"/>
              <w:left w:w="100" w:type="dxa"/>
              <w:bottom w:w="100" w:type="dxa"/>
              <w:right w:w="100" w:type="dxa"/>
            </w:tcMar>
          </w:tcPr>
          <w:p w14:paraId="29183AD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D</w:t>
            </w:r>
          </w:p>
        </w:tc>
        <w:tc>
          <w:tcPr>
            <w:tcW w:w="1620" w:type="dxa"/>
            <w:tcMar>
              <w:top w:w="100" w:type="dxa"/>
              <w:left w:w="100" w:type="dxa"/>
              <w:bottom w:w="100" w:type="dxa"/>
              <w:right w:w="100" w:type="dxa"/>
            </w:tcMar>
          </w:tcPr>
          <w:p w14:paraId="2195D62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C4612D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74D155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D837C36" w14:textId="77777777" w:rsidTr="00A5046C">
        <w:trPr>
          <w:jc w:val="center"/>
        </w:trPr>
        <w:tc>
          <w:tcPr>
            <w:tcW w:w="1160" w:type="dxa"/>
            <w:tcMar>
              <w:top w:w="100" w:type="dxa"/>
              <w:left w:w="100" w:type="dxa"/>
              <w:bottom w:w="100" w:type="dxa"/>
              <w:right w:w="100" w:type="dxa"/>
            </w:tcMar>
          </w:tcPr>
          <w:p w14:paraId="3B74C467"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3D4DE5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5862487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61259F7" w14:textId="77777777" w:rsidTr="00A5046C">
        <w:trPr>
          <w:jc w:val="center"/>
        </w:trPr>
        <w:tc>
          <w:tcPr>
            <w:tcW w:w="1160" w:type="dxa"/>
            <w:tcMar>
              <w:top w:w="100" w:type="dxa"/>
              <w:left w:w="100" w:type="dxa"/>
              <w:bottom w:w="100" w:type="dxa"/>
              <w:right w:w="100" w:type="dxa"/>
            </w:tcMar>
          </w:tcPr>
          <w:p w14:paraId="4841022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299FDD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8AC53A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E369336" w14:textId="77777777" w:rsidTr="00A5046C">
        <w:trPr>
          <w:jc w:val="center"/>
        </w:trPr>
        <w:tc>
          <w:tcPr>
            <w:tcW w:w="1160" w:type="dxa"/>
            <w:tcMar>
              <w:top w:w="100" w:type="dxa"/>
              <w:left w:w="100" w:type="dxa"/>
              <w:bottom w:w="100" w:type="dxa"/>
              <w:right w:w="100" w:type="dxa"/>
            </w:tcMar>
          </w:tcPr>
          <w:p w14:paraId="4912398A"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8F6835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4196B4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CA9DE0C" w14:textId="77777777" w:rsidTr="00A5046C">
        <w:trPr>
          <w:jc w:val="center"/>
        </w:trPr>
        <w:tc>
          <w:tcPr>
            <w:tcW w:w="1160" w:type="dxa"/>
            <w:tcMar>
              <w:top w:w="100" w:type="dxa"/>
              <w:left w:w="100" w:type="dxa"/>
              <w:bottom w:w="100" w:type="dxa"/>
              <w:right w:w="100" w:type="dxa"/>
            </w:tcMar>
          </w:tcPr>
          <w:p w14:paraId="1EBA4C78"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5BB333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59A93D8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71CF1E5" w14:textId="77777777" w:rsidTr="00A5046C">
        <w:trPr>
          <w:jc w:val="center"/>
        </w:trPr>
        <w:tc>
          <w:tcPr>
            <w:tcW w:w="1160" w:type="dxa"/>
            <w:tcMar>
              <w:top w:w="100" w:type="dxa"/>
              <w:left w:w="100" w:type="dxa"/>
              <w:bottom w:w="100" w:type="dxa"/>
              <w:right w:w="100" w:type="dxa"/>
            </w:tcMar>
          </w:tcPr>
          <w:p w14:paraId="2BB85E2F"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4DA4DA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5E2C14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07B5B0B" w14:textId="77777777" w:rsidTr="00A5046C">
        <w:trPr>
          <w:jc w:val="center"/>
        </w:trPr>
        <w:tc>
          <w:tcPr>
            <w:tcW w:w="1160" w:type="dxa"/>
            <w:tcMar>
              <w:top w:w="100" w:type="dxa"/>
              <w:left w:w="100" w:type="dxa"/>
              <w:bottom w:w="100" w:type="dxa"/>
              <w:right w:w="100" w:type="dxa"/>
            </w:tcMar>
          </w:tcPr>
          <w:p w14:paraId="4C78ADD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10AB20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25C782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F15FB14" w14:textId="77777777" w:rsidTr="00A5046C">
        <w:trPr>
          <w:jc w:val="center"/>
        </w:trPr>
        <w:tc>
          <w:tcPr>
            <w:tcW w:w="1160" w:type="dxa"/>
            <w:tcMar>
              <w:top w:w="100" w:type="dxa"/>
              <w:left w:w="100" w:type="dxa"/>
              <w:bottom w:w="100" w:type="dxa"/>
              <w:right w:w="100" w:type="dxa"/>
            </w:tcMar>
          </w:tcPr>
          <w:p w14:paraId="7760A93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3A944A9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5FD3CE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B1DA45C" w14:textId="77777777" w:rsidTr="00A5046C">
        <w:trPr>
          <w:jc w:val="center"/>
        </w:trPr>
        <w:tc>
          <w:tcPr>
            <w:tcW w:w="1160" w:type="dxa"/>
            <w:tcMar>
              <w:top w:w="100" w:type="dxa"/>
              <w:left w:w="100" w:type="dxa"/>
              <w:bottom w:w="100" w:type="dxa"/>
              <w:right w:w="100" w:type="dxa"/>
            </w:tcMar>
          </w:tcPr>
          <w:p w14:paraId="494DF89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84A39B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294A22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43B29B3" w14:textId="77777777" w:rsidTr="00A5046C">
        <w:trPr>
          <w:jc w:val="center"/>
        </w:trPr>
        <w:tc>
          <w:tcPr>
            <w:tcW w:w="1160" w:type="dxa"/>
            <w:tcMar>
              <w:top w:w="100" w:type="dxa"/>
              <w:left w:w="100" w:type="dxa"/>
              <w:bottom w:w="100" w:type="dxa"/>
              <w:right w:w="100" w:type="dxa"/>
            </w:tcMar>
          </w:tcPr>
          <w:p w14:paraId="5B37305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6F4779E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41CD1D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0AAD1B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58E12C5" w14:textId="77777777" w:rsidTr="00A5046C">
        <w:trPr>
          <w:jc w:val="center"/>
        </w:trPr>
        <w:tc>
          <w:tcPr>
            <w:tcW w:w="1160" w:type="dxa"/>
            <w:tcMar>
              <w:top w:w="100" w:type="dxa"/>
              <w:left w:w="100" w:type="dxa"/>
              <w:bottom w:w="100" w:type="dxa"/>
              <w:right w:w="100" w:type="dxa"/>
            </w:tcMar>
          </w:tcPr>
          <w:p w14:paraId="5CBB8CEC"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21A175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5DFEE98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750E5D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71"/>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707B0965"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drawing>
          <wp:inline distT="114300" distB="114300" distL="114300" distR="114300" wp14:anchorId="23EAE6D3" wp14:editId="05A5E022">
            <wp:extent cx="8229600" cy="41148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2"/>
                    <a:srcRect/>
                    <a:stretch>
                      <a:fillRect/>
                    </a:stretch>
                  </pic:blipFill>
                  <pic:spPr>
                    <a:xfrm>
                      <a:off x="0" y="0"/>
                      <a:ext cx="8229600"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0A5896C1"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minimum temperature and occupancy probability for each species (thin, grey lines), all butterflies on average (black line), the species with the coldest quarter of ranges (blue line), and the species with the warmest quarter of ranges (red line). Only temperatures that each species has experienced in its range are shown by the species-specific lines. Results shown here are from the </w:t>
      </w:r>
      <w:proofErr w:type="gramStart"/>
      <w:r w:rsidRPr="00703517">
        <w:rPr>
          <w:rFonts w:ascii="Times New Roman" w:hAnsi="Times New Roman" w:cs="Times New Roman"/>
          <w:sz w:val="24"/>
          <w:szCs w:val="24"/>
        </w:rPr>
        <w:t>200 kilometer</w:t>
      </w:r>
      <w:proofErr w:type="gramEnd"/>
      <w:r w:rsidRPr="00703517">
        <w:rPr>
          <w:rFonts w:ascii="Times New Roman" w:hAnsi="Times New Roman" w:cs="Times New Roman"/>
          <w:sz w:val="24"/>
          <w:szCs w:val="24"/>
        </w:rPr>
        <w:t xml:space="preserve"> temperature model. Note that there were too few sites to model </w:t>
      </w:r>
      <w:proofErr w:type="spellStart"/>
      <w:r w:rsidRPr="00703517">
        <w:rPr>
          <w:rFonts w:ascii="Times New Roman" w:hAnsi="Times New Roman" w:cs="Times New Roman"/>
          <w:i/>
          <w:sz w:val="24"/>
          <w:szCs w:val="24"/>
        </w:rPr>
        <w:t>Pterourus</w:t>
      </w:r>
      <w:proofErr w:type="spellEnd"/>
      <w:r w:rsidRPr="00703517">
        <w:rPr>
          <w:rFonts w:ascii="Times New Roman" w:hAnsi="Times New Roman" w:cs="Times New Roman"/>
          <w:i/>
          <w:sz w:val="24"/>
          <w:szCs w:val="24"/>
        </w:rPr>
        <w:t xml:space="preserve">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479423A9" wp14:editId="1928E3C9">
            <wp:extent cx="8229600" cy="4114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rcRect/>
                    <a:stretch>
                      <a:fillRect/>
                    </a:stretch>
                  </pic:blipFill>
                  <pic:spPr>
                    <a:xfrm>
                      <a:off x="0" y="0"/>
                      <a:ext cx="8229600"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D7437A9"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all butterflies on average (black line), the species with the wettest quarter of ranges (blue line), and the species with the driest quarter of ranges (brown line). Only precipitation that each species has experienced in its range are shown by the species-specific lines. Results shown here are from the </w:t>
      </w:r>
      <w:proofErr w:type="gramStart"/>
      <w:r w:rsidRPr="00703517">
        <w:rPr>
          <w:rFonts w:ascii="Times New Roman" w:hAnsi="Times New Roman" w:cs="Times New Roman"/>
          <w:sz w:val="24"/>
          <w:szCs w:val="24"/>
        </w:rPr>
        <w:t>100 kilometer</w:t>
      </w:r>
      <w:proofErr w:type="gramEnd"/>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50B7643E" wp14:editId="268D90A4">
            <wp:extent cx="8229600" cy="4114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8229600"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244F4C79" w:rsidR="00F21671" w:rsidRPr="00703517" w:rsidRDefault="00000000">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all butterflies on average (black line), the species with the wettest quarter of ranges (blue line), and the species with the driest quarter of ranges (red line). Only precipitation that each species has experienced in its range are shown by the species-specific lines. Results shown here are from the </w:t>
      </w:r>
      <w:proofErr w:type="gramStart"/>
      <w:r w:rsidRPr="00703517">
        <w:rPr>
          <w:rFonts w:ascii="Times New Roman" w:hAnsi="Times New Roman" w:cs="Times New Roman"/>
          <w:sz w:val="24"/>
          <w:szCs w:val="24"/>
        </w:rPr>
        <w:t>200 kilometer</w:t>
      </w:r>
      <w:proofErr w:type="gramEnd"/>
      <w:r w:rsidRPr="00703517">
        <w:rPr>
          <w:rFonts w:ascii="Times New Roman" w:hAnsi="Times New Roman" w:cs="Times New Roman"/>
          <w:sz w:val="24"/>
          <w:szCs w:val="24"/>
        </w:rPr>
        <w:t xml:space="preserve"> precipitation model.</w:t>
      </w:r>
    </w:p>
    <w:p w14:paraId="1B77A300" w14:textId="3F26D58B" w:rsidR="00205514" w:rsidRPr="00703517" w:rsidRDefault="00205514">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0" distB="0" distL="0" distR="0" wp14:anchorId="6B86B638" wp14:editId="2A180A1E">
            <wp:extent cx="54864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48E47ED" w14:textId="77777777" w:rsidR="00205514" w:rsidRPr="00703517" w:rsidRDefault="00205514">
      <w:pPr>
        <w:spacing w:line="240" w:lineRule="auto"/>
        <w:jc w:val="both"/>
        <w:rPr>
          <w:rFonts w:ascii="Times New Roman" w:hAnsi="Times New Roman" w:cs="Times New Roman"/>
          <w:b/>
          <w:sz w:val="24"/>
          <w:szCs w:val="24"/>
        </w:rPr>
      </w:pPr>
    </w:p>
    <w:p w14:paraId="3895EE3C" w14:textId="586DA632" w:rsidR="00205514"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Figure </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48547E" w:rsidRPr="00703517">
        <w:rPr>
          <w:rFonts w:ascii="Times New Roman" w:hAnsi="Times New Roman" w:cs="Times New Roman"/>
          <w:sz w:val="24"/>
          <w:szCs w:val="24"/>
        </w:rPr>
        <w:t xml:space="preserve">Parameter estimates for model intercept (Model D) and covariate (range-wide temperature) when predicting mean occupancy shift from the 1970s across the three geographic components of each species’ modeled range: lower/purple are parameter estimates for the southernmost part of the species’ range, middle/grey is the core/mid-latitude third of the species’ range, and upper/purple is the northernmost part of the species range. Results are shown here for the 200-kilometer temperature analysis. </w:t>
      </w:r>
      <w:proofErr w:type="spellStart"/>
      <w:r w:rsidR="00ED1F0D" w:rsidRPr="00703517">
        <w:rPr>
          <w:rFonts w:ascii="Times New Roman" w:hAnsi="Times New Roman" w:cs="Times New Roman"/>
          <w:sz w:val="24"/>
          <w:szCs w:val="24"/>
        </w:rPr>
        <w:t>Pagel’s</w:t>
      </w:r>
      <w:proofErr w:type="spellEnd"/>
      <w:r w:rsidR="00ED1F0D" w:rsidRPr="00703517">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ED1F0D" w:rsidRPr="00703517">
        <w:rPr>
          <w:rFonts w:ascii="Times New Roman" w:hAnsi="Times New Roman" w:cs="Times New Roman"/>
          <w:sz w:val="24"/>
          <w:szCs w:val="24"/>
        </w:rPr>
        <w:t xml:space="preserve"> mean estimates were 0.0 (0.0 – 0.01 95% CRI, South); 0.01 (0.0 – 0.03 95% CRI, Core); and 0.03 (0.0 – 0.13 95% CRI, North). </w:t>
      </w:r>
    </w:p>
    <w:p w14:paraId="5DD155E4" w14:textId="77777777" w:rsidR="00205514" w:rsidRPr="00703517" w:rsidRDefault="00205514">
      <w:pPr>
        <w:rPr>
          <w:rFonts w:ascii="Times New Roman" w:hAnsi="Times New Roman" w:cs="Times New Roman"/>
          <w:sz w:val="24"/>
          <w:szCs w:val="24"/>
        </w:rPr>
      </w:pPr>
      <w:r w:rsidRPr="00703517">
        <w:rPr>
          <w:rFonts w:ascii="Times New Roman" w:hAnsi="Times New Roman" w:cs="Times New Roman"/>
          <w:sz w:val="24"/>
          <w:szCs w:val="24"/>
        </w:rPr>
        <w:br w:type="page"/>
      </w:r>
    </w:p>
    <w:p w14:paraId="4C125F53" w14:textId="0685F824" w:rsidR="00205514" w:rsidRPr="00703517" w:rsidRDefault="00205514">
      <w:pPr>
        <w:spacing w:line="240" w:lineRule="auto"/>
        <w:jc w:val="both"/>
        <w:rPr>
          <w:rFonts w:ascii="Times New Roman" w:hAnsi="Times New Roman" w:cs="Times New Roman"/>
          <w:b/>
          <w:bCs/>
          <w:sz w:val="24"/>
          <w:szCs w:val="24"/>
        </w:rPr>
      </w:pPr>
      <w:r w:rsidRPr="00703517">
        <w:rPr>
          <w:rFonts w:ascii="Times New Roman" w:hAnsi="Times New Roman" w:cs="Times New Roman"/>
          <w:b/>
          <w:bCs/>
          <w:noProof/>
          <w:sz w:val="24"/>
          <w:szCs w:val="24"/>
        </w:rPr>
        <w:lastRenderedPageBreak/>
        <w:drawing>
          <wp:inline distT="0" distB="0" distL="0" distR="0" wp14:anchorId="25AA2D86" wp14:editId="362C4925">
            <wp:extent cx="5486400" cy="6400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5E9A2B86" w14:textId="77777777" w:rsidR="00205514" w:rsidRPr="00703517" w:rsidRDefault="00205514">
      <w:pPr>
        <w:spacing w:line="240" w:lineRule="auto"/>
        <w:jc w:val="both"/>
        <w:rPr>
          <w:rFonts w:ascii="Times New Roman" w:hAnsi="Times New Roman" w:cs="Times New Roman"/>
          <w:b/>
          <w:bCs/>
          <w:sz w:val="24"/>
          <w:szCs w:val="24"/>
        </w:rPr>
      </w:pPr>
    </w:p>
    <w:p w14:paraId="2EFD288D" w14:textId="325443F8" w:rsidR="001A0552" w:rsidRPr="00703517" w:rsidRDefault="00205514">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BB2B9F" w:rsidRPr="00703517">
        <w:rPr>
          <w:rFonts w:ascii="Times New Roman" w:hAnsi="Times New Roman" w:cs="Times New Roman"/>
          <w:sz w:val="24"/>
          <w:szCs w:val="24"/>
        </w:rPr>
        <w:t xml:space="preserve">Parameter estimates for model intercept (Model </w:t>
      </w:r>
      <w:r w:rsidR="00AF672A" w:rsidRPr="00703517">
        <w:rPr>
          <w:rFonts w:ascii="Times New Roman" w:hAnsi="Times New Roman" w:cs="Times New Roman"/>
          <w:sz w:val="24"/>
          <w:szCs w:val="24"/>
        </w:rPr>
        <w:t>H</w:t>
      </w:r>
      <w:r w:rsidR="00BB2B9F" w:rsidRPr="00703517">
        <w:rPr>
          <w:rFonts w:ascii="Times New Roman" w:hAnsi="Times New Roman" w:cs="Times New Roman"/>
          <w:sz w:val="24"/>
          <w:szCs w:val="24"/>
        </w:rPr>
        <w:t xml:space="preserve">) and covariate (range-wide temperature) when predicting mean occupancy shift from the 1970s across the three geographic components of each species’ modeled range: lower/purple are parameter estimates for the southernmost part of the species’ range, middle/grey is the core/mid-latitude third of the species’ range, and upper/purple is the northernmost part of the species range. Results are shown here for the 200-kilometer temperature analysis. </w:t>
      </w:r>
      <w:proofErr w:type="spellStart"/>
      <w:r w:rsidR="00BB2B9F" w:rsidRPr="00703517">
        <w:rPr>
          <w:rFonts w:ascii="Times New Roman" w:hAnsi="Times New Roman" w:cs="Times New Roman"/>
          <w:sz w:val="24"/>
          <w:szCs w:val="24"/>
        </w:rPr>
        <w:t>Pagel’s</w:t>
      </w:r>
      <w:proofErr w:type="spellEnd"/>
      <w:r w:rsidR="00BB2B9F" w:rsidRPr="00703517">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BB2B9F" w:rsidRPr="00703517">
        <w:rPr>
          <w:rFonts w:ascii="Times New Roman" w:hAnsi="Times New Roman" w:cs="Times New Roman"/>
          <w:sz w:val="24"/>
          <w:szCs w:val="24"/>
        </w:rPr>
        <w:t xml:space="preserve"> mean estimates were 0.0 (0.0 – 0.01 95% CRI, South); 0.0</w:t>
      </w:r>
      <w:r w:rsidR="00D659B6" w:rsidRPr="00703517">
        <w:rPr>
          <w:rFonts w:ascii="Times New Roman" w:hAnsi="Times New Roman" w:cs="Times New Roman"/>
          <w:sz w:val="24"/>
          <w:szCs w:val="24"/>
        </w:rPr>
        <w:t>0</w:t>
      </w:r>
      <w:r w:rsidR="00BB2B9F" w:rsidRPr="00703517">
        <w:rPr>
          <w:rFonts w:ascii="Times New Roman" w:hAnsi="Times New Roman" w:cs="Times New Roman"/>
          <w:sz w:val="24"/>
          <w:szCs w:val="24"/>
        </w:rPr>
        <w:t xml:space="preserve"> (0.0 – 0.0</w:t>
      </w:r>
      <w:r w:rsidR="00D659B6" w:rsidRPr="00703517">
        <w:rPr>
          <w:rFonts w:ascii="Times New Roman" w:hAnsi="Times New Roman" w:cs="Times New Roman"/>
          <w:sz w:val="24"/>
          <w:szCs w:val="24"/>
        </w:rPr>
        <w:t>1</w:t>
      </w:r>
      <w:r w:rsidR="00BB2B9F" w:rsidRPr="00703517">
        <w:rPr>
          <w:rFonts w:ascii="Times New Roman" w:hAnsi="Times New Roman" w:cs="Times New Roman"/>
          <w:sz w:val="24"/>
          <w:szCs w:val="24"/>
        </w:rPr>
        <w:t xml:space="preserve"> 95% CRI, Core); and 0.0</w:t>
      </w:r>
      <w:r w:rsidR="00D659B6" w:rsidRPr="00703517">
        <w:rPr>
          <w:rFonts w:ascii="Times New Roman" w:hAnsi="Times New Roman" w:cs="Times New Roman"/>
          <w:sz w:val="24"/>
          <w:szCs w:val="24"/>
        </w:rPr>
        <w:t>5</w:t>
      </w:r>
      <w:r w:rsidR="00BB2B9F" w:rsidRPr="00703517">
        <w:rPr>
          <w:rFonts w:ascii="Times New Roman" w:hAnsi="Times New Roman" w:cs="Times New Roman"/>
          <w:sz w:val="24"/>
          <w:szCs w:val="24"/>
        </w:rPr>
        <w:t xml:space="preserve"> (0.0 – 0.</w:t>
      </w:r>
      <w:r w:rsidR="005C7F4A" w:rsidRPr="00703517">
        <w:rPr>
          <w:rFonts w:ascii="Times New Roman" w:hAnsi="Times New Roman" w:cs="Times New Roman"/>
          <w:sz w:val="24"/>
          <w:szCs w:val="24"/>
        </w:rPr>
        <w:t>22</w:t>
      </w:r>
      <w:r w:rsidR="00BB2B9F" w:rsidRPr="00703517">
        <w:rPr>
          <w:rFonts w:ascii="Times New Roman" w:hAnsi="Times New Roman" w:cs="Times New Roman"/>
          <w:sz w:val="24"/>
          <w:szCs w:val="24"/>
        </w:rPr>
        <w:t xml:space="preserve"> 95% CRI, North).</w:t>
      </w:r>
      <w:r w:rsidRPr="00703517">
        <w:rPr>
          <w:rFonts w:ascii="Times New Roman" w:hAnsi="Times New Roman" w:cs="Times New Roman"/>
          <w:sz w:val="24"/>
          <w:szCs w:val="24"/>
        </w:rPr>
        <w:t xml:space="preserve"> </w:t>
      </w:r>
    </w:p>
    <w:p w14:paraId="4C26EC6E" w14:textId="77777777" w:rsidR="001A0552" w:rsidRPr="00703517" w:rsidRDefault="001A0552">
      <w:pPr>
        <w:rPr>
          <w:rFonts w:ascii="Times New Roman" w:hAnsi="Times New Roman" w:cs="Times New Roman"/>
          <w:sz w:val="24"/>
          <w:szCs w:val="24"/>
        </w:rPr>
      </w:pPr>
      <w:r w:rsidRPr="00703517">
        <w:rPr>
          <w:rFonts w:ascii="Times New Roman" w:hAnsi="Times New Roman" w:cs="Times New Roman"/>
          <w:sz w:val="24"/>
          <w:szCs w:val="24"/>
        </w:rPr>
        <w:br w:type="page"/>
      </w:r>
    </w:p>
    <w:p w14:paraId="3D47254C" w14:textId="03C3D312" w:rsidR="00F21671" w:rsidRPr="00703517" w:rsidRDefault="00986EBE">
      <w:pPr>
        <w:spacing w:line="240" w:lineRule="auto"/>
        <w:jc w:val="both"/>
        <w:rPr>
          <w:rFonts w:ascii="Times New Roman" w:hAnsi="Times New Roman" w:cs="Times New Roman"/>
          <w:bCs/>
          <w:sz w:val="24"/>
          <w:szCs w:val="24"/>
        </w:rPr>
      </w:pPr>
      <w:r w:rsidRPr="00703517">
        <w:rPr>
          <w:rFonts w:ascii="Times New Roman" w:hAnsi="Times New Roman" w:cs="Times New Roman"/>
          <w:bCs/>
          <w:noProof/>
          <w:sz w:val="24"/>
          <w:szCs w:val="24"/>
        </w:rPr>
        <w:lastRenderedPageBreak/>
        <w:drawing>
          <wp:inline distT="0" distB="0" distL="0" distR="0" wp14:anchorId="3CA7D639" wp14:editId="59B9719B">
            <wp:extent cx="54864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F849E31" w14:textId="77777777" w:rsidR="00986EBE" w:rsidRPr="00703517" w:rsidRDefault="00986EBE">
      <w:pPr>
        <w:spacing w:line="240" w:lineRule="auto"/>
        <w:jc w:val="both"/>
        <w:rPr>
          <w:rFonts w:ascii="Times New Roman" w:hAnsi="Times New Roman" w:cs="Times New Roman"/>
          <w:bCs/>
          <w:sz w:val="24"/>
          <w:szCs w:val="24"/>
        </w:rPr>
      </w:pPr>
    </w:p>
    <w:p w14:paraId="3AECD1B1" w14:textId="1B3A505E" w:rsidR="00832FE8" w:rsidRPr="00703517" w:rsidRDefault="001A0552" w:rsidP="001A0552">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Parameter estimates for model intercept (Model D) and covariate (range-wide temperature) when predicting mean occupancy shift from the 1970s across the three geographic components of each species’ modeled range: lower/purple are parameter estimates for the southernmost part of the species’ range, middle/grey is the core/mid-latitude third of the species’ range, and upper/purple is the northernmost part of the species range. Results are shown here for the 100-kilometer precipitation analysis. </w:t>
      </w:r>
      <w:proofErr w:type="spellStart"/>
      <w:r w:rsidRPr="00703517">
        <w:rPr>
          <w:rFonts w:ascii="Times New Roman" w:hAnsi="Times New Roman" w:cs="Times New Roman"/>
          <w:sz w:val="24"/>
          <w:szCs w:val="24"/>
        </w:rPr>
        <w:t>Pagel’s</w:t>
      </w:r>
      <w:proofErr w:type="spellEnd"/>
      <w:r w:rsidRPr="00703517">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Pr="00703517">
        <w:rPr>
          <w:rFonts w:ascii="Times New Roman" w:hAnsi="Times New Roman" w:cs="Times New Roman"/>
          <w:sz w:val="24"/>
          <w:szCs w:val="24"/>
        </w:rPr>
        <w:t xml:space="preserve"> mean estimates were 0.</w:t>
      </w:r>
      <w:r w:rsidR="00986EBE" w:rsidRPr="00703517">
        <w:rPr>
          <w:rFonts w:ascii="Times New Roman" w:hAnsi="Times New Roman" w:cs="Times New Roman"/>
          <w:sz w:val="24"/>
          <w:szCs w:val="24"/>
        </w:rPr>
        <w:t>01</w:t>
      </w:r>
      <w:r w:rsidRPr="00703517">
        <w:rPr>
          <w:rFonts w:ascii="Times New Roman" w:hAnsi="Times New Roman" w:cs="Times New Roman"/>
          <w:sz w:val="24"/>
          <w:szCs w:val="24"/>
        </w:rPr>
        <w:t xml:space="preserve"> (0.0 – 0.0</w:t>
      </w:r>
      <w:r w:rsidR="00986EBE" w:rsidRPr="00703517">
        <w:rPr>
          <w:rFonts w:ascii="Times New Roman" w:hAnsi="Times New Roman" w:cs="Times New Roman"/>
          <w:sz w:val="24"/>
          <w:szCs w:val="24"/>
        </w:rPr>
        <w:t>2</w:t>
      </w:r>
      <w:r w:rsidRPr="00703517">
        <w:rPr>
          <w:rFonts w:ascii="Times New Roman" w:hAnsi="Times New Roman" w:cs="Times New Roman"/>
          <w:sz w:val="24"/>
          <w:szCs w:val="24"/>
        </w:rPr>
        <w:t xml:space="preserve"> 95% CRI, South); 0.0 (0.0 – 0.0 95% CRI, Core); and 0.0 (0.0 – 0.</w:t>
      </w:r>
      <w:r w:rsidR="00986EBE" w:rsidRPr="00703517">
        <w:rPr>
          <w:rFonts w:ascii="Times New Roman" w:hAnsi="Times New Roman" w:cs="Times New Roman"/>
          <w:sz w:val="24"/>
          <w:szCs w:val="24"/>
        </w:rPr>
        <w:t>01</w:t>
      </w:r>
      <w:r w:rsidRPr="00703517">
        <w:rPr>
          <w:rFonts w:ascii="Times New Roman" w:hAnsi="Times New Roman" w:cs="Times New Roman"/>
          <w:sz w:val="24"/>
          <w:szCs w:val="24"/>
        </w:rPr>
        <w:t xml:space="preserve"> 95% CRI, North). </w:t>
      </w:r>
    </w:p>
    <w:p w14:paraId="1B348410" w14:textId="77777777" w:rsidR="00832FE8" w:rsidRPr="00703517" w:rsidRDefault="00832FE8">
      <w:pPr>
        <w:rPr>
          <w:rFonts w:ascii="Times New Roman" w:hAnsi="Times New Roman" w:cs="Times New Roman"/>
          <w:sz w:val="24"/>
          <w:szCs w:val="24"/>
        </w:rPr>
      </w:pPr>
      <w:r w:rsidRPr="00703517">
        <w:rPr>
          <w:rFonts w:ascii="Times New Roman" w:hAnsi="Times New Roman" w:cs="Times New Roman"/>
          <w:sz w:val="24"/>
          <w:szCs w:val="24"/>
        </w:rPr>
        <w:br w:type="page"/>
      </w:r>
    </w:p>
    <w:p w14:paraId="3BB86C1F" w14:textId="15E6FFB8" w:rsidR="008829E7" w:rsidRPr="00703517" w:rsidRDefault="00AB5567" w:rsidP="001A0552">
      <w:pPr>
        <w:spacing w:line="240" w:lineRule="auto"/>
        <w:jc w:val="both"/>
        <w:rPr>
          <w:rFonts w:ascii="Times New Roman" w:hAnsi="Times New Roman" w:cs="Times New Roman"/>
          <w:b/>
          <w:bCs/>
          <w:sz w:val="24"/>
          <w:szCs w:val="24"/>
        </w:rPr>
      </w:pPr>
      <w:r w:rsidRPr="00703517">
        <w:rPr>
          <w:rFonts w:ascii="Times New Roman" w:hAnsi="Times New Roman" w:cs="Times New Roman"/>
          <w:noProof/>
          <w:sz w:val="24"/>
          <w:szCs w:val="24"/>
        </w:rPr>
        <w:lastRenderedPageBreak/>
        <w:drawing>
          <wp:inline distT="0" distB="0" distL="0" distR="0" wp14:anchorId="68055832" wp14:editId="1D0395EC">
            <wp:extent cx="5486400" cy="2743200"/>
            <wp:effectExtent l="0" t="0" r="0" b="0"/>
            <wp:docPr id="58" name="Picture 58"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timeline&#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8478C32" w14:textId="77777777" w:rsidR="008829E7" w:rsidRPr="00703517" w:rsidRDefault="008829E7" w:rsidP="001A0552">
      <w:pPr>
        <w:spacing w:line="240" w:lineRule="auto"/>
        <w:jc w:val="both"/>
        <w:rPr>
          <w:rFonts w:ascii="Times New Roman" w:hAnsi="Times New Roman" w:cs="Times New Roman"/>
          <w:b/>
          <w:bCs/>
          <w:sz w:val="24"/>
          <w:szCs w:val="24"/>
        </w:rPr>
      </w:pPr>
    </w:p>
    <w:p w14:paraId="45550873" w14:textId="0EB09CB8" w:rsidR="001A0552" w:rsidRPr="00703517" w:rsidRDefault="00832FE8" w:rsidP="001A0552">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8</w:t>
      </w:r>
      <w:r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Parameter estimates for model intercept (Model D) and covariate (range-wide temperature) when predicting mean occupancy shift from the 1970s across the three geographic components of each species’ modeled range: lower/purple are parameter estimates for the southernmost part of the species’ range, middle/grey is the core/mid-latitude third of the species’ range, and upper/purple is the northernmost part of the species range. Results are shown here for the 200-kilometer precipitation analysis. </w:t>
      </w:r>
      <w:proofErr w:type="spellStart"/>
      <w:r w:rsidRPr="00703517">
        <w:rPr>
          <w:rFonts w:ascii="Times New Roman" w:hAnsi="Times New Roman" w:cs="Times New Roman"/>
          <w:sz w:val="24"/>
          <w:szCs w:val="24"/>
        </w:rPr>
        <w:t>Pagel’s</w:t>
      </w:r>
      <w:proofErr w:type="spellEnd"/>
      <w:r w:rsidRPr="00703517">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Pr="00703517">
        <w:rPr>
          <w:rFonts w:ascii="Times New Roman" w:hAnsi="Times New Roman" w:cs="Times New Roman"/>
          <w:sz w:val="24"/>
          <w:szCs w:val="24"/>
        </w:rPr>
        <w:t xml:space="preserve"> mean estimates were 0.01 (0.0 – 0.02 95% CRI, South); 0.0 (0.0 – 0.0</w:t>
      </w:r>
      <w:r w:rsidR="00A874F0" w:rsidRPr="00703517">
        <w:rPr>
          <w:rFonts w:ascii="Times New Roman" w:hAnsi="Times New Roman" w:cs="Times New Roman"/>
          <w:sz w:val="24"/>
          <w:szCs w:val="24"/>
        </w:rPr>
        <w:t>1</w:t>
      </w:r>
      <w:r w:rsidRPr="00703517">
        <w:rPr>
          <w:rFonts w:ascii="Times New Roman" w:hAnsi="Times New Roman" w:cs="Times New Roman"/>
          <w:sz w:val="24"/>
          <w:szCs w:val="24"/>
        </w:rPr>
        <w:t xml:space="preserve"> 95% CRI, Core); and 0.0 (0.0 – 0.0 95% CRI, North).</w:t>
      </w:r>
    </w:p>
    <w:p w14:paraId="7996AD6E" w14:textId="2A355097" w:rsidR="001A0552" w:rsidRPr="00703517" w:rsidRDefault="001A0552">
      <w:pPr>
        <w:spacing w:line="240" w:lineRule="auto"/>
        <w:jc w:val="both"/>
        <w:rPr>
          <w:rFonts w:ascii="Times New Roman" w:hAnsi="Times New Roman" w:cs="Times New Roman"/>
          <w:bCs/>
          <w:sz w:val="24"/>
          <w:szCs w:val="24"/>
        </w:rPr>
      </w:pPr>
    </w:p>
    <w:sectPr w:rsidR="001A0552" w:rsidRPr="0070351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slie Ries" w:date="2023-03-19T09:27:00Z" w:initials="LR">
    <w:p w14:paraId="6F89A68F" w14:textId="77777777" w:rsidR="00D35212" w:rsidRDefault="00D35212" w:rsidP="005B3604">
      <w:pPr>
        <w:pStyle w:val="CommentText"/>
      </w:pPr>
      <w:r>
        <w:rPr>
          <w:rStyle w:val="CommentReference"/>
        </w:rPr>
        <w:annotationRef/>
      </w:r>
      <w:r>
        <w:t xml:space="preserve">I appreciate your brevity in general - but as always I think you need more content here - my philosophy is that I assume many readers are approaching any paper with some gaps in critical knowledge - and giving those readers the background necessary is a service to the community. Many times, I end up needing to dial that back, but here, when using a very new method, especially one that we think fundamentally moves the needle on a whole class of modeling, I think it is important to spell out the novelty, importance and, especially, why we think it is robust - I know that you can simply refer to your paper - but only the most invested reader will actually get that paper - and probably ones that are most knowledgeable about the issue - so, in this journal, you can assume the reader is invested and knowledgeable about climate change biology in general, but not the modeling issues for species distribution models. </w:t>
      </w:r>
    </w:p>
  </w:comment>
  <w:comment w:id="1" w:author="Leslie Ries" w:date="2023-03-19T08:31:00Z" w:initials="LR">
    <w:p w14:paraId="58585967" w14:textId="329F729B" w:rsidR="005E1136" w:rsidRDefault="005E1136" w:rsidP="006E27A8">
      <w:pPr>
        <w:pStyle w:val="CommentText"/>
      </w:pPr>
      <w:r>
        <w:rPr>
          <w:rStyle w:val="CommentReference"/>
        </w:rPr>
        <w:annotationRef/>
      </w:r>
      <w:r>
        <w:t xml:space="preserve">Are these different Wagners? I've never seen first initials. Wagner et al., 2021a, Wagner et al., 2021b. </w:t>
      </w:r>
    </w:p>
  </w:comment>
  <w:comment w:id="2" w:author="Leslie Ries" w:date="2023-03-19T08:35:00Z" w:initials="LR">
    <w:p w14:paraId="66CE962A" w14:textId="77777777" w:rsidR="005E1136" w:rsidRDefault="005E1136">
      <w:pPr>
        <w:pStyle w:val="CommentText"/>
      </w:pPr>
      <w:r>
        <w:rPr>
          <w:rStyle w:val="CommentReference"/>
        </w:rPr>
        <w:annotationRef/>
      </w:r>
      <w:r>
        <w:t xml:space="preserve">This excellent ref because actually gives evidence for ecosystem decline: </w:t>
      </w:r>
    </w:p>
    <w:p w14:paraId="5C4809ED" w14:textId="77777777" w:rsidR="005E1136" w:rsidRDefault="005E1136" w:rsidP="0031116D">
      <w:pPr>
        <w:pStyle w:val="CommentText"/>
      </w:pPr>
      <w:r>
        <w:rPr>
          <w:color w:val="222222"/>
          <w:highlight w:val="white"/>
        </w:rPr>
        <w:t>Zhou, Y., Zhang, H., Liu, D., Khashaveh, A., Li, Q., Wyckhuys, K. A., &amp; Wu, K. (2023). Long-term insect censuses capture progressive loss of ecosystem functioning in East Asia. </w:t>
      </w:r>
      <w:r>
        <w:rPr>
          <w:i/>
          <w:iCs/>
          <w:color w:val="222222"/>
          <w:highlight w:val="white"/>
        </w:rPr>
        <w:t>Science Advances</w:t>
      </w:r>
      <w:r>
        <w:rPr>
          <w:color w:val="222222"/>
          <w:highlight w:val="white"/>
        </w:rPr>
        <w:t>, </w:t>
      </w:r>
      <w:r>
        <w:rPr>
          <w:i/>
          <w:iCs/>
          <w:color w:val="222222"/>
          <w:highlight w:val="white"/>
        </w:rPr>
        <w:t>9</w:t>
      </w:r>
      <w:r>
        <w:rPr>
          <w:color w:val="222222"/>
          <w:highlight w:val="white"/>
        </w:rPr>
        <w:t>(5), eade9341.</w:t>
      </w:r>
      <w:r>
        <w:t xml:space="preserve"> </w:t>
      </w:r>
    </w:p>
  </w:comment>
  <w:comment w:id="3" w:author="Leslie Ries" w:date="2023-03-19T08:37:00Z" w:initials="LR">
    <w:p w14:paraId="2B0563CD" w14:textId="77777777" w:rsidR="003C6E1A" w:rsidRDefault="003C6E1A" w:rsidP="00D763B4">
      <w:pPr>
        <w:pStyle w:val="CommentText"/>
      </w:pPr>
      <w:r>
        <w:rPr>
          <w:rStyle w:val="CommentReference"/>
        </w:rPr>
        <w:annotationRef/>
      </w:r>
      <w:r>
        <w:t xml:space="preserve">What do you mean by this - indirectly - otherwise, how can they be effected? Maybe "directly" by local conditions and indirectly by macroscale dynamics that impact local biomes. </w:t>
      </w:r>
    </w:p>
  </w:comment>
  <w:comment w:id="5" w:author="Leslie Ries" w:date="2023-03-19T08:46:00Z" w:initials="LR">
    <w:p w14:paraId="4BCBE1B9" w14:textId="77777777" w:rsidR="00396D47" w:rsidRDefault="00396D47" w:rsidP="00624CE1">
      <w:pPr>
        <w:pStyle w:val="CommentText"/>
      </w:pPr>
      <w:r>
        <w:rPr>
          <w:rStyle w:val="CommentReference"/>
        </w:rPr>
        <w:annotationRef/>
      </w:r>
      <w:r>
        <w:t xml:space="preserve">Do they not suggest this? </w:t>
      </w:r>
    </w:p>
  </w:comment>
  <w:comment w:id="6" w:author="Leslie Ries" w:date="2023-03-19T08:48:00Z" w:initials="LR">
    <w:p w14:paraId="5D5F9AAF" w14:textId="77777777" w:rsidR="00396D47" w:rsidRDefault="00396D47" w:rsidP="00BF56C4">
      <w:pPr>
        <w:pStyle w:val="CommentText"/>
      </w:pPr>
      <w:r>
        <w:rPr>
          <w:rStyle w:val="CommentReference"/>
        </w:rPr>
        <w:annotationRef/>
      </w:r>
      <w:r>
        <w:t xml:space="preserve">Folks may not realize what these barriers are. Should you say that most arctic species are associated with open habitat, so in boreal regions their movement may be seriously impeded? </w:t>
      </w:r>
    </w:p>
  </w:comment>
  <w:comment w:id="7" w:author="Leslie Ries" w:date="2023-03-19T08:51:00Z" w:initials="LR">
    <w:p w14:paraId="29040F21" w14:textId="77777777" w:rsidR="00396D47" w:rsidRDefault="00396D47" w:rsidP="00455271">
      <w:pPr>
        <w:pStyle w:val="CommentText"/>
      </w:pPr>
      <w:r>
        <w:rPr>
          <w:rStyle w:val="CommentReference"/>
        </w:rPr>
        <w:annotationRef/>
      </w:r>
      <w:r>
        <w:t xml:space="preserve">Is this the format for GCB - strange - if so, probably just ego to make sure everyone knows who they mean when they say "Wagner" - but that in the literature cited… Geeze Louise! </w:t>
      </w:r>
    </w:p>
  </w:comment>
  <w:comment w:id="8" w:author="Leslie Ries" w:date="2023-03-19T08:53:00Z" w:initials="LR">
    <w:p w14:paraId="09640B98" w14:textId="77777777" w:rsidR="00396D47" w:rsidRDefault="00396D47" w:rsidP="00DB5C23">
      <w:pPr>
        <w:pStyle w:val="CommentText"/>
      </w:pPr>
      <w:r>
        <w:rPr>
          <w:rStyle w:val="CommentReference"/>
        </w:rPr>
        <w:annotationRef/>
      </w:r>
      <w:r>
        <w:t>Or is this just a feature of your reference manager - I hope so - because people so vain!</w:t>
      </w:r>
    </w:p>
  </w:comment>
  <w:comment w:id="9" w:author="Leslie Ries" w:date="2023-03-19T08:50:00Z" w:initials="LR">
    <w:p w14:paraId="1C2F8185" w14:textId="157D8EEB" w:rsidR="00396D47" w:rsidRDefault="00396D47" w:rsidP="00FC0363">
      <w:pPr>
        <w:pStyle w:val="CommentText"/>
      </w:pPr>
      <w:r>
        <w:rPr>
          <w:rStyle w:val="CommentReference"/>
        </w:rPr>
        <w:annotationRef/>
      </w:r>
      <w:r>
        <w:t xml:space="preserve">Are you defining climate debt here - I'm not sure you need to say this, but could add a short definition, such as "climate debt for butterflies, in other words, a lag between the pace of climate change and observed species responses" - in any case, I think that a more concise and perhaps better definition. </w:t>
      </w:r>
    </w:p>
  </w:comment>
  <w:comment w:id="14" w:author="Leslie Ries" w:date="2023-03-19T08:54:00Z" w:initials="LR">
    <w:p w14:paraId="6F503E72" w14:textId="77777777" w:rsidR="00396D47" w:rsidRDefault="00396D47" w:rsidP="00090F81">
      <w:pPr>
        <w:pStyle w:val="CommentText"/>
      </w:pPr>
      <w:r>
        <w:rPr>
          <w:rStyle w:val="CommentReference"/>
        </w:rPr>
        <w:annotationRef/>
      </w:r>
      <w:r>
        <w:t>Or if you presumably say this over and over, perhaps "PO data"</w:t>
      </w:r>
    </w:p>
  </w:comment>
  <w:comment w:id="16" w:author="Leslie Ries" w:date="2023-03-19T09:04:00Z" w:initials="LR">
    <w:p w14:paraId="6671641B" w14:textId="77777777" w:rsidR="00A7686D" w:rsidRDefault="00A7686D" w:rsidP="00D91AFE">
      <w:pPr>
        <w:pStyle w:val="CommentText"/>
      </w:pPr>
      <w:r>
        <w:rPr>
          <w:rStyle w:val="CommentReference"/>
        </w:rPr>
        <w:annotationRef/>
      </w:r>
      <w:r>
        <w:t xml:space="preserve">Are both concepts worth mentioning - here I'm thinking there are known unknowns. </w:t>
      </w:r>
    </w:p>
  </w:comment>
  <w:comment w:id="17" w:author="Leslie Ries" w:date="2023-03-19T09:13:00Z" w:initials="LR">
    <w:p w14:paraId="622AE95B" w14:textId="77777777" w:rsidR="001943B0" w:rsidRDefault="001943B0" w:rsidP="002F152A">
      <w:pPr>
        <w:pStyle w:val="CommentText"/>
      </w:pPr>
      <w:r>
        <w:rPr>
          <w:rStyle w:val="CommentReference"/>
        </w:rPr>
        <w:annotationRef/>
      </w:r>
      <w:r>
        <w:t xml:space="preserve">Here, I might word as: </w:t>
      </w:r>
      <w:r>
        <w:rPr>
          <w:lang w:val="en-US"/>
        </w:rPr>
        <w:t xml:space="preserve">. Because of this, absences are unrecorded, and so these data have long been unsuitable for typical statistical models, which are largely rooted in generalized linear models. "To confront the conundrum that the most highly available distribution data usually could not be used in available models, a new class of species distribution models, based on generating "pseudoabsences" through algorithms such as MaxENT were developed and widely used (Elith et al., 2016) but often led to biased and unreliable range estimates (Guzman et al., 2021 - but is this more about fault in trends - I would also add </w:t>
      </w:r>
      <w:r>
        <w:rPr>
          <w:color w:val="222222"/>
          <w:highlight w:val="white"/>
          <w:lang w:val="en-US"/>
        </w:rPr>
        <w:t>Yackulic, C. B., Chandler, R., Zipkin, E. F., Royle, J. A., Nichols, J. D., Campbell Grant, E. H., &amp; Veran, S. (2013). Presence‐only modelling using MAXENT: when can we trust the inferences?. </w:t>
      </w:r>
      <w:r>
        <w:rPr>
          <w:i/>
          <w:iCs/>
          <w:color w:val="222222"/>
          <w:highlight w:val="white"/>
          <w:lang w:val="en-US"/>
        </w:rPr>
        <w:t>Methods in Ecology and Evolution</w:t>
      </w:r>
      <w:r>
        <w:rPr>
          <w:color w:val="222222"/>
          <w:highlight w:val="white"/>
          <w:lang w:val="en-US"/>
        </w:rPr>
        <w:t>, </w:t>
      </w:r>
      <w:r>
        <w:rPr>
          <w:i/>
          <w:iCs/>
          <w:color w:val="222222"/>
          <w:highlight w:val="white"/>
          <w:lang w:val="en-US"/>
        </w:rPr>
        <w:t>4</w:t>
      </w:r>
      <w:r>
        <w:rPr>
          <w:color w:val="222222"/>
          <w:highlight w:val="white"/>
          <w:lang w:val="en-US"/>
        </w:rPr>
        <w:t>(3), 236-243.</w:t>
      </w:r>
      <w:r>
        <w:rPr>
          <w:lang w:val="en-US"/>
        </w:rPr>
        <w:t xml:space="preserve"> ). Further, inconsistent curation meant that dubious records are often contained in massive data sets, so difficult to locate and correct (Larsen and Shirey 2021) adding to bias. </w:t>
      </w:r>
    </w:p>
  </w:comment>
  <w:comment w:id="18" w:author="Leslie Ries" w:date="2023-03-19T09:17:00Z" w:initials="LR">
    <w:p w14:paraId="5998A512" w14:textId="77777777" w:rsidR="00D35212" w:rsidRDefault="00D35212" w:rsidP="00624886">
      <w:pPr>
        <w:pStyle w:val="CommentText"/>
      </w:pPr>
      <w:r>
        <w:rPr>
          <w:rStyle w:val="CommentReference"/>
        </w:rPr>
        <w:annotationRef/>
      </w:r>
      <w:r>
        <w:t xml:space="preserve">See above suggestion - but I think in general you want to greatly expand this discussion to talk about how recently, SDMs that have traditionally been focused on defining range boundaries (and even "potential" range boundaries) - which were unreliable - have recently shifted to also using PO data to track trends in abundance, likely due to the heightened awareness of insect declines (ref).  Yet these techniques have been highly criticized for inappropriate use of GLMs without appropriately accounting for missing zeros. This is part of the "message" of this paper - you are trying to raise the bar for these types of studies. </w:t>
      </w:r>
    </w:p>
  </w:comment>
  <w:comment w:id="19" w:author="Leslie Ries" w:date="2023-03-19T09:19:00Z" w:initials="LR">
    <w:p w14:paraId="08EEBBCE" w14:textId="77777777" w:rsidR="00D35212" w:rsidRDefault="00D35212" w:rsidP="00D37839">
      <w:pPr>
        <w:pStyle w:val="CommentText"/>
      </w:pPr>
      <w:r>
        <w:rPr>
          <w:rStyle w:val="CommentReference"/>
        </w:rPr>
        <w:annotationRef/>
      </w:r>
      <w:r>
        <w:t xml:space="preserve">I might even call out some of the shoddier studies by citing the rebuttals (Ries et al, 2019, Guzman et al., 2021, Larsen and Shirey, and probably a couple from the patuxent group - Yackulic et al., probably good for this statement as well. </w:t>
      </w:r>
    </w:p>
  </w:comment>
  <w:comment w:id="20" w:author="Leslie Ries" w:date="2023-03-19T09:30:00Z" w:initials="LR">
    <w:p w14:paraId="31A49C2C" w14:textId="77777777" w:rsidR="003360F9" w:rsidRDefault="00C24AA6" w:rsidP="00352432">
      <w:pPr>
        <w:pStyle w:val="CommentText"/>
      </w:pPr>
      <w:r>
        <w:rPr>
          <w:rStyle w:val="CommentReference"/>
        </w:rPr>
        <w:annotationRef/>
      </w:r>
      <w:r w:rsidR="003360F9">
        <w:t xml:space="preserve">That is not true, right? - they have not long been used on PO data, they have long been used where repeated surveys have been done - so PA data are available. Only recently since used on PO data - that is the innovation. </w:t>
      </w:r>
    </w:p>
  </w:comment>
  <w:comment w:id="21" w:author="Leslie Ries" w:date="2023-03-19T09:35:00Z" w:initials="LR">
    <w:p w14:paraId="1E901114" w14:textId="7189541C" w:rsidR="00C24AA6" w:rsidRDefault="00C24AA6" w:rsidP="00A412E7">
      <w:pPr>
        <w:pStyle w:val="CommentText"/>
      </w:pPr>
      <w:r>
        <w:rPr>
          <w:rStyle w:val="CommentReference"/>
        </w:rPr>
        <w:annotationRef/>
      </w:r>
      <w:r>
        <w:t xml:space="preserve">Be consistent here - if you want to shift people's paradigm to think of PA as really being DN (detection-nondetection) - I will use acronym throughout to ease typing - not saying you should do this. </w:t>
      </w:r>
    </w:p>
  </w:comment>
  <w:comment w:id="22" w:author="Leslie Ries" w:date="2023-03-19T09:38:00Z" w:initials="LR">
    <w:p w14:paraId="4C277BED" w14:textId="77777777" w:rsidR="00C24AA6" w:rsidRDefault="00C24AA6" w:rsidP="003B3200">
      <w:pPr>
        <w:pStyle w:val="CommentText"/>
      </w:pPr>
      <w:r>
        <w:rPr>
          <w:rStyle w:val="CommentReference"/>
        </w:rPr>
        <w:annotationRef/>
      </w:r>
      <w:r>
        <w:t xml:space="preserve">Which of these are references to traditional occupancy models using DN data and which are refs to adapting occupancy to PO data - again, I think throughout you should make a distinction to keep reminding folks (even if subtly) that there is a distinction and actually inferring and adding zeros is both justified and obviously more powerful. </w:t>
      </w:r>
    </w:p>
  </w:comment>
  <w:comment w:id="26" w:author="Leslie Ries" w:date="2023-03-19T11:41:00Z" w:initials="LR">
    <w:p w14:paraId="6FCF6136" w14:textId="77777777" w:rsidR="002E769B" w:rsidRDefault="002E769B" w:rsidP="005E2A8C">
      <w:pPr>
        <w:pStyle w:val="CommentText"/>
      </w:pPr>
      <w:r>
        <w:rPr>
          <w:rStyle w:val="CommentReference"/>
        </w:rPr>
        <w:annotationRef/>
      </w:r>
      <w:r>
        <w:t xml:space="preserve">Gaston, K. J., Blackburn, T. M., Greenwood, J. J. D., Gregory, R. D., Quinn, R. M., and 502 Lawton, J. H. (2000). Abundance - occupancy relationships. J. Appl. Ecol., 37(Suppl. 503 1):39–59. </w:t>
      </w:r>
    </w:p>
  </w:comment>
  <w:comment w:id="32" w:author="Leslie Ries" w:date="2023-03-19T11:48:00Z" w:initials="LR">
    <w:p w14:paraId="1F1B3040" w14:textId="77777777" w:rsidR="00296FBC" w:rsidRDefault="00296FBC">
      <w:pPr>
        <w:pStyle w:val="CommentText"/>
      </w:pPr>
      <w:r>
        <w:rPr>
          <w:rStyle w:val="CommentReference"/>
        </w:rPr>
        <w:annotationRef/>
      </w:r>
      <w:r>
        <w:t>This might be a place to do a shout-out to the two groups who have developed the most statistical approaches to using survey data - and then also explored the relationship between abundance and occupancy: the CEH in UK and Shaprio and Forrister group.</w:t>
      </w:r>
    </w:p>
    <w:p w14:paraId="7116D5B2" w14:textId="77777777" w:rsidR="00296FBC" w:rsidRDefault="00296FBC">
      <w:pPr>
        <w:pStyle w:val="CommentText"/>
      </w:pPr>
    </w:p>
    <w:p w14:paraId="141114B0" w14:textId="77777777" w:rsidR="00296FBC" w:rsidRDefault="00296FBC">
      <w:pPr>
        <w:pStyle w:val="CommentText"/>
      </w:pPr>
      <w:r>
        <w:t>Thorne, J. H., O'Brien, J., Forister, M. L., &amp; Shapiro, A. M. (2006). Building phenological models from presence/absence data for a butterfly fauna. Ecological Applications, 16(5), 1842-1853.</w:t>
      </w:r>
    </w:p>
    <w:p w14:paraId="6E5363B3" w14:textId="77777777" w:rsidR="00296FBC" w:rsidRDefault="00296FBC">
      <w:pPr>
        <w:pStyle w:val="CommentText"/>
      </w:pPr>
    </w:p>
    <w:p w14:paraId="1024B9F9" w14:textId="77777777" w:rsidR="00296FBC" w:rsidRDefault="00296FBC">
      <w:pPr>
        <w:pStyle w:val="CommentText"/>
      </w:pPr>
      <w:r>
        <w:t>Dennis, E. B., Brereton, T. M., Morgan, B. J., Fox, R., Shortall, C. R., Prescott, T., &amp; Foster, S. (2019). Trends and indicators for quantifying moth abundance and occupancy in Scotland. Journal of Insect Conservation, 23, 369-380.</w:t>
      </w:r>
    </w:p>
    <w:p w14:paraId="6BFF4751" w14:textId="77777777" w:rsidR="00296FBC" w:rsidRDefault="00296FBC">
      <w:pPr>
        <w:pStyle w:val="CommentText"/>
      </w:pPr>
    </w:p>
    <w:p w14:paraId="3B5FE1AB" w14:textId="77777777" w:rsidR="00296FBC" w:rsidRDefault="00296FBC">
      <w:pPr>
        <w:pStyle w:val="CommentText"/>
      </w:pPr>
      <w:r>
        <w:t xml:space="preserve">This slightly different - but here is a field test that shows you can track abundance using PO data (with validation from survey data). </w:t>
      </w:r>
    </w:p>
    <w:p w14:paraId="68611EAE" w14:textId="77777777" w:rsidR="00296FBC" w:rsidRDefault="00296FBC">
      <w:pPr>
        <w:pStyle w:val="CommentText"/>
      </w:pPr>
    </w:p>
    <w:p w14:paraId="70E2F6F0" w14:textId="77777777" w:rsidR="00296FBC" w:rsidRDefault="00296FBC">
      <w:pPr>
        <w:pStyle w:val="CommentText"/>
      </w:pPr>
      <w:r>
        <w:t>Casner, K. L., Forister, M. L., Ram, K., &amp; Shapiro, A. M. (2014). The utility of repeated presence data as a surrogate for counts: a case study using butterflies. Journal of Insect Conservation, 18, 13-27.+</w:t>
      </w:r>
    </w:p>
    <w:p w14:paraId="4E284D72" w14:textId="77777777" w:rsidR="00296FBC" w:rsidRDefault="00296FBC">
      <w:pPr>
        <w:pStyle w:val="CommentText"/>
      </w:pPr>
    </w:p>
    <w:p w14:paraId="7B2FFCC8" w14:textId="77777777" w:rsidR="00296FBC" w:rsidRDefault="00296FBC">
      <w:pPr>
        <w:pStyle w:val="CommentText"/>
      </w:pPr>
      <w:r>
        <w:t xml:space="preserve">BUT This study showed that correlations NOT high for occupancy and abundance. </w:t>
      </w:r>
    </w:p>
    <w:p w14:paraId="7B0173D9" w14:textId="77777777" w:rsidR="00296FBC" w:rsidRDefault="00296FBC">
      <w:pPr>
        <w:pStyle w:val="CommentText"/>
      </w:pPr>
    </w:p>
    <w:p w14:paraId="41585780" w14:textId="77777777" w:rsidR="00296FBC" w:rsidRDefault="00296FBC" w:rsidP="00CD0509">
      <w:pPr>
        <w:pStyle w:val="CommentText"/>
      </w:pPr>
      <w:r>
        <w:t>Dennis, E. B., Brereton, T. M., Morgan, B. J., Fox, R., Shortall, C. R., Prescott, T., &amp; Foster, S. (2019). Trends and indicators for quantifying moth abundance and occupancy in Scotland. Journal of Insect Conservation, 23, 369-380.</w:t>
      </w:r>
    </w:p>
  </w:comment>
  <w:comment w:id="23" w:author="Leslie Ries" w:date="2023-03-19T11:42:00Z" w:initials="LR">
    <w:p w14:paraId="24145C61" w14:textId="2CD06481" w:rsidR="002E769B" w:rsidRDefault="002E769B" w:rsidP="004A7D44">
      <w:pPr>
        <w:pStyle w:val="CommentText"/>
      </w:pPr>
      <w:r>
        <w:rPr>
          <w:rStyle w:val="CommentReference"/>
        </w:rPr>
        <w:annotationRef/>
      </w:r>
      <w:r>
        <w:t>I think this is a really important point, some may not know that these occupancy and abundance are highly correlated (when species are not common and widely distributed)</w:t>
      </w:r>
    </w:p>
  </w:comment>
  <w:comment w:id="45" w:author="Leslie Ries" w:date="2023-03-19T12:35:00Z" w:initials="LR">
    <w:p w14:paraId="135D5877" w14:textId="2D1DF6A1" w:rsidR="00863C69" w:rsidRDefault="00863C69" w:rsidP="00593974">
      <w:pPr>
        <w:pStyle w:val="CommentText"/>
      </w:pPr>
      <w:r>
        <w:rPr>
          <w:rStyle w:val="CommentReference"/>
        </w:rPr>
        <w:annotationRef/>
      </w:r>
      <w:r>
        <w:t xml:space="preserve">Did crozier really find this? I thought she just studied one species. </w:t>
      </w:r>
    </w:p>
  </w:comment>
  <w:comment w:id="47" w:author="Leslie Ries" w:date="2023-03-19T12:37:00Z" w:initials="LR">
    <w:p w14:paraId="00B30486" w14:textId="77777777" w:rsidR="00863C69" w:rsidRDefault="00863C69" w:rsidP="00486605">
      <w:pPr>
        <w:pStyle w:val="CommentText"/>
      </w:pPr>
      <w:r>
        <w:rPr>
          <w:rStyle w:val="CommentReference"/>
        </w:rPr>
        <w:annotationRef/>
      </w:r>
      <w:r>
        <w:t xml:space="preserve">Again - just one species - not a comparison between cold and warm adapted species. Did Breed et al. 2013 find this? That was a comparison between southern and northern distributed species. Also, are there any community-wide analyses from UK or Finland. I think you need to stick with community-wide analyses that have a comparative component. In the discussion you can point to these more mechanistic studies to explain the patterns you observed. </w:t>
      </w:r>
    </w:p>
  </w:comment>
  <w:comment w:id="46" w:author="Leslie Ries" w:date="2023-03-19T12:33:00Z" w:initials="LR">
    <w:p w14:paraId="447BBFCF" w14:textId="01A97EF5" w:rsidR="00863C69" w:rsidRDefault="00863C69" w:rsidP="005800A8">
      <w:pPr>
        <w:pStyle w:val="CommentText"/>
      </w:pPr>
      <w:r>
        <w:rPr>
          <w:rStyle w:val="CommentReference"/>
        </w:rPr>
        <w:annotationRef/>
      </w:r>
      <w:r>
        <w:t xml:space="preserve">Is this really your hypothesis - why not that all species are shifting north? If you did not have an a priori hypothesis - why not present competing hypotheses - no apparent change (may be a lag), both cold and warm adapted species shifting north, or just one or the other. Even if the totality of other studies suggest that one of these more common (warm but not cold) you can mention that. But think carefully back to when you started - did you really have the specific hypothesis that just warm species would shift north and not cold? </w:t>
      </w:r>
    </w:p>
  </w:comment>
  <w:comment w:id="48" w:author="Leslie Ries" w:date="2023-03-19T12:40:00Z" w:initials="LR">
    <w:p w14:paraId="31D0A3DD" w14:textId="77777777" w:rsidR="00893AFD" w:rsidRDefault="00893AFD" w:rsidP="00472304">
      <w:pPr>
        <w:pStyle w:val="CommentText"/>
      </w:pPr>
      <w:r>
        <w:rPr>
          <w:rStyle w:val="CommentReference"/>
        </w:rPr>
        <w:annotationRef/>
      </w:r>
      <w:r>
        <w:t xml:space="preserve">This reads like methods - I might frame these as goals. 1) look at overall occupancy dynamics, 2) examine specifically in northern, middle and southern portions of their above-45 range, 3) examine the role of traits. Then you can be specific about your methods to explore each of these questions. To this I might consider adding: "Finally, as the first large-scale implementation of this modeling approach, our goal was to determine model behavior using real on-the-ground data" BUT maybe this isn't a good idea. </w:t>
      </w:r>
    </w:p>
  </w:comment>
  <w:comment w:id="49" w:author="Leslie Ries" w:date="2023-03-19T12:47:00Z" w:initials="LR">
    <w:p w14:paraId="08BAE2F3" w14:textId="77777777" w:rsidR="001A4C61" w:rsidRDefault="00893AFD" w:rsidP="00C96EC1">
      <w:pPr>
        <w:pStyle w:val="CommentText"/>
      </w:pPr>
      <w:r>
        <w:rPr>
          <w:rStyle w:val="CommentReference"/>
        </w:rPr>
        <w:annotationRef/>
      </w:r>
      <w:r w:rsidR="001A4C61">
        <w:t xml:space="preserve">This feel like more background and not actually methods - so I would consider having a subheading (officially part of intro) on occupancy modeling using PO data - move most of that language from above here.  But think about how this makes most sense because the way I read this - you have a paragraph above and a paragraph here about use of PO data in O-D models - and it seems like there should be 1-2 paragraphs somewhere - but not in two places. </w:t>
      </w:r>
    </w:p>
  </w:comment>
  <w:comment w:id="50" w:author="Leslie Ries" w:date="2023-03-19T12:52:00Z" w:initials="LR">
    <w:p w14:paraId="2DF7D534" w14:textId="796AD094" w:rsidR="001A4C61" w:rsidRDefault="001A4C61">
      <w:pPr>
        <w:pStyle w:val="CommentText"/>
      </w:pPr>
      <w:r>
        <w:rPr>
          <w:rStyle w:val="CommentReference"/>
        </w:rPr>
        <w:annotationRef/>
      </w:r>
      <w:r>
        <w:rPr>
          <w:color w:val="222222"/>
          <w:highlight w:val="white"/>
        </w:rPr>
        <w:t>Zipkin, E. F., Royle, J. A., Dawson, D. K., &amp; Bates, S. (2010). Multi-species occurrence models to evaluate the effects of conservation and management actions. </w:t>
      </w:r>
      <w:r>
        <w:rPr>
          <w:i/>
          <w:iCs/>
          <w:color w:val="222222"/>
          <w:highlight w:val="white"/>
        </w:rPr>
        <w:t>Biological Conservation</w:t>
      </w:r>
      <w:r>
        <w:rPr>
          <w:color w:val="222222"/>
          <w:highlight w:val="white"/>
        </w:rPr>
        <w:t>, </w:t>
      </w:r>
      <w:r>
        <w:rPr>
          <w:i/>
          <w:iCs/>
          <w:color w:val="222222"/>
          <w:highlight w:val="white"/>
        </w:rPr>
        <w:t>143</w:t>
      </w:r>
      <w:r>
        <w:rPr>
          <w:color w:val="222222"/>
          <w:highlight w:val="white"/>
        </w:rPr>
        <w:t>(2), 479-484.</w:t>
      </w:r>
      <w:r>
        <w:t xml:space="preserve"> </w:t>
      </w:r>
    </w:p>
    <w:p w14:paraId="17BAFF97" w14:textId="77777777" w:rsidR="001A4C61" w:rsidRDefault="001A4C61">
      <w:pPr>
        <w:pStyle w:val="CommentText"/>
      </w:pPr>
    </w:p>
    <w:p w14:paraId="6DA8C245" w14:textId="77777777" w:rsidR="001A4C61" w:rsidRDefault="001A4C61" w:rsidP="00BA6860">
      <w:pPr>
        <w:pStyle w:val="CommentText"/>
      </w:pPr>
      <w:r>
        <w:t xml:space="preserve">I have a tendency to be very careful about citing our colleagues when they have a paper that is highly relevant. I think it is respectful - but also an important aspect of maintaining close ties. But that is just me! </w:t>
      </w:r>
    </w:p>
  </w:comment>
  <w:comment w:id="51" w:author="Leslie Ries" w:date="2023-03-19T12:53:00Z" w:initials="LR">
    <w:p w14:paraId="5C3FB035" w14:textId="77777777" w:rsidR="001A4C61" w:rsidRDefault="001A4C61" w:rsidP="00865711">
      <w:pPr>
        <w:pStyle w:val="CommentText"/>
      </w:pPr>
      <w:r>
        <w:rPr>
          <w:rStyle w:val="CommentReference"/>
        </w:rPr>
        <w:annotationRef/>
      </w:r>
      <w:r>
        <w:t xml:space="preserve">Again - is this the guidance of GCB - I know some journals have you mention 2nd author in multi-authored papers now (another ridiculous new tradition) but do you do this consistently throughout? </w:t>
      </w:r>
    </w:p>
  </w:comment>
  <w:comment w:id="52" w:author="Leslie Ries" w:date="2023-03-19T13:44:00Z" w:initials="LR">
    <w:p w14:paraId="32F10395" w14:textId="77777777" w:rsidR="00DF427B" w:rsidRDefault="00DF427B" w:rsidP="008078F7">
      <w:pPr>
        <w:pStyle w:val="CommentText"/>
      </w:pPr>
      <w:r>
        <w:rPr>
          <w:rStyle w:val="CommentReference"/>
        </w:rPr>
        <w:annotationRef/>
      </w:r>
      <w:r>
        <w:t>Pixels?</w:t>
      </w:r>
    </w:p>
  </w:comment>
  <w:comment w:id="53" w:author="Leslie Ries" w:date="2023-03-19T13:05:00Z" w:initials="LR">
    <w:p w14:paraId="473FB1BA" w14:textId="60CF519B" w:rsidR="00B57403" w:rsidRDefault="00B57403" w:rsidP="00DE5B46">
      <w:pPr>
        <w:pStyle w:val="CommentText"/>
      </w:pPr>
      <w:r>
        <w:rPr>
          <w:rStyle w:val="CommentReference"/>
        </w:rPr>
        <w:annotationRef/>
      </w:r>
      <w:r>
        <w:t xml:space="preserve">But only after you gathered distribution data right? You don't include species that you should have seen but didn't? So this reads kind of backwards. </w:t>
      </w:r>
    </w:p>
  </w:comment>
  <w:comment w:id="54" w:author="Leslie Ries" w:date="2023-03-19T13:09:00Z" w:initials="LR">
    <w:p w14:paraId="2C934E21" w14:textId="77777777" w:rsidR="00B57403" w:rsidRDefault="00B57403" w:rsidP="00B81010">
      <w:pPr>
        <w:pStyle w:val="CommentText"/>
      </w:pPr>
      <w:r>
        <w:rPr>
          <w:rStyle w:val="CommentReference"/>
        </w:rPr>
        <w:annotationRef/>
      </w:r>
      <w:r>
        <w:t xml:space="preserve">Why - I think you need to justify this decision - presumably the expansive field of zeros going off into forever would mess up the analysis - but again, just a sentence about why. </w:t>
      </w:r>
    </w:p>
  </w:comment>
  <w:comment w:id="55" w:author="Leslie Ries" w:date="2023-03-19T13:11:00Z" w:initials="LR">
    <w:p w14:paraId="76DBDF51" w14:textId="77777777" w:rsidR="00B57403" w:rsidRDefault="00B57403" w:rsidP="00FF3F63">
      <w:pPr>
        <w:pStyle w:val="CommentText"/>
      </w:pPr>
      <w:r>
        <w:rPr>
          <w:rStyle w:val="CommentReference"/>
        </w:rPr>
        <w:annotationRef/>
      </w:r>
      <w:r>
        <w:t xml:space="preserve">Was this for the entire species' range? Presumably yes - so you should say this since later ranges are largely defined as truncated at 45N. </w:t>
      </w:r>
    </w:p>
  </w:comment>
  <w:comment w:id="56" w:author="Leslie Ries" w:date="2023-03-19T13:13:00Z" w:initials="LR">
    <w:p w14:paraId="2928378E" w14:textId="77777777" w:rsidR="00FA49F2" w:rsidRDefault="00FA49F2" w:rsidP="00304C32">
      <w:pPr>
        <w:pStyle w:val="CommentText"/>
      </w:pPr>
      <w:r>
        <w:rPr>
          <w:rStyle w:val="CommentReference"/>
        </w:rPr>
        <w:annotationRef/>
      </w:r>
      <w:r>
        <w:t xml:space="preserve">Where did you get this - did you use a "trimmed" phylogeny already constructed (presumably from our ButterflyNet project) or was a de novo one constructed specifically for this project. If so, how. </w:t>
      </w:r>
    </w:p>
  </w:comment>
  <w:comment w:id="58" w:author="Leslie Ries" w:date="2023-03-19T13:18:00Z" w:initials="LR">
    <w:p w14:paraId="15C2A39E" w14:textId="77777777" w:rsidR="00FA49F2" w:rsidRDefault="00FA49F2" w:rsidP="00C361CA">
      <w:pPr>
        <w:pStyle w:val="CommentText"/>
      </w:pPr>
      <w:r>
        <w:rPr>
          <w:rStyle w:val="CommentReference"/>
        </w:rPr>
        <w:annotationRef/>
      </w:r>
      <w:r>
        <w:t xml:space="preserve">Did you really only extract species known to exist above 45N - does that mean if a "stray" was observed up north - it would count towards community sample metric or if &gt;2 species seen in a bin? I think that is fine - but if so - just clarify. </w:t>
      </w:r>
    </w:p>
  </w:comment>
  <w:comment w:id="59" w:author="Leslie Ries" w:date="2023-03-19T13:15:00Z" w:initials="LR">
    <w:p w14:paraId="47F30B22" w14:textId="540E714F" w:rsidR="00FA49F2" w:rsidRDefault="00FA49F2" w:rsidP="005A7ED0">
      <w:pPr>
        <w:pStyle w:val="CommentText"/>
      </w:pPr>
      <w:r>
        <w:rPr>
          <w:rStyle w:val="CommentReference"/>
        </w:rPr>
        <w:annotationRef/>
      </w:r>
      <w:r>
        <w:t xml:space="preserve">Does your data have a DOI - if so, I'm not sure about whether that would normally be in the main text. </w:t>
      </w:r>
    </w:p>
  </w:comment>
  <w:comment w:id="63" w:author="Leslie Ries" w:date="2023-03-19T13:16:00Z" w:initials="LR">
    <w:p w14:paraId="11693C36" w14:textId="77777777" w:rsidR="00FA49F2" w:rsidRDefault="00FA49F2" w:rsidP="00124DCF">
      <w:pPr>
        <w:pStyle w:val="CommentText"/>
      </w:pPr>
      <w:r>
        <w:rPr>
          <w:rStyle w:val="CommentReference"/>
        </w:rPr>
        <w:annotationRef/>
      </w:r>
      <w:r>
        <w:t xml:space="preserve">Meaning a record for the same individual specimen? I would be specific here. </w:t>
      </w:r>
    </w:p>
  </w:comment>
  <w:comment w:id="57" w:author="Leslie Ries" w:date="2023-03-19T16:09:00Z" w:initials="LR">
    <w:p w14:paraId="7E0FFBD7" w14:textId="77777777" w:rsidR="00DD2ABE" w:rsidRDefault="00DD2ABE" w:rsidP="00AE1EFF">
      <w:pPr>
        <w:pStyle w:val="CommentText"/>
      </w:pPr>
      <w:r>
        <w:rPr>
          <w:rStyle w:val="CommentReference"/>
        </w:rPr>
        <w:annotationRef/>
      </w:r>
      <w:r>
        <w:t>Here - I think you can say specifically how many you found - and how they shifted over time and refer to Fig. 1b,c - but then you may need to promote the climate section above this one since climate trend shown in Fig. 1a</w:t>
      </w:r>
    </w:p>
  </w:comment>
  <w:comment w:id="64" w:author="Leslie Ries" w:date="2023-03-19T13:20:00Z" w:initials="LR">
    <w:p w14:paraId="313D9E37" w14:textId="28B9326B" w:rsidR="00FA49F2" w:rsidRDefault="00FA49F2" w:rsidP="00F22063">
      <w:pPr>
        <w:pStyle w:val="CommentText"/>
      </w:pPr>
      <w:r>
        <w:rPr>
          <w:rStyle w:val="CommentReference"/>
        </w:rPr>
        <w:annotationRef/>
      </w:r>
      <w:r>
        <w:t xml:space="preserve">I'm curious about how this works - do you provide the backbone and the synonymies and then it performs all the translations? </w:t>
      </w:r>
    </w:p>
  </w:comment>
  <w:comment w:id="65" w:author="Leslie Ries" w:date="2023-03-19T13:20:00Z" w:initials="LR">
    <w:p w14:paraId="2FBF384D" w14:textId="77777777" w:rsidR="00FA49F2" w:rsidRDefault="00FA49F2" w:rsidP="00A31DD8">
      <w:pPr>
        <w:pStyle w:val="CommentText"/>
      </w:pPr>
      <w:r>
        <w:rPr>
          <w:rStyle w:val="CommentReference"/>
        </w:rPr>
        <w:annotationRef/>
      </w:r>
      <w:r>
        <w:t>Might be good to say what percentage of records were not resolvable since that will add more bias - but I assume this number was exceedingly small!</w:t>
      </w:r>
    </w:p>
  </w:comment>
  <w:comment w:id="66" w:author="Leslie Ries" w:date="2023-03-19T13:21:00Z" w:initials="LR">
    <w:p w14:paraId="2F4FD914" w14:textId="77777777" w:rsidR="009830EE" w:rsidRDefault="00FA49F2" w:rsidP="00DF73F3">
      <w:pPr>
        <w:pStyle w:val="CommentText"/>
      </w:pPr>
      <w:r>
        <w:rPr>
          <w:rStyle w:val="CommentReference"/>
        </w:rPr>
        <w:annotationRef/>
      </w:r>
      <w:r w:rsidR="009830EE">
        <w:t xml:space="preserve">Again - how many records to this include? For instance - how did you deal with something like Celastrina complex (my favorite example) - any Celastrina above 45N would have 99% chance of being lucia - but until recently - many records probably recorded as C. ladon - and I'm not sure if you counted this as taxonomic ambiguity. </w:t>
      </w:r>
    </w:p>
  </w:comment>
  <w:comment w:id="67" w:author="Leslie Ries" w:date="2023-03-19T13:26:00Z" w:initials="LR">
    <w:p w14:paraId="543853ED" w14:textId="77777777" w:rsidR="009830EE" w:rsidRDefault="009830EE" w:rsidP="005A3574">
      <w:pPr>
        <w:pStyle w:val="CommentText"/>
      </w:pPr>
      <w:r>
        <w:rPr>
          <w:rStyle w:val="CommentReference"/>
        </w:rPr>
        <w:annotationRef/>
      </w:r>
      <w:r>
        <w:t>So how many species were excluded on this basis - and then are you restricting inference to only relatively "common" species?</w:t>
      </w:r>
    </w:p>
  </w:comment>
  <w:comment w:id="68" w:author="Leslie Ries" w:date="2023-03-19T13:27:00Z" w:initials="LR">
    <w:p w14:paraId="1CF9AE42" w14:textId="77777777" w:rsidR="009830EE" w:rsidRDefault="009830EE" w:rsidP="002E05BF">
      <w:pPr>
        <w:pStyle w:val="CommentText"/>
      </w:pPr>
      <w:r>
        <w:rPr>
          <w:rStyle w:val="CommentReference"/>
        </w:rPr>
        <w:annotationRef/>
      </w:r>
      <w:r>
        <w:t>Also - once again, does this mean that those records didn't count towards "community" metric or &gt;2 threshold?</w:t>
      </w:r>
    </w:p>
  </w:comment>
  <w:comment w:id="69" w:author="Leslie Ries" w:date="2023-03-19T13:27:00Z" w:initials="LR">
    <w:p w14:paraId="50CC002D" w14:textId="77777777" w:rsidR="009830EE" w:rsidRDefault="009830EE" w:rsidP="0024594B">
      <w:pPr>
        <w:pStyle w:val="CommentText"/>
      </w:pPr>
      <w:r>
        <w:rPr>
          <w:rStyle w:val="CommentReference"/>
        </w:rPr>
        <w:annotationRef/>
      </w:r>
      <w:r>
        <w:t xml:space="preserve">Same thing - removed as focal species for analysis - or entire data set? </w:t>
      </w:r>
    </w:p>
  </w:comment>
  <w:comment w:id="70" w:author="Leslie Ries" w:date="2023-03-19T13:29:00Z" w:initials="LR">
    <w:p w14:paraId="482284CD" w14:textId="77777777" w:rsidR="009830EE" w:rsidRDefault="009830EE" w:rsidP="00980623">
      <w:pPr>
        <w:pStyle w:val="CommentText"/>
      </w:pPr>
      <w:r>
        <w:rPr>
          <w:rStyle w:val="CommentReference"/>
        </w:rPr>
        <w:annotationRef/>
      </w:r>
      <w:r>
        <w:t xml:space="preserve">Where did you get these maps from - MOL I assume - or was it from Rob - but even if so - if they are the same maps on MOL - I think you need to say this specifically. </w:t>
      </w:r>
    </w:p>
  </w:comment>
  <w:comment w:id="71" w:author="Leslie Ries" w:date="2023-03-19T13:31:00Z" w:initials="LR">
    <w:p w14:paraId="57C72127" w14:textId="77777777" w:rsidR="009830EE" w:rsidRDefault="009830EE" w:rsidP="00667454">
      <w:pPr>
        <w:pStyle w:val="CommentText"/>
      </w:pPr>
      <w:r>
        <w:rPr>
          <w:rStyle w:val="CommentReference"/>
        </w:rPr>
        <w:annotationRef/>
      </w:r>
      <w:r>
        <w:t xml:space="preserve">Is this the same as WorldClim? If so, then it is WorldClim2 right? I would say that if so. </w:t>
      </w:r>
    </w:p>
  </w:comment>
  <w:comment w:id="73" w:author="Leslie Ries" w:date="2023-03-19T13:33:00Z" w:initials="LR">
    <w:p w14:paraId="784B7F84" w14:textId="77777777" w:rsidR="00702465" w:rsidRDefault="00702465" w:rsidP="00064D1A">
      <w:pPr>
        <w:pStyle w:val="CommentText"/>
      </w:pPr>
      <w:r>
        <w:rPr>
          <w:rStyle w:val="CommentReference"/>
        </w:rPr>
        <w:annotationRef/>
      </w:r>
      <w:r>
        <w:t xml:space="preserve">Be careful that you try and condense language so you only have to say things once wherever possible - so you mention gathering trait data above - so just put in one place. </w:t>
      </w:r>
    </w:p>
  </w:comment>
  <w:comment w:id="74" w:author="Leslie Ries" w:date="2023-03-19T13:40:00Z" w:initials="LR">
    <w:p w14:paraId="684AEE5B" w14:textId="77777777" w:rsidR="00702465" w:rsidRDefault="00702465" w:rsidP="00FC1C04">
      <w:pPr>
        <w:pStyle w:val="CommentText"/>
      </w:pPr>
      <w:r>
        <w:rPr>
          <w:rStyle w:val="CommentReference"/>
        </w:rPr>
        <w:annotationRef/>
      </w:r>
      <w:r>
        <w:t xml:space="preserve">Are there any references that give any sense about how much land cover has changed during that period above 45 - or even just in Canada - since that might assuage people's concern about this loss of environmental data. Also - pesticides are increasingly included in analyses - so presumably those data are not available either. Ultimately, not including these may muddy the results, but they shouldn't bias them. If there is a strong relationship between land cover and temperature or precipitation, you couldn't separate them anyway - so persnickety people may be tempted to ding you for this - so maybe a good idea to try and deflect that in your text.  </w:t>
      </w:r>
    </w:p>
  </w:comment>
  <w:comment w:id="76" w:author="Vaughn Shirey" w:date="2023-03-08T15:58:00Z" w:initials="VS">
    <w:p w14:paraId="36F64790" w14:textId="798B3A6F" w:rsidR="00C43D2B" w:rsidRDefault="00C43D2B" w:rsidP="00CD4C1A">
      <w:pPr>
        <w:pStyle w:val="CommentText"/>
      </w:pPr>
      <w:r>
        <w:rPr>
          <w:rStyle w:val="CommentReference"/>
        </w:rPr>
        <w:annotationRef/>
      </w:r>
      <w:r>
        <w:t>@Naresh?</w:t>
      </w:r>
    </w:p>
  </w:comment>
  <w:comment w:id="79" w:author="Leslie Ries" w:date="2023-03-19T13:41:00Z" w:initials="LR">
    <w:p w14:paraId="19AF6049" w14:textId="77777777" w:rsidR="00702465" w:rsidRDefault="00702465" w:rsidP="00253DC3">
      <w:pPr>
        <w:pStyle w:val="CommentText"/>
      </w:pPr>
      <w:r>
        <w:rPr>
          <w:rStyle w:val="CommentReference"/>
        </w:rPr>
        <w:annotationRef/>
      </w:r>
      <w:r>
        <w:t xml:space="preserve">Harmonized? </w:t>
      </w:r>
    </w:p>
  </w:comment>
  <w:comment w:id="80" w:author="Leslie Ries" w:date="2023-03-19T13:43:00Z" w:initials="LR">
    <w:p w14:paraId="07FC6FC3" w14:textId="77777777" w:rsidR="00DF427B" w:rsidRDefault="00DF427B" w:rsidP="00F351AD">
      <w:pPr>
        <w:pStyle w:val="CommentText"/>
      </w:pPr>
      <w:r>
        <w:rPr>
          <w:rStyle w:val="CommentReference"/>
        </w:rPr>
        <w:annotationRef/>
      </w:r>
      <w:r>
        <w:t xml:space="preserve">So each five year bin - or yearly bins? </w:t>
      </w:r>
    </w:p>
  </w:comment>
  <w:comment w:id="81" w:author="Leslie Ries" w:date="2023-03-19T13:42:00Z" w:initials="LR">
    <w:p w14:paraId="7E9DD14C" w14:textId="77777777" w:rsidR="00DF427B" w:rsidRDefault="00702465" w:rsidP="00A7165F">
      <w:pPr>
        <w:pStyle w:val="CommentText"/>
      </w:pPr>
      <w:r>
        <w:rPr>
          <w:rStyle w:val="CommentReference"/>
        </w:rPr>
        <w:annotationRef/>
      </w:r>
      <w:r w:rsidR="00DF427B">
        <w:t>I don't understand what this means. Do you mean only calculated occupancy pixels where you had sufficient butterfly data to run the model?</w:t>
      </w:r>
    </w:p>
  </w:comment>
  <w:comment w:id="82" w:author="Leslie Ries" w:date="2023-03-19T13:48:00Z" w:initials="LR">
    <w:p w14:paraId="382FCE17" w14:textId="77777777" w:rsidR="00DF427B" w:rsidRDefault="00DF427B" w:rsidP="003D2004">
      <w:pPr>
        <w:pStyle w:val="CommentText"/>
      </w:pPr>
      <w:r>
        <w:rPr>
          <w:rStyle w:val="CommentReference"/>
        </w:rPr>
        <w:annotationRef/>
      </w:r>
      <w:r>
        <w:t xml:space="preserve">So not every pixel in the climate data was available - presumably due to convergence problems there? If so, you need to be more clear that northern climate data tends to have more missing cells because of sparser weather stations. Again, here you might want to give a sense of how much missing data - if the maximum number of weather pixels in one of your occupancy pixels is 10 (let's say) - what is the mean number of populated pixels for each cell?  </w:t>
      </w:r>
    </w:p>
  </w:comment>
  <w:comment w:id="84" w:author="Leslie Ries" w:date="2023-03-19T13:50:00Z" w:initials="LR">
    <w:p w14:paraId="2A5A9D9D" w14:textId="77777777" w:rsidR="00DF427B" w:rsidRDefault="00DF427B" w:rsidP="005A4A38">
      <w:pPr>
        <w:pStyle w:val="CommentText"/>
      </w:pPr>
      <w:r>
        <w:rPr>
          <w:rStyle w:val="CommentReference"/>
        </w:rPr>
        <w:annotationRef/>
      </w:r>
      <w:r>
        <w:t xml:space="preserve">I might have added some of this language above, so again, be conscious of having too-repetitive language - however, I think it is worth mentioning in the introduction that the specific (or at least dominant) advancement of your method is the way you explicitly infer zeros. </w:t>
      </w:r>
    </w:p>
  </w:comment>
  <w:comment w:id="90" w:author="Leslie Ries" w:date="2023-03-19T13:51:00Z" w:initials="LR">
    <w:p w14:paraId="2E72E944" w14:textId="77777777" w:rsidR="00DF427B" w:rsidRDefault="00DF427B" w:rsidP="0096632F">
      <w:pPr>
        <w:pStyle w:val="CommentText"/>
      </w:pPr>
      <w:r>
        <w:rPr>
          <w:rStyle w:val="CommentReference"/>
        </w:rPr>
        <w:annotationRef/>
      </w:r>
      <w:r>
        <w:t xml:space="preserve">I would really avoid - or entirely nix the word "visit" since I think it might be construed as either confusing or disingenuous. </w:t>
      </w:r>
    </w:p>
  </w:comment>
  <w:comment w:id="91" w:author="Leslie Ries" w:date="2023-03-19T13:54:00Z" w:initials="LR">
    <w:p w14:paraId="3B00FCB8" w14:textId="77777777" w:rsidR="00DD1E02" w:rsidRDefault="00DD1E02" w:rsidP="00C400F6">
      <w:pPr>
        <w:pStyle w:val="CommentText"/>
      </w:pPr>
      <w:r>
        <w:rPr>
          <w:rStyle w:val="CommentReference"/>
        </w:rPr>
        <w:annotationRef/>
      </w:r>
      <w:r>
        <w:t>This is one of those cases where a term that you came to use over the many years you were developing this method is maybe not the best one to use in the actual paper. We need another word - perhaps "detection interval" (hereafter "stops" or maybe visit ok if you say "visits")</w:t>
      </w:r>
    </w:p>
  </w:comment>
  <w:comment w:id="89" w:author="Leslie Ries" w:date="2023-03-19T13:55:00Z" w:initials="LR">
    <w:p w14:paraId="658DBDD9" w14:textId="77777777" w:rsidR="00DD1E02" w:rsidRDefault="00DD1E02" w:rsidP="000708ED">
      <w:pPr>
        <w:pStyle w:val="CommentText"/>
      </w:pPr>
      <w:r>
        <w:rPr>
          <w:rStyle w:val="CommentReference"/>
        </w:rPr>
        <w:annotationRef/>
      </w:r>
      <w:r>
        <w:t xml:space="preserve">Spatio-temporal bin - but this is the 1-yr bin right? Have you even mentioned this? </w:t>
      </w:r>
    </w:p>
  </w:comment>
  <w:comment w:id="95" w:author="Leslie Ries" w:date="2023-03-19T14:01:00Z" w:initials="LR">
    <w:p w14:paraId="698D57AB" w14:textId="77777777" w:rsidR="00DD1E02" w:rsidRDefault="00DD1E02" w:rsidP="0053534B">
      <w:pPr>
        <w:pStyle w:val="CommentText"/>
      </w:pPr>
      <w:r>
        <w:rPr>
          <w:rStyle w:val="CommentReference"/>
        </w:rPr>
        <w:annotationRef/>
      </w:r>
      <w:r>
        <w:t xml:space="preserve">I don't think you need to say this since it is implied - or really actually said - in the prior sentence. </w:t>
      </w:r>
    </w:p>
  </w:comment>
  <w:comment w:id="96" w:author="Leslie Ries" w:date="2023-03-19T14:00:00Z" w:initials="LR">
    <w:p w14:paraId="1B0D1ED6" w14:textId="5019BCB2" w:rsidR="00DD1E02" w:rsidRDefault="00DD1E02" w:rsidP="00E979AC">
      <w:pPr>
        <w:pStyle w:val="CommentText"/>
      </w:pPr>
      <w:r>
        <w:rPr>
          <w:rStyle w:val="CommentReference"/>
        </w:rPr>
        <w:annotationRef/>
      </w:r>
      <w:r>
        <w:t xml:space="preserve">This is really confusing - because it seems to me that you are confusing the community sampling criteria - from the &gt;2 species criteria - or at least describing them in a way where it won't be clear to readers. </w:t>
      </w:r>
    </w:p>
  </w:comment>
  <w:comment w:id="97" w:author="Leslie Ries" w:date="2023-03-19T14:03:00Z" w:initials="LR">
    <w:p w14:paraId="0F54A6CE" w14:textId="77777777" w:rsidR="00031DEF" w:rsidRDefault="00031DEF" w:rsidP="00DC1C91">
      <w:pPr>
        <w:pStyle w:val="CommentText"/>
      </w:pPr>
      <w:r>
        <w:rPr>
          <w:rStyle w:val="CommentReference"/>
        </w:rPr>
        <w:annotationRef/>
      </w:r>
      <w:r>
        <w:t xml:space="preserve">But only to within 25km right? So, given error of points, you assumed that the actual location was still the given one (perfectly fair - but folks might get tripped up by the 25km error allowed and the 5km circle used here). </w:t>
      </w:r>
    </w:p>
  </w:comment>
  <w:comment w:id="98" w:author="Leslie Ries" w:date="2023-03-19T14:11:00Z" w:initials="LR">
    <w:p w14:paraId="52E938A7" w14:textId="7EB726B3" w:rsidR="00031DEF" w:rsidRDefault="00031DEF" w:rsidP="00A3422F">
      <w:pPr>
        <w:pStyle w:val="CommentText"/>
      </w:pPr>
      <w:r>
        <w:rPr>
          <w:rStyle w:val="CommentReference"/>
        </w:rPr>
        <w:annotationRef/>
      </w:r>
      <w:r>
        <w:t>May need to explain that occupancy models use detection-nondectection to infer occupancy - and then use that to separate the observation component from the ecological component (ref papers that present how occupancy models work) - and that this inference is what is used for the detection component - but that this is used to then separate from actual (inferred) absence. Am I getting this right? In any case, I know this is complicated and all in Fig S1 - but need to give just enough info to the reader so they can follow along - but at the end of the day - where that line is will probably take some more thought.</w:t>
      </w:r>
    </w:p>
  </w:comment>
  <w:comment w:id="99" w:author="Leslie Ries" w:date="2023-03-19T14:07:00Z" w:initials="LR">
    <w:p w14:paraId="003D2428" w14:textId="42BC9CAB" w:rsidR="00031DEF" w:rsidRDefault="00031DEF" w:rsidP="00360D5F">
      <w:pPr>
        <w:pStyle w:val="CommentText"/>
      </w:pPr>
      <w:r>
        <w:rPr>
          <w:rStyle w:val="CommentReference"/>
        </w:rPr>
        <w:annotationRef/>
      </w:r>
      <w:r>
        <w:t xml:space="preserve">Why do parameters hover a bit higher than text - this is not something I recall seeing in other papers. </w:t>
      </w:r>
    </w:p>
  </w:comment>
  <w:comment w:id="100" w:author="Leslie Ries" w:date="2023-03-19T15:13:00Z" w:initials="LR">
    <w:p w14:paraId="6B0C996C" w14:textId="77777777" w:rsidR="00C86B3D" w:rsidRDefault="00C86B3D" w:rsidP="00FC617B">
      <w:pPr>
        <w:pStyle w:val="CommentText"/>
      </w:pPr>
      <w:r>
        <w:rPr>
          <w:rStyle w:val="CommentReference"/>
        </w:rPr>
        <w:annotationRef/>
      </w:r>
      <w:r>
        <w:t xml:space="preserve">Species indicated sometimes by s sometimes by sp. </w:t>
      </w:r>
    </w:p>
  </w:comment>
  <w:comment w:id="101" w:author="Leslie Ries" w:date="2023-03-19T16:36:00Z" w:initials="LR">
    <w:p w14:paraId="3167ED66" w14:textId="77777777" w:rsidR="00892228" w:rsidRDefault="00892228" w:rsidP="00C635B7">
      <w:pPr>
        <w:pStyle w:val="CommentText"/>
      </w:pPr>
      <w:r>
        <w:rPr>
          <w:rStyle w:val="CommentReference"/>
        </w:rPr>
        <w:annotationRef/>
      </w:r>
      <w:r>
        <w:t xml:space="preserve">Same point as above - this sentence makes it sound like the goal of the model is to estimate occupancy based on temp (or precip) so specifying above that the overall goal of the model is species ~ year I think will be more clear. </w:t>
      </w:r>
    </w:p>
  </w:comment>
  <w:comment w:id="102" w:author="Leslie Ries" w:date="2023-03-19T15:11:00Z" w:initials="LR">
    <w:p w14:paraId="072AC43B" w14:textId="0E7E38EA" w:rsidR="00C86B3D" w:rsidRDefault="00C86B3D" w:rsidP="002A1B3F">
      <w:pPr>
        <w:pStyle w:val="CommentText"/>
      </w:pPr>
      <w:r>
        <w:rPr>
          <w:rStyle w:val="CommentReference"/>
        </w:rPr>
        <w:annotationRef/>
      </w:r>
      <w:r>
        <w:t>Maybe just say in the supplement?</w:t>
      </w:r>
    </w:p>
  </w:comment>
  <w:comment w:id="103" w:author="Leslie Ries" w:date="2023-03-19T16:37:00Z" w:initials="LR">
    <w:p w14:paraId="6D48923F" w14:textId="77777777" w:rsidR="00892228" w:rsidRDefault="00892228" w:rsidP="00270987">
      <w:pPr>
        <w:pStyle w:val="CommentText"/>
      </w:pPr>
      <w:r>
        <w:rPr>
          <w:rStyle w:val="CommentReference"/>
        </w:rPr>
        <w:annotationRef/>
      </w:r>
      <w:r>
        <w:t xml:space="preserve">This is a bit confusing to me. </w:t>
      </w:r>
    </w:p>
  </w:comment>
  <w:comment w:id="104" w:author="Leslie Ries" w:date="2023-03-19T15:29:00Z" w:initials="LR">
    <w:p w14:paraId="4868DE24" w14:textId="4641A173" w:rsidR="00A14E31" w:rsidRDefault="00A14E31" w:rsidP="00CB2E3A">
      <w:pPr>
        <w:pStyle w:val="CommentText"/>
      </w:pPr>
      <w:r>
        <w:rPr>
          <w:rStyle w:val="CommentReference"/>
        </w:rPr>
        <w:annotationRef/>
      </w:r>
      <w:r>
        <w:t xml:space="preserve">"random" sampling - not that it probably really matters. Whenever I read how Bayesian estimation works, my biased dislike begins to creep back in. </w:t>
      </w:r>
    </w:p>
  </w:comment>
  <w:comment w:id="105" w:author="Leslie Ries" w:date="2023-03-19T15:31:00Z" w:initials="LR">
    <w:p w14:paraId="4C61AED0" w14:textId="77777777" w:rsidR="009643EB" w:rsidRDefault="009643EB" w:rsidP="00036181">
      <w:pPr>
        <w:pStyle w:val="CommentText"/>
      </w:pPr>
      <w:r>
        <w:rPr>
          <w:rStyle w:val="CommentReference"/>
        </w:rPr>
        <w:annotationRef/>
      </w:r>
      <w:r>
        <w:t xml:space="preserve">UGH!! HATE HATE HATE - WTF does this even mean - and what are you looking for in these plots. Can't they figure out some algorithm to look for "outlier" plots - this whole thing makes zero sense to me. Frequentist Statistics </w:t>
      </w:r>
    </w:p>
  </w:comment>
  <w:comment w:id="106" w:author="Leslie Ries" w:date="2023-03-19T15:32:00Z" w:initials="LR">
    <w:p w14:paraId="6BBCEE8C" w14:textId="77777777" w:rsidR="009643EB" w:rsidRDefault="009643EB" w:rsidP="00B074FA">
      <w:pPr>
        <w:pStyle w:val="CommentText"/>
      </w:pPr>
      <w:r>
        <w:rPr>
          <w:rStyle w:val="CommentReference"/>
        </w:rPr>
        <w:annotationRef/>
      </w:r>
      <w:r>
        <w:t>What is this - and presumably this is Casey? So that means that most visualization is done by some automated thing - thank you Dr. Youngflesh - whoever you are!!</w:t>
      </w:r>
    </w:p>
  </w:comment>
  <w:comment w:id="107" w:author="Leslie Ries" w:date="2023-03-19T15:35:00Z" w:initials="LR">
    <w:p w14:paraId="58FC029A" w14:textId="77777777" w:rsidR="009643EB" w:rsidRDefault="009643EB" w:rsidP="00024BF6">
      <w:pPr>
        <w:pStyle w:val="CommentText"/>
      </w:pPr>
      <w:r>
        <w:rPr>
          <w:rStyle w:val="CommentReference"/>
        </w:rPr>
        <w:annotationRef/>
      </w:r>
      <w:r>
        <w:t xml:space="preserve">Is this really necessary - to me this just feels like overkill. So dumb - really, who is going to look at this - presumably you're all looking for the same thing - and if you put it in a supplement - doesn't that mean you looked - I mean if Tony tells me that there are no paper towels left, I don't double check to see if there are paper towels - because we both know what paper towels look like. </w:t>
      </w:r>
    </w:p>
  </w:comment>
  <w:comment w:id="113" w:author="Robert Guralnick" w:date="2023-02-25T15:18:00Z" w:initials="">
    <w:p w14:paraId="0368ADAE" w14:textId="5CC0AD35" w:rsidR="00F21671" w:rsidRDefault="00000000">
      <w:pPr>
        <w:widowControl w:val="0"/>
        <w:pBdr>
          <w:top w:val="nil"/>
          <w:left w:val="nil"/>
          <w:bottom w:val="nil"/>
          <w:right w:val="nil"/>
          <w:between w:val="nil"/>
        </w:pBdr>
        <w:spacing w:line="240" w:lineRule="auto"/>
        <w:rPr>
          <w:color w:val="000000"/>
        </w:rPr>
      </w:pPr>
      <w:r>
        <w:rPr>
          <w:color w:val="000000"/>
        </w:rPr>
        <w:t>Lots of work on plants - less on insects maybe.  Happy to provide a plant focused set of refs.</w:t>
      </w:r>
    </w:p>
  </w:comment>
  <w:comment w:id="109" w:author="Leslie Ries" w:date="2023-03-19T15:39:00Z" w:initials="LR">
    <w:p w14:paraId="58AF89A5" w14:textId="77777777" w:rsidR="009643EB" w:rsidRDefault="009643EB" w:rsidP="007F530E">
      <w:pPr>
        <w:pStyle w:val="CommentText"/>
      </w:pPr>
      <w:r>
        <w:rPr>
          <w:rStyle w:val="CommentReference"/>
        </w:rPr>
        <w:annotationRef/>
      </w:r>
      <w:r>
        <w:t>Shout outs to Bill Fagan</w:t>
      </w:r>
    </w:p>
  </w:comment>
  <w:comment w:id="115" w:author="Leslie Ries" w:date="2023-03-19T15:53:00Z" w:initials="LR">
    <w:p w14:paraId="5EEA7033" w14:textId="77777777" w:rsidR="00485B0D" w:rsidRDefault="00485B0D" w:rsidP="00756161">
      <w:pPr>
        <w:pStyle w:val="CommentText"/>
      </w:pPr>
      <w:r>
        <w:rPr>
          <w:rStyle w:val="CommentReference"/>
        </w:rPr>
        <w:annotationRef/>
      </w:r>
      <w:r>
        <w:t xml:space="preserve">It would be nice in the methods to say how many butterfly species total would be within range (not strays) of your study region - also how many did you drop because they are migrants. </w:t>
      </w:r>
    </w:p>
  </w:comment>
  <w:comment w:id="122" w:author="Leslie Ries" w:date="2023-03-19T16:54:00Z" w:initials="LR">
    <w:p w14:paraId="2DC709DA" w14:textId="77777777" w:rsidR="00C41BD6" w:rsidRDefault="00C41BD6" w:rsidP="00B831AF">
      <w:pPr>
        <w:pStyle w:val="CommentText"/>
      </w:pPr>
      <w:r>
        <w:rPr>
          <w:rStyle w:val="CommentReference"/>
        </w:rPr>
        <w:annotationRef/>
      </w:r>
      <w:r>
        <w:t xml:space="preserve">I'm starting to get uncomfortable with the dismissal of this result - what it says to me, is as mean minimum temperatures are decreasing, cold-adapted butterflies are increasing, but when mean minimum temperatures are increasing, then there may be a reversal in trend in occupancy may start increasing again - although (as noted) there is less confidence in that result. We don't need to spend too much time discussing - maybe just to say that it would be interesting to see if that surprising result shows up in similar analyses in different parts of the globe.  </w:t>
      </w:r>
    </w:p>
  </w:comment>
  <w:comment w:id="126" w:author="Leslie Ries" w:date="2023-03-19T15:54:00Z" w:initials="LR">
    <w:p w14:paraId="1A2296AD" w14:textId="6B49A84D" w:rsidR="00485B0D" w:rsidRDefault="00485B0D" w:rsidP="00663BD5">
      <w:pPr>
        <w:pStyle w:val="CommentText"/>
      </w:pPr>
      <w:r>
        <w:rPr>
          <w:rStyle w:val="CommentReference"/>
        </w:rPr>
        <w:annotationRef/>
      </w:r>
      <w:r>
        <w:t xml:space="preserve">I don't remember you mentioning a Fig. 1 - or are you going to renumber because you took out methodology figure? </w:t>
      </w:r>
    </w:p>
  </w:comment>
  <w:comment w:id="127" w:author="Leslie Ries" w:date="2023-03-19T16:55:00Z" w:initials="LR">
    <w:p w14:paraId="7CD8B699" w14:textId="77777777" w:rsidR="00C41BD6" w:rsidRDefault="00C41BD6" w:rsidP="004126A7">
      <w:pPr>
        <w:pStyle w:val="CommentText"/>
      </w:pPr>
      <w:r>
        <w:rPr>
          <w:rStyle w:val="CommentReference"/>
        </w:rPr>
        <w:annotationRef/>
      </w:r>
      <w:r>
        <w:t xml:space="preserve">This is impossible to follow - so let's talk about a way to make this more clear. </w:t>
      </w:r>
    </w:p>
  </w:comment>
  <w:comment w:id="129" w:author="Vaughn Shirey" w:date="2023-03-12T21:30:00Z" w:initials="VS">
    <w:p w14:paraId="27AE6C43" w14:textId="35234E63" w:rsidR="00E473B6" w:rsidRDefault="00E473B6" w:rsidP="00AD2EEC">
      <w:pPr>
        <w:pStyle w:val="CommentText"/>
      </w:pPr>
      <w:r>
        <w:rPr>
          <w:rStyle w:val="CommentReference"/>
        </w:rPr>
        <w:annotationRef/>
      </w:r>
      <w:r>
        <w:t>Fill.</w:t>
      </w:r>
    </w:p>
  </w:comment>
  <w:comment w:id="130" w:author="Vaughn Shirey" w:date="2023-03-12T21:30:00Z" w:initials="VS">
    <w:p w14:paraId="6B1DD5ED" w14:textId="7C3251FF" w:rsidR="00E473B6" w:rsidRDefault="00E473B6" w:rsidP="001432AC">
      <w:pPr>
        <w:pStyle w:val="CommentText"/>
      </w:pPr>
      <w:r>
        <w:rPr>
          <w:rStyle w:val="CommentReference"/>
        </w:rPr>
        <w:annotationRef/>
      </w:r>
      <w:r>
        <w:t>Fill.</w:t>
      </w:r>
    </w:p>
  </w:comment>
  <w:comment w:id="131" w:author="Vaughn Shirey" w:date="2023-03-12T21:30:00Z" w:initials="VS">
    <w:p w14:paraId="231B912F" w14:textId="4ABFBE26" w:rsidR="00E473B6" w:rsidRDefault="00E473B6" w:rsidP="00337B27">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89A68F" w15:done="0"/>
  <w15:commentEx w15:paraId="58585967" w15:done="0"/>
  <w15:commentEx w15:paraId="5C4809ED" w15:done="0"/>
  <w15:commentEx w15:paraId="2B0563CD" w15:done="0"/>
  <w15:commentEx w15:paraId="4BCBE1B9" w15:done="0"/>
  <w15:commentEx w15:paraId="5D5F9AAF" w15:done="0"/>
  <w15:commentEx w15:paraId="29040F21" w15:done="0"/>
  <w15:commentEx w15:paraId="09640B98" w15:paraIdParent="29040F21" w15:done="0"/>
  <w15:commentEx w15:paraId="1C2F8185" w15:done="0"/>
  <w15:commentEx w15:paraId="6F503E72" w15:done="0"/>
  <w15:commentEx w15:paraId="6671641B" w15:done="0"/>
  <w15:commentEx w15:paraId="622AE95B" w15:done="0"/>
  <w15:commentEx w15:paraId="5998A512" w15:done="0"/>
  <w15:commentEx w15:paraId="08EEBBCE" w15:paraIdParent="5998A512" w15:done="0"/>
  <w15:commentEx w15:paraId="31A49C2C" w15:done="0"/>
  <w15:commentEx w15:paraId="1E901114" w15:done="0"/>
  <w15:commentEx w15:paraId="4C277BED" w15:done="0"/>
  <w15:commentEx w15:paraId="6FCF6136" w15:done="0"/>
  <w15:commentEx w15:paraId="41585780" w15:done="0"/>
  <w15:commentEx w15:paraId="24145C61" w15:done="0"/>
  <w15:commentEx w15:paraId="135D5877" w15:done="0"/>
  <w15:commentEx w15:paraId="00B30486" w15:done="0"/>
  <w15:commentEx w15:paraId="447BBFCF" w15:done="0"/>
  <w15:commentEx w15:paraId="31D0A3DD" w15:done="0"/>
  <w15:commentEx w15:paraId="08BAE2F3" w15:done="0"/>
  <w15:commentEx w15:paraId="6DA8C245" w15:done="0"/>
  <w15:commentEx w15:paraId="5C3FB035" w15:done="0"/>
  <w15:commentEx w15:paraId="32F10395" w15:done="0"/>
  <w15:commentEx w15:paraId="473FB1BA" w15:done="0"/>
  <w15:commentEx w15:paraId="2C934E21" w15:done="0"/>
  <w15:commentEx w15:paraId="76DBDF51" w15:done="0"/>
  <w15:commentEx w15:paraId="2928378E" w15:done="0"/>
  <w15:commentEx w15:paraId="15C2A39E" w15:done="0"/>
  <w15:commentEx w15:paraId="47F30B22" w15:done="0"/>
  <w15:commentEx w15:paraId="11693C36" w15:done="0"/>
  <w15:commentEx w15:paraId="7E0FFBD7" w15:done="0"/>
  <w15:commentEx w15:paraId="313D9E37" w15:done="0"/>
  <w15:commentEx w15:paraId="2FBF384D" w15:done="0"/>
  <w15:commentEx w15:paraId="2F4FD914" w15:done="0"/>
  <w15:commentEx w15:paraId="543853ED" w15:done="0"/>
  <w15:commentEx w15:paraId="1CF9AE42" w15:paraIdParent="543853ED" w15:done="0"/>
  <w15:commentEx w15:paraId="50CC002D" w15:done="0"/>
  <w15:commentEx w15:paraId="482284CD" w15:done="0"/>
  <w15:commentEx w15:paraId="57C72127" w15:done="0"/>
  <w15:commentEx w15:paraId="784B7F84" w15:done="0"/>
  <w15:commentEx w15:paraId="684AEE5B" w15:done="0"/>
  <w15:commentEx w15:paraId="36F64790" w15:done="0"/>
  <w15:commentEx w15:paraId="19AF6049" w15:done="0"/>
  <w15:commentEx w15:paraId="07FC6FC3" w15:done="0"/>
  <w15:commentEx w15:paraId="7E9DD14C" w15:done="0"/>
  <w15:commentEx w15:paraId="382FCE17" w15:done="0"/>
  <w15:commentEx w15:paraId="2A5A9D9D" w15:done="0"/>
  <w15:commentEx w15:paraId="2E72E944" w15:done="0"/>
  <w15:commentEx w15:paraId="3B00FCB8" w15:paraIdParent="2E72E944" w15:done="0"/>
  <w15:commentEx w15:paraId="658DBDD9" w15:done="0"/>
  <w15:commentEx w15:paraId="698D57AB" w15:done="0"/>
  <w15:commentEx w15:paraId="1B0D1ED6" w15:done="0"/>
  <w15:commentEx w15:paraId="0F54A6CE" w15:done="0"/>
  <w15:commentEx w15:paraId="52E938A7" w15:done="0"/>
  <w15:commentEx w15:paraId="003D2428" w15:done="0"/>
  <w15:commentEx w15:paraId="6B0C996C" w15:done="0"/>
  <w15:commentEx w15:paraId="3167ED66" w15:done="0"/>
  <w15:commentEx w15:paraId="072AC43B" w15:done="0"/>
  <w15:commentEx w15:paraId="6D48923F" w15:done="0"/>
  <w15:commentEx w15:paraId="4868DE24" w15:done="0"/>
  <w15:commentEx w15:paraId="4C61AED0" w15:done="0"/>
  <w15:commentEx w15:paraId="6BBCEE8C" w15:done="0"/>
  <w15:commentEx w15:paraId="58FC029A" w15:done="0"/>
  <w15:commentEx w15:paraId="0368ADAE" w15:done="0"/>
  <w15:commentEx w15:paraId="58AF89A5" w15:done="0"/>
  <w15:commentEx w15:paraId="5EEA7033" w15:done="0"/>
  <w15:commentEx w15:paraId="2DC709DA" w15:done="0"/>
  <w15:commentEx w15:paraId="1A2296AD" w15:done="0"/>
  <w15:commentEx w15:paraId="7CD8B699" w15:done="0"/>
  <w15:commentEx w15:paraId="27AE6C43" w15:done="0"/>
  <w15:commentEx w15:paraId="6B1DD5ED" w15:done="0"/>
  <w15:commentEx w15:paraId="231B9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5416" w16cex:dateUtc="2023-03-19T13:27:00Z"/>
  <w16cex:commentExtensible w16cex:durableId="27C146FC" w16cex:dateUtc="2023-03-19T12:31:00Z"/>
  <w16cex:commentExtensible w16cex:durableId="27C147B8" w16cex:dateUtc="2023-03-19T12:35:00Z"/>
  <w16cex:commentExtensible w16cex:durableId="27C1482C" w16cex:dateUtc="2023-03-19T12:37:00Z"/>
  <w16cex:commentExtensible w16cex:durableId="27C14A6E" w16cex:dateUtc="2023-03-19T12:46:00Z"/>
  <w16cex:commentExtensible w16cex:durableId="27C14AC1" w16cex:dateUtc="2023-03-19T12:48:00Z"/>
  <w16cex:commentExtensible w16cex:durableId="27C14B97" w16cex:dateUtc="2023-03-19T12:51:00Z"/>
  <w16cex:commentExtensible w16cex:durableId="27C14C05" w16cex:dateUtc="2023-03-19T12:53:00Z"/>
  <w16cex:commentExtensible w16cex:durableId="27C14B4D" w16cex:dateUtc="2023-03-19T12:50:00Z"/>
  <w16cex:commentExtensible w16cex:durableId="27C14C55" w16cex:dateUtc="2023-03-19T12:54:00Z"/>
  <w16cex:commentExtensible w16cex:durableId="27C14EAC" w16cex:dateUtc="2023-03-19T13:04:00Z"/>
  <w16cex:commentExtensible w16cex:durableId="27C1509E" w16cex:dateUtc="2023-03-19T13:13:00Z"/>
  <w16cex:commentExtensible w16cex:durableId="27C151B3" w16cex:dateUtc="2023-03-19T13:17:00Z"/>
  <w16cex:commentExtensible w16cex:durableId="27C1521F" w16cex:dateUtc="2023-03-19T13:19:00Z"/>
  <w16cex:commentExtensible w16cex:durableId="27C1549F" w16cex:dateUtc="2023-03-19T13:30:00Z"/>
  <w16cex:commentExtensible w16cex:durableId="27C155D5" w16cex:dateUtc="2023-03-19T13:35:00Z"/>
  <w16cex:commentExtensible w16cex:durableId="27C15687" w16cex:dateUtc="2023-03-19T13:38:00Z"/>
  <w16cex:commentExtensible w16cex:durableId="27C17367" w16cex:dateUtc="2023-03-19T15:41:00Z"/>
  <w16cex:commentExtensible w16cex:durableId="27C1750E" w16cex:dateUtc="2023-03-19T15:48:00Z"/>
  <w16cex:commentExtensible w16cex:durableId="27C17394" w16cex:dateUtc="2023-03-19T15:42:00Z"/>
  <w16cex:commentExtensible w16cex:durableId="27C17FFB" w16cex:dateUtc="2023-03-19T16:35:00Z"/>
  <w16cex:commentExtensible w16cex:durableId="27C18094" w16cex:dateUtc="2023-03-19T16:37:00Z"/>
  <w16cex:commentExtensible w16cex:durableId="27C17FB3" w16cex:dateUtc="2023-03-19T16:33:00Z"/>
  <w16cex:commentExtensible w16cex:durableId="27C18128" w16cex:dateUtc="2023-03-19T16:40:00Z"/>
  <w16cex:commentExtensible w16cex:durableId="27C182C7" w16cex:dateUtc="2023-03-19T16:47:00Z"/>
  <w16cex:commentExtensible w16cex:durableId="27C18414" w16cex:dateUtc="2023-03-19T16:52:00Z"/>
  <w16cex:commentExtensible w16cex:durableId="27C18465" w16cex:dateUtc="2023-03-19T16:53:00Z"/>
  <w16cex:commentExtensible w16cex:durableId="27C19049" w16cex:dateUtc="2023-03-19T17:44:00Z"/>
  <w16cex:commentExtensible w16cex:durableId="27C186FE" w16cex:dateUtc="2023-03-19T17:05:00Z"/>
  <w16cex:commentExtensible w16cex:durableId="27C18817" w16cex:dateUtc="2023-03-19T17:09:00Z"/>
  <w16cex:commentExtensible w16cex:durableId="27C18870" w16cex:dateUtc="2023-03-19T17:11:00Z"/>
  <w16cex:commentExtensible w16cex:durableId="27C188E7" w16cex:dateUtc="2023-03-19T17:13:00Z"/>
  <w16cex:commentExtensible w16cex:durableId="27C18A30" w16cex:dateUtc="2023-03-19T17:18:00Z"/>
  <w16cex:commentExtensible w16cex:durableId="27C1898A" w16cex:dateUtc="2023-03-19T17:15:00Z"/>
  <w16cex:commentExtensible w16cex:durableId="27C189B4" w16cex:dateUtc="2023-03-19T17:16:00Z"/>
  <w16cex:commentExtensible w16cex:durableId="27C1B235" w16cex:dateUtc="2023-03-19T20:09:00Z"/>
  <w16cex:commentExtensible w16cex:durableId="27C18A84" w16cex:dateUtc="2023-03-19T17:20:00Z"/>
  <w16cex:commentExtensible w16cex:durableId="27C18ABA" w16cex:dateUtc="2023-03-19T17:20:00Z"/>
  <w16cex:commentExtensible w16cex:durableId="27C18ADB" w16cex:dateUtc="2023-03-19T17:21:00Z"/>
  <w16cex:commentExtensible w16cex:durableId="27C18C0A" w16cex:dateUtc="2023-03-19T17:26:00Z"/>
  <w16cex:commentExtensible w16cex:durableId="27C18C38" w16cex:dateUtc="2023-03-19T17:27:00Z"/>
  <w16cex:commentExtensible w16cex:durableId="27C18C58" w16cex:dateUtc="2023-03-19T17:27:00Z"/>
  <w16cex:commentExtensible w16cex:durableId="27C18CB7" w16cex:dateUtc="2023-03-19T17:29:00Z"/>
  <w16cex:commentExtensible w16cex:durableId="27C18D3C" w16cex:dateUtc="2023-03-19T17:31:00Z"/>
  <w16cex:commentExtensible w16cex:durableId="27C18DA1" w16cex:dateUtc="2023-03-19T17:33:00Z"/>
  <w16cex:commentExtensible w16cex:durableId="27C18F40" w16cex:dateUtc="2023-03-19T17:40:00Z"/>
  <w16cex:commentExtensible w16cex:durableId="27B32F42" w16cex:dateUtc="2023-03-08T20:58:00Z"/>
  <w16cex:commentExtensible w16cex:durableId="27C18FA6" w16cex:dateUtc="2023-03-19T17:41:00Z"/>
  <w16cex:commentExtensible w16cex:durableId="27C18FF2" w16cex:dateUtc="2023-03-19T17:43:00Z"/>
  <w16cex:commentExtensible w16cex:durableId="27C18FCD" w16cex:dateUtc="2023-03-19T17:42:00Z"/>
  <w16cex:commentExtensible w16cex:durableId="27C19132" w16cex:dateUtc="2023-03-19T17:48:00Z"/>
  <w16cex:commentExtensible w16cex:durableId="27C191AB" w16cex:dateUtc="2023-03-19T17:50:00Z"/>
  <w16cex:commentExtensible w16cex:durableId="27C191FD" w16cex:dateUtc="2023-03-19T17:51:00Z"/>
  <w16cex:commentExtensible w16cex:durableId="27C192AD" w16cex:dateUtc="2023-03-19T17:54:00Z"/>
  <w16cex:commentExtensible w16cex:durableId="27C192DF" w16cex:dateUtc="2023-03-19T17:55:00Z"/>
  <w16cex:commentExtensible w16cex:durableId="27C19438" w16cex:dateUtc="2023-03-19T18:01:00Z"/>
  <w16cex:commentExtensible w16cex:durableId="27C19403" w16cex:dateUtc="2023-03-19T18:00:00Z"/>
  <w16cex:commentExtensible w16cex:durableId="27C194C6" w16cex:dateUtc="2023-03-19T18:03:00Z"/>
  <w16cex:commentExtensible w16cex:durableId="27C196A9" w16cex:dateUtc="2023-03-19T18:11:00Z"/>
  <w16cex:commentExtensible w16cex:durableId="27C1958C" w16cex:dateUtc="2023-03-19T18:07:00Z"/>
  <w16cex:commentExtensible w16cex:durableId="27C1A4FF" w16cex:dateUtc="2023-03-19T19:13:00Z"/>
  <w16cex:commentExtensible w16cex:durableId="27C1B8A4" w16cex:dateUtc="2023-03-19T20:36:00Z"/>
  <w16cex:commentExtensible w16cex:durableId="27C1A4B8" w16cex:dateUtc="2023-03-19T19:11:00Z"/>
  <w16cex:commentExtensible w16cex:durableId="27C1B8CA" w16cex:dateUtc="2023-03-19T20:37:00Z"/>
  <w16cex:commentExtensible w16cex:durableId="27C1A8CE" w16cex:dateUtc="2023-03-19T19:29:00Z"/>
  <w16cex:commentExtensible w16cex:durableId="27C1A94F" w16cex:dateUtc="2023-03-19T19:31:00Z"/>
  <w16cex:commentExtensible w16cex:durableId="27C1A98C" w16cex:dateUtc="2023-03-19T19:32:00Z"/>
  <w16cex:commentExtensible w16cex:durableId="27C1AA5F" w16cex:dateUtc="2023-03-19T19:35:00Z"/>
  <w16cex:commentExtensible w16cex:durableId="27C1AB41" w16cex:dateUtc="2023-03-19T19:39:00Z"/>
  <w16cex:commentExtensible w16cex:durableId="27C1AE66" w16cex:dateUtc="2023-03-19T19:53:00Z"/>
  <w16cex:commentExtensible w16cex:durableId="27C1BCBE" w16cex:dateUtc="2023-03-19T20:54:00Z"/>
  <w16cex:commentExtensible w16cex:durableId="27C1AECD" w16cex:dateUtc="2023-03-19T19:54:00Z"/>
  <w16cex:commentExtensible w16cex:durableId="27C1BD03" w16cex:dateUtc="2023-03-19T20:55:00Z"/>
  <w16cex:commentExtensible w16cex:durableId="27B8C2EB" w16cex:dateUtc="2023-03-13T01:30:00Z"/>
  <w16cex:commentExtensible w16cex:durableId="27B8C2E6" w16cex:dateUtc="2023-03-13T01:30:00Z"/>
  <w16cex:commentExtensible w16cex:durableId="27B8C2E1" w16cex:dateUtc="2023-03-13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89A68F" w16cid:durableId="27C15416"/>
  <w16cid:commentId w16cid:paraId="58585967" w16cid:durableId="27C146FC"/>
  <w16cid:commentId w16cid:paraId="5C4809ED" w16cid:durableId="27C147B8"/>
  <w16cid:commentId w16cid:paraId="2B0563CD" w16cid:durableId="27C1482C"/>
  <w16cid:commentId w16cid:paraId="4BCBE1B9" w16cid:durableId="27C14A6E"/>
  <w16cid:commentId w16cid:paraId="5D5F9AAF" w16cid:durableId="27C14AC1"/>
  <w16cid:commentId w16cid:paraId="29040F21" w16cid:durableId="27C14B97"/>
  <w16cid:commentId w16cid:paraId="09640B98" w16cid:durableId="27C14C05"/>
  <w16cid:commentId w16cid:paraId="1C2F8185" w16cid:durableId="27C14B4D"/>
  <w16cid:commentId w16cid:paraId="6F503E72" w16cid:durableId="27C14C55"/>
  <w16cid:commentId w16cid:paraId="6671641B" w16cid:durableId="27C14EAC"/>
  <w16cid:commentId w16cid:paraId="622AE95B" w16cid:durableId="27C1509E"/>
  <w16cid:commentId w16cid:paraId="5998A512" w16cid:durableId="27C151B3"/>
  <w16cid:commentId w16cid:paraId="08EEBBCE" w16cid:durableId="27C1521F"/>
  <w16cid:commentId w16cid:paraId="31A49C2C" w16cid:durableId="27C1549F"/>
  <w16cid:commentId w16cid:paraId="1E901114" w16cid:durableId="27C155D5"/>
  <w16cid:commentId w16cid:paraId="4C277BED" w16cid:durableId="27C15687"/>
  <w16cid:commentId w16cid:paraId="6FCF6136" w16cid:durableId="27C17367"/>
  <w16cid:commentId w16cid:paraId="41585780" w16cid:durableId="27C1750E"/>
  <w16cid:commentId w16cid:paraId="24145C61" w16cid:durableId="27C17394"/>
  <w16cid:commentId w16cid:paraId="135D5877" w16cid:durableId="27C17FFB"/>
  <w16cid:commentId w16cid:paraId="00B30486" w16cid:durableId="27C18094"/>
  <w16cid:commentId w16cid:paraId="447BBFCF" w16cid:durableId="27C17FB3"/>
  <w16cid:commentId w16cid:paraId="31D0A3DD" w16cid:durableId="27C18128"/>
  <w16cid:commentId w16cid:paraId="08BAE2F3" w16cid:durableId="27C182C7"/>
  <w16cid:commentId w16cid:paraId="6DA8C245" w16cid:durableId="27C18414"/>
  <w16cid:commentId w16cid:paraId="5C3FB035" w16cid:durableId="27C18465"/>
  <w16cid:commentId w16cid:paraId="32F10395" w16cid:durableId="27C19049"/>
  <w16cid:commentId w16cid:paraId="473FB1BA" w16cid:durableId="27C186FE"/>
  <w16cid:commentId w16cid:paraId="2C934E21" w16cid:durableId="27C18817"/>
  <w16cid:commentId w16cid:paraId="76DBDF51" w16cid:durableId="27C18870"/>
  <w16cid:commentId w16cid:paraId="2928378E" w16cid:durableId="27C188E7"/>
  <w16cid:commentId w16cid:paraId="15C2A39E" w16cid:durableId="27C18A30"/>
  <w16cid:commentId w16cid:paraId="47F30B22" w16cid:durableId="27C1898A"/>
  <w16cid:commentId w16cid:paraId="11693C36" w16cid:durableId="27C189B4"/>
  <w16cid:commentId w16cid:paraId="7E0FFBD7" w16cid:durableId="27C1B235"/>
  <w16cid:commentId w16cid:paraId="313D9E37" w16cid:durableId="27C18A84"/>
  <w16cid:commentId w16cid:paraId="2FBF384D" w16cid:durableId="27C18ABA"/>
  <w16cid:commentId w16cid:paraId="2F4FD914" w16cid:durableId="27C18ADB"/>
  <w16cid:commentId w16cid:paraId="543853ED" w16cid:durableId="27C18C0A"/>
  <w16cid:commentId w16cid:paraId="1CF9AE42" w16cid:durableId="27C18C38"/>
  <w16cid:commentId w16cid:paraId="50CC002D" w16cid:durableId="27C18C58"/>
  <w16cid:commentId w16cid:paraId="482284CD" w16cid:durableId="27C18CB7"/>
  <w16cid:commentId w16cid:paraId="57C72127" w16cid:durableId="27C18D3C"/>
  <w16cid:commentId w16cid:paraId="784B7F84" w16cid:durableId="27C18DA1"/>
  <w16cid:commentId w16cid:paraId="684AEE5B" w16cid:durableId="27C18F40"/>
  <w16cid:commentId w16cid:paraId="36F64790" w16cid:durableId="27B32F42"/>
  <w16cid:commentId w16cid:paraId="19AF6049" w16cid:durableId="27C18FA6"/>
  <w16cid:commentId w16cid:paraId="07FC6FC3" w16cid:durableId="27C18FF2"/>
  <w16cid:commentId w16cid:paraId="7E9DD14C" w16cid:durableId="27C18FCD"/>
  <w16cid:commentId w16cid:paraId="382FCE17" w16cid:durableId="27C19132"/>
  <w16cid:commentId w16cid:paraId="2A5A9D9D" w16cid:durableId="27C191AB"/>
  <w16cid:commentId w16cid:paraId="2E72E944" w16cid:durableId="27C191FD"/>
  <w16cid:commentId w16cid:paraId="3B00FCB8" w16cid:durableId="27C192AD"/>
  <w16cid:commentId w16cid:paraId="658DBDD9" w16cid:durableId="27C192DF"/>
  <w16cid:commentId w16cid:paraId="698D57AB" w16cid:durableId="27C19438"/>
  <w16cid:commentId w16cid:paraId="1B0D1ED6" w16cid:durableId="27C19403"/>
  <w16cid:commentId w16cid:paraId="0F54A6CE" w16cid:durableId="27C194C6"/>
  <w16cid:commentId w16cid:paraId="52E938A7" w16cid:durableId="27C196A9"/>
  <w16cid:commentId w16cid:paraId="003D2428" w16cid:durableId="27C1958C"/>
  <w16cid:commentId w16cid:paraId="6B0C996C" w16cid:durableId="27C1A4FF"/>
  <w16cid:commentId w16cid:paraId="3167ED66" w16cid:durableId="27C1B8A4"/>
  <w16cid:commentId w16cid:paraId="072AC43B" w16cid:durableId="27C1A4B8"/>
  <w16cid:commentId w16cid:paraId="6D48923F" w16cid:durableId="27C1B8CA"/>
  <w16cid:commentId w16cid:paraId="4868DE24" w16cid:durableId="27C1A8CE"/>
  <w16cid:commentId w16cid:paraId="4C61AED0" w16cid:durableId="27C1A94F"/>
  <w16cid:commentId w16cid:paraId="6BBCEE8C" w16cid:durableId="27C1A98C"/>
  <w16cid:commentId w16cid:paraId="58FC029A" w16cid:durableId="27C1AA5F"/>
  <w16cid:commentId w16cid:paraId="0368ADAE" w16cid:durableId="27B1C06B"/>
  <w16cid:commentId w16cid:paraId="58AF89A5" w16cid:durableId="27C1AB41"/>
  <w16cid:commentId w16cid:paraId="5EEA7033" w16cid:durableId="27C1AE66"/>
  <w16cid:commentId w16cid:paraId="2DC709DA" w16cid:durableId="27C1BCBE"/>
  <w16cid:commentId w16cid:paraId="1A2296AD" w16cid:durableId="27C1AECD"/>
  <w16cid:commentId w16cid:paraId="7CD8B699" w16cid:durableId="27C1BD03"/>
  <w16cid:commentId w16cid:paraId="27AE6C43" w16cid:durableId="27B8C2EB"/>
  <w16cid:commentId w16cid:paraId="6B1DD5ED" w16cid:durableId="27B8C2E6"/>
  <w16cid:commentId w16cid:paraId="231B912F" w16cid:durableId="27B8C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24394" w14:textId="77777777" w:rsidR="00636F5B" w:rsidRDefault="00636F5B">
      <w:pPr>
        <w:spacing w:line="240" w:lineRule="auto"/>
      </w:pPr>
      <w:r>
        <w:separator/>
      </w:r>
    </w:p>
  </w:endnote>
  <w:endnote w:type="continuationSeparator" w:id="0">
    <w:p w14:paraId="30E58900" w14:textId="77777777" w:rsidR="00636F5B" w:rsidRDefault="0063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77777777" w:rsidR="00F21671" w:rsidRDefault="00000000">
    <w:pPr>
      <w:jc w:val="right"/>
    </w:pPr>
    <w:r>
      <w:rPr>
        <w:sz w:val="24"/>
        <w:szCs w:val="24"/>
      </w:rPr>
      <w:fldChar w:fldCharType="begin"/>
    </w:r>
    <w:r>
      <w:rPr>
        <w:sz w:val="24"/>
        <w:szCs w:val="24"/>
      </w:rPr>
      <w:instrText>PAGE</w:instrText>
    </w:r>
    <w:r>
      <w:rPr>
        <w:sz w:val="24"/>
        <w:szCs w:val="24"/>
      </w:rPr>
      <w:fldChar w:fldCharType="separate"/>
    </w:r>
    <w:r w:rsidR="00313AA6">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F21671" w:rsidRDefault="00F216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D9BAD" w14:textId="77777777" w:rsidR="00636F5B" w:rsidRDefault="00636F5B">
      <w:pPr>
        <w:spacing w:line="240" w:lineRule="auto"/>
      </w:pPr>
      <w:r>
        <w:separator/>
      </w:r>
    </w:p>
  </w:footnote>
  <w:footnote w:type="continuationSeparator" w:id="0">
    <w:p w14:paraId="401F9574" w14:textId="77777777" w:rsidR="00636F5B" w:rsidRDefault="00636F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9433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slie Ries">
    <w15:presenceInfo w15:providerId="AD" w15:userId="S::lr354@georgetown.edu::6bedb3a5-e563-439e-97de-55f7fbc82fe2"/>
  </w15:person>
  <w15:person w15:author="Vaughn Shirey">
    <w15:presenceInfo w15:providerId="AD" w15:userId="S::vms55@georgetown.edu::10cb4a4f-7ebd-4b7a-ac99-df3936bf79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120DD"/>
    <w:rsid w:val="00023E3B"/>
    <w:rsid w:val="00024211"/>
    <w:rsid w:val="00031528"/>
    <w:rsid w:val="00031DEF"/>
    <w:rsid w:val="0003362B"/>
    <w:rsid w:val="00041054"/>
    <w:rsid w:val="000514D9"/>
    <w:rsid w:val="000520CF"/>
    <w:rsid w:val="00055D82"/>
    <w:rsid w:val="000642BB"/>
    <w:rsid w:val="0006754C"/>
    <w:rsid w:val="00070A7A"/>
    <w:rsid w:val="00071336"/>
    <w:rsid w:val="00073BC4"/>
    <w:rsid w:val="000742B1"/>
    <w:rsid w:val="00075178"/>
    <w:rsid w:val="00086474"/>
    <w:rsid w:val="00092E8B"/>
    <w:rsid w:val="00094245"/>
    <w:rsid w:val="000A2FFD"/>
    <w:rsid w:val="000A5401"/>
    <w:rsid w:val="000A72AA"/>
    <w:rsid w:val="000A7B10"/>
    <w:rsid w:val="000B0711"/>
    <w:rsid w:val="000D1E21"/>
    <w:rsid w:val="000D4874"/>
    <w:rsid w:val="000D4A97"/>
    <w:rsid w:val="000D7CA5"/>
    <w:rsid w:val="000E096B"/>
    <w:rsid w:val="000E2005"/>
    <w:rsid w:val="000E4178"/>
    <w:rsid w:val="000E4EA8"/>
    <w:rsid w:val="000E7202"/>
    <w:rsid w:val="000F30FE"/>
    <w:rsid w:val="000F494B"/>
    <w:rsid w:val="001031E6"/>
    <w:rsid w:val="001062D8"/>
    <w:rsid w:val="001117B7"/>
    <w:rsid w:val="00116258"/>
    <w:rsid w:val="00116332"/>
    <w:rsid w:val="00120E76"/>
    <w:rsid w:val="001222FF"/>
    <w:rsid w:val="00123762"/>
    <w:rsid w:val="001247D7"/>
    <w:rsid w:val="00125DF8"/>
    <w:rsid w:val="00126913"/>
    <w:rsid w:val="00131E10"/>
    <w:rsid w:val="00133765"/>
    <w:rsid w:val="001369A0"/>
    <w:rsid w:val="0014032F"/>
    <w:rsid w:val="00141CDD"/>
    <w:rsid w:val="00143731"/>
    <w:rsid w:val="0015403E"/>
    <w:rsid w:val="001555B5"/>
    <w:rsid w:val="00156523"/>
    <w:rsid w:val="00160F94"/>
    <w:rsid w:val="00171D2C"/>
    <w:rsid w:val="00172FEA"/>
    <w:rsid w:val="00173B7B"/>
    <w:rsid w:val="00173D8D"/>
    <w:rsid w:val="0017626B"/>
    <w:rsid w:val="001802AE"/>
    <w:rsid w:val="00184FF4"/>
    <w:rsid w:val="001943B0"/>
    <w:rsid w:val="00196252"/>
    <w:rsid w:val="001A0552"/>
    <w:rsid w:val="001A47BB"/>
    <w:rsid w:val="001A4C61"/>
    <w:rsid w:val="001B0564"/>
    <w:rsid w:val="001B06FF"/>
    <w:rsid w:val="001B78A9"/>
    <w:rsid w:val="001C33BA"/>
    <w:rsid w:val="001D343C"/>
    <w:rsid w:val="001D53CD"/>
    <w:rsid w:val="001D555C"/>
    <w:rsid w:val="001E1C49"/>
    <w:rsid w:val="001E2EFC"/>
    <w:rsid w:val="001F2D3A"/>
    <w:rsid w:val="001F4A63"/>
    <w:rsid w:val="00200995"/>
    <w:rsid w:val="00203F8B"/>
    <w:rsid w:val="00204BD6"/>
    <w:rsid w:val="00204ECA"/>
    <w:rsid w:val="00205438"/>
    <w:rsid w:val="00205514"/>
    <w:rsid w:val="00207FFD"/>
    <w:rsid w:val="00212E77"/>
    <w:rsid w:val="002164BF"/>
    <w:rsid w:val="00220A78"/>
    <w:rsid w:val="002210C5"/>
    <w:rsid w:val="0022599C"/>
    <w:rsid w:val="00232CF6"/>
    <w:rsid w:val="00242716"/>
    <w:rsid w:val="00250CD8"/>
    <w:rsid w:val="002532EB"/>
    <w:rsid w:val="00254990"/>
    <w:rsid w:val="002572DE"/>
    <w:rsid w:val="002631A9"/>
    <w:rsid w:val="0027271E"/>
    <w:rsid w:val="00276C41"/>
    <w:rsid w:val="00277E80"/>
    <w:rsid w:val="002838B0"/>
    <w:rsid w:val="0028453A"/>
    <w:rsid w:val="00284D76"/>
    <w:rsid w:val="0029065E"/>
    <w:rsid w:val="00293991"/>
    <w:rsid w:val="00296FBC"/>
    <w:rsid w:val="002A14BB"/>
    <w:rsid w:val="002B6645"/>
    <w:rsid w:val="002C1D2E"/>
    <w:rsid w:val="002D1AE2"/>
    <w:rsid w:val="002D20AD"/>
    <w:rsid w:val="002D210D"/>
    <w:rsid w:val="002D286F"/>
    <w:rsid w:val="002D66A9"/>
    <w:rsid w:val="002D719B"/>
    <w:rsid w:val="002E1716"/>
    <w:rsid w:val="002E4394"/>
    <w:rsid w:val="002E769B"/>
    <w:rsid w:val="002F09DA"/>
    <w:rsid w:val="002F12AB"/>
    <w:rsid w:val="002F77FB"/>
    <w:rsid w:val="0030287D"/>
    <w:rsid w:val="003032CE"/>
    <w:rsid w:val="003049F0"/>
    <w:rsid w:val="00313AA6"/>
    <w:rsid w:val="00313C02"/>
    <w:rsid w:val="00315100"/>
    <w:rsid w:val="0031624E"/>
    <w:rsid w:val="0032134C"/>
    <w:rsid w:val="003318D8"/>
    <w:rsid w:val="003360F9"/>
    <w:rsid w:val="0033613A"/>
    <w:rsid w:val="003506C5"/>
    <w:rsid w:val="003523B4"/>
    <w:rsid w:val="00354BB6"/>
    <w:rsid w:val="00355C60"/>
    <w:rsid w:val="00356645"/>
    <w:rsid w:val="0035788C"/>
    <w:rsid w:val="0036326D"/>
    <w:rsid w:val="00370C67"/>
    <w:rsid w:val="00370FC7"/>
    <w:rsid w:val="0037732D"/>
    <w:rsid w:val="00381089"/>
    <w:rsid w:val="00381C81"/>
    <w:rsid w:val="003858F3"/>
    <w:rsid w:val="003873E4"/>
    <w:rsid w:val="0039095D"/>
    <w:rsid w:val="003935EA"/>
    <w:rsid w:val="00394E3B"/>
    <w:rsid w:val="00395030"/>
    <w:rsid w:val="00396D47"/>
    <w:rsid w:val="00397E33"/>
    <w:rsid w:val="003A2A42"/>
    <w:rsid w:val="003A558C"/>
    <w:rsid w:val="003A5891"/>
    <w:rsid w:val="003B2738"/>
    <w:rsid w:val="003B2812"/>
    <w:rsid w:val="003B57B1"/>
    <w:rsid w:val="003B5CAD"/>
    <w:rsid w:val="003B603F"/>
    <w:rsid w:val="003B610C"/>
    <w:rsid w:val="003C3DE7"/>
    <w:rsid w:val="003C6E1A"/>
    <w:rsid w:val="003D14FC"/>
    <w:rsid w:val="003D1595"/>
    <w:rsid w:val="003D2DC5"/>
    <w:rsid w:val="003D527C"/>
    <w:rsid w:val="003D6D31"/>
    <w:rsid w:val="003D7E4B"/>
    <w:rsid w:val="003E0311"/>
    <w:rsid w:val="003E5D66"/>
    <w:rsid w:val="003F604C"/>
    <w:rsid w:val="003F6EB0"/>
    <w:rsid w:val="00400143"/>
    <w:rsid w:val="00400C33"/>
    <w:rsid w:val="0040641B"/>
    <w:rsid w:val="00410A83"/>
    <w:rsid w:val="00410CEB"/>
    <w:rsid w:val="004209D4"/>
    <w:rsid w:val="00420B36"/>
    <w:rsid w:val="00425AA9"/>
    <w:rsid w:val="004307D1"/>
    <w:rsid w:val="00441927"/>
    <w:rsid w:val="00443614"/>
    <w:rsid w:val="004437D8"/>
    <w:rsid w:val="004467EA"/>
    <w:rsid w:val="00447290"/>
    <w:rsid w:val="00461FF7"/>
    <w:rsid w:val="0047010C"/>
    <w:rsid w:val="00470F46"/>
    <w:rsid w:val="0047770E"/>
    <w:rsid w:val="0048142D"/>
    <w:rsid w:val="0048547E"/>
    <w:rsid w:val="00485B0D"/>
    <w:rsid w:val="00486F73"/>
    <w:rsid w:val="00490BB3"/>
    <w:rsid w:val="0049184D"/>
    <w:rsid w:val="004A019F"/>
    <w:rsid w:val="004A20A6"/>
    <w:rsid w:val="004A49C2"/>
    <w:rsid w:val="004A6C92"/>
    <w:rsid w:val="004A71FA"/>
    <w:rsid w:val="004B00E8"/>
    <w:rsid w:val="004C3665"/>
    <w:rsid w:val="004C78F6"/>
    <w:rsid w:val="004D06F9"/>
    <w:rsid w:val="004D0E02"/>
    <w:rsid w:val="004D7965"/>
    <w:rsid w:val="004E356F"/>
    <w:rsid w:val="004F38A5"/>
    <w:rsid w:val="004F4E0F"/>
    <w:rsid w:val="00500E88"/>
    <w:rsid w:val="0050123D"/>
    <w:rsid w:val="00503587"/>
    <w:rsid w:val="00510299"/>
    <w:rsid w:val="00510B50"/>
    <w:rsid w:val="00511E00"/>
    <w:rsid w:val="00514BCF"/>
    <w:rsid w:val="005221FA"/>
    <w:rsid w:val="0052407F"/>
    <w:rsid w:val="00525758"/>
    <w:rsid w:val="00533530"/>
    <w:rsid w:val="00540F49"/>
    <w:rsid w:val="00541700"/>
    <w:rsid w:val="005444F8"/>
    <w:rsid w:val="0054782A"/>
    <w:rsid w:val="00552BE7"/>
    <w:rsid w:val="00555011"/>
    <w:rsid w:val="00560465"/>
    <w:rsid w:val="00561421"/>
    <w:rsid w:val="005632B0"/>
    <w:rsid w:val="00564368"/>
    <w:rsid w:val="00565EEF"/>
    <w:rsid w:val="0056722A"/>
    <w:rsid w:val="00567531"/>
    <w:rsid w:val="00567BB8"/>
    <w:rsid w:val="00574965"/>
    <w:rsid w:val="00582A99"/>
    <w:rsid w:val="005835CF"/>
    <w:rsid w:val="0058533A"/>
    <w:rsid w:val="00585396"/>
    <w:rsid w:val="00587906"/>
    <w:rsid w:val="00590D28"/>
    <w:rsid w:val="00591F17"/>
    <w:rsid w:val="00592370"/>
    <w:rsid w:val="00593A08"/>
    <w:rsid w:val="0059748D"/>
    <w:rsid w:val="0059793C"/>
    <w:rsid w:val="005A4842"/>
    <w:rsid w:val="005A6F11"/>
    <w:rsid w:val="005B138B"/>
    <w:rsid w:val="005B7530"/>
    <w:rsid w:val="005C7B6B"/>
    <w:rsid w:val="005C7F4A"/>
    <w:rsid w:val="005D51C2"/>
    <w:rsid w:val="005E1136"/>
    <w:rsid w:val="005E1A27"/>
    <w:rsid w:val="005E7C75"/>
    <w:rsid w:val="005F09EE"/>
    <w:rsid w:val="005F0D9D"/>
    <w:rsid w:val="006006B8"/>
    <w:rsid w:val="00602ADF"/>
    <w:rsid w:val="00603558"/>
    <w:rsid w:val="00610E84"/>
    <w:rsid w:val="00620291"/>
    <w:rsid w:val="0062341A"/>
    <w:rsid w:val="00624612"/>
    <w:rsid w:val="00625849"/>
    <w:rsid w:val="00630A07"/>
    <w:rsid w:val="00636F5B"/>
    <w:rsid w:val="00637BA4"/>
    <w:rsid w:val="00641F34"/>
    <w:rsid w:val="0064238E"/>
    <w:rsid w:val="0064318B"/>
    <w:rsid w:val="00653D4E"/>
    <w:rsid w:val="006548CF"/>
    <w:rsid w:val="00656C23"/>
    <w:rsid w:val="00661771"/>
    <w:rsid w:val="006649CC"/>
    <w:rsid w:val="00671ED9"/>
    <w:rsid w:val="00676BF0"/>
    <w:rsid w:val="00681871"/>
    <w:rsid w:val="00691611"/>
    <w:rsid w:val="00691F58"/>
    <w:rsid w:val="00696B41"/>
    <w:rsid w:val="00696C84"/>
    <w:rsid w:val="006A5717"/>
    <w:rsid w:val="006B0312"/>
    <w:rsid w:val="006B2A89"/>
    <w:rsid w:val="006B37F9"/>
    <w:rsid w:val="006B7D62"/>
    <w:rsid w:val="006C3E5C"/>
    <w:rsid w:val="006C5C39"/>
    <w:rsid w:val="006C7852"/>
    <w:rsid w:val="006D340F"/>
    <w:rsid w:val="006D4494"/>
    <w:rsid w:val="006E28D7"/>
    <w:rsid w:val="006E6361"/>
    <w:rsid w:val="006F4EA6"/>
    <w:rsid w:val="00700E39"/>
    <w:rsid w:val="00700F94"/>
    <w:rsid w:val="00702465"/>
    <w:rsid w:val="00703517"/>
    <w:rsid w:val="0070761E"/>
    <w:rsid w:val="00707DF9"/>
    <w:rsid w:val="0071374B"/>
    <w:rsid w:val="00722908"/>
    <w:rsid w:val="007233BE"/>
    <w:rsid w:val="00726C31"/>
    <w:rsid w:val="0073665C"/>
    <w:rsid w:val="0074430D"/>
    <w:rsid w:val="0074680E"/>
    <w:rsid w:val="0075223C"/>
    <w:rsid w:val="00752698"/>
    <w:rsid w:val="007530AA"/>
    <w:rsid w:val="007544F5"/>
    <w:rsid w:val="00763603"/>
    <w:rsid w:val="007643D9"/>
    <w:rsid w:val="007657E2"/>
    <w:rsid w:val="00770476"/>
    <w:rsid w:val="00771A54"/>
    <w:rsid w:val="00773159"/>
    <w:rsid w:val="007773F7"/>
    <w:rsid w:val="0078159C"/>
    <w:rsid w:val="00783C7D"/>
    <w:rsid w:val="0079570A"/>
    <w:rsid w:val="00797664"/>
    <w:rsid w:val="007A6A19"/>
    <w:rsid w:val="007A6A20"/>
    <w:rsid w:val="007B07DE"/>
    <w:rsid w:val="007B1DD9"/>
    <w:rsid w:val="007B2B55"/>
    <w:rsid w:val="007B4136"/>
    <w:rsid w:val="007B72B7"/>
    <w:rsid w:val="007C1B54"/>
    <w:rsid w:val="007C27B3"/>
    <w:rsid w:val="007D36B7"/>
    <w:rsid w:val="007D42C0"/>
    <w:rsid w:val="007D4DB1"/>
    <w:rsid w:val="007D723B"/>
    <w:rsid w:val="007E163E"/>
    <w:rsid w:val="007E1C7E"/>
    <w:rsid w:val="007E3BDC"/>
    <w:rsid w:val="007F7513"/>
    <w:rsid w:val="008034EF"/>
    <w:rsid w:val="00804119"/>
    <w:rsid w:val="00806E3A"/>
    <w:rsid w:val="00812EAA"/>
    <w:rsid w:val="00821568"/>
    <w:rsid w:val="00824666"/>
    <w:rsid w:val="008320DC"/>
    <w:rsid w:val="00832FE8"/>
    <w:rsid w:val="008343D5"/>
    <w:rsid w:val="00835D58"/>
    <w:rsid w:val="00835F54"/>
    <w:rsid w:val="0083701A"/>
    <w:rsid w:val="008446F7"/>
    <w:rsid w:val="008452A3"/>
    <w:rsid w:val="008466A2"/>
    <w:rsid w:val="008511BC"/>
    <w:rsid w:val="008534FE"/>
    <w:rsid w:val="00854C14"/>
    <w:rsid w:val="00855515"/>
    <w:rsid w:val="00855AC0"/>
    <w:rsid w:val="00863C69"/>
    <w:rsid w:val="00867A5D"/>
    <w:rsid w:val="0087358F"/>
    <w:rsid w:val="008736DB"/>
    <w:rsid w:val="0087509B"/>
    <w:rsid w:val="008764DD"/>
    <w:rsid w:val="0088098D"/>
    <w:rsid w:val="008829E7"/>
    <w:rsid w:val="00884E20"/>
    <w:rsid w:val="00892228"/>
    <w:rsid w:val="00893AFD"/>
    <w:rsid w:val="00894144"/>
    <w:rsid w:val="00894B5E"/>
    <w:rsid w:val="00897E38"/>
    <w:rsid w:val="008A1294"/>
    <w:rsid w:val="008A4B3E"/>
    <w:rsid w:val="008B02FE"/>
    <w:rsid w:val="008B2E31"/>
    <w:rsid w:val="008C15DC"/>
    <w:rsid w:val="008C6AA6"/>
    <w:rsid w:val="008C7D3B"/>
    <w:rsid w:val="008D144E"/>
    <w:rsid w:val="008E0385"/>
    <w:rsid w:val="008E439F"/>
    <w:rsid w:val="008E44F2"/>
    <w:rsid w:val="008F3DAD"/>
    <w:rsid w:val="00915B9B"/>
    <w:rsid w:val="00922335"/>
    <w:rsid w:val="0092570D"/>
    <w:rsid w:val="00930DF6"/>
    <w:rsid w:val="00931A6F"/>
    <w:rsid w:val="00932157"/>
    <w:rsid w:val="009322E0"/>
    <w:rsid w:val="009364A3"/>
    <w:rsid w:val="00937019"/>
    <w:rsid w:val="009411D1"/>
    <w:rsid w:val="009440EC"/>
    <w:rsid w:val="009451AA"/>
    <w:rsid w:val="0095369C"/>
    <w:rsid w:val="009559E0"/>
    <w:rsid w:val="00956335"/>
    <w:rsid w:val="00960B57"/>
    <w:rsid w:val="00961D48"/>
    <w:rsid w:val="0096402F"/>
    <w:rsid w:val="009643EB"/>
    <w:rsid w:val="009677B4"/>
    <w:rsid w:val="009706B5"/>
    <w:rsid w:val="009763C4"/>
    <w:rsid w:val="00976C5F"/>
    <w:rsid w:val="009822AF"/>
    <w:rsid w:val="009830EE"/>
    <w:rsid w:val="0098333A"/>
    <w:rsid w:val="00983979"/>
    <w:rsid w:val="00986EBE"/>
    <w:rsid w:val="009879FD"/>
    <w:rsid w:val="00993CD3"/>
    <w:rsid w:val="009A0721"/>
    <w:rsid w:val="009A1988"/>
    <w:rsid w:val="009A7A06"/>
    <w:rsid w:val="009B514E"/>
    <w:rsid w:val="009C3652"/>
    <w:rsid w:val="009C696E"/>
    <w:rsid w:val="009D6023"/>
    <w:rsid w:val="009D6D11"/>
    <w:rsid w:val="009D7BFC"/>
    <w:rsid w:val="009E044D"/>
    <w:rsid w:val="009E09B5"/>
    <w:rsid w:val="009E4E38"/>
    <w:rsid w:val="009F007F"/>
    <w:rsid w:val="009F083F"/>
    <w:rsid w:val="009F4883"/>
    <w:rsid w:val="00A01418"/>
    <w:rsid w:val="00A019DD"/>
    <w:rsid w:val="00A03D69"/>
    <w:rsid w:val="00A061B8"/>
    <w:rsid w:val="00A06C63"/>
    <w:rsid w:val="00A1311B"/>
    <w:rsid w:val="00A14377"/>
    <w:rsid w:val="00A14E31"/>
    <w:rsid w:val="00A16AE6"/>
    <w:rsid w:val="00A2564E"/>
    <w:rsid w:val="00A26BDB"/>
    <w:rsid w:val="00A26E9E"/>
    <w:rsid w:val="00A315FB"/>
    <w:rsid w:val="00A33FEB"/>
    <w:rsid w:val="00A36245"/>
    <w:rsid w:val="00A36813"/>
    <w:rsid w:val="00A36DAA"/>
    <w:rsid w:val="00A40308"/>
    <w:rsid w:val="00A44B9E"/>
    <w:rsid w:val="00A44CAA"/>
    <w:rsid w:val="00A45254"/>
    <w:rsid w:val="00A508E3"/>
    <w:rsid w:val="00A5225F"/>
    <w:rsid w:val="00A70C44"/>
    <w:rsid w:val="00A7198F"/>
    <w:rsid w:val="00A71DCC"/>
    <w:rsid w:val="00A74996"/>
    <w:rsid w:val="00A7686D"/>
    <w:rsid w:val="00A84390"/>
    <w:rsid w:val="00A862E5"/>
    <w:rsid w:val="00A874F0"/>
    <w:rsid w:val="00A95BE4"/>
    <w:rsid w:val="00AA0CF1"/>
    <w:rsid w:val="00AA6392"/>
    <w:rsid w:val="00AB5567"/>
    <w:rsid w:val="00AB641A"/>
    <w:rsid w:val="00AC1590"/>
    <w:rsid w:val="00AC162E"/>
    <w:rsid w:val="00AE6A2D"/>
    <w:rsid w:val="00AF1BE5"/>
    <w:rsid w:val="00AF2910"/>
    <w:rsid w:val="00AF351A"/>
    <w:rsid w:val="00AF432C"/>
    <w:rsid w:val="00AF672A"/>
    <w:rsid w:val="00B002DE"/>
    <w:rsid w:val="00B074E9"/>
    <w:rsid w:val="00B11C0D"/>
    <w:rsid w:val="00B21EA8"/>
    <w:rsid w:val="00B3184B"/>
    <w:rsid w:val="00B35BA2"/>
    <w:rsid w:val="00B430E2"/>
    <w:rsid w:val="00B43EF5"/>
    <w:rsid w:val="00B46BA9"/>
    <w:rsid w:val="00B51C08"/>
    <w:rsid w:val="00B51F7E"/>
    <w:rsid w:val="00B52CDC"/>
    <w:rsid w:val="00B57403"/>
    <w:rsid w:val="00B577F5"/>
    <w:rsid w:val="00B65D2D"/>
    <w:rsid w:val="00B668AD"/>
    <w:rsid w:val="00B71B27"/>
    <w:rsid w:val="00B8531E"/>
    <w:rsid w:val="00B90DB3"/>
    <w:rsid w:val="00B9315B"/>
    <w:rsid w:val="00B94340"/>
    <w:rsid w:val="00B953FF"/>
    <w:rsid w:val="00B97DFD"/>
    <w:rsid w:val="00BA2746"/>
    <w:rsid w:val="00BA4F69"/>
    <w:rsid w:val="00BA6AFC"/>
    <w:rsid w:val="00BB11DE"/>
    <w:rsid w:val="00BB141E"/>
    <w:rsid w:val="00BB1526"/>
    <w:rsid w:val="00BB2B9F"/>
    <w:rsid w:val="00BB4B93"/>
    <w:rsid w:val="00BB5D85"/>
    <w:rsid w:val="00BC1765"/>
    <w:rsid w:val="00BD4EC0"/>
    <w:rsid w:val="00BD5094"/>
    <w:rsid w:val="00BE2FB9"/>
    <w:rsid w:val="00BF4ED2"/>
    <w:rsid w:val="00C0130D"/>
    <w:rsid w:val="00C01F70"/>
    <w:rsid w:val="00C03C67"/>
    <w:rsid w:val="00C057B3"/>
    <w:rsid w:val="00C11BF7"/>
    <w:rsid w:val="00C128C4"/>
    <w:rsid w:val="00C16E6D"/>
    <w:rsid w:val="00C211C5"/>
    <w:rsid w:val="00C24AA6"/>
    <w:rsid w:val="00C3004A"/>
    <w:rsid w:val="00C309C9"/>
    <w:rsid w:val="00C405BF"/>
    <w:rsid w:val="00C41BD6"/>
    <w:rsid w:val="00C43D2B"/>
    <w:rsid w:val="00C47C40"/>
    <w:rsid w:val="00C53F68"/>
    <w:rsid w:val="00C542BA"/>
    <w:rsid w:val="00C5494F"/>
    <w:rsid w:val="00C558AC"/>
    <w:rsid w:val="00C61CEC"/>
    <w:rsid w:val="00C6443A"/>
    <w:rsid w:val="00C7208A"/>
    <w:rsid w:val="00C72BA2"/>
    <w:rsid w:val="00C74148"/>
    <w:rsid w:val="00C76A51"/>
    <w:rsid w:val="00C81392"/>
    <w:rsid w:val="00C86B3D"/>
    <w:rsid w:val="00C90C49"/>
    <w:rsid w:val="00C97899"/>
    <w:rsid w:val="00CA09EE"/>
    <w:rsid w:val="00CA0C65"/>
    <w:rsid w:val="00CA62B1"/>
    <w:rsid w:val="00CB1F03"/>
    <w:rsid w:val="00CB4560"/>
    <w:rsid w:val="00CB5787"/>
    <w:rsid w:val="00CC20D8"/>
    <w:rsid w:val="00CD50F4"/>
    <w:rsid w:val="00CD6E33"/>
    <w:rsid w:val="00CE5E5C"/>
    <w:rsid w:val="00CF47A4"/>
    <w:rsid w:val="00CF5DA8"/>
    <w:rsid w:val="00D029F4"/>
    <w:rsid w:val="00D1245D"/>
    <w:rsid w:val="00D126F5"/>
    <w:rsid w:val="00D23A24"/>
    <w:rsid w:val="00D24C01"/>
    <w:rsid w:val="00D3063F"/>
    <w:rsid w:val="00D35212"/>
    <w:rsid w:val="00D376A2"/>
    <w:rsid w:val="00D406C4"/>
    <w:rsid w:val="00D41819"/>
    <w:rsid w:val="00D429DE"/>
    <w:rsid w:val="00D50474"/>
    <w:rsid w:val="00D52658"/>
    <w:rsid w:val="00D52C29"/>
    <w:rsid w:val="00D54A05"/>
    <w:rsid w:val="00D571D4"/>
    <w:rsid w:val="00D659B6"/>
    <w:rsid w:val="00D66115"/>
    <w:rsid w:val="00D73D14"/>
    <w:rsid w:val="00D74D72"/>
    <w:rsid w:val="00D811E2"/>
    <w:rsid w:val="00D837E2"/>
    <w:rsid w:val="00D850BD"/>
    <w:rsid w:val="00D903A8"/>
    <w:rsid w:val="00D93E01"/>
    <w:rsid w:val="00D94081"/>
    <w:rsid w:val="00D94E02"/>
    <w:rsid w:val="00D974C6"/>
    <w:rsid w:val="00DA1803"/>
    <w:rsid w:val="00DB1F85"/>
    <w:rsid w:val="00DB28C2"/>
    <w:rsid w:val="00DC1A6B"/>
    <w:rsid w:val="00DC2969"/>
    <w:rsid w:val="00DD1E02"/>
    <w:rsid w:val="00DD2ABE"/>
    <w:rsid w:val="00DD3B5F"/>
    <w:rsid w:val="00DE79BF"/>
    <w:rsid w:val="00DF2B27"/>
    <w:rsid w:val="00DF427B"/>
    <w:rsid w:val="00DF6585"/>
    <w:rsid w:val="00DF6FD5"/>
    <w:rsid w:val="00E02E15"/>
    <w:rsid w:val="00E04291"/>
    <w:rsid w:val="00E24662"/>
    <w:rsid w:val="00E24CE0"/>
    <w:rsid w:val="00E253CE"/>
    <w:rsid w:val="00E25C0F"/>
    <w:rsid w:val="00E308C4"/>
    <w:rsid w:val="00E33C0C"/>
    <w:rsid w:val="00E34635"/>
    <w:rsid w:val="00E36F5F"/>
    <w:rsid w:val="00E422D4"/>
    <w:rsid w:val="00E46CD2"/>
    <w:rsid w:val="00E473B6"/>
    <w:rsid w:val="00E474BA"/>
    <w:rsid w:val="00E5426A"/>
    <w:rsid w:val="00E554A8"/>
    <w:rsid w:val="00E5799C"/>
    <w:rsid w:val="00E67D6C"/>
    <w:rsid w:val="00E70B09"/>
    <w:rsid w:val="00E70DD5"/>
    <w:rsid w:val="00E72B62"/>
    <w:rsid w:val="00E733B8"/>
    <w:rsid w:val="00E77170"/>
    <w:rsid w:val="00E872C6"/>
    <w:rsid w:val="00E92846"/>
    <w:rsid w:val="00E941E7"/>
    <w:rsid w:val="00EA30B2"/>
    <w:rsid w:val="00EB133E"/>
    <w:rsid w:val="00EB2870"/>
    <w:rsid w:val="00EB3167"/>
    <w:rsid w:val="00EB50E6"/>
    <w:rsid w:val="00EB5554"/>
    <w:rsid w:val="00EB68EB"/>
    <w:rsid w:val="00EC613C"/>
    <w:rsid w:val="00EC61A4"/>
    <w:rsid w:val="00ED032E"/>
    <w:rsid w:val="00ED1F0D"/>
    <w:rsid w:val="00ED435D"/>
    <w:rsid w:val="00ED5AF9"/>
    <w:rsid w:val="00EE2614"/>
    <w:rsid w:val="00EE4477"/>
    <w:rsid w:val="00EE75BE"/>
    <w:rsid w:val="00F07B7F"/>
    <w:rsid w:val="00F170B3"/>
    <w:rsid w:val="00F207BF"/>
    <w:rsid w:val="00F21671"/>
    <w:rsid w:val="00F4001C"/>
    <w:rsid w:val="00F509C0"/>
    <w:rsid w:val="00F51CF4"/>
    <w:rsid w:val="00F55287"/>
    <w:rsid w:val="00F6009A"/>
    <w:rsid w:val="00F62418"/>
    <w:rsid w:val="00F6317F"/>
    <w:rsid w:val="00F65AB0"/>
    <w:rsid w:val="00F662A1"/>
    <w:rsid w:val="00F6643C"/>
    <w:rsid w:val="00F70FEA"/>
    <w:rsid w:val="00F75A9E"/>
    <w:rsid w:val="00F803B3"/>
    <w:rsid w:val="00F80DB7"/>
    <w:rsid w:val="00F81350"/>
    <w:rsid w:val="00F820A5"/>
    <w:rsid w:val="00F83A6D"/>
    <w:rsid w:val="00F84B2F"/>
    <w:rsid w:val="00F858BA"/>
    <w:rsid w:val="00F92D71"/>
    <w:rsid w:val="00FA0197"/>
    <w:rsid w:val="00FA49F2"/>
    <w:rsid w:val="00FB3189"/>
    <w:rsid w:val="00FB650E"/>
    <w:rsid w:val="00FC1431"/>
    <w:rsid w:val="00FC4F2C"/>
    <w:rsid w:val="00FC5263"/>
    <w:rsid w:val="00FD471A"/>
    <w:rsid w:val="00FD70E2"/>
    <w:rsid w:val="00FE06FC"/>
    <w:rsid w:val="00FE0D18"/>
    <w:rsid w:val="00FE23DF"/>
    <w:rsid w:val="00FE49D0"/>
    <w:rsid w:val="00FE5103"/>
    <w:rsid w:val="00FE6FFD"/>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1" Type="http://schemas.openxmlformats.org/officeDocument/2006/relationships/hyperlink" Target="https://www.zotero.org/google-docs/?CfE187" TargetMode="External"/><Relationship Id="rId42" Type="http://schemas.openxmlformats.org/officeDocument/2006/relationships/hyperlink" Target="https://www.codecogs.com/eqnedit.php?latex=%5Cbeta_%7Bsp1%7D" TargetMode="External"/><Relationship Id="rId47" Type="http://schemas.openxmlformats.org/officeDocument/2006/relationships/image" Target="media/image11.png"/><Relationship Id="rId63" Type="http://schemas.openxmlformats.org/officeDocument/2006/relationships/hyperlink" Target="https://www.codecogs.com/eqnedit.php?latex=%5Clambda" TargetMode="External"/><Relationship Id="rId68" Type="http://schemas.openxmlformats.org/officeDocument/2006/relationships/image" Target="media/image18.png"/><Relationship Id="rId16" Type="http://schemas.openxmlformats.org/officeDocument/2006/relationships/hyperlink" Target="https://www.zotero.org/google-docs/?CUS0Ah" TargetMode="External"/><Relationship Id="rId11" Type="http://schemas.microsoft.com/office/2016/09/relationships/commentsIds" Target="commentsIds.xml"/><Relationship Id="rId32" Type="http://schemas.openxmlformats.org/officeDocument/2006/relationships/hyperlink" Target="https://www.codecogs.com/eqnedit.php?latex=k" TargetMode="External"/><Relationship Id="rId37" Type="http://schemas.openxmlformats.org/officeDocument/2006/relationships/image" Target="media/image6.png"/><Relationship Id="rId53" Type="http://schemas.openxmlformats.org/officeDocument/2006/relationships/hyperlink" Target="https://www.codecogs.com/eqnedit.php?latex=%5Calpha_1" TargetMode="External"/><Relationship Id="rId58" Type="http://schemas.openxmlformats.org/officeDocument/2006/relationships/hyperlink" Target="https://www.codecogs.com/eqnedit.php?latex=%5Cbeta_1" TargetMode="External"/><Relationship Id="rId74" Type="http://schemas.openxmlformats.org/officeDocument/2006/relationships/image" Target="media/image24.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codecogs.com/eqnedit.php?latex=p_%7Bk%2Ct%2Cs%7D" TargetMode="External"/><Relationship Id="rId19" Type="http://schemas.openxmlformats.org/officeDocument/2006/relationships/hyperlink" Target="https://www.zotero.org/google-docs/?xUfTMQ" TargetMode="External"/><Relationship Id="rId14" Type="http://schemas.openxmlformats.org/officeDocument/2006/relationships/hyperlink" Target="https://www.zotero.org/google-docs/?vZFL5N" TargetMode="External"/><Relationship Id="rId22" Type="http://schemas.openxmlformats.org/officeDocument/2006/relationships/hyperlink" Target="https://www.zotero.org/google-docs/?o92OvI" TargetMode="External"/><Relationship Id="rId27" Type="http://schemas.openxmlformats.org/officeDocument/2006/relationships/image" Target="media/image1.png"/><Relationship Id="rId30" Type="http://schemas.openxmlformats.org/officeDocument/2006/relationships/hyperlink" Target="https://www.codecogs.com/eqnedit.php?latex=s" TargetMode="External"/><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yperlink" Target="https://www.codecogs.com/eqnedit.php?latex=p_%7Bk%2Ct%2Cs%7D" TargetMode="External"/><Relationship Id="rId56" Type="http://schemas.openxmlformats.org/officeDocument/2006/relationships/hyperlink" Target="https://www.codecogs.com/eqnedit.php?latex=%5Calpha_%7Bk%2Ct%7D" TargetMode="External"/><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hyperlink" Target="mailto:tth@ecos.au.dk" TargetMode="External"/><Relationship Id="rId51" Type="http://schemas.openxmlformats.org/officeDocument/2006/relationships/hyperlink" Target="https://www.codecogs.com/eqnedit.php?latex=t" TargetMode="External"/><Relationship Id="rId72" Type="http://schemas.openxmlformats.org/officeDocument/2006/relationships/image" Target="media/image22.png"/><Relationship Id="rId80" Type="http://schemas.microsoft.com/office/2011/relationships/people" Target="people.xm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www.zotero.org/google-docs/?oabnuy" TargetMode="External"/><Relationship Id="rId25" Type="http://schemas.openxmlformats.org/officeDocument/2006/relationships/hyperlink" Target="https://www.zotero.org/google-docs/?hTjK9U" TargetMode="External"/><Relationship Id="rId33" Type="http://schemas.openxmlformats.org/officeDocument/2006/relationships/image" Target="media/image4.png"/><Relationship Id="rId38" Type="http://schemas.openxmlformats.org/officeDocument/2006/relationships/hyperlink" Target="https://www.codecogs.com/eqnedit.php?latex=%5Calpha_%7Bsp%7D" TargetMode="External"/><Relationship Id="rId46" Type="http://schemas.openxmlformats.org/officeDocument/2006/relationships/hyperlink" Target="https://www.codecogs.com/eqnedit.php?latex=p_%7Bk%2Ct%2Cs%7D%5C%20%5Csim%20%5Calpha_1%2B%5Calpha_s%5C%20%2B%5C%20%5Calpha_%7Bk%2Ct%7D%2B%5Cbeta_1%5Ctimes%5C%20Occupancy%20Interval" TargetMode="External"/><Relationship Id="rId59" Type="http://schemas.openxmlformats.org/officeDocument/2006/relationships/image" Target="media/image15.png"/><Relationship Id="rId67" Type="http://schemas.openxmlformats.org/officeDocument/2006/relationships/image" Target="media/image17.png"/><Relationship Id="rId20" Type="http://schemas.openxmlformats.org/officeDocument/2006/relationships/hyperlink" Target="https://www.zotero.org/google-docs/?rehxdY" TargetMode="External"/><Relationship Id="rId41" Type="http://schemas.openxmlformats.org/officeDocument/2006/relationships/image" Target="media/image8.png"/><Relationship Id="rId54" Type="http://schemas.openxmlformats.org/officeDocument/2006/relationships/hyperlink" Target="https://www.codecogs.com/eqnedit.php?latex=%5Calpha_s" TargetMode="External"/><Relationship Id="rId62" Type="http://schemas.openxmlformats.org/officeDocument/2006/relationships/hyperlink" Target="https://www.zotero.org/google-docs/?yxXGRK" TargetMode="External"/><Relationship Id="rId70" Type="http://schemas.openxmlformats.org/officeDocument/2006/relationships/image" Target="media/image20.png"/><Relationship Id="rId75"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9tXWmg" TargetMode="External"/><Relationship Id="rId23" Type="http://schemas.openxmlformats.org/officeDocument/2006/relationships/hyperlink" Target="https://www.zotero.org/google-docs/?3FiXQa" TargetMode="External"/><Relationship Id="rId28" Type="http://schemas.openxmlformats.org/officeDocument/2006/relationships/hyperlink" Target="https://www.codecogs.com/eqnedit.php?latex=%7B%5CPsi%7D_%7Bk%2Ct%2Cs%7D"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12.png"/><Relationship Id="rId57" Type="http://schemas.openxmlformats.org/officeDocument/2006/relationships/image" Target="media/image14.png"/><Relationship Id="rId10" Type="http://schemas.microsoft.com/office/2011/relationships/commentsExtended" Target="commentsExtended.xml"/><Relationship Id="rId31" Type="http://schemas.openxmlformats.org/officeDocument/2006/relationships/image" Target="media/image3.png"/><Relationship Id="rId44" Type="http://schemas.openxmlformats.org/officeDocument/2006/relationships/hyperlink" Target="https://www.codecogs.com/eqnedit.php?latex=%5Cbeta_%7Bsp2%7D" TargetMode="External"/><Relationship Id="rId52" Type="http://schemas.openxmlformats.org/officeDocument/2006/relationships/hyperlink" Target="https://www.codecogs.com/eqnedit.php?latex=k" TargetMode="External"/><Relationship Id="rId60" Type="http://schemas.openxmlformats.org/officeDocument/2006/relationships/hyperlink" Target="https://www.codecogs.com/eqnedit.php?latex=%7B%5CPsi%7D_%7Bk%2Ct%2Cs%7D" TargetMode="External"/><Relationship Id="rId65" Type="http://schemas.openxmlformats.org/officeDocument/2006/relationships/footer" Target="footer1.xml"/><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hyperlink" Target="https://www.zotero.org/google-docs/?8BW3yT" TargetMode="External"/><Relationship Id="rId18" Type="http://schemas.openxmlformats.org/officeDocument/2006/relationships/hyperlink" Target="https://www.zotero.org/google-docs/?bpEXFC" TargetMode="External"/><Relationship Id="rId39" Type="http://schemas.openxmlformats.org/officeDocument/2006/relationships/image" Target="media/image7.png"/><Relationship Id="rId34" Type="http://schemas.openxmlformats.org/officeDocument/2006/relationships/hyperlink" Target="https://www.codecogs.com/eqnedit.php?latex=t" TargetMode="External"/><Relationship Id="rId50" Type="http://schemas.openxmlformats.org/officeDocument/2006/relationships/hyperlink" Target="https://www.codecogs.com/eqnedit.php?latex=s" TargetMode="External"/><Relationship Id="rId55" Type="http://schemas.openxmlformats.org/officeDocument/2006/relationships/image" Target="media/image13.png"/><Relationship Id="rId76" Type="http://schemas.openxmlformats.org/officeDocument/2006/relationships/image" Target="media/image26.png"/><Relationship Id="rId7" Type="http://schemas.openxmlformats.org/officeDocument/2006/relationships/hyperlink" Target="mailto:dssikes@alaska.edu" TargetMode="External"/><Relationship Id="rId71"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yperlink" Target="https://www.zotero.org/google-docs/?W6vKAG" TargetMode="External"/><Relationship Id="rId40" Type="http://schemas.openxmlformats.org/officeDocument/2006/relationships/hyperlink" Target="https://www.codecogs.com/eqnedit.php?latex=%5Cbeta_2" TargetMode="External"/><Relationship Id="rId45" Type="http://schemas.openxmlformats.org/officeDocument/2006/relationships/image" Target="media/image10.png"/><Relationship Id="rId6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1207</TotalTime>
  <Pages>49</Pages>
  <Words>26439</Words>
  <Characters>163928</Characters>
  <Application>Microsoft Office Word</Application>
  <DocSecurity>0</DocSecurity>
  <Lines>2215</Lines>
  <Paragraphs>1269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150</cp:revision>
  <dcterms:created xsi:type="dcterms:W3CDTF">2023-03-20T12:01:00Z</dcterms:created>
  <dcterms:modified xsi:type="dcterms:W3CDTF">2023-03-21T19:04:00Z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id="Lbk8FdSj"/&gt;&lt;style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