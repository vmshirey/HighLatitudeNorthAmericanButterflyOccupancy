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Target Journal:</w:t>
      </w:r>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Global Change Biology</w:t>
      </w:r>
    </w:p>
    <w:p w14:paraId="0D037568"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 xml:space="preserve">Recommended Reviewers: </w:t>
      </w:r>
    </w:p>
    <w:p w14:paraId="58BBCF47"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Derek Sikes, </w:t>
      </w:r>
      <w:hyperlink r:id="rId7">
        <w:r w:rsidRPr="00703517">
          <w:rPr>
            <w:rFonts w:ascii="Times New Roman" w:hAnsi="Times New Roman" w:cs="Times New Roman"/>
            <w:color w:val="1155CC"/>
            <w:sz w:val="24"/>
            <w:szCs w:val="24"/>
            <w:u w:val="single"/>
          </w:rPr>
          <w:t>dssikes@alaska.edu</w:t>
        </w:r>
      </w:hyperlink>
    </w:p>
    <w:p w14:paraId="380BAEFC"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Toke Høye, </w:t>
      </w:r>
      <w:hyperlink r:id="rId8">
        <w:r w:rsidRPr="00703517">
          <w:rPr>
            <w:rFonts w:ascii="Times New Roman" w:hAnsi="Times New Roman" w:cs="Times New Roman"/>
            <w:color w:val="1155CC"/>
            <w:sz w:val="24"/>
            <w:szCs w:val="24"/>
            <w:u w:val="single"/>
          </w:rPr>
          <w:t>tth@ecos.au.dk</w:t>
        </w:r>
      </w:hyperlink>
    </w:p>
    <w:p w14:paraId="1C225E70" w14:textId="0CEC299D" w:rsidR="00FC425A" w:rsidRPr="00FC425A" w:rsidRDefault="00FC425A" w:rsidP="00FC425A">
      <w:pPr>
        <w:numPr>
          <w:ilvl w:val="0"/>
          <w:numId w:val="1"/>
        </w:numPr>
        <w:spacing w:line="240" w:lineRule="auto"/>
        <w:jc w:val="both"/>
        <w:rPr>
          <w:rFonts w:ascii="Times New Roman" w:hAnsi="Times New Roman" w:cs="Times New Roman"/>
          <w:sz w:val="24"/>
          <w:szCs w:val="24"/>
          <w:lang w:val="pt-BR"/>
        </w:rPr>
      </w:pPr>
      <w:r w:rsidRPr="00FC425A">
        <w:rPr>
          <w:rFonts w:ascii="Times New Roman" w:hAnsi="Times New Roman" w:cs="Times New Roman"/>
          <w:sz w:val="24"/>
          <w:szCs w:val="24"/>
          <w:lang w:val="pt-BR"/>
        </w:rPr>
        <w:t>Maria H</w:t>
      </w:r>
      <w:r w:rsidRPr="00FC425A">
        <w:rPr>
          <w:rFonts w:ascii="Times New Roman" w:hAnsi="Times New Roman" w:cs="Times New Roman"/>
          <w:sz w:val="24"/>
          <w:szCs w:val="24"/>
          <w:lang w:val="pt-BR"/>
        </w:rPr>
        <w:t>ällfors</w:t>
      </w:r>
      <w:r w:rsidRPr="00FC425A">
        <w:rPr>
          <w:rFonts w:ascii="Times New Roman" w:hAnsi="Times New Roman" w:cs="Times New Roman"/>
          <w:sz w:val="24"/>
          <w:szCs w:val="24"/>
          <w:lang w:val="pt-BR"/>
        </w:rPr>
        <w:t xml:space="preserve">, </w:t>
      </w:r>
      <w:r w:rsidRPr="00FC425A">
        <w:rPr>
          <w:rFonts w:ascii="Times New Roman" w:hAnsi="Times New Roman" w:cs="Times New Roman"/>
          <w:sz w:val="24"/>
          <w:szCs w:val="24"/>
          <w:lang w:val="pt-BR"/>
        </w:rPr>
        <w:t>maria.hallfors@syke.fi</w:t>
      </w:r>
    </w:p>
    <w:p w14:paraId="713ABC79" w14:textId="77777777" w:rsidR="00F21671" w:rsidRPr="00FC425A" w:rsidRDefault="00F21671">
      <w:pPr>
        <w:spacing w:line="240" w:lineRule="auto"/>
        <w:jc w:val="both"/>
        <w:rPr>
          <w:rFonts w:ascii="Times New Roman" w:hAnsi="Times New Roman" w:cs="Times New Roman"/>
          <w:b/>
          <w:sz w:val="24"/>
          <w:szCs w:val="24"/>
          <w:lang w:val="pt-BR"/>
        </w:rPr>
      </w:pPr>
    </w:p>
    <w:p w14:paraId="755D5A4D" w14:textId="13A7790E"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CONTRIBUTED TO 50 YEARS OF SHIFTING </w:t>
      </w:r>
      <w:r w:rsidR="009B514E" w:rsidRPr="00703517">
        <w:rPr>
          <w:rFonts w:ascii="Times New Roman" w:hAnsi="Times New Roman" w:cs="Times New Roman"/>
          <w:b/>
          <w:sz w:val="24"/>
          <w:szCs w:val="24"/>
        </w:rPr>
        <w:t xml:space="preserve">NORTH AMERICAN </w:t>
      </w:r>
      <w:r w:rsidRPr="00703517">
        <w:rPr>
          <w:rFonts w:ascii="Times New Roman" w:hAnsi="Times New Roman" w:cs="Times New Roman"/>
          <w:b/>
          <w:sz w:val="24"/>
          <w:szCs w:val="24"/>
        </w:rPr>
        <w:t>ARCTIC AND BOREAL BUTTERFLY COMMUNITIES</w:t>
      </w:r>
    </w:p>
    <w:p w14:paraId="195E2EFE" w14:textId="423EBBE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000000">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453705A7"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 +1 (484)-945-3100, vms55@georgetown.edu</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5F6001D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potential insect declines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are shifting in </w:t>
      </w:r>
      <w:r w:rsidRPr="00703517">
        <w:rPr>
          <w:rFonts w:ascii="Times New Roman" w:hAnsi="Times New Roman" w:cs="Times New Roman"/>
          <w:sz w:val="24"/>
          <w:szCs w:val="24"/>
        </w:rPr>
        <w:t xml:space="preserve">response to climate. </w:t>
      </w:r>
      <w:r w:rsidR="000E4EA8" w:rsidRPr="00703517">
        <w:rPr>
          <w:rFonts w:ascii="Times New Roman" w:hAnsi="Times New Roman" w:cs="Times New Roman"/>
          <w:sz w:val="24"/>
          <w:szCs w:val="24"/>
        </w:rPr>
        <w:t xml:space="preserve">Poleward regions are of particular interest because warming is most rapid, but biodiversity data are sparse. Building on recent advances in </w:t>
      </w:r>
      <w:r w:rsidR="00894144" w:rsidRPr="00703517">
        <w:rPr>
          <w:rFonts w:ascii="Times New Roman" w:hAnsi="Times New Roman" w:cs="Times New Roman"/>
          <w:sz w:val="24"/>
          <w:szCs w:val="24"/>
        </w:rPr>
        <w:t xml:space="preserve">occupancy modeling approaches to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855515" w:rsidRPr="00703517">
        <w:rPr>
          <w:rFonts w:ascii="Times New Roman" w:hAnsi="Times New Roman" w:cs="Times New Roman"/>
          <w:sz w:val="24"/>
          <w:szCs w:val="24"/>
        </w:rPr>
        <w:t>occupancy</w:t>
      </w:r>
      <w:r w:rsidRPr="00703517">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(probability of occupancy)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decline/increase</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are 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critically under sampled region of North America and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methods that can match recent increases in community science participation with more sparse historical data 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 </w:t>
      </w:r>
      <w:r w:rsidRPr="00703517">
        <w:rPr>
          <w:rFonts w:ascii="Times New Roman" w:hAnsi="Times New Roman" w:cs="Times New Roman"/>
          <w:sz w:val="24"/>
          <w:szCs w:val="24"/>
        </w:rPr>
        <w:t xml:space="preserve">using </w:t>
      </w:r>
      <w:r w:rsidR="003C3DE7" w:rsidRPr="00703517">
        <w:rPr>
          <w:rFonts w:ascii="Times New Roman" w:hAnsi="Times New Roman" w:cs="Times New Roman"/>
          <w:sz w:val="24"/>
          <w:szCs w:val="24"/>
        </w:rPr>
        <w:t xml:space="preserve">presence-only </w:t>
      </w:r>
      <w:r w:rsidR="00894144" w:rsidRPr="00703517">
        <w:rPr>
          <w:rFonts w:ascii="Times New Roman" w:hAnsi="Times New Roman" w:cs="Times New Roman"/>
          <w:sz w:val="24"/>
          <w:szCs w:val="24"/>
        </w:rPr>
        <w:t>data.</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61CC49C1"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 xml:space="preserve">Firstly, we want to thank all of the museum staff, volunteers, and community scientists who aid in the mobilization of biodiversity data used in this study. We would like to thank Laura Melissa Guzman, Rassim Khelifa, Leithen M’Gonigle, Sarah Johnson, Hanna </w:t>
      </w:r>
      <w:r w:rsidRPr="00703517">
        <w:rPr>
          <w:rFonts w:ascii="Times New Roman" w:hAnsi="Times New Roman" w:cs="Times New Roman"/>
          <w:sz w:val="24"/>
          <w:szCs w:val="24"/>
        </w:rPr>
        <w:lastRenderedPageBreak/>
        <w:t xml:space="preserve">Jackson, and Elijah Reyes for insightful conversations and collaboration on the use of occupancy models with presence-only data. Martha Weiss, Gina Wimp, Greg Breed </w:t>
      </w:r>
      <w:r w:rsidR="00525758">
        <w:rPr>
          <w:rFonts w:ascii="Times New Roman" w:hAnsi="Times New Roman" w:cs="Times New Roman"/>
          <w:sz w:val="24"/>
          <w:szCs w:val="24"/>
        </w:rPr>
        <w:t>and members of the Ries 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(Woonki Chung), Georgetown Massive Data Institute (Lisa Singh), and the University of Florida HiperGator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system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6CB4880C"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and 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046649">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 Zhou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w:t>
      </w:r>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 climate change has been put forth as a major 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hyperlink r:id="rId9">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both local and macroscale climatic conditions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distribution and natural history data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0">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3398129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in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(Corlett &amp; Westcott </w:t>
      </w:r>
      <w:r w:rsidR="00B71B27" w:rsidRPr="00703517">
        <w:rPr>
          <w:rFonts w:ascii="Times New Roman" w:hAnsi="Times New Roman" w:cs="Times New Roman"/>
          <w:sz w:val="24"/>
          <w:szCs w:val="24"/>
        </w:rPr>
        <w:lastRenderedPageBreak/>
        <w:t>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(e.g., closed-canopy habitats)</w:t>
      </w:r>
      <w:r w:rsidRPr="00703517">
        <w:rPr>
          <w:rFonts w:ascii="Times New Roman" w:hAnsi="Times New Roman" w:cs="Times New Roman"/>
          <w:sz w:val="24"/>
          <w:szCs w:val="24"/>
        </w:rPr>
        <w:t xml:space="preserve"> to movement 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6252838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butterflies</w:t>
      </w:r>
      <w:r w:rsidR="00A7686D" w:rsidRPr="00703517">
        <w:rPr>
          <w:rFonts w:ascii="Times New Roman" w:hAnsi="Times New Roman" w:cs="Times New Roman"/>
          <w:sz w:val="24"/>
          <w:szCs w:val="24"/>
        </w:rPr>
        <w:t>, and available data are highly biased</w:t>
      </w:r>
      <w:r w:rsidRPr="00703517">
        <w:rPr>
          <w:rFonts w:ascii="Times New Roman" w:hAnsi="Times New Roman" w:cs="Times New Roman"/>
          <w:sz w:val="24"/>
          <w:szCs w:val="24"/>
        </w:rPr>
        <w:t xml:space="preserve"> </w:t>
      </w:r>
      <w:hyperlink r:id="rId11">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2">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Data that do exist in this region come largely from natural history museum collections and community science platforms (such as records from online and mobile platforms like iNaturalist) and are almost all</w:t>
      </w:r>
      <w:r w:rsidR="00396D47" w:rsidRPr="00703517">
        <w:rPr>
          <w:rFonts w:ascii="Times New Roman" w:hAnsi="Times New Roman" w:cs="Times New Roman"/>
          <w:sz w:val="24"/>
          <w:szCs w:val="24"/>
        </w:rPr>
        <w:t xml:space="preserve"> opportunistic</w:t>
      </w:r>
      <w:r w:rsidRPr="00703517">
        <w:rPr>
          <w:rFonts w:ascii="Times New Roman" w:hAnsi="Times New Roman" w:cs="Times New Roman"/>
          <w:sz w:val="24"/>
          <w:szCs w:val="24"/>
        </w:rPr>
        <w:t xml:space="preserve"> “presence-only”</w:t>
      </w:r>
      <w:r w:rsidR="00756CF2">
        <w:rPr>
          <w:rFonts w:ascii="Times New Roman" w:hAnsi="Times New Roman" w:cs="Times New Roman"/>
          <w:sz w:val="24"/>
          <w:szCs w:val="24"/>
        </w:rPr>
        <w:t xml:space="preserve">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 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reflect </w:t>
      </w:r>
      <w:r w:rsidR="00A7686D" w:rsidRPr="00703517">
        <w:rPr>
          <w:rFonts w:ascii="Times New Roman" w:hAnsi="Times New Roman" w:cs="Times New Roman"/>
          <w:sz w:val="24"/>
          <w:szCs w:val="24"/>
        </w:rPr>
        <w:t xml:space="preserve">complete community sampling and </w:t>
      </w:r>
      <w:r w:rsidR="00587906" w:rsidRPr="00703517">
        <w:rPr>
          <w:rFonts w:ascii="Times New Roman" w:hAnsi="Times New Roman" w:cs="Times New Roman"/>
          <w:sz w:val="24"/>
          <w:szCs w:val="24"/>
        </w:rPr>
        <w:t>may</w:t>
      </w:r>
      <w:r w:rsidR="00A7686D"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not capture all species </w:t>
      </w:r>
      <w:r w:rsidR="00A7686D" w:rsidRPr="00703517">
        <w:rPr>
          <w:rFonts w:ascii="Times New Roman" w:hAnsi="Times New Roman" w:cs="Times New Roman"/>
          <w:sz w:val="24"/>
          <w:szCs w:val="24"/>
        </w:rPr>
        <w:t>in a</w:t>
      </w:r>
      <w:r w:rsidRPr="00703517">
        <w:rPr>
          <w:rFonts w:ascii="Times New Roman" w:hAnsi="Times New Roman" w:cs="Times New Roman"/>
          <w:sz w:val="24"/>
          <w:szCs w:val="24"/>
        </w:rPr>
        <w:t xml:space="preserve"> 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A7686D" w:rsidRPr="00703517">
        <w:rPr>
          <w:rFonts w:ascii="Times New Roman" w:hAnsi="Times New Roman" w:cs="Times New Roman"/>
          <w:sz w:val="24"/>
          <w:szCs w:val="24"/>
        </w:rPr>
        <w:t>more detectable or a site may only have been ever visited one time</w:t>
      </w:r>
      <w:r w:rsidR="00587906"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while</w:t>
      </w:r>
      <w:r w:rsidRPr="00703517">
        <w:rPr>
          <w:rFonts w:ascii="Times New Roman" w:hAnsi="Times New Roman" w:cs="Times New Roman"/>
          <w:sz w:val="24"/>
          <w:szCs w:val="24"/>
        </w:rPr>
        <w:t>, cryptic</w:t>
      </w:r>
      <w:r w:rsidR="00A7686D" w:rsidRPr="00703517">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drab species may go under-reported</w:t>
      </w:r>
      <w:r w:rsidR="00A7686D"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A768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(Meyer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2016; Adamo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A7686D"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Finally, t</w:t>
      </w:r>
      <w:r w:rsidRPr="00703517">
        <w:rPr>
          <w:rFonts w:ascii="Times New Roman" w:hAnsi="Times New Roman" w:cs="Times New Roman"/>
          <w:sz w:val="24"/>
          <w:szCs w:val="24"/>
        </w:rPr>
        <w:t>h</w:t>
      </w:r>
      <w:r w:rsidR="00587906" w:rsidRPr="00703517">
        <w:rPr>
          <w:rFonts w:ascii="Times New Roman" w:hAnsi="Times New Roman" w:cs="Times New Roman"/>
          <w:sz w:val="24"/>
          <w:szCs w:val="24"/>
        </w:rPr>
        <w:t>ese data are</w:t>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highly biased because</w:t>
      </w:r>
      <w:r w:rsidRPr="00703517">
        <w:rPr>
          <w:rFonts w:ascii="Times New Roman" w:hAnsi="Times New Roman" w:cs="Times New Roman"/>
          <w:sz w:val="24"/>
          <w:szCs w:val="24"/>
        </w:rPr>
        <w:t xml:space="preserve"> sampling intent </w:t>
      </w:r>
      <w:r w:rsidR="00E23705">
        <w:rPr>
          <w:rFonts w:ascii="Times New Roman" w:hAnsi="Times New Roman" w:cs="Times New Roman"/>
          <w:sz w:val="24"/>
          <w:szCs w:val="24"/>
        </w:rPr>
        <w:t>is mostly unknown</w:t>
      </w:r>
      <w:r w:rsidRPr="00703517">
        <w:rPr>
          <w:rFonts w:ascii="Times New Roman" w:hAnsi="Times New Roman" w:cs="Times New Roman"/>
          <w:sz w:val="24"/>
          <w:szCs w:val="24"/>
        </w:rPr>
        <w:t xml:space="preserve">. </w:t>
      </w:r>
      <w:r w:rsidR="00B22746">
        <w:rPr>
          <w:rFonts w:ascii="Times New Roman" w:hAnsi="Times New Roman" w:cs="Times New Roman"/>
          <w:sz w:val="24"/>
          <w:szCs w:val="24"/>
        </w:rPr>
        <w:t xml:space="preserve">Because of this, absences or non-detections are unrecorded, and so these data have long been unsuitable for typical statistical models, which are largely rooted in generalized linear modeling paradigms.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many models, a new class of species distribution models which leverage the generation of “pseudoabsence” data, including popular software like MaxENT were developed and widely used; however, some studies have found these estimates to remain biased or 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 xml:space="preserve">(Yackulic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71579B10"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issue of using presence-only data in large scale ecological analysis has resulted in many conversations about when it is appropriate to use these data and</w:t>
      </w:r>
      <w:r w:rsidR="00D60E15">
        <w:rPr>
          <w:rFonts w:ascii="Times New Roman" w:hAnsi="Times New Roman" w:cs="Times New Roman"/>
          <w:sz w:val="24"/>
          <w:szCs w:val="24"/>
        </w:rPr>
        <w:t xml:space="preserve"> the</w:t>
      </w:r>
      <w:r>
        <w:rPr>
          <w:rFonts w:ascii="Times New Roman" w:hAnsi="Times New Roman" w:cs="Times New Roman"/>
          <w:sz w:val="24"/>
          <w:szCs w:val="24"/>
        </w:rPr>
        <w:t xml:space="preserve"> best practices around their us</w:t>
      </w:r>
      <w:r w:rsidR="00D60E15">
        <w:rPr>
          <w:rFonts w:ascii="Times New Roman" w:hAnsi="Times New Roman" w:cs="Times New Roman"/>
          <w:sz w:val="24"/>
          <w:szCs w:val="24"/>
        </w:rPr>
        <w:t>e</w:t>
      </w:r>
      <w:r>
        <w:rPr>
          <w:rFonts w:ascii="Times New Roman" w:hAnsi="Times New Roman" w:cs="Times New Roman"/>
          <w:sz w:val="24"/>
          <w:szCs w:val="24"/>
        </w:rPr>
        <w:t>.</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 xml:space="preserve">These debates span multiple metrics of biodiversity including whether or not 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Wepprich</w:t>
      </w:r>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r w:rsidR="006E77D0" w:rsidRPr="006E77D0">
        <w:rPr>
          <w:rFonts w:ascii="Times New Roman" w:hAnsi="Times New Roman" w:cs="Times New Roman"/>
          <w:i/>
          <w:iCs/>
          <w:sz w:val="24"/>
          <w:szCs w:val="24"/>
        </w:rPr>
        <w:t>plexippus</w:t>
      </w:r>
      <w:r w:rsidR="006E77D0">
        <w:rPr>
          <w:rFonts w:ascii="Times New Roman" w:hAnsi="Times New Roman" w:cs="Times New Roman"/>
          <w:sz w:val="24"/>
          <w:szCs w:val="24"/>
        </w:rPr>
        <w:t xml:space="preserve"> (Lepidoptera: Nymphalidae), </w:t>
      </w:r>
      <w:r w:rsidR="003C4B06">
        <w:rPr>
          <w:rFonts w:ascii="Times New Roman" w:hAnsi="Times New Roman" w:cs="Times New Roman"/>
          <w:sz w:val="24"/>
          <w:szCs w:val="24"/>
        </w:rPr>
        <w:t>are severely biased by unaccounted for heterogeneity in survey</w:t>
      </w:r>
      <w:r w:rsidR="00555B5C">
        <w:rPr>
          <w:rFonts w:ascii="Times New Roman" w:hAnsi="Times New Roman" w:cs="Times New Roman"/>
          <w:sz w:val="24"/>
          <w:szCs w:val="24"/>
        </w:rPr>
        <w:t>/collection</w:t>
      </w:r>
      <w:r w:rsidR="003C4B06">
        <w:rPr>
          <w:rFonts w:ascii="Times New Roman" w:hAnsi="Times New Roman" w:cs="Times New Roman"/>
          <w:sz w:val="24"/>
          <w:szCs w:val="24"/>
        </w:rPr>
        <w:t xml:space="preserve"> effort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6E77D0" w:rsidRPr="006E77D0">
        <w:rPr>
          <w:rFonts w:ascii="Times New Roman" w:hAnsi="Times New Roman" w:cs="Times New Roman"/>
          <w:sz w:val="24"/>
          <w:szCs w:val="24"/>
        </w:rPr>
        <w:t>Further</w:t>
      </w:r>
      <w:r w:rsidR="002D313D">
        <w:rPr>
          <w:rFonts w:ascii="Times New Roman" w:hAnsi="Times New Roman" w:cs="Times New Roman"/>
          <w:sz w:val="24"/>
          <w:szCs w:val="24"/>
        </w:rPr>
        <w:t xml:space="preserve">, Larsen &amp; Shirey, 2021 found that mishandling of presence-only data to infer phenometrics resulted in inference that does not make ecological sense (e.g., populations in high latitudes having similar phenologies to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Guzman </w:t>
      </w:r>
      <w:r w:rsidR="002D313D">
        <w:rPr>
          <w:rFonts w:ascii="Times New Roman" w:hAnsi="Times New Roman" w:cs="Times New Roman"/>
          <w:i/>
          <w:iCs/>
          <w:sz w:val="24"/>
          <w:szCs w:val="24"/>
        </w:rPr>
        <w:t>et al.</w:t>
      </w:r>
      <w:r w:rsidR="002D313D">
        <w:rPr>
          <w:rFonts w:ascii="Times New Roman" w:hAnsi="Times New Roman" w:cs="Times New Roman"/>
          <w:sz w:val="24"/>
          <w:szCs w:val="24"/>
        </w:rPr>
        <w:t xml:space="preserve"> 202</w:t>
      </w:r>
      <w:r w:rsidR="008C3C08">
        <w:rPr>
          <w:rFonts w:ascii="Times New Roman" w:hAnsi="Times New Roman" w:cs="Times New Roman"/>
          <w:sz w:val="24"/>
          <w:szCs w:val="24"/>
        </w:rPr>
        <w:t>1</w:t>
      </w:r>
      <w:r w:rsidR="008C7D20">
        <w:rPr>
          <w:rFonts w:ascii="Times New Roman" w:hAnsi="Times New Roman" w:cs="Times New Roman"/>
          <w:sz w:val="24"/>
          <w:szCs w:val="24"/>
        </w:rPr>
        <w:t xml:space="preserve"> and </w:t>
      </w:r>
      <w:r w:rsidR="008C3C08">
        <w:rPr>
          <w:rFonts w:ascii="Times New Roman" w:hAnsi="Times New Roman" w:cs="Times New Roman"/>
          <w:sz w:val="24"/>
          <w:szCs w:val="24"/>
        </w:rPr>
        <w:t xml:space="preserve">Ascher </w:t>
      </w:r>
      <w:r w:rsidR="008C3C08">
        <w:rPr>
          <w:rFonts w:ascii="Times New Roman" w:hAnsi="Times New Roman" w:cs="Times New Roman"/>
          <w:i/>
          <w:iCs/>
          <w:sz w:val="24"/>
          <w:szCs w:val="24"/>
        </w:rPr>
        <w:t>et al.</w:t>
      </w:r>
      <w:r w:rsidR="008C3C08">
        <w:rPr>
          <w:rFonts w:ascii="Times New Roman" w:hAnsi="Times New Roman" w:cs="Times New Roman"/>
          <w:sz w:val="24"/>
          <w:szCs w:val="24"/>
        </w:rPr>
        <w:t xml:space="preserve"> 2020</w:t>
      </w:r>
      <w:r w:rsidR="008C7D20">
        <w:rPr>
          <w:rFonts w:ascii="Times New Roman" w:hAnsi="Times New Roman" w:cs="Times New Roman"/>
          <w:sz w:val="24"/>
          <w:szCs w:val="24"/>
        </w:rPr>
        <w:t xml:space="preserve">, found that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of non-detection data</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censoring of species ranges</w:t>
      </w:r>
      <w:r w:rsidR="008C3C08">
        <w:rPr>
          <w:rFonts w:ascii="Times New Roman" w:hAnsi="Times New Roman" w:cs="Times New Roman"/>
          <w:sz w:val="24"/>
          <w:szCs w:val="24"/>
        </w:rPr>
        <w:t>, and unmodeled heterogeneity in detection probability</w:t>
      </w:r>
      <w:r w:rsidR="008C7D20">
        <w:rPr>
          <w:rFonts w:ascii="Times New Roman" w:hAnsi="Times New Roman" w:cs="Times New Roman"/>
          <w:sz w:val="24"/>
          <w:szCs w:val="24"/>
        </w:rPr>
        <w:t xml:space="preserve"> in occupancy modeling can produce biased estimates of occupancy trends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 xml:space="preserve">Underscoring all of these examples is the ability for new/existing approaches to </w:t>
      </w:r>
      <w:r w:rsidR="00FF3C8F">
        <w:rPr>
          <w:rFonts w:ascii="Times New Roman" w:hAnsi="Times New Roman" w:cs="Times New Roman"/>
          <w:sz w:val="24"/>
          <w:szCs w:val="24"/>
        </w:rPr>
        <w:t xml:space="preserve">produce reliable inference. </w:t>
      </w:r>
      <w:commentRangeStart w:id="0"/>
      <w:r w:rsidR="00FF3C8F">
        <w:rPr>
          <w:rFonts w:ascii="Times New Roman" w:hAnsi="Times New Roman" w:cs="Times New Roman"/>
          <w:sz w:val="24"/>
          <w:szCs w:val="24"/>
        </w:rPr>
        <w:t>W</w:t>
      </w:r>
      <w:r w:rsidR="00072CE9">
        <w:rPr>
          <w:rFonts w:ascii="Times New Roman" w:hAnsi="Times New Roman" w:cs="Times New Roman"/>
          <w:sz w:val="24"/>
          <w:szCs w:val="24"/>
        </w:rPr>
        <w:t>hile models may not throw errors</w:t>
      </w:r>
      <w:r w:rsidR="004F19D4">
        <w:rPr>
          <w:rFonts w:ascii="Times New Roman" w:hAnsi="Times New Roman" w:cs="Times New Roman"/>
          <w:sz w:val="24"/>
          <w:szCs w:val="24"/>
        </w:rPr>
        <w:t xml:space="preserve"> or converge sufficiently</w:t>
      </w:r>
      <w:r w:rsidR="00072CE9">
        <w:rPr>
          <w:rFonts w:ascii="Times New Roman" w:hAnsi="Times New Roman" w:cs="Times New Roman"/>
          <w:sz w:val="24"/>
          <w:szCs w:val="24"/>
        </w:rPr>
        <w:t xml:space="preserve"> during the analysis phase it is important to</w:t>
      </w:r>
      <w:r w:rsidR="008E04E2">
        <w:rPr>
          <w:rFonts w:ascii="Times New Roman" w:hAnsi="Times New Roman" w:cs="Times New Roman"/>
          <w:sz w:val="24"/>
          <w:szCs w:val="24"/>
        </w:rPr>
        <w:t xml:space="preserve"> critically</w:t>
      </w:r>
      <w:r w:rsidR="00072CE9">
        <w:rPr>
          <w:rFonts w:ascii="Times New Roman" w:hAnsi="Times New Roman" w:cs="Times New Roman"/>
          <w:sz w:val="24"/>
          <w:szCs w:val="24"/>
        </w:rPr>
        <w:t xml:space="preserve"> view resulting inferences through the lens of biology</w:t>
      </w:r>
      <w:r w:rsidR="000D4E8B">
        <w:rPr>
          <w:rFonts w:ascii="Times New Roman" w:hAnsi="Times New Roman" w:cs="Times New Roman"/>
          <w:sz w:val="24"/>
          <w:szCs w:val="24"/>
        </w:rPr>
        <w:t>, especially when dealing with biased data</w:t>
      </w:r>
      <w:r w:rsidR="00B70B0A">
        <w:rPr>
          <w:rFonts w:ascii="Times New Roman" w:hAnsi="Times New Roman" w:cs="Times New Roman"/>
          <w:sz w:val="24"/>
          <w:szCs w:val="24"/>
        </w:rPr>
        <w:t>.</w:t>
      </w:r>
      <w:r w:rsidR="00072CE9">
        <w:rPr>
          <w:rFonts w:ascii="Times New Roman" w:hAnsi="Times New Roman" w:cs="Times New Roman"/>
          <w:sz w:val="24"/>
          <w:szCs w:val="24"/>
        </w:rPr>
        <w:t xml:space="preserve"> </w:t>
      </w:r>
      <w:commentRangeEnd w:id="0"/>
      <w:r w:rsidR="006E77D0">
        <w:rPr>
          <w:rStyle w:val="CommentReference"/>
        </w:rPr>
        <w:commentReference w:id="0"/>
      </w:r>
    </w:p>
    <w:p w14:paraId="7147EB44" w14:textId="78BDD004"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396A16" w:rsidRPr="00703517">
        <w:rPr>
          <w:rFonts w:ascii="Times New Roman" w:hAnsi="Times New Roman" w:cs="Times New Roman"/>
          <w:sz w:val="24"/>
          <w:szCs w:val="24"/>
        </w:rPr>
        <w:t xml:space="preserve">ew advances in statistical modeling may be able to address this bias and unlock the potential of these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broader research use.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 xml:space="preserve">absence or, more accurately, detection-non detection </w:t>
      </w:r>
      <w:r w:rsidRPr="00703517">
        <w:rPr>
          <w:rFonts w:ascii="Times New Roman" w:hAnsi="Times New Roman" w:cs="Times New Roman"/>
          <w:sz w:val="24"/>
          <w:szCs w:val="24"/>
        </w:rPr>
        <w:t>data</w:t>
      </w:r>
      <w:r w:rsidR="00C24AA6" w:rsidRPr="00703517">
        <w:rPr>
          <w:rFonts w:ascii="Times New Roman" w:hAnsi="Times New Roman" w:cs="Times New Roman"/>
          <w:sz w:val="24"/>
          <w:szCs w:val="24"/>
        </w:rPr>
        <w:t>, where sites were repeated visited and patterns in the series of detections and non-</w:t>
      </w:r>
      <w:r w:rsidR="00C24AA6" w:rsidRPr="00703517">
        <w:rPr>
          <w:rFonts w:ascii="Times New Roman" w:hAnsi="Times New Roman" w:cs="Times New Roman"/>
          <w:sz w:val="24"/>
          <w:szCs w:val="24"/>
        </w:rPr>
        <w:lastRenderedPageBreak/>
        <w:t>detections were used to disentangle the process of observation from underlying ecology</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20BB4">
        <w:rPr>
          <w:rFonts w:ascii="Times New Roman" w:hAnsi="Times New Roman" w:cs="Times New Roman"/>
          <w:sz w:val="24"/>
          <w:szCs w:val="24"/>
        </w:rPr>
        <w:t xml:space="preserve">As discussed above, much debate has centered around when it is appropriate to infer non-detection data from otherwise presence-only datasets. </w:t>
      </w:r>
      <w:r w:rsidR="00AF1026">
        <w:rPr>
          <w:rFonts w:ascii="Times New Roman" w:hAnsi="Times New Roman" w:cs="Times New Roman"/>
          <w:sz w:val="24"/>
          <w:szCs w:val="24"/>
        </w:rPr>
        <w:t>Despite this, a recent simulation study has confirmed that, depending on the underlying collection/observation process of the dataset, it is possible to extract 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1D4179">
        <w:rPr>
          <w:rFonts w:ascii="Times New Roman" w:hAnsi="Times New Roman" w:cs="Times New Roman"/>
          <w:sz w:val="24"/>
          <w:szCs w:val="24"/>
        </w:rPr>
        <w:instrText xml:space="preserve"> ADDIN ZOTERO_ITEM CSL_CITATION {"citationID":"acyLT6lU","properties":{"formattedCitation":"(Shirey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1D4179" w:rsidRPr="001D4179">
        <w:rPr>
          <w:rFonts w:ascii="Times New Roman" w:hAnsi="Times New Roman" w:cs="Times New Roman"/>
          <w:sz w:val="24"/>
          <w:szCs w:val="24"/>
        </w:rPr>
        <w:t xml:space="preserve">(Shirey </w:t>
      </w:r>
      <w:r w:rsidR="001D4179" w:rsidRPr="001D4179">
        <w:rPr>
          <w:rFonts w:ascii="Times New Roman" w:hAnsi="Times New Roman" w:cs="Times New Roman"/>
          <w:i/>
          <w:iCs/>
          <w:sz w:val="24"/>
          <w:szCs w:val="24"/>
        </w:rPr>
        <w:t>et al.</w:t>
      </w:r>
      <w:r w:rsidR="001D4179" w:rsidRPr="001D4179">
        <w:rPr>
          <w:rFonts w:ascii="Times New Roman" w:hAnsi="Times New Roman" w:cs="Times New Roman"/>
          <w:sz w:val="24"/>
          <w:szCs w:val="24"/>
        </w:rPr>
        <w:t xml:space="preserve"> 2022a)</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B6181D">
        <w:rPr>
          <w:rFonts w:ascii="Times New Roman" w:hAnsi="Times New Roman" w:cs="Times New Roman"/>
          <w:sz w:val="24"/>
          <w:szCs w:val="24"/>
        </w:rPr>
        <w:t>Further</w:t>
      </w:r>
      <w:r w:rsidR="00EC288C">
        <w:rPr>
          <w:rFonts w:ascii="Times New Roman" w:hAnsi="Times New Roman" w:cs="Times New Roman"/>
          <w:sz w:val="24"/>
          <w:szCs w:val="24"/>
        </w:rPr>
        <w:t xml:space="preserve">, many studies have been able to reclaim sensible ecological trends from presence-only data using both empirical 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56AE1">
        <w:rPr>
          <w:rFonts w:ascii="Times New Roman" w:hAnsi="Times New Roman" w:cs="Times New Roman"/>
          <w:sz w:val="24"/>
          <w:szCs w:val="24"/>
        </w:rPr>
        <w:t>Based on this evidence, we suggest that occupancy-detection models are the best tool for reconstructing historical ecologies from sparse, presence-only data across high-latitude North America.</w:t>
      </w:r>
      <w:r w:rsidR="00793DD5">
        <w:rPr>
          <w:rFonts w:ascii="Times New Roman" w:hAnsi="Times New Roman" w:cs="Times New Roman"/>
          <w:sz w:val="24"/>
          <w:szCs w:val="24"/>
        </w:rPr>
        <w:t xml:space="preserve"> </w:t>
      </w:r>
    </w:p>
    <w:p w14:paraId="3C4AE5B2" w14:textId="73B6B7A8" w:rsidR="00633906" w:rsidRDefault="00000000"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 xml:space="preserve">A rich body of literature from Europe, where structured surveys are more common at </w:t>
      </w:r>
      <w:r w:rsidR="003C3522">
        <w:rPr>
          <w:rFonts w:ascii="Times New Roman" w:hAnsi="Times New Roman" w:cs="Times New Roman"/>
          <w:sz w:val="24"/>
          <w:szCs w:val="24"/>
        </w:rPr>
        <w:t>high latitudes</w:t>
      </w:r>
      <w:r w:rsidR="00D73F62">
        <w:rPr>
          <w:rFonts w:ascii="Times New Roman" w:hAnsi="Times New Roman" w:cs="Times New Roman"/>
          <w:sz w:val="24"/>
          <w:szCs w:val="24"/>
        </w:rPr>
        <w:t>,</w:t>
      </w:r>
      <w:r w:rsidR="00083BA6">
        <w:rPr>
          <w:rFonts w:ascii="Times New Roman" w:hAnsi="Times New Roman" w:cs="Times New Roman"/>
          <w:sz w:val="24"/>
          <w:szCs w:val="24"/>
        </w:rPr>
        <w:t xml:space="preserve"> serve</w:t>
      </w:r>
      <w:r w:rsidR="00D73F62">
        <w:rPr>
          <w:rFonts w:ascii="Times New Roman" w:hAnsi="Times New Roman" w:cs="Times New Roman"/>
          <w:sz w:val="24"/>
          <w:szCs w:val="24"/>
        </w:rPr>
        <w:t>d</w:t>
      </w:r>
      <w:r w:rsidR="00083BA6">
        <w:rPr>
          <w:rFonts w:ascii="Times New Roman" w:hAnsi="Times New Roman" w:cs="Times New Roman"/>
          <w:sz w:val="24"/>
          <w:szCs w:val="24"/>
        </w:rPr>
        <w:t xml:space="preserve"> as a guidepost for our thinking here. </w:t>
      </w:r>
      <w:r w:rsidRPr="00703517">
        <w:rPr>
          <w:rFonts w:ascii="Times New Roman" w:hAnsi="Times New Roman" w:cs="Times New Roman"/>
          <w:sz w:val="24"/>
          <w:szCs w:val="24"/>
        </w:rPr>
        <w:t xml:space="preserve">Following </w:t>
      </w:r>
      <w:r w:rsidR="00974C46">
        <w:rPr>
          <w:rFonts w:ascii="Times New Roman" w:hAnsi="Times New Roman" w:cs="Times New Roman"/>
          <w:sz w:val="24"/>
          <w:szCs w:val="24"/>
        </w:rPr>
        <w:t>these trends</w:t>
      </w:r>
      <w:r w:rsidRPr="00703517">
        <w:rPr>
          <w:rFonts w:ascii="Times New Roman" w:hAnsi="Times New Roman" w:cs="Times New Roman"/>
          <w:sz w:val="24"/>
          <w:szCs w:val="24"/>
        </w:rPr>
        <w:t xml:space="preserve">, we hypothesized that warm-associated species are likely faring, on average, better than their cold-associated counterparts as warmer winters support </w:t>
      </w:r>
      <w:r w:rsidR="0097159E">
        <w:rPr>
          <w:rFonts w:ascii="Times New Roman" w:hAnsi="Times New Roman" w:cs="Times New Roman"/>
          <w:sz w:val="24"/>
          <w:szCs w:val="24"/>
        </w:rPr>
        <w:t xml:space="preserve">proliferation of species at their northern range-edges. </w:t>
      </w:r>
      <w:r w:rsidR="00DA2E83">
        <w:rPr>
          <w:rFonts w:ascii="Times New Roman" w:hAnsi="Times New Roman" w:cs="Times New Roman"/>
          <w:sz w:val="24"/>
          <w:szCs w:val="24"/>
        </w:rPr>
        <w:t>In contrast, cold-associated species are likely being pushed to the northernmost limits of their ranges and exhibiting declines in occupancy probability</w:t>
      </w:r>
      <w:r w:rsidR="00201053">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 xml:space="preserve">.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to</w:t>
      </w:r>
      <w:r w:rsidR="00971994">
        <w:rPr>
          <w:rFonts w:ascii="Times New Roman" w:hAnsi="Times New Roman" w:cs="Times New Roman"/>
          <w:sz w:val="24"/>
          <w:szCs w:val="24"/>
        </w:rPr>
        <w:t>:</w:t>
      </w:r>
    </w:p>
    <w:p w14:paraId="743BF97F" w14:textId="48B6D768"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Reconstruct historical occupancy trends for butterflies that occur above </w:t>
      </w:r>
      <w:r w:rsidRPr="00703517">
        <w:rPr>
          <w:rFonts w:ascii="Times New Roman" w:hAnsi="Times New Roman" w:cs="Times New Roman"/>
          <w:sz w:val="24"/>
          <w:szCs w:val="24"/>
        </w:rPr>
        <w:t>45</w:t>
      </w:r>
      <w:r w:rsidRPr="005A0BBF">
        <w:rPr>
          <w:rFonts w:ascii="Times New Roman" w:hAnsi="Times New Roman" w:cs="Times New Roman"/>
          <w:sz w:val="24"/>
          <w:szCs w:val="24"/>
        </w:rPr>
        <w:t>°</w:t>
      </w:r>
      <w:r>
        <w:rPr>
          <w:rFonts w:ascii="Times New Roman" w:hAnsi="Times New Roman" w:cs="Times New Roman"/>
          <w:sz w:val="24"/>
          <w:szCs w:val="24"/>
        </w:rPr>
        <w:t>N</w:t>
      </w:r>
      <w:r w:rsidRPr="00703517">
        <w:rPr>
          <w:rFonts w:ascii="Times New Roman" w:hAnsi="Times New Roman" w:cs="Times New Roman"/>
          <w:sz w:val="24"/>
          <w:szCs w:val="24"/>
        </w:rPr>
        <w:t xml:space="preserve"> latitude</w:t>
      </w:r>
      <w:r w:rsidR="00370980">
        <w:rPr>
          <w:rFonts w:ascii="Times New Roman" w:hAnsi="Times New Roman" w:cs="Times New Roman"/>
          <w:sz w:val="24"/>
          <w:szCs w:val="24"/>
        </w:rPr>
        <w:t xml:space="preserve"> 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F8AEE64"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Split these trends into southern, mid-latitude, and northern components of each species range above 45°N latitude to assess subrange trends.</w:t>
      </w:r>
    </w:p>
    <w:p w14:paraId="76FF6516" w14:textId="58CB2C9E"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Relate overall trends in species occupancy to core ecological traits such as</w:t>
      </w:r>
      <w:r w:rsidR="009A2E1A">
        <w:rPr>
          <w:rFonts w:ascii="Times New Roman" w:hAnsi="Times New Roman" w:cs="Times New Roman"/>
          <w:sz w:val="24"/>
          <w:szCs w:val="24"/>
        </w:rPr>
        <w:t xml:space="preserve"> range size,</w:t>
      </w:r>
      <w:r>
        <w:rPr>
          <w:rFonts w:ascii="Times New Roman" w:hAnsi="Times New Roman" w:cs="Times New Roman"/>
          <w:sz w:val="24"/>
          <w:szCs w:val="24"/>
        </w:rPr>
        <w:t xml:space="preserve"> range-wide temperature, wingspan, overwintering stage, and host plant family breadth</w:t>
      </w:r>
      <w:r w:rsidR="007F7294">
        <w:rPr>
          <w:rFonts w:ascii="Times New Roman" w:hAnsi="Times New Roman" w:cs="Times New Roman"/>
          <w:sz w:val="24"/>
          <w:szCs w:val="24"/>
        </w:rPr>
        <w:t xml:space="preserve"> in order to make predictions about future decline</w:t>
      </w:r>
      <w:r w:rsidR="00FD3AE2">
        <w:rPr>
          <w:rFonts w:ascii="Times New Roman" w:hAnsi="Times New Roman" w:cs="Times New Roman"/>
          <w:sz w:val="24"/>
          <w:szCs w:val="24"/>
        </w:rPr>
        <w:t xml:space="preserve"> and species most at-risk</w:t>
      </w:r>
      <w:r>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25B2B00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have emerged as one modeling approach that can be used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hyperlink r:id="rId18"/>
      <w:r w:rsidRPr="00703517">
        <w:rPr>
          <w:rFonts w:ascii="Times New Roman" w:hAnsi="Times New Roman" w:cs="Times New Roman"/>
          <w:sz w:val="24"/>
          <w:szCs w:val="24"/>
        </w:rPr>
        <w:t xml:space="preserve">.  </w:t>
      </w:r>
    </w:p>
    <w:p w14:paraId="7405ADD3" w14:textId="679291A8"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Previous simulation results found that five temporal bins were found to provide sufficient granularity to detect trends, while 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each of these periods we estimated the probability that a given species is an occupant of a specific grid cell. </w:t>
      </w:r>
      <w:r w:rsidRPr="00703517">
        <w:rPr>
          <w:rFonts w:ascii="Times New Roman" w:hAnsi="Times New Roman" w:cs="Times New Roman"/>
          <w:sz w:val="24"/>
          <w:szCs w:val="24"/>
        </w:rPr>
        <w:lastRenderedPageBreak/>
        <w:t>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graphical representation of our workflow </w:t>
      </w:r>
      <w:r w:rsidR="00B57403" w:rsidRPr="00703517">
        <w:rPr>
          <w:rFonts w:ascii="Times New Roman" w:hAnsi="Times New Roman" w:cs="Times New Roman"/>
          <w:sz w:val="24"/>
          <w:szCs w:val="24"/>
        </w:rPr>
        <w:t xml:space="preserve">with details about our methods of inferring zeros </w:t>
      </w:r>
      <w:r w:rsidRPr="00703517">
        <w:rPr>
          <w:rFonts w:ascii="Times New Roman" w:hAnsi="Times New Roman" w:cs="Times New Roman"/>
          <w:sz w:val="24"/>
          <w:szCs w:val="24"/>
        </w:rPr>
        <w:t xml:space="preserve">is illustrated in </w:t>
      </w:r>
      <w:r w:rsidR="00FE06FC" w:rsidRPr="00703517">
        <w:rPr>
          <w:rFonts w:ascii="Times New Roman" w:hAnsi="Times New Roman" w:cs="Times New Roman"/>
          <w:sz w:val="24"/>
          <w:szCs w:val="24"/>
        </w:rPr>
        <w:t>Supplemental Figure 1</w:t>
      </w:r>
      <w:r w:rsidRPr="00703517">
        <w:rPr>
          <w:rFonts w:ascii="Times New Roman" w:hAnsi="Times New Roman" w:cs="Times New Roman"/>
          <w:sz w:val="24"/>
          <w:szCs w:val="24"/>
        </w:rPr>
        <w:t xml:space="preserve">. </w:t>
      </w:r>
    </w:p>
    <w:p w14:paraId="18EA6593" w14:textId="77777777" w:rsidR="00F21671" w:rsidRPr="00703517" w:rsidRDefault="00F21671">
      <w:pPr>
        <w:spacing w:line="480" w:lineRule="auto"/>
        <w:ind w:firstLine="720"/>
        <w:jc w:val="both"/>
        <w:rPr>
          <w:rFonts w:ascii="Times New Roman" w:hAnsi="Times New Roman" w:cs="Times New Roman"/>
          <w:sz w:val="24"/>
          <w:szCs w:val="24"/>
        </w:rPr>
      </w:pPr>
    </w:p>
    <w:p w14:paraId="73477DDC"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2.1 Species Occurrence, Range, Trait, and Phylogenetic Data</w:t>
      </w:r>
    </w:p>
    <w:p w14:paraId="18B44960" w14:textId="72F18474" w:rsidR="00F21671" w:rsidRPr="00703517" w:rsidRDefault="00B57403">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First, species occurrence data were needed across the 50 years of the study. Second, species range data were needed to constrain the analysis to regions where each species could plausibly occur</w:t>
      </w:r>
      <w:r w:rsidR="008835BD">
        <w:rPr>
          <w:rFonts w:ascii="Times New Roman" w:hAnsi="Times New Roman" w:cs="Times New Roman"/>
          <w:sz w:val="24"/>
          <w:szCs w:val="24"/>
        </w:rPr>
        <w:t>. 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1312CA">
        <w:rPr>
          <w:rFonts w:ascii="Times New Roman" w:hAnsi="Times New Roman" w:cs="Times New Roman"/>
          <w:sz w:val="24"/>
          <w:szCs w:val="24"/>
        </w:rPr>
        <w:instrText xml:space="preserve"> ADDIN ZOTERO_ITEM CSL_CITATION {"citationID":"ciqIvhYD","properties":{"formattedCitation":"(Guzman {\\i{}et al.} 2021; Shirey {\\i{}et al.} 2022a)","plainCitation":"(Guzman et al. 2021; Shirey et al. 2022a)","noteIndex":0},"citationItems":[{"id":642,"uris":["http://zotero.org/users/3183432/items/W9UWDUCJ"],"itemData":{"id":642,"type":"article-journal","container-title":"Biological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1312CA" w:rsidRPr="001312CA">
        <w:rPr>
          <w:rFonts w:ascii="Times New Roman" w:hAnsi="Times New Roman" w:cs="Times New Roman"/>
          <w:sz w:val="24"/>
          <w:szCs w:val="24"/>
        </w:rPr>
        <w:t xml:space="preserve">(Guzman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2021; Shirey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2022a)</w:t>
      </w:r>
      <w:r w:rsidR="001312CA">
        <w:rPr>
          <w:rFonts w:ascii="Times New Roman" w:hAnsi="Times New Roman" w:cs="Times New Roman"/>
          <w:sz w:val="24"/>
          <w:szCs w:val="24"/>
        </w:rPr>
        <w:fldChar w:fldCharType="end"/>
      </w:r>
      <w:r w:rsidRPr="00703517">
        <w:rPr>
          <w:rFonts w:ascii="Times New Roman" w:hAnsi="Times New Roman" w:cs="Times New Roman"/>
          <w:sz w:val="24"/>
          <w:szCs w:val="24"/>
        </w:rPr>
        <w:t>. We also used range data to extract climatic traits for each species (</w:t>
      </w:r>
      <w:r w:rsidR="007233BE" w:rsidRPr="00703517">
        <w:rPr>
          <w:rFonts w:ascii="Times New Roman" w:hAnsi="Times New Roman" w:cs="Times New Roman"/>
          <w:sz w:val="24"/>
          <w:szCs w:val="24"/>
        </w:rPr>
        <w:t>e.g.,</w:t>
      </w:r>
      <w:r w:rsidRPr="00703517">
        <w:rPr>
          <w:rFonts w:ascii="Times New Roman" w:hAnsi="Times New Roman" w:cs="Times New Roman"/>
          <w:sz w:val="24"/>
          <w:szCs w:val="24"/>
        </w:rPr>
        <w:t xml:space="preserve"> average, range-wide temperature/precipitation</w:t>
      </w:r>
      <w:r w:rsidR="000108B2">
        <w:rPr>
          <w:rFonts w:ascii="Times New Roman" w:hAnsi="Times New Roman" w:cs="Times New Roman"/>
          <w:sz w:val="24"/>
          <w:szCs w:val="24"/>
        </w:rPr>
        <w:t xml:space="preserve"> across all of North America</w:t>
      </w:r>
      <w:r w:rsidRPr="00703517">
        <w:rPr>
          <w:rFonts w:ascii="Times New Roman" w:hAnsi="Times New Roman" w:cs="Times New Roman"/>
          <w:sz w:val="24"/>
          <w:szCs w:val="24"/>
        </w:rPr>
        <w:t xml:space="preserve">). Along with this </w:t>
      </w:r>
      <w:r w:rsidR="00FA49F2" w:rsidRPr="00703517">
        <w:rPr>
          <w:rFonts w:ascii="Times New Roman" w:hAnsi="Times New Roman" w:cs="Times New Roman"/>
          <w:sz w:val="24"/>
          <w:szCs w:val="24"/>
        </w:rPr>
        <w:t xml:space="preserve">derived </w:t>
      </w:r>
      <w:r w:rsidRPr="00703517">
        <w:rPr>
          <w:rFonts w:ascii="Times New Roman" w:hAnsi="Times New Roman" w:cs="Times New Roman"/>
          <w:sz w:val="24"/>
          <w:szCs w:val="24"/>
        </w:rPr>
        <w:t xml:space="preserve">climatic trait data, we aggregated other </w:t>
      </w:r>
      <w:r w:rsidR="00FA49F2" w:rsidRPr="00703517">
        <w:rPr>
          <w:rFonts w:ascii="Times New Roman" w:hAnsi="Times New Roman" w:cs="Times New Roman"/>
          <w:sz w:val="24"/>
          <w:szCs w:val="24"/>
        </w:rPr>
        <w:t xml:space="preserve">ecological </w:t>
      </w:r>
      <w:r w:rsidRPr="00703517">
        <w:rPr>
          <w:rFonts w:ascii="Times New Roman" w:hAnsi="Times New Roman" w:cs="Times New Roman"/>
          <w:sz w:val="24"/>
          <w:szCs w:val="24"/>
        </w:rPr>
        <w:t>traits including wingspan, host plant family breadth, and disturbance affinity to test how these traits may predict declines/increases</w:t>
      </w:r>
      <w:r w:rsidR="00FA49F2" w:rsidRPr="00703517">
        <w:rPr>
          <w:rFonts w:ascii="Times New Roman" w:hAnsi="Times New Roman" w:cs="Times New Roman"/>
          <w:sz w:val="24"/>
          <w:szCs w:val="24"/>
        </w:rPr>
        <w:t xml:space="preserve"> from the LepTraits database (Shirey et al., 2022)</w:t>
      </w:r>
      <w:r w:rsidRPr="00703517">
        <w:rPr>
          <w:rFonts w:ascii="Times New Roman" w:hAnsi="Times New Roman" w:cs="Times New Roman"/>
          <w:sz w:val="24"/>
          <w:szCs w:val="24"/>
        </w:rPr>
        <w:t xml:space="preserve">. Finally, to test for a phylogenetic signal in species-specific trends over time, we </w:t>
      </w:r>
      <w:r w:rsidR="007233BE" w:rsidRPr="00703517">
        <w:rPr>
          <w:rFonts w:ascii="Times New Roman" w:hAnsi="Times New Roman" w:cs="Times New Roman"/>
          <w:sz w:val="24"/>
          <w:szCs w:val="24"/>
        </w:rPr>
        <w:t>required the</w:t>
      </w:r>
      <w:r w:rsidRPr="00703517">
        <w:rPr>
          <w:rFonts w:ascii="Times New Roman" w:hAnsi="Times New Roman" w:cs="Times New Roman"/>
          <w:sz w:val="24"/>
          <w:szCs w:val="24"/>
        </w:rPr>
        <w:t xml:space="preserve"> phylogeny of the species in the region</w:t>
      </w:r>
      <w:r w:rsidR="000108B2">
        <w:rPr>
          <w:rFonts w:ascii="Times New Roman" w:hAnsi="Times New Roman" w:cs="Times New Roman"/>
          <w:sz w:val="24"/>
          <w:szCs w:val="24"/>
        </w:rPr>
        <w:t xml:space="preserve"> </w:t>
      </w:r>
      <w:r w:rsidR="000108B2">
        <w:rPr>
          <w:rFonts w:ascii="Times New Roman" w:hAnsi="Times New Roman" w:cs="Times New Roman"/>
          <w:sz w:val="24"/>
          <w:szCs w:val="24"/>
        </w:rPr>
        <w:fldChar w:fldCharType="begin"/>
      </w:r>
      <w:r w:rsidR="000108B2">
        <w:rPr>
          <w:rFonts w:ascii="Times New Roman" w:hAnsi="Times New Roman" w:cs="Times New Roman"/>
          <w:sz w:val="24"/>
          <w:szCs w:val="24"/>
        </w:rPr>
        <w:instrText xml:space="preserve"> ADDIN ZOTERO_ITEM CSL_CITATION {"citationID":"vO5weTOo","properties":{"formattedCitation":"(Earl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0108B2">
        <w:rPr>
          <w:rFonts w:ascii="Times New Roman" w:hAnsi="Times New Roman" w:cs="Times New Roman"/>
          <w:sz w:val="24"/>
          <w:szCs w:val="24"/>
        </w:rPr>
        <w:fldChar w:fldCharType="separate"/>
      </w:r>
      <w:r w:rsidR="000108B2" w:rsidRPr="000108B2">
        <w:rPr>
          <w:rFonts w:ascii="Times New Roman" w:hAnsi="Times New Roman" w:cs="Times New Roman"/>
          <w:sz w:val="24"/>
          <w:szCs w:val="24"/>
        </w:rPr>
        <w:t xml:space="preserve">(Earl </w:t>
      </w:r>
      <w:r w:rsidR="000108B2" w:rsidRPr="000108B2">
        <w:rPr>
          <w:rFonts w:ascii="Times New Roman" w:hAnsi="Times New Roman" w:cs="Times New Roman"/>
          <w:i/>
          <w:iCs/>
          <w:sz w:val="24"/>
          <w:szCs w:val="24"/>
        </w:rPr>
        <w:t>et al.</w:t>
      </w:r>
      <w:r w:rsidR="000108B2" w:rsidRPr="000108B2">
        <w:rPr>
          <w:rFonts w:ascii="Times New Roman" w:hAnsi="Times New Roman" w:cs="Times New Roman"/>
          <w:sz w:val="24"/>
          <w:szCs w:val="24"/>
        </w:rPr>
        <w:t xml:space="preserve"> 2021)</w:t>
      </w:r>
      <w:r w:rsidR="000108B2">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576FA371" w14:textId="2208CA03"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occurrence data </w:t>
      </w:r>
      <w:commentRangeStart w:id="1"/>
      <w:commentRangeStart w:id="2"/>
      <w:r w:rsidR="00FA49F2" w:rsidRPr="00703517">
        <w:rPr>
          <w:rFonts w:ascii="Times New Roman" w:hAnsi="Times New Roman" w:cs="Times New Roman"/>
          <w:sz w:val="24"/>
          <w:szCs w:val="24"/>
        </w:rPr>
        <w:t>for all butterflies above 45</w:t>
      </w:r>
      <w:r w:rsidR="00704FB0" w:rsidRPr="00633906">
        <w:rPr>
          <w:rFonts w:ascii="Times New Roman" w:hAnsi="Times New Roman" w:cs="Times New Roman"/>
          <w:sz w:val="24"/>
          <w:szCs w:val="24"/>
        </w:rPr>
        <w:t>°</w:t>
      </w:r>
      <w:r w:rsidR="00FA49F2" w:rsidRPr="00703517">
        <w:rPr>
          <w:rFonts w:ascii="Times New Roman" w:hAnsi="Times New Roman" w:cs="Times New Roman"/>
          <w:sz w:val="24"/>
          <w:szCs w:val="24"/>
        </w:rPr>
        <w:t xml:space="preserve">N from 1970 to 2019 </w:t>
      </w:r>
      <w:commentRangeEnd w:id="1"/>
      <w:r w:rsidR="00FA49F2" w:rsidRPr="00703517">
        <w:rPr>
          <w:rStyle w:val="CommentReference"/>
          <w:rFonts w:ascii="Times New Roman" w:hAnsi="Times New Roman" w:cs="Times New Roman"/>
          <w:sz w:val="24"/>
          <w:szCs w:val="24"/>
        </w:rPr>
        <w:commentReference w:id="1"/>
      </w:r>
      <w:commentRangeEnd w:id="2"/>
      <w:r w:rsidR="0088253C">
        <w:rPr>
          <w:rStyle w:val="CommentReference"/>
        </w:rPr>
        <w:commentReference w:id="2"/>
      </w:r>
      <w:r w:rsidRPr="00703517">
        <w:rPr>
          <w:rFonts w:ascii="Times New Roman" w:hAnsi="Times New Roman" w:cs="Times New Roman"/>
          <w:sz w:val="24"/>
          <w:szCs w:val="24"/>
        </w:rPr>
        <w:t>were obtained from the Global Biodiversity Information Facility (GBIF)</w:t>
      </w:r>
      <w:r w:rsidR="00A508E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(GBIF.org 2022)</w:t>
      </w:r>
      <w:r w:rsidR="00A508E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(iDigBio)</w:t>
      </w:r>
      <w:r w:rsidR="001E005F">
        <w:rPr>
          <w:rFonts w:ascii="Times New Roman" w:hAnsi="Times New Roman" w:cs="Times New Roman"/>
          <w:sz w:val="24"/>
          <w:szCs w:val="24"/>
        </w:rPr>
        <w:t>(</w:t>
      </w:r>
      <w:r w:rsidR="00A01F8E">
        <w:rPr>
          <w:rFonts w:ascii="Times New Roman" w:hAnsi="Times New Roman" w:cs="Times New Roman"/>
          <w:sz w:val="24"/>
          <w:szCs w:val="24"/>
        </w:rPr>
        <w:t xml:space="preserve">see </w:t>
      </w:r>
      <w:r w:rsidR="004D3F57">
        <w:rPr>
          <w:rFonts w:ascii="Times New Roman" w:hAnsi="Times New Roman" w:cs="Times New Roman"/>
          <w:sz w:val="24"/>
          <w:szCs w:val="24"/>
        </w:rPr>
        <w:t xml:space="preserve">Supplemental </w:t>
      </w:r>
      <w:r w:rsidR="00A01F8E">
        <w:rPr>
          <w:rFonts w:ascii="Times New Roman" w:hAnsi="Times New Roman" w:cs="Times New Roman"/>
          <w:sz w:val="24"/>
          <w:szCs w:val="24"/>
        </w:rPr>
        <w:t>File S1 for a list of accessed collections</w:t>
      </w:r>
      <w:r w:rsidR="001E005F">
        <w:rPr>
          <w:rFonts w:ascii="Times New Roman" w:hAnsi="Times New Roman" w:cs="Times New Roman"/>
          <w:sz w:val="24"/>
          <w:szCs w:val="24"/>
        </w:rPr>
        <w:t>)</w:t>
      </w:r>
      <w:r w:rsidRPr="00703517">
        <w:rPr>
          <w:rFonts w:ascii="Times New Roman" w:hAnsi="Times New Roman" w:cs="Times New Roman"/>
          <w:sz w:val="24"/>
          <w:szCs w:val="24"/>
        </w:rPr>
        <w:t xml:space="preserve">, and the Symbiota Collections of Arthropods Network (SCAN) </w:t>
      </w:r>
      <w:r w:rsidR="00A4525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(Heinrich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A45254" w:rsidRPr="00703517">
        <w:rPr>
          <w:rFonts w:ascii="Times New Roman" w:hAnsi="Times New Roman" w:cs="Times New Roman"/>
          <w:sz w:val="24"/>
          <w:szCs w:val="24"/>
        </w:rPr>
        <w:fldChar w:fldCharType="end"/>
      </w:r>
      <w:r w:rsidR="001C53A7">
        <w:rPr>
          <w:rFonts w:ascii="Times New Roman" w:hAnsi="Times New Roman" w:cs="Times New Roman"/>
          <w:sz w:val="24"/>
          <w:szCs w:val="24"/>
        </w:rPr>
        <w:t>(see Figure 1b, c for a summary of these dat</w:t>
      </w:r>
      <w:r w:rsidR="00D465C0">
        <w:rPr>
          <w:rFonts w:ascii="Times New Roman" w:hAnsi="Times New Roman" w:cs="Times New Roman"/>
          <w:sz w:val="24"/>
          <w:szCs w:val="24"/>
        </w:rPr>
        <w:t>a</w:t>
      </w:r>
      <w:r w:rsidR="001C53A7">
        <w:rPr>
          <w:rFonts w:ascii="Times New Roman" w:hAnsi="Times New Roman" w:cs="Times New Roman"/>
          <w:sz w:val="24"/>
          <w:szCs w:val="24"/>
        </w:rPr>
        <w:t>)</w:t>
      </w:r>
      <w:r w:rsidRPr="00703517">
        <w:rPr>
          <w:rFonts w:ascii="Times New Roman" w:hAnsi="Times New Roman" w:cs="Times New Roman"/>
          <w:sz w:val="24"/>
          <w:szCs w:val="24"/>
        </w:rPr>
        <w:t xml:space="preserve">. Duplicate records </w:t>
      </w:r>
      <w:r w:rsidR="00BC51D1">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exceptionally low coordinate precision (greater than 25 kilometers of a reported </w:t>
      </w:r>
      <w:r w:rsidRPr="00703517">
        <w:rPr>
          <w:rFonts w:ascii="Times New Roman" w:hAnsi="Times New Roman" w:cs="Times New Roman"/>
          <w:sz w:val="24"/>
          <w:szCs w:val="24"/>
        </w:rPr>
        <w:lastRenderedPageBreak/>
        <w:t xml:space="preserve">uncertainty radius). We reconciled the taxonomic names using the R </w:t>
      </w:r>
      <w:commentRangeStart w:id="3"/>
      <w:commentRangeStart w:id="4"/>
      <w:r w:rsidRPr="00703517">
        <w:rPr>
          <w:rFonts w:ascii="Times New Roman" w:hAnsi="Times New Roman" w:cs="Times New Roman"/>
          <w:sz w:val="24"/>
          <w:szCs w:val="24"/>
        </w:rPr>
        <w:t xml:space="preserve">package “taxize” </w:t>
      </w:r>
      <w:commentRangeEnd w:id="3"/>
      <w:r w:rsidR="00FA49F2" w:rsidRPr="00703517">
        <w:rPr>
          <w:rStyle w:val="CommentReference"/>
          <w:rFonts w:ascii="Times New Roman" w:hAnsi="Times New Roman" w:cs="Times New Roman"/>
          <w:sz w:val="24"/>
          <w:szCs w:val="24"/>
        </w:rPr>
        <w:commentReference w:id="3"/>
      </w:r>
      <w:commentRangeEnd w:id="4"/>
      <w:r w:rsidR="00CE3D27">
        <w:rPr>
          <w:rStyle w:val="CommentReference"/>
        </w:rPr>
        <w:commentReference w:id="4"/>
      </w:r>
      <w:r w:rsidR="00C16E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(Scott Chamberlain &amp; Eduard Szocs 2013)</w:t>
      </w:r>
      <w:r w:rsidR="00C16E6D" w:rsidRPr="00703517">
        <w:rPr>
          <w:rFonts w:ascii="Times New Roman" w:hAnsi="Times New Roman" w:cs="Times New Roman"/>
          <w:sz w:val="24"/>
          <w:szCs w:val="24"/>
        </w:rPr>
        <w:fldChar w:fldCharType="end"/>
      </w:r>
      <w:hyperlink r:id="rId19"/>
      <w:r w:rsidRPr="00703517">
        <w:rPr>
          <w:rFonts w:ascii="Times New Roman" w:hAnsi="Times New Roman" w:cs="Times New Roman"/>
          <w:sz w:val="24"/>
          <w:szCs w:val="24"/>
        </w:rPr>
        <w:t xml:space="preserve"> and, for non-matches, we resolved the taxonomy by hand </w:t>
      </w:r>
      <w:commentRangeStart w:id="5"/>
      <w:commentRangeStart w:id="6"/>
      <w:r w:rsidRPr="00703517">
        <w:rPr>
          <w:rFonts w:ascii="Times New Roman" w:hAnsi="Times New Roman" w:cs="Times New Roman"/>
          <w:sz w:val="24"/>
          <w:szCs w:val="24"/>
        </w:rPr>
        <w:t xml:space="preserve">where tractable </w:t>
      </w:r>
      <w:commentRangeEnd w:id="5"/>
      <w:r w:rsidR="00FA49F2" w:rsidRPr="00703517">
        <w:rPr>
          <w:rStyle w:val="CommentReference"/>
          <w:rFonts w:ascii="Times New Roman" w:hAnsi="Times New Roman" w:cs="Times New Roman"/>
          <w:sz w:val="24"/>
          <w:szCs w:val="24"/>
        </w:rPr>
        <w:commentReference w:id="5"/>
      </w:r>
      <w:commentRangeEnd w:id="6"/>
      <w:r w:rsidR="00CE3D27">
        <w:rPr>
          <w:rStyle w:val="CommentReference"/>
        </w:rPr>
        <w:commentReference w:id="6"/>
      </w:r>
      <w:r w:rsidRPr="00703517">
        <w:rPr>
          <w:rFonts w:ascii="Times New Roman" w:hAnsi="Times New Roman" w:cs="Times New Roman"/>
          <w:sz w:val="24"/>
          <w:szCs w:val="24"/>
        </w:rPr>
        <w:t>(e.g. by matching unresolved synonymies to currently accepted names).</w:t>
      </w:r>
      <w:r w:rsidR="001557AC">
        <w:rPr>
          <w:rFonts w:ascii="Times New Roman" w:hAnsi="Times New Roman" w:cs="Times New Roman"/>
          <w:sz w:val="24"/>
          <w:szCs w:val="24"/>
        </w:rPr>
        <w:t xml:space="preserve"> </w:t>
      </w:r>
      <w:r w:rsidRPr="00703517">
        <w:rPr>
          <w:rFonts w:ascii="Times New Roman" w:hAnsi="Times New Roman" w:cs="Times New Roman"/>
          <w:sz w:val="24"/>
          <w:szCs w:val="24"/>
        </w:rPr>
        <w:t>We used the Lamas taxonomy as a backbone</w:t>
      </w:r>
      <w:r w:rsidR="00CA0C65" w:rsidRPr="00703517">
        <w:rPr>
          <w:rFonts w:ascii="Times New Roman" w:hAnsi="Times New Roman" w:cs="Times New Roman"/>
          <w:sz w:val="24"/>
          <w:szCs w:val="24"/>
        </w:rPr>
        <w:t xml:space="preserve"> </w:t>
      </w:r>
      <w:r w:rsidR="00CA0C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(Lamas 2015)</w:t>
      </w:r>
      <w:r w:rsidR="00CA0C65" w:rsidRPr="00703517">
        <w:rPr>
          <w:rFonts w:ascii="Times New Roman" w:hAnsi="Times New Roman" w:cs="Times New Roman"/>
          <w:sz w:val="24"/>
          <w:szCs w:val="24"/>
        </w:rPr>
        <w:fldChar w:fldCharType="end"/>
      </w:r>
      <w:r w:rsidR="00D84F07">
        <w:rPr>
          <w:rFonts w:ascii="Times New Roman" w:hAnsi="Times New Roman" w:cs="Times New Roman"/>
          <w:sz w:val="24"/>
          <w:szCs w:val="24"/>
        </w:rPr>
        <w:t>; b</w:t>
      </w:r>
      <w:r w:rsidR="00CE3D27">
        <w:rPr>
          <w:rFonts w:ascii="Times New Roman" w:hAnsi="Times New Roman" w:cs="Times New Roman"/>
          <w:sz w:val="24"/>
          <w:szCs w:val="24"/>
        </w:rPr>
        <w:t xml:space="preserve">ecause of the taxonomic </w:t>
      </w:r>
      <w:r w:rsidR="00CE3D27">
        <w:rPr>
          <w:rFonts w:ascii="Times New Roman" w:hAnsi="Times New Roman" w:cs="Times New Roman"/>
          <w:i/>
          <w:iCs/>
          <w:sz w:val="24"/>
          <w:szCs w:val="24"/>
        </w:rPr>
        <w:t>Celestrina</w:t>
      </w:r>
      <w:r w:rsidR="00CE3D27">
        <w:rPr>
          <w:rFonts w:ascii="Times New Roman" w:hAnsi="Times New Roman" w:cs="Times New Roman"/>
          <w:sz w:val="24"/>
          <w:szCs w:val="24"/>
        </w:rPr>
        <w:t xml:space="preserve"> complex (), we excluded this group from our analysis since we could not make redetermination for all occurrence records. </w:t>
      </w:r>
      <w:r w:rsidRPr="00703517">
        <w:rPr>
          <w:rFonts w:ascii="Times New Roman" w:hAnsi="Times New Roman" w:cs="Times New Roman"/>
          <w:sz w:val="24"/>
          <w:szCs w:val="24"/>
        </w:rPr>
        <w:t xml:space="preserve"> We then </w:t>
      </w:r>
      <w:r w:rsidR="009830EE" w:rsidRPr="00703517">
        <w:rPr>
          <w:rFonts w:ascii="Times New Roman" w:hAnsi="Times New Roman" w:cs="Times New Roman"/>
          <w:sz w:val="24"/>
          <w:szCs w:val="24"/>
        </w:rPr>
        <w:t>limited our analysis</w:t>
      </w:r>
      <w:r w:rsidRPr="00703517">
        <w:rPr>
          <w:rFonts w:ascii="Times New Roman" w:hAnsi="Times New Roman" w:cs="Times New Roman"/>
          <w:sz w:val="24"/>
          <w:szCs w:val="24"/>
        </w:rPr>
        <w:t xml:space="preserve"> to </w:t>
      </w:r>
      <w:commentRangeStart w:id="7"/>
      <w:commentRangeStart w:id="8"/>
      <w:commentRangeStart w:id="9"/>
      <w:r w:rsidRPr="00703517">
        <w:rPr>
          <w:rFonts w:ascii="Times New Roman" w:hAnsi="Times New Roman" w:cs="Times New Roman"/>
          <w:sz w:val="24"/>
          <w:szCs w:val="24"/>
        </w:rPr>
        <w:t>include only species with at least 500 reported occurrences across the spatiotemporal scope of our study</w:t>
      </w:r>
      <w:commentRangeEnd w:id="7"/>
      <w:r w:rsidR="009830EE" w:rsidRPr="00703517">
        <w:rPr>
          <w:rStyle w:val="CommentReference"/>
          <w:rFonts w:ascii="Times New Roman" w:hAnsi="Times New Roman" w:cs="Times New Roman"/>
          <w:sz w:val="24"/>
          <w:szCs w:val="24"/>
        </w:rPr>
        <w:commentReference w:id="7"/>
      </w:r>
      <w:commentRangeEnd w:id="8"/>
      <w:r w:rsidR="009830EE" w:rsidRPr="00703517">
        <w:rPr>
          <w:rStyle w:val="CommentReference"/>
          <w:rFonts w:ascii="Times New Roman" w:hAnsi="Times New Roman" w:cs="Times New Roman"/>
          <w:sz w:val="24"/>
          <w:szCs w:val="24"/>
        </w:rPr>
        <w:commentReference w:id="8"/>
      </w:r>
      <w:commentRangeEnd w:id="9"/>
      <w:r w:rsidR="007220AA">
        <w:rPr>
          <w:rStyle w:val="CommentReference"/>
        </w:rPr>
        <w:commentReference w:id="9"/>
      </w:r>
      <w:r w:rsidRPr="00703517">
        <w:rPr>
          <w:rFonts w:ascii="Times New Roman" w:hAnsi="Times New Roman" w:cs="Times New Roman"/>
          <w:sz w:val="24"/>
          <w:szCs w:val="24"/>
        </w:rPr>
        <w:t>.</w:t>
      </w:r>
      <w:r w:rsidR="0022098D">
        <w:rPr>
          <w:rFonts w:ascii="Times New Roman" w:hAnsi="Times New Roman" w:cs="Times New Roman"/>
          <w:sz w:val="24"/>
          <w:szCs w:val="24"/>
        </w:rPr>
        <w:t xml:space="preserve"> This resulted in the retention of ___% of the species in our dataset.</w:t>
      </w:r>
      <w:r w:rsidRPr="00703517">
        <w:rPr>
          <w:rFonts w:ascii="Times New Roman" w:hAnsi="Times New Roman" w:cs="Times New Roman"/>
          <w:sz w:val="24"/>
          <w:szCs w:val="24"/>
        </w:rPr>
        <w:t xml:space="preserve"> </w:t>
      </w:r>
      <w:commentRangeStart w:id="10"/>
      <w:commentRangeStart w:id="11"/>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commentRangeEnd w:id="10"/>
      <w:r w:rsidR="009830EE" w:rsidRPr="00703517">
        <w:rPr>
          <w:rStyle w:val="CommentReference"/>
          <w:rFonts w:ascii="Times New Roman" w:hAnsi="Times New Roman" w:cs="Times New Roman"/>
          <w:sz w:val="24"/>
          <w:szCs w:val="24"/>
        </w:rPr>
        <w:commentReference w:id="10"/>
      </w:r>
      <w:commentRangeEnd w:id="11"/>
      <w:r w:rsidR="00D94126">
        <w:rPr>
          <w:rStyle w:val="CommentReference"/>
        </w:rPr>
        <w:commentReference w:id="11"/>
      </w:r>
    </w:p>
    <w:p w14:paraId="70DE0F66" w14:textId="19ABEDD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(Brock &amp; Kaufman 2006)</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commentRangeStart w:id="12"/>
      <w:commentRangeStart w:id="13"/>
      <w:r w:rsidRPr="00703517">
        <w:rPr>
          <w:rFonts w:ascii="Times New Roman" w:hAnsi="Times New Roman" w:cs="Times New Roman"/>
          <w:sz w:val="24"/>
          <w:szCs w:val="24"/>
        </w:rPr>
        <w:t xml:space="preserve">A Swift Guide to Butterflies of Mexico and Central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(Glassberg 2018)</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12"/>
      <w:r w:rsidR="009830EE" w:rsidRPr="00703517">
        <w:rPr>
          <w:rStyle w:val="CommentReference"/>
          <w:rFonts w:ascii="Times New Roman" w:hAnsi="Times New Roman" w:cs="Times New Roman"/>
          <w:sz w:val="24"/>
          <w:szCs w:val="24"/>
        </w:rPr>
        <w:commentReference w:id="12"/>
      </w:r>
      <w:commentRangeEnd w:id="13"/>
      <w:r w:rsidR="00D94126">
        <w:rPr>
          <w:rStyle w:val="CommentReference"/>
        </w:rPr>
        <w:commentReference w:id="13"/>
      </w:r>
      <w:r w:rsidRPr="00703517">
        <w:rPr>
          <w:rFonts w:ascii="Times New Roman" w:hAnsi="Times New Roman" w:cs="Times New Roman"/>
          <w:sz w:val="24"/>
          <w:szCs w:val="24"/>
        </w:rPr>
        <w:t xml:space="preserve">The range maps were digitized as part of work by Earl et al. (2021) and were re-used here.  Range-wide average annual temperature/precipitation traits were extracted from each species’ range </w:t>
      </w:r>
      <w:r w:rsidR="009830EE" w:rsidRPr="00703517">
        <w:rPr>
          <w:rFonts w:ascii="Times New Roman" w:hAnsi="Times New Roman" w:cs="Times New Roman"/>
          <w:sz w:val="24"/>
          <w:szCs w:val="24"/>
        </w:rPr>
        <w:t>averaging conditions over each</w:t>
      </w:r>
      <w:r w:rsidRPr="00703517">
        <w:rPr>
          <w:rFonts w:ascii="Times New Roman" w:hAnsi="Times New Roman" w:cs="Times New Roman"/>
          <w:sz w:val="24"/>
          <w:szCs w:val="24"/>
        </w:rPr>
        <w:t xml:space="preserve"> polygon </w:t>
      </w:r>
      <w:r w:rsidR="009830EE" w:rsidRPr="00703517">
        <w:rPr>
          <w:rFonts w:ascii="Times New Roman" w:hAnsi="Times New Roman" w:cs="Times New Roman"/>
          <w:sz w:val="24"/>
          <w:szCs w:val="24"/>
        </w:rPr>
        <w:t>using the</w:t>
      </w:r>
      <w:r w:rsidRPr="00703517">
        <w:rPr>
          <w:rFonts w:ascii="Times New Roman" w:hAnsi="Times New Roman" w:cs="Times New Roman"/>
          <w:sz w:val="24"/>
          <w:szCs w:val="24"/>
        </w:rPr>
        <w:t xml:space="preserve"> </w:t>
      </w:r>
      <w:r w:rsidR="00D94126">
        <w:rPr>
          <w:rFonts w:ascii="Times New Roman" w:hAnsi="Times New Roman" w:cs="Times New Roman"/>
          <w:sz w:val="24"/>
          <w:szCs w:val="24"/>
        </w:rPr>
        <w:t>WorldClim2/</w:t>
      </w:r>
      <w:r w:rsidRPr="00703517">
        <w:rPr>
          <w:rFonts w:ascii="Times New Roman" w:hAnsi="Times New Roman" w:cs="Times New Roman"/>
          <w:sz w:val="24"/>
          <w:szCs w:val="24"/>
        </w:rPr>
        <w:t>BioClim</w:t>
      </w:r>
      <w:r w:rsidR="00D94126">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20">
        <w:r w:rsidRPr="00703517">
          <w:rPr>
            <w:rFonts w:ascii="Times New Roman" w:hAnsi="Times New Roman" w:cs="Times New Roman"/>
            <w:sz w:val="24"/>
            <w:szCs w:val="24"/>
          </w:rPr>
          <w:t>(Fick &amp; Hijmans, 2017)</w:t>
        </w:r>
      </w:hyperlink>
      <w:r w:rsidRPr="00703517">
        <w:rPr>
          <w:rFonts w:ascii="Times New Roman" w:hAnsi="Times New Roman" w:cs="Times New Roman"/>
          <w:sz w:val="24"/>
          <w:szCs w:val="24"/>
        </w:rPr>
        <w:t xml:space="preserve">. We also calculated the total area of the North American range for each species. The </w:t>
      </w:r>
      <w:r w:rsidR="00980323">
        <w:rPr>
          <w:rFonts w:ascii="Times New Roman" w:hAnsi="Times New Roman" w:cs="Times New Roman"/>
          <w:sz w:val="24"/>
          <w:szCs w:val="24"/>
        </w:rPr>
        <w:t xml:space="preserve">species’ </w:t>
      </w:r>
      <w:r w:rsidRPr="00703517">
        <w:rPr>
          <w:rFonts w:ascii="Times New Roman" w:hAnsi="Times New Roman" w:cs="Times New Roman"/>
          <w:sz w:val="24"/>
          <w:szCs w:val="24"/>
        </w:rPr>
        <w:t xml:space="preserve">traits we obtained </w:t>
      </w:r>
      <w:r w:rsidR="00E24417">
        <w:rPr>
          <w:rFonts w:ascii="Times New Roman" w:hAnsi="Times New Roman" w:cs="Times New Roman"/>
          <w:sz w:val="24"/>
          <w:szCs w:val="24"/>
        </w:rPr>
        <w:t xml:space="preserve">from LepTraits </w:t>
      </w:r>
      <w:r w:rsidR="00E24417">
        <w:rPr>
          <w:rFonts w:ascii="Times New Roman" w:hAnsi="Times New Roman" w:cs="Times New Roman"/>
          <w:sz w:val="24"/>
          <w:szCs w:val="24"/>
        </w:rPr>
        <w:fldChar w:fldCharType="begin"/>
      </w:r>
      <w:r w:rsidR="00E24417">
        <w:rPr>
          <w:rFonts w:ascii="Times New Roman" w:hAnsi="Times New Roman" w:cs="Times New Roman"/>
          <w:sz w:val="24"/>
          <w:szCs w:val="24"/>
        </w:rPr>
        <w:instrText xml:space="preserve"> ADDIN ZOTERO_ITEM CSL_CITATION {"citationID":"lx5sRXH5","properties":{"formattedCitation":"(Shirey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E24417">
        <w:rPr>
          <w:rFonts w:ascii="Times New Roman" w:hAnsi="Times New Roman" w:cs="Times New Roman"/>
          <w:sz w:val="24"/>
          <w:szCs w:val="24"/>
        </w:rPr>
        <w:fldChar w:fldCharType="separate"/>
      </w:r>
      <w:r w:rsidR="00E24417" w:rsidRPr="00E24417">
        <w:rPr>
          <w:rFonts w:ascii="Times New Roman" w:hAnsi="Times New Roman" w:cs="Times New Roman"/>
          <w:sz w:val="24"/>
          <w:szCs w:val="24"/>
        </w:rPr>
        <w:t xml:space="preserve">(Shirey </w:t>
      </w:r>
      <w:r w:rsidR="00E24417" w:rsidRPr="00E24417">
        <w:rPr>
          <w:rFonts w:ascii="Times New Roman" w:hAnsi="Times New Roman" w:cs="Times New Roman"/>
          <w:i/>
          <w:iCs/>
          <w:sz w:val="24"/>
          <w:szCs w:val="24"/>
        </w:rPr>
        <w:t>et al.</w:t>
      </w:r>
      <w:r w:rsidR="00E24417" w:rsidRPr="00E24417">
        <w:rPr>
          <w:rFonts w:ascii="Times New Roman" w:hAnsi="Times New Roman" w:cs="Times New Roman"/>
          <w:sz w:val="24"/>
          <w:szCs w:val="24"/>
        </w:rPr>
        <w:t xml:space="preserve"> 2022b)</w:t>
      </w:r>
      <w:r w:rsidR="00E24417">
        <w:rPr>
          <w:rFonts w:ascii="Times New Roman" w:hAnsi="Times New Roman" w:cs="Times New Roman"/>
          <w:sz w:val="24"/>
          <w:szCs w:val="24"/>
        </w:rPr>
        <w:fldChar w:fldCharType="end"/>
      </w:r>
      <w:r w:rsidR="00E244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included disturbance affinity/avoidance, the number of </w:t>
      </w:r>
      <w:r w:rsidR="00C11BB1">
        <w:rPr>
          <w:rFonts w:ascii="Times New Roman" w:hAnsi="Times New Roman" w:cs="Times New Roman"/>
          <w:sz w:val="24"/>
          <w:szCs w:val="24"/>
        </w:rPr>
        <w:t xml:space="preserve">reported </w:t>
      </w:r>
      <w:r w:rsidRPr="00703517">
        <w:rPr>
          <w:rFonts w:ascii="Times New Roman" w:hAnsi="Times New Roman" w:cs="Times New Roman"/>
          <w:sz w:val="24"/>
          <w:szCs w:val="24"/>
        </w:rPr>
        <w:t>host plant families the caterpillar can feed on, the average wingspan, and the 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703517">
        <w:rPr>
          <w:rFonts w:ascii="Times New Roman" w:hAnsi="Times New Roman" w:cs="Times New Roman"/>
          <w:sz w:val="24"/>
          <w:szCs w:val="24"/>
        </w:rPr>
        <w:t xml:space="preserve"> </w:t>
      </w:r>
      <w:r w:rsidR="00B35BA2"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(Earl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B35BA2"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1"/>
      <w:r w:rsidRPr="00703517">
        <w:rPr>
          <w:rFonts w:ascii="Times New Roman" w:hAnsi="Times New Roman" w:cs="Times New Roman"/>
          <w:sz w:val="24"/>
          <w:szCs w:val="24"/>
        </w:rPr>
        <w:t xml:space="preserve"> of </w:t>
      </w:r>
      <w:r w:rsidRPr="00703517">
        <w:rPr>
          <w:rFonts w:ascii="Times New Roman" w:hAnsi="Times New Roman" w:cs="Times New Roman"/>
          <w:sz w:val="24"/>
          <w:szCs w:val="24"/>
        </w:rPr>
        <w:lastRenderedPageBreak/>
        <w:t xml:space="preserve">North American butterfly species as a final data product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r w:rsidR="002C1D2E" w:rsidRPr="00703517">
        <w:rPr>
          <w:rFonts w:ascii="Times New Roman" w:hAnsi="Times New Roman" w:cs="Times New Roman"/>
          <w:sz w:val="24"/>
          <w:szCs w:val="24"/>
        </w:rPr>
        <w:t>.</w:t>
      </w:r>
    </w:p>
    <w:p w14:paraId="1201A4BC" w14:textId="77777777" w:rsidR="00F21671" w:rsidRPr="00703517" w:rsidRDefault="00F21671">
      <w:pPr>
        <w:spacing w:line="480" w:lineRule="auto"/>
        <w:jc w:val="both"/>
        <w:rPr>
          <w:rFonts w:ascii="Times New Roman" w:hAnsi="Times New Roman" w:cs="Times New Roman"/>
          <w:sz w:val="24"/>
          <w:szCs w:val="24"/>
        </w:rPr>
      </w:pPr>
    </w:p>
    <w:p w14:paraId="64196A54"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3E1114E6" w14:textId="62C4AF5A"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w:t>
      </w:r>
      <w:r w:rsidR="00702465" w:rsidRPr="00703517">
        <w:rPr>
          <w:rFonts w:ascii="Times New Roman" w:hAnsi="Times New Roman" w:cs="Times New Roman"/>
          <w:sz w:val="24"/>
          <w:szCs w:val="24"/>
        </w:rPr>
        <w:t xml:space="preserve">or </w:t>
      </w:r>
      <w:r w:rsidR="002D20AD">
        <w:rPr>
          <w:rFonts w:ascii="Times New Roman" w:hAnsi="Times New Roman" w:cs="Times New Roman"/>
          <w:sz w:val="24"/>
          <w:szCs w:val="24"/>
        </w:rPr>
        <w:t xml:space="preserve">from </w:t>
      </w:r>
      <w:r w:rsidR="00702465" w:rsidRPr="00703517">
        <w:rPr>
          <w:rFonts w:ascii="Times New Roman" w:hAnsi="Times New Roman" w:cs="Times New Roman"/>
          <w:sz w:val="24"/>
          <w:szCs w:val="24"/>
        </w:rPr>
        <w:t xml:space="preserve">even more recent time periods that would allow for our </w:t>
      </w:r>
      <w:r w:rsidR="007B1DD9" w:rsidRPr="00703517">
        <w:rPr>
          <w:rFonts w:ascii="Times New Roman" w:hAnsi="Times New Roman" w:cs="Times New Roman"/>
          <w:sz w:val="24"/>
          <w:szCs w:val="24"/>
        </w:rPr>
        <w:t>5-year</w:t>
      </w:r>
      <w:r w:rsidR="00702465" w:rsidRPr="00703517">
        <w:rPr>
          <w:rFonts w:ascii="Times New Roman" w:hAnsi="Times New Roman" w:cs="Times New Roman"/>
          <w:sz w:val="24"/>
          <w:szCs w:val="24"/>
        </w:rPr>
        <w:t xml:space="preserve"> temporal grain.  </w:t>
      </w:r>
      <w:r w:rsidRPr="00703517">
        <w:rPr>
          <w:rFonts w:ascii="Times New Roman" w:hAnsi="Times New Roman" w:cs="Times New Roman"/>
          <w:sz w:val="24"/>
          <w:szCs w:val="24"/>
        </w:rPr>
        <w:t xml:space="preserve"> </w:t>
      </w:r>
      <w:commentRangeStart w:id="14"/>
      <w:commentRangeStart w:id="15"/>
      <w:r w:rsidRPr="00703517">
        <w:rPr>
          <w:rFonts w:ascii="Times New Roman" w:hAnsi="Times New Roman" w:cs="Times New Roman"/>
          <w:sz w:val="24"/>
          <w:szCs w:val="24"/>
        </w:rPr>
        <w:t>Thus, we opted to inform our models solely with climatic predictors</w:t>
      </w:r>
      <w:commentRangeEnd w:id="14"/>
      <w:r w:rsidR="00702465" w:rsidRPr="00703517">
        <w:rPr>
          <w:rStyle w:val="CommentReference"/>
          <w:rFonts w:ascii="Times New Roman" w:hAnsi="Times New Roman" w:cs="Times New Roman"/>
          <w:sz w:val="24"/>
          <w:szCs w:val="24"/>
        </w:rPr>
        <w:commentReference w:id="14"/>
      </w:r>
      <w:commentRangeEnd w:id="15"/>
      <w:r w:rsidR="00101B64">
        <w:rPr>
          <w:rStyle w:val="CommentReference"/>
        </w:rPr>
        <w:commentReference w:id="15"/>
      </w:r>
      <w:r w:rsidRPr="00703517">
        <w:rPr>
          <w:rFonts w:ascii="Times New Roman" w:hAnsi="Times New Roman" w:cs="Times New Roman"/>
          <w:sz w:val="24"/>
          <w:szCs w:val="24"/>
        </w:rPr>
        <w:t>.</w:t>
      </w:r>
    </w:p>
    <w:p w14:paraId="1FD2E721" w14:textId="31DF6FC9" w:rsidR="001555B5" w:rsidRPr="00703517" w:rsidRDefault="00000000" w:rsidP="001555B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(Slivinski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0D487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(Climate Prediction Center 2022)</w:t>
      </w:r>
      <w:r w:rsidR="000D4874" w:rsidRPr="00703517">
        <w:rPr>
          <w:rFonts w:ascii="Times New Roman" w:hAnsi="Times New Roman" w:cs="Times New Roman"/>
          <w:sz w:val="24"/>
          <w:szCs w:val="24"/>
        </w:rPr>
        <w:fldChar w:fldCharType="end"/>
      </w:r>
      <w:hyperlink r:id="rId22"/>
      <w:r w:rsidRPr="00703517">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(Harris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2020a, b)</w:t>
      </w:r>
      <w:r w:rsidR="00092E8B" w:rsidRPr="00703517">
        <w:rPr>
          <w:rFonts w:ascii="Times New Roman" w:hAnsi="Times New Roman" w:cs="Times New Roman"/>
          <w:sz w:val="24"/>
          <w:szCs w:val="24"/>
        </w:rPr>
        <w:fldChar w:fldCharType="end"/>
      </w:r>
      <w:hyperlink r:id="rId23"/>
      <w:r w:rsidRPr="00703517">
        <w:rPr>
          <w:rFonts w:ascii="Times New Roman" w:hAnsi="Times New Roman" w:cs="Times New Roman"/>
          <w:sz w:val="24"/>
          <w:szCs w:val="24"/>
        </w:rPr>
        <w:t>. The CRU data are</w:t>
      </w:r>
      <w:r w:rsidR="00FF3427">
        <w:rPr>
          <w:rFonts w:ascii="Times New Roman" w:hAnsi="Times New Roman" w:cs="Times New Roman"/>
          <w:sz w:val="24"/>
          <w:szCs w:val="24"/>
        </w:rPr>
        <w:t xml:space="preserve"> also</w:t>
      </w:r>
      <w:r w:rsidRPr="00703517">
        <w:rPr>
          <w:rFonts w:ascii="Times New Roman" w:hAnsi="Times New Roman" w:cs="Times New Roman"/>
          <w:sz w:val="24"/>
          <w:szCs w:val="24"/>
        </w:rPr>
        <w:t xml:space="preserve"> available at </w:t>
      </w:r>
      <w:r w:rsidR="00FF3427">
        <w:rPr>
          <w:rFonts w:ascii="Times New Roman" w:hAnsi="Times New Roman" w:cs="Times New Roman"/>
          <w:sz w:val="24"/>
          <w:szCs w:val="24"/>
        </w:rPr>
        <w:t>0.5-degree</w:t>
      </w:r>
      <w:r w:rsidR="00C43D2B" w:rsidRPr="00703517">
        <w:rPr>
          <w:rFonts w:ascii="Times New Roman" w:hAnsi="Times New Roman" w:cs="Times New Roman"/>
          <w:sz w:val="24"/>
          <w:szCs w:val="24"/>
        </w:rPr>
        <w:t xml:space="preserve"> spatial</w:t>
      </w:r>
      <w:r w:rsidRPr="00703517">
        <w:rPr>
          <w:rFonts w:ascii="Times New Roman" w:hAnsi="Times New Roman" w:cs="Times New Roman"/>
          <w:sz w:val="24"/>
          <w:szCs w:val="24"/>
        </w:rPr>
        <w:t xml:space="preserve"> resolution back to 1900.</w:t>
      </w:r>
      <w:r w:rsidR="001555B5" w:rsidRPr="00703517">
        <w:rPr>
          <w:rFonts w:ascii="Times New Roman" w:hAnsi="Times New Roman" w:cs="Times New Roman"/>
          <w:sz w:val="24"/>
          <w:szCs w:val="24"/>
        </w:rPr>
        <w:t xml:space="preserve"> Minimum average temperatures increased over the vast majority of our study range, up to 4C over the </w:t>
      </w:r>
      <w:r w:rsidR="00040418" w:rsidRPr="00703517">
        <w:rPr>
          <w:rFonts w:ascii="Times New Roman" w:hAnsi="Times New Roman" w:cs="Times New Roman"/>
          <w:sz w:val="24"/>
          <w:szCs w:val="24"/>
        </w:rPr>
        <w:t>50-year</w:t>
      </w:r>
      <w:r w:rsidR="001555B5" w:rsidRPr="00703517">
        <w:rPr>
          <w:rFonts w:ascii="Times New Roman" w:hAnsi="Times New Roman" w:cs="Times New Roman"/>
          <w:sz w:val="24"/>
          <w:szCs w:val="24"/>
        </w:rPr>
        <w:t xml:space="preserve"> period (Fig</w:t>
      </w:r>
      <w:r w:rsidR="00040418">
        <w:rPr>
          <w:rFonts w:ascii="Times New Roman" w:hAnsi="Times New Roman" w:cs="Times New Roman"/>
          <w:sz w:val="24"/>
          <w:szCs w:val="24"/>
        </w:rPr>
        <w:t>ure</w:t>
      </w:r>
      <w:r w:rsidR="001555B5" w:rsidRPr="00703517">
        <w:rPr>
          <w:rFonts w:ascii="Times New Roman" w:hAnsi="Times New Roman" w:cs="Times New Roman"/>
          <w:sz w:val="24"/>
          <w:szCs w:val="24"/>
        </w:rPr>
        <w:t xml:space="preserve"> 1a)</w:t>
      </w:r>
      <w:r w:rsidR="00040418">
        <w:rPr>
          <w:rFonts w:ascii="Times New Roman" w:hAnsi="Times New Roman" w:cs="Times New Roman"/>
          <w:sz w:val="24"/>
          <w:szCs w:val="24"/>
        </w:rPr>
        <w:t>.</w:t>
      </w:r>
    </w:p>
    <w:p w14:paraId="305B831D" w14:textId="78F9A43E" w:rsidR="00F21671" w:rsidRPr="00703517" w:rsidRDefault="00F21671">
      <w:pPr>
        <w:spacing w:line="480" w:lineRule="auto"/>
        <w:ind w:firstLine="720"/>
        <w:jc w:val="both"/>
        <w:rPr>
          <w:rFonts w:ascii="Times New Roman" w:hAnsi="Times New Roman" w:cs="Times New Roman"/>
          <w:sz w:val="24"/>
          <w:szCs w:val="24"/>
        </w:rPr>
      </w:pPr>
    </w:p>
    <w:p w14:paraId="41C1B4EB" w14:textId="039A3477"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Climate raster data reflecting monthly average minimum temperature and monthly precipitation for the years 1970 through 2019 were read into R using the package “raster” </w:t>
      </w:r>
      <w:r w:rsidR="00490BB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(Hijmans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490BB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The raster data were then reprojected to the project coordinate reference system (North America Albers Equal Area Conic) also used as the base projection for all other spatial data in this analysis. The raster data were summarized </w:t>
      </w:r>
      <w:r w:rsidR="00702465" w:rsidRPr="00703517">
        <w:rPr>
          <w:rFonts w:ascii="Times New Roman" w:hAnsi="Times New Roman" w:cs="Times New Roman"/>
          <w:sz w:val="24"/>
          <w:szCs w:val="24"/>
        </w:rPr>
        <w:t>within each</w:t>
      </w:r>
      <w:r w:rsidRPr="00703517">
        <w:rPr>
          <w:rFonts w:ascii="Times New Roman" w:hAnsi="Times New Roman" w:cs="Times New Roman"/>
          <w:sz w:val="24"/>
          <w:szCs w:val="24"/>
        </w:rPr>
        <w:t xml:space="preserve"> grid cells using the mean value of all raster values </w:t>
      </w:r>
      <w:commentRangeStart w:id="16"/>
      <w:commentRangeStart w:id="17"/>
      <w:r w:rsidRPr="00703517">
        <w:rPr>
          <w:rFonts w:ascii="Times New Roman" w:hAnsi="Times New Roman" w:cs="Times New Roman"/>
          <w:sz w:val="24"/>
          <w:szCs w:val="24"/>
        </w:rPr>
        <w:t xml:space="preserve">within a given occupancy </w:t>
      </w:r>
      <w:r w:rsidR="004C41D3" w:rsidRPr="00703517">
        <w:rPr>
          <w:rFonts w:ascii="Times New Roman" w:hAnsi="Times New Roman" w:cs="Times New Roman"/>
          <w:sz w:val="24"/>
          <w:szCs w:val="24"/>
        </w:rPr>
        <w:t xml:space="preserve">interval </w:t>
      </w:r>
      <w:r w:rsidR="004C41D3">
        <w:rPr>
          <w:rFonts w:ascii="Times New Roman" w:hAnsi="Times New Roman" w:cs="Times New Roman"/>
          <w:sz w:val="24"/>
          <w:szCs w:val="24"/>
        </w:rPr>
        <w:t>(</w:t>
      </w:r>
      <w:r w:rsidR="00CB6E54">
        <w:rPr>
          <w:rFonts w:ascii="Times New Roman" w:hAnsi="Times New Roman" w:cs="Times New Roman"/>
          <w:sz w:val="24"/>
          <w:szCs w:val="24"/>
        </w:rPr>
        <w:t>e.g.</w:t>
      </w:r>
      <w:r w:rsidR="00215B90">
        <w:rPr>
          <w:rFonts w:ascii="Times New Roman" w:hAnsi="Times New Roman" w:cs="Times New Roman"/>
          <w:sz w:val="24"/>
          <w:szCs w:val="24"/>
        </w:rPr>
        <w:t>,</w:t>
      </w:r>
      <w:r w:rsidR="00CB6E54">
        <w:rPr>
          <w:rFonts w:ascii="Times New Roman" w:hAnsi="Times New Roman" w:cs="Times New Roman"/>
          <w:sz w:val="24"/>
          <w:szCs w:val="24"/>
        </w:rPr>
        <w:t xml:space="preserve"> 1970-1974) </w:t>
      </w:r>
      <w:r w:rsidRPr="00703517">
        <w:rPr>
          <w:rFonts w:ascii="Times New Roman" w:hAnsi="Times New Roman" w:cs="Times New Roman"/>
          <w:sz w:val="24"/>
          <w:szCs w:val="24"/>
        </w:rPr>
        <w:t xml:space="preserve">weighted </w:t>
      </w:r>
      <w:commentRangeEnd w:id="16"/>
      <w:r w:rsidR="00DF427B" w:rsidRPr="00703517">
        <w:rPr>
          <w:rStyle w:val="CommentReference"/>
          <w:rFonts w:ascii="Times New Roman" w:hAnsi="Times New Roman" w:cs="Times New Roman"/>
          <w:sz w:val="24"/>
          <w:szCs w:val="24"/>
        </w:rPr>
        <w:commentReference w:id="16"/>
      </w:r>
      <w:commentRangeEnd w:id="17"/>
      <w:r w:rsidR="00CC6C4E">
        <w:rPr>
          <w:rStyle w:val="CommentReference"/>
        </w:rPr>
        <w:commentReference w:id="17"/>
      </w:r>
      <w:commentRangeStart w:id="18"/>
      <w:commentRangeStart w:id="19"/>
      <w:commentRangeStart w:id="20"/>
      <w:r w:rsidRPr="00703517">
        <w:rPr>
          <w:rFonts w:ascii="Times New Roman" w:hAnsi="Times New Roman" w:cs="Times New Roman"/>
          <w:sz w:val="24"/>
          <w:szCs w:val="24"/>
        </w:rPr>
        <w:t xml:space="preserve">by their coverage of the cell. </w:t>
      </w:r>
      <w:commentRangeEnd w:id="18"/>
      <w:r w:rsidR="00702465" w:rsidRPr="00703517">
        <w:rPr>
          <w:rStyle w:val="CommentReference"/>
          <w:rFonts w:ascii="Times New Roman" w:hAnsi="Times New Roman" w:cs="Times New Roman"/>
          <w:sz w:val="24"/>
          <w:szCs w:val="24"/>
        </w:rPr>
        <w:commentReference w:id="18"/>
      </w:r>
      <w:commentRangeEnd w:id="19"/>
      <w:r w:rsidR="00CC6C4E">
        <w:rPr>
          <w:rStyle w:val="CommentReference"/>
        </w:rPr>
        <w:commentReference w:id="19"/>
      </w:r>
      <w:commentRangeEnd w:id="20"/>
      <w:r w:rsidR="00AF3B0A">
        <w:rPr>
          <w:rStyle w:val="CommentReference"/>
        </w:rPr>
        <w:commentReference w:id="20"/>
      </w:r>
      <w:r w:rsidRPr="00703517">
        <w:rPr>
          <w:rFonts w:ascii="Times New Roman" w:hAnsi="Times New Roman" w:cs="Times New Roman"/>
          <w:sz w:val="24"/>
          <w:szCs w:val="24"/>
        </w:rPr>
        <w:t xml:space="preserve">Thus, average minimum </w:t>
      </w:r>
      <w:commentRangeStart w:id="21"/>
      <w:commentRangeStart w:id="22"/>
      <w:r w:rsidRPr="00703517">
        <w:rPr>
          <w:rFonts w:ascii="Times New Roman" w:hAnsi="Times New Roman" w:cs="Times New Roman"/>
          <w:sz w:val="24"/>
          <w:szCs w:val="24"/>
        </w:rPr>
        <w:t xml:space="preserve">temperature and average precipitation </w:t>
      </w:r>
      <w:commentRangeEnd w:id="21"/>
      <w:r w:rsidR="00DF427B" w:rsidRPr="00703517">
        <w:rPr>
          <w:rStyle w:val="CommentReference"/>
          <w:rFonts w:ascii="Times New Roman" w:hAnsi="Times New Roman" w:cs="Times New Roman"/>
          <w:sz w:val="24"/>
          <w:szCs w:val="24"/>
        </w:rPr>
        <w:commentReference w:id="21"/>
      </w:r>
      <w:commentRangeEnd w:id="22"/>
      <w:r w:rsidR="00CC6C4E">
        <w:rPr>
          <w:rStyle w:val="CommentReference"/>
        </w:rPr>
        <w:commentReference w:id="22"/>
      </w:r>
      <w:r w:rsidRPr="00703517">
        <w:rPr>
          <w:rFonts w:ascii="Times New Roman" w:hAnsi="Times New Roman" w:cs="Times New Roman"/>
          <w:sz w:val="24"/>
          <w:szCs w:val="24"/>
        </w:rPr>
        <w:t>reflect the area-weighted mean of a given five-year occupancy interval (e.g., 1970-1974). Finally, exploration of our climate data revealed that average minimum temperature and average precipitation were highly correlated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0.67 for the 100×</w:t>
      </w:r>
      <w:r w:rsidR="00F07B7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scale and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0.73 for the 200×200</w:t>
      </w:r>
      <w:r w:rsidR="00F07B7F" w:rsidRPr="00703517">
        <w:rPr>
          <w:rFonts w:ascii="Times New Roman" w:hAnsi="Times New Roman" w:cs="Times New Roman"/>
          <w:sz w:val="24"/>
          <w:szCs w:val="24"/>
        </w:rPr>
        <w:t>-</w:t>
      </w:r>
      <w:r w:rsidRPr="00703517">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(Keret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w:t>
      </w:r>
      <w:r w:rsidR="00C47C4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also ran precipitation-only models and include those results in the Supplementary Material</w:t>
      </w:r>
      <w:del w:id="23" w:author="Leslie Ries" w:date="2023-03-19T16:11:00Z">
        <w:r w:rsidRPr="00703517" w:rsidDel="00DD2ABE">
          <w:rPr>
            <w:rFonts w:ascii="Times New Roman" w:hAnsi="Times New Roman" w:cs="Times New Roman"/>
            <w:sz w:val="24"/>
            <w:szCs w:val="24"/>
          </w:rPr>
          <w:delText>.</w:delText>
        </w:r>
      </w:del>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A07A31E" w14:textId="08560A63"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D1E02" w:rsidRPr="00703517">
        <w:rPr>
          <w:rFonts w:ascii="Times New Roman" w:hAnsi="Times New Roman" w:cs="Times New Roman"/>
          <w:sz w:val="24"/>
          <w:szCs w:val="24"/>
        </w:rPr>
        <w:t xml:space="preserve">Our </w:t>
      </w:r>
      <w:r w:rsidR="00CC6C4E">
        <w:rPr>
          <w:rFonts w:ascii="Times New Roman" w:hAnsi="Times New Roman" w:cs="Times New Roman"/>
          <w:sz w:val="24"/>
          <w:szCs w:val="24"/>
        </w:rPr>
        <w:t>approach</w:t>
      </w:r>
      <w:r w:rsidR="00DD1E02" w:rsidRPr="00703517">
        <w:rPr>
          <w:rFonts w:ascii="Times New Roman" w:hAnsi="Times New Roman" w:cs="Times New Roman"/>
          <w:sz w:val="24"/>
          <w:szCs w:val="24"/>
        </w:rPr>
        <w:t xml:space="preserve"> for imputing non-detection is adapted in </w:t>
      </w:r>
      <w:r w:rsidR="00CC6C4E">
        <w:rPr>
          <w:rFonts w:ascii="Times New Roman" w:hAnsi="Times New Roman" w:cs="Times New Roman"/>
          <w:sz w:val="24"/>
          <w:szCs w:val="24"/>
        </w:rPr>
        <w:t>Supplemental Figure S1</w:t>
      </w:r>
      <w:r w:rsidR="00DD1E02"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00DD1E02" w:rsidRPr="00703517">
        <w:rPr>
          <w:rFonts w:ascii="Times New Roman" w:hAnsi="Times New Roman" w:cs="Times New Roman"/>
          <w:sz w:val="24"/>
          <w:szCs w:val="24"/>
        </w:rPr>
        <w:t xml:space="preserve">). </w:t>
      </w:r>
      <w:r w:rsidRPr="00703517">
        <w:rPr>
          <w:rFonts w:ascii="Times New Roman" w:hAnsi="Times New Roman" w:cs="Times New Roman"/>
          <w:sz w:val="24"/>
          <w:szCs w:val="24"/>
        </w:rPr>
        <w:t>We assume, for this study, that the detection of at least two distinct species in a given cell</w:t>
      </w:r>
      <w:r w:rsidR="00215B90">
        <w:rPr>
          <w:rFonts w:ascii="Times New Roman" w:hAnsi="Times New Roman" w:cs="Times New Roman"/>
          <w:sz w:val="24"/>
          <w:szCs w:val="24"/>
        </w:rPr>
        <w:t xml:space="preserve"> and </w:t>
      </w:r>
      <w:r w:rsidRPr="00703517">
        <w:rPr>
          <w:rFonts w:ascii="Times New Roman" w:hAnsi="Times New Roman" w:cs="Times New Roman"/>
          <w:sz w:val="24"/>
          <w:szCs w:val="24"/>
        </w:rPr>
        <w:t>visit interval</w:t>
      </w:r>
      <w:r w:rsidR="00215B90">
        <w:rPr>
          <w:rFonts w:ascii="Times New Roman" w:hAnsi="Times New Roman" w:cs="Times New Roman"/>
          <w:sz w:val="24"/>
          <w:szCs w:val="24"/>
        </w:rPr>
        <w:t xml:space="preserve"> (e.g., 1970 is the first </w:t>
      </w:r>
      <w:r w:rsidR="003455D3">
        <w:rPr>
          <w:rFonts w:ascii="Times New Roman" w:hAnsi="Times New Roman" w:cs="Times New Roman"/>
          <w:sz w:val="24"/>
          <w:szCs w:val="24"/>
        </w:rPr>
        <w:t>“</w:t>
      </w:r>
      <w:r w:rsidR="00215B90">
        <w:rPr>
          <w:rFonts w:ascii="Times New Roman" w:hAnsi="Times New Roman" w:cs="Times New Roman"/>
          <w:sz w:val="24"/>
          <w:szCs w:val="24"/>
        </w:rPr>
        <w:t>visit interval</w:t>
      </w:r>
      <w:r w:rsidR="003455D3">
        <w:rPr>
          <w:rFonts w:ascii="Times New Roman" w:hAnsi="Times New Roman" w:cs="Times New Roman"/>
          <w:sz w:val="24"/>
          <w:szCs w:val="24"/>
        </w:rPr>
        <w:t>” of five</w:t>
      </w:r>
      <w:r w:rsidR="00215B90">
        <w:rPr>
          <w:rFonts w:ascii="Times New Roman" w:hAnsi="Times New Roman" w:cs="Times New Roman"/>
          <w:sz w:val="24"/>
          <w:szCs w:val="24"/>
        </w:rPr>
        <w:t xml:space="preserve"> in the occupancy interval 1970-1974)</w:t>
      </w:r>
      <w:r w:rsidRPr="00703517">
        <w:rPr>
          <w:rFonts w:ascii="Times New Roman" w:hAnsi="Times New Roman" w:cs="Times New Roman"/>
          <w:sz w:val="24"/>
          <w:szCs w:val="24"/>
        </w:rPr>
        <w:t xml:space="preserve"> is enough to impute non-detection data for all other species that could potentially occur at that grid cell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w:t>
      </w:r>
      <w:r w:rsidR="00AF432C" w:rsidRPr="00703517">
        <w:rPr>
          <w:rFonts w:ascii="Times New Roman" w:hAnsi="Times New Roman" w:cs="Times New Roman"/>
          <w:sz w:val="24"/>
          <w:szCs w:val="24"/>
        </w:rPr>
        <w:lastRenderedPageBreak/>
        <w:t>kilometer</w:t>
      </w:r>
      <w:r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Pr="00703517">
        <w:rPr>
          <w:rFonts w:ascii="Times New Roman" w:hAnsi="Times New Roman" w:cs="Times New Roman"/>
          <w:sz w:val="24"/>
          <w:szCs w:val="24"/>
        </w:rPr>
        <w:t>intersects the cell)</w:t>
      </w:r>
      <w:r w:rsidR="00DF6585"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6C7852" w:rsidRPr="00703517">
        <w:rPr>
          <w:rFonts w:ascii="Times New Roman" w:hAnsi="Times New Roman" w:cs="Times New Roman"/>
          <w:sz w:val="24"/>
          <w:szCs w:val="24"/>
        </w:rPr>
        <w:t>Supplemental Figure S1</w:t>
      </w:r>
      <w:r w:rsidRPr="00703517">
        <w:rPr>
          <w:rFonts w:ascii="Times New Roman" w:hAnsi="Times New Roman" w:cs="Times New Roman"/>
          <w:sz w:val="24"/>
          <w:szCs w:val="24"/>
        </w:rPr>
        <w:t>).</w:t>
      </w:r>
      <w:r w:rsidR="00F70FEA" w:rsidRPr="00703517">
        <w:rPr>
          <w:rFonts w:ascii="Times New Roman" w:hAnsi="Times New Roman" w:cs="Times New Roman"/>
          <w:sz w:val="24"/>
          <w:szCs w:val="24"/>
        </w:rPr>
        <w:t xml:space="preserve"> Both simulation and empirical studies have relied on this assumption and, in particular, simulation studies show that such an approach generates results that match </w:t>
      </w:r>
      <w:r w:rsidR="00DD1E02"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456A5C">
        <w:rPr>
          <w:rFonts w:ascii="Times New Roman" w:hAnsi="Times New Roman" w:cs="Times New Roman"/>
          <w:sz w:val="24"/>
          <w:szCs w:val="24"/>
        </w:rPr>
        <w:fldChar w:fldCharType="begin"/>
      </w:r>
      <w:r w:rsidR="00456A5C">
        <w:rPr>
          <w:rFonts w:ascii="Times New Roman" w:hAnsi="Times New Roman" w:cs="Times New Roman"/>
          <w:sz w:val="24"/>
          <w:szCs w:val="24"/>
        </w:rPr>
        <w:instrText xml:space="preserve"> ADDIN ZOTERO_ITEM CSL_CITATION {"citationID":"8Ynjzu8l","properties":{"formattedCitation":"(Shirey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456A5C">
        <w:rPr>
          <w:rFonts w:ascii="Times New Roman" w:hAnsi="Times New Roman" w:cs="Times New Roman"/>
          <w:sz w:val="24"/>
          <w:szCs w:val="24"/>
        </w:rPr>
        <w:fldChar w:fldCharType="separate"/>
      </w:r>
      <w:r w:rsidR="00456A5C" w:rsidRPr="00456A5C">
        <w:rPr>
          <w:rFonts w:ascii="Times New Roman" w:hAnsi="Times New Roman" w:cs="Times New Roman"/>
          <w:sz w:val="24"/>
          <w:szCs w:val="24"/>
        </w:rPr>
        <w:t xml:space="preserve">(Shirey </w:t>
      </w:r>
      <w:r w:rsidR="00456A5C" w:rsidRPr="00456A5C">
        <w:rPr>
          <w:rFonts w:ascii="Times New Roman" w:hAnsi="Times New Roman" w:cs="Times New Roman"/>
          <w:i/>
          <w:iCs/>
          <w:sz w:val="24"/>
          <w:szCs w:val="24"/>
        </w:rPr>
        <w:t>et al.</w:t>
      </w:r>
      <w:r w:rsidR="00456A5C" w:rsidRPr="00456A5C">
        <w:rPr>
          <w:rFonts w:ascii="Times New Roman" w:hAnsi="Times New Roman" w:cs="Times New Roman"/>
          <w:sz w:val="24"/>
          <w:szCs w:val="24"/>
        </w:rPr>
        <w:t xml:space="preserve"> 2022a)</w:t>
      </w:r>
      <w:r w:rsidR="00456A5C">
        <w:rPr>
          <w:rFonts w:ascii="Times New Roman" w:hAnsi="Times New Roman" w:cs="Times New Roman"/>
          <w:sz w:val="24"/>
          <w:szCs w:val="24"/>
        </w:rPr>
        <w:fldChar w:fldCharType="end"/>
      </w:r>
      <w:r w:rsidR="00456A5C">
        <w:rPr>
          <w:rFonts w:ascii="Times New Roman" w:hAnsi="Times New Roman" w:cs="Times New Roman"/>
          <w:sz w:val="24"/>
          <w:szCs w:val="24"/>
        </w:rPr>
        <w:t>.</w:t>
      </w:r>
    </w:p>
    <w:p w14:paraId="1209AA57" w14:textId="2C8AD65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w:t>
      </w:r>
      <w:commentRangeStart w:id="24"/>
      <w:commentRangeStart w:id="25"/>
      <w:r w:rsidRPr="00703517">
        <w:rPr>
          <w:rFonts w:ascii="Times New Roman" w:hAnsi="Times New Roman" w:cs="Times New Roman"/>
          <w:sz w:val="24"/>
          <w:szCs w:val="24"/>
        </w:rPr>
        <w:t>data at the point level</w:t>
      </w:r>
      <w:commentRangeEnd w:id="24"/>
      <w:r w:rsidR="00031DEF" w:rsidRPr="00703517">
        <w:rPr>
          <w:rStyle w:val="CommentReference"/>
          <w:rFonts w:ascii="Times New Roman" w:hAnsi="Times New Roman" w:cs="Times New Roman"/>
          <w:sz w:val="24"/>
          <w:szCs w:val="24"/>
        </w:rPr>
        <w:commentReference w:id="24"/>
      </w:r>
      <w:commentRangeEnd w:id="25"/>
      <w:r w:rsidR="00D05D2B">
        <w:rPr>
          <w:rStyle w:val="CommentReference"/>
        </w:rPr>
        <w:commentReference w:id="25"/>
      </w:r>
      <w:r w:rsidRPr="00703517">
        <w:rPr>
          <w:rFonts w:ascii="Times New Roman" w:hAnsi="Times New Roman" w:cs="Times New Roman"/>
          <w:sz w:val="24"/>
          <w:szCs w:val="24"/>
        </w:rPr>
        <w:t>. The occurrence records must have been collected during the same year and must also have been collected/observed within 5</w:t>
      </w:r>
      <w:r w:rsidR="00D05D2B">
        <w:rPr>
          <w:rFonts w:ascii="Times New Roman" w:hAnsi="Times New Roman" w:cs="Times New Roman"/>
          <w:sz w:val="24"/>
          <w:szCs w:val="24"/>
        </w:rPr>
        <w:t>-</w:t>
      </w:r>
      <w:r w:rsidRPr="00703517">
        <w:rPr>
          <w:rFonts w:ascii="Times New Roman" w:hAnsi="Times New Roman" w:cs="Times New Roman"/>
          <w:sz w:val="24"/>
          <w:szCs w:val="24"/>
        </w:rPr>
        <w:t xml:space="preserve">kilometers of one another to be included in an aggregate cluster. </w:t>
      </w:r>
      <w:r w:rsidR="00FD471A" w:rsidRPr="00703517">
        <w:rPr>
          <w:rFonts w:ascii="Times New Roman" w:hAnsi="Times New Roman" w:cs="Times New Roman"/>
          <w:sz w:val="24"/>
          <w:szCs w:val="24"/>
        </w:rPr>
        <w:t xml:space="preserve">We then used the number of species in these spatiotemporal aggregations as a means to classify clusters. </w:t>
      </w:r>
      <w:r w:rsidRPr="00703517">
        <w:rPr>
          <w:rFonts w:ascii="Times New Roman" w:hAnsi="Times New Roman" w:cs="Times New Roman"/>
          <w:sz w:val="24"/>
          <w:szCs w:val="24"/>
        </w:rPr>
        <w:t>“Community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D54089">
        <w:rPr>
          <w:rFonts w:ascii="Times New Roman" w:hAnsi="Times New Roman" w:cs="Times New Roman"/>
          <w:sz w:val="24"/>
          <w:szCs w:val="24"/>
        </w:rPr>
        <w:t xml:space="preserve"> filtered</w:t>
      </w:r>
      <w:r w:rsidRPr="00703517">
        <w:rPr>
          <w:rFonts w:ascii="Times New Roman" w:hAnsi="Times New Roman" w:cs="Times New Roman"/>
          <w:sz w:val="24"/>
          <w:szCs w:val="24"/>
        </w:rPr>
        <w:t xml:space="preserve"> occurrence dataset as the proxy of community-focused visitation probability. This percentage was 69.64% and </w:t>
      </w:r>
      <w:r w:rsidR="00D94081">
        <w:rPr>
          <w:rFonts w:ascii="Times New Roman" w:hAnsi="Times New Roman" w:cs="Times New Roman"/>
          <w:sz w:val="24"/>
          <w:szCs w:val="24"/>
        </w:rPr>
        <w:t>which</w:t>
      </w:r>
      <w:r w:rsidRPr="00703517">
        <w:rPr>
          <w:rFonts w:ascii="Times New Roman" w:hAnsi="Times New Roman" w:cs="Times New Roman"/>
          <w:sz w:val="24"/>
          <w:szCs w:val="24"/>
        </w:rPr>
        <w:t xml:space="preserve"> was above a 50% </w:t>
      </w:r>
      <w:r w:rsidR="00031DEF" w:rsidRPr="00703517">
        <w:rPr>
          <w:rFonts w:ascii="Times New Roman" w:hAnsi="Times New Roman" w:cs="Times New Roman"/>
          <w:sz w:val="24"/>
          <w:szCs w:val="24"/>
        </w:rPr>
        <w:t xml:space="preserve">found to be a sufficient cutoff in simulation studies (Shirey et al., 2021).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5F5E0F01" w:rsidR="00123762" w:rsidRDefault="00000000" w:rsidP="009F2D01">
      <w:pPr>
        <w:spacing w:line="480" w:lineRule="auto"/>
        <w:ind w:firstLine="720"/>
        <w:jc w:val="both"/>
        <w:rPr>
          <w:rFonts w:ascii="Times New Roman" w:hAnsi="Times New Roman" w:cs="Times New Roman"/>
          <w:sz w:val="24"/>
          <w:szCs w:val="24"/>
        </w:rPr>
      </w:pPr>
      <w:commentRangeStart w:id="26"/>
      <w:commentRangeStart w:id="27"/>
      <w:r w:rsidRPr="00703517">
        <w:rPr>
          <w:rFonts w:ascii="Times New Roman" w:hAnsi="Times New Roman" w:cs="Times New Roman"/>
          <w:sz w:val="24"/>
          <w:szCs w:val="24"/>
        </w:rPr>
        <w:t xml:space="preserve">We specified </w:t>
      </w:r>
      <w:r w:rsidR="00892228" w:rsidRPr="00703517">
        <w:rPr>
          <w:rFonts w:ascii="Times New Roman" w:hAnsi="Times New Roman" w:cs="Times New Roman"/>
          <w:sz w:val="24"/>
          <w:szCs w:val="24"/>
        </w:rPr>
        <w:t>a</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model</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 xml:space="preserve">that was used across all detection/non-detection datasets described above. </w:t>
      </w:r>
      <w:commentRangeEnd w:id="26"/>
      <w:r w:rsidR="00031DEF" w:rsidRPr="00703517">
        <w:rPr>
          <w:rStyle w:val="CommentReference"/>
          <w:rFonts w:ascii="Times New Roman" w:hAnsi="Times New Roman" w:cs="Times New Roman"/>
          <w:sz w:val="24"/>
          <w:szCs w:val="24"/>
        </w:rPr>
        <w:commentReference w:id="26"/>
      </w:r>
      <w:commentRangeEnd w:id="27"/>
      <w:r w:rsidR="00470DF0">
        <w:rPr>
          <w:rStyle w:val="CommentReference"/>
        </w:rPr>
        <w:commentReference w:id="27"/>
      </w:r>
      <w:r w:rsidRPr="00703517">
        <w:rPr>
          <w:rFonts w:ascii="Times New Roman" w:hAnsi="Times New Roman" w:cs="Times New Roman"/>
          <w:sz w:val="24"/>
          <w:szCs w:val="24"/>
        </w:rPr>
        <w:t>For the occupancy subcomponent of our model, we included two environmental predictors of occupancy, average minimum temperature (or average precipitation) across a 5-year-long period (e.g., 1970-1974, as species-specific slopes), and the terrestrial surface area of the grid cell (to account for cells along coastlines or with other large bodies of water).  We also included a species-specific intercept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m:t>
          </m:r>
          <w:commentRangeStart w:id="28"/>
          <w:commentRangeEnd w:id="28"/>
          <m:r>
            <m:rPr>
              <m:sty m:val="p"/>
            </m:rPr>
            <w:rPr>
              <w:rStyle w:val="CommentReference"/>
            </w:rPr>
            <w:commentReference w:id="28"/>
          </m:r>
          <m:r>
            <w:rPr>
              <w:rFonts w:ascii="Cambria Math" w:hAnsi="Cambria Math" w:cs="Times New Roman"/>
              <w:sz w:val="24"/>
              <w:szCs w:val="24"/>
            </w:rPr>
            <m:t>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4" w:anchor="0"/>
    </w:p>
    <w:p w14:paraId="384B4981" w14:textId="0BFEA8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6"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7"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occupancy interval </w:t>
      </w:r>
      <w:hyperlink r:id="rId28" w:anchor="0">
        <w:r w:rsidRPr="00703517">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w:t>
      </w:r>
      <w:commentRangeStart w:id="29"/>
      <w:commentRangeStart w:id="30"/>
      <w:commentRangeStart w:id="31"/>
      <w:r w:rsidRPr="00703517">
        <w:rPr>
          <w:rFonts w:ascii="Times New Roman" w:hAnsi="Times New Roman" w:cs="Times New Roman"/>
          <w:sz w:val="24"/>
          <w:szCs w:val="24"/>
        </w:rPr>
        <w:t>is the species-specific effect (slope) of minimum temperature/precipitation on occupancy.</w:t>
      </w:r>
      <w:commentRangeEnd w:id="29"/>
      <w:r w:rsidR="00892228" w:rsidRPr="00703517">
        <w:rPr>
          <w:rStyle w:val="CommentReference"/>
          <w:rFonts w:ascii="Times New Roman" w:hAnsi="Times New Roman" w:cs="Times New Roman"/>
          <w:sz w:val="24"/>
          <w:szCs w:val="24"/>
        </w:rPr>
        <w:commentReference w:id="29"/>
      </w:r>
      <w:commentRangeEnd w:id="30"/>
      <w:r w:rsidR="00835D0C">
        <w:rPr>
          <w:rStyle w:val="CommentReference"/>
        </w:rPr>
        <w:commentReference w:id="30"/>
      </w:r>
      <w:commentRangeEnd w:id="31"/>
      <w:r w:rsidR="00835D0C">
        <w:rPr>
          <w:rStyle w:val="CommentReference"/>
        </w:rPr>
        <w:commentReference w:id="31"/>
      </w:r>
      <w:r w:rsidRPr="00703517">
        <w:rPr>
          <w:rFonts w:ascii="Times New Roman" w:hAnsi="Times New Roman" w:cs="Times New Roman"/>
          <w:sz w:val="24"/>
          <w:szCs w:val="24"/>
        </w:rPr>
        <w:t xml:space="preserve"> The parameter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 For all parameters, we assumed the values were </w:t>
      </w:r>
      <w:commentRangeStart w:id="32"/>
      <w:commentRangeStart w:id="33"/>
      <w:r w:rsidRPr="00703517">
        <w:rPr>
          <w:rFonts w:ascii="Times New Roman" w:hAnsi="Times New Roman" w:cs="Times New Roman"/>
          <w:sz w:val="24"/>
          <w:szCs w:val="24"/>
        </w:rPr>
        <w:t>to be drawn</w:t>
      </w:r>
      <w:commentRangeEnd w:id="32"/>
      <w:r w:rsidR="00892228" w:rsidRPr="00703517">
        <w:rPr>
          <w:rStyle w:val="CommentReference"/>
          <w:rFonts w:ascii="Times New Roman" w:hAnsi="Times New Roman" w:cs="Times New Roman"/>
          <w:sz w:val="24"/>
          <w:szCs w:val="24"/>
        </w:rPr>
        <w:commentReference w:id="32"/>
      </w:r>
      <w:commentRangeEnd w:id="33"/>
      <w:r w:rsidR="00B86F94">
        <w:rPr>
          <w:rStyle w:val="CommentReference"/>
        </w:rPr>
        <w:commentReference w:id="33"/>
      </w:r>
      <w:r w:rsidRPr="00703517">
        <w:rPr>
          <w:rFonts w:ascii="Times New Roman" w:hAnsi="Times New Roman" w:cs="Times New Roman"/>
          <w:sz w:val="24"/>
          <w:szCs w:val="24"/>
        </w:rPr>
        <w:t xml:space="preserve">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iNaturalist),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2" w:anchor="0"/>
    </w:p>
    <w:p w14:paraId="00431042" w14:textId="6CB2455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3"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4"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w:t>
      </w:r>
      <w:r w:rsidRPr="00703517">
        <w:rPr>
          <w:rFonts w:ascii="Times New Roman" w:hAnsi="Times New Roman" w:cs="Times New Roman"/>
          <w:sz w:val="24"/>
          <w:szCs w:val="24"/>
        </w:rPr>
        <w:lastRenderedPageBreak/>
        <w:t xml:space="preserve">butterflies (on a linear scale);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values were to be drawn from 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40"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41"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5328978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 xml:space="preserve">every 100 iterations across four chains for a total of 4,000 samples from the posterior distribution. We assessed convergence across these chains by examining both Gelman-Rubin diagnostic values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hyperlink r:id="rId42"/>
      <w:r w:rsidRPr="00703517">
        <w:rPr>
          <w:rFonts w:ascii="Times New Roman" w:hAnsi="Times New Roman" w:cs="Times New Roman"/>
          <w:sz w:val="24"/>
          <w:szCs w:val="24"/>
        </w:rPr>
        <w:t xml:space="preserve"> (using 1.1 as a</w:t>
      </w:r>
      <w:r w:rsidR="00E24CE0" w:rsidRPr="00703517">
        <w:rPr>
          <w:rFonts w:ascii="Times New Roman" w:hAnsi="Times New Roman" w:cs="Times New Roman"/>
          <w:sz w:val="24"/>
          <w:szCs w:val="24"/>
        </w:rPr>
        <w:t>n upper</w:t>
      </w:r>
      <w:r w:rsidRPr="00703517">
        <w:rPr>
          <w:rFonts w:ascii="Times New Roman" w:hAnsi="Times New Roman" w:cs="Times New Roman"/>
          <w:sz w:val="24"/>
          <w:szCs w:val="24"/>
        </w:rPr>
        <w:t xml:space="preserve"> threshold), and by visually inspecting the trace plots for all parameters (provided in the Supplementary Material). We used the R packages “jagsUI”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Start w:id="34"/>
      <w:commentRangeStart w:id="35"/>
      <w:r w:rsidRPr="00703517">
        <w:rPr>
          <w:rFonts w:ascii="Times New Roman" w:hAnsi="Times New Roman" w:cs="Times New Roman"/>
          <w:sz w:val="24"/>
          <w:szCs w:val="24"/>
        </w:rPr>
        <w:t xml:space="preserve">and “MCMCvis”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(Youngflesh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commentRangeEnd w:id="34"/>
      <w:r w:rsidR="009643EB" w:rsidRPr="00703517">
        <w:rPr>
          <w:rStyle w:val="CommentReference"/>
          <w:rFonts w:ascii="Times New Roman" w:hAnsi="Times New Roman" w:cs="Times New Roman"/>
          <w:sz w:val="24"/>
          <w:szCs w:val="24"/>
        </w:rPr>
        <w:commentReference w:id="34"/>
      </w:r>
      <w:commentRangeEnd w:id="35"/>
      <w:r w:rsidR="002D5F3E">
        <w:rPr>
          <w:rStyle w:val="CommentReference"/>
        </w:rPr>
        <w:commentReference w:id="35"/>
      </w:r>
      <w:r w:rsidRPr="00703517">
        <w:rPr>
          <w:rFonts w:ascii="Times New Roman" w:hAnsi="Times New Roman" w:cs="Times New Roman"/>
          <w:sz w:val="24"/>
          <w:szCs w:val="24"/>
        </w:rPr>
        <w:t xml:space="preserve">to complete the majority of this work. </w:t>
      </w:r>
      <w:commentRangeStart w:id="36"/>
      <w:commentRangeStart w:id="37"/>
      <w:r w:rsidRPr="00703517">
        <w:rPr>
          <w:rFonts w:ascii="Times New Roman" w:hAnsi="Times New Roman" w:cs="Times New Roman"/>
          <w:sz w:val="24"/>
          <w:szCs w:val="24"/>
        </w:rPr>
        <w:t>Visualizations of model performance metrics are included in the Supplemental Material.</w:t>
      </w:r>
      <w:commentRangeEnd w:id="36"/>
      <w:r w:rsidR="009643EB" w:rsidRPr="00703517">
        <w:rPr>
          <w:rStyle w:val="CommentReference"/>
          <w:rFonts w:ascii="Times New Roman" w:hAnsi="Times New Roman" w:cs="Times New Roman"/>
          <w:sz w:val="24"/>
          <w:szCs w:val="24"/>
        </w:rPr>
        <w:commentReference w:id="36"/>
      </w:r>
      <w:commentRangeEnd w:id="37"/>
      <w:r w:rsidR="002D5F3E">
        <w:rPr>
          <w:rStyle w:val="CommentReference"/>
        </w:rPr>
        <w:commentReference w:id="37"/>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0D8B3C5D" w14:textId="404C5A25" w:rsidR="001612EA" w:rsidRPr="001612EA" w:rsidRDefault="00000000" w:rsidP="001612EA">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6614F">
        <w:rPr>
          <w:rFonts w:ascii="Times New Roman" w:hAnsi="Times New Roman" w:cs="Times New Roman"/>
          <w:sz w:val="24"/>
          <w:szCs w:val="24"/>
        </w:rPr>
        <w:t>Specifically, w</w:t>
      </w:r>
      <w:r w:rsidRPr="00703517">
        <w:rPr>
          <w:rFonts w:ascii="Times New Roman" w:hAnsi="Times New Roman" w:cs="Times New Roman"/>
          <w:sz w:val="24"/>
          <w:szCs w:val="24"/>
        </w:rPr>
        <w:t xml:space="preserve">e examined if </w:t>
      </w:r>
      <w:r w:rsidR="00574965" w:rsidRPr="00703517">
        <w:rPr>
          <w:rFonts w:ascii="Times New Roman" w:hAnsi="Times New Roman" w:cs="Times New Roman"/>
          <w:sz w:val="24"/>
          <w:szCs w:val="24"/>
        </w:rPr>
        <w:t>average annual range-wide temperature</w:t>
      </w:r>
      <w:r w:rsidR="00B446C8">
        <w:rPr>
          <w:rFonts w:ascii="Times New Roman" w:hAnsi="Times New Roman" w:cs="Times New Roman"/>
          <w:sz w:val="24"/>
          <w:szCs w:val="24"/>
        </w:rPr>
        <w:t>, range size</w:t>
      </w:r>
      <w:r w:rsidR="00574965" w:rsidRPr="00703517">
        <w:rPr>
          <w:rFonts w:ascii="Times New Roman" w:hAnsi="Times New Roman" w:cs="Times New Roman"/>
          <w:sz w:val="24"/>
          <w:szCs w:val="24"/>
        </w:rPr>
        <w:t xml:space="preserve"> and other traits such as </w:t>
      </w:r>
      <w:r w:rsidRPr="00703517">
        <w:rPr>
          <w:rFonts w:ascii="Times New Roman" w:hAnsi="Times New Roman" w:cs="Times New Roman"/>
          <w:sz w:val="24"/>
          <w:szCs w:val="24"/>
        </w:rPr>
        <w:t>wingspan, host plant family breadth, overwintering life-stage, and disturbance affinity predicted 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Using a model-</w:t>
      </w:r>
      <w:r w:rsidR="001612EA">
        <w:rPr>
          <w:rFonts w:ascii="Times New Roman" w:hAnsi="Times New Roman" w:cs="Times New Roman"/>
          <w:sz w:val="24"/>
          <w:szCs w:val="24"/>
        </w:rPr>
        <w:lastRenderedPageBreak/>
        <w:t xml:space="preserve">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 We detail these models below and include a summary table in the Supplemental Material.</w:t>
      </w:r>
    </w:p>
    <w:p w14:paraId="299D597E" w14:textId="3002E326" w:rsidR="00ED5AF9" w:rsidRDefault="00CA62B1" w:rsidP="001612EA">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first model, Model A, or an ecological “null” model, is an intercept-only model that assumes occupancy trend is best predicted by a singular mean value across all species.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Pr>
          <w:rFonts w:ascii="Times New Roman" w:hAnsi="Times New Roman" w:cs="Times New Roman"/>
          <w:sz w:val="24"/>
          <w:szCs w:val="24"/>
        </w:rPr>
        <w:t xml:space="preserve"> We call is model Model B, or the “null + phylogenetic intercept” model.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The following models (Models C-N) follow a similar structure (e.g., with/without phylogenetic intercept terms), but in these cases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trait(s) that</w:t>
      </w:r>
      <w:r w:rsidR="00EB50E6">
        <w:rPr>
          <w:rFonts w:ascii="Times New Roman" w:hAnsi="Times New Roman" w:cs="Times New Roman"/>
          <w:sz w:val="24"/>
          <w:szCs w:val="24"/>
        </w:rPr>
        <w:t xml:space="preserve"> we believe may be especially informative for predicting occupancy trend. </w:t>
      </w:r>
      <w:r w:rsidR="0033613A">
        <w:rPr>
          <w:rFonts w:ascii="Times New Roman" w:hAnsi="Times New Roman" w:cs="Times New Roman"/>
          <w:sz w:val="24"/>
          <w:szCs w:val="24"/>
        </w:rPr>
        <w:t xml:space="preserve"> </w:t>
      </w:r>
      <w:r w:rsidR="00EB50E6">
        <w:rPr>
          <w:rFonts w:ascii="Times New Roman" w:hAnsi="Times New Roman" w:cs="Times New Roman"/>
          <w:sz w:val="24"/>
          <w:szCs w:val="24"/>
        </w:rPr>
        <w:t>In Models C/D we use</w:t>
      </w:r>
      <w:r w:rsidR="008D2D67">
        <w:rPr>
          <w:rFonts w:ascii="Times New Roman" w:hAnsi="Times New Roman" w:cs="Times New Roman"/>
          <w:sz w:val="24"/>
          <w:szCs w:val="24"/>
        </w:rPr>
        <w:t>d</w:t>
      </w:r>
      <w:r w:rsidR="00EB50E6">
        <w:rPr>
          <w:rFonts w:ascii="Times New Roman" w:hAnsi="Times New Roman" w:cs="Times New Roman"/>
          <w:sz w:val="24"/>
          <w:szCs w:val="24"/>
        </w:rPr>
        <w:t xml:space="preserve"> species range-wide average annual temperature as a predictor operating under the assumption that species with warmer ranges will fare better than those with colder ranges due to increasing minimum temperatures. In Models E/F we use</w:t>
      </w:r>
      <w:r w:rsidR="001E12C5">
        <w:rPr>
          <w:rFonts w:ascii="Times New Roman" w:hAnsi="Times New Roman" w:cs="Times New Roman"/>
          <w:sz w:val="24"/>
          <w:szCs w:val="24"/>
        </w:rPr>
        <w:t>d</w:t>
      </w:r>
      <w:r w:rsidR="00EB50E6">
        <w:rPr>
          <w:rFonts w:ascii="Times New Roman" w:hAnsi="Times New Roman" w:cs="Times New Roman"/>
          <w:sz w:val="24"/>
          <w:szCs w:val="24"/>
        </w:rPr>
        <w:t xml:space="preserve"> species range size as a predictor operating under the assumption that species with larger ranges will, on average, have larger ecological niches and be able to colonize new habitats/sustain populations more easily in those habitats over time. This hypothesis was born from trends estimated in prior work for many of these species (). In Models G/H we used average wingspan as a predictor operating under the assumption that wingspan is a proxy for dispersal capability and that larger wingspans/dispersal capability will predict occupancy increases (). In Models I/J we used the average number of reported host plant families as a predictor, operating under the assumption that species with greater family-level host plant breadth will be more likely to colonize new habitats/sustain populations due to larger resource availability (). In Models K/L, we used range-wide average annual temperature, overwintering life stage, and the interaction between these two predictors. We included an interaction term here since </w:t>
      </w:r>
      <w:r w:rsidR="007E34FE">
        <w:rPr>
          <w:rFonts w:ascii="Times New Roman" w:hAnsi="Times New Roman" w:cs="Times New Roman"/>
          <w:sz w:val="24"/>
          <w:szCs w:val="24"/>
        </w:rPr>
        <w:t xml:space="preserve">physiological or </w:t>
      </w:r>
      <w:r w:rsidR="007E34FE">
        <w:rPr>
          <w:rFonts w:ascii="Times New Roman" w:hAnsi="Times New Roman" w:cs="Times New Roman"/>
          <w:sz w:val="24"/>
          <w:szCs w:val="24"/>
        </w:rPr>
        <w:lastRenderedPageBreak/>
        <w:t>behavioral overwintering strategies could vary by</w:t>
      </w:r>
      <w:r w:rsidR="009D59DF">
        <w:rPr>
          <w:rFonts w:ascii="Times New Roman" w:hAnsi="Times New Roman" w:cs="Times New Roman"/>
          <w:sz w:val="24"/>
          <w:szCs w:val="24"/>
        </w:rPr>
        <w:t xml:space="preserve"> a species’ thermal adaptability</w:t>
      </w:r>
      <w:r w:rsidR="00EB50E6">
        <w:rPr>
          <w:rFonts w:ascii="Times New Roman" w:hAnsi="Times New Roman" w:cs="Times New Roman"/>
          <w:sz w:val="24"/>
          <w:szCs w:val="24"/>
        </w:rPr>
        <w:t>.</w:t>
      </w:r>
      <w:r w:rsidR="009D59DF">
        <w:rPr>
          <w:rFonts w:ascii="Times New Roman" w:hAnsi="Times New Roman" w:cs="Times New Roman"/>
          <w:sz w:val="24"/>
          <w:szCs w:val="24"/>
        </w:rPr>
        <w:t xml:space="preserve"> For example, some species of Lepidoptera possess the ability to synthesize antifreeze compounds while others may burrow underground or find other sheltering mechanisms to survive winter conditions </w:t>
      </w:r>
      <w:r w:rsidR="0071132C">
        <w:rPr>
          <w:rFonts w:ascii="Times New Roman" w:hAnsi="Times New Roman" w:cs="Times New Roman"/>
          <w:sz w:val="24"/>
          <w:szCs w:val="24"/>
        </w:rPr>
        <w:fldChar w:fldCharType="begin"/>
      </w:r>
      <w:r w:rsidR="00952DD2">
        <w:rPr>
          <w:rFonts w:ascii="Times New Roman" w:hAnsi="Times New Roman" w:cs="Times New Roman"/>
          <w:sz w:val="24"/>
          <w:szCs w:val="24"/>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71132C">
        <w:rPr>
          <w:rFonts w:ascii="Times New Roman" w:hAnsi="Times New Roman" w:cs="Times New Roman"/>
          <w:sz w:val="24"/>
          <w:szCs w:val="24"/>
        </w:rPr>
        <w:fldChar w:fldCharType="separate"/>
      </w:r>
      <w:r w:rsidR="00952DD2" w:rsidRPr="00952DD2">
        <w:rPr>
          <w:rFonts w:ascii="Times New Roman" w:hAnsi="Times New Roman" w:cs="Times New Roman"/>
          <w:sz w:val="24"/>
        </w:rPr>
        <w:t>(Downes 1965; Layne Jr &amp; Kuharsky 2000; Brackley 2021)</w:t>
      </w:r>
      <w:r w:rsidR="0071132C">
        <w:rPr>
          <w:rFonts w:ascii="Times New Roman" w:hAnsi="Times New Roman" w:cs="Times New Roman"/>
          <w:sz w:val="24"/>
          <w:szCs w:val="24"/>
        </w:rPr>
        <w:fldChar w:fldCharType="end"/>
      </w:r>
      <w:r w:rsidR="009D59DF">
        <w:rPr>
          <w:rFonts w:ascii="Times New Roman" w:hAnsi="Times New Roman" w:cs="Times New Roman"/>
          <w:sz w:val="24"/>
          <w:szCs w:val="24"/>
        </w:rPr>
        <w:t>.</w:t>
      </w:r>
      <w:r w:rsidR="001A7CBB">
        <w:rPr>
          <w:rFonts w:ascii="Times New Roman" w:hAnsi="Times New Roman" w:cs="Times New Roman"/>
          <w:sz w:val="24"/>
          <w:szCs w:val="24"/>
        </w:rPr>
        <w:t xml:space="preserve"> </w:t>
      </w:r>
      <w:r w:rsidR="00FC6AA6">
        <w:rPr>
          <w:rFonts w:ascii="Times New Roman" w:hAnsi="Times New Roman" w:cs="Times New Roman"/>
          <w:sz w:val="24"/>
          <w:szCs w:val="24"/>
        </w:rPr>
        <w:t>Further, r</w:t>
      </w:r>
      <w:r w:rsidR="001A7CBB">
        <w:rPr>
          <w:rFonts w:ascii="Times New Roman" w:hAnsi="Times New Roman" w:cs="Times New Roman"/>
          <w:sz w:val="24"/>
          <w:szCs w:val="24"/>
        </w:rPr>
        <w:t xml:space="preserve">esponses to environmental cues can vary ontogenetically </w:t>
      </w:r>
      <w:r w:rsidR="001A7CBB">
        <w:rPr>
          <w:rFonts w:ascii="Times New Roman" w:hAnsi="Times New Roman" w:cs="Times New Roman"/>
          <w:sz w:val="24"/>
          <w:szCs w:val="24"/>
        </w:rPr>
        <w:fldChar w:fldCharType="begin"/>
      </w:r>
      <w:r w:rsidR="001A7CBB">
        <w:rPr>
          <w:rFonts w:ascii="Times New Roman" w:hAnsi="Times New Roman" w:cs="Times New Roman"/>
          <w:sz w:val="24"/>
          <w:szCs w:val="24"/>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A7CBB">
        <w:rPr>
          <w:rFonts w:ascii="Times New Roman" w:hAnsi="Times New Roman" w:cs="Times New Roman"/>
          <w:sz w:val="24"/>
          <w:szCs w:val="24"/>
        </w:rPr>
        <w:fldChar w:fldCharType="separate"/>
      </w:r>
      <w:r w:rsidR="001A7CBB" w:rsidRPr="001A7CBB">
        <w:rPr>
          <w:rFonts w:ascii="Times New Roman" w:hAnsi="Times New Roman" w:cs="Times New Roman"/>
          <w:sz w:val="24"/>
          <w:szCs w:val="24"/>
        </w:rPr>
        <w:t xml:space="preserve">(Brackley </w:t>
      </w:r>
      <w:r w:rsidR="001A7CBB" w:rsidRPr="001A7CBB">
        <w:rPr>
          <w:rFonts w:ascii="Times New Roman" w:hAnsi="Times New Roman" w:cs="Times New Roman"/>
          <w:i/>
          <w:iCs/>
          <w:sz w:val="24"/>
          <w:szCs w:val="24"/>
        </w:rPr>
        <w:t>et al.</w:t>
      </w:r>
      <w:r w:rsidR="001A7CBB" w:rsidRPr="001A7CBB">
        <w:rPr>
          <w:rFonts w:ascii="Times New Roman" w:hAnsi="Times New Roman" w:cs="Times New Roman"/>
          <w:sz w:val="24"/>
          <w:szCs w:val="24"/>
        </w:rPr>
        <w:t xml:space="preserve"> 2021)</w:t>
      </w:r>
      <w:r w:rsidR="001A7CBB">
        <w:rPr>
          <w:rFonts w:ascii="Times New Roman" w:hAnsi="Times New Roman" w:cs="Times New Roman"/>
          <w:sz w:val="24"/>
          <w:szCs w:val="24"/>
        </w:rPr>
        <w:fldChar w:fldCharType="end"/>
      </w:r>
      <w:r w:rsidR="001A7CBB">
        <w:rPr>
          <w:rFonts w:ascii="Times New Roman" w:hAnsi="Times New Roman" w:cs="Times New Roman"/>
          <w:sz w:val="24"/>
          <w:szCs w:val="24"/>
        </w:rPr>
        <w:t>.</w:t>
      </w:r>
      <w:r w:rsidR="00FE5103">
        <w:rPr>
          <w:rFonts w:ascii="Times New Roman" w:hAnsi="Times New Roman" w:cs="Times New Roman"/>
          <w:sz w:val="24"/>
          <w:szCs w:val="24"/>
        </w:rPr>
        <w:t xml:space="preserve"> Finally, in Models M/N, we used all available trait information (described in our data collection phase above).</w:t>
      </w:r>
      <w:r w:rsidR="00EB50E6">
        <w:rPr>
          <w:rFonts w:ascii="Times New Roman" w:hAnsi="Times New Roman" w:cs="Times New Roman"/>
          <w:sz w:val="24"/>
          <w:szCs w:val="24"/>
        </w:rPr>
        <w:t xml:space="preserve"> </w:t>
      </w:r>
      <w:r w:rsidR="00E97AA4">
        <w:rPr>
          <w:rFonts w:ascii="Times New Roman" w:hAnsi="Times New Roman" w:cs="Times New Roman"/>
          <w:sz w:val="24"/>
          <w:szCs w:val="24"/>
        </w:rPr>
        <w:t>Models M/N aimed to examine if a model including all traits performed as well as our simpler models.</w:t>
      </w:r>
    </w:p>
    <w:p w14:paraId="7F90E067" w14:textId="017DA45D"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e then compared the</w:t>
      </w:r>
      <w:r>
        <w:rPr>
          <w:rFonts w:ascii="Times New Roman" w:hAnsi="Times New Roman" w:cs="Times New Roman"/>
          <w:sz w:val="24"/>
          <w:szCs w:val="24"/>
        </w:rPr>
        <w:t>m</w:t>
      </w:r>
      <w:r w:rsidRPr="00703517">
        <w:rPr>
          <w:rFonts w:ascii="Times New Roman" w:hAnsi="Times New Roman" w:cs="Times New Roman"/>
          <w:sz w:val="24"/>
          <w:szCs w:val="24"/>
        </w:rPr>
        <w:t xml:space="preserve"> using leave-one-out (LOO) cross-validation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420B36">
        <w:rPr>
          <w:rFonts w:ascii="Times New Roman" w:hAnsi="Times New Roman" w:cs="Times New Roman"/>
          <w:sz w:val="24"/>
          <w:szCs w:val="24"/>
        </w:rPr>
        <w:t>accuracy</w:t>
      </w:r>
      <w:r w:rsidR="005835CF">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Pagel’s </w:t>
      </w:r>
      <w:hyperlink r:id="rId43" w:anchor="0">
        <w:r w:rsidRPr="00703517">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 models for 200,000 iterations, discarding 100,000 as “burn-in” and thinning by 50 across four chains for a total of 4,000 samples from the posterior. We 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the model </w:t>
      </w:r>
      <w:r w:rsidR="00B85326">
        <w:rPr>
          <w:rFonts w:ascii="Times New Roman" w:hAnsi="Times New Roman" w:cs="Times New Roman"/>
          <w:sz w:val="24"/>
          <w:szCs w:val="24"/>
        </w:rPr>
        <w:t xml:space="preserve">code and model </w:t>
      </w:r>
      <w:r w:rsidR="00954216">
        <w:rPr>
          <w:rFonts w:ascii="Times New Roman" w:hAnsi="Times New Roman" w:cs="Times New Roman"/>
          <w:sz w:val="24"/>
          <w:szCs w:val="24"/>
        </w:rPr>
        <w:t>files</w:t>
      </w:r>
      <w:r w:rsidR="00B85326">
        <w:rPr>
          <w:rFonts w:ascii="Times New Roman" w:hAnsi="Times New Roman" w:cs="Times New Roman"/>
          <w:sz w:val="24"/>
          <w:szCs w:val="24"/>
        </w:rPr>
        <w:t xml:space="preserve"> for our entire analysis</w:t>
      </w:r>
      <w:r w:rsidR="00954216">
        <w:rPr>
          <w:rFonts w:ascii="Times New Roman" w:hAnsi="Times New Roman" w:cs="Times New Roman"/>
          <w:sz w:val="24"/>
          <w:szCs w:val="24"/>
        </w:rPr>
        <w:t xml:space="preserve"> via GitHub and </w:t>
      </w:r>
      <w:r w:rsidR="00C864EB">
        <w:rPr>
          <w:rFonts w:ascii="Times New Roman" w:hAnsi="Times New Roman" w:cs="Times New Roman"/>
          <w:sz w:val="24"/>
          <w:szCs w:val="24"/>
        </w:rPr>
        <w:t>DataDryad</w:t>
      </w:r>
      <w:r w:rsidR="00954216">
        <w:rPr>
          <w:rFonts w:ascii="Times New Roman" w:hAnsi="Times New Roman" w:cs="Times New Roman"/>
          <w:sz w:val="24"/>
          <w:szCs w:val="24"/>
        </w:rPr>
        <w:t>.</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2D27B7F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commentRangeStart w:id="38"/>
      <w:commentRangeStart w:id="39"/>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commentRangeEnd w:id="38"/>
      <w:r w:rsidR="00485B0D" w:rsidRPr="00703517">
        <w:rPr>
          <w:rStyle w:val="CommentReference"/>
          <w:rFonts w:ascii="Times New Roman" w:hAnsi="Times New Roman" w:cs="Times New Roman"/>
          <w:sz w:val="24"/>
          <w:szCs w:val="24"/>
        </w:rPr>
        <w:commentReference w:id="38"/>
      </w:r>
      <w:commentRangeEnd w:id="39"/>
      <w:r w:rsidR="00200047">
        <w:rPr>
          <w:rStyle w:val="CommentReference"/>
        </w:rPr>
        <w:commentReference w:id="39"/>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 xml:space="preserve">Overall, </w:t>
      </w:r>
      <w:r w:rsidR="00B70974">
        <w:rPr>
          <w:rFonts w:ascii="Times New Roman" w:hAnsi="Times New Roman" w:cs="Times New Roman"/>
          <w:sz w:val="24"/>
          <w:szCs w:val="24"/>
        </w:rPr>
        <w:t xml:space="preserve">average </w:t>
      </w:r>
      <w:r w:rsidR="006B0312" w:rsidRPr="00703517">
        <w:rPr>
          <w:rFonts w:ascii="Times New Roman" w:hAnsi="Times New Roman" w:cs="Times New Roman"/>
          <w:sz w:val="24"/>
          <w:szCs w:val="24"/>
        </w:rPr>
        <w:t xml:space="preserve">occupancy probability </w:t>
      </w:r>
      <w:r w:rsidR="00B70974">
        <w:rPr>
          <w:rFonts w:ascii="Times New Roman" w:hAnsi="Times New Roman" w:cs="Times New Roman"/>
          <w:sz w:val="24"/>
          <w:szCs w:val="24"/>
        </w:rPr>
        <w:t xml:space="preserve">generally </w:t>
      </w:r>
      <w:r w:rsidR="006B0312" w:rsidRPr="00703517">
        <w:rPr>
          <w:rFonts w:ascii="Times New Roman" w:hAnsi="Times New Roman" w:cs="Times New Roman"/>
          <w:sz w:val="24"/>
          <w:szCs w:val="24"/>
        </w:rPr>
        <w:t xml:space="preserve">increased with increasing minimum </w:t>
      </w:r>
      <w:r w:rsidR="006B0312" w:rsidRPr="00703517">
        <w:rPr>
          <w:rFonts w:ascii="Times New Roman" w:hAnsi="Times New Roman" w:cs="Times New Roman"/>
          <w:sz w:val="24"/>
          <w:szCs w:val="24"/>
        </w:rPr>
        <w:lastRenderedPageBreak/>
        <w:t>temperature across</w:t>
      </w:r>
      <w:r w:rsidR="00500E3C">
        <w:rPr>
          <w:rFonts w:ascii="Times New Roman" w:hAnsi="Times New Roman" w:cs="Times New Roman"/>
          <w:sz w:val="24"/>
          <w:szCs w:val="24"/>
        </w:rPr>
        <w:t xml:space="preserve"> the majority</w:t>
      </w:r>
      <w:r w:rsidR="006B0312" w:rsidRPr="00703517">
        <w:rPr>
          <w:rFonts w:ascii="Times New Roman" w:hAnsi="Times New Roman" w:cs="Times New Roman"/>
          <w:sz w:val="24"/>
          <w:szCs w:val="24"/>
        </w:rPr>
        <w:t xml:space="preserve"> all species (</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3E6D60">
        <w:rPr>
          <w:rFonts w:ascii="Times New Roman" w:hAnsi="Times New Roman" w:cs="Times New Roman"/>
          <w:sz w:val="24"/>
          <w:szCs w:val="24"/>
        </w:rPr>
        <w:t xml:space="preserve">Not surprisingly, warm-associated species showed the greatest positive response to increases in minimum temperature and cold-associated species showed acute declines in their response (Figure 2); however, modeled results also showed and unexpected reversal in response for cold-associated species when temperatures increase (Figure 2), although confidence was much lower for that response. </w:t>
      </w:r>
      <w:r w:rsidRPr="00703517">
        <w:rPr>
          <w:rFonts w:ascii="Times New Roman" w:hAnsi="Times New Roman" w:cs="Times New Roman"/>
          <w:sz w:val="24"/>
          <w:szCs w:val="24"/>
        </w:rPr>
        <w:t xml:space="preserve">Notably, several cold-adapted species exhibit average occupancy declines across their modeled ranges including </w:t>
      </w:r>
      <w:r w:rsidRPr="00703517">
        <w:rPr>
          <w:rFonts w:ascii="Times New Roman" w:hAnsi="Times New Roman" w:cs="Times New Roman"/>
          <w:i/>
          <w:sz w:val="24"/>
          <w:szCs w:val="24"/>
        </w:rPr>
        <w:t xml:space="preserve">Boloria freija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chariclea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Boloria eunomia</w:t>
      </w:r>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r w:rsidRPr="00703517">
        <w:rPr>
          <w:rFonts w:ascii="Times New Roman" w:hAnsi="Times New Roman" w:cs="Times New Roman"/>
          <w:i/>
          <w:sz w:val="24"/>
          <w:szCs w:val="24"/>
        </w:rPr>
        <w:t xml:space="preserve">Agriades glandon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have, in general, exhibited 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rapae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r w:rsidR="00A2564E" w:rsidRPr="00703517">
        <w:rPr>
          <w:rFonts w:ascii="Times New Roman" w:hAnsi="Times New Roman" w:cs="Times New Roman"/>
          <w:i/>
          <w:iCs/>
          <w:sz w:val="24"/>
          <w:szCs w:val="24"/>
        </w:rPr>
        <w:t xml:space="preserve">Pterourus rutulus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r w:rsidRPr="00703517">
        <w:rPr>
          <w:rFonts w:ascii="Times New Roman" w:hAnsi="Times New Roman" w:cs="Times New Roman"/>
          <w:i/>
          <w:sz w:val="24"/>
          <w:szCs w:val="24"/>
        </w:rPr>
        <w:t>Cercyonis pegala</w:t>
      </w:r>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r w:rsidRPr="00703517">
        <w:rPr>
          <w:rFonts w:ascii="Times New Roman" w:hAnsi="Times New Roman" w:cs="Times New Roman"/>
          <w:i/>
          <w:sz w:val="24"/>
          <w:szCs w:val="24"/>
        </w:rPr>
        <w:t xml:space="preserve">Coenonympha tullia </w:t>
      </w:r>
      <w:r w:rsidRPr="00703517">
        <w:rPr>
          <w:rFonts w:ascii="Times New Roman" w:hAnsi="Times New Roman" w:cs="Times New Roman"/>
          <w:sz w:val="24"/>
          <w:szCs w:val="24"/>
        </w:rPr>
        <w:t xml:space="preserve">(COETUL) and </w:t>
      </w:r>
      <w:r w:rsidRPr="00703517">
        <w:rPr>
          <w:rFonts w:ascii="Times New Roman" w:hAnsi="Times New Roman" w:cs="Times New Roman"/>
          <w:i/>
          <w:sz w:val="24"/>
          <w:szCs w:val="24"/>
        </w:rPr>
        <w:t xml:space="preserve">Glaucopsyche lygdamus </w:t>
      </w:r>
      <w:r w:rsidRPr="00703517">
        <w:rPr>
          <w:rFonts w:ascii="Times New Roman" w:hAnsi="Times New Roman" w:cs="Times New Roman"/>
          <w:sz w:val="24"/>
          <w:szCs w:val="24"/>
        </w:rPr>
        <w:t xml:space="preserve">(GLALYG). </w:t>
      </w:r>
    </w:p>
    <w:p w14:paraId="34C383E7" w14:textId="4B3D9C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C7208A" w:rsidRPr="00703517">
        <w:rPr>
          <w:rFonts w:ascii="Times New Roman" w:hAnsi="Times New Roman" w:cs="Times New Roman"/>
          <w:sz w:val="24"/>
          <w:szCs w:val="24"/>
        </w:rPr>
        <w:t>average</w:t>
      </w:r>
      <w:r w:rsidRPr="00703517">
        <w:rPr>
          <w:rFonts w:ascii="Times New Roman" w:hAnsi="Times New Roman" w:cs="Times New Roman"/>
          <w:sz w:val="24"/>
          <w:szCs w:val="24"/>
        </w:rPr>
        <w:t xml:space="preserve"> northern occupancy shifts are greater than southern shifts for 60 species compared to 29 species where </w:t>
      </w:r>
      <w:r w:rsidR="00E5426A" w:rsidRPr="00703517">
        <w:rPr>
          <w:rFonts w:ascii="Times New Roman" w:hAnsi="Times New Roman" w:cs="Times New Roman"/>
          <w:sz w:val="24"/>
          <w:szCs w:val="24"/>
        </w:rPr>
        <w:t xml:space="preserve">average </w:t>
      </w:r>
      <w:r w:rsidRPr="00703517">
        <w:rPr>
          <w:rFonts w:ascii="Times New Roman" w:hAnsi="Times New Roman" w:cs="Times New Roman"/>
          <w:sz w:val="24"/>
          <w:szCs w:val="24"/>
        </w:rPr>
        <w:t>southern occupancy shifts are greater than those in the north</w:t>
      </w:r>
      <w:r w:rsidR="009677B4" w:rsidRPr="00703517">
        <w:rPr>
          <w:rFonts w:ascii="Times New Roman" w:hAnsi="Times New Roman" w:cs="Times New Roman"/>
          <w:sz w:val="24"/>
          <w:szCs w:val="24"/>
        </w:rPr>
        <w:t xml:space="preserve">ern </w:t>
      </w:r>
      <w:r w:rsidR="00141CDD" w:rsidRPr="00703517">
        <w:rPr>
          <w:rFonts w:ascii="Times New Roman" w:hAnsi="Times New Roman" w:cs="Times New Roman"/>
          <w:sz w:val="24"/>
          <w:szCs w:val="24"/>
        </w:rPr>
        <w:t>sub</w:t>
      </w:r>
      <w:r w:rsidR="009677B4" w:rsidRPr="00703517">
        <w:rPr>
          <w:rFonts w:ascii="Times New Roman" w:hAnsi="Times New Roman" w:cs="Times New Roman"/>
          <w:sz w:val="24"/>
          <w:szCs w:val="24"/>
        </w:rPr>
        <w:t>component of their range</w:t>
      </w:r>
      <w:r w:rsidRPr="00703517">
        <w:rPr>
          <w:rFonts w:ascii="Times New Roman" w:hAnsi="Times New Roman" w:cs="Times New Roman"/>
          <w:sz w:val="24"/>
          <w:szCs w:val="24"/>
        </w:rPr>
        <w:t xml:space="preserve">). </w:t>
      </w:r>
      <w:r w:rsidR="000D09F4">
        <w:rPr>
          <w:rFonts w:ascii="Times New Roman" w:hAnsi="Times New Roman" w:cs="Times New Roman"/>
          <w:sz w:val="24"/>
          <w:szCs w:val="24"/>
        </w:rPr>
        <w:t>Average trend estimates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w:t>
      </w:r>
      <w:r w:rsidR="006C7B44">
        <w:rPr>
          <w:rFonts w:ascii="Times New Roman" w:hAnsi="Times New Roman" w:cs="Times New Roman"/>
          <w:sz w:val="24"/>
          <w:szCs w:val="24"/>
        </w:rPr>
        <w:t>(Figure 3a, b, c)</w:t>
      </w:r>
      <w:r w:rsidR="000D09F4">
        <w:rPr>
          <w:rFonts w:ascii="Times New Roman" w:hAnsi="Times New Roman" w:cs="Times New Roman"/>
          <w:sz w:val="24"/>
          <w:szCs w:val="24"/>
        </w:rPr>
        <w:t>.</w:t>
      </w:r>
      <w:r w:rsidR="006C7B44">
        <w:rPr>
          <w:rFonts w:ascii="Times New Roman" w:hAnsi="Times New Roman" w:cs="Times New Roman"/>
          <w:sz w:val="24"/>
          <w:szCs w:val="24"/>
        </w:rPr>
        <w:t xml:space="preserve"> For warm-associate species, the trends in each geographic subcomponent are stable or increasing (bearing in mind that “southern” and “mid-latitude” sites do not include sites below 45</w:t>
      </w:r>
      <w:r w:rsidR="007076FA" w:rsidRPr="00703517">
        <w:rPr>
          <w:rFonts w:ascii="Times New Roman" w:hAnsi="Times New Roman" w:cs="Times New Roman"/>
          <w:sz w:val="24"/>
          <w:szCs w:val="24"/>
        </w:rPr>
        <w:t>°</w:t>
      </w:r>
      <w:r w:rsidR="006C7B44">
        <w:rPr>
          <w:rFonts w:ascii="Times New Roman" w:hAnsi="Times New Roman" w:cs="Times New Roman"/>
          <w:sz w:val="24"/>
          <w:szCs w:val="24"/>
        </w:rPr>
        <w:t>N).</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w:t>
      </w:r>
      <w:r w:rsidRPr="00703517">
        <w:rPr>
          <w:rFonts w:ascii="Times New Roman" w:hAnsi="Times New Roman" w:cs="Times New Roman"/>
          <w:sz w:val="24"/>
          <w:szCs w:val="24"/>
        </w:rPr>
        <w:lastRenderedPageBreak/>
        <w:t xml:space="preserve">not be made between northern and southern sites. A full account of average occupancy shifts as well as maps reproducing the shifts from the 1970s for each species are included in the supplementary material for all models. </w:t>
      </w:r>
    </w:p>
    <w:p w14:paraId="0CF60279" w14:textId="79D8A07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Generally, species with warmer North American ranges and species that have larger wingspans 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 and Model G/H family were consistently the top predictive models of occupancy trend</w:t>
      </w:r>
      <w:r w:rsidR="003777E9">
        <w:rPr>
          <w:rFonts w:ascii="Times New Roman" w:hAnsi="Times New Roman" w:cs="Times New Roman"/>
          <w:sz w:val="24"/>
          <w:szCs w:val="24"/>
        </w:rPr>
        <w:t xml:space="preserve"> for temperature-based occupancy trends</w:t>
      </w:r>
      <w:r w:rsidR="00BE7B0E">
        <w:rPr>
          <w:rFonts w:ascii="Times New Roman" w:hAnsi="Times New Roman" w:cs="Times New Roman"/>
          <w:sz w:val="24"/>
          <w:szCs w:val="24"/>
        </w:rPr>
        <w:t xml:space="preserve"> (Supplemental Table S3-S5)</w:t>
      </w:r>
      <w:r w:rsidR="00664361">
        <w:rPr>
          <w:rFonts w:ascii="Times New Roman" w:hAnsi="Times New Roman" w:cs="Times New Roman"/>
          <w:sz w:val="24"/>
          <w:szCs w:val="24"/>
        </w:rPr>
        <w:t>.</w:t>
      </w:r>
      <w:r w:rsidR="00876492">
        <w:rPr>
          <w:rFonts w:ascii="Times New Roman" w:hAnsi="Times New Roman" w:cs="Times New Roman"/>
          <w:sz w:val="24"/>
          <w:szCs w:val="24"/>
        </w:rPr>
        <w:t xml:space="preserve"> 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Pagel’s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54737CC7" w14:textId="0A71F42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(and in corollary, precipitation)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Such increases may be related to occupancy via two distinct effects on butterflies. 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 as lack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xml:space="preserve">. The </w:t>
      </w:r>
      <w:r w:rsidR="00F864EB">
        <w:rPr>
          <w:rFonts w:ascii="Times New Roman" w:hAnsi="Times New Roman" w:cs="Times New Roman"/>
          <w:sz w:val="24"/>
          <w:szCs w:val="24"/>
        </w:rPr>
        <w:lastRenderedPageBreak/>
        <w:t>impact of winter heatwaves has been well quantified in 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r w:rsidR="00F14666">
        <w:rPr>
          <w:rFonts w:ascii="Times New Roman" w:hAnsi="Times New Roman" w:cs="Times New Roman"/>
          <w:i/>
          <w:iCs/>
          <w:sz w:val="24"/>
          <w:szCs w:val="24"/>
        </w:rPr>
        <w:t>Euphydryas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 xml:space="preserve">(Abarca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Pr="00703517">
        <w:rPr>
          <w:rFonts w:ascii="Times New Roman" w:hAnsi="Times New Roman" w:cs="Times New Roman"/>
          <w:sz w:val="24"/>
          <w:szCs w:val="24"/>
        </w:rPr>
        <w:t>Second, elevated minimum temperatures are likely beneficial to more southern-distributed species as previously harsh winters become milder,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 xml:space="preserve">oleward shifts are a commonly noted phenomenon among species elsewhere as they aim to track their thermal optima with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p>
    <w:p w14:paraId="53BC230C" w14:textId="7F03A072" w:rsidR="007F7513"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excelled at reconstructing ecologically sensible trends from sparse, </w:t>
      </w:r>
      <w:r w:rsidR="00792165">
        <w:rPr>
          <w:rFonts w:ascii="Times New Roman" w:hAnsi="Times New Roman" w:cs="Times New Roman"/>
          <w:sz w:val="24"/>
          <w:szCs w:val="24"/>
        </w:rPr>
        <w:lastRenderedPageBreak/>
        <w:t>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and suggest that a scenario of ecological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 </w:t>
      </w:r>
      <w:r w:rsidR="00D1010E">
        <w:rPr>
          <w:rFonts w:ascii="Times New Roman" w:hAnsi="Times New Roman" w:cs="Times New Roman"/>
          <w:sz w:val="24"/>
          <w:szCs w:val="24"/>
        </w:rPr>
        <w:t xml:space="preserve">The ability to discern historical and predict future </w:t>
      </w:r>
      <w:r w:rsidR="00D1010E" w:rsidRPr="00D1010E">
        <w:rPr>
          <w:rFonts w:ascii="Times New Roman" w:hAnsi="Times New Roman" w:cs="Times New Roman"/>
          <w:i/>
          <w:iCs/>
          <w:sz w:val="24"/>
          <w:szCs w:val="24"/>
        </w:rPr>
        <w:t>species-specific</w:t>
      </w:r>
      <w:r w:rsidR="00D1010E">
        <w:rPr>
          <w:rFonts w:ascii="Times New Roman" w:hAnsi="Times New Roman" w:cs="Times New Roman"/>
          <w:sz w:val="24"/>
          <w:szCs w:val="24"/>
        </w:rPr>
        <w:t xml:space="preserve"> trends will be important with respect to conservation assessment</w:t>
      </w:r>
      <w:r w:rsidR="00406ED1">
        <w:rPr>
          <w:rFonts w:ascii="Times New Roman" w:hAnsi="Times New Roman" w:cs="Times New Roman"/>
          <w:sz w:val="24"/>
          <w:szCs w:val="24"/>
        </w:rPr>
        <w:t>s</w:t>
      </w:r>
      <w:r w:rsidR="00D1010E">
        <w:rPr>
          <w:rFonts w:ascii="Times New Roman" w:hAnsi="Times New Roman" w:cs="Times New Roman"/>
          <w:sz w:val="24"/>
          <w:szCs w:val="24"/>
        </w:rPr>
        <w:t xml:space="preserve"> and intervention strategies. </w:t>
      </w:r>
    </w:p>
    <w:p w14:paraId="492F2AFA" w14:textId="3A1FE84C" w:rsidR="000A0D41" w:rsidRDefault="000A0D41">
      <w:pPr>
        <w:spacing w:line="480" w:lineRule="auto"/>
        <w:jc w:val="both"/>
        <w:rPr>
          <w:rFonts w:ascii="Times New Roman" w:hAnsi="Times New Roman" w:cs="Times New Roman"/>
          <w:sz w:val="24"/>
          <w:szCs w:val="24"/>
        </w:rPr>
      </w:pPr>
      <w:r>
        <w:rPr>
          <w:rFonts w:ascii="Times New Roman" w:hAnsi="Times New Roman" w:cs="Times New Roman"/>
          <w:sz w:val="24"/>
          <w:szCs w:val="24"/>
        </w:rPr>
        <w:tab/>
        <w:t>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w:t>
      </w:r>
      <w:r w:rsidR="00420FF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 xml:space="preserve">(Forister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Forister team, we find that similar species in our study also exhibit declines including, the Large Marble, </w:t>
      </w:r>
      <w:r>
        <w:rPr>
          <w:rFonts w:ascii="Times New Roman" w:hAnsi="Times New Roman" w:cs="Times New Roman"/>
          <w:i/>
          <w:iCs/>
          <w:sz w:val="24"/>
          <w:szCs w:val="24"/>
        </w:rPr>
        <w:t xml:space="preserve">Euchloe ausonides </w:t>
      </w:r>
      <w:r>
        <w:rPr>
          <w:rFonts w:ascii="Times New Roman" w:hAnsi="Times New Roman" w:cs="Times New Roman"/>
          <w:sz w:val="24"/>
          <w:szCs w:val="24"/>
        </w:rPr>
        <w:t>(</w:t>
      </w:r>
      <w:r w:rsidR="001601C8">
        <w:rPr>
          <w:rFonts w:ascii="Times New Roman" w:hAnsi="Times New Roman" w:cs="Times New Roman"/>
          <w:sz w:val="24"/>
          <w:szCs w:val="24"/>
        </w:rPr>
        <w:t>Lepidoptera:</w:t>
      </w:r>
      <w:r w:rsidR="00353C64">
        <w:rPr>
          <w:rFonts w:ascii="Times New Roman" w:hAnsi="Times New Roman" w:cs="Times New Roman"/>
          <w:sz w:val="24"/>
          <w:szCs w:val="24"/>
        </w:rPr>
        <w:t xml:space="preserve"> </w:t>
      </w:r>
      <w:r>
        <w:rPr>
          <w:rFonts w:ascii="Times New Roman" w:hAnsi="Times New Roman" w:cs="Times New Roman"/>
          <w:sz w:val="24"/>
          <w:szCs w:val="24"/>
        </w:rPr>
        <w:t xml:space="preserve">Pieridae) and </w:t>
      </w:r>
      <w:r w:rsidR="00353C64">
        <w:rPr>
          <w:rFonts w:ascii="Times New Roman" w:hAnsi="Times New Roman" w:cs="Times New Roman"/>
          <w:sz w:val="24"/>
          <w:szCs w:val="24"/>
        </w:rPr>
        <w:t>the Anicia</w:t>
      </w:r>
      <w:r w:rsidR="00693B53">
        <w:rPr>
          <w:rFonts w:ascii="Times New Roman" w:hAnsi="Times New Roman" w:cs="Times New Roman"/>
          <w:sz w:val="24"/>
          <w:szCs w:val="24"/>
        </w:rPr>
        <w:t xml:space="preserve"> </w:t>
      </w:r>
      <w:r w:rsidR="00353C64">
        <w:rPr>
          <w:rFonts w:ascii="Times New Roman" w:hAnsi="Times New Roman" w:cs="Times New Roman"/>
          <w:sz w:val="24"/>
          <w:szCs w:val="24"/>
        </w:rPr>
        <w:t xml:space="preserve">Checkerspot, </w:t>
      </w:r>
      <w:r w:rsidR="00353C64">
        <w:rPr>
          <w:rFonts w:ascii="Times New Roman" w:hAnsi="Times New Roman" w:cs="Times New Roman"/>
          <w:i/>
          <w:iCs/>
          <w:sz w:val="24"/>
          <w:szCs w:val="24"/>
        </w:rPr>
        <w:t>Euphydryas anicia</w:t>
      </w:r>
      <w:r w:rsidR="00353C64">
        <w:rPr>
          <w:rFonts w:ascii="Times New Roman" w:hAnsi="Times New Roman" w:cs="Times New Roman"/>
          <w:sz w:val="24"/>
          <w:szCs w:val="24"/>
        </w:rPr>
        <w:t xml:space="preserve"> (Lepidoptera: Nymphalidae) are in declines</w:t>
      </w:r>
      <w:r>
        <w:rPr>
          <w:rFonts w:ascii="Times New Roman" w:hAnsi="Times New Roman" w:cs="Times New Roman"/>
          <w:sz w:val="24"/>
          <w:szCs w:val="24"/>
        </w:rPr>
        <w:t>.</w:t>
      </w:r>
      <w:r w:rsidR="001B37A3">
        <w:rPr>
          <w:rFonts w:ascii="Times New Roman" w:hAnsi="Times New Roman" w:cs="Times New Roman"/>
          <w:sz w:val="24"/>
          <w:szCs w:val="24"/>
        </w:rPr>
        <w:t xml:space="preserve"> Our trends are an important addition to this work and provide context for some of the same species in the northernmost reaches of their ranges. </w:t>
      </w:r>
    </w:p>
    <w:p w14:paraId="495B7B6D" w14:textId="6C96E0FE"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which smaller butterflies are more likely to be in decline (Figure 4b). </w:t>
      </w:r>
      <w:r w:rsidR="00350F05">
        <w:rPr>
          <w:rFonts w:ascii="Times New Roman" w:hAnsi="Times New Roman" w:cs="Times New Roman"/>
          <w:sz w:val="24"/>
          <w:szCs w:val="24"/>
        </w:rPr>
        <w:t xml:space="preserve">Wingspan is often used as a proxy for mobility where species with larger wingspans are typically 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(Sekar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964236">
        <w:rPr>
          <w:rFonts w:ascii="Times New Roman" w:hAnsi="Times New Roman" w:cs="Times New Roman"/>
          <w:sz w:val="24"/>
          <w:szCs w:val="24"/>
        </w:rPr>
        <w:t xml:space="preserve">We discuss the important of mobility in this region later in the discussion.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 xml:space="preserve">ingspan as a proxy for mobility appears to operate at both intra- </w:t>
      </w:r>
      <w:r w:rsidR="00263984">
        <w:rPr>
          <w:rFonts w:ascii="Times New Roman" w:hAnsi="Times New Roman" w:cs="Times New Roman"/>
          <w:sz w:val="24"/>
          <w:szCs w:val="24"/>
        </w:rPr>
        <w:lastRenderedPageBreak/>
        <w:t>and interspecific scales of variation. For example, in the Monarch butterfly (</w:t>
      </w:r>
      <w:r w:rsidR="00263984">
        <w:rPr>
          <w:rFonts w:ascii="Times New Roman" w:hAnsi="Times New Roman" w:cs="Times New Roman"/>
          <w:i/>
          <w:iCs/>
          <w:sz w:val="24"/>
          <w:szCs w:val="24"/>
        </w:rPr>
        <w:t>Danaus plexippus</w:t>
      </w:r>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(Dockx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tests.</w:t>
      </w:r>
    </w:p>
    <w:p w14:paraId="6DB95031" w14:textId="2974AE29" w:rsidR="00560465" w:rsidRDefault="00560465"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time, butterflies may benefit from the presence of early successional and open canopy habitats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open canopy areas (including roadsides, smaller cutlines, and trails) may act as corridors for butterfly movement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Low connectivity of </w:t>
      </w:r>
      <w:r w:rsidRPr="00703517">
        <w:rPr>
          <w:rFonts w:ascii="Times New Roman" w:hAnsi="Times New Roman" w:cs="Times New Roman"/>
          <w:sz w:val="24"/>
          <w:szCs w:val="24"/>
        </w:rPr>
        <w:lastRenderedPageBreak/>
        <w:t xml:space="preserve">habitat/mobility of species can make it more challenging for more southern distributed butterflies to navigate and colonize new habitats as they track their thermal tolerances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B3731">
        <w:rPr>
          <w:rFonts w:ascii="Times New Roman" w:hAnsi="Times New Roman" w:cs="Times New Roman"/>
          <w:sz w:val="24"/>
          <w:szCs w:val="24"/>
        </w:rPr>
        <w:t xml:space="preserve">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Pr="00703517">
        <w:rPr>
          <w:rFonts w:ascii="Times New Roman" w:hAnsi="Times New Roman" w:cs="Times New Roman"/>
          <w:sz w:val="24"/>
          <w:szCs w:val="24"/>
        </w:rPr>
        <w:t>Limited ability to colonize newly available habitat in this region is the leading hypothesis surrounding why so much climate debt has accrued for butterflies</w:t>
      </w:r>
      <w:r w:rsidR="0053153F">
        <w:rPr>
          <w:rFonts w:ascii="Times New Roman" w:hAnsi="Times New Roman" w:cs="Times New Roman"/>
          <w:sz w:val="24"/>
          <w:szCs w:val="24"/>
        </w:rPr>
        <w:t xml:space="preserve"> here</w:t>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7C4A1EC7" w14:textId="6AB8CBF3"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we note that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DF1B26">
        <w:rPr>
          <w:rFonts w:ascii="Times New Roman" w:hAnsi="Times New Roman" w:cs="Times New Roman"/>
          <w:sz w:val="24"/>
          <w:szCs w:val="24"/>
        </w:rPr>
        <w:t>singularity 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historical ecologies</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E32362">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B06437">
        <w:rPr>
          <w:rFonts w:ascii="Times New Roman" w:hAnsi="Times New Roman" w:cs="Times New Roman"/>
          <w:sz w:val="24"/>
          <w:szCs w:val="24"/>
        </w:rPr>
        <w:instrText xml:space="preserve"> ADDIN ZOTERO_ITEM CSL_CITATION {"citationID":"GKGV2sTW","properties":{"formattedCitation":"(Dennis {\\i{}et al.} 2019)","plainCitation":"(Dennis et al. 2019)","noteIndex":0},"citationItems":[{"id":1246,"uris":["http://zotero.org/users/3183432/items/PHV4Z9E2"],"itemData":{"id":1246,"type":"article-journal","container-title":"Ecological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80181B">
        <w:rPr>
          <w:rFonts w:ascii="Times New Roman" w:hAnsi="Times New Roman" w:cs="Times New Roman"/>
          <w:sz w:val="24"/>
          <w:szCs w:val="24"/>
        </w:rPr>
        <w:t xml:space="preserve">huge 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lastRenderedPageBreak/>
        <w:tab/>
      </w:r>
    </w:p>
    <w:p w14:paraId="2D5EDFA4"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75A862EB"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lastRenderedPageBreak/>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r w:rsidR="0036326D" w:rsidRPr="00703517">
        <w:rPr>
          <w:rFonts w:ascii="Times New Roman" w:hAnsi="Times New Roman" w:cs="Times New Roman"/>
          <w:sz w:val="24"/>
          <w:szCs w:val="24"/>
        </w:rPr>
        <w:t>xxx</w:t>
      </w:r>
      <w:r w:rsidRPr="00703517">
        <w:rPr>
          <w:rFonts w:ascii="Times New Roman" w:hAnsi="Times New Roman" w:cs="Times New Roman"/>
          <w:sz w:val="24"/>
          <w:szCs w:val="24"/>
        </w:rPr>
        <w:t xml:space="preserve"> and via </w:t>
      </w:r>
      <w:r w:rsidR="00475560">
        <w:rPr>
          <w:rFonts w:ascii="Times New Roman" w:hAnsi="Times New Roman" w:cs="Times New Roman"/>
          <w:sz w:val="24"/>
          <w:szCs w:val="24"/>
        </w:rPr>
        <w:t>DataDryad</w:t>
      </w:r>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DataDryad via the following DOI:  xxx. 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4A4DC4" w:rsidRDefault="00000000" w:rsidP="006C5C39">
      <w:pPr>
        <w:spacing w:line="480" w:lineRule="auto"/>
        <w:jc w:val="center"/>
        <w:rPr>
          <w:rFonts w:ascii="Times New Roman" w:hAnsi="Times New Roman" w:cs="Times New Roman"/>
          <w:b/>
          <w:sz w:val="24"/>
          <w:szCs w:val="24"/>
          <w:lang w:val="pt-BR"/>
        </w:rPr>
      </w:pPr>
      <w:r w:rsidRPr="004A4DC4">
        <w:rPr>
          <w:rFonts w:ascii="Times New Roman" w:hAnsi="Times New Roman" w:cs="Times New Roman"/>
          <w:b/>
          <w:sz w:val="24"/>
          <w:szCs w:val="24"/>
          <w:lang w:val="pt-BR"/>
        </w:rPr>
        <w:lastRenderedPageBreak/>
        <w:t>REFERENCES</w:t>
      </w:r>
    </w:p>
    <w:p w14:paraId="6442003A" w14:textId="77777777" w:rsidR="00675ACB" w:rsidRDefault="006C5C39" w:rsidP="00675ACB">
      <w:pPr>
        <w:pStyle w:val="Bibliography"/>
      </w:pPr>
      <w:r w:rsidRPr="00703517">
        <w:fldChar w:fldCharType="begin"/>
      </w:r>
      <w:r w:rsidR="0073009C" w:rsidRPr="00F14666">
        <w:rPr>
          <w:lang w:val="en-US"/>
        </w:rPr>
        <w:instrText xml:space="preserve"> ADDIN ZOTERO_BIBL {"uncited":[],"omitted":[],"custom":[]} CSL_BIBLIOGRAPHY </w:instrText>
      </w:r>
      <w:r w:rsidRPr="00703517">
        <w:fldChar w:fldCharType="separate"/>
      </w:r>
      <w:r w:rsidR="00675ACB">
        <w:t xml:space="preserve">Abarca, M., Larsen, E.A. &amp; Ries, L. (2019). Heatwaves and novel host consumption increase overwinter mortality of an imperiled wetland butterfly. </w:t>
      </w:r>
      <w:r w:rsidR="00675ACB">
        <w:rPr>
          <w:i/>
          <w:iCs/>
        </w:rPr>
        <w:t>Frontiers in Ecology and Evolution</w:t>
      </w:r>
      <w:r w:rsidR="00675ACB">
        <w:t>, 7, 193.</w:t>
      </w:r>
    </w:p>
    <w:p w14:paraId="530F9B78" w14:textId="77777777" w:rsidR="00675ACB" w:rsidRDefault="00675ACB" w:rsidP="00675ACB">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7, 574–578.</w:t>
      </w:r>
    </w:p>
    <w:p w14:paraId="18CC21BD" w14:textId="77777777" w:rsidR="00675ACB" w:rsidRDefault="00675ACB" w:rsidP="00675ACB">
      <w:pPr>
        <w:pStyle w:val="Bibliography"/>
      </w:pPr>
      <w:r>
        <w:t xml:space="preserve">Ascher, J.S., Marshall, L., Meiners, J., Yanega, D. &amp; Vereecken, N.J. (2020). Heterogeneity in large-scale databases and the role of climate change as a driver of bumble bee decline. </w:t>
      </w:r>
      <w:r>
        <w:rPr>
          <w:i/>
          <w:iCs/>
        </w:rPr>
        <w:t>Science</w:t>
      </w:r>
      <w:r>
        <w:t>, 8, 685.</w:t>
      </w:r>
    </w:p>
    <w:p w14:paraId="6A370CA6" w14:textId="77777777" w:rsidR="00675ACB" w:rsidRDefault="00675ACB" w:rsidP="00675ACB">
      <w:pPr>
        <w:pStyle w:val="Bibliography"/>
      </w:pPr>
      <w:r>
        <w:t xml:space="preserve">Belitz, M.W., Larsen, E.A., Shirey, V., Li, D. &amp; Guralnick, R.P. (2022). Phenological research based on natural history collections: practical guidelines and a Lepidopteran case study. </w:t>
      </w:r>
      <w:r>
        <w:rPr>
          <w:i/>
          <w:iCs/>
        </w:rPr>
        <w:t>Functional Ecology</w:t>
      </w:r>
      <w:r>
        <w:t>, Early View.</w:t>
      </w:r>
    </w:p>
    <w:p w14:paraId="5CED36F6" w14:textId="77777777" w:rsidR="00675ACB" w:rsidRDefault="00675ACB" w:rsidP="00675ACB">
      <w:pPr>
        <w:pStyle w:val="Bibliography"/>
      </w:pPr>
      <w:r>
        <w:t xml:space="preserve">Bintanja, R. &amp; Andry, O. (2017). Towards a rain-dominated Arctic. </w:t>
      </w:r>
      <w:r>
        <w:rPr>
          <w:i/>
          <w:iCs/>
        </w:rPr>
        <w:t>Nature Climate Change</w:t>
      </w:r>
      <w:r>
        <w:t>, 7, 263–267.</w:t>
      </w:r>
    </w:p>
    <w:p w14:paraId="13626279" w14:textId="77777777" w:rsidR="00675ACB" w:rsidRDefault="00675ACB" w:rsidP="00675ACB">
      <w:pPr>
        <w:pStyle w:val="Bibliography"/>
      </w:pPr>
      <w:r>
        <w:t xml:space="preserve">Bowden, J.J., Eskildsen, A., Hansen, R.R., Olsen, K., Kurle, C.M. &amp; Høye, T.T. (2015). High-Arctic butterflies become smaller with rising temperatures. </w:t>
      </w:r>
      <w:r>
        <w:rPr>
          <w:i/>
          <w:iCs/>
        </w:rPr>
        <w:t>Biology Letters</w:t>
      </w:r>
      <w:r>
        <w:t>, 11, 20150574.</w:t>
      </w:r>
    </w:p>
    <w:p w14:paraId="40686D09" w14:textId="77777777" w:rsidR="00675ACB" w:rsidRDefault="00675ACB" w:rsidP="00675ACB">
      <w:pPr>
        <w:pStyle w:val="Bibliography"/>
      </w:pPr>
      <w:r>
        <w:t xml:space="preserve">Brackley, A. (2021). </w:t>
      </w:r>
      <w:r>
        <w:rPr>
          <w:i/>
          <w:iCs/>
        </w:rPr>
        <w:t>No Longer Forgotten: Pupation as a Critical Link in the Lepidopteran Life Cycle</w:t>
      </w:r>
      <w:r>
        <w:t>. Georgetown University.</w:t>
      </w:r>
    </w:p>
    <w:p w14:paraId="012BCB23" w14:textId="77777777" w:rsidR="00675ACB" w:rsidRDefault="00675ACB" w:rsidP="00675ACB">
      <w:pPr>
        <w:pStyle w:val="Bibliography"/>
      </w:pPr>
      <w:r>
        <w:t xml:space="preserve">Brackley, A., Lill, J.T. &amp; Weiss, M.R. (2021). Adaptive ontogenetic shifts in larval responses to environmental cues. </w:t>
      </w:r>
      <w:r>
        <w:rPr>
          <w:i/>
          <w:iCs/>
        </w:rPr>
        <w:t>Entomologia Experimentalis et Applicata</w:t>
      </w:r>
      <w:r>
        <w:t>, 169, 1147–1156.</w:t>
      </w:r>
    </w:p>
    <w:p w14:paraId="081CC187" w14:textId="77777777" w:rsidR="00675ACB" w:rsidRDefault="00675ACB" w:rsidP="00675ACB">
      <w:pPr>
        <w:pStyle w:val="Bibliography"/>
      </w:pPr>
      <w:r>
        <w:t xml:space="preserve">Braschler, B., Duffy, G.A., Nortje, E., Kritzinger-Klopper, S., du Plessis, D., Karenyi, N., </w:t>
      </w:r>
      <w:r>
        <w:rPr>
          <w:i/>
          <w:iCs/>
        </w:rPr>
        <w:t>et al.</w:t>
      </w:r>
      <w:r>
        <w:t xml:space="preserve"> (2020). Realised rather than fundamental thermal niches predict site occupancy: Implications for climate change forecasting. </w:t>
      </w:r>
      <w:r>
        <w:rPr>
          <w:i/>
          <w:iCs/>
        </w:rPr>
        <w:t>Journal of Animal Ecology</w:t>
      </w:r>
      <w:r>
        <w:t>, 89, 2863–2875.</w:t>
      </w:r>
    </w:p>
    <w:p w14:paraId="52391A48" w14:textId="77777777" w:rsidR="00675ACB" w:rsidRDefault="00675ACB" w:rsidP="00675ACB">
      <w:pPr>
        <w:pStyle w:val="Bibliography"/>
      </w:pPr>
      <w:r>
        <w:t xml:space="preserve">Breed, G., Stichter, S. &amp; Crone, E. (2013). Climate-driven changes in northeastern US butterfly communities. </w:t>
      </w:r>
      <w:r>
        <w:rPr>
          <w:i/>
          <w:iCs/>
        </w:rPr>
        <w:t>Nature Climate Change</w:t>
      </w:r>
      <w:r>
        <w:t>, 3, 142–145.</w:t>
      </w:r>
    </w:p>
    <w:p w14:paraId="73B21102" w14:textId="77777777" w:rsidR="00675ACB" w:rsidRDefault="00675ACB" w:rsidP="00675ACB">
      <w:pPr>
        <w:pStyle w:val="Bibliography"/>
      </w:pPr>
      <w:r>
        <w:t xml:space="preserve">Brock, J.P. &amp; Kaufman, K. (2006). </w:t>
      </w:r>
      <w:r>
        <w:rPr>
          <w:i/>
          <w:iCs/>
        </w:rPr>
        <w:t>Kaufman field guide to butterflies of North America</w:t>
      </w:r>
      <w:r>
        <w:t>. Houghton Mifflin Harcourt.</w:t>
      </w:r>
    </w:p>
    <w:p w14:paraId="114381F3" w14:textId="77777777" w:rsidR="00675ACB" w:rsidRDefault="00675ACB" w:rsidP="00675ACB">
      <w:pPr>
        <w:pStyle w:val="Bibliography"/>
      </w:pPr>
      <w:r>
        <w:t xml:space="preserve">Bürkner, P.-C. (2017). brms: An R package for Bayesian multilevel models using Stan. </w:t>
      </w:r>
      <w:r>
        <w:rPr>
          <w:i/>
          <w:iCs/>
        </w:rPr>
        <w:t>Journal of statistical software</w:t>
      </w:r>
      <w:r>
        <w:t>, 80, 1–28.</w:t>
      </w:r>
    </w:p>
    <w:p w14:paraId="65DD0371" w14:textId="77777777" w:rsidR="00675ACB" w:rsidRDefault="00675ACB" w:rsidP="00675ACB">
      <w:pPr>
        <w:pStyle w:val="Bibliography"/>
      </w:pPr>
      <w:r>
        <w:t xml:space="preserve">Cardoso, P., Barton, P., Birkhofer, K., Chichorro, F., Deacon, C., Fartmann, T., </w:t>
      </w:r>
      <w:r>
        <w:rPr>
          <w:i/>
          <w:iCs/>
        </w:rPr>
        <w:t>et al.</w:t>
      </w:r>
      <w:r>
        <w:t xml:space="preserve"> (2020). Scientists’ warning to humanity on insect extinctions. </w:t>
      </w:r>
      <w:r>
        <w:rPr>
          <w:i/>
          <w:iCs/>
        </w:rPr>
        <w:t>Biological Conservation</w:t>
      </w:r>
      <w:r>
        <w:t>, 242.</w:t>
      </w:r>
    </w:p>
    <w:p w14:paraId="6ADA00C8" w14:textId="77777777" w:rsidR="00675ACB" w:rsidRDefault="00675ACB" w:rsidP="00675ACB">
      <w:pPr>
        <w:pStyle w:val="Bibliography"/>
      </w:pPr>
      <w:r>
        <w:t xml:space="preserve">Cardoso, P., Erwin, T.L. &amp; Borges, P.A.V. (2011). The seven impediments in invertebrate conservation and how to overcome them. </w:t>
      </w:r>
      <w:r>
        <w:rPr>
          <w:i/>
          <w:iCs/>
        </w:rPr>
        <w:t>Biological Conservation</w:t>
      </w:r>
      <w:r>
        <w:t>, 144, 2647–2655.</w:t>
      </w:r>
    </w:p>
    <w:p w14:paraId="485CE6BA" w14:textId="77777777" w:rsidR="00675ACB" w:rsidRPr="00675ACB" w:rsidRDefault="00675ACB" w:rsidP="00675ACB">
      <w:pPr>
        <w:pStyle w:val="Bibliography"/>
        <w:rPr>
          <w:lang w:val="pt-BR"/>
        </w:rPr>
      </w:pPr>
      <w:r>
        <w:t xml:space="preserve">Chichorro, F., Juslén, A. &amp; Cardoso, P. (2019). A review of the relation between species traits and extinction risk. </w:t>
      </w:r>
      <w:r w:rsidRPr="00675ACB">
        <w:rPr>
          <w:i/>
          <w:iCs/>
          <w:lang w:val="pt-BR"/>
        </w:rPr>
        <w:t>Biological Conservation</w:t>
      </w:r>
      <w:r w:rsidRPr="00675ACB">
        <w:rPr>
          <w:lang w:val="pt-BR"/>
        </w:rPr>
        <w:t>, 237, 220–229.</w:t>
      </w:r>
    </w:p>
    <w:p w14:paraId="2F0C40F8" w14:textId="77777777" w:rsidR="00675ACB" w:rsidRDefault="00675ACB" w:rsidP="00675ACB">
      <w:pPr>
        <w:pStyle w:val="Bibliography"/>
      </w:pPr>
      <w:r w:rsidRPr="00675ACB">
        <w:rPr>
          <w:lang w:val="pt-BR"/>
        </w:rPr>
        <w:t xml:space="preserve">Chichorro, F., Urbano, F., Teixeira, D., Väre, H., Pinto, T., Brummitt, N., </w:t>
      </w:r>
      <w:r w:rsidRPr="00675ACB">
        <w:rPr>
          <w:i/>
          <w:iCs/>
          <w:lang w:val="pt-BR"/>
        </w:rPr>
        <w:t>et al.</w:t>
      </w:r>
      <w:r w:rsidRPr="00675ACB">
        <w:rPr>
          <w:lang w:val="pt-BR"/>
        </w:rPr>
        <w:t xml:space="preserve"> </w:t>
      </w:r>
      <w:r>
        <w:t xml:space="preserve">(2022). Trait-based prediction of extinction risk across terrestrial taxa. </w:t>
      </w:r>
      <w:r>
        <w:rPr>
          <w:i/>
          <w:iCs/>
        </w:rPr>
        <w:t>Biological Conservation</w:t>
      </w:r>
      <w:r>
        <w:t>, 274, 109738.</w:t>
      </w:r>
    </w:p>
    <w:p w14:paraId="042523F1" w14:textId="77777777" w:rsidR="00675ACB" w:rsidRDefault="00675ACB" w:rsidP="00675ACB">
      <w:pPr>
        <w:pStyle w:val="Bibliography"/>
      </w:pPr>
      <w:r>
        <w:t>Climate Prediction Center. (2022). Global Temperature data provided by the NOAA/OAR/ESRL PSL.</w:t>
      </w:r>
    </w:p>
    <w:p w14:paraId="1FE090B8" w14:textId="77777777" w:rsidR="00675ACB" w:rsidRDefault="00675ACB" w:rsidP="00675ACB">
      <w:pPr>
        <w:pStyle w:val="Bibliography"/>
      </w:pPr>
      <w:r>
        <w:t xml:space="preserve">Corlett, R.T. &amp; Westcott, D.A. (2013). Will plant movements keep up with climate change? </w:t>
      </w:r>
      <w:r>
        <w:rPr>
          <w:i/>
          <w:iCs/>
        </w:rPr>
        <w:t>Trends in ecology &amp; evolution</w:t>
      </w:r>
      <w:r>
        <w:t>, 28, 482–488.</w:t>
      </w:r>
    </w:p>
    <w:p w14:paraId="051CB738" w14:textId="77777777" w:rsidR="00675ACB" w:rsidRDefault="00675ACB" w:rsidP="00675ACB">
      <w:pPr>
        <w:pStyle w:val="Bibliography"/>
      </w:pPr>
      <w:r>
        <w:t xml:space="preserve">Crozier, L. (2003). Winter warming facilitates range expansion: cold tolerance of the butterfly Atalopedes campestris. </w:t>
      </w:r>
      <w:r>
        <w:rPr>
          <w:i/>
          <w:iCs/>
        </w:rPr>
        <w:t>Oecologia</w:t>
      </w:r>
      <w:r>
        <w:t>, 135, 648–656.</w:t>
      </w:r>
    </w:p>
    <w:p w14:paraId="39AD80B0" w14:textId="77777777" w:rsidR="00675ACB" w:rsidRDefault="00675ACB" w:rsidP="00675ACB">
      <w:pPr>
        <w:pStyle w:val="Bibliography"/>
      </w:pPr>
      <w:r>
        <w:t xml:space="preserve">Crozier, L. (2004). Warmer winters drive butterfly range expansion by increasing survivorship. </w:t>
      </w:r>
      <w:r>
        <w:rPr>
          <w:i/>
          <w:iCs/>
        </w:rPr>
        <w:t>Ecology</w:t>
      </w:r>
      <w:r>
        <w:t>, 85, 231–241.</w:t>
      </w:r>
    </w:p>
    <w:p w14:paraId="502EB342" w14:textId="77777777" w:rsidR="00675ACB" w:rsidRDefault="00675ACB" w:rsidP="00675ACB">
      <w:pPr>
        <w:pStyle w:val="Bibliography"/>
      </w:pPr>
      <w:r>
        <w:t>Daly, K.M. (2018). Morphological and phenological responses of butterflies to seasonal temperature increase in Alaska. PhD Thesis. .</w:t>
      </w:r>
    </w:p>
    <w:p w14:paraId="2A9FC438" w14:textId="77777777" w:rsidR="00675ACB" w:rsidRDefault="00675ACB" w:rsidP="00675ACB">
      <w:pPr>
        <w:pStyle w:val="Bibliography"/>
      </w:pPr>
      <w:r>
        <w:lastRenderedPageBreak/>
        <w:t xml:space="preserve">Davis, C.L., Guralnick, R.P. &amp; Zipkin, E.F. (2023). Challenges and opportunities for using natural history collections to estimate insect population trends. </w:t>
      </w:r>
      <w:r>
        <w:rPr>
          <w:i/>
          <w:iCs/>
        </w:rPr>
        <w:t>Journal of Animal Ecology</w:t>
      </w:r>
      <w:r>
        <w:t>, 92, 237–249.</w:t>
      </w:r>
    </w:p>
    <w:p w14:paraId="4E3758A2" w14:textId="77777777" w:rsidR="00675ACB" w:rsidRDefault="00675ACB" w:rsidP="00675ACB">
      <w:pPr>
        <w:pStyle w:val="Bibliography"/>
      </w:pPr>
      <w:r>
        <w:t xml:space="preserve">Dennis, E.B., Kéry, M., Morgan, B.J., Coray, A., Schaub, M. &amp; Baur, B. (2021). Integrated modelling of insect population dynamics at two temporal scales. </w:t>
      </w:r>
      <w:r>
        <w:rPr>
          <w:i/>
          <w:iCs/>
        </w:rPr>
        <w:t>Ecological Modelling</w:t>
      </w:r>
      <w:r>
        <w:t>, 441, 109408.</w:t>
      </w:r>
    </w:p>
    <w:p w14:paraId="3C5012D9" w14:textId="77777777" w:rsidR="00675ACB" w:rsidRDefault="00675ACB" w:rsidP="00675ACB">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66EFDA0F" w14:textId="77777777" w:rsidR="00675ACB" w:rsidRDefault="00675ACB" w:rsidP="00675ACB">
      <w:pPr>
        <w:pStyle w:val="Bibliography"/>
      </w:pPr>
      <w:r>
        <w:t xml:space="preserve">Deutsch, C.A., Tewksbury, J.J., Huey, R.B., Sheldon, K.S., Ghalambor, C.K., Haak, D.C., </w:t>
      </w:r>
      <w:r>
        <w:rPr>
          <w:i/>
          <w:iCs/>
        </w:rPr>
        <w:t>et al.</w:t>
      </w:r>
      <w:r>
        <w:t xml:space="preserve"> (2008). Impacts of climate warming on terrestrial ectotherms across latitude. </w:t>
      </w:r>
      <w:r>
        <w:rPr>
          <w:i/>
          <w:iCs/>
        </w:rPr>
        <w:t>Proceedings of the National Academy of Sciences</w:t>
      </w:r>
      <w:r>
        <w:t>, 105, 6668–6672.</w:t>
      </w:r>
    </w:p>
    <w:p w14:paraId="1A8D5961" w14:textId="77777777" w:rsidR="00675ACB" w:rsidRDefault="00675ACB" w:rsidP="00675ACB">
      <w:pPr>
        <w:pStyle w:val="Bibliography"/>
      </w:pPr>
      <w:r>
        <w:t xml:space="preserve">Dockx, C. (2007). Directional and stabilizing selection on wing size and shape in migrant and resident monarch butterflies, Danaus plexippus (L.), in Cuba. </w:t>
      </w:r>
      <w:r>
        <w:rPr>
          <w:i/>
          <w:iCs/>
        </w:rPr>
        <w:t>Biological Journal of the Linnean Society</w:t>
      </w:r>
      <w:r>
        <w:t>, 92, 605–616.</w:t>
      </w:r>
    </w:p>
    <w:p w14:paraId="3BAA8F3E" w14:textId="77777777" w:rsidR="00675ACB" w:rsidRDefault="00675ACB" w:rsidP="00675ACB">
      <w:pPr>
        <w:pStyle w:val="Bibliography"/>
      </w:pPr>
      <w:r>
        <w:t xml:space="preserve">Dorazio, R.M. &amp; Royle, J.A. (2005). Estimating size and composition of biological communities by modeling the occurrence of species. </w:t>
      </w:r>
      <w:r>
        <w:rPr>
          <w:i/>
          <w:iCs/>
        </w:rPr>
        <w:t>Journal of the American Statistical Association</w:t>
      </w:r>
      <w:r>
        <w:t>, 100, 389–398.</w:t>
      </w:r>
    </w:p>
    <w:p w14:paraId="19460F6C" w14:textId="77777777" w:rsidR="00675ACB" w:rsidRDefault="00675ACB" w:rsidP="00675ACB">
      <w:pPr>
        <w:pStyle w:val="Bibliography"/>
      </w:pPr>
      <w:r>
        <w:t xml:space="preserve">Downes, J. (1965). Adaptations of insects in the Arctic. </w:t>
      </w:r>
      <w:r>
        <w:rPr>
          <w:i/>
          <w:iCs/>
        </w:rPr>
        <w:t>Annual Review of Entomology</w:t>
      </w:r>
      <w:r>
        <w:t>, 10, 257–274.</w:t>
      </w:r>
    </w:p>
    <w:p w14:paraId="2FCA6A2B" w14:textId="77777777" w:rsidR="00675ACB" w:rsidRDefault="00675ACB" w:rsidP="00675ACB">
      <w:pPr>
        <w:pStyle w:val="Bibliography"/>
      </w:pPr>
      <w:r>
        <w:t xml:space="preserve">Dunne, J.A., Williams, R.J. &amp; Martinez, N.D. (2002). Network structure and biodiversity loss in food webs: robustness increases with connectance. </w:t>
      </w:r>
      <w:r>
        <w:rPr>
          <w:i/>
          <w:iCs/>
        </w:rPr>
        <w:t>Ecology letters</w:t>
      </w:r>
      <w:r>
        <w:t>, 5, 558–567.</w:t>
      </w:r>
    </w:p>
    <w:p w14:paraId="0357B57D" w14:textId="77777777" w:rsidR="00675ACB" w:rsidRDefault="00675ACB" w:rsidP="00675ACB">
      <w:pPr>
        <w:pStyle w:val="Bibliography"/>
      </w:pPr>
      <w:r>
        <w:t xml:space="preserve">Earl, C., Belitz, M.W., Laffan, S.W., Barve, V., Barve, N., Soltis, D.E., </w:t>
      </w:r>
      <w:r>
        <w:rPr>
          <w:i/>
          <w:iCs/>
        </w:rPr>
        <w:t>et al.</w:t>
      </w:r>
      <w:r>
        <w:t xml:space="preserve"> (2021). Spatial phylogenetics of butterflies in relation to environmental drivers and angiosperm diversity across North America. </w:t>
      </w:r>
      <w:r>
        <w:rPr>
          <w:i/>
          <w:iCs/>
        </w:rPr>
        <w:t>iScience</w:t>
      </w:r>
      <w:r>
        <w:t>, 24, 102239.</w:t>
      </w:r>
    </w:p>
    <w:p w14:paraId="56DA22EC" w14:textId="77777777" w:rsidR="00675ACB" w:rsidRDefault="00675ACB" w:rsidP="00675ACB">
      <w:pPr>
        <w:pStyle w:val="Bibliography"/>
      </w:pPr>
      <w:r>
        <w:t xml:space="preserve">Engelhardt, E.K., Biber, M.F., Dolek, M., Fartmann, T., Hochkirch, A., Leidinger, J., </w:t>
      </w:r>
      <w:r>
        <w:rPr>
          <w:i/>
          <w:iCs/>
        </w:rPr>
        <w:t>et al.</w:t>
      </w:r>
      <w:r>
        <w:t xml:space="preserve"> (2022). Consistent signals of a warming climate in occupancy changes of three insect taxa over 40 years in central Europe. </w:t>
      </w:r>
      <w:r>
        <w:rPr>
          <w:i/>
          <w:iCs/>
        </w:rPr>
        <w:t>Global Change Biology</w:t>
      </w:r>
      <w:r>
        <w:t>, 28, 3998–4012.</w:t>
      </w:r>
    </w:p>
    <w:p w14:paraId="097A9F84" w14:textId="77777777" w:rsidR="00675ACB" w:rsidRDefault="00675ACB" w:rsidP="00675ACB">
      <w:pPr>
        <w:pStyle w:val="Bibliography"/>
      </w:pPr>
      <w:r>
        <w:t xml:space="preserve">Fagan, W., Meir, E., Prendergast, J., Folarin, A. &amp; Karieva, P. (2001). Characterizing population vulnerability for 758 species. </w:t>
      </w:r>
      <w:r>
        <w:rPr>
          <w:i/>
          <w:iCs/>
        </w:rPr>
        <w:t>Ecology Letters</w:t>
      </w:r>
      <w:r>
        <w:t>, 4, 132–138.</w:t>
      </w:r>
    </w:p>
    <w:p w14:paraId="40462E05" w14:textId="77777777" w:rsidR="00675ACB" w:rsidRDefault="00675ACB" w:rsidP="00675ACB">
      <w:pPr>
        <w:pStyle w:val="Bibliography"/>
      </w:pPr>
      <w:r>
        <w:t xml:space="preserve">Forister, M., Halsch, C., Nice, C., Fordyce, J., Dilts, T., Oliver, J., </w:t>
      </w:r>
      <w:r>
        <w:rPr>
          <w:i/>
          <w:iCs/>
        </w:rPr>
        <w:t>et al.</w:t>
      </w:r>
      <w:r>
        <w:t xml:space="preserve"> (2021). Fewer butterflies seen by community scientists across the warming and drying landscapes of the American West. </w:t>
      </w:r>
      <w:r>
        <w:rPr>
          <w:i/>
          <w:iCs/>
        </w:rPr>
        <w:t>Science</w:t>
      </w:r>
      <w:r>
        <w:t>, 371, 1042–1045.</w:t>
      </w:r>
    </w:p>
    <w:p w14:paraId="5F604FF4" w14:textId="77777777" w:rsidR="00675ACB" w:rsidRDefault="00675ACB" w:rsidP="00675ACB">
      <w:pPr>
        <w:pStyle w:val="Bibliography"/>
      </w:pPr>
      <w:r>
        <w:t xml:space="preserve">Freckleton, R.P., Harvey, P.H. &amp; Pagel, M. (2002). Phylogenetic analysis and comparative data: a test and review of evidence. </w:t>
      </w:r>
      <w:r>
        <w:rPr>
          <w:i/>
          <w:iCs/>
        </w:rPr>
        <w:t>The American Naturalist</w:t>
      </w:r>
      <w:r>
        <w:t>, 160.</w:t>
      </w:r>
    </w:p>
    <w:p w14:paraId="0CE83130" w14:textId="77777777" w:rsidR="00675ACB" w:rsidRDefault="00675ACB" w:rsidP="00675ACB">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42B3C758" w14:textId="77777777" w:rsidR="00675ACB" w:rsidRDefault="00675ACB" w:rsidP="00675ACB">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05F34AB2" w14:textId="77777777" w:rsidR="00675ACB" w:rsidRDefault="00675ACB" w:rsidP="00675ACB">
      <w:pPr>
        <w:pStyle w:val="Bibliography"/>
      </w:pPr>
      <w:r>
        <w:t xml:space="preserve">Gaston, K.J., Blackburn, T.M., Greenwood, J.J., Gregory, R.D., Quinn, R.M. &amp; Lawton, J.H. (2000). Abundance–occupancy relationships. </w:t>
      </w:r>
      <w:r>
        <w:rPr>
          <w:i/>
          <w:iCs/>
        </w:rPr>
        <w:t>Journal of Applied Ecology</w:t>
      </w:r>
      <w:r>
        <w:t>, 37, 39–59.</w:t>
      </w:r>
    </w:p>
    <w:p w14:paraId="61854C54" w14:textId="77777777" w:rsidR="00675ACB" w:rsidRDefault="00675ACB" w:rsidP="00675ACB">
      <w:pPr>
        <w:pStyle w:val="Bibliography"/>
      </w:pPr>
      <w:r>
        <w:t>GBIF.org. (2022). Occurrence Download for High Latitude, North American Butterflies.</w:t>
      </w:r>
    </w:p>
    <w:p w14:paraId="51CE1F29" w14:textId="77777777" w:rsidR="00675ACB" w:rsidRDefault="00675ACB" w:rsidP="00675ACB">
      <w:pPr>
        <w:pStyle w:val="Bibliography"/>
      </w:pPr>
      <w:r>
        <w:t xml:space="preserve">Gelman, A. &amp; Rubin, D.B. (1992). Inference from iterative simulation using multiple sequences. </w:t>
      </w:r>
      <w:r>
        <w:rPr>
          <w:i/>
          <w:iCs/>
        </w:rPr>
        <w:t>Statistical science</w:t>
      </w:r>
      <w:r>
        <w:t>, 457–472.</w:t>
      </w:r>
    </w:p>
    <w:p w14:paraId="6B8E5044" w14:textId="77777777" w:rsidR="00675ACB" w:rsidRDefault="00675ACB" w:rsidP="00675ACB">
      <w:pPr>
        <w:pStyle w:val="Bibliography"/>
      </w:pPr>
      <w:r>
        <w:t xml:space="preserve">Girardin, M.P. &amp; Mudelsee, M. (2008). Past and future changes in Canadian boreal wildfire activity. </w:t>
      </w:r>
      <w:r>
        <w:rPr>
          <w:i/>
          <w:iCs/>
        </w:rPr>
        <w:t>Ecological Applications</w:t>
      </w:r>
      <w:r>
        <w:t>, 18, 391–406.</w:t>
      </w:r>
    </w:p>
    <w:p w14:paraId="4DAA41E1" w14:textId="77777777" w:rsidR="00675ACB" w:rsidRDefault="00675ACB" w:rsidP="00675ACB">
      <w:pPr>
        <w:pStyle w:val="Bibliography"/>
      </w:pPr>
      <w:r>
        <w:t xml:space="preserve">Glassberg, J. (2018). </w:t>
      </w:r>
      <w:r>
        <w:rPr>
          <w:i/>
          <w:iCs/>
        </w:rPr>
        <w:t>A swift guide to butterflies of Mexico and Central America</w:t>
      </w:r>
      <w:r>
        <w:t>. Princeton University Press.</w:t>
      </w:r>
    </w:p>
    <w:p w14:paraId="17AE3446" w14:textId="77777777" w:rsidR="00675ACB" w:rsidRDefault="00675ACB" w:rsidP="00675ACB">
      <w:pPr>
        <w:pStyle w:val="Bibliography"/>
      </w:pPr>
      <w:r>
        <w:lastRenderedPageBreak/>
        <w:t xml:space="preserve">Grames, E.M., Montgomery, G.A., Youngflesh, C., Tingley, M.W. &amp; Elphick, C.S. (2023). The effect of insect food availability on songbird reproductive success and chick body condition: Evidence from a systematic review and meta-analysis. </w:t>
      </w:r>
      <w:r>
        <w:rPr>
          <w:i/>
          <w:iCs/>
        </w:rPr>
        <w:t>Ecology Letters</w:t>
      </w:r>
      <w:r>
        <w:t>.</w:t>
      </w:r>
    </w:p>
    <w:p w14:paraId="11182B9D" w14:textId="77777777" w:rsidR="00675ACB" w:rsidRDefault="00675ACB" w:rsidP="00675ACB">
      <w:pPr>
        <w:pStyle w:val="Bibliography"/>
      </w:pPr>
      <w:r>
        <w:t xml:space="preserve">Guzman, L.M., Johnson, S.A., Mooers, A.O. &amp; M’Gonigle, L.K. (2021). Using historical data to estimate bumble bee occurrence: Variable trends across species provide little support for community-level declines. </w:t>
      </w:r>
      <w:r>
        <w:rPr>
          <w:i/>
          <w:iCs/>
        </w:rPr>
        <w:t>Biological Conservation</w:t>
      </w:r>
      <w:r>
        <w:t>, 257, 109141.</w:t>
      </w:r>
    </w:p>
    <w:p w14:paraId="674DD2C4" w14:textId="77777777" w:rsidR="00675ACB" w:rsidRDefault="00675ACB" w:rsidP="00675ACB">
      <w:pPr>
        <w:pStyle w:val="Bibliography"/>
      </w:pPr>
      <w:r>
        <w:t xml:space="preserve">Haddad, N.M. (1999). Corridor and distance effects on interpatch movements: a landscape experiment with butterflies. </w:t>
      </w:r>
      <w:r>
        <w:rPr>
          <w:i/>
          <w:iCs/>
        </w:rPr>
        <w:t>Ecological Applications</w:t>
      </w:r>
      <w:r>
        <w:t>, 9, 612–622.</w:t>
      </w:r>
    </w:p>
    <w:p w14:paraId="2F9B93E7" w14:textId="77777777" w:rsidR="00675ACB" w:rsidRDefault="00675ACB" w:rsidP="00675ACB">
      <w:pPr>
        <w:pStyle w:val="Bibliography"/>
      </w:pPr>
      <w:r>
        <w:t xml:space="preserve">Haddad, N.M. &amp; Tewksbury, J.J. (2005). Low-quality habitat corridors as movement conduits for two butterfly species. </w:t>
      </w:r>
      <w:r>
        <w:rPr>
          <w:i/>
          <w:iCs/>
        </w:rPr>
        <w:t>Ecological Applications</w:t>
      </w:r>
      <w:r>
        <w:t>, 15, 250–257.</w:t>
      </w:r>
    </w:p>
    <w:p w14:paraId="7E85D191" w14:textId="77777777" w:rsidR="00675ACB" w:rsidRDefault="00675ACB" w:rsidP="00675ACB">
      <w:pPr>
        <w:pStyle w:val="Bibliography"/>
      </w:pPr>
      <w:r>
        <w:t xml:space="preserve">Hällfors, M., Poyry, J., Heliola, J., Kohonen, I., Kuussaari, M., Leinonen, R., </w:t>
      </w:r>
      <w:r>
        <w:rPr>
          <w:i/>
          <w:iCs/>
        </w:rPr>
        <w:t>et al.</w:t>
      </w:r>
      <w:r>
        <w:t xml:space="preserve"> (2021). Combining range and phenology shifts offers a winning strategy for boreal Lepidoptera. </w:t>
      </w:r>
      <w:r>
        <w:rPr>
          <w:i/>
          <w:iCs/>
        </w:rPr>
        <w:t>Ecology Letters</w:t>
      </w:r>
      <w:r>
        <w:t>, 24, 1619–1632.</w:t>
      </w:r>
    </w:p>
    <w:p w14:paraId="6EC5A0E8" w14:textId="77777777" w:rsidR="00675ACB" w:rsidRDefault="00675ACB" w:rsidP="00675ACB">
      <w:pPr>
        <w:pStyle w:val="Bibliography"/>
      </w:pPr>
      <w:r>
        <w:t xml:space="preserve">Hällfors, M.H., Heikkinen, R.K., Kuussaari, M., Lehikoinen, A., Luoto, M., Pöyry, J., </w:t>
      </w:r>
      <w:r>
        <w:rPr>
          <w:i/>
          <w:iCs/>
        </w:rPr>
        <w:t>et al.</w:t>
      </w:r>
      <w:r>
        <w:t xml:space="preserve"> (2023). Recent range shifts of moths, butterflies, and birds are driven by the breadth of their climatic niche. </w:t>
      </w:r>
      <w:r>
        <w:rPr>
          <w:i/>
          <w:iCs/>
        </w:rPr>
        <w:t>Evolution Letters</w:t>
      </w:r>
      <w:r>
        <w:t>, qrad004.</w:t>
      </w:r>
    </w:p>
    <w:p w14:paraId="2EBAE097" w14:textId="77777777" w:rsidR="00675ACB" w:rsidRDefault="00675ACB" w:rsidP="00675ACB">
      <w:pPr>
        <w:pStyle w:val="Bibliography"/>
      </w:pPr>
      <w:r>
        <w:t xml:space="preserve">Hanes, C.C., Wang, X., Jain, P., Parisien, M.-A., Little, J.M. &amp; Flannigan, M.D. (2019). Fire-regime changes in Canada over the last half century. </w:t>
      </w:r>
      <w:r>
        <w:rPr>
          <w:i/>
          <w:iCs/>
        </w:rPr>
        <w:t>Canadian Journal of Forest Research</w:t>
      </w:r>
      <w:r>
        <w:t>, 49, 256–269.</w:t>
      </w:r>
    </w:p>
    <w:p w14:paraId="5246C185" w14:textId="77777777" w:rsidR="00675ACB" w:rsidRDefault="00675ACB" w:rsidP="00675ACB">
      <w:pPr>
        <w:pStyle w:val="Bibliography"/>
      </w:pPr>
      <w:r>
        <w:t xml:space="preserve">Harris, I., Osborn, T.J., Jones, P. &amp; Lister, D. (2020a). Version 4 of the CRU TS monthly high-resolution gridded multivariate climate dataset. </w:t>
      </w:r>
      <w:r>
        <w:rPr>
          <w:i/>
          <w:iCs/>
        </w:rPr>
        <w:t>Scientific data</w:t>
      </w:r>
      <w:r>
        <w:t>, 7, 1–18.</w:t>
      </w:r>
    </w:p>
    <w:p w14:paraId="7F7ADBC9" w14:textId="77777777" w:rsidR="00675ACB" w:rsidRDefault="00675ACB" w:rsidP="00675ACB">
      <w:pPr>
        <w:pStyle w:val="Bibliography"/>
      </w:pPr>
      <w:r>
        <w:t>Harris, I.C., Jones, P.D. &amp; Osborn, T. (2020b). CRU TS4.04: Climatic Research Unit (CRU) Time-Series (TS) version 4.04 of high-resolution gridded data of month-by-month variation in climate (January 1901 – December 2019).</w:t>
      </w:r>
    </w:p>
    <w:p w14:paraId="274EB15F" w14:textId="77777777" w:rsidR="00675ACB" w:rsidRDefault="00675ACB" w:rsidP="00675ACB">
      <w:pPr>
        <w:pStyle w:val="Bibliography"/>
      </w:pPr>
      <w:r>
        <w:t xml:space="preserve">Heikkinen, R., Luoto, M., Leikola, N., Poyry, J., Settele, J., Kudrna, O., </w:t>
      </w:r>
      <w:r>
        <w:rPr>
          <w:i/>
          <w:iCs/>
        </w:rPr>
        <w:t>et al.</w:t>
      </w:r>
      <w:r>
        <w:t xml:space="preserve"> (2010). Assessing the vulnerability of European butterflies to climate change using multiple criteria. </w:t>
      </w:r>
      <w:r>
        <w:rPr>
          <w:i/>
          <w:iCs/>
        </w:rPr>
        <w:t>Biodiversity and Conservation</w:t>
      </w:r>
      <w:r>
        <w:t>, 19, 695–723.</w:t>
      </w:r>
    </w:p>
    <w:p w14:paraId="10F74D06" w14:textId="77777777" w:rsidR="00675ACB" w:rsidRDefault="00675ACB" w:rsidP="00675ACB">
      <w:pPr>
        <w:pStyle w:val="Bibliography"/>
      </w:pPr>
      <w:r>
        <w:t>Heinrich, P.L., Gilbert, E., Cobb, N.S. &amp; Franz, N. (2015). Symbiota collections of arthropods network (SCAN): A data portal built to visualize, manipulate, and export species occurrences.</w:t>
      </w:r>
    </w:p>
    <w:p w14:paraId="7A52ABE7" w14:textId="77777777" w:rsidR="00675ACB" w:rsidRDefault="00675ACB" w:rsidP="00675ACB">
      <w:pPr>
        <w:pStyle w:val="Bibliography"/>
      </w:pPr>
      <w:r>
        <w:t xml:space="preserve">Hijmans, R.J., Van Etten, J., Cheng, J., Mattiuzzi, M., Sumner, M., Greenberg, J.A., </w:t>
      </w:r>
      <w:r>
        <w:rPr>
          <w:i/>
          <w:iCs/>
        </w:rPr>
        <w:t>et al.</w:t>
      </w:r>
      <w:r>
        <w:t xml:space="preserve"> (2015). Package ‘raster.’ </w:t>
      </w:r>
      <w:r>
        <w:rPr>
          <w:i/>
          <w:iCs/>
        </w:rPr>
        <w:t>R package</w:t>
      </w:r>
      <w:r>
        <w:t>, 734, 473.</w:t>
      </w:r>
    </w:p>
    <w:p w14:paraId="5099BD1F" w14:textId="77777777" w:rsidR="00675ACB" w:rsidRDefault="00675ACB" w:rsidP="00675ACB">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34F92002" w14:textId="77777777" w:rsidR="00675ACB" w:rsidRDefault="00675ACB" w:rsidP="00675ACB">
      <w:pPr>
        <w:pStyle w:val="Bibliography"/>
      </w:pPr>
      <w:r>
        <w:t>Hodgson, J.A., Thomas, C.D., Dytham, C., Travis, J.M. &amp; Cornell, S.J. (2012). The speed of range shifts in fragmented landscapes.</w:t>
      </w:r>
    </w:p>
    <w:p w14:paraId="544DCD15" w14:textId="77777777" w:rsidR="00675ACB" w:rsidRDefault="00675ACB" w:rsidP="00675ACB">
      <w:pPr>
        <w:pStyle w:val="Bibliography"/>
      </w:pPr>
      <w:r>
        <w:t xml:space="preserve">Holland, M.M. &amp; Bitz, C.M. (2003). Polar amplification of climate change in coupled models. </w:t>
      </w:r>
      <w:r>
        <w:rPr>
          <w:i/>
          <w:iCs/>
        </w:rPr>
        <w:t>Climate dynamics</w:t>
      </w:r>
      <w:r>
        <w:t>, 21, 221–232.</w:t>
      </w:r>
    </w:p>
    <w:p w14:paraId="47C18F19" w14:textId="77777777" w:rsidR="00675ACB" w:rsidRDefault="00675ACB" w:rsidP="00675ACB">
      <w:pPr>
        <w:pStyle w:val="Bibliography"/>
      </w:pPr>
      <w:r>
        <w:t xml:space="preserve">Jackson, H.M., Johnson, S.A., Morandin, L.A., Richardson, L.L., Guzman, L.M. &amp; M’Gonigle, L.K. (2022). Climate change winners and losers among North American bumblebees. </w:t>
      </w:r>
      <w:r>
        <w:rPr>
          <w:i/>
          <w:iCs/>
        </w:rPr>
        <w:t>Biology Letters</w:t>
      </w:r>
      <w:r>
        <w:t>, 18, 20210551.</w:t>
      </w:r>
    </w:p>
    <w:p w14:paraId="679B7E35" w14:textId="77777777" w:rsidR="00675ACB" w:rsidRDefault="00675ACB" w:rsidP="00675ACB">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463, 118033.</w:t>
      </w:r>
    </w:p>
    <w:p w14:paraId="5345A612" w14:textId="77777777" w:rsidR="00675ACB" w:rsidRDefault="00675ACB" w:rsidP="00675ACB">
      <w:pPr>
        <w:pStyle w:val="Bibliography"/>
      </w:pPr>
      <w:r>
        <w:t xml:space="preserve">Jönsson,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3200F32E" w14:textId="77777777" w:rsidR="00675ACB" w:rsidRDefault="00675ACB" w:rsidP="00675ACB">
      <w:pPr>
        <w:pStyle w:val="Bibliography"/>
      </w:pPr>
      <w:r>
        <w:t xml:space="preserve">Joseph, M.B. (2020). Neural hierarchical models of ecological populations. </w:t>
      </w:r>
      <w:r>
        <w:rPr>
          <w:i/>
          <w:iCs/>
        </w:rPr>
        <w:t>Ecology Letters</w:t>
      </w:r>
      <w:r>
        <w:t>, 23, 734–747.</w:t>
      </w:r>
    </w:p>
    <w:p w14:paraId="697E021A" w14:textId="77777777" w:rsidR="00675ACB" w:rsidRDefault="00675ACB" w:rsidP="00675ACB">
      <w:pPr>
        <w:pStyle w:val="Bibliography"/>
      </w:pPr>
      <w:r>
        <w:lastRenderedPageBreak/>
        <w:t xml:space="preserve">Keinath, D.A., Doak, D.F., Hodges, K.E., Prugh, L.R., Fagan, W., Sekercioglu, C.H., </w:t>
      </w:r>
      <w:r>
        <w:rPr>
          <w:i/>
          <w:iCs/>
        </w:rPr>
        <w:t>et al.</w:t>
      </w:r>
      <w:r>
        <w:t xml:space="preserve"> (2017). A global analysis of traits predicting species sensitivity to habitat fragmentation. </w:t>
      </w:r>
      <w:r>
        <w:rPr>
          <w:i/>
          <w:iCs/>
        </w:rPr>
        <w:t>Global Ecology and Biogeography</w:t>
      </w:r>
      <w:r>
        <w:t>, 26, 115–127.</w:t>
      </w:r>
    </w:p>
    <w:p w14:paraId="222389D8" w14:textId="77777777" w:rsidR="00675ACB" w:rsidRDefault="00675ACB" w:rsidP="00675ACB">
      <w:pPr>
        <w:pStyle w:val="Bibliography"/>
      </w:pPr>
      <w:r>
        <w:t xml:space="preserve">Kellermann, V. &amp; van Heerwaarden, B. (2019). Terrestrial insects and climate change: adaptive responses in key traits. </w:t>
      </w:r>
      <w:r>
        <w:rPr>
          <w:i/>
          <w:iCs/>
        </w:rPr>
        <w:t>Physiological Entomology</w:t>
      </w:r>
      <w:r>
        <w:t>, 44, 99–115.</w:t>
      </w:r>
    </w:p>
    <w:p w14:paraId="486BFA9C" w14:textId="77777777" w:rsidR="00675ACB" w:rsidRDefault="00675ACB" w:rsidP="00675ACB">
      <w:pPr>
        <w:pStyle w:val="Bibliography"/>
      </w:pPr>
      <w:r>
        <w:t xml:space="preserve">Kelling, S., Johnston, A., Bonn, A., Fink, D., Ruiz-Gutierrez, V., Bonney, R., </w:t>
      </w:r>
      <w:r>
        <w:rPr>
          <w:i/>
          <w:iCs/>
        </w:rPr>
        <w:t>et al.</w:t>
      </w:r>
      <w:r>
        <w:t xml:space="preserve"> (2019). Using semistructured surveys to improve citizen science data for monitoring biodiversity. </w:t>
      </w:r>
      <w:r>
        <w:rPr>
          <w:i/>
          <w:iCs/>
        </w:rPr>
        <w:t>BioScience</w:t>
      </w:r>
      <w:r>
        <w:t>, 69, 170–179.</w:t>
      </w:r>
    </w:p>
    <w:p w14:paraId="717A1606" w14:textId="77777777" w:rsidR="00675ACB" w:rsidRDefault="00675ACB" w:rsidP="00675ACB">
      <w:pPr>
        <w:pStyle w:val="Bibliography"/>
      </w:pPr>
      <w:r>
        <w:t xml:space="preserve">Kellner, K. (2021). </w:t>
      </w:r>
      <w:r>
        <w:rPr>
          <w:i/>
          <w:iCs/>
        </w:rPr>
        <w:t>jagsUI: A Wrapper Around “rjags” to Streamline “JAGS” Analyses</w:t>
      </w:r>
      <w:r>
        <w:t>.</w:t>
      </w:r>
    </w:p>
    <w:p w14:paraId="73ABDED6" w14:textId="77777777" w:rsidR="00675ACB" w:rsidRDefault="00675ACB" w:rsidP="00675ACB">
      <w:pPr>
        <w:pStyle w:val="Bibliography"/>
      </w:pPr>
      <w:r>
        <w:t xml:space="preserve">Keret, N., Mutanen, M., Orell, M., Itamies, J. &amp; Valimaki, P. (2020). Climate change-driven elevational changes among boreal nocturnal moths. </w:t>
      </w:r>
      <w:r>
        <w:rPr>
          <w:i/>
          <w:iCs/>
        </w:rPr>
        <w:t>Oecologia</w:t>
      </w:r>
      <w:r>
        <w:t>, 192, 1085–1098.</w:t>
      </w:r>
    </w:p>
    <w:p w14:paraId="23909EEC" w14:textId="77777777" w:rsidR="00675ACB" w:rsidRDefault="00675ACB" w:rsidP="00675ACB">
      <w:pPr>
        <w:pStyle w:val="Bibliography"/>
      </w:pPr>
      <w:r>
        <w:t>Kéry, M. &amp; Royle, J.A. (2015). Applied Hierarchical Modeling in Ecology: Analysis of Distribution, Abundance and Species Richness in R and BUGS.</w:t>
      </w:r>
    </w:p>
    <w:p w14:paraId="7E2D7BDA" w14:textId="77777777" w:rsidR="00675ACB" w:rsidRDefault="00675ACB" w:rsidP="00675ACB">
      <w:pPr>
        <w:pStyle w:val="Bibliography"/>
      </w:pPr>
      <w:r>
        <w:t xml:space="preserve">Kremen,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31F55C46" w14:textId="77777777" w:rsidR="00675ACB" w:rsidRDefault="00675ACB" w:rsidP="00675ACB">
      <w:pPr>
        <w:pStyle w:val="Bibliography"/>
      </w:pPr>
      <w:r>
        <w:t xml:space="preserve">Lamas, G. (2015). </w:t>
      </w:r>
      <w:r>
        <w:rPr>
          <w:i/>
          <w:iCs/>
        </w:rPr>
        <w:t>Catalog of the butterflies (Papilionoidea)</w:t>
      </w:r>
      <w:r>
        <w:t>. Available from author.</w:t>
      </w:r>
    </w:p>
    <w:p w14:paraId="2CE1A97F" w14:textId="77777777" w:rsidR="00675ACB" w:rsidRDefault="00675ACB" w:rsidP="00675ACB">
      <w:pPr>
        <w:pStyle w:val="Bibliography"/>
      </w:pPr>
      <w:r>
        <w:t xml:space="preserve">Larsen, E.A. &amp; Shirey, V. (2021). Method matters: pitfalls in analysing phenology from occurrence records. </w:t>
      </w:r>
      <w:r>
        <w:rPr>
          <w:i/>
          <w:iCs/>
        </w:rPr>
        <w:t>Ecology Letters</w:t>
      </w:r>
      <w:r>
        <w:t>, 24, 1287–1289.</w:t>
      </w:r>
    </w:p>
    <w:p w14:paraId="68302C39" w14:textId="77777777" w:rsidR="00675ACB" w:rsidRDefault="00675ACB" w:rsidP="00675ACB">
      <w:pPr>
        <w:pStyle w:val="Bibliography"/>
      </w:pPr>
      <w:r>
        <w:t xml:space="preserve">Layne Jr, J.R. &amp; Kuharsky, D.K. (2000). Triggering of cryoprotectant synthesis in the woolly bear caterpillar (Pyrrharctia isabella Lepidoptera: Arctiidae). </w:t>
      </w:r>
      <w:r>
        <w:rPr>
          <w:i/>
          <w:iCs/>
        </w:rPr>
        <w:t>Journal of Experimental Zoology</w:t>
      </w:r>
      <w:r>
        <w:t>, 286, 367–371.</w:t>
      </w:r>
    </w:p>
    <w:p w14:paraId="1B1D84AA" w14:textId="77777777" w:rsidR="00675ACB" w:rsidRDefault="00675ACB" w:rsidP="00675ACB">
      <w:pPr>
        <w:pStyle w:val="Bibliography"/>
      </w:pPr>
      <w:r>
        <w:t xml:space="preserve">Lewthwaite, J.M., Debinski, D.M. &amp; Kerr, J.T. (2017). High community turnover and dispersal limitation relative to rapid climate change. </w:t>
      </w:r>
      <w:r>
        <w:rPr>
          <w:i/>
          <w:iCs/>
        </w:rPr>
        <w:t>Global Ecology and Biogeography</w:t>
      </w:r>
      <w:r>
        <w:t>, 26, 459–471.</w:t>
      </w:r>
    </w:p>
    <w:p w14:paraId="56772E32" w14:textId="77777777" w:rsidR="00675ACB" w:rsidRDefault="00675ACB" w:rsidP="00675ACB">
      <w:pPr>
        <w:pStyle w:val="Bibliography"/>
      </w:pPr>
      <w:r>
        <w:t xml:space="preserve">Lewthwaite, J.M.M., Angert, A.L., Kembel, S.W., Goring, S.J., Davies, T.J., Mooers, A.Ø., </w:t>
      </w:r>
      <w:r>
        <w:rPr>
          <w:i/>
          <w:iCs/>
        </w:rPr>
        <w:t>et al.</w:t>
      </w:r>
      <w:r>
        <w:t xml:space="preserve"> (2018). Canadian butterfly climate debt is significant and correlated with range size. </w:t>
      </w:r>
      <w:r>
        <w:rPr>
          <w:i/>
          <w:iCs/>
        </w:rPr>
        <w:t>Ecography</w:t>
      </w:r>
      <w:r>
        <w:t>, 41, 2005–2015.</w:t>
      </w:r>
    </w:p>
    <w:p w14:paraId="35341619" w14:textId="77777777" w:rsidR="00675ACB" w:rsidRDefault="00675ACB" w:rsidP="00675ACB">
      <w:pPr>
        <w:pStyle w:val="Bibliography"/>
      </w:pPr>
      <w:r>
        <w:t xml:space="preserve">MacKenzie, D.I., Nichols, J.D., Lachman, G.B., Droege, S., Andrew Royle, J. &amp; Langtimm, C.A. (2002). Estimating site occupancy rates when detection probabilities are less than one. </w:t>
      </w:r>
      <w:r>
        <w:rPr>
          <w:i/>
          <w:iCs/>
        </w:rPr>
        <w:t>Ecology</w:t>
      </w:r>
      <w:r>
        <w:t>, 83, 2248–2255.</w:t>
      </w:r>
    </w:p>
    <w:p w14:paraId="2A408012" w14:textId="77777777" w:rsidR="00675ACB" w:rsidRDefault="00675ACB" w:rsidP="00675ACB">
      <w:pPr>
        <w:pStyle w:val="Bibliography"/>
      </w:pPr>
      <w:r>
        <w:t xml:space="preserve">Mason Jr, S.C., Shirey, V., Ponisio, L.C. &amp; Gelhaus, J.K. (2021). Responses from bees, butterflies, and ground beetles to different fire and site characteristics: a global meta-analysis. </w:t>
      </w:r>
      <w:r>
        <w:rPr>
          <w:i/>
          <w:iCs/>
        </w:rPr>
        <w:t>Biological Conservation</w:t>
      </w:r>
      <w:r>
        <w:t>, 261, 109265.</w:t>
      </w:r>
    </w:p>
    <w:p w14:paraId="077DF4DB" w14:textId="77777777" w:rsidR="00675ACB" w:rsidRDefault="00675ACB" w:rsidP="00675ACB">
      <w:pPr>
        <w:pStyle w:val="Bibliography"/>
      </w:pPr>
      <w:r>
        <w:t xml:space="preserve">McCrystall, M.R., Stroeve, J., Serreze, M., Forbes, B.C. &amp; Screen, J.A. (2021). New climate models reveal faster and larger increases in Arctic precipitation than previously projected. </w:t>
      </w:r>
      <w:r>
        <w:rPr>
          <w:i/>
          <w:iCs/>
        </w:rPr>
        <w:t>Nature communications</w:t>
      </w:r>
      <w:r>
        <w:t>, 12, 1–12.</w:t>
      </w:r>
    </w:p>
    <w:p w14:paraId="06271F86" w14:textId="77777777" w:rsidR="00675ACB" w:rsidRDefault="00675ACB" w:rsidP="00675ACB">
      <w:pPr>
        <w:pStyle w:val="Bibliography"/>
      </w:pPr>
      <w:r>
        <w:t xml:space="preserve">McMahon, C.R. &amp; Hays, G.C. (2006). Thermal niche, large-scale movements and implications of climate change for a critically endangered marine vertebrate. </w:t>
      </w:r>
      <w:r>
        <w:rPr>
          <w:i/>
          <w:iCs/>
        </w:rPr>
        <w:t>Global Change Biology</w:t>
      </w:r>
      <w:r>
        <w:t>, 12, 1330–1338.</w:t>
      </w:r>
    </w:p>
    <w:p w14:paraId="25F1005E" w14:textId="77777777" w:rsidR="00675ACB" w:rsidRDefault="00675ACB" w:rsidP="00675ACB">
      <w:pPr>
        <w:pStyle w:val="Bibliography"/>
      </w:pPr>
      <w:r>
        <w:t xml:space="preserve">Memmott, J., Waser, N.M. &amp; Price, M.V. (2004). Tolerance of pollination networks to species extinctions. </w:t>
      </w:r>
      <w:r>
        <w:rPr>
          <w:i/>
          <w:iCs/>
        </w:rPr>
        <w:t>Proceedings of the Royal Society of London. Series B: Biological Sciences</w:t>
      </w:r>
      <w:r>
        <w:t>, 271, 2605–2611.</w:t>
      </w:r>
    </w:p>
    <w:p w14:paraId="29A7E1D4" w14:textId="77777777" w:rsidR="00675ACB" w:rsidRDefault="00675ACB" w:rsidP="00675ACB">
      <w:pPr>
        <w:pStyle w:val="Bibliography"/>
      </w:pPr>
      <w:r>
        <w:t xml:space="preserve">Meyer, C., Jetz, W., Guralnick, R.P., Fritz, S.A. &amp; Kreft, H. (2016). Range geometry and socio-economics dominate species-level biases in occurrence information. </w:t>
      </w:r>
      <w:r>
        <w:rPr>
          <w:i/>
          <w:iCs/>
        </w:rPr>
        <w:t>Global Ecology and Biogeography</w:t>
      </w:r>
      <w:r>
        <w:t>, 25, 1181–1193.</w:t>
      </w:r>
    </w:p>
    <w:p w14:paraId="288F4707" w14:textId="77777777" w:rsidR="00675ACB" w:rsidRDefault="00675ACB" w:rsidP="00675ACB">
      <w:pPr>
        <w:pStyle w:val="Bibliography"/>
      </w:pPr>
      <w:r>
        <w:t xml:space="preserve">Ono, J., Watanabe, M., Komuro, Y., Tatebe, H. &amp; Abe, M. (2022). Enhanced Arctic warming amplification revealed in a low-emission scenario. </w:t>
      </w:r>
      <w:r>
        <w:rPr>
          <w:i/>
          <w:iCs/>
        </w:rPr>
        <w:t>Communications Earth &amp; Environment</w:t>
      </w:r>
      <w:r>
        <w:t>, 3, 27.</w:t>
      </w:r>
    </w:p>
    <w:p w14:paraId="1BA49630" w14:textId="77777777" w:rsidR="00675ACB" w:rsidRDefault="00675ACB" w:rsidP="00675ACB">
      <w:pPr>
        <w:pStyle w:val="Bibliography"/>
      </w:pPr>
      <w:r>
        <w:t xml:space="preserve">Pagel, M. (1999). Inferring the historical patterns of biological evolution. </w:t>
      </w:r>
      <w:r>
        <w:rPr>
          <w:i/>
          <w:iCs/>
        </w:rPr>
        <w:t>Nature</w:t>
      </w:r>
      <w:r>
        <w:t>, 401, 877–884.</w:t>
      </w:r>
    </w:p>
    <w:p w14:paraId="14225D39" w14:textId="77777777" w:rsidR="00675ACB" w:rsidRDefault="00675ACB" w:rsidP="00675ACB">
      <w:pPr>
        <w:pStyle w:val="Bibliography"/>
      </w:pPr>
      <w:r>
        <w:lastRenderedPageBreak/>
        <w:t xml:space="preserve">Parmesan, C., Ryrholm, N., Stefanescu, C., Hill, J., Thomas, C., Descimon, H., </w:t>
      </w:r>
      <w:r>
        <w:rPr>
          <w:i/>
          <w:iCs/>
        </w:rPr>
        <w:t>et al.</w:t>
      </w:r>
      <w:r>
        <w:t xml:space="preserve"> (1999). Poleward shifts in geographical ranges of butterfly species associated with regional warming. </w:t>
      </w:r>
      <w:r>
        <w:rPr>
          <w:i/>
          <w:iCs/>
        </w:rPr>
        <w:t>Nature</w:t>
      </w:r>
      <w:r>
        <w:t>, 399, 579–583.</w:t>
      </w:r>
    </w:p>
    <w:p w14:paraId="055F0683" w14:textId="77777777" w:rsidR="00675ACB" w:rsidRDefault="00675ACB" w:rsidP="00675ACB">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298988E9" w14:textId="77777777" w:rsidR="00675ACB" w:rsidRDefault="00675ACB" w:rsidP="00675ACB">
      <w:pPr>
        <w:pStyle w:val="Bibliography"/>
      </w:pPr>
      <w:r>
        <w:t xml:space="preserve">Pöyry, J., Luoto, M., Heikkinen, R., Kuussaari, M. &amp; Saarinen, K. (2009). Species traits explain recent range shifts of Finnish butterflies. </w:t>
      </w:r>
      <w:r>
        <w:rPr>
          <w:i/>
          <w:iCs/>
        </w:rPr>
        <w:t>Global Change Biology</w:t>
      </w:r>
      <w:r>
        <w:t>, 15, 732–743.</w:t>
      </w:r>
    </w:p>
    <w:p w14:paraId="1C562AC3" w14:textId="77777777" w:rsidR="00675ACB" w:rsidRDefault="00675ACB" w:rsidP="00675ACB">
      <w:pPr>
        <w:pStyle w:val="Bibliography"/>
      </w:pPr>
      <w:r>
        <w:t xml:space="preserve">Ries, L., Zipkin, E.F. &amp; Guralnick, R.P. (2019). Tracking trends in monarch abundance over the 20th century is currently impossible using museum records. </w:t>
      </w:r>
      <w:r>
        <w:rPr>
          <w:i/>
          <w:iCs/>
        </w:rPr>
        <w:t>Proceedings of the National Academy of Sciences</w:t>
      </w:r>
      <w:r>
        <w:t>, 116, 13745–13748.</w:t>
      </w:r>
    </w:p>
    <w:p w14:paraId="30B345B2" w14:textId="77777777" w:rsidR="00675ACB" w:rsidRDefault="00675ACB" w:rsidP="00675ACB">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688582BF" w14:textId="77777777" w:rsidR="00675ACB" w:rsidRDefault="00675ACB" w:rsidP="00675ACB">
      <w:pPr>
        <w:pStyle w:val="Bibliography"/>
      </w:pPr>
      <w:r>
        <w:t xml:space="preserve">Riva, F., Acorn, J.H. &amp; Nielsen, S.E. (2018b). Narrow anthropogenic corridors direct the movement of a generalist boreal butterfly. </w:t>
      </w:r>
      <w:r>
        <w:rPr>
          <w:i/>
          <w:iCs/>
        </w:rPr>
        <w:t>Biology Letters</w:t>
      </w:r>
      <w:r>
        <w:t>, 14, 20170770.</w:t>
      </w:r>
    </w:p>
    <w:p w14:paraId="64F5C55B" w14:textId="77777777" w:rsidR="00675ACB" w:rsidRDefault="00675ACB" w:rsidP="00675ACB">
      <w:pPr>
        <w:pStyle w:val="Bibliography"/>
      </w:pPr>
      <w:r>
        <w:t xml:space="preserve">Scott Chamberlain &amp; Eduard Szocs. (2013). taxize - taxonomic search and retrieval in R. </w:t>
      </w:r>
      <w:r>
        <w:rPr>
          <w:i/>
          <w:iCs/>
        </w:rPr>
        <w:t>F1000Research</w:t>
      </w:r>
      <w:r>
        <w:t>.</w:t>
      </w:r>
    </w:p>
    <w:p w14:paraId="43A12A72" w14:textId="77777777" w:rsidR="00675ACB" w:rsidRDefault="00675ACB" w:rsidP="00675ACB">
      <w:pPr>
        <w:pStyle w:val="Bibliography"/>
      </w:pPr>
      <w:r>
        <w:t xml:space="preserve">Scridel, D., Bogliani, G., Pedrini, P., Iemma, A., von Hardenberg, A. &amp; Brambilla, M. (2017). Thermal niche predicts recent changes in range size for bird species. </w:t>
      </w:r>
      <w:r>
        <w:rPr>
          <w:i/>
          <w:iCs/>
        </w:rPr>
        <w:t>Climate Research</w:t>
      </w:r>
      <w:r>
        <w:t>, 73, 207–216.</w:t>
      </w:r>
    </w:p>
    <w:p w14:paraId="18E630F5" w14:textId="77777777" w:rsidR="00675ACB" w:rsidRDefault="00675ACB" w:rsidP="00675ACB">
      <w:pPr>
        <w:pStyle w:val="Bibliography"/>
      </w:pPr>
      <w:r>
        <w:t xml:space="preserve">Sekar, S. (2012). A meta-analysis of the traits affecting dispersal ability in butterflies: can wingspan be used as a proxy? </w:t>
      </w:r>
      <w:r>
        <w:rPr>
          <w:i/>
          <w:iCs/>
        </w:rPr>
        <w:t>Journal of Animal Ecology</w:t>
      </w:r>
      <w:r>
        <w:t>, 81, 174–184.</w:t>
      </w:r>
    </w:p>
    <w:p w14:paraId="51F0DCCD" w14:textId="77777777" w:rsidR="00675ACB" w:rsidRDefault="00675ACB" w:rsidP="00675ACB">
      <w:pPr>
        <w:pStyle w:val="Bibliography"/>
      </w:pPr>
      <w:r>
        <w:t xml:space="preserve">Shirey, V., Belitz, M.W., Barve, V. &amp; Guralnick, R. (2021). A complete inventory of North American butterfly occurrence data: narrowing data gaps, but increasing bias. </w:t>
      </w:r>
      <w:r>
        <w:rPr>
          <w:i/>
          <w:iCs/>
        </w:rPr>
        <w:t>Ecography</w:t>
      </w:r>
      <w:r>
        <w:t>, 44.</w:t>
      </w:r>
    </w:p>
    <w:p w14:paraId="20538E59" w14:textId="77777777" w:rsidR="00675ACB" w:rsidRDefault="00675ACB" w:rsidP="00675ACB">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4088B90F" w14:textId="77777777" w:rsidR="00675ACB" w:rsidRDefault="00675ACB" w:rsidP="00675ACB">
      <w:pPr>
        <w:pStyle w:val="Bibliography"/>
      </w:pPr>
      <w:r>
        <w:t xml:space="preserve">Shirey, V., Larsen, E., Doherty, A., Kim, C.A., Al-Sulaiman, F.T., Hinolan, J.D., </w:t>
      </w:r>
      <w:r>
        <w:rPr>
          <w:i/>
          <w:iCs/>
        </w:rPr>
        <w:t>et al.</w:t>
      </w:r>
      <w:r>
        <w:t xml:space="preserve"> (2022b). LepTraits 1.0 A globally comprehensive dataset of butterfly traits. </w:t>
      </w:r>
      <w:r>
        <w:rPr>
          <w:i/>
          <w:iCs/>
        </w:rPr>
        <w:t>Scientific data</w:t>
      </w:r>
      <w:r>
        <w:t>, 9, 1–7.</w:t>
      </w:r>
    </w:p>
    <w:p w14:paraId="58304E49" w14:textId="77777777" w:rsidR="00675ACB" w:rsidRDefault="00675ACB" w:rsidP="00675ACB">
      <w:pPr>
        <w:pStyle w:val="Bibliography"/>
      </w:pPr>
      <w:r>
        <w:t xml:space="preserve">Slivinski, L.C., Compo, G.P., Whitaker, J.S., Sardeshmukh,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50383E8E" w14:textId="77777777" w:rsidR="00675ACB" w:rsidRDefault="00675ACB" w:rsidP="00675ACB">
      <w:pPr>
        <w:pStyle w:val="Bibliography"/>
      </w:pPr>
      <w:r>
        <w:t xml:space="preserve">van Strien, A.J., van Swaay, C.A.M. &amp; Termaat, T. (2013). Opportunistic citizen science data of animal species produce reliable estimates of distribution trends if analysed with occupancy models. </w:t>
      </w:r>
      <w:r>
        <w:rPr>
          <w:i/>
          <w:iCs/>
        </w:rPr>
        <w:t>Journal of Applied Ecology</w:t>
      </w:r>
      <w:r>
        <w:t>, 50, 1450–1458.</w:t>
      </w:r>
    </w:p>
    <w:p w14:paraId="18C4A6FA" w14:textId="77777777" w:rsidR="00675ACB" w:rsidRDefault="00675ACB" w:rsidP="00675ACB">
      <w:pPr>
        <w:pStyle w:val="Bibliography"/>
      </w:pPr>
      <w:r>
        <w:t xml:space="preserve">Ulyshen, M.D., Hiers, J.K., Pokswinksi, S.M. &amp; Fair, C. (2022). Pyrodiversity promotes pollinator diversity in a fire-adapted landscape. </w:t>
      </w:r>
      <w:r>
        <w:rPr>
          <w:i/>
          <w:iCs/>
        </w:rPr>
        <w:t>Frontiers in Ecology and the Environment</w:t>
      </w:r>
      <w:r>
        <w:t>, 20, 78–83.</w:t>
      </w:r>
    </w:p>
    <w:p w14:paraId="4B46930C" w14:textId="77777777" w:rsidR="00675ACB" w:rsidRDefault="00675ACB" w:rsidP="00675ACB">
      <w:pPr>
        <w:pStyle w:val="Bibliography"/>
      </w:pPr>
      <w:r>
        <w:t xml:space="preserve">Vehtari, A., Gelman, A. &amp; Gabry, J. (2017). Practical Bayesian model evaluation using leave-one-out cross-validation and WAIC. </w:t>
      </w:r>
      <w:r>
        <w:rPr>
          <w:i/>
          <w:iCs/>
        </w:rPr>
        <w:t>Statistics and computing</w:t>
      </w:r>
      <w:r>
        <w:t>, 27, 1413–1432.</w:t>
      </w:r>
    </w:p>
    <w:p w14:paraId="6D83FF1C" w14:textId="77777777" w:rsidR="00675ACB" w:rsidRDefault="00675ACB" w:rsidP="00675ACB">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7BDEC782" w14:textId="77777777" w:rsidR="00675ACB" w:rsidRDefault="00675ACB" w:rsidP="00675ACB">
      <w:pPr>
        <w:pStyle w:val="Bibliography"/>
      </w:pPr>
      <w:r>
        <w:t xml:space="preserve">Wagner, D.L., Grames, E.M., Forister, M.L., Berenbaum, M.R. &amp; Stopak, D. (2021b). Insect decline in the Anthropocene: Death by a thousand cuts. </w:t>
      </w:r>
      <w:r>
        <w:rPr>
          <w:i/>
          <w:iCs/>
        </w:rPr>
        <w:t>Proceedings of the National Academy of Sciences</w:t>
      </w:r>
      <w:r>
        <w:t>, 118, e2023989118.</w:t>
      </w:r>
    </w:p>
    <w:p w14:paraId="2C98CDA0" w14:textId="77777777" w:rsidR="00675ACB" w:rsidRDefault="00675ACB" w:rsidP="00675ACB">
      <w:pPr>
        <w:pStyle w:val="Bibliography"/>
      </w:pPr>
      <w:r>
        <w:lastRenderedPageBreak/>
        <w:t xml:space="preserve">Wepprich, T. (2019). Monarch butterfly trends are sensitive to unexamined changes in museum collections over time. </w:t>
      </w:r>
      <w:r>
        <w:rPr>
          <w:i/>
          <w:iCs/>
        </w:rPr>
        <w:t>Proceedings of the National Academy of Sciences</w:t>
      </w:r>
      <w:r>
        <w:t>, 116, 13742–13744.</w:t>
      </w:r>
    </w:p>
    <w:p w14:paraId="7D152F4A" w14:textId="77777777" w:rsidR="00675ACB" w:rsidRDefault="00675ACB" w:rsidP="00675ACB">
      <w:pPr>
        <w:pStyle w:val="Bibliography"/>
      </w:pPr>
      <w:r>
        <w:t xml:space="preserve">Yackulic, C.B., Chandler, R., Zipkin, E.F., Royle, J.A., Nichols, J.D., Campbell Grant, E.H., </w:t>
      </w:r>
      <w:r>
        <w:rPr>
          <w:i/>
          <w:iCs/>
        </w:rPr>
        <w:t>et al.</w:t>
      </w:r>
      <w:r>
        <w:t xml:space="preserve"> (2013). Presence-only modelling using MAXENT: when can we trust the inferences? </w:t>
      </w:r>
      <w:r>
        <w:rPr>
          <w:i/>
          <w:iCs/>
        </w:rPr>
        <w:t>Methods in Ecology and Evolution</w:t>
      </w:r>
      <w:r>
        <w:t>, 4, 236–243.</w:t>
      </w:r>
    </w:p>
    <w:p w14:paraId="30C4249E" w14:textId="77777777" w:rsidR="00675ACB" w:rsidRDefault="00675ACB" w:rsidP="00675ACB">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6FBD8941" w14:textId="77777777" w:rsidR="00675ACB" w:rsidRDefault="00675ACB" w:rsidP="00675ACB">
      <w:pPr>
        <w:pStyle w:val="Bibliography"/>
      </w:pPr>
      <w:r>
        <w:t xml:space="preserve">Youngflesh, C. (2018). MCMCvis: Tools to visualize, manipulate, and summarize MCMC output. </w:t>
      </w:r>
      <w:r>
        <w:rPr>
          <w:i/>
          <w:iCs/>
        </w:rPr>
        <w:t>Journal of Open Source Software</w:t>
      </w:r>
      <w:r>
        <w:t>, 3, 640.</w:t>
      </w:r>
    </w:p>
    <w:p w14:paraId="554763DF" w14:textId="77777777" w:rsidR="00675ACB" w:rsidRDefault="00675ACB" w:rsidP="00675ACB">
      <w:pPr>
        <w:pStyle w:val="Bibliography"/>
      </w:pPr>
      <w:r>
        <w:t xml:space="preserve">Zhou, Y., Zhang, H., Liu, D., Khashaveh, A., Li, Q., Wyckhuys, K.A., </w:t>
      </w:r>
      <w:r>
        <w:rPr>
          <w:i/>
          <w:iCs/>
        </w:rPr>
        <w:t>et al.</w:t>
      </w:r>
      <w:r>
        <w:t xml:space="preserve"> (2023). Long-term insect censuses capture progressive loss of ecosystem functioning in East Asia. </w:t>
      </w:r>
      <w:r>
        <w:rPr>
          <w:i/>
          <w:iCs/>
        </w:rPr>
        <w:t>Science Advances</w:t>
      </w:r>
      <w:r>
        <w:t>, 9, eade9341.</w:t>
      </w:r>
    </w:p>
    <w:p w14:paraId="2ECF3329" w14:textId="77777777" w:rsidR="00675ACB" w:rsidRDefault="00675ACB" w:rsidP="00675ACB">
      <w:pPr>
        <w:pStyle w:val="Bibliography"/>
      </w:pPr>
      <w:r>
        <w:t xml:space="preserve">Zipkin, E.F., Royle, J.A., Dawson, D.K. &amp; Bates, S. (2010). Multi-species occurrence models to evaluate the effects of conservation and management actions. </w:t>
      </w:r>
      <w:r>
        <w:rPr>
          <w:i/>
          <w:iCs/>
        </w:rPr>
        <w:t>Biological Conservation</w:t>
      </w:r>
      <w:r>
        <w:t>, 143, 479–484.</w:t>
      </w:r>
    </w:p>
    <w:p w14:paraId="5DEA7ADE" w14:textId="77777777" w:rsidR="00675ACB" w:rsidRDefault="00675ACB" w:rsidP="00675ACB">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0FF74AE0"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5"/>
          <w:footerReference w:type="first" r:id="rId46"/>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5AA9861A" w14:textId="0E357613" w:rsidR="00F21671" w:rsidRPr="00703517" w:rsidRDefault="00000000" w:rsidP="00BB4B93">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000000"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3BD331FA"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middle qua</w:t>
      </w:r>
      <w:r w:rsidR="0030287D" w:rsidRPr="00703517">
        <w:rPr>
          <w:rFonts w:ascii="Times New Roman" w:hAnsi="Times New Roman" w:cs="Times New Roman"/>
          <w:sz w:val="24"/>
          <w:szCs w:val="24"/>
        </w:rPr>
        <w:t>r</w:t>
      </w:r>
      <w:r w:rsidR="00041054" w:rsidRPr="00703517">
        <w:rPr>
          <w:rFonts w:ascii="Times New Roman" w:hAnsi="Times New Roman" w:cs="Times New Roman"/>
          <w:sz w:val="24"/>
          <w:szCs w:val="24"/>
        </w:rPr>
        <w:t>tile 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Species-specific responses are shown only for the range of temperatures that species has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1A47BB" w:rsidRPr="00703517">
        <w:rPr>
          <w:rFonts w:ascii="Times New Roman" w:hAnsi="Times New Roman" w:cs="Times New Roman"/>
          <w:sz w:val="24"/>
          <w:szCs w:val="24"/>
        </w:rPr>
        <w:t>)</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32573020" w:rsidR="00F21671" w:rsidRPr="00703517" w:rsidRDefault="00000000">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the northernmost third of sites</w:t>
      </w:r>
      <w:r w:rsidRPr="00703517">
        <w:rPr>
          <w:rFonts w:ascii="Times New Roman" w:hAnsi="Times New Roman" w:cs="Times New Roman"/>
          <w:sz w:val="24"/>
          <w:szCs w:val="24"/>
        </w:rPr>
        <w:t xml:space="preserve"> 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tiles of the average annual temperature in their North American ranges</w:t>
      </w:r>
      <w:r w:rsidR="00FC4F2C" w:rsidRPr="00703517">
        <w:rPr>
          <w:rFonts w:ascii="Times New Roman" w:hAnsi="Times New Roman" w:cs="Times New Roman"/>
          <w:sz w:val="24"/>
          <w:szCs w:val="24"/>
        </w:rPr>
        <w:t xml:space="preserve"> (same as in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6C75F9F6" w:rsidR="00F21671" w:rsidRPr="00703517" w:rsidRDefault="00000000">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and mean occupancy probability shift from the 1970s to 2010s. Shaded regions indicate Bayesian credible intervals while points represent </w:t>
      </w:r>
      <w:r w:rsidR="002C6542">
        <w:rPr>
          <w:rFonts w:ascii="Times New Roman" w:hAnsi="Times New Roman" w:cs="Times New Roman"/>
          <w:sz w:val="24"/>
          <w:szCs w:val="24"/>
        </w:rPr>
        <w:t xml:space="preserve">the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000000">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795F5DB1" w14:textId="77777777" w:rsidR="00F21671" w:rsidRPr="00703517" w:rsidRDefault="00F21671">
      <w:pPr>
        <w:spacing w:line="240" w:lineRule="auto"/>
        <w:rPr>
          <w:rFonts w:ascii="Times New Roman" w:hAnsi="Times New Roman" w:cs="Times New Roman"/>
          <w:b/>
          <w:i/>
          <w:sz w:val="24"/>
          <w:szCs w:val="24"/>
        </w:rPr>
      </w:pPr>
    </w:p>
    <w:p w14:paraId="5A9A563F" w14:textId="77777777"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Mathematical Definition of Post-hoc Trait Models</w:t>
      </w:r>
    </w:p>
    <w:p w14:paraId="6DEB8DF8" w14:textId="77777777" w:rsidR="00F21671" w:rsidRPr="00703517" w:rsidRDefault="00F21671">
      <w:pPr>
        <w:spacing w:line="240" w:lineRule="auto"/>
        <w:jc w:val="both"/>
        <w:rPr>
          <w:rFonts w:ascii="Times New Roman" w:hAnsi="Times New Roman" w:cs="Times New Roman"/>
          <w:b/>
          <w:sz w:val="24"/>
          <w:szCs w:val="24"/>
        </w:rPr>
      </w:pP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0DCF5CE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263B6BFD"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37DD0ED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11</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68101E8A" w14:textId="5F0913B5"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4D708221" w14:textId="22962930" w:rsidR="00F21671" w:rsidRDefault="00F21671">
      <w:pPr>
        <w:spacing w:line="240" w:lineRule="auto"/>
        <w:jc w:val="center"/>
        <w:rPr>
          <w:rFonts w:ascii="Times New Roman" w:hAnsi="Times New Roman" w:cs="Times New Roman"/>
          <w:b/>
          <w:sz w:val="24"/>
          <w:szCs w:val="24"/>
        </w:rPr>
      </w:pPr>
    </w:p>
    <w:p w14:paraId="75B6E915" w14:textId="781909B3" w:rsidR="004D3F57" w:rsidRPr="004D3F57" w:rsidRDefault="004D3F57" w:rsidP="004D3F57">
      <w:pPr>
        <w:spacing w:line="240" w:lineRule="auto"/>
        <w:rPr>
          <w:rFonts w:ascii="Times New Roman" w:hAnsi="Times New Roman" w:cs="Times New Roman"/>
          <w:bCs/>
          <w:sz w:val="24"/>
          <w:szCs w:val="24"/>
        </w:rPr>
      </w:pPr>
      <w:r>
        <w:rPr>
          <w:rFonts w:ascii="Times New Roman" w:hAnsi="Times New Roman" w:cs="Times New Roman"/>
          <w:b/>
          <w:sz w:val="24"/>
          <w:szCs w:val="24"/>
        </w:rPr>
        <w:t xml:space="preserve">Supplemental File S1: </w:t>
      </w:r>
      <w:r>
        <w:rPr>
          <w:rFonts w:ascii="Times New Roman" w:hAnsi="Times New Roman" w:cs="Times New Roman"/>
          <w:bCs/>
          <w:sz w:val="24"/>
          <w:szCs w:val="24"/>
        </w:rPr>
        <w:t>List of accessed collections through iDigBio.</w:t>
      </w:r>
    </w:p>
    <w:p w14:paraId="7E191060" w14:textId="77777777" w:rsidR="004D3F57" w:rsidRDefault="004D3F57">
      <w:pPr>
        <w:spacing w:line="240" w:lineRule="auto"/>
        <w:jc w:val="both"/>
        <w:rPr>
          <w:rFonts w:ascii="Times New Roman" w:hAnsi="Times New Roman" w:cs="Times New Roman"/>
          <w:b/>
          <w:sz w:val="24"/>
          <w:szCs w:val="24"/>
        </w:rPr>
      </w:pPr>
    </w:p>
    <w:p w14:paraId="703CF856" w14:textId="5FE1A48B"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3033F13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C013A1"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2A4568B1" w14:textId="5B1DD24E" w:rsidR="0028453A" w:rsidRPr="00703517"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20055410" w14:textId="77777777" w:rsidR="00F21671" w:rsidRPr="00703517" w:rsidRDefault="00F21671">
      <w:pPr>
        <w:spacing w:line="240" w:lineRule="auto"/>
        <w:jc w:val="both"/>
        <w:rPr>
          <w:rFonts w:ascii="Times New Roman" w:hAnsi="Times New Roman" w:cs="Times New Roman"/>
          <w:sz w:val="24"/>
          <w:szCs w:val="24"/>
        </w:rPr>
      </w:pPr>
    </w:p>
    <w:p w14:paraId="0776A216" w14:textId="2E09681D"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Supplementary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00D23A24" w:rsidRPr="00703517">
        <w:rPr>
          <w:rFonts w:ascii="Times New Roman" w:hAnsi="Times New Roman" w:cs="Times New Roman"/>
          <w:bCs/>
          <w:sz w:val="24"/>
          <w:szCs w:val="24"/>
        </w:rPr>
        <w:t>Mean o</w:t>
      </w:r>
      <w:r w:rsidRPr="00703517">
        <w:rPr>
          <w:rFonts w:ascii="Times New Roman" w:hAnsi="Times New Roman" w:cs="Times New Roman"/>
          <w:bCs/>
          <w:sz w:val="24"/>
          <w:szCs w:val="24"/>
        </w:rPr>
        <w:t>ccupancy</w:t>
      </w:r>
      <w:r w:rsidRPr="00703517">
        <w:rPr>
          <w:rFonts w:ascii="Times New Roman" w:hAnsi="Times New Roman" w:cs="Times New Roman"/>
          <w:sz w:val="24"/>
          <w:szCs w:val="24"/>
        </w:rPr>
        <w:t xml:space="preserve"> shift maps for species modeled using</w:t>
      </w:r>
      <w:r w:rsidR="00565EEF" w:rsidRPr="00703517">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703517" w:rsidRDefault="00F21671">
      <w:pPr>
        <w:spacing w:line="240" w:lineRule="auto"/>
        <w:jc w:val="both"/>
        <w:rPr>
          <w:rFonts w:ascii="Times New Roman" w:hAnsi="Times New Roman" w:cs="Times New Roman"/>
          <w:sz w:val="24"/>
          <w:szCs w:val="24"/>
        </w:rPr>
      </w:pPr>
    </w:p>
    <w:p w14:paraId="5AC0FCEC"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sz w:val="24"/>
          <w:szCs w:val="24"/>
        </w:rPr>
        <w:br w:type="page"/>
      </w:r>
    </w:p>
    <w:p w14:paraId="38B3D5EE"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b/>
          <w:i/>
          <w:sz w:val="24"/>
          <w:szCs w:val="24"/>
        </w:rPr>
        <w:lastRenderedPageBreak/>
        <w:t>Mathematical Definitions of Post-hoc Trait and Phylogeny Models</w:t>
      </w:r>
    </w:p>
    <w:p w14:paraId="6622F063" w14:textId="77777777" w:rsidR="00F21671" w:rsidRPr="00703517" w:rsidRDefault="00F21671">
      <w:pPr>
        <w:spacing w:line="240" w:lineRule="auto"/>
        <w:jc w:val="both"/>
        <w:rPr>
          <w:rFonts w:ascii="Times New Roman" w:hAnsi="Times New Roman" w:cs="Times New Roman"/>
          <w:b/>
          <w:sz w:val="24"/>
          <w:szCs w:val="24"/>
        </w:rPr>
      </w:pPr>
    </w:p>
    <w:p w14:paraId="656CF981" w14:textId="715FA01D" w:rsidR="00F21671" w:rsidRPr="00703517" w:rsidRDefault="00000000">
      <w:pPr>
        <w:ind w:firstLine="720"/>
        <w:jc w:val="both"/>
        <w:rPr>
          <w:rFonts w:ascii="Times New Roman" w:hAnsi="Times New Roman" w:cs="Times New Roman"/>
          <w:sz w:val="24"/>
          <w:szCs w:val="24"/>
        </w:rPr>
      </w:pPr>
      <w:r w:rsidRPr="00703517">
        <w:rPr>
          <w:rFonts w:ascii="Times New Roman" w:hAnsi="Times New Roman" w:cs="Times New Roman"/>
          <w:sz w:val="24"/>
          <w:szCs w:val="24"/>
        </w:rPr>
        <w:t>We specified eight potential models to examine the predictive relationship between species traits, phylogeny</w:t>
      </w:r>
      <w:r w:rsidR="00AA787D">
        <w:rPr>
          <w:rFonts w:ascii="Times New Roman" w:hAnsi="Times New Roman" w:cs="Times New Roman"/>
          <w:sz w:val="24"/>
          <w:szCs w:val="24"/>
        </w:rPr>
        <w:t>,</w:t>
      </w:r>
      <w:r w:rsidRPr="00703517">
        <w:rPr>
          <w:rFonts w:ascii="Times New Roman" w:hAnsi="Times New Roman" w:cs="Times New Roman"/>
          <w:sz w:val="24"/>
          <w:szCs w:val="24"/>
        </w:rPr>
        <w:t xml:space="preserve"> and mean occupancy trend. The equations below illustrate the specific models in more detail</w:t>
      </w:r>
      <w:r w:rsidR="008034EF" w:rsidRPr="00703517">
        <w:rPr>
          <w:rFonts w:ascii="Times New Roman" w:hAnsi="Times New Roman" w:cs="Times New Roman"/>
          <w:sz w:val="24"/>
          <w:szCs w:val="24"/>
        </w:rPr>
        <w:t xml:space="preserve"> (</w:t>
      </w:r>
      <w:r w:rsidR="008034EF" w:rsidRPr="00703517">
        <w:rPr>
          <w:rFonts w:ascii="Times New Roman" w:hAnsi="Times New Roman" w:cs="Times New Roman"/>
          <w:i/>
          <w:iCs/>
          <w:sz w:val="24"/>
          <w:szCs w:val="24"/>
        </w:rPr>
        <w:t>RangePrecip</w:t>
      </w:r>
      <w:r w:rsidR="008034EF" w:rsidRPr="00703517">
        <w:rPr>
          <w:rFonts w:ascii="Times New Roman" w:hAnsi="Times New Roman" w:cs="Times New Roman"/>
          <w:sz w:val="24"/>
          <w:szCs w:val="24"/>
        </w:rPr>
        <w:t xml:space="preserve"> substituted </w:t>
      </w:r>
      <w:r w:rsidR="008034EF" w:rsidRPr="00703517">
        <w:rPr>
          <w:rFonts w:ascii="Times New Roman" w:hAnsi="Times New Roman" w:cs="Times New Roman"/>
          <w:i/>
          <w:iCs/>
          <w:sz w:val="24"/>
          <w:szCs w:val="24"/>
        </w:rPr>
        <w:t>RangeTemp</w:t>
      </w:r>
      <w:r w:rsidR="008034EF" w:rsidRPr="00703517">
        <w:rPr>
          <w:rFonts w:ascii="Times New Roman" w:hAnsi="Times New Roman" w:cs="Times New Roman"/>
          <w:sz w:val="24"/>
          <w:szCs w:val="24"/>
        </w:rPr>
        <w:t xml:space="preserve"> for the precipitation analysis)</w:t>
      </w:r>
      <w:r w:rsidR="001031E6">
        <w:rPr>
          <w:rFonts w:ascii="Times New Roman" w:hAnsi="Times New Roman" w:cs="Times New Roman"/>
          <w:sz w:val="24"/>
          <w:szCs w:val="24"/>
        </w:rPr>
        <w:t>.</w:t>
      </w:r>
    </w:p>
    <w:p w14:paraId="20ACA727" w14:textId="78C44542" w:rsidR="00F21671" w:rsidRDefault="00F216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6750"/>
        <w:gridCol w:w="4009"/>
      </w:tblGrid>
      <w:tr w:rsidR="00277E80" w14:paraId="740184B2" w14:textId="77777777" w:rsidTr="00540F49">
        <w:trPr>
          <w:trHeight w:val="297"/>
        </w:trPr>
        <w:tc>
          <w:tcPr>
            <w:tcW w:w="2155" w:type="dxa"/>
            <w:shd w:val="clear" w:color="auto" w:fill="000000" w:themeFill="text1"/>
            <w:vAlign w:val="center"/>
          </w:tcPr>
          <w:p w14:paraId="09979766" w14:textId="0FC5D098"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ID</w:t>
            </w:r>
          </w:p>
        </w:tc>
        <w:tc>
          <w:tcPr>
            <w:tcW w:w="6750" w:type="dxa"/>
            <w:shd w:val="clear" w:color="auto" w:fill="000000" w:themeFill="text1"/>
            <w:vAlign w:val="center"/>
          </w:tcPr>
          <w:p w14:paraId="1797EC10" w14:textId="438C6064"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3A47EAA5" w14:textId="7C41F647"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77E80" w14:paraId="4264F331" w14:textId="77777777" w:rsidTr="0015403E">
        <w:trPr>
          <w:trHeight w:val="575"/>
        </w:trPr>
        <w:tc>
          <w:tcPr>
            <w:tcW w:w="2155" w:type="dxa"/>
            <w:shd w:val="clear" w:color="auto" w:fill="auto"/>
            <w:vAlign w:val="center"/>
          </w:tcPr>
          <w:p w14:paraId="55FC4542"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A</w:t>
            </w:r>
          </w:p>
          <w:p w14:paraId="5FD36B65" w14:textId="4B01C6EB"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4CCBE8DE" w14:textId="09DEA751" w:rsidR="00277E80" w:rsidRPr="0015403E" w:rsidRDefault="00983979" w:rsidP="00277E80">
            <w:pPr>
              <w:jc w:val="cente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45B16B0F" w14:textId="2CCF3C3D"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77E80" w14:paraId="3AA08E59" w14:textId="77777777" w:rsidTr="0015403E">
        <w:trPr>
          <w:trHeight w:val="1070"/>
        </w:trPr>
        <w:tc>
          <w:tcPr>
            <w:tcW w:w="2155" w:type="dxa"/>
            <w:shd w:val="clear" w:color="auto" w:fill="auto"/>
            <w:vAlign w:val="center"/>
          </w:tcPr>
          <w:p w14:paraId="0E6C6C38"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B</w:t>
            </w:r>
          </w:p>
          <w:p w14:paraId="0835E979" w14:textId="0720513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“Null + Phylo”</w:t>
            </w:r>
          </w:p>
        </w:tc>
        <w:tc>
          <w:tcPr>
            <w:tcW w:w="6750" w:type="dxa"/>
            <w:shd w:val="clear" w:color="auto" w:fill="auto"/>
            <w:vAlign w:val="center"/>
          </w:tcPr>
          <w:p w14:paraId="174A8CB8" w14:textId="06B22757"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22052671" w14:textId="38E18116"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77E80" w14:paraId="7F32A33C" w14:textId="77777777" w:rsidTr="0015403E">
        <w:trPr>
          <w:trHeight w:val="800"/>
        </w:trPr>
        <w:tc>
          <w:tcPr>
            <w:tcW w:w="2155" w:type="dxa"/>
            <w:shd w:val="clear" w:color="auto" w:fill="auto"/>
            <w:vAlign w:val="center"/>
          </w:tcPr>
          <w:p w14:paraId="09F20E8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C</w:t>
            </w:r>
          </w:p>
          <w:p w14:paraId="69C4F742" w14:textId="33954C33"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444E9B95" w14:textId="454DA63A"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16B37F98" w14:textId="60903450"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sidR="0073665C">
              <w:rPr>
                <w:rFonts w:ascii="Times New Roman" w:hAnsi="Times New Roman" w:cs="Times New Roman"/>
                <w:sz w:val="20"/>
                <w:szCs w:val="20"/>
              </w:rPr>
              <w:t xml:space="preserve"> Warmer, southern species will exhibit increases in occupancy probability.</w:t>
            </w:r>
          </w:p>
        </w:tc>
      </w:tr>
      <w:tr w:rsidR="00277E80" w14:paraId="26DAC41B" w14:textId="77777777" w:rsidTr="0015403E">
        <w:trPr>
          <w:trHeight w:val="1070"/>
        </w:trPr>
        <w:tc>
          <w:tcPr>
            <w:tcW w:w="2155" w:type="dxa"/>
            <w:shd w:val="clear" w:color="auto" w:fill="auto"/>
            <w:vAlign w:val="center"/>
          </w:tcPr>
          <w:p w14:paraId="652BACA5"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D</w:t>
            </w:r>
          </w:p>
          <w:p w14:paraId="68F128EB" w14:textId="7DFE7DD7"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“Temp + Phylo”</w:t>
            </w:r>
          </w:p>
        </w:tc>
        <w:tc>
          <w:tcPr>
            <w:tcW w:w="6750" w:type="dxa"/>
            <w:shd w:val="clear" w:color="auto" w:fill="auto"/>
            <w:vAlign w:val="center"/>
          </w:tcPr>
          <w:p w14:paraId="06BBC113" w14:textId="351645F9"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6BEAB97C" w14:textId="2AE41AF6" w:rsidR="00277E80" w:rsidRPr="0015403E" w:rsidRDefault="00A40308"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00277E80" w:rsidRPr="0015403E">
              <w:rPr>
                <w:rFonts w:ascii="Times New Roman" w:hAnsi="Times New Roman" w:cs="Times New Roman"/>
                <w:sz w:val="20"/>
                <w:szCs w:val="20"/>
              </w:rPr>
              <w:t xml:space="preserve"> trends are best predicted by species’ range-wide average annual temperature and a species-specific, phylogenetic intercept.</w:t>
            </w:r>
            <w:r w:rsidR="0073665C">
              <w:rPr>
                <w:rFonts w:ascii="Times New Roman" w:hAnsi="Times New Roman" w:cs="Times New Roman"/>
                <w:sz w:val="20"/>
                <w:szCs w:val="20"/>
              </w:rPr>
              <w:t xml:space="preserve"> Warmer, southern species will exhibit increases in occupancy probability.</w:t>
            </w:r>
          </w:p>
        </w:tc>
      </w:tr>
      <w:tr w:rsidR="00277E80" w14:paraId="187D0AD1" w14:textId="77777777" w:rsidTr="0015403E">
        <w:trPr>
          <w:trHeight w:val="710"/>
        </w:trPr>
        <w:tc>
          <w:tcPr>
            <w:tcW w:w="2155" w:type="dxa"/>
            <w:shd w:val="clear" w:color="auto" w:fill="auto"/>
            <w:vAlign w:val="center"/>
          </w:tcPr>
          <w:p w14:paraId="68609D1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E</w:t>
            </w:r>
          </w:p>
          <w:p w14:paraId="408FA733" w14:textId="214BC7FC"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20E1C41" w14:textId="4B4AC0C2"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525EC374" w14:textId="0D0B59BF"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sidR="0073665C">
              <w:rPr>
                <w:rFonts w:ascii="Times New Roman" w:hAnsi="Times New Roman" w:cs="Times New Roman"/>
                <w:sz w:val="20"/>
                <w:szCs w:val="20"/>
              </w:rPr>
              <w:t xml:space="preserve"> Widely distributed species will exhibit increases in occupancy probability due to wider environmental tolerance. </w:t>
            </w:r>
          </w:p>
        </w:tc>
      </w:tr>
      <w:tr w:rsidR="00277E80" w14:paraId="22DE6CB0" w14:textId="77777777" w:rsidTr="0015403E">
        <w:trPr>
          <w:trHeight w:val="890"/>
        </w:trPr>
        <w:tc>
          <w:tcPr>
            <w:tcW w:w="2155" w:type="dxa"/>
            <w:shd w:val="clear" w:color="auto" w:fill="auto"/>
            <w:vAlign w:val="center"/>
          </w:tcPr>
          <w:p w14:paraId="0DDDFF29"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F</w:t>
            </w:r>
          </w:p>
          <w:p w14:paraId="2621F9AD" w14:textId="7FD8C3D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“Range + Phylo”</w:t>
            </w:r>
          </w:p>
        </w:tc>
        <w:tc>
          <w:tcPr>
            <w:tcW w:w="6750" w:type="dxa"/>
            <w:shd w:val="clear" w:color="auto" w:fill="auto"/>
            <w:vAlign w:val="center"/>
          </w:tcPr>
          <w:p w14:paraId="007439E5" w14:textId="1F1B2ABB"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05DDA3B8" w14:textId="54B9B266"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sidR="0073665C">
              <w:rPr>
                <w:rFonts w:ascii="Times New Roman" w:hAnsi="Times New Roman" w:cs="Times New Roman"/>
                <w:sz w:val="20"/>
                <w:szCs w:val="20"/>
              </w:rPr>
              <w:t xml:space="preserve"> Widely distributed species will exhibit increases in occupancy probability due to wider environmental tolerance.</w:t>
            </w:r>
          </w:p>
        </w:tc>
      </w:tr>
      <w:tr w:rsidR="003D6D31" w14:paraId="54143695" w14:textId="77777777" w:rsidTr="0015403E">
        <w:trPr>
          <w:trHeight w:val="710"/>
        </w:trPr>
        <w:tc>
          <w:tcPr>
            <w:tcW w:w="2155" w:type="dxa"/>
            <w:shd w:val="clear" w:color="auto" w:fill="auto"/>
            <w:vAlign w:val="center"/>
          </w:tcPr>
          <w:p w14:paraId="1D05B5ED"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G</w:t>
            </w:r>
          </w:p>
          <w:p w14:paraId="7518074D" w14:textId="2D847711"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35DCFAE0" w14:textId="2BA6B62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79913E69" w14:textId="76FC66B6"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6025158D" w14:textId="77777777" w:rsidTr="0015403E">
        <w:trPr>
          <w:trHeight w:val="890"/>
        </w:trPr>
        <w:tc>
          <w:tcPr>
            <w:tcW w:w="2155" w:type="dxa"/>
            <w:shd w:val="clear" w:color="auto" w:fill="auto"/>
            <w:vAlign w:val="center"/>
          </w:tcPr>
          <w:p w14:paraId="08614241"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lastRenderedPageBreak/>
              <w:t>H</w:t>
            </w:r>
          </w:p>
          <w:p w14:paraId="3124D3E8" w14:textId="6125C60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“Size + Phylo”</w:t>
            </w:r>
          </w:p>
        </w:tc>
        <w:tc>
          <w:tcPr>
            <w:tcW w:w="6750" w:type="dxa"/>
            <w:shd w:val="clear" w:color="auto" w:fill="auto"/>
            <w:vAlign w:val="center"/>
          </w:tcPr>
          <w:p w14:paraId="6CE243B2" w14:textId="2840FD6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3F4BF5E5" w14:textId="5A4898A8"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 and a species-specific phylogenetic intercept.</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1D294807" w14:textId="77777777" w:rsidTr="0015403E">
        <w:trPr>
          <w:trHeight w:val="710"/>
        </w:trPr>
        <w:tc>
          <w:tcPr>
            <w:tcW w:w="2155" w:type="dxa"/>
            <w:shd w:val="clear" w:color="auto" w:fill="auto"/>
            <w:vAlign w:val="center"/>
          </w:tcPr>
          <w:p w14:paraId="68F94206"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I</w:t>
            </w:r>
          </w:p>
          <w:p w14:paraId="452D7448" w14:textId="583F7430"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7BD2CB83" w14:textId="44261713"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60D66D3B" w14:textId="59EAD2E4"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3D6D31" w14:paraId="09689B89" w14:textId="77777777" w:rsidTr="0015403E">
        <w:trPr>
          <w:trHeight w:val="890"/>
        </w:trPr>
        <w:tc>
          <w:tcPr>
            <w:tcW w:w="2155" w:type="dxa"/>
            <w:shd w:val="clear" w:color="auto" w:fill="auto"/>
            <w:vAlign w:val="center"/>
          </w:tcPr>
          <w:p w14:paraId="1D9958E0"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J</w:t>
            </w:r>
          </w:p>
          <w:p w14:paraId="40D2DEC7" w14:textId="49A6E72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“Resource + Phylo”</w:t>
            </w:r>
          </w:p>
        </w:tc>
        <w:tc>
          <w:tcPr>
            <w:tcW w:w="6750" w:type="dxa"/>
            <w:shd w:val="clear" w:color="auto" w:fill="auto"/>
            <w:vAlign w:val="center"/>
          </w:tcPr>
          <w:p w14:paraId="74B9489D" w14:textId="58D24C74"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0323A474" w14:textId="5C14A8D2"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0A5401" w14:paraId="3E42A415" w14:textId="77777777" w:rsidTr="0015403E">
        <w:trPr>
          <w:trHeight w:val="890"/>
        </w:trPr>
        <w:tc>
          <w:tcPr>
            <w:tcW w:w="2155" w:type="dxa"/>
            <w:shd w:val="clear" w:color="auto" w:fill="auto"/>
            <w:vAlign w:val="center"/>
          </w:tcPr>
          <w:p w14:paraId="196E439F"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K</w:t>
            </w:r>
          </w:p>
          <w:p w14:paraId="18D3B603" w14:textId="1F60EA6B"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w:t>
            </w:r>
            <w:r w:rsidR="00400143" w:rsidRPr="0015403E">
              <w:rPr>
                <w:rFonts w:ascii="Times New Roman" w:hAnsi="Times New Roman" w:cs="Times New Roman"/>
                <w:sz w:val="20"/>
                <w:szCs w:val="20"/>
              </w:rPr>
              <w:t>Overwinter”</w:t>
            </w:r>
          </w:p>
        </w:tc>
        <w:tc>
          <w:tcPr>
            <w:tcW w:w="6750" w:type="dxa"/>
            <w:shd w:val="clear" w:color="auto" w:fill="auto"/>
            <w:vAlign w:val="center"/>
          </w:tcPr>
          <w:p w14:paraId="0CFA45B1" w14:textId="1159E4FE"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78505E68" w14:textId="20F6901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sidR="00BB11DE">
              <w:rPr>
                <w:rFonts w:ascii="Times New Roman" w:hAnsi="Times New Roman" w:cs="Times New Roman"/>
                <w:sz w:val="20"/>
                <w:szCs w:val="20"/>
              </w:rPr>
              <w:t xml:space="preserve"> Temperature preference and overwintering life stage may contribute to occupancy trend.</w:t>
            </w:r>
          </w:p>
        </w:tc>
      </w:tr>
      <w:tr w:rsidR="000A5401" w14:paraId="5EE3E29B" w14:textId="77777777" w:rsidTr="0015403E">
        <w:trPr>
          <w:trHeight w:val="980"/>
        </w:trPr>
        <w:tc>
          <w:tcPr>
            <w:tcW w:w="2155" w:type="dxa"/>
            <w:shd w:val="clear" w:color="auto" w:fill="auto"/>
            <w:vAlign w:val="center"/>
          </w:tcPr>
          <w:p w14:paraId="0179A969"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L</w:t>
            </w:r>
          </w:p>
          <w:p w14:paraId="2985CCB9" w14:textId="4078430A" w:rsidR="00400143" w:rsidRPr="0015403E" w:rsidRDefault="00400143" w:rsidP="000A5401">
            <w:pPr>
              <w:jc w:val="center"/>
              <w:rPr>
                <w:rFonts w:ascii="Times New Roman" w:hAnsi="Times New Roman" w:cs="Times New Roman"/>
                <w:sz w:val="20"/>
                <w:szCs w:val="20"/>
              </w:rPr>
            </w:pPr>
            <w:r w:rsidRPr="0015403E">
              <w:rPr>
                <w:rFonts w:ascii="Times New Roman" w:hAnsi="Times New Roman" w:cs="Times New Roman"/>
                <w:sz w:val="20"/>
                <w:szCs w:val="20"/>
              </w:rPr>
              <w:t>“Overwinter + Phylo”</w:t>
            </w:r>
          </w:p>
        </w:tc>
        <w:tc>
          <w:tcPr>
            <w:tcW w:w="6750" w:type="dxa"/>
            <w:shd w:val="clear" w:color="auto" w:fill="auto"/>
            <w:vAlign w:val="center"/>
          </w:tcPr>
          <w:p w14:paraId="0D0BAE26" w14:textId="0D288D91"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1424B296" w14:textId="0066750A"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sidR="00BB11DE">
              <w:rPr>
                <w:rFonts w:ascii="Times New Roman" w:hAnsi="Times New Roman" w:cs="Times New Roman"/>
                <w:sz w:val="20"/>
                <w:szCs w:val="20"/>
              </w:rPr>
              <w:t xml:space="preserve"> Temperature preference and overwintering life stage may contribute to occupancy trend.</w:t>
            </w:r>
          </w:p>
        </w:tc>
      </w:tr>
      <w:tr w:rsidR="000A5401" w14:paraId="48F857E8" w14:textId="77777777" w:rsidTr="0015403E">
        <w:trPr>
          <w:trHeight w:val="890"/>
        </w:trPr>
        <w:tc>
          <w:tcPr>
            <w:tcW w:w="2155" w:type="dxa"/>
            <w:shd w:val="clear" w:color="auto" w:fill="auto"/>
            <w:vAlign w:val="center"/>
          </w:tcPr>
          <w:p w14:paraId="20C7FDB5"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M</w:t>
            </w:r>
          </w:p>
          <w:p w14:paraId="2C73DE91" w14:textId="79D80584"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742E224F" w14:textId="7420049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28E73566" w14:textId="2ACBF0F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sidR="009822AF">
              <w:rPr>
                <w:rFonts w:ascii="Times New Roman" w:hAnsi="Times New Roman" w:cs="Times New Roman"/>
                <w:sz w:val="20"/>
                <w:szCs w:val="20"/>
              </w:rPr>
              <w:t xml:space="preserve"> Many traits predict occupancy trend.</w:t>
            </w:r>
          </w:p>
        </w:tc>
      </w:tr>
      <w:tr w:rsidR="000A5401" w14:paraId="69DFA01F" w14:textId="77777777" w:rsidTr="0015403E">
        <w:trPr>
          <w:trHeight w:val="980"/>
        </w:trPr>
        <w:tc>
          <w:tcPr>
            <w:tcW w:w="2155" w:type="dxa"/>
            <w:shd w:val="clear" w:color="auto" w:fill="auto"/>
            <w:vAlign w:val="center"/>
          </w:tcPr>
          <w:p w14:paraId="33E191E6"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N</w:t>
            </w:r>
          </w:p>
          <w:p w14:paraId="0A40E416" w14:textId="24262AFF"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“Complex + Phylo”</w:t>
            </w:r>
          </w:p>
        </w:tc>
        <w:tc>
          <w:tcPr>
            <w:tcW w:w="6750" w:type="dxa"/>
            <w:shd w:val="clear" w:color="auto" w:fill="auto"/>
            <w:vAlign w:val="center"/>
          </w:tcPr>
          <w:p w14:paraId="767AD4D0" w14:textId="6A2ADCB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614331F0" w14:textId="2933E22E"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sidR="009822AF">
              <w:rPr>
                <w:rFonts w:ascii="Times New Roman" w:hAnsi="Times New Roman" w:cs="Times New Roman"/>
                <w:sz w:val="20"/>
                <w:szCs w:val="20"/>
              </w:rPr>
              <w:t>Many traits predict occupancy trend.</w:t>
            </w:r>
          </w:p>
        </w:tc>
      </w:tr>
    </w:tbl>
    <w:p w14:paraId="07B1AE5A" w14:textId="622426D8" w:rsidR="00F75A9E" w:rsidRDefault="00F75A9E">
      <w:pPr>
        <w:rPr>
          <w:rFonts w:ascii="Times New Roman" w:hAnsi="Times New Roman" w:cs="Times New Roman"/>
          <w:b/>
          <w:sz w:val="24"/>
          <w:szCs w:val="24"/>
        </w:rPr>
      </w:pPr>
    </w:p>
    <w:p w14:paraId="496854D2" w14:textId="77777777" w:rsidR="00F75A9E" w:rsidRDefault="00F75A9E">
      <w:pPr>
        <w:rPr>
          <w:rFonts w:ascii="Times New Roman" w:hAnsi="Times New Roman" w:cs="Times New Roman"/>
          <w:b/>
          <w:sz w:val="24"/>
          <w:szCs w:val="24"/>
        </w:rPr>
      </w:pPr>
      <w:r>
        <w:rPr>
          <w:rFonts w:ascii="Times New Roman" w:hAnsi="Times New Roman" w:cs="Times New Roman"/>
          <w:b/>
          <w:sz w:val="24"/>
          <w:szCs w:val="24"/>
        </w:rPr>
        <w:br w:type="page"/>
      </w:r>
    </w:p>
    <w:p w14:paraId="34106C37" w14:textId="1FF30736" w:rsidR="00F21671" w:rsidRPr="00703517" w:rsidRDefault="00000000">
      <w:pPr>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5868A2">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Aglais milberti</w:t>
            </w:r>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5868A2">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Agriades glandon</w:t>
            </w:r>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5868A2">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Amblyscirtes vialis</w:t>
            </w:r>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5868A2">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Ancyloxypha numitor</w:t>
            </w:r>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5868A2">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atlantis</w:t>
            </w:r>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5868A2">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cybele</w:t>
            </w:r>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5868A2">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hydaspe</w:t>
            </w:r>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5868A2">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mormonia</w:t>
            </w:r>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5868A2">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bellona</w:t>
            </w:r>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5868A2">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chariclea</w:t>
            </w:r>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5868A2">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eunomia</w:t>
            </w:r>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5868A2">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freija</w:t>
            </w:r>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5868A2">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frigga</w:t>
            </w:r>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5868A2">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improba</w:t>
            </w:r>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5868A2">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polaris</w:t>
            </w:r>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5868A2">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selene</w:t>
            </w:r>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5868A2">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augustinus</w:t>
            </w:r>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5868A2">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eryphon</w:t>
            </w:r>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5868A2">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niphon</w:t>
            </w:r>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5868A2">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5868A2">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Carterocephalus palaemon</w:t>
            </w:r>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5868A2">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Cercyonis pegala</w:t>
            </w:r>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5868A2">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Chlosyne harrisii</w:t>
            </w:r>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5868A2">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Coenonympha tullia</w:t>
            </w:r>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5868A2">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eurytheme</w:t>
            </w:r>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5868A2">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hecla</w:t>
            </w:r>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5868A2">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5868A2">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palaeno</w:t>
            </w:r>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5868A2">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philodice</w:t>
            </w:r>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5868A2">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amyntula</w:t>
            </w:r>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5868A2">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comyntas</w:t>
            </w:r>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5868A2">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Epargyreus clarus</w:t>
            </w:r>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5868A2">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discoidalis</w:t>
            </w:r>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5868A2">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epipsodea</w:t>
            </w:r>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5868A2">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fasciata</w:t>
            </w:r>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5868A2">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rossii</w:t>
            </w:r>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5868A2">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youngi</w:t>
            </w:r>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5868A2">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icelus</w:t>
            </w:r>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5868A2">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juvenalis</w:t>
            </w:r>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5868A2">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persius</w:t>
            </w:r>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5868A2">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Euchloe ausonides</w:t>
            </w:r>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5868A2">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anicia</w:t>
            </w:r>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5868A2">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5868A2">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Euphyes vestris</w:t>
            </w:r>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5868A2">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Glaucopsyche lygdamus</w:t>
            </w:r>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5868A2">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5868A2">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icarioides</w:t>
            </w:r>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5868A2">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saepiolus</w:t>
            </w:r>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5868A2">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Lethe eurydice</w:t>
            </w:r>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5868A2">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archippus</w:t>
            </w:r>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5868A2">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arthemis</w:t>
            </w:r>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5868A2">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lorquini</w:t>
            </w:r>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5868A2">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dorcas</w:t>
            </w:r>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5868A2">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phlaeas</w:t>
            </w:r>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5868A2">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Neophasia menapia</w:t>
            </w:r>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5868A2">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antiopa</w:t>
            </w:r>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5868A2">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5868A2">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5868A2">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Ochlodes sylvanoides</w:t>
            </w:r>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5868A2">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5868A2">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chryxus</w:t>
            </w:r>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5868A2">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jutta</w:t>
            </w:r>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5868A2">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5868A2">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polixenes</w:t>
            </w:r>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5868A2">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machaon</w:t>
            </w:r>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5868A2">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zelicaon</w:t>
            </w:r>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5868A2">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Parnassius clodius</w:t>
            </w:r>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5868A2">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Phyciodes tharos</w:t>
            </w:r>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5868A2">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5868A2">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rapae</w:t>
            </w:r>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5868A2">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idas</w:t>
            </w:r>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5868A2">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5868A2">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Poanes hobomok</w:t>
            </w:r>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5868A2">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5868A2">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themistocles</w:t>
            </w:r>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5868A2">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faunus</w:t>
            </w:r>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5868A2">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gracilis</w:t>
            </w:r>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5868A2">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interrogationis</w:t>
            </w:r>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5868A2">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progne</w:t>
            </w:r>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5868A2">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satyrus</w:t>
            </w:r>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5868A2">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Pontia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5868A2">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5868A2">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eurymedon</w:t>
            </w:r>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5868A2">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5868A2">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rutulus</w:t>
            </w:r>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5868A2">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Satyrium liparops</w:t>
            </w:r>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5868A2">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Strymon melinus</w:t>
            </w:r>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5868A2">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Thorybes pylades</w:t>
            </w:r>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5868A2">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Thymelicus lineola</w:t>
            </w:r>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5868A2">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Vanessa virginiensis</w:t>
            </w:r>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6314FED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5135EDF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001E8C"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A5046C">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A5046C">
        <w:trPr>
          <w:jc w:val="center"/>
        </w:trPr>
        <w:tc>
          <w:tcPr>
            <w:tcW w:w="1160" w:type="dxa"/>
            <w:tcMar>
              <w:top w:w="100" w:type="dxa"/>
              <w:left w:w="100" w:type="dxa"/>
              <w:bottom w:w="100" w:type="dxa"/>
              <w:right w:w="100" w:type="dxa"/>
            </w:tcMar>
          </w:tcPr>
          <w:p w14:paraId="10D7E02B"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3C651B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A39CCF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C7AE014" w14:textId="77777777" w:rsidTr="00A5046C">
        <w:trPr>
          <w:jc w:val="center"/>
        </w:trPr>
        <w:tc>
          <w:tcPr>
            <w:tcW w:w="1160" w:type="dxa"/>
            <w:tcMar>
              <w:top w:w="100" w:type="dxa"/>
              <w:left w:w="100" w:type="dxa"/>
              <w:bottom w:w="100" w:type="dxa"/>
              <w:right w:w="100" w:type="dxa"/>
            </w:tcMar>
          </w:tcPr>
          <w:p w14:paraId="0CC558DE"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EB56AD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0D091E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7189983" w14:textId="77777777" w:rsidTr="00A5046C">
        <w:trPr>
          <w:jc w:val="center"/>
        </w:trPr>
        <w:tc>
          <w:tcPr>
            <w:tcW w:w="1160" w:type="dxa"/>
            <w:tcMar>
              <w:top w:w="100" w:type="dxa"/>
              <w:left w:w="100" w:type="dxa"/>
              <w:bottom w:w="100" w:type="dxa"/>
              <w:right w:w="100" w:type="dxa"/>
            </w:tcMar>
          </w:tcPr>
          <w:p w14:paraId="70F334D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C</w:t>
            </w:r>
          </w:p>
        </w:tc>
        <w:tc>
          <w:tcPr>
            <w:tcW w:w="1620" w:type="dxa"/>
            <w:tcMar>
              <w:top w:w="100" w:type="dxa"/>
              <w:left w:w="100" w:type="dxa"/>
              <w:bottom w:w="100" w:type="dxa"/>
              <w:right w:w="100" w:type="dxa"/>
            </w:tcMar>
          </w:tcPr>
          <w:p w14:paraId="3D3EC55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C248AA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0E89E9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3EC287E" w14:textId="77777777" w:rsidTr="00A5046C">
        <w:trPr>
          <w:jc w:val="center"/>
        </w:trPr>
        <w:tc>
          <w:tcPr>
            <w:tcW w:w="1160" w:type="dxa"/>
            <w:tcMar>
              <w:top w:w="100" w:type="dxa"/>
              <w:left w:w="100" w:type="dxa"/>
              <w:bottom w:w="100" w:type="dxa"/>
              <w:right w:w="100" w:type="dxa"/>
            </w:tcMar>
          </w:tcPr>
          <w:p w14:paraId="15C6193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D</w:t>
            </w:r>
          </w:p>
        </w:tc>
        <w:tc>
          <w:tcPr>
            <w:tcW w:w="1620" w:type="dxa"/>
            <w:tcMar>
              <w:top w:w="100" w:type="dxa"/>
              <w:left w:w="100" w:type="dxa"/>
              <w:bottom w:w="100" w:type="dxa"/>
              <w:right w:w="100" w:type="dxa"/>
            </w:tcMar>
          </w:tcPr>
          <w:p w14:paraId="6BC16E8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6B90E7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46C25A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D3E14E" w14:textId="77777777" w:rsidTr="00A5046C">
        <w:trPr>
          <w:jc w:val="center"/>
        </w:trPr>
        <w:tc>
          <w:tcPr>
            <w:tcW w:w="1160" w:type="dxa"/>
            <w:tcMar>
              <w:top w:w="100" w:type="dxa"/>
              <w:left w:w="100" w:type="dxa"/>
              <w:bottom w:w="100" w:type="dxa"/>
              <w:right w:w="100" w:type="dxa"/>
            </w:tcMar>
          </w:tcPr>
          <w:p w14:paraId="05DA3A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5F97F5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F984D2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790517" w14:textId="77777777" w:rsidTr="00A5046C">
        <w:trPr>
          <w:jc w:val="center"/>
        </w:trPr>
        <w:tc>
          <w:tcPr>
            <w:tcW w:w="1160" w:type="dxa"/>
            <w:tcMar>
              <w:top w:w="100" w:type="dxa"/>
              <w:left w:w="100" w:type="dxa"/>
              <w:bottom w:w="100" w:type="dxa"/>
              <w:right w:w="100" w:type="dxa"/>
            </w:tcMar>
          </w:tcPr>
          <w:p w14:paraId="2B77199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A5F2AA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FF54C3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05482C9A" w14:textId="77777777" w:rsidTr="00A5046C">
        <w:trPr>
          <w:jc w:val="center"/>
        </w:trPr>
        <w:tc>
          <w:tcPr>
            <w:tcW w:w="1160" w:type="dxa"/>
            <w:tcMar>
              <w:top w:w="100" w:type="dxa"/>
              <w:left w:w="100" w:type="dxa"/>
              <w:bottom w:w="100" w:type="dxa"/>
              <w:right w:w="100" w:type="dxa"/>
            </w:tcMar>
          </w:tcPr>
          <w:p w14:paraId="0DC4FE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3FF535D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D1FBAA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F2F97CB" w14:textId="77777777" w:rsidTr="00A5046C">
        <w:trPr>
          <w:jc w:val="center"/>
        </w:trPr>
        <w:tc>
          <w:tcPr>
            <w:tcW w:w="1160" w:type="dxa"/>
            <w:tcMar>
              <w:top w:w="100" w:type="dxa"/>
              <w:left w:w="100" w:type="dxa"/>
              <w:bottom w:w="100" w:type="dxa"/>
              <w:right w:w="100" w:type="dxa"/>
            </w:tcMar>
          </w:tcPr>
          <w:p w14:paraId="3CE3CF8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E12BAF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2F9B2D8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07D6BA4" w14:textId="77777777" w:rsidTr="00A5046C">
        <w:trPr>
          <w:jc w:val="center"/>
        </w:trPr>
        <w:tc>
          <w:tcPr>
            <w:tcW w:w="1160" w:type="dxa"/>
            <w:tcMar>
              <w:top w:w="100" w:type="dxa"/>
              <w:left w:w="100" w:type="dxa"/>
              <w:bottom w:w="100" w:type="dxa"/>
              <w:right w:w="100" w:type="dxa"/>
            </w:tcMar>
          </w:tcPr>
          <w:p w14:paraId="0FDF4694"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A7756F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F4FB91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EB05ED3" w14:textId="77777777" w:rsidTr="00A5046C">
        <w:trPr>
          <w:jc w:val="center"/>
        </w:trPr>
        <w:tc>
          <w:tcPr>
            <w:tcW w:w="1160" w:type="dxa"/>
            <w:tcMar>
              <w:top w:w="100" w:type="dxa"/>
              <w:left w:w="100" w:type="dxa"/>
              <w:bottom w:w="100" w:type="dxa"/>
              <w:right w:w="100" w:type="dxa"/>
            </w:tcMar>
          </w:tcPr>
          <w:p w14:paraId="1697782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183FBE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F63B1F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C05A2A3" w14:textId="77777777" w:rsidTr="00A5046C">
        <w:trPr>
          <w:jc w:val="center"/>
        </w:trPr>
        <w:tc>
          <w:tcPr>
            <w:tcW w:w="1160" w:type="dxa"/>
            <w:tcMar>
              <w:top w:w="100" w:type="dxa"/>
              <w:left w:w="100" w:type="dxa"/>
              <w:bottom w:w="100" w:type="dxa"/>
              <w:right w:w="100" w:type="dxa"/>
            </w:tcMar>
          </w:tcPr>
          <w:p w14:paraId="2F32A0B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5D86C8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AC82A2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5E2E85B" w14:textId="77777777" w:rsidTr="00A5046C">
        <w:trPr>
          <w:jc w:val="center"/>
        </w:trPr>
        <w:tc>
          <w:tcPr>
            <w:tcW w:w="1160" w:type="dxa"/>
            <w:tcMar>
              <w:top w:w="100" w:type="dxa"/>
              <w:left w:w="100" w:type="dxa"/>
              <w:bottom w:w="100" w:type="dxa"/>
              <w:right w:w="100" w:type="dxa"/>
            </w:tcMar>
          </w:tcPr>
          <w:p w14:paraId="6F3D0ED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0D6538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94E8F7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01E5DE9" w14:textId="77777777" w:rsidTr="00A5046C">
        <w:trPr>
          <w:jc w:val="center"/>
        </w:trPr>
        <w:tc>
          <w:tcPr>
            <w:tcW w:w="1160" w:type="dxa"/>
            <w:tcMar>
              <w:top w:w="100" w:type="dxa"/>
              <w:left w:w="100" w:type="dxa"/>
              <w:bottom w:w="100" w:type="dxa"/>
              <w:right w:w="100" w:type="dxa"/>
            </w:tcMar>
          </w:tcPr>
          <w:p w14:paraId="0CF8A4E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4AC542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224FD8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5C7283B" w14:textId="77777777" w:rsidTr="00A5046C">
        <w:trPr>
          <w:jc w:val="center"/>
        </w:trPr>
        <w:tc>
          <w:tcPr>
            <w:tcW w:w="1160" w:type="dxa"/>
            <w:tcMar>
              <w:top w:w="100" w:type="dxa"/>
              <w:left w:w="100" w:type="dxa"/>
              <w:bottom w:w="100" w:type="dxa"/>
              <w:right w:w="100" w:type="dxa"/>
            </w:tcMar>
          </w:tcPr>
          <w:p w14:paraId="08058CE4"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8685868"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61459D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70E8E2B8"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4F38A5" w:rsidRPr="00703517">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italic and bold. We considered models equivalent if the difference in ELPD was less than four.</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A5046C">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A5046C">
        <w:trPr>
          <w:jc w:val="center"/>
        </w:trPr>
        <w:tc>
          <w:tcPr>
            <w:tcW w:w="1160" w:type="dxa"/>
            <w:tcMar>
              <w:top w:w="100" w:type="dxa"/>
              <w:left w:w="100" w:type="dxa"/>
              <w:bottom w:w="100" w:type="dxa"/>
              <w:right w:w="100" w:type="dxa"/>
            </w:tcMar>
          </w:tcPr>
          <w:p w14:paraId="58D2749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A5046C">
        <w:trPr>
          <w:jc w:val="center"/>
        </w:trPr>
        <w:tc>
          <w:tcPr>
            <w:tcW w:w="1160" w:type="dxa"/>
            <w:tcMar>
              <w:top w:w="100" w:type="dxa"/>
              <w:left w:w="100" w:type="dxa"/>
              <w:bottom w:w="100" w:type="dxa"/>
              <w:right w:w="100" w:type="dxa"/>
            </w:tcMar>
          </w:tcPr>
          <w:p w14:paraId="7B5C4BA4"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A5046C">
        <w:trPr>
          <w:jc w:val="center"/>
        </w:trPr>
        <w:tc>
          <w:tcPr>
            <w:tcW w:w="1160" w:type="dxa"/>
            <w:tcMar>
              <w:top w:w="100" w:type="dxa"/>
              <w:left w:w="100" w:type="dxa"/>
              <w:bottom w:w="100" w:type="dxa"/>
              <w:right w:w="100" w:type="dxa"/>
            </w:tcMar>
          </w:tcPr>
          <w:p w14:paraId="2A34001E"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A5046C">
        <w:trPr>
          <w:jc w:val="center"/>
        </w:trPr>
        <w:tc>
          <w:tcPr>
            <w:tcW w:w="1160" w:type="dxa"/>
            <w:tcMar>
              <w:top w:w="100" w:type="dxa"/>
              <w:left w:w="100" w:type="dxa"/>
              <w:bottom w:w="100" w:type="dxa"/>
              <w:right w:w="100" w:type="dxa"/>
            </w:tcMar>
          </w:tcPr>
          <w:p w14:paraId="45E6D73A"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A5046C">
        <w:trPr>
          <w:jc w:val="center"/>
        </w:trPr>
        <w:tc>
          <w:tcPr>
            <w:tcW w:w="1160" w:type="dxa"/>
            <w:tcMar>
              <w:top w:w="100" w:type="dxa"/>
              <w:left w:w="100" w:type="dxa"/>
              <w:bottom w:w="100" w:type="dxa"/>
              <w:right w:w="100" w:type="dxa"/>
            </w:tcMar>
          </w:tcPr>
          <w:p w14:paraId="5B436402"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A5046C">
        <w:trPr>
          <w:jc w:val="center"/>
        </w:trPr>
        <w:tc>
          <w:tcPr>
            <w:tcW w:w="1160" w:type="dxa"/>
            <w:tcMar>
              <w:top w:w="100" w:type="dxa"/>
              <w:left w:w="100" w:type="dxa"/>
              <w:bottom w:w="100" w:type="dxa"/>
              <w:right w:w="100" w:type="dxa"/>
            </w:tcMar>
          </w:tcPr>
          <w:p w14:paraId="0077A2E0"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A5046C">
        <w:trPr>
          <w:jc w:val="center"/>
        </w:trPr>
        <w:tc>
          <w:tcPr>
            <w:tcW w:w="1160" w:type="dxa"/>
            <w:tcMar>
              <w:top w:w="100" w:type="dxa"/>
              <w:left w:w="100" w:type="dxa"/>
              <w:bottom w:w="100" w:type="dxa"/>
              <w:right w:w="100" w:type="dxa"/>
            </w:tcMar>
          </w:tcPr>
          <w:p w14:paraId="286BA88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A5046C">
        <w:trPr>
          <w:jc w:val="center"/>
        </w:trPr>
        <w:tc>
          <w:tcPr>
            <w:tcW w:w="1160" w:type="dxa"/>
            <w:tcMar>
              <w:top w:w="100" w:type="dxa"/>
              <w:left w:w="100" w:type="dxa"/>
              <w:bottom w:w="100" w:type="dxa"/>
              <w:right w:w="100" w:type="dxa"/>
            </w:tcMar>
          </w:tcPr>
          <w:p w14:paraId="2E639C8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A5046C">
        <w:trPr>
          <w:jc w:val="center"/>
        </w:trPr>
        <w:tc>
          <w:tcPr>
            <w:tcW w:w="1160" w:type="dxa"/>
            <w:tcMar>
              <w:top w:w="100" w:type="dxa"/>
              <w:left w:w="100" w:type="dxa"/>
              <w:bottom w:w="100" w:type="dxa"/>
              <w:right w:w="100" w:type="dxa"/>
            </w:tcMar>
          </w:tcPr>
          <w:p w14:paraId="57124B10"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A5046C">
        <w:trPr>
          <w:jc w:val="center"/>
        </w:trPr>
        <w:tc>
          <w:tcPr>
            <w:tcW w:w="1160" w:type="dxa"/>
            <w:tcMar>
              <w:top w:w="100" w:type="dxa"/>
              <w:left w:w="100" w:type="dxa"/>
              <w:bottom w:w="100" w:type="dxa"/>
              <w:right w:w="100" w:type="dxa"/>
            </w:tcMar>
          </w:tcPr>
          <w:p w14:paraId="1BD399E9"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A5046C">
        <w:trPr>
          <w:jc w:val="center"/>
        </w:trPr>
        <w:tc>
          <w:tcPr>
            <w:tcW w:w="1160" w:type="dxa"/>
            <w:tcMar>
              <w:top w:w="100" w:type="dxa"/>
              <w:left w:w="100" w:type="dxa"/>
              <w:bottom w:w="100" w:type="dxa"/>
              <w:right w:w="100" w:type="dxa"/>
            </w:tcMar>
          </w:tcPr>
          <w:p w14:paraId="171B165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A5046C">
        <w:trPr>
          <w:jc w:val="center"/>
        </w:trPr>
        <w:tc>
          <w:tcPr>
            <w:tcW w:w="1160" w:type="dxa"/>
            <w:tcMar>
              <w:top w:w="100" w:type="dxa"/>
              <w:left w:w="100" w:type="dxa"/>
              <w:bottom w:w="100" w:type="dxa"/>
              <w:right w:w="100" w:type="dxa"/>
            </w:tcMar>
          </w:tcPr>
          <w:p w14:paraId="6294E31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A5046C">
        <w:trPr>
          <w:jc w:val="center"/>
        </w:trPr>
        <w:tc>
          <w:tcPr>
            <w:tcW w:w="1160" w:type="dxa"/>
            <w:tcMar>
              <w:top w:w="100" w:type="dxa"/>
              <w:left w:w="100" w:type="dxa"/>
              <w:bottom w:w="100" w:type="dxa"/>
              <w:right w:w="100" w:type="dxa"/>
            </w:tcMar>
          </w:tcPr>
          <w:p w14:paraId="1D8B5F92"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A5046C">
        <w:trPr>
          <w:jc w:val="center"/>
        </w:trPr>
        <w:tc>
          <w:tcPr>
            <w:tcW w:w="1160" w:type="dxa"/>
            <w:tcMar>
              <w:top w:w="100" w:type="dxa"/>
              <w:left w:w="100" w:type="dxa"/>
              <w:bottom w:w="100" w:type="dxa"/>
              <w:right w:w="100" w:type="dxa"/>
            </w:tcMar>
          </w:tcPr>
          <w:p w14:paraId="3D314D30"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375B5925"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2838B0" w:rsidRPr="00703517">
        <w:rPr>
          <w:rFonts w:ascii="Times New Roman" w:hAnsi="Times New Roman" w:cs="Times New Roman"/>
          <w:b/>
          <w:sz w:val="24"/>
          <w:szCs w:val="24"/>
        </w:rPr>
        <w:t>11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precipitation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A5046C">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A5046C">
        <w:trPr>
          <w:jc w:val="center"/>
        </w:trPr>
        <w:tc>
          <w:tcPr>
            <w:tcW w:w="1160" w:type="dxa"/>
            <w:tcMar>
              <w:top w:w="100" w:type="dxa"/>
              <w:left w:w="100" w:type="dxa"/>
              <w:bottom w:w="100" w:type="dxa"/>
              <w:right w:w="100" w:type="dxa"/>
            </w:tcMar>
          </w:tcPr>
          <w:p w14:paraId="6FCCA32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A5046C">
        <w:trPr>
          <w:jc w:val="center"/>
        </w:trPr>
        <w:tc>
          <w:tcPr>
            <w:tcW w:w="1160" w:type="dxa"/>
            <w:tcMar>
              <w:top w:w="100" w:type="dxa"/>
              <w:left w:w="100" w:type="dxa"/>
              <w:bottom w:w="100" w:type="dxa"/>
              <w:right w:w="100" w:type="dxa"/>
            </w:tcMar>
          </w:tcPr>
          <w:p w14:paraId="2EB94BB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A5046C">
        <w:trPr>
          <w:jc w:val="center"/>
        </w:trPr>
        <w:tc>
          <w:tcPr>
            <w:tcW w:w="1160" w:type="dxa"/>
            <w:tcMar>
              <w:top w:w="100" w:type="dxa"/>
              <w:left w:w="100" w:type="dxa"/>
              <w:bottom w:w="100" w:type="dxa"/>
              <w:right w:w="100" w:type="dxa"/>
            </w:tcMar>
          </w:tcPr>
          <w:p w14:paraId="24848874"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A5046C">
        <w:trPr>
          <w:jc w:val="center"/>
        </w:trPr>
        <w:tc>
          <w:tcPr>
            <w:tcW w:w="1160" w:type="dxa"/>
            <w:tcMar>
              <w:top w:w="100" w:type="dxa"/>
              <w:left w:w="100" w:type="dxa"/>
              <w:bottom w:w="100" w:type="dxa"/>
              <w:right w:w="100" w:type="dxa"/>
            </w:tcMar>
          </w:tcPr>
          <w:p w14:paraId="29183AD5"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A5046C">
        <w:trPr>
          <w:jc w:val="center"/>
        </w:trPr>
        <w:tc>
          <w:tcPr>
            <w:tcW w:w="1160" w:type="dxa"/>
            <w:tcMar>
              <w:top w:w="100" w:type="dxa"/>
              <w:left w:w="100" w:type="dxa"/>
              <w:bottom w:w="100" w:type="dxa"/>
              <w:right w:w="100" w:type="dxa"/>
            </w:tcMar>
          </w:tcPr>
          <w:p w14:paraId="3B74C467"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A5046C">
        <w:trPr>
          <w:jc w:val="center"/>
        </w:trPr>
        <w:tc>
          <w:tcPr>
            <w:tcW w:w="1160" w:type="dxa"/>
            <w:tcMar>
              <w:top w:w="100" w:type="dxa"/>
              <w:left w:w="100" w:type="dxa"/>
              <w:bottom w:w="100" w:type="dxa"/>
              <w:right w:w="100" w:type="dxa"/>
            </w:tcMar>
          </w:tcPr>
          <w:p w14:paraId="4841022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A5046C">
        <w:trPr>
          <w:jc w:val="center"/>
        </w:trPr>
        <w:tc>
          <w:tcPr>
            <w:tcW w:w="1160" w:type="dxa"/>
            <w:tcMar>
              <w:top w:w="100" w:type="dxa"/>
              <w:left w:w="100" w:type="dxa"/>
              <w:bottom w:w="100" w:type="dxa"/>
              <w:right w:w="100" w:type="dxa"/>
            </w:tcMar>
          </w:tcPr>
          <w:p w14:paraId="4912398A"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A5046C">
        <w:trPr>
          <w:jc w:val="center"/>
        </w:trPr>
        <w:tc>
          <w:tcPr>
            <w:tcW w:w="1160" w:type="dxa"/>
            <w:tcMar>
              <w:top w:w="100" w:type="dxa"/>
              <w:left w:w="100" w:type="dxa"/>
              <w:bottom w:w="100" w:type="dxa"/>
              <w:right w:w="100" w:type="dxa"/>
            </w:tcMar>
          </w:tcPr>
          <w:p w14:paraId="1EBA4C78"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A5046C">
        <w:trPr>
          <w:jc w:val="center"/>
        </w:trPr>
        <w:tc>
          <w:tcPr>
            <w:tcW w:w="1160" w:type="dxa"/>
            <w:tcMar>
              <w:top w:w="100" w:type="dxa"/>
              <w:left w:w="100" w:type="dxa"/>
              <w:bottom w:w="100" w:type="dxa"/>
              <w:right w:w="100" w:type="dxa"/>
            </w:tcMar>
          </w:tcPr>
          <w:p w14:paraId="2BB85E2F"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A5046C">
        <w:trPr>
          <w:jc w:val="center"/>
        </w:trPr>
        <w:tc>
          <w:tcPr>
            <w:tcW w:w="1160" w:type="dxa"/>
            <w:tcMar>
              <w:top w:w="100" w:type="dxa"/>
              <w:left w:w="100" w:type="dxa"/>
              <w:bottom w:w="100" w:type="dxa"/>
              <w:right w:w="100" w:type="dxa"/>
            </w:tcMar>
          </w:tcPr>
          <w:p w14:paraId="4C78ADD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A5046C">
        <w:trPr>
          <w:jc w:val="center"/>
        </w:trPr>
        <w:tc>
          <w:tcPr>
            <w:tcW w:w="1160" w:type="dxa"/>
            <w:tcMar>
              <w:top w:w="100" w:type="dxa"/>
              <w:left w:w="100" w:type="dxa"/>
              <w:bottom w:w="100" w:type="dxa"/>
              <w:right w:w="100" w:type="dxa"/>
            </w:tcMar>
          </w:tcPr>
          <w:p w14:paraId="7760A93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A5046C">
        <w:trPr>
          <w:jc w:val="center"/>
        </w:trPr>
        <w:tc>
          <w:tcPr>
            <w:tcW w:w="1160" w:type="dxa"/>
            <w:tcMar>
              <w:top w:w="100" w:type="dxa"/>
              <w:left w:w="100" w:type="dxa"/>
              <w:bottom w:w="100" w:type="dxa"/>
              <w:right w:w="100" w:type="dxa"/>
            </w:tcMar>
          </w:tcPr>
          <w:p w14:paraId="494DF89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A5046C">
        <w:trPr>
          <w:jc w:val="center"/>
        </w:trPr>
        <w:tc>
          <w:tcPr>
            <w:tcW w:w="1160" w:type="dxa"/>
            <w:tcMar>
              <w:top w:w="100" w:type="dxa"/>
              <w:left w:w="100" w:type="dxa"/>
              <w:bottom w:w="100" w:type="dxa"/>
              <w:right w:w="100" w:type="dxa"/>
            </w:tcMar>
          </w:tcPr>
          <w:p w14:paraId="5B37305E"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A5046C">
        <w:trPr>
          <w:jc w:val="center"/>
        </w:trPr>
        <w:tc>
          <w:tcPr>
            <w:tcW w:w="1160" w:type="dxa"/>
            <w:tcMar>
              <w:top w:w="100" w:type="dxa"/>
              <w:left w:w="100" w:type="dxa"/>
              <w:bottom w:w="100" w:type="dxa"/>
              <w:right w:w="100" w:type="dxa"/>
            </w:tcMar>
          </w:tcPr>
          <w:p w14:paraId="5CBB8CEC"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1"/>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707B0965"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64B1BF2B"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w:t>
      </w:r>
      <w:r w:rsidR="00D21484">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coldest quarter of ranges (blue line), and the species with the warmest quarter of ranges (red line). Only temperatures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r w:rsidRPr="00703517">
        <w:rPr>
          <w:rFonts w:ascii="Times New Roman" w:hAnsi="Times New Roman" w:cs="Times New Roman"/>
          <w:i/>
          <w:sz w:val="24"/>
          <w:szCs w:val="24"/>
        </w:rPr>
        <w:t xml:space="preserve">Pterourus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000000">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7777777" w:rsidR="00755067" w:rsidRDefault="00755067" w:rsidP="00B53DD3">
      <w:pPr>
        <w:spacing w:line="240" w:lineRule="auto"/>
        <w:jc w:val="both"/>
        <w:rPr>
          <w:rFonts w:ascii="Times New Roman" w:hAnsi="Times New Roman" w:cs="Times New Roman"/>
          <w:b/>
          <w:sz w:val="24"/>
          <w:szCs w:val="24"/>
        </w:rPr>
      </w:pPr>
    </w:p>
    <w:p w14:paraId="5DD155E4" w14:textId="26F26DCC" w:rsidR="00205514" w:rsidRDefault="00000000"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ughn Shirey" w:date="2023-03-21T18:22:00Z" w:initials="VS">
    <w:p w14:paraId="3845C948" w14:textId="77777777" w:rsidR="006E77D0" w:rsidRDefault="006E77D0" w:rsidP="00764D04">
      <w:pPr>
        <w:pStyle w:val="CommentText"/>
      </w:pPr>
      <w:r>
        <w:rPr>
          <w:rStyle w:val="CommentReference"/>
        </w:rPr>
        <w:annotationRef/>
      </w:r>
      <w:r>
        <w:t xml:space="preserve">I feel like the folks we and others have rebutted may HATE this but oh well. </w:t>
      </w:r>
    </w:p>
  </w:comment>
  <w:comment w:id="1" w:author="Leslie Ries" w:date="2023-03-19T13:18:00Z" w:initials="LR">
    <w:p w14:paraId="15C2A39E" w14:textId="77777777" w:rsidR="00FA49F2" w:rsidRDefault="00FA49F2" w:rsidP="00C361CA">
      <w:pPr>
        <w:pStyle w:val="CommentText"/>
      </w:pPr>
      <w:r>
        <w:rPr>
          <w:rStyle w:val="CommentReference"/>
        </w:rPr>
        <w:annotationRef/>
      </w:r>
      <w:r>
        <w:t xml:space="preserve">Did you really only extract species known to exist above 45N - does that mean if a "stray" was observed up north - it would count towards community sample metric or if &gt;2 species seen in a bin? I think that is fine - but if so - just clarify. </w:t>
      </w:r>
    </w:p>
  </w:comment>
  <w:comment w:id="2" w:author="Vaughn Shirey" w:date="2023-03-21T19:13:00Z" w:initials="VS">
    <w:p w14:paraId="3C0A7A7C" w14:textId="77777777" w:rsidR="0088253C" w:rsidRDefault="0088253C" w:rsidP="006331CE">
      <w:pPr>
        <w:pStyle w:val="CommentText"/>
      </w:pPr>
      <w:r>
        <w:rPr>
          <w:rStyle w:val="CommentReference"/>
        </w:rPr>
        <w:annotationRef/>
      </w:r>
      <w:r>
        <w:t xml:space="preserve">So I just pulled every record that was above &gt;45N and then filtered them based on the text below (so the original dataset does include strays, etc). </w:t>
      </w:r>
    </w:p>
  </w:comment>
  <w:comment w:id="3" w:author="Leslie Ries" w:date="2023-03-19T13:20:00Z" w:initials="LR">
    <w:p w14:paraId="313D9E37" w14:textId="28B9326B" w:rsidR="00FA49F2" w:rsidRDefault="00FA49F2" w:rsidP="00F22063">
      <w:pPr>
        <w:pStyle w:val="CommentText"/>
      </w:pPr>
      <w:r>
        <w:rPr>
          <w:rStyle w:val="CommentReference"/>
        </w:rPr>
        <w:annotationRef/>
      </w:r>
      <w:r>
        <w:t xml:space="preserve">I'm curious about how this works - do you provide the backbone and the synonymies and then it performs all the translations? </w:t>
      </w:r>
    </w:p>
  </w:comment>
  <w:comment w:id="4" w:author="Vaughn Shirey" w:date="2023-03-21T17:20:00Z" w:initials="VS">
    <w:p w14:paraId="56549FA4" w14:textId="77777777" w:rsidR="00CE3D27" w:rsidRDefault="00CE3D27" w:rsidP="00ED18AB">
      <w:pPr>
        <w:pStyle w:val="CommentText"/>
      </w:pPr>
      <w:r>
        <w:rPr>
          <w:rStyle w:val="CommentReference"/>
        </w:rPr>
        <w:annotationRef/>
      </w:r>
      <w:r>
        <w:t>No, it matches names to NCBI/ITIS lists of synonyms and then I matched to the Lamas taxonomy based on LepTraits raw data.</w:t>
      </w:r>
    </w:p>
  </w:comment>
  <w:comment w:id="5" w:author="Leslie Ries" w:date="2023-03-19T13:20:00Z" w:initials="LR">
    <w:p w14:paraId="2FBF384D" w14:textId="799CEB1D" w:rsidR="00FA49F2" w:rsidRDefault="00FA49F2" w:rsidP="00A31DD8">
      <w:pPr>
        <w:pStyle w:val="CommentText"/>
      </w:pPr>
      <w:r>
        <w:rPr>
          <w:rStyle w:val="CommentReference"/>
        </w:rPr>
        <w:annotationRef/>
      </w:r>
      <w:r>
        <w:t>Might be good to say what percentage of records were not resolvable since that will add more bias - but I assume this number was exceedingly small!</w:t>
      </w:r>
    </w:p>
  </w:comment>
  <w:comment w:id="6" w:author="Vaughn Shirey" w:date="2023-03-21T17:19:00Z" w:initials="VS">
    <w:p w14:paraId="2478D13B" w14:textId="77777777" w:rsidR="00CE3D27" w:rsidRDefault="00CE3D27" w:rsidP="00700B15">
      <w:pPr>
        <w:pStyle w:val="CommentText"/>
      </w:pPr>
      <w:r>
        <w:rPr>
          <w:rStyle w:val="CommentReference"/>
        </w:rPr>
        <w:annotationRef/>
      </w:r>
      <w:r>
        <w:t>It was small, unfortunately I didn't keep track of this metric while doing it… :/</w:t>
      </w:r>
    </w:p>
  </w:comment>
  <w:comment w:id="7" w:author="Leslie Ries" w:date="2023-03-19T13:26:00Z" w:initials="LR">
    <w:p w14:paraId="543853ED" w14:textId="77777777" w:rsidR="009830EE" w:rsidRDefault="009830EE" w:rsidP="005A3574">
      <w:pPr>
        <w:pStyle w:val="CommentText"/>
      </w:pPr>
      <w:r>
        <w:rPr>
          <w:rStyle w:val="CommentReference"/>
        </w:rPr>
        <w:annotationRef/>
      </w:r>
      <w:r>
        <w:t>So how many species were excluded on this basis - and then are you restricting inference to only relatively "common" species?</w:t>
      </w:r>
    </w:p>
  </w:comment>
  <w:comment w:id="8" w:author="Leslie Ries" w:date="2023-03-19T13:27:00Z" w:initials="LR">
    <w:p w14:paraId="1CF9AE42" w14:textId="77777777" w:rsidR="009830EE" w:rsidRDefault="009830EE" w:rsidP="002E05BF">
      <w:pPr>
        <w:pStyle w:val="CommentText"/>
      </w:pPr>
      <w:r>
        <w:rPr>
          <w:rStyle w:val="CommentReference"/>
        </w:rPr>
        <w:annotationRef/>
      </w:r>
      <w:r>
        <w:t>Also - once again, does this mean that those records didn't count towards "community" metric or &gt;2 threshold?</w:t>
      </w:r>
    </w:p>
  </w:comment>
  <w:comment w:id="9" w:author="Vaughn Shirey" w:date="2023-03-21T17:24:00Z" w:initials="VS">
    <w:p w14:paraId="614F1F2C" w14:textId="77777777" w:rsidR="007220AA" w:rsidRDefault="007220AA" w:rsidP="00867C1A">
      <w:pPr>
        <w:pStyle w:val="CommentText"/>
      </w:pPr>
      <w:r>
        <w:rPr>
          <w:rStyle w:val="CommentReference"/>
        </w:rPr>
        <w:annotationRef/>
      </w:r>
      <w:r>
        <w:t>So only the 90 that made the cut counts towards the "community" metric or &gt;2 threshold (this is how its been done elsewhere and in our simulation). I don't think including all potential species has been tested.</w:t>
      </w:r>
    </w:p>
  </w:comment>
  <w:comment w:id="10" w:author="Leslie Ries" w:date="2023-03-19T13:27:00Z" w:initials="LR">
    <w:p w14:paraId="50CC002D" w14:textId="55F0A186" w:rsidR="009830EE" w:rsidRDefault="009830EE" w:rsidP="0024594B">
      <w:pPr>
        <w:pStyle w:val="CommentText"/>
      </w:pPr>
      <w:r>
        <w:rPr>
          <w:rStyle w:val="CommentReference"/>
        </w:rPr>
        <w:annotationRef/>
      </w:r>
      <w:r>
        <w:t xml:space="preserve">Same thing - removed as focal species for analysis - or entire data set? </w:t>
      </w:r>
    </w:p>
  </w:comment>
  <w:comment w:id="11" w:author="Vaughn Shirey" w:date="2023-03-21T17:25:00Z" w:initials="VS">
    <w:p w14:paraId="41AE0B81" w14:textId="77777777" w:rsidR="00D94126" w:rsidRDefault="00D94126" w:rsidP="008106AC">
      <w:pPr>
        <w:pStyle w:val="CommentText"/>
      </w:pPr>
      <w:r>
        <w:rPr>
          <w:rStyle w:val="CommentReference"/>
        </w:rPr>
        <w:annotationRef/>
      </w:r>
      <w:r>
        <w:t>See above.</w:t>
      </w:r>
    </w:p>
  </w:comment>
  <w:comment w:id="12" w:author="Leslie Ries" w:date="2023-03-19T13:29:00Z" w:initials="LR">
    <w:p w14:paraId="482284CD" w14:textId="101EB6F4" w:rsidR="009830EE" w:rsidRDefault="009830EE" w:rsidP="00980623">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13" w:author="Vaughn Shirey" w:date="2023-03-21T17:26:00Z" w:initials="VS">
    <w:p w14:paraId="5A169CCE" w14:textId="77777777" w:rsidR="00D94126" w:rsidRDefault="00D94126" w:rsidP="00052E04">
      <w:pPr>
        <w:pStyle w:val="CommentText"/>
      </w:pPr>
      <w:r>
        <w:rPr>
          <w:rStyle w:val="CommentReference"/>
        </w:rPr>
        <w:annotationRef/>
      </w:r>
      <w:r>
        <w:t>I got them directly from Rob who said I should just cite Chandra's paper.</w:t>
      </w:r>
    </w:p>
  </w:comment>
  <w:comment w:id="14" w:author="Leslie Ries" w:date="2023-03-19T13:40:00Z" w:initials="LR">
    <w:p w14:paraId="684AEE5B" w14:textId="77777777" w:rsidR="00702465" w:rsidRDefault="00702465" w:rsidP="00FC1C04">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15" w:author="Vaughn Shirey" w:date="2023-03-21T19:17:00Z" w:initials="VS">
    <w:p w14:paraId="6CB4DED3" w14:textId="77777777" w:rsidR="00101B64" w:rsidRDefault="00101B64" w:rsidP="00794A1E">
      <w:pPr>
        <w:pStyle w:val="CommentText"/>
      </w:pPr>
      <w:r>
        <w:rPr>
          <w:rStyle w:val="CommentReference"/>
        </w:rPr>
        <w:annotationRef/>
      </w:r>
      <w:r>
        <w:t>I think pesticide data for high-latitudes might not be super informative because very limited agriculture occurs across much of the region (with the exception of the very southern part). Most of the industry is logging and mining which is definitely increasing a lot! I cover this in more detail in the "caveats" part of the discussion where I can cite specific butterfly papers that pertain to these industries.</w:t>
      </w:r>
    </w:p>
  </w:comment>
  <w:comment w:id="16" w:author="Leslie Ries" w:date="2023-03-19T13:43:00Z" w:initials="LR">
    <w:p w14:paraId="07FC6FC3" w14:textId="4B5FCCB9" w:rsidR="00DF427B" w:rsidRDefault="00DF427B" w:rsidP="00F351AD">
      <w:pPr>
        <w:pStyle w:val="CommentText"/>
      </w:pPr>
      <w:r>
        <w:rPr>
          <w:rStyle w:val="CommentReference"/>
        </w:rPr>
        <w:annotationRef/>
      </w:r>
      <w:r>
        <w:t xml:space="preserve">So each five year bin - or yearly bins? </w:t>
      </w:r>
    </w:p>
  </w:comment>
  <w:comment w:id="17" w:author="Vaughn Shirey" w:date="2023-03-21T17:28:00Z" w:initials="VS">
    <w:p w14:paraId="7AF3919E" w14:textId="77777777" w:rsidR="00CC6C4E" w:rsidRDefault="00CC6C4E" w:rsidP="002B0097">
      <w:pPr>
        <w:pStyle w:val="CommentText"/>
      </w:pPr>
      <w:r>
        <w:rPr>
          <w:rStyle w:val="CommentReference"/>
        </w:rPr>
        <w:annotationRef/>
      </w:r>
      <w:r>
        <w:t>Five year bin (we can't estimate occupancy yearly because our visit intervals are 1 year).</w:t>
      </w:r>
    </w:p>
  </w:comment>
  <w:comment w:id="18" w:author="Leslie Ries" w:date="2023-03-19T13:42:00Z" w:initials="LR">
    <w:p w14:paraId="7E9DD14C" w14:textId="2BF8D4BB" w:rsidR="00DF427B" w:rsidRDefault="00702465" w:rsidP="00A7165F">
      <w:pPr>
        <w:pStyle w:val="CommentText"/>
      </w:pPr>
      <w:r>
        <w:rPr>
          <w:rStyle w:val="CommentReference"/>
        </w:rPr>
        <w:annotationRef/>
      </w:r>
      <w:r w:rsidR="00DF427B">
        <w:t>I don't understand what this means. Do you mean only calculated occupancy pixels where you had sufficient butterfly data to run the model?</w:t>
      </w:r>
    </w:p>
  </w:comment>
  <w:comment w:id="19" w:author="Vaughn Shirey" w:date="2023-03-21T17:29:00Z" w:initials="VS">
    <w:p w14:paraId="41FC4097" w14:textId="77777777" w:rsidR="00CC6C4E" w:rsidRDefault="00CC6C4E" w:rsidP="007C0967">
      <w:pPr>
        <w:pStyle w:val="CommentText"/>
      </w:pPr>
      <w:r>
        <w:rPr>
          <w:rStyle w:val="CommentReference"/>
        </w:rPr>
        <w:annotationRef/>
      </w:r>
      <w:r>
        <w:t>Just a geographic mean (e.g., if 10 temperature pixels in the raster for that grid cell are 5-deg and 10 are 10-deg, the temp for that cell/occupancy period was 7.5-deg)</w:t>
      </w:r>
    </w:p>
  </w:comment>
  <w:comment w:id="20" w:author="Vaughn Shirey" w:date="2023-03-21T19:18:00Z" w:initials="VS">
    <w:p w14:paraId="7E81165F" w14:textId="77777777" w:rsidR="00AF3B0A" w:rsidRDefault="00AF3B0A" w:rsidP="00881E6F">
      <w:pPr>
        <w:pStyle w:val="CommentText"/>
      </w:pPr>
      <w:r>
        <w:rPr>
          <w:rStyle w:val="CommentReference"/>
        </w:rPr>
        <w:annotationRef/>
      </w:r>
      <w:r>
        <w:t>Basically just averaging all the climate raster values for that grid cell/occupancy interval.</w:t>
      </w:r>
    </w:p>
  </w:comment>
  <w:comment w:id="21" w:author="Leslie Ries" w:date="2023-03-19T13:48:00Z" w:initials="LR">
    <w:p w14:paraId="382FCE17" w14:textId="0E839706" w:rsidR="00DF427B" w:rsidRDefault="00DF427B" w:rsidP="003D200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22" w:author="Vaughn Shirey" w:date="2023-03-21T17:30:00Z" w:initials="VS">
    <w:p w14:paraId="1906743B" w14:textId="77777777" w:rsidR="00CC6C4E" w:rsidRDefault="00CC6C4E" w:rsidP="00E4795B">
      <w:pPr>
        <w:pStyle w:val="CommentText"/>
      </w:pPr>
      <w:r>
        <w:rPr>
          <w:rStyle w:val="CommentReference"/>
        </w:rPr>
        <w:annotationRef/>
      </w:r>
      <w:r>
        <w:t>No, the climate data had full coverage across the study region so there weren't any holes. See above for clarification.</w:t>
      </w:r>
    </w:p>
  </w:comment>
  <w:comment w:id="24" w:author="Leslie Ries" w:date="2023-03-19T14:03:00Z" w:initials="LR">
    <w:p w14:paraId="0F54A6CE" w14:textId="77777777" w:rsidR="00031DEF" w:rsidRDefault="00031DEF" w:rsidP="00DC1C9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25" w:author="Vaughn Shirey" w:date="2023-03-21T17:37:00Z" w:initials="VS">
    <w:p w14:paraId="678FC41D" w14:textId="77777777" w:rsidR="00D05D2B" w:rsidRDefault="00D05D2B" w:rsidP="004255F0">
      <w:pPr>
        <w:pStyle w:val="CommentText"/>
      </w:pPr>
      <w:r>
        <w:rPr>
          <w:rStyle w:val="CommentReference"/>
        </w:rPr>
        <w:annotationRef/>
      </w:r>
      <w:r>
        <w:t>Yeah, I totally get that! It is restricted to the 25km points and the 90 species in our analysis (which is not an estimate of the "global" community visitation but community visitation as it pertains to our specific species of interest).</w:t>
      </w:r>
    </w:p>
  </w:comment>
  <w:comment w:id="26" w:author="Leslie Ries" w:date="2023-03-19T14:11:00Z" w:initials="LR">
    <w:p w14:paraId="52E938A7" w14:textId="3095459D" w:rsidR="00031DEF" w:rsidRDefault="00031DEF" w:rsidP="00A3422F">
      <w:pPr>
        <w:pStyle w:val="CommentText"/>
      </w:pPr>
      <w:r>
        <w:rPr>
          <w:rStyle w:val="CommentReference"/>
        </w:rPr>
        <w:annotationRef/>
      </w:r>
      <w:r>
        <w:t>May need to explain that occupancy models use detection-nondectection to infer occupancy - and then use that to separate the observation component from the ecological component (ref papers that present how occupancy models work) - and that this inference is what is used for the detection component - but that this is used to then separate from actual (inferred) absence. Am I getting this right? In any case, I know this is complicated and all in Fig S1 - but need to give just enough info to the reader so they can follow along - but at the end of the day - where that line is will probably take some more thought.</w:t>
      </w:r>
    </w:p>
  </w:comment>
  <w:comment w:id="27" w:author="Vaughn Shirey" w:date="2023-03-21T19:19:00Z" w:initials="VS">
    <w:p w14:paraId="382F66E7" w14:textId="77777777" w:rsidR="009062F1" w:rsidRDefault="00470DF0" w:rsidP="009B27B2">
      <w:pPr>
        <w:pStyle w:val="CommentText"/>
      </w:pPr>
      <w:r>
        <w:rPr>
          <w:rStyle w:val="CommentReference"/>
        </w:rPr>
        <w:annotationRef/>
      </w:r>
      <w:r w:rsidR="009062F1">
        <w:t xml:space="preserve">I think the new intro and methods hash that out pretty well but let me know if it is still unclear up until this point. </w:t>
      </w:r>
    </w:p>
  </w:comment>
  <w:comment w:id="28" w:author="Vaughn Shirey" w:date="2023-03-21T19:20:00Z" w:initials="VS">
    <w:p w14:paraId="6416E686" w14:textId="77777777" w:rsidR="000B5965" w:rsidRDefault="000B5965" w:rsidP="009E00B4">
      <w:pPr>
        <w:pStyle w:val="CommentText"/>
      </w:pPr>
      <w:r>
        <w:rPr>
          <w:rStyle w:val="CommentReference"/>
        </w:rPr>
        <w:annotationRef/>
      </w:r>
      <w:r>
        <w:t>Greg didn't like the alpha for the random intercepts (wanted me to use tau instead), but I don't think it matters/I personally like the alpha for intercept, beta for slopes notation.</w:t>
      </w:r>
    </w:p>
  </w:comment>
  <w:comment w:id="29" w:author="Leslie Ries" w:date="2023-03-19T16:36:00Z" w:initials="LR">
    <w:p w14:paraId="3167ED66" w14:textId="540DA7AE" w:rsidR="00892228" w:rsidRDefault="00892228" w:rsidP="00C635B7">
      <w:pPr>
        <w:pStyle w:val="CommentText"/>
      </w:pPr>
      <w:r>
        <w:rPr>
          <w:rStyle w:val="CommentReference"/>
        </w:rPr>
        <w:annotationRef/>
      </w:r>
      <w:r>
        <w:t xml:space="preserve">Same point as above - this sentence makes it sound like the goal of the model is to estimate occupancy based on temp (or precip) so specifying above that the overall goal of the model is species ~ year I think will be more clear. </w:t>
      </w:r>
    </w:p>
  </w:comment>
  <w:comment w:id="30" w:author="Vaughn Shirey" w:date="2023-03-21T17:42:00Z" w:initials="VS">
    <w:p w14:paraId="61A65543" w14:textId="77777777" w:rsidR="00835D0C" w:rsidRDefault="00835D0C" w:rsidP="00403C5F">
      <w:pPr>
        <w:pStyle w:val="CommentText"/>
      </w:pPr>
      <w:r>
        <w:rPr>
          <w:rStyle w:val="CommentReference"/>
        </w:rPr>
        <w:annotationRef/>
      </w:r>
      <w:r>
        <w:t>It is to estimate occupancy as a function of temperature/precipitation but also time (time is baked into the temp/precip covariate by the subscript "t" above).</w:t>
      </w:r>
    </w:p>
  </w:comment>
  <w:comment w:id="31" w:author="Vaughn Shirey" w:date="2023-03-21T17:42:00Z" w:initials="VS">
    <w:p w14:paraId="55D35393" w14:textId="77777777" w:rsidR="00835D0C" w:rsidRDefault="00835D0C" w:rsidP="005B2449">
      <w:pPr>
        <w:pStyle w:val="CommentText"/>
      </w:pPr>
      <w:r>
        <w:rPr>
          <w:rStyle w:val="CommentReference"/>
        </w:rPr>
        <w:annotationRef/>
      </w:r>
      <w:r>
        <w:t>In other words, occupancy is estimated both spatially by the temp/precip value at "k" and also temporally by the temp/precip value at "t".</w:t>
      </w:r>
    </w:p>
  </w:comment>
  <w:comment w:id="32" w:author="Leslie Ries" w:date="2023-03-19T16:37:00Z" w:initials="LR">
    <w:p w14:paraId="6D48923F" w14:textId="77777777" w:rsidR="00892228" w:rsidRDefault="00892228" w:rsidP="00270987">
      <w:pPr>
        <w:pStyle w:val="CommentText"/>
      </w:pPr>
      <w:r>
        <w:rPr>
          <w:rStyle w:val="CommentReference"/>
        </w:rPr>
        <w:annotationRef/>
      </w:r>
      <w:r>
        <w:t xml:space="preserve">This is a bit confusing to me. </w:t>
      </w:r>
    </w:p>
  </w:comment>
  <w:comment w:id="33" w:author="Vaughn Shirey" w:date="2023-03-21T17:44:00Z" w:initials="VS">
    <w:p w14:paraId="74011F08" w14:textId="77777777" w:rsidR="00B86F94" w:rsidRDefault="00B86F94" w:rsidP="004225F2">
      <w:pPr>
        <w:pStyle w:val="CommentText"/>
      </w:pPr>
      <w:r>
        <w:rPr>
          <w:rStyle w:val="CommentReference"/>
        </w:rPr>
        <w:annotationRef/>
      </w:r>
      <w:r>
        <w:t>Just letting them know that I chose uninformative priors.</w:t>
      </w:r>
    </w:p>
  </w:comment>
  <w:comment w:id="34" w:author="Leslie Ries" w:date="2023-03-19T15:32:00Z" w:initials="LR">
    <w:p w14:paraId="6BBCEE8C" w14:textId="77777777" w:rsidR="009643EB" w:rsidRDefault="009643EB" w:rsidP="00B074FA">
      <w:pPr>
        <w:pStyle w:val="CommentText"/>
      </w:pPr>
      <w:r>
        <w:rPr>
          <w:rStyle w:val="CommentReference"/>
        </w:rPr>
        <w:annotationRef/>
      </w:r>
      <w:r>
        <w:t>What is this - and presumably this is Casey? So that means that most visualization is done by some automated thing - thank you Dr. Youngflesh - whoever you are!!</w:t>
      </w:r>
    </w:p>
  </w:comment>
  <w:comment w:id="35" w:author="Vaughn Shirey" w:date="2023-03-21T17:53:00Z" w:initials="VS">
    <w:p w14:paraId="47AB8F45" w14:textId="77777777" w:rsidR="002D5F3E" w:rsidRDefault="002D5F3E" w:rsidP="00D869F9">
      <w:pPr>
        <w:pStyle w:val="CommentText"/>
      </w:pPr>
      <w:r>
        <w:rPr>
          <w:rStyle w:val="CommentReference"/>
        </w:rPr>
        <w:annotationRef/>
      </w:r>
      <w:r>
        <w:t>Yepp it's Casey!</w:t>
      </w:r>
    </w:p>
  </w:comment>
  <w:comment w:id="36" w:author="Leslie Ries" w:date="2023-03-19T15:35:00Z" w:initials="LR">
    <w:p w14:paraId="58FC029A" w14:textId="0F276679" w:rsidR="009643EB" w:rsidRDefault="009643EB" w:rsidP="00024BF6">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37" w:author="Vaughn Shirey" w:date="2023-03-21T17:54:00Z" w:initials="VS">
    <w:p w14:paraId="11E344B1" w14:textId="77777777" w:rsidR="00EE13EA" w:rsidRDefault="002D5F3E" w:rsidP="00217A07">
      <w:pPr>
        <w:pStyle w:val="CommentText"/>
      </w:pPr>
      <w:r>
        <w:rPr>
          <w:rStyle w:val="CommentReference"/>
        </w:rPr>
        <w:annotationRef/>
      </w:r>
      <w:r w:rsidR="00EE13EA">
        <w:t>Unfortunately I think its expected, but I won't plop them into the dissertation for everyone's sanity.</w:t>
      </w:r>
    </w:p>
  </w:comment>
  <w:comment w:id="38" w:author="Leslie Ries" w:date="2023-03-19T15:53:00Z" w:initials="LR">
    <w:p w14:paraId="5EEA7033" w14:textId="77777777" w:rsidR="00485B0D" w:rsidRDefault="00485B0D" w:rsidP="00756161">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39" w:author="Vaughn Shirey" w:date="2023-03-21T19:38:00Z" w:initials="VS">
    <w:p w14:paraId="1FCD3C51" w14:textId="77777777" w:rsidR="00200047" w:rsidRDefault="00200047" w:rsidP="00300FA4">
      <w:pPr>
        <w:pStyle w:val="CommentText"/>
      </w:pPr>
      <w:r>
        <w:rPr>
          <w:rStyle w:val="CommentReference"/>
        </w:rPr>
        <w:annotationRef/>
      </w:r>
      <w:r>
        <w:t>I only dropped Monarch and Vanessa sp (except virginiensis). All others had ranges intersecting 45N+ (and I believe all others a year-round residents)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45C948" w15:done="0"/>
  <w15:commentEx w15:paraId="15C2A39E" w15:done="0"/>
  <w15:commentEx w15:paraId="3C0A7A7C" w15:paraIdParent="15C2A39E" w15:done="0"/>
  <w15:commentEx w15:paraId="313D9E37" w15:done="0"/>
  <w15:commentEx w15:paraId="56549FA4" w15:paraIdParent="313D9E37" w15:done="0"/>
  <w15:commentEx w15:paraId="2FBF384D" w15:done="0"/>
  <w15:commentEx w15:paraId="2478D13B" w15:paraIdParent="2FBF384D" w15:done="0"/>
  <w15:commentEx w15:paraId="543853ED" w15:done="0"/>
  <w15:commentEx w15:paraId="1CF9AE42" w15:paraIdParent="543853ED" w15:done="0"/>
  <w15:commentEx w15:paraId="614F1F2C" w15:paraIdParent="543853ED" w15:done="0"/>
  <w15:commentEx w15:paraId="50CC002D" w15:done="0"/>
  <w15:commentEx w15:paraId="41AE0B81" w15:paraIdParent="50CC002D" w15:done="0"/>
  <w15:commentEx w15:paraId="482284CD" w15:done="0"/>
  <w15:commentEx w15:paraId="5A169CCE" w15:paraIdParent="482284CD" w15:done="0"/>
  <w15:commentEx w15:paraId="684AEE5B" w15:done="0"/>
  <w15:commentEx w15:paraId="6CB4DED3" w15:paraIdParent="684AEE5B" w15:done="0"/>
  <w15:commentEx w15:paraId="07FC6FC3" w15:done="0"/>
  <w15:commentEx w15:paraId="7AF3919E" w15:paraIdParent="07FC6FC3" w15:done="0"/>
  <w15:commentEx w15:paraId="7E9DD14C" w15:done="0"/>
  <w15:commentEx w15:paraId="41FC4097" w15:paraIdParent="7E9DD14C" w15:done="0"/>
  <w15:commentEx w15:paraId="7E81165F" w15:paraIdParent="7E9DD14C" w15:done="0"/>
  <w15:commentEx w15:paraId="382FCE17" w15:done="0"/>
  <w15:commentEx w15:paraId="1906743B" w15:paraIdParent="382FCE17" w15:done="0"/>
  <w15:commentEx w15:paraId="0F54A6CE" w15:done="0"/>
  <w15:commentEx w15:paraId="678FC41D" w15:paraIdParent="0F54A6CE" w15:done="0"/>
  <w15:commentEx w15:paraId="52E938A7" w15:done="0"/>
  <w15:commentEx w15:paraId="382F66E7" w15:paraIdParent="52E938A7" w15:done="0"/>
  <w15:commentEx w15:paraId="6416E686" w15:done="0"/>
  <w15:commentEx w15:paraId="3167ED66" w15:done="0"/>
  <w15:commentEx w15:paraId="61A65543" w15:paraIdParent="3167ED66" w15:done="0"/>
  <w15:commentEx w15:paraId="55D35393" w15:paraIdParent="3167ED66" w15:done="0"/>
  <w15:commentEx w15:paraId="6D48923F" w15:done="0"/>
  <w15:commentEx w15:paraId="74011F08" w15:paraIdParent="6D48923F" w15:done="0"/>
  <w15:commentEx w15:paraId="6BBCEE8C" w15:done="0"/>
  <w15:commentEx w15:paraId="47AB8F45" w15:paraIdParent="6BBCEE8C" w15:done="0"/>
  <w15:commentEx w15:paraId="58FC029A" w15:done="0"/>
  <w15:commentEx w15:paraId="11E344B1" w15:paraIdParent="58FC029A" w15:done="0"/>
  <w15:commentEx w15:paraId="5EEA7033" w15:done="0"/>
  <w15:commentEx w15:paraId="1FCD3C51" w15:paraIdParent="5EEA7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747B" w16cex:dateUtc="2023-03-21T22:22:00Z"/>
  <w16cex:commentExtensible w16cex:durableId="27C18A30" w16cex:dateUtc="2023-03-19T17:18:00Z"/>
  <w16cex:commentExtensible w16cex:durableId="27C4806F" w16cex:dateUtc="2023-03-21T23:13:00Z"/>
  <w16cex:commentExtensible w16cex:durableId="27C18A84" w16cex:dateUtc="2023-03-19T17:20:00Z"/>
  <w16cex:commentExtensible w16cex:durableId="27C465E3" w16cex:dateUtc="2023-03-21T21:20:00Z"/>
  <w16cex:commentExtensible w16cex:durableId="27C18ABA" w16cex:dateUtc="2023-03-19T17:20:00Z"/>
  <w16cex:commentExtensible w16cex:durableId="27C46590" w16cex:dateUtc="2023-03-21T21:19:00Z"/>
  <w16cex:commentExtensible w16cex:durableId="27C18C0A" w16cex:dateUtc="2023-03-19T17:26:00Z"/>
  <w16cex:commentExtensible w16cex:durableId="27C18C38" w16cex:dateUtc="2023-03-19T17:27:00Z"/>
  <w16cex:commentExtensible w16cex:durableId="27C466E6" w16cex:dateUtc="2023-03-21T21:24:00Z"/>
  <w16cex:commentExtensible w16cex:durableId="27C18C58" w16cex:dateUtc="2023-03-19T17:27:00Z"/>
  <w16cex:commentExtensible w16cex:durableId="27C46705" w16cex:dateUtc="2023-03-21T21:25:00Z"/>
  <w16cex:commentExtensible w16cex:durableId="27C18CB7" w16cex:dateUtc="2023-03-19T17:29:00Z"/>
  <w16cex:commentExtensible w16cex:durableId="27C4674A" w16cex:dateUtc="2023-03-21T21:26:00Z"/>
  <w16cex:commentExtensible w16cex:durableId="27C18F40" w16cex:dateUtc="2023-03-19T17:40:00Z"/>
  <w16cex:commentExtensible w16cex:durableId="27C48160" w16cex:dateUtc="2023-03-21T23:17:00Z"/>
  <w16cex:commentExtensible w16cex:durableId="27C18FF2" w16cex:dateUtc="2023-03-19T17:43:00Z"/>
  <w16cex:commentExtensible w16cex:durableId="27C467C7" w16cex:dateUtc="2023-03-21T21:28:00Z"/>
  <w16cex:commentExtensible w16cex:durableId="27C18FCD" w16cex:dateUtc="2023-03-19T17:42:00Z"/>
  <w16cex:commentExtensible w16cex:durableId="27C467F7" w16cex:dateUtc="2023-03-21T21:29:00Z"/>
  <w16cex:commentExtensible w16cex:durableId="27C48188" w16cex:dateUtc="2023-03-21T23:18:00Z"/>
  <w16cex:commentExtensible w16cex:durableId="27C19132" w16cex:dateUtc="2023-03-19T17:48:00Z"/>
  <w16cex:commentExtensible w16cex:durableId="27C46829" w16cex:dateUtc="2023-03-21T21:30:00Z"/>
  <w16cex:commentExtensible w16cex:durableId="27C194C6" w16cex:dateUtc="2023-03-19T18:03:00Z"/>
  <w16cex:commentExtensible w16cex:durableId="27C469E9" w16cex:dateUtc="2023-03-21T21:37:00Z"/>
  <w16cex:commentExtensible w16cex:durableId="27C196A9" w16cex:dateUtc="2023-03-19T18:11:00Z"/>
  <w16cex:commentExtensible w16cex:durableId="27C481B1" w16cex:dateUtc="2023-03-21T23:19:00Z"/>
  <w16cex:commentExtensible w16cex:durableId="27C48206" w16cex:dateUtc="2023-03-21T23:20:00Z"/>
  <w16cex:commentExtensible w16cex:durableId="27C1B8A4" w16cex:dateUtc="2023-03-19T20:36:00Z"/>
  <w16cex:commentExtensible w16cex:durableId="27C46AE8" w16cex:dateUtc="2023-03-21T21:42:00Z"/>
  <w16cex:commentExtensible w16cex:durableId="27C46B1B" w16cex:dateUtc="2023-03-21T21:42:00Z"/>
  <w16cex:commentExtensible w16cex:durableId="27C1B8CA" w16cex:dateUtc="2023-03-19T20:37:00Z"/>
  <w16cex:commentExtensible w16cex:durableId="27C46B87" w16cex:dateUtc="2023-03-21T21:44:00Z"/>
  <w16cex:commentExtensible w16cex:durableId="27C1A98C" w16cex:dateUtc="2023-03-19T19:32:00Z"/>
  <w16cex:commentExtensible w16cex:durableId="27C46DA1" w16cex:dateUtc="2023-03-21T21:53:00Z"/>
  <w16cex:commentExtensible w16cex:durableId="27C1AA5F" w16cex:dateUtc="2023-03-19T19:35:00Z"/>
  <w16cex:commentExtensible w16cex:durableId="27C46DB9" w16cex:dateUtc="2023-03-21T21:54:00Z"/>
  <w16cex:commentExtensible w16cex:durableId="27C1AE66" w16cex:dateUtc="2023-03-19T19:53:00Z"/>
  <w16cex:commentExtensible w16cex:durableId="27C48630" w16cex:dateUtc="2023-03-21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45C948" w16cid:durableId="27C4747B"/>
  <w16cid:commentId w16cid:paraId="15C2A39E" w16cid:durableId="27C18A30"/>
  <w16cid:commentId w16cid:paraId="3C0A7A7C" w16cid:durableId="27C4806F"/>
  <w16cid:commentId w16cid:paraId="313D9E37" w16cid:durableId="27C18A84"/>
  <w16cid:commentId w16cid:paraId="56549FA4" w16cid:durableId="27C465E3"/>
  <w16cid:commentId w16cid:paraId="2FBF384D" w16cid:durableId="27C18ABA"/>
  <w16cid:commentId w16cid:paraId="2478D13B" w16cid:durableId="27C46590"/>
  <w16cid:commentId w16cid:paraId="543853ED" w16cid:durableId="27C18C0A"/>
  <w16cid:commentId w16cid:paraId="1CF9AE42" w16cid:durableId="27C18C38"/>
  <w16cid:commentId w16cid:paraId="614F1F2C" w16cid:durableId="27C466E6"/>
  <w16cid:commentId w16cid:paraId="50CC002D" w16cid:durableId="27C18C58"/>
  <w16cid:commentId w16cid:paraId="41AE0B81" w16cid:durableId="27C46705"/>
  <w16cid:commentId w16cid:paraId="482284CD" w16cid:durableId="27C18CB7"/>
  <w16cid:commentId w16cid:paraId="5A169CCE" w16cid:durableId="27C4674A"/>
  <w16cid:commentId w16cid:paraId="684AEE5B" w16cid:durableId="27C18F40"/>
  <w16cid:commentId w16cid:paraId="6CB4DED3" w16cid:durableId="27C48160"/>
  <w16cid:commentId w16cid:paraId="07FC6FC3" w16cid:durableId="27C18FF2"/>
  <w16cid:commentId w16cid:paraId="7AF3919E" w16cid:durableId="27C467C7"/>
  <w16cid:commentId w16cid:paraId="7E9DD14C" w16cid:durableId="27C18FCD"/>
  <w16cid:commentId w16cid:paraId="41FC4097" w16cid:durableId="27C467F7"/>
  <w16cid:commentId w16cid:paraId="7E81165F" w16cid:durableId="27C48188"/>
  <w16cid:commentId w16cid:paraId="382FCE17" w16cid:durableId="27C19132"/>
  <w16cid:commentId w16cid:paraId="1906743B" w16cid:durableId="27C46829"/>
  <w16cid:commentId w16cid:paraId="0F54A6CE" w16cid:durableId="27C194C6"/>
  <w16cid:commentId w16cid:paraId="678FC41D" w16cid:durableId="27C469E9"/>
  <w16cid:commentId w16cid:paraId="52E938A7" w16cid:durableId="27C196A9"/>
  <w16cid:commentId w16cid:paraId="382F66E7" w16cid:durableId="27C481B1"/>
  <w16cid:commentId w16cid:paraId="6416E686" w16cid:durableId="27C48206"/>
  <w16cid:commentId w16cid:paraId="3167ED66" w16cid:durableId="27C1B8A4"/>
  <w16cid:commentId w16cid:paraId="61A65543" w16cid:durableId="27C46AE8"/>
  <w16cid:commentId w16cid:paraId="55D35393" w16cid:durableId="27C46B1B"/>
  <w16cid:commentId w16cid:paraId="6D48923F" w16cid:durableId="27C1B8CA"/>
  <w16cid:commentId w16cid:paraId="74011F08" w16cid:durableId="27C46B87"/>
  <w16cid:commentId w16cid:paraId="6BBCEE8C" w16cid:durableId="27C1A98C"/>
  <w16cid:commentId w16cid:paraId="47AB8F45" w16cid:durableId="27C46DA1"/>
  <w16cid:commentId w16cid:paraId="58FC029A" w16cid:durableId="27C1AA5F"/>
  <w16cid:commentId w16cid:paraId="11E344B1" w16cid:durableId="27C46DB9"/>
  <w16cid:commentId w16cid:paraId="5EEA7033" w16cid:durableId="27C1AE66"/>
  <w16cid:commentId w16cid:paraId="1FCD3C51" w16cid:durableId="27C486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DF94" w14:textId="77777777" w:rsidR="005462CD" w:rsidRDefault="005462CD">
      <w:pPr>
        <w:spacing w:line="240" w:lineRule="auto"/>
      </w:pPr>
      <w:r>
        <w:separator/>
      </w:r>
    </w:p>
  </w:endnote>
  <w:endnote w:type="continuationSeparator" w:id="0">
    <w:p w14:paraId="548ED261" w14:textId="77777777" w:rsidR="005462CD" w:rsidRDefault="00546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A01D7" w14:textId="77777777" w:rsidR="005462CD" w:rsidRDefault="005462CD">
      <w:pPr>
        <w:spacing w:line="240" w:lineRule="auto"/>
      </w:pPr>
      <w:r>
        <w:separator/>
      </w:r>
    </w:p>
  </w:footnote>
  <w:footnote w:type="continuationSeparator" w:id="0">
    <w:p w14:paraId="1185EE82" w14:textId="77777777" w:rsidR="005462CD" w:rsidRDefault="005462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9433337">
    <w:abstractNumId w:val="0"/>
  </w:num>
  <w:num w:numId="2" w16cid:durableId="12271874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rson w15:author="Leslie Ries">
    <w15:presenceInfo w15:providerId="AD" w15:userId="S::lr354@georgetown.edu::6bedb3a5-e563-439e-97de-55f7fbc82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108B2"/>
    <w:rsid w:val="00012098"/>
    <w:rsid w:val="000120DD"/>
    <w:rsid w:val="00021EE6"/>
    <w:rsid w:val="00023E3B"/>
    <w:rsid w:val="00024211"/>
    <w:rsid w:val="00031528"/>
    <w:rsid w:val="00031DEF"/>
    <w:rsid w:val="0003362B"/>
    <w:rsid w:val="000344B4"/>
    <w:rsid w:val="000364A6"/>
    <w:rsid w:val="00037DF5"/>
    <w:rsid w:val="00040418"/>
    <w:rsid w:val="00041054"/>
    <w:rsid w:val="000436DE"/>
    <w:rsid w:val="00046649"/>
    <w:rsid w:val="00047EB5"/>
    <w:rsid w:val="00050577"/>
    <w:rsid w:val="000514D9"/>
    <w:rsid w:val="000520CF"/>
    <w:rsid w:val="00052B3A"/>
    <w:rsid w:val="00055D82"/>
    <w:rsid w:val="000642BB"/>
    <w:rsid w:val="00066CA5"/>
    <w:rsid w:val="0006754C"/>
    <w:rsid w:val="00067F8E"/>
    <w:rsid w:val="00070A7A"/>
    <w:rsid w:val="00071336"/>
    <w:rsid w:val="00072CE9"/>
    <w:rsid w:val="00073BC4"/>
    <w:rsid w:val="000742B1"/>
    <w:rsid w:val="00075178"/>
    <w:rsid w:val="00077CBA"/>
    <w:rsid w:val="00083BA6"/>
    <w:rsid w:val="00086474"/>
    <w:rsid w:val="00092E8B"/>
    <w:rsid w:val="00094245"/>
    <w:rsid w:val="000A032E"/>
    <w:rsid w:val="000A0D41"/>
    <w:rsid w:val="000A2FFD"/>
    <w:rsid w:val="000A36FD"/>
    <w:rsid w:val="000A5401"/>
    <w:rsid w:val="000A72AA"/>
    <w:rsid w:val="000A7B10"/>
    <w:rsid w:val="000B0711"/>
    <w:rsid w:val="000B1487"/>
    <w:rsid w:val="000B2E4F"/>
    <w:rsid w:val="000B35D0"/>
    <w:rsid w:val="000B5965"/>
    <w:rsid w:val="000C33C0"/>
    <w:rsid w:val="000C6A60"/>
    <w:rsid w:val="000D09F4"/>
    <w:rsid w:val="000D1E21"/>
    <w:rsid w:val="000D3171"/>
    <w:rsid w:val="000D4874"/>
    <w:rsid w:val="000D4A97"/>
    <w:rsid w:val="000D4E8B"/>
    <w:rsid w:val="000D6AD2"/>
    <w:rsid w:val="000D72AE"/>
    <w:rsid w:val="000D7CA5"/>
    <w:rsid w:val="000E096B"/>
    <w:rsid w:val="000E2005"/>
    <w:rsid w:val="000E4178"/>
    <w:rsid w:val="000E4EA8"/>
    <w:rsid w:val="000E7202"/>
    <w:rsid w:val="000F30FE"/>
    <w:rsid w:val="000F4305"/>
    <w:rsid w:val="000F494B"/>
    <w:rsid w:val="000F4C76"/>
    <w:rsid w:val="00101B64"/>
    <w:rsid w:val="001031E6"/>
    <w:rsid w:val="00105A70"/>
    <w:rsid w:val="001062D8"/>
    <w:rsid w:val="001117B7"/>
    <w:rsid w:val="0011280E"/>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9A0"/>
    <w:rsid w:val="0013740B"/>
    <w:rsid w:val="0014032F"/>
    <w:rsid w:val="001405D2"/>
    <w:rsid w:val="00141CDD"/>
    <w:rsid w:val="00143731"/>
    <w:rsid w:val="0015403E"/>
    <w:rsid w:val="001555B5"/>
    <w:rsid w:val="001557AC"/>
    <w:rsid w:val="00156523"/>
    <w:rsid w:val="001601C8"/>
    <w:rsid w:val="00160F94"/>
    <w:rsid w:val="001612EA"/>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37A3"/>
    <w:rsid w:val="001B78A9"/>
    <w:rsid w:val="001C33BA"/>
    <w:rsid w:val="001C53A7"/>
    <w:rsid w:val="001D343C"/>
    <w:rsid w:val="001D4179"/>
    <w:rsid w:val="001D437C"/>
    <w:rsid w:val="001D4DD0"/>
    <w:rsid w:val="001D5356"/>
    <w:rsid w:val="001D53CD"/>
    <w:rsid w:val="001D555C"/>
    <w:rsid w:val="001E005F"/>
    <w:rsid w:val="001E12C5"/>
    <w:rsid w:val="001E1C49"/>
    <w:rsid w:val="001E2EFC"/>
    <w:rsid w:val="001E59EC"/>
    <w:rsid w:val="001F2D3A"/>
    <w:rsid w:val="001F4A63"/>
    <w:rsid w:val="00200047"/>
    <w:rsid w:val="00200995"/>
    <w:rsid w:val="00201053"/>
    <w:rsid w:val="00201292"/>
    <w:rsid w:val="00203F8B"/>
    <w:rsid w:val="00204BD6"/>
    <w:rsid w:val="00204ECA"/>
    <w:rsid w:val="00205438"/>
    <w:rsid w:val="00205514"/>
    <w:rsid w:val="00207FFD"/>
    <w:rsid w:val="002105E7"/>
    <w:rsid w:val="00212E77"/>
    <w:rsid w:val="00213AB9"/>
    <w:rsid w:val="00215B90"/>
    <w:rsid w:val="002164BF"/>
    <w:rsid w:val="0022098D"/>
    <w:rsid w:val="00220A78"/>
    <w:rsid w:val="002210C5"/>
    <w:rsid w:val="0022599C"/>
    <w:rsid w:val="00232CF6"/>
    <w:rsid w:val="00233816"/>
    <w:rsid w:val="00236FC5"/>
    <w:rsid w:val="00240990"/>
    <w:rsid w:val="00242223"/>
    <w:rsid w:val="00242716"/>
    <w:rsid w:val="00250CD8"/>
    <w:rsid w:val="00253049"/>
    <w:rsid w:val="002532EB"/>
    <w:rsid w:val="002532EC"/>
    <w:rsid w:val="00254990"/>
    <w:rsid w:val="0025538A"/>
    <w:rsid w:val="00256E23"/>
    <w:rsid w:val="002572DE"/>
    <w:rsid w:val="002631A9"/>
    <w:rsid w:val="00263984"/>
    <w:rsid w:val="00270EDE"/>
    <w:rsid w:val="0027271E"/>
    <w:rsid w:val="00276C41"/>
    <w:rsid w:val="00277E80"/>
    <w:rsid w:val="002838B0"/>
    <w:rsid w:val="0028453A"/>
    <w:rsid w:val="00284D76"/>
    <w:rsid w:val="0029065E"/>
    <w:rsid w:val="00293991"/>
    <w:rsid w:val="00296FBC"/>
    <w:rsid w:val="002A14BB"/>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780"/>
    <w:rsid w:val="002E4394"/>
    <w:rsid w:val="002E769B"/>
    <w:rsid w:val="002E7F6B"/>
    <w:rsid w:val="002F09DA"/>
    <w:rsid w:val="002F12AB"/>
    <w:rsid w:val="002F3478"/>
    <w:rsid w:val="002F39AA"/>
    <w:rsid w:val="002F56ED"/>
    <w:rsid w:val="002F77FB"/>
    <w:rsid w:val="0030287D"/>
    <w:rsid w:val="003032CE"/>
    <w:rsid w:val="003049F0"/>
    <w:rsid w:val="00313AA6"/>
    <w:rsid w:val="00313C02"/>
    <w:rsid w:val="00315100"/>
    <w:rsid w:val="0031624E"/>
    <w:rsid w:val="00320BD4"/>
    <w:rsid w:val="00320FE5"/>
    <w:rsid w:val="0032134C"/>
    <w:rsid w:val="003318D8"/>
    <w:rsid w:val="003327E5"/>
    <w:rsid w:val="00335D0F"/>
    <w:rsid w:val="003360F9"/>
    <w:rsid w:val="0033613A"/>
    <w:rsid w:val="003411A8"/>
    <w:rsid w:val="0034462B"/>
    <w:rsid w:val="003455D3"/>
    <w:rsid w:val="003506C5"/>
    <w:rsid w:val="00350F05"/>
    <w:rsid w:val="003523B4"/>
    <w:rsid w:val="00353C64"/>
    <w:rsid w:val="00354414"/>
    <w:rsid w:val="00354BB6"/>
    <w:rsid w:val="00355C60"/>
    <w:rsid w:val="00356645"/>
    <w:rsid w:val="0035788C"/>
    <w:rsid w:val="00361993"/>
    <w:rsid w:val="0036326D"/>
    <w:rsid w:val="003646DF"/>
    <w:rsid w:val="00366CAC"/>
    <w:rsid w:val="00370164"/>
    <w:rsid w:val="00370980"/>
    <w:rsid w:val="00370C67"/>
    <w:rsid w:val="00370FC7"/>
    <w:rsid w:val="00375D84"/>
    <w:rsid w:val="0037732D"/>
    <w:rsid w:val="003777E9"/>
    <w:rsid w:val="00381089"/>
    <w:rsid w:val="00381C81"/>
    <w:rsid w:val="003858F3"/>
    <w:rsid w:val="003873E4"/>
    <w:rsid w:val="0039095D"/>
    <w:rsid w:val="00392596"/>
    <w:rsid w:val="003935EA"/>
    <w:rsid w:val="00394E3B"/>
    <w:rsid w:val="00395030"/>
    <w:rsid w:val="00395CB7"/>
    <w:rsid w:val="00396A16"/>
    <w:rsid w:val="00396D47"/>
    <w:rsid w:val="00397E33"/>
    <w:rsid w:val="003A22E9"/>
    <w:rsid w:val="003A2A42"/>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D14FC"/>
    <w:rsid w:val="003D1595"/>
    <w:rsid w:val="003D2DC5"/>
    <w:rsid w:val="003D527C"/>
    <w:rsid w:val="003D6D31"/>
    <w:rsid w:val="003D7E4B"/>
    <w:rsid w:val="003E0311"/>
    <w:rsid w:val="003E5D66"/>
    <w:rsid w:val="003E6D60"/>
    <w:rsid w:val="003F06B8"/>
    <w:rsid w:val="003F5011"/>
    <w:rsid w:val="003F604C"/>
    <w:rsid w:val="003F6EB0"/>
    <w:rsid w:val="00400143"/>
    <w:rsid w:val="00400747"/>
    <w:rsid w:val="00400C33"/>
    <w:rsid w:val="0040641B"/>
    <w:rsid w:val="004064B5"/>
    <w:rsid w:val="00406ED1"/>
    <w:rsid w:val="00410A83"/>
    <w:rsid w:val="00410CEB"/>
    <w:rsid w:val="004209D4"/>
    <w:rsid w:val="00420B36"/>
    <w:rsid w:val="00420BB4"/>
    <w:rsid w:val="00420FF7"/>
    <w:rsid w:val="00424701"/>
    <w:rsid w:val="00425AA9"/>
    <w:rsid w:val="00426FF6"/>
    <w:rsid w:val="004307D1"/>
    <w:rsid w:val="00441927"/>
    <w:rsid w:val="00443614"/>
    <w:rsid w:val="004437D8"/>
    <w:rsid w:val="0044477D"/>
    <w:rsid w:val="004467EA"/>
    <w:rsid w:val="00447290"/>
    <w:rsid w:val="00456A5C"/>
    <w:rsid w:val="00461FF7"/>
    <w:rsid w:val="00466854"/>
    <w:rsid w:val="0047010C"/>
    <w:rsid w:val="00470DF0"/>
    <w:rsid w:val="00470F46"/>
    <w:rsid w:val="00475560"/>
    <w:rsid w:val="0047770E"/>
    <w:rsid w:val="00480FA0"/>
    <w:rsid w:val="0048142D"/>
    <w:rsid w:val="0048547E"/>
    <w:rsid w:val="00485B0D"/>
    <w:rsid w:val="00486C75"/>
    <w:rsid w:val="00486F73"/>
    <w:rsid w:val="00490BB3"/>
    <w:rsid w:val="0049184D"/>
    <w:rsid w:val="004A019F"/>
    <w:rsid w:val="004A20A6"/>
    <w:rsid w:val="004A49C2"/>
    <w:rsid w:val="004A4DC4"/>
    <w:rsid w:val="004A6C92"/>
    <w:rsid w:val="004A71FA"/>
    <w:rsid w:val="004B00E8"/>
    <w:rsid w:val="004C3665"/>
    <w:rsid w:val="004C4192"/>
    <w:rsid w:val="004C41D3"/>
    <w:rsid w:val="004C5778"/>
    <w:rsid w:val="004C60D2"/>
    <w:rsid w:val="004C78F6"/>
    <w:rsid w:val="004C7943"/>
    <w:rsid w:val="004D024B"/>
    <w:rsid w:val="004D06F9"/>
    <w:rsid w:val="004D0E02"/>
    <w:rsid w:val="004D3F57"/>
    <w:rsid w:val="004D7965"/>
    <w:rsid w:val="004E356F"/>
    <w:rsid w:val="004E72D6"/>
    <w:rsid w:val="004F19D4"/>
    <w:rsid w:val="004F36AB"/>
    <w:rsid w:val="004F38A5"/>
    <w:rsid w:val="004F4E0F"/>
    <w:rsid w:val="00500E3C"/>
    <w:rsid w:val="00500E88"/>
    <w:rsid w:val="0050123D"/>
    <w:rsid w:val="00503587"/>
    <w:rsid w:val="00510299"/>
    <w:rsid w:val="00510B50"/>
    <w:rsid w:val="00511E00"/>
    <w:rsid w:val="00513D01"/>
    <w:rsid w:val="00514BCF"/>
    <w:rsid w:val="005158B1"/>
    <w:rsid w:val="005221FA"/>
    <w:rsid w:val="0052407F"/>
    <w:rsid w:val="00525758"/>
    <w:rsid w:val="0053153F"/>
    <w:rsid w:val="005326A0"/>
    <w:rsid w:val="00532A08"/>
    <w:rsid w:val="00533530"/>
    <w:rsid w:val="00540F49"/>
    <w:rsid w:val="00541700"/>
    <w:rsid w:val="00541938"/>
    <w:rsid w:val="00542FAB"/>
    <w:rsid w:val="005444F8"/>
    <w:rsid w:val="005462CD"/>
    <w:rsid w:val="0054782A"/>
    <w:rsid w:val="00552BE7"/>
    <w:rsid w:val="00555011"/>
    <w:rsid w:val="00555B5C"/>
    <w:rsid w:val="00560465"/>
    <w:rsid w:val="00561421"/>
    <w:rsid w:val="005632B0"/>
    <w:rsid w:val="00564368"/>
    <w:rsid w:val="00565D61"/>
    <w:rsid w:val="00565EEF"/>
    <w:rsid w:val="0056722A"/>
    <w:rsid w:val="00567531"/>
    <w:rsid w:val="00567BB8"/>
    <w:rsid w:val="00570435"/>
    <w:rsid w:val="00574965"/>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4842"/>
    <w:rsid w:val="005A50BC"/>
    <w:rsid w:val="005A6F11"/>
    <w:rsid w:val="005A7474"/>
    <w:rsid w:val="005B0104"/>
    <w:rsid w:val="005B138B"/>
    <w:rsid w:val="005B4C0A"/>
    <w:rsid w:val="005B6F2E"/>
    <w:rsid w:val="005B7530"/>
    <w:rsid w:val="005C7B6B"/>
    <w:rsid w:val="005C7F4A"/>
    <w:rsid w:val="005D51C2"/>
    <w:rsid w:val="005E1136"/>
    <w:rsid w:val="005E1A27"/>
    <w:rsid w:val="005E7C75"/>
    <w:rsid w:val="005F045E"/>
    <w:rsid w:val="005F09EE"/>
    <w:rsid w:val="005F0D9D"/>
    <w:rsid w:val="005F3715"/>
    <w:rsid w:val="006006B8"/>
    <w:rsid w:val="00602ADF"/>
    <w:rsid w:val="00603558"/>
    <w:rsid w:val="00605B7A"/>
    <w:rsid w:val="00610E84"/>
    <w:rsid w:val="00620291"/>
    <w:rsid w:val="0062341A"/>
    <w:rsid w:val="00624612"/>
    <w:rsid w:val="00625849"/>
    <w:rsid w:val="00630A07"/>
    <w:rsid w:val="00633906"/>
    <w:rsid w:val="00633EE6"/>
    <w:rsid w:val="00637BA4"/>
    <w:rsid w:val="00641F34"/>
    <w:rsid w:val="0064238E"/>
    <w:rsid w:val="0064318B"/>
    <w:rsid w:val="00653D4E"/>
    <w:rsid w:val="006548CF"/>
    <w:rsid w:val="00656C23"/>
    <w:rsid w:val="00657D43"/>
    <w:rsid w:val="00660355"/>
    <w:rsid w:val="00661771"/>
    <w:rsid w:val="00664361"/>
    <w:rsid w:val="006649CC"/>
    <w:rsid w:val="006676DA"/>
    <w:rsid w:val="00671ED9"/>
    <w:rsid w:val="00675ACB"/>
    <w:rsid w:val="00676BF0"/>
    <w:rsid w:val="006777EF"/>
    <w:rsid w:val="00681871"/>
    <w:rsid w:val="00691611"/>
    <w:rsid w:val="00691F58"/>
    <w:rsid w:val="00693B53"/>
    <w:rsid w:val="00696B41"/>
    <w:rsid w:val="00696C84"/>
    <w:rsid w:val="006A5717"/>
    <w:rsid w:val="006A7B55"/>
    <w:rsid w:val="006B0312"/>
    <w:rsid w:val="006B06B5"/>
    <w:rsid w:val="006B2A89"/>
    <w:rsid w:val="006B37F9"/>
    <w:rsid w:val="006B629C"/>
    <w:rsid w:val="006B7D62"/>
    <w:rsid w:val="006C3E5C"/>
    <w:rsid w:val="006C5C39"/>
    <w:rsid w:val="006C5DF9"/>
    <w:rsid w:val="006C7852"/>
    <w:rsid w:val="006C7B44"/>
    <w:rsid w:val="006D0AC9"/>
    <w:rsid w:val="006D340F"/>
    <w:rsid w:val="006D4494"/>
    <w:rsid w:val="006D7FBF"/>
    <w:rsid w:val="006E0304"/>
    <w:rsid w:val="006E2213"/>
    <w:rsid w:val="006E28D7"/>
    <w:rsid w:val="006E6361"/>
    <w:rsid w:val="006E77D0"/>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220AA"/>
    <w:rsid w:val="00722908"/>
    <w:rsid w:val="00722982"/>
    <w:rsid w:val="007233BE"/>
    <w:rsid w:val="00726C31"/>
    <w:rsid w:val="0073009C"/>
    <w:rsid w:val="0073142E"/>
    <w:rsid w:val="0073665C"/>
    <w:rsid w:val="0074430D"/>
    <w:rsid w:val="0074680E"/>
    <w:rsid w:val="00747673"/>
    <w:rsid w:val="0075223C"/>
    <w:rsid w:val="00752698"/>
    <w:rsid w:val="007530AA"/>
    <w:rsid w:val="007544F5"/>
    <w:rsid w:val="00755067"/>
    <w:rsid w:val="00755664"/>
    <w:rsid w:val="00756CF2"/>
    <w:rsid w:val="00763603"/>
    <w:rsid w:val="007643D9"/>
    <w:rsid w:val="007657E2"/>
    <w:rsid w:val="00766CA8"/>
    <w:rsid w:val="00770476"/>
    <w:rsid w:val="00771298"/>
    <w:rsid w:val="00771A54"/>
    <w:rsid w:val="00773159"/>
    <w:rsid w:val="00776505"/>
    <w:rsid w:val="007773F7"/>
    <w:rsid w:val="0078159C"/>
    <w:rsid w:val="00781FDA"/>
    <w:rsid w:val="00782660"/>
    <w:rsid w:val="00783C7D"/>
    <w:rsid w:val="00785CB8"/>
    <w:rsid w:val="00792165"/>
    <w:rsid w:val="00792717"/>
    <w:rsid w:val="00793DD5"/>
    <w:rsid w:val="0079570A"/>
    <w:rsid w:val="00797664"/>
    <w:rsid w:val="007977EC"/>
    <w:rsid w:val="007A0131"/>
    <w:rsid w:val="007A0BB5"/>
    <w:rsid w:val="007A6A19"/>
    <w:rsid w:val="007A6A20"/>
    <w:rsid w:val="007B07DE"/>
    <w:rsid w:val="007B1DD9"/>
    <w:rsid w:val="007B2B55"/>
    <w:rsid w:val="007B4136"/>
    <w:rsid w:val="007B70E9"/>
    <w:rsid w:val="007B72B7"/>
    <w:rsid w:val="007C1B54"/>
    <w:rsid w:val="007C27B3"/>
    <w:rsid w:val="007C401C"/>
    <w:rsid w:val="007C60A8"/>
    <w:rsid w:val="007C6D83"/>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4119"/>
    <w:rsid w:val="008058F9"/>
    <w:rsid w:val="00806E3A"/>
    <w:rsid w:val="00810EFE"/>
    <w:rsid w:val="00810F24"/>
    <w:rsid w:val="00812EAA"/>
    <w:rsid w:val="00821568"/>
    <w:rsid w:val="00824666"/>
    <w:rsid w:val="00826B91"/>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63C69"/>
    <w:rsid w:val="00867A5D"/>
    <w:rsid w:val="0087358F"/>
    <w:rsid w:val="008736DB"/>
    <w:rsid w:val="0087509B"/>
    <w:rsid w:val="00876492"/>
    <w:rsid w:val="008764DD"/>
    <w:rsid w:val="0088098D"/>
    <w:rsid w:val="0088253C"/>
    <w:rsid w:val="008829E7"/>
    <w:rsid w:val="008835BD"/>
    <w:rsid w:val="00883F23"/>
    <w:rsid w:val="00884E20"/>
    <w:rsid w:val="00892228"/>
    <w:rsid w:val="00893AFD"/>
    <w:rsid w:val="00894144"/>
    <w:rsid w:val="00894B5E"/>
    <w:rsid w:val="00896E46"/>
    <w:rsid w:val="00897E38"/>
    <w:rsid w:val="008A1294"/>
    <w:rsid w:val="008A4B3E"/>
    <w:rsid w:val="008A6748"/>
    <w:rsid w:val="008A70AA"/>
    <w:rsid w:val="008B02FE"/>
    <w:rsid w:val="008B2E31"/>
    <w:rsid w:val="008B5E44"/>
    <w:rsid w:val="008B72AB"/>
    <w:rsid w:val="008C15DC"/>
    <w:rsid w:val="008C3C08"/>
    <w:rsid w:val="008C6AA6"/>
    <w:rsid w:val="008C7D20"/>
    <w:rsid w:val="008C7D3B"/>
    <w:rsid w:val="008D144E"/>
    <w:rsid w:val="008D2D67"/>
    <w:rsid w:val="008D41B5"/>
    <w:rsid w:val="008E0385"/>
    <w:rsid w:val="008E04E2"/>
    <w:rsid w:val="008E439F"/>
    <w:rsid w:val="008E44F2"/>
    <w:rsid w:val="008F3DAD"/>
    <w:rsid w:val="00901008"/>
    <w:rsid w:val="009062F1"/>
    <w:rsid w:val="00907726"/>
    <w:rsid w:val="00907E67"/>
    <w:rsid w:val="00915B9B"/>
    <w:rsid w:val="00922335"/>
    <w:rsid w:val="0092570D"/>
    <w:rsid w:val="0092737F"/>
    <w:rsid w:val="00930DF6"/>
    <w:rsid w:val="00931A6F"/>
    <w:rsid w:val="00932157"/>
    <w:rsid w:val="009322E0"/>
    <w:rsid w:val="00932436"/>
    <w:rsid w:val="009326DB"/>
    <w:rsid w:val="009352FA"/>
    <w:rsid w:val="009364A3"/>
    <w:rsid w:val="00937019"/>
    <w:rsid w:val="00937A19"/>
    <w:rsid w:val="00940E1C"/>
    <w:rsid w:val="009411D1"/>
    <w:rsid w:val="009428F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63C4"/>
    <w:rsid w:val="00976C5F"/>
    <w:rsid w:val="00980323"/>
    <w:rsid w:val="009822AF"/>
    <w:rsid w:val="009830EE"/>
    <w:rsid w:val="0098333A"/>
    <w:rsid w:val="00983979"/>
    <w:rsid w:val="00986EBE"/>
    <w:rsid w:val="009879FD"/>
    <w:rsid w:val="00991804"/>
    <w:rsid w:val="00993CD3"/>
    <w:rsid w:val="009A0721"/>
    <w:rsid w:val="009A154A"/>
    <w:rsid w:val="009A1988"/>
    <w:rsid w:val="009A2E1A"/>
    <w:rsid w:val="009A7A06"/>
    <w:rsid w:val="009B1FB3"/>
    <w:rsid w:val="009B514E"/>
    <w:rsid w:val="009B538A"/>
    <w:rsid w:val="009C3652"/>
    <w:rsid w:val="009C696E"/>
    <w:rsid w:val="009D59DF"/>
    <w:rsid w:val="009D6023"/>
    <w:rsid w:val="009D626B"/>
    <w:rsid w:val="009D6D11"/>
    <w:rsid w:val="009D7BFC"/>
    <w:rsid w:val="009E044D"/>
    <w:rsid w:val="009E09B5"/>
    <w:rsid w:val="009E1DD8"/>
    <w:rsid w:val="009E4E38"/>
    <w:rsid w:val="009F007F"/>
    <w:rsid w:val="009F083F"/>
    <w:rsid w:val="009F2D01"/>
    <w:rsid w:val="009F3786"/>
    <w:rsid w:val="009F4883"/>
    <w:rsid w:val="009F6300"/>
    <w:rsid w:val="00A01418"/>
    <w:rsid w:val="00A019DD"/>
    <w:rsid w:val="00A01F8E"/>
    <w:rsid w:val="00A03D69"/>
    <w:rsid w:val="00A061B8"/>
    <w:rsid w:val="00A06C63"/>
    <w:rsid w:val="00A1311B"/>
    <w:rsid w:val="00A14377"/>
    <w:rsid w:val="00A14E31"/>
    <w:rsid w:val="00A14ED4"/>
    <w:rsid w:val="00A16AE6"/>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61692"/>
    <w:rsid w:val="00A70C44"/>
    <w:rsid w:val="00A7198F"/>
    <w:rsid w:val="00A71DCC"/>
    <w:rsid w:val="00A74996"/>
    <w:rsid w:val="00A7686D"/>
    <w:rsid w:val="00A84390"/>
    <w:rsid w:val="00A862E5"/>
    <w:rsid w:val="00A874F0"/>
    <w:rsid w:val="00A94FE6"/>
    <w:rsid w:val="00A95BE4"/>
    <w:rsid w:val="00AA0CF1"/>
    <w:rsid w:val="00AA3A48"/>
    <w:rsid w:val="00AA6238"/>
    <w:rsid w:val="00AA6392"/>
    <w:rsid w:val="00AA787D"/>
    <w:rsid w:val="00AB0551"/>
    <w:rsid w:val="00AB12CE"/>
    <w:rsid w:val="00AB5567"/>
    <w:rsid w:val="00AB641A"/>
    <w:rsid w:val="00AC1590"/>
    <w:rsid w:val="00AC162E"/>
    <w:rsid w:val="00AD25B0"/>
    <w:rsid w:val="00AD5BFB"/>
    <w:rsid w:val="00AE6A2D"/>
    <w:rsid w:val="00AF1026"/>
    <w:rsid w:val="00AF1BE5"/>
    <w:rsid w:val="00AF2910"/>
    <w:rsid w:val="00AF351A"/>
    <w:rsid w:val="00AF3B0A"/>
    <w:rsid w:val="00AF432C"/>
    <w:rsid w:val="00AF6560"/>
    <w:rsid w:val="00AF672A"/>
    <w:rsid w:val="00B002DE"/>
    <w:rsid w:val="00B00923"/>
    <w:rsid w:val="00B06437"/>
    <w:rsid w:val="00B074E9"/>
    <w:rsid w:val="00B11C0D"/>
    <w:rsid w:val="00B21EA8"/>
    <w:rsid w:val="00B22746"/>
    <w:rsid w:val="00B22BBA"/>
    <w:rsid w:val="00B24F52"/>
    <w:rsid w:val="00B3184B"/>
    <w:rsid w:val="00B33E1C"/>
    <w:rsid w:val="00B34650"/>
    <w:rsid w:val="00B35BA2"/>
    <w:rsid w:val="00B376E9"/>
    <w:rsid w:val="00B430E2"/>
    <w:rsid w:val="00B43EF5"/>
    <w:rsid w:val="00B446C8"/>
    <w:rsid w:val="00B46BA9"/>
    <w:rsid w:val="00B51C08"/>
    <w:rsid w:val="00B51F7E"/>
    <w:rsid w:val="00B52CDC"/>
    <w:rsid w:val="00B53DD3"/>
    <w:rsid w:val="00B57403"/>
    <w:rsid w:val="00B577F5"/>
    <w:rsid w:val="00B6181D"/>
    <w:rsid w:val="00B65D2D"/>
    <w:rsid w:val="00B668AD"/>
    <w:rsid w:val="00B70974"/>
    <w:rsid w:val="00B70B0A"/>
    <w:rsid w:val="00B71B27"/>
    <w:rsid w:val="00B75D2F"/>
    <w:rsid w:val="00B8531E"/>
    <w:rsid w:val="00B85326"/>
    <w:rsid w:val="00B86F94"/>
    <w:rsid w:val="00B90DB3"/>
    <w:rsid w:val="00B9315B"/>
    <w:rsid w:val="00B94340"/>
    <w:rsid w:val="00B953FF"/>
    <w:rsid w:val="00B9702F"/>
    <w:rsid w:val="00B97DFD"/>
    <w:rsid w:val="00BA2746"/>
    <w:rsid w:val="00BA4F69"/>
    <w:rsid w:val="00BA6AFC"/>
    <w:rsid w:val="00BB11DE"/>
    <w:rsid w:val="00BB141E"/>
    <w:rsid w:val="00BB1526"/>
    <w:rsid w:val="00BB2B9F"/>
    <w:rsid w:val="00BB4B93"/>
    <w:rsid w:val="00BB5D85"/>
    <w:rsid w:val="00BC1765"/>
    <w:rsid w:val="00BC2970"/>
    <w:rsid w:val="00BC51D1"/>
    <w:rsid w:val="00BD2664"/>
    <w:rsid w:val="00BD4EC0"/>
    <w:rsid w:val="00BD5094"/>
    <w:rsid w:val="00BE2FB9"/>
    <w:rsid w:val="00BE57BD"/>
    <w:rsid w:val="00BE7B0E"/>
    <w:rsid w:val="00BF0477"/>
    <w:rsid w:val="00BF4ED2"/>
    <w:rsid w:val="00C0130D"/>
    <w:rsid w:val="00C01F70"/>
    <w:rsid w:val="00C024CF"/>
    <w:rsid w:val="00C03C67"/>
    <w:rsid w:val="00C057B3"/>
    <w:rsid w:val="00C06A29"/>
    <w:rsid w:val="00C11BB1"/>
    <w:rsid w:val="00C11BF7"/>
    <w:rsid w:val="00C128C4"/>
    <w:rsid w:val="00C16E6D"/>
    <w:rsid w:val="00C211C5"/>
    <w:rsid w:val="00C24AA6"/>
    <w:rsid w:val="00C3004A"/>
    <w:rsid w:val="00C309C9"/>
    <w:rsid w:val="00C34B36"/>
    <w:rsid w:val="00C405BF"/>
    <w:rsid w:val="00C41BD6"/>
    <w:rsid w:val="00C43D2B"/>
    <w:rsid w:val="00C45A63"/>
    <w:rsid w:val="00C47C40"/>
    <w:rsid w:val="00C53570"/>
    <w:rsid w:val="00C53F68"/>
    <w:rsid w:val="00C542BA"/>
    <w:rsid w:val="00C5494F"/>
    <w:rsid w:val="00C558AC"/>
    <w:rsid w:val="00C5590C"/>
    <w:rsid w:val="00C61CEC"/>
    <w:rsid w:val="00C6443A"/>
    <w:rsid w:val="00C7208A"/>
    <w:rsid w:val="00C72BA2"/>
    <w:rsid w:val="00C74148"/>
    <w:rsid w:val="00C76A51"/>
    <w:rsid w:val="00C81392"/>
    <w:rsid w:val="00C81A77"/>
    <w:rsid w:val="00C82F24"/>
    <w:rsid w:val="00C85C48"/>
    <w:rsid w:val="00C864EB"/>
    <w:rsid w:val="00C86B3D"/>
    <w:rsid w:val="00C901FD"/>
    <w:rsid w:val="00C90C49"/>
    <w:rsid w:val="00C92C5E"/>
    <w:rsid w:val="00C97899"/>
    <w:rsid w:val="00CA028F"/>
    <w:rsid w:val="00CA09EE"/>
    <w:rsid w:val="00CA0C65"/>
    <w:rsid w:val="00CA3AD5"/>
    <w:rsid w:val="00CA4B9C"/>
    <w:rsid w:val="00CA62B1"/>
    <w:rsid w:val="00CB0D29"/>
    <w:rsid w:val="00CB1F03"/>
    <w:rsid w:val="00CB2DD8"/>
    <w:rsid w:val="00CB4560"/>
    <w:rsid w:val="00CB5787"/>
    <w:rsid w:val="00CB6E54"/>
    <w:rsid w:val="00CC20D8"/>
    <w:rsid w:val="00CC6C4E"/>
    <w:rsid w:val="00CD31DD"/>
    <w:rsid w:val="00CD50F4"/>
    <w:rsid w:val="00CD6074"/>
    <w:rsid w:val="00CD6CBC"/>
    <w:rsid w:val="00CD6E33"/>
    <w:rsid w:val="00CE14FD"/>
    <w:rsid w:val="00CE3D27"/>
    <w:rsid w:val="00CE57A9"/>
    <w:rsid w:val="00CE5E5C"/>
    <w:rsid w:val="00CF21E3"/>
    <w:rsid w:val="00CF47A4"/>
    <w:rsid w:val="00CF5DA8"/>
    <w:rsid w:val="00CF60BC"/>
    <w:rsid w:val="00CF7784"/>
    <w:rsid w:val="00D029F4"/>
    <w:rsid w:val="00D05D2B"/>
    <w:rsid w:val="00D1010E"/>
    <w:rsid w:val="00D1245D"/>
    <w:rsid w:val="00D126F5"/>
    <w:rsid w:val="00D15CFB"/>
    <w:rsid w:val="00D203BA"/>
    <w:rsid w:val="00D21484"/>
    <w:rsid w:val="00D22A36"/>
    <w:rsid w:val="00D23A24"/>
    <w:rsid w:val="00D24C01"/>
    <w:rsid w:val="00D3063F"/>
    <w:rsid w:val="00D35212"/>
    <w:rsid w:val="00D376A2"/>
    <w:rsid w:val="00D406C4"/>
    <w:rsid w:val="00D41819"/>
    <w:rsid w:val="00D429DE"/>
    <w:rsid w:val="00D465C0"/>
    <w:rsid w:val="00D50474"/>
    <w:rsid w:val="00D52658"/>
    <w:rsid w:val="00D52C29"/>
    <w:rsid w:val="00D54089"/>
    <w:rsid w:val="00D54A05"/>
    <w:rsid w:val="00D571D4"/>
    <w:rsid w:val="00D6038E"/>
    <w:rsid w:val="00D60C9B"/>
    <w:rsid w:val="00D60E15"/>
    <w:rsid w:val="00D659B6"/>
    <w:rsid w:val="00D66115"/>
    <w:rsid w:val="00D66E17"/>
    <w:rsid w:val="00D73D14"/>
    <w:rsid w:val="00D73F62"/>
    <w:rsid w:val="00D74D72"/>
    <w:rsid w:val="00D76F93"/>
    <w:rsid w:val="00D811E2"/>
    <w:rsid w:val="00D837E2"/>
    <w:rsid w:val="00D84F07"/>
    <w:rsid w:val="00D850BD"/>
    <w:rsid w:val="00D903A8"/>
    <w:rsid w:val="00D9311B"/>
    <w:rsid w:val="00D93915"/>
    <w:rsid w:val="00D93E01"/>
    <w:rsid w:val="00D94081"/>
    <w:rsid w:val="00D94126"/>
    <w:rsid w:val="00D94E02"/>
    <w:rsid w:val="00D962B7"/>
    <w:rsid w:val="00D974C6"/>
    <w:rsid w:val="00DA1803"/>
    <w:rsid w:val="00DA2E83"/>
    <w:rsid w:val="00DA4BAF"/>
    <w:rsid w:val="00DB1F85"/>
    <w:rsid w:val="00DB28C2"/>
    <w:rsid w:val="00DB369A"/>
    <w:rsid w:val="00DB4FAC"/>
    <w:rsid w:val="00DB5676"/>
    <w:rsid w:val="00DC1A6B"/>
    <w:rsid w:val="00DC2969"/>
    <w:rsid w:val="00DD1E02"/>
    <w:rsid w:val="00DD2ABE"/>
    <w:rsid w:val="00DD3B5F"/>
    <w:rsid w:val="00DE1005"/>
    <w:rsid w:val="00DE1986"/>
    <w:rsid w:val="00DE79BF"/>
    <w:rsid w:val="00DF1B26"/>
    <w:rsid w:val="00DF2B27"/>
    <w:rsid w:val="00DF427B"/>
    <w:rsid w:val="00DF6585"/>
    <w:rsid w:val="00DF6FD5"/>
    <w:rsid w:val="00E02E15"/>
    <w:rsid w:val="00E04291"/>
    <w:rsid w:val="00E23705"/>
    <w:rsid w:val="00E24417"/>
    <w:rsid w:val="00E24662"/>
    <w:rsid w:val="00E24CE0"/>
    <w:rsid w:val="00E253CE"/>
    <w:rsid w:val="00E25C0F"/>
    <w:rsid w:val="00E308C4"/>
    <w:rsid w:val="00E31D52"/>
    <w:rsid w:val="00E32362"/>
    <w:rsid w:val="00E33C0C"/>
    <w:rsid w:val="00E34635"/>
    <w:rsid w:val="00E36F5F"/>
    <w:rsid w:val="00E4058E"/>
    <w:rsid w:val="00E422D4"/>
    <w:rsid w:val="00E43679"/>
    <w:rsid w:val="00E46CD2"/>
    <w:rsid w:val="00E473B6"/>
    <w:rsid w:val="00E474BA"/>
    <w:rsid w:val="00E50956"/>
    <w:rsid w:val="00E52BD3"/>
    <w:rsid w:val="00E5426A"/>
    <w:rsid w:val="00E5513C"/>
    <w:rsid w:val="00E554A8"/>
    <w:rsid w:val="00E5799C"/>
    <w:rsid w:val="00E6614F"/>
    <w:rsid w:val="00E67D6C"/>
    <w:rsid w:val="00E70B09"/>
    <w:rsid w:val="00E70DD5"/>
    <w:rsid w:val="00E72B62"/>
    <w:rsid w:val="00E733B8"/>
    <w:rsid w:val="00E7593D"/>
    <w:rsid w:val="00E77170"/>
    <w:rsid w:val="00E84388"/>
    <w:rsid w:val="00E872C6"/>
    <w:rsid w:val="00E90DB6"/>
    <w:rsid w:val="00E92846"/>
    <w:rsid w:val="00E941E7"/>
    <w:rsid w:val="00E97AA4"/>
    <w:rsid w:val="00EA08AA"/>
    <w:rsid w:val="00EA15B5"/>
    <w:rsid w:val="00EA30B2"/>
    <w:rsid w:val="00EA5C50"/>
    <w:rsid w:val="00EA7911"/>
    <w:rsid w:val="00EB133E"/>
    <w:rsid w:val="00EB2870"/>
    <w:rsid w:val="00EB3167"/>
    <w:rsid w:val="00EB3731"/>
    <w:rsid w:val="00EB50E6"/>
    <w:rsid w:val="00EB5554"/>
    <w:rsid w:val="00EB68EB"/>
    <w:rsid w:val="00EB7B0A"/>
    <w:rsid w:val="00EC288C"/>
    <w:rsid w:val="00EC613C"/>
    <w:rsid w:val="00EC61A4"/>
    <w:rsid w:val="00ED032E"/>
    <w:rsid w:val="00ED1F0D"/>
    <w:rsid w:val="00ED435D"/>
    <w:rsid w:val="00ED5AF9"/>
    <w:rsid w:val="00EE13EA"/>
    <w:rsid w:val="00EE2614"/>
    <w:rsid w:val="00EE4477"/>
    <w:rsid w:val="00EE75BE"/>
    <w:rsid w:val="00EF7F4D"/>
    <w:rsid w:val="00F017D5"/>
    <w:rsid w:val="00F07B7F"/>
    <w:rsid w:val="00F14666"/>
    <w:rsid w:val="00F170B3"/>
    <w:rsid w:val="00F207BF"/>
    <w:rsid w:val="00F21671"/>
    <w:rsid w:val="00F4001C"/>
    <w:rsid w:val="00F509C0"/>
    <w:rsid w:val="00F51CF4"/>
    <w:rsid w:val="00F55287"/>
    <w:rsid w:val="00F6009A"/>
    <w:rsid w:val="00F60943"/>
    <w:rsid w:val="00F62418"/>
    <w:rsid w:val="00F6317F"/>
    <w:rsid w:val="00F65AB0"/>
    <w:rsid w:val="00F662A1"/>
    <w:rsid w:val="00F6643C"/>
    <w:rsid w:val="00F70FEA"/>
    <w:rsid w:val="00F75A9E"/>
    <w:rsid w:val="00F803B3"/>
    <w:rsid w:val="00F80DB7"/>
    <w:rsid w:val="00F81350"/>
    <w:rsid w:val="00F820A5"/>
    <w:rsid w:val="00F83A6D"/>
    <w:rsid w:val="00F84B2F"/>
    <w:rsid w:val="00F858BA"/>
    <w:rsid w:val="00F864EB"/>
    <w:rsid w:val="00F922CE"/>
    <w:rsid w:val="00F92D71"/>
    <w:rsid w:val="00F95E0D"/>
    <w:rsid w:val="00FA0197"/>
    <w:rsid w:val="00FA0FAD"/>
    <w:rsid w:val="00FA49F2"/>
    <w:rsid w:val="00FB03B6"/>
    <w:rsid w:val="00FB3189"/>
    <w:rsid w:val="00FB650E"/>
    <w:rsid w:val="00FC1431"/>
    <w:rsid w:val="00FC425A"/>
    <w:rsid w:val="00FC4E52"/>
    <w:rsid w:val="00FC4F2C"/>
    <w:rsid w:val="00FC5263"/>
    <w:rsid w:val="00FC6AA6"/>
    <w:rsid w:val="00FD3AE2"/>
    <w:rsid w:val="00FD471A"/>
    <w:rsid w:val="00FD70E2"/>
    <w:rsid w:val="00FE06FC"/>
    <w:rsid w:val="00FE0AC3"/>
    <w:rsid w:val="00FE0D18"/>
    <w:rsid w:val="00FE23DF"/>
    <w:rsid w:val="00FE2F9E"/>
    <w:rsid w:val="00FE49D0"/>
    <w:rsid w:val="00FE5103"/>
    <w:rsid w:val="00FE5245"/>
    <w:rsid w:val="00FE5C0D"/>
    <w:rsid w:val="00FE6FFD"/>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styleId="UnresolvedMention">
    <w:name w:val="Unresolved Mention"/>
    <w:basedOn w:val="DefaultParagraphFont"/>
    <w:uiPriority w:val="99"/>
    <w:semiHidden/>
    <w:unhideWhenUsed/>
    <w:rsid w:val="00FC4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zotero.org/google-docs/?rehxdY" TargetMode="External"/><Relationship Id="rId26" Type="http://schemas.openxmlformats.org/officeDocument/2006/relationships/hyperlink" Target="https://www.codecogs.com/eqnedit.php?latex=s" TargetMode="External"/><Relationship Id="rId39" Type="http://schemas.openxmlformats.org/officeDocument/2006/relationships/hyperlink" Target="https://www.codecogs.com/eqnedit.php?latex=%5Cbeta_1" TargetMode="External"/><Relationship Id="rId21" Type="http://schemas.openxmlformats.org/officeDocument/2006/relationships/hyperlink" Target="https://www.zotero.org/google-docs/?3FiXQa" TargetMode="External"/><Relationship Id="rId34" Type="http://schemas.openxmlformats.org/officeDocument/2006/relationships/hyperlink" Target="https://www.codecogs.com/eqnedit.php?latex=t" TargetMode="External"/><Relationship Id="rId42" Type="http://schemas.openxmlformats.org/officeDocument/2006/relationships/hyperlink" Target="https://www.zotero.org/google-docs/?yxXGRK"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hyperlink" Target="mailto:dssikes@alaska.edu" TargetMode="External"/><Relationship Id="rId2" Type="http://schemas.openxmlformats.org/officeDocument/2006/relationships/styles" Target="styles.xml"/><Relationship Id="rId16" Type="http://schemas.microsoft.com/office/2018/08/relationships/commentsExtensible" Target="commentsExtensible.xml"/><Relationship Id="rId29" Type="http://schemas.openxmlformats.org/officeDocument/2006/relationships/image" Target="media/image1.png"/><Relationship Id="rId11" Type="http://schemas.openxmlformats.org/officeDocument/2006/relationships/hyperlink" Target="https://www.zotero.org/google-docs/?9tXWmg" TargetMode="External"/><Relationship Id="rId24"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32" Type="http://schemas.openxmlformats.org/officeDocument/2006/relationships/hyperlink" Target="https://www.codecogs.com/eqnedit.php?latex=p_%7Bk%2Ct%2Cs%7D%5C%20%5Csim%20%5Calpha_1%2B%5Calpha_s%5C%20%2B%5C%20%5Calpha_%7Bk%2Ct%7D%2B%5Cbeta_1%5Ctimes%5C%20Occupancy%20Interval" TargetMode="External"/><Relationship Id="rId37" Type="http://schemas.openxmlformats.org/officeDocument/2006/relationships/hyperlink" Target="https://www.codecogs.com/eqnedit.php?latex=%5Calpha_s" TargetMode="External"/><Relationship Id="rId40" Type="http://schemas.openxmlformats.org/officeDocument/2006/relationships/hyperlink" Target="https://www.codecogs.com/eqnedit.php?latex=%7B%5CPsi%7D_%7Bk%2Ct%2Cs%7D" TargetMode="External"/><Relationship Id="rId45" Type="http://schemas.openxmlformats.org/officeDocument/2006/relationships/footer" Target="footer1.xml"/><Relationship Id="rId53" Type="http://schemas.openxmlformats.org/officeDocument/2006/relationships/image" Target="media/image9.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hyperlink" Target="https://www.zotero.org/google-docs/?CfE187" TargetMode="External"/><Relationship Id="rId4" Type="http://schemas.openxmlformats.org/officeDocument/2006/relationships/webSettings" Target="webSettings.xml"/><Relationship Id="rId9" Type="http://schemas.openxmlformats.org/officeDocument/2006/relationships/hyperlink" Target="https://www.zotero.org/google-docs/?8BW3yT" TargetMode="External"/><Relationship Id="rId14" Type="http://schemas.microsoft.com/office/2011/relationships/commentsExtended" Target="commentsExtended.xml"/><Relationship Id="rId22" Type="http://schemas.openxmlformats.org/officeDocument/2006/relationships/hyperlink" Target="https://www.zotero.org/google-docs/?W6vKAG" TargetMode="External"/><Relationship Id="rId27" Type="http://schemas.openxmlformats.org/officeDocument/2006/relationships/hyperlink" Target="https://www.codecogs.com/eqnedit.php?latex=k" TargetMode="External"/><Relationship Id="rId30" Type="http://schemas.openxmlformats.org/officeDocument/2006/relationships/hyperlink" Target="https://www.codecogs.com/eqnedit.php?latex=%5Cbeta_2" TargetMode="External"/><Relationship Id="rId35" Type="http://schemas.openxmlformats.org/officeDocument/2006/relationships/hyperlink" Target="https://www.codecogs.com/eqnedit.php?latex=k" TargetMode="External"/><Relationship Id="rId43" Type="http://schemas.openxmlformats.org/officeDocument/2006/relationships/hyperlink" Target="https://www.codecogs.com/eqnedit.php?latex=%5Clambda" TargetMode="External"/><Relationship Id="rId48" Type="http://schemas.openxmlformats.org/officeDocument/2006/relationships/image" Target="media/image4.png"/><Relationship Id="rId56" Type="http://schemas.openxmlformats.org/officeDocument/2006/relationships/image" Target="media/image12.png"/><Relationship Id="rId8" Type="http://schemas.openxmlformats.org/officeDocument/2006/relationships/hyperlink" Target="mailto:tth@ecos.au.dk"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www.zotero.org/google-docs/?CUS0Ah" TargetMode="External"/><Relationship Id="rId17" Type="http://schemas.openxmlformats.org/officeDocument/2006/relationships/hyperlink" Target="https://www.zotero.org/google-docs/?xUfTMQ" TargetMode="External"/><Relationship Id="rId25" Type="http://schemas.openxmlformats.org/officeDocument/2006/relationships/hyperlink" Target="https://www.codecogs.com/eqnedit.php?latex=%7B%5CPsi%7D_%7Bk%2Ct%2Cs%7D" TargetMode="External"/><Relationship Id="rId33" Type="http://schemas.openxmlformats.org/officeDocument/2006/relationships/hyperlink" Target="https://www.codecogs.com/eqnedit.php?latex=s" TargetMode="External"/><Relationship Id="rId38" Type="http://schemas.openxmlformats.org/officeDocument/2006/relationships/hyperlink" Target="https://www.codecogs.com/eqnedit.php?latex=%5Calpha_%7Bk%2Ct%7D" TargetMode="External"/><Relationship Id="rId46" Type="http://schemas.openxmlformats.org/officeDocument/2006/relationships/footer" Target="footer2.xml"/><Relationship Id="rId59" Type="http://schemas.openxmlformats.org/officeDocument/2006/relationships/theme" Target="theme/theme1.xml"/><Relationship Id="rId20" Type="http://schemas.openxmlformats.org/officeDocument/2006/relationships/hyperlink" Target="https://www.zotero.org/google-docs/?o92OvI" TargetMode="External"/><Relationship Id="rId41" Type="http://schemas.openxmlformats.org/officeDocument/2006/relationships/hyperlink" Target="https://www.codecogs.com/eqnedit.php?latex=p_%7Bk%2Ct%2Cs%7D"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hyperlink" Target="https://www.zotero.org/google-docs/?hTjK9U" TargetMode="External"/><Relationship Id="rId28" Type="http://schemas.openxmlformats.org/officeDocument/2006/relationships/hyperlink" Target="https://www.codecogs.com/eqnedit.php?latex=t"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https://www.zotero.org/google-docs/?vZFL5N" TargetMode="External"/><Relationship Id="rId31" Type="http://schemas.openxmlformats.org/officeDocument/2006/relationships/hyperlink" Target="https://www.codecogs.com/eqnedit.php?latex=%5Cbeta_%7Bsp2%7D" TargetMode="External"/><Relationship Id="rId44" Type="http://schemas.openxmlformats.org/officeDocument/2006/relationships/image" Target="media/image2.png"/><Relationship Id="rId5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2466</TotalTime>
  <Pages>52</Pages>
  <Words>34273</Words>
  <Characters>195359</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572</cp:revision>
  <dcterms:created xsi:type="dcterms:W3CDTF">2023-03-20T12:01:00Z</dcterms:created>
  <dcterms:modified xsi:type="dcterms:W3CDTF">2023-03-22T16:08:00Z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