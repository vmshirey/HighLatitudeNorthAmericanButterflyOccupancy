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D5A4D" w14:textId="05907F32"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RISING MINIMUM TEMPERATURES </w:t>
      </w:r>
      <w:r w:rsidR="00E4343E" w:rsidRPr="00703517">
        <w:rPr>
          <w:rFonts w:ascii="Times New Roman" w:hAnsi="Times New Roman" w:cs="Times New Roman"/>
          <w:b/>
          <w:sz w:val="24"/>
          <w:szCs w:val="24"/>
        </w:rPr>
        <w:t>CONTRIBUTE</w:t>
      </w:r>
      <w:r w:rsidR="00E4343E">
        <w:rPr>
          <w:rFonts w:ascii="Times New Roman" w:hAnsi="Times New Roman" w:cs="Times New Roman"/>
          <w:b/>
          <w:sz w:val="24"/>
          <w:szCs w:val="24"/>
        </w:rPr>
        <w:t xml:space="preserve"> </w:t>
      </w:r>
      <w:del w:id="0" w:author="Vaughn Shirey" w:date="2023-09-18T10:19:00Z">
        <w:r w:rsidR="00E4343E" w:rsidRPr="00703517" w:rsidDel="00322982">
          <w:rPr>
            <w:rFonts w:ascii="Times New Roman" w:hAnsi="Times New Roman" w:cs="Times New Roman"/>
            <w:b/>
            <w:sz w:val="24"/>
            <w:szCs w:val="24"/>
          </w:rPr>
          <w:delText>TO</w:delText>
        </w:r>
        <w:r w:rsidRPr="00703517" w:rsidDel="00322982">
          <w:rPr>
            <w:rFonts w:ascii="Times New Roman" w:hAnsi="Times New Roman" w:cs="Times New Roman"/>
            <w:b/>
            <w:sz w:val="24"/>
            <w:szCs w:val="24"/>
          </w:rPr>
          <w:delText xml:space="preserve"> 50 YEARS OF SHIFTING ARCTIC AND BOREAL BUTTERFLY COMMUNITIES</w:delText>
        </w:r>
        <w:r w:rsidDel="00322982">
          <w:rPr>
            <w:rFonts w:ascii="Times New Roman" w:hAnsi="Times New Roman" w:cs="Times New Roman"/>
            <w:b/>
            <w:sz w:val="24"/>
            <w:szCs w:val="24"/>
          </w:rPr>
          <w:delText xml:space="preserve"> IN NORTH AMERICA</w:delText>
        </w:r>
      </w:del>
      <w:ins w:id="1" w:author="Vaughn Shirey" w:date="2023-09-18T10:19:00Z">
        <w:r w:rsidR="00322982">
          <w:rPr>
            <w:rFonts w:ascii="Times New Roman" w:hAnsi="Times New Roman" w:cs="Times New Roman"/>
            <w:b/>
            <w:sz w:val="24"/>
            <w:szCs w:val="24"/>
          </w:rPr>
          <w:t xml:space="preserve">TO 50 YEARS OF </w:t>
        </w:r>
      </w:ins>
      <w:ins w:id="2" w:author="Vaughn Shirey" w:date="2023-09-18T10:20:00Z">
        <w:r w:rsidR="006C158C">
          <w:rPr>
            <w:rFonts w:ascii="Times New Roman" w:hAnsi="Times New Roman" w:cs="Times New Roman"/>
            <w:b/>
            <w:sz w:val="24"/>
            <w:szCs w:val="24"/>
          </w:rPr>
          <w:t xml:space="preserve">OCCUPANCY </w:t>
        </w:r>
      </w:ins>
      <w:ins w:id="3" w:author="Vaughn Shirey" w:date="2023-09-18T10:19:00Z">
        <w:r w:rsidR="00322982">
          <w:rPr>
            <w:rFonts w:ascii="Times New Roman" w:hAnsi="Times New Roman" w:cs="Times New Roman"/>
            <w:b/>
            <w:sz w:val="24"/>
            <w:szCs w:val="24"/>
          </w:rPr>
          <w:t>DECLINE AMONG NORTH AMERICA’S ARCTIC AND BOREAL BUTTERFLIES</w:t>
        </w:r>
      </w:ins>
    </w:p>
    <w:p w14:paraId="195E2EFE" w14:textId="74FF7745"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Vaughn Shirey</w:t>
      </w:r>
      <w:r w:rsidR="00A061B8" w:rsidRPr="00703517">
        <w:rPr>
          <w:rFonts w:ascii="Times New Roman" w:hAnsi="Times New Roman" w:cs="Times New Roman"/>
          <w:sz w:val="24"/>
          <w:szCs w:val="24"/>
          <w:vertAlign w:val="superscript"/>
        </w:rPr>
        <w:t>1</w:t>
      </w:r>
      <w:ins w:id="4" w:author="Vaughn Shirey" w:date="2023-08-25T10:44:00Z">
        <w:r w:rsidR="00ED33D5">
          <w:rPr>
            <w:rFonts w:ascii="Times New Roman" w:hAnsi="Times New Roman" w:cs="Times New Roman"/>
            <w:sz w:val="24"/>
            <w:szCs w:val="24"/>
            <w:vertAlign w:val="superscript"/>
          </w:rPr>
          <w:t>,2</w:t>
        </w:r>
      </w:ins>
      <w:r w:rsidR="00A61692">
        <w:rPr>
          <w:rFonts w:ascii="Times New Roman" w:hAnsi="Times New Roman" w:cs="Times New Roman"/>
          <w:sz w:val="24"/>
          <w:szCs w:val="24"/>
          <w:vertAlign w:val="superscript"/>
        </w:rPr>
        <w:t>*</w:t>
      </w:r>
      <w:r w:rsidRPr="00703517">
        <w:rPr>
          <w:rFonts w:ascii="Times New Roman" w:hAnsi="Times New Roman" w:cs="Times New Roman"/>
          <w:sz w:val="24"/>
          <w:szCs w:val="24"/>
        </w:rPr>
        <w:t>, Naresh Neupane</w:t>
      </w:r>
      <w:r w:rsidR="00A061B8" w:rsidRPr="00703517">
        <w:rPr>
          <w:rFonts w:ascii="Times New Roman" w:hAnsi="Times New Roman" w:cs="Times New Roman"/>
          <w:sz w:val="24"/>
          <w:szCs w:val="24"/>
          <w:vertAlign w:val="superscript"/>
        </w:rPr>
        <w:t>1</w:t>
      </w:r>
      <w:r w:rsidRPr="00703517">
        <w:rPr>
          <w:rFonts w:ascii="Times New Roman" w:hAnsi="Times New Roman" w:cs="Times New Roman"/>
          <w:sz w:val="24"/>
          <w:szCs w:val="24"/>
        </w:rPr>
        <w:t xml:space="preserve">, </w:t>
      </w:r>
      <w:r w:rsidR="009D6D11" w:rsidRPr="00703517">
        <w:rPr>
          <w:rFonts w:ascii="Times New Roman" w:hAnsi="Times New Roman" w:cs="Times New Roman"/>
          <w:sz w:val="24"/>
          <w:szCs w:val="24"/>
        </w:rPr>
        <w:t>Robert Guralnick</w:t>
      </w:r>
      <w:ins w:id="5" w:author="Vaughn Shirey" w:date="2023-08-25T10:44:00Z">
        <w:r w:rsidR="00ED33D5">
          <w:rPr>
            <w:rFonts w:ascii="Times New Roman" w:hAnsi="Times New Roman" w:cs="Times New Roman"/>
            <w:sz w:val="24"/>
            <w:szCs w:val="24"/>
            <w:vertAlign w:val="superscript"/>
          </w:rPr>
          <w:t>3</w:t>
        </w:r>
      </w:ins>
      <w:del w:id="6" w:author="Vaughn Shirey" w:date="2023-08-25T10:44:00Z">
        <w:r w:rsidR="009D6D11" w:rsidRPr="00703517" w:rsidDel="00ED33D5">
          <w:rPr>
            <w:rFonts w:ascii="Times New Roman" w:hAnsi="Times New Roman" w:cs="Times New Roman"/>
            <w:sz w:val="24"/>
            <w:szCs w:val="24"/>
            <w:vertAlign w:val="superscript"/>
          </w:rPr>
          <w:delText>2</w:delText>
        </w:r>
      </w:del>
      <w:r w:rsidR="009D6D11" w:rsidRPr="009D6D11">
        <w:rPr>
          <w:rFonts w:ascii="Times New Roman" w:hAnsi="Times New Roman" w:cs="Times New Roman"/>
          <w:sz w:val="24"/>
          <w:szCs w:val="24"/>
        </w:rPr>
        <w:t>,</w:t>
      </w:r>
      <w:r w:rsidR="009D6D11">
        <w:rPr>
          <w:rFonts w:ascii="Times New Roman" w:hAnsi="Times New Roman" w:cs="Times New Roman"/>
          <w:sz w:val="24"/>
          <w:szCs w:val="24"/>
          <w:vertAlign w:val="superscript"/>
        </w:rPr>
        <w:t xml:space="preserve"> </w:t>
      </w:r>
      <w:r w:rsidR="009D6D11" w:rsidRPr="009D6D11">
        <w:rPr>
          <w:rFonts w:ascii="Times New Roman" w:hAnsi="Times New Roman" w:cs="Times New Roman"/>
          <w:sz w:val="24"/>
          <w:szCs w:val="24"/>
        </w:rPr>
        <w:t>and</w:t>
      </w:r>
      <w:r w:rsidR="009D6D11">
        <w:rPr>
          <w:rFonts w:ascii="Times New Roman" w:hAnsi="Times New Roman" w:cs="Times New Roman"/>
          <w:sz w:val="24"/>
          <w:szCs w:val="24"/>
          <w:vertAlign w:val="superscript"/>
        </w:rPr>
        <w:t xml:space="preserve"> </w:t>
      </w:r>
      <w:r w:rsidRPr="00703517">
        <w:rPr>
          <w:rFonts w:ascii="Times New Roman" w:hAnsi="Times New Roman" w:cs="Times New Roman"/>
          <w:sz w:val="24"/>
          <w:szCs w:val="24"/>
        </w:rPr>
        <w:t>Leslie Ries</w:t>
      </w:r>
      <w:r w:rsidR="00A061B8" w:rsidRPr="00703517">
        <w:rPr>
          <w:rFonts w:ascii="Times New Roman" w:hAnsi="Times New Roman" w:cs="Times New Roman"/>
          <w:sz w:val="24"/>
          <w:szCs w:val="24"/>
          <w:vertAlign w:val="superscript"/>
        </w:rPr>
        <w:t>1</w:t>
      </w:r>
    </w:p>
    <w:p w14:paraId="23C1E8EA" w14:textId="77777777" w:rsidR="0095369C" w:rsidRDefault="0095369C">
      <w:pPr>
        <w:spacing w:line="240" w:lineRule="auto"/>
        <w:jc w:val="both"/>
        <w:rPr>
          <w:rFonts w:ascii="Times New Roman" w:hAnsi="Times New Roman" w:cs="Times New Roman"/>
          <w:sz w:val="24"/>
          <w:szCs w:val="24"/>
          <w:vertAlign w:val="superscript"/>
        </w:rPr>
      </w:pPr>
    </w:p>
    <w:p w14:paraId="4D3D72DB" w14:textId="37ED4020" w:rsidR="00F21671" w:rsidRDefault="00341DE7">
      <w:pPr>
        <w:spacing w:line="240" w:lineRule="auto"/>
        <w:jc w:val="both"/>
        <w:rPr>
          <w:ins w:id="7" w:author="Vaughn Shirey" w:date="2023-08-25T10:44:00Z"/>
          <w:rFonts w:ascii="Times New Roman" w:hAnsi="Times New Roman" w:cs="Times New Roman"/>
          <w:sz w:val="24"/>
          <w:szCs w:val="24"/>
          <w:vertAlign w:val="superscript"/>
        </w:rPr>
      </w:pPr>
      <w:r w:rsidRPr="00BA2746">
        <w:rPr>
          <w:rFonts w:ascii="Times New Roman" w:hAnsi="Times New Roman" w:cs="Times New Roman"/>
          <w:sz w:val="24"/>
          <w:szCs w:val="24"/>
          <w:vertAlign w:val="superscript"/>
        </w:rPr>
        <w:t>1 Department of Biology, Georgetown University; Washington, DC; United States of America</w:t>
      </w:r>
    </w:p>
    <w:p w14:paraId="1901A645" w14:textId="333B7FC7" w:rsidR="00ED33D5" w:rsidRPr="00BA2746" w:rsidRDefault="00ED33D5">
      <w:pPr>
        <w:spacing w:line="240" w:lineRule="auto"/>
        <w:jc w:val="both"/>
        <w:rPr>
          <w:rFonts w:ascii="Times New Roman" w:hAnsi="Times New Roman" w:cs="Times New Roman"/>
          <w:sz w:val="24"/>
          <w:szCs w:val="24"/>
          <w:vertAlign w:val="superscript"/>
        </w:rPr>
      </w:pPr>
      <w:ins w:id="8" w:author="Vaughn Shirey" w:date="2023-08-25T10:44:00Z">
        <w:r>
          <w:rPr>
            <w:rFonts w:ascii="Times New Roman" w:hAnsi="Times New Roman" w:cs="Times New Roman"/>
            <w:sz w:val="24"/>
            <w:szCs w:val="24"/>
            <w:vertAlign w:val="superscript"/>
          </w:rPr>
          <w:t>3 Marine and Environmental Biology Section, Department of Biological Sciences, University of Southern California; Los Angeles, CA; United States of America</w:t>
        </w:r>
      </w:ins>
    </w:p>
    <w:p w14:paraId="4BCEF721" w14:textId="72BE82C4" w:rsidR="00A061B8" w:rsidRPr="00BA2746" w:rsidRDefault="00ED33D5">
      <w:pPr>
        <w:spacing w:line="240" w:lineRule="auto"/>
        <w:jc w:val="both"/>
        <w:rPr>
          <w:rFonts w:ascii="Times New Roman" w:hAnsi="Times New Roman" w:cs="Times New Roman"/>
          <w:sz w:val="24"/>
          <w:szCs w:val="24"/>
          <w:vertAlign w:val="superscript"/>
        </w:rPr>
      </w:pPr>
      <w:ins w:id="9" w:author="Vaughn Shirey" w:date="2023-08-25T10:44:00Z">
        <w:r>
          <w:rPr>
            <w:rFonts w:ascii="Times New Roman" w:hAnsi="Times New Roman" w:cs="Times New Roman"/>
            <w:sz w:val="24"/>
            <w:szCs w:val="24"/>
            <w:vertAlign w:val="superscript"/>
          </w:rPr>
          <w:t>3</w:t>
        </w:r>
      </w:ins>
      <w:del w:id="10" w:author="Vaughn Shirey" w:date="2023-08-25T10:44:00Z">
        <w:r w:rsidR="00A061B8" w:rsidRPr="00BA2746" w:rsidDel="00ED33D5">
          <w:rPr>
            <w:rFonts w:ascii="Times New Roman" w:hAnsi="Times New Roman" w:cs="Times New Roman"/>
            <w:sz w:val="24"/>
            <w:szCs w:val="24"/>
            <w:vertAlign w:val="superscript"/>
          </w:rPr>
          <w:delText>2</w:delText>
        </w:r>
      </w:del>
      <w:r w:rsidR="00A061B8" w:rsidRPr="00BA2746">
        <w:rPr>
          <w:rFonts w:ascii="Times New Roman" w:hAnsi="Times New Roman" w:cs="Times New Roman"/>
          <w:sz w:val="24"/>
          <w:szCs w:val="24"/>
          <w:vertAlign w:val="superscript"/>
        </w:rPr>
        <w:t xml:space="preserve"> Florida Museum of Natural History – University of Florida; Gainesville, FL; United States of America</w:t>
      </w:r>
    </w:p>
    <w:p w14:paraId="496C1852" w14:textId="6743F4CC" w:rsidR="00F21671" w:rsidRDefault="00F21671">
      <w:pPr>
        <w:spacing w:line="240" w:lineRule="auto"/>
        <w:jc w:val="both"/>
        <w:rPr>
          <w:rFonts w:ascii="Times New Roman" w:hAnsi="Times New Roman" w:cs="Times New Roman"/>
          <w:sz w:val="24"/>
          <w:szCs w:val="24"/>
        </w:rPr>
      </w:pPr>
    </w:p>
    <w:p w14:paraId="35132095" w14:textId="11A70BB2" w:rsidR="00A61692" w:rsidRDefault="00A61692">
      <w:pPr>
        <w:spacing w:line="240" w:lineRule="auto"/>
        <w:jc w:val="both"/>
        <w:rPr>
          <w:rFonts w:ascii="Times New Roman" w:hAnsi="Times New Roman" w:cs="Times New Roman"/>
          <w:sz w:val="24"/>
          <w:szCs w:val="24"/>
        </w:rPr>
      </w:pPr>
      <w:r>
        <w:rPr>
          <w:rFonts w:ascii="Times New Roman" w:hAnsi="Times New Roman" w:cs="Times New Roman"/>
          <w:sz w:val="24"/>
          <w:szCs w:val="24"/>
        </w:rPr>
        <w:t>* Corresponding author;</w:t>
      </w:r>
      <w:r w:rsidR="004D5300">
        <w:rPr>
          <w:rFonts w:ascii="Times New Roman" w:hAnsi="Times New Roman" w:cs="Times New Roman"/>
          <w:sz w:val="24"/>
          <w:szCs w:val="24"/>
        </w:rPr>
        <w:t xml:space="preserve"> </w:t>
      </w:r>
      <w:r w:rsidR="00371152">
        <w:rPr>
          <w:rFonts w:ascii="Times New Roman" w:hAnsi="Times New Roman" w:cs="Times New Roman"/>
          <w:sz w:val="24"/>
          <w:szCs w:val="24"/>
        </w:rPr>
        <w:t>vmshirey@gmail.com</w:t>
      </w:r>
    </w:p>
    <w:p w14:paraId="2BC4F786" w14:textId="77777777" w:rsidR="00A61692" w:rsidRPr="00703517" w:rsidRDefault="00A61692">
      <w:pPr>
        <w:spacing w:line="240" w:lineRule="auto"/>
        <w:jc w:val="both"/>
        <w:rPr>
          <w:rFonts w:ascii="Times New Roman" w:hAnsi="Times New Roman" w:cs="Times New Roman"/>
          <w:sz w:val="24"/>
          <w:szCs w:val="24"/>
        </w:rPr>
      </w:pPr>
    </w:p>
    <w:p w14:paraId="52EDD6AF" w14:textId="76FC363B"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Abstract: </w:t>
      </w:r>
      <w:r w:rsidRPr="00703517">
        <w:rPr>
          <w:rFonts w:ascii="Times New Roman" w:hAnsi="Times New Roman" w:cs="Times New Roman"/>
          <w:sz w:val="24"/>
          <w:szCs w:val="24"/>
        </w:rPr>
        <w:t xml:space="preserve">Global climate change has been identified as a </w:t>
      </w:r>
      <w:del w:id="11" w:author="Vaughn Shirey" w:date="2023-09-08T10:10:00Z">
        <w:r w:rsidRPr="00703517" w:rsidDel="000E741C">
          <w:rPr>
            <w:rFonts w:ascii="Times New Roman" w:hAnsi="Times New Roman" w:cs="Times New Roman"/>
            <w:sz w:val="24"/>
            <w:szCs w:val="24"/>
          </w:rPr>
          <w:delText>major driver</w:delText>
        </w:r>
      </w:del>
      <w:ins w:id="12" w:author="Vaughn Shirey" w:date="2023-09-08T10:10:00Z">
        <w:r w:rsidR="000E741C">
          <w:rPr>
            <w:rFonts w:ascii="Times New Roman" w:hAnsi="Times New Roman" w:cs="Times New Roman"/>
            <w:sz w:val="24"/>
            <w:szCs w:val="24"/>
          </w:rPr>
          <w:t>potential driver</w:t>
        </w:r>
      </w:ins>
      <w:r w:rsidRPr="00703517">
        <w:rPr>
          <w:rFonts w:ascii="Times New Roman" w:hAnsi="Times New Roman" w:cs="Times New Roman"/>
          <w:sz w:val="24"/>
          <w:szCs w:val="24"/>
        </w:rPr>
        <w:t xml:space="preserve"> of </w:t>
      </w:r>
      <w:r>
        <w:rPr>
          <w:rFonts w:ascii="Times New Roman" w:hAnsi="Times New Roman" w:cs="Times New Roman"/>
          <w:sz w:val="24"/>
          <w:szCs w:val="24"/>
        </w:rPr>
        <w:t>observed</w:t>
      </w:r>
      <w:r w:rsidRPr="00703517">
        <w:rPr>
          <w:rFonts w:ascii="Times New Roman" w:hAnsi="Times New Roman" w:cs="Times New Roman"/>
          <w:sz w:val="24"/>
          <w:szCs w:val="24"/>
        </w:rPr>
        <w:t xml:space="preserve"> </w:t>
      </w:r>
      <w:ins w:id="13" w:author="Vaughn Shirey" w:date="2023-10-02T13:29:00Z">
        <w:r w:rsidR="00045B9C">
          <w:rPr>
            <w:rFonts w:ascii="Times New Roman" w:hAnsi="Times New Roman" w:cs="Times New Roman"/>
            <w:sz w:val="24"/>
            <w:szCs w:val="24"/>
          </w:rPr>
          <w:t>insect declines</w:t>
        </w:r>
      </w:ins>
      <w:del w:id="14" w:author="Vaughn Shirey" w:date="2023-10-02T13:29:00Z">
        <w:r w:rsidRPr="00703517" w:rsidDel="00045B9C">
          <w:rPr>
            <w:rFonts w:ascii="Times New Roman" w:hAnsi="Times New Roman" w:cs="Times New Roman"/>
            <w:sz w:val="24"/>
            <w:szCs w:val="24"/>
          </w:rPr>
          <w:delText xml:space="preserve">insect </w:delText>
        </w:r>
      </w:del>
      <w:del w:id="15" w:author="Vaughn Shirey" w:date="2023-09-08T10:11:00Z">
        <w:r w:rsidRPr="00703517" w:rsidDel="000E741C">
          <w:rPr>
            <w:rFonts w:ascii="Times New Roman" w:hAnsi="Times New Roman" w:cs="Times New Roman"/>
            <w:sz w:val="24"/>
            <w:szCs w:val="24"/>
          </w:rPr>
          <w:delText>declines</w:delText>
        </w:r>
      </w:del>
      <w:r>
        <w:rPr>
          <w:rFonts w:ascii="Times New Roman" w:hAnsi="Times New Roman" w:cs="Times New Roman"/>
          <w:sz w:val="24"/>
          <w:szCs w:val="24"/>
        </w:rPr>
        <w:t>,</w:t>
      </w:r>
      <w:r w:rsidRPr="00703517">
        <w:rPr>
          <w:rFonts w:ascii="Times New Roman" w:hAnsi="Times New Roman" w:cs="Times New Roman"/>
          <w:sz w:val="24"/>
          <w:szCs w:val="24"/>
        </w:rPr>
        <w:t xml:space="preserve"> yet </w:t>
      </w:r>
      <w:r w:rsidR="000E4EA8" w:rsidRPr="00703517">
        <w:rPr>
          <w:rFonts w:ascii="Times New Roman" w:hAnsi="Times New Roman" w:cs="Times New Roman"/>
          <w:sz w:val="24"/>
          <w:szCs w:val="24"/>
        </w:rPr>
        <w:t>in many regions</w:t>
      </w:r>
      <w:r w:rsidRPr="00703517">
        <w:rPr>
          <w:rFonts w:ascii="Times New Roman" w:hAnsi="Times New Roman" w:cs="Times New Roman"/>
          <w:sz w:val="24"/>
          <w:szCs w:val="24"/>
        </w:rPr>
        <w:t xml:space="preserve"> there </w:t>
      </w:r>
      <w:r w:rsidR="000E4EA8" w:rsidRPr="00703517">
        <w:rPr>
          <w:rFonts w:ascii="Times New Roman" w:hAnsi="Times New Roman" w:cs="Times New Roman"/>
          <w:sz w:val="24"/>
          <w:szCs w:val="24"/>
        </w:rPr>
        <w:t>are critical</w:t>
      </w:r>
      <w:r w:rsidRPr="00703517">
        <w:rPr>
          <w:rFonts w:ascii="Times New Roman" w:hAnsi="Times New Roman" w:cs="Times New Roman"/>
          <w:sz w:val="24"/>
          <w:szCs w:val="24"/>
        </w:rPr>
        <w:t xml:space="preserve"> knowledge gaps for </w:t>
      </w:r>
      <w:r w:rsidR="000E4EA8" w:rsidRPr="00703517">
        <w:rPr>
          <w:rFonts w:ascii="Times New Roman" w:hAnsi="Times New Roman" w:cs="Times New Roman"/>
          <w:sz w:val="24"/>
          <w:szCs w:val="24"/>
        </w:rPr>
        <w:t xml:space="preserve">how communities </w:t>
      </w:r>
      <w:r>
        <w:rPr>
          <w:rFonts w:ascii="Times New Roman" w:hAnsi="Times New Roman" w:cs="Times New Roman"/>
          <w:sz w:val="24"/>
          <w:szCs w:val="24"/>
        </w:rPr>
        <w:t>are</w:t>
      </w:r>
      <w:r w:rsidR="000E4EA8" w:rsidRPr="00703517">
        <w:rPr>
          <w:rFonts w:ascii="Times New Roman" w:hAnsi="Times New Roman" w:cs="Times New Roman"/>
          <w:sz w:val="24"/>
          <w:szCs w:val="24"/>
        </w:rPr>
        <w:t xml:space="preserve"> </w:t>
      </w:r>
      <w:r w:rsidR="00E4343E" w:rsidRPr="00703517">
        <w:rPr>
          <w:rFonts w:ascii="Times New Roman" w:hAnsi="Times New Roman" w:cs="Times New Roman"/>
          <w:sz w:val="24"/>
          <w:szCs w:val="24"/>
        </w:rPr>
        <w:t>respond</w:t>
      </w:r>
      <w:r w:rsidR="00E4343E">
        <w:rPr>
          <w:rFonts w:ascii="Times New Roman" w:hAnsi="Times New Roman" w:cs="Times New Roman"/>
          <w:sz w:val="24"/>
          <w:szCs w:val="24"/>
        </w:rPr>
        <w:t>ing</w:t>
      </w:r>
      <w:r w:rsidRPr="00703517">
        <w:rPr>
          <w:rFonts w:ascii="Times New Roman" w:hAnsi="Times New Roman" w:cs="Times New Roman"/>
          <w:sz w:val="24"/>
          <w:szCs w:val="24"/>
        </w:rPr>
        <w:t xml:space="preserve"> to climate</w:t>
      </w:r>
      <w:ins w:id="16" w:author="Vaughn Shirey" w:date="2023-08-25T10:10:00Z">
        <w:r w:rsidR="00295ED8">
          <w:rPr>
            <w:rFonts w:ascii="Times New Roman" w:hAnsi="Times New Roman" w:cs="Times New Roman"/>
            <w:sz w:val="24"/>
            <w:szCs w:val="24"/>
          </w:rPr>
          <w:t xml:space="preserve"> change</w:t>
        </w:r>
      </w:ins>
      <w:r w:rsidRPr="00703517">
        <w:rPr>
          <w:rFonts w:ascii="Times New Roman" w:hAnsi="Times New Roman" w:cs="Times New Roman"/>
          <w:sz w:val="24"/>
          <w:szCs w:val="24"/>
        </w:rPr>
        <w:t xml:space="preserve">. </w:t>
      </w:r>
      <w:r w:rsidR="000E4EA8" w:rsidRPr="00703517">
        <w:rPr>
          <w:rFonts w:ascii="Times New Roman" w:hAnsi="Times New Roman" w:cs="Times New Roman"/>
          <w:sz w:val="24"/>
          <w:szCs w:val="24"/>
        </w:rPr>
        <w:t>Poleward regions are of particular interest because warming is most rapid</w:t>
      </w:r>
      <w:r w:rsidR="00415866">
        <w:rPr>
          <w:rFonts w:ascii="Times New Roman" w:hAnsi="Times New Roman" w:cs="Times New Roman"/>
          <w:sz w:val="24"/>
          <w:szCs w:val="24"/>
        </w:rPr>
        <w:t xml:space="preserve"> while</w:t>
      </w:r>
      <w:r w:rsidR="000E4EA8" w:rsidRPr="00703517">
        <w:rPr>
          <w:rFonts w:ascii="Times New Roman" w:hAnsi="Times New Roman" w:cs="Times New Roman"/>
          <w:sz w:val="24"/>
          <w:szCs w:val="24"/>
        </w:rPr>
        <w:t xml:space="preserve"> biodiversity data are </w:t>
      </w:r>
      <w:r w:rsidR="00415866">
        <w:rPr>
          <w:rFonts w:ascii="Times New Roman" w:hAnsi="Times New Roman" w:cs="Times New Roman"/>
          <w:sz w:val="24"/>
          <w:szCs w:val="24"/>
        </w:rPr>
        <w:t xml:space="preserve">most </w:t>
      </w:r>
      <w:r w:rsidR="000E4EA8" w:rsidRPr="00703517">
        <w:rPr>
          <w:rFonts w:ascii="Times New Roman" w:hAnsi="Times New Roman" w:cs="Times New Roman"/>
          <w:sz w:val="24"/>
          <w:szCs w:val="24"/>
        </w:rPr>
        <w:t xml:space="preserve">sparse. Building on recent advances in </w:t>
      </w:r>
      <w:r w:rsidR="00894144" w:rsidRPr="00703517">
        <w:rPr>
          <w:rFonts w:ascii="Times New Roman" w:hAnsi="Times New Roman" w:cs="Times New Roman"/>
          <w:sz w:val="24"/>
          <w:szCs w:val="24"/>
        </w:rPr>
        <w:t xml:space="preserve">occupancy modeling </w:t>
      </w:r>
      <w:r w:rsidR="00415866">
        <w:rPr>
          <w:rFonts w:ascii="Times New Roman" w:hAnsi="Times New Roman" w:cs="Times New Roman"/>
          <w:sz w:val="24"/>
          <w:szCs w:val="24"/>
        </w:rPr>
        <w:t>of</w:t>
      </w:r>
      <w:r w:rsidR="00894144" w:rsidRPr="00703517">
        <w:rPr>
          <w:rFonts w:ascii="Times New Roman" w:hAnsi="Times New Roman" w:cs="Times New Roman"/>
          <w:sz w:val="24"/>
          <w:szCs w:val="24"/>
        </w:rPr>
        <w:t xml:space="preserve"> </w:t>
      </w:r>
      <w:r w:rsidR="000E4EA8" w:rsidRPr="00703517">
        <w:rPr>
          <w:rFonts w:ascii="Times New Roman" w:hAnsi="Times New Roman" w:cs="Times New Roman"/>
          <w:sz w:val="24"/>
          <w:szCs w:val="24"/>
        </w:rPr>
        <w:t xml:space="preserve">presence-only data, </w:t>
      </w:r>
      <w:r w:rsidR="00894144" w:rsidRPr="00703517">
        <w:rPr>
          <w:rFonts w:ascii="Times New Roman" w:hAnsi="Times New Roman" w:cs="Times New Roman"/>
          <w:sz w:val="24"/>
          <w:szCs w:val="24"/>
        </w:rPr>
        <w:t xml:space="preserve">we </w:t>
      </w:r>
      <w:r w:rsidRPr="00703517">
        <w:rPr>
          <w:rFonts w:ascii="Times New Roman" w:hAnsi="Times New Roman" w:cs="Times New Roman"/>
          <w:sz w:val="24"/>
          <w:szCs w:val="24"/>
        </w:rPr>
        <w:t>reconstruct</w:t>
      </w:r>
      <w:r w:rsidR="000E4EA8" w:rsidRPr="00703517">
        <w:rPr>
          <w:rFonts w:ascii="Times New Roman" w:hAnsi="Times New Roman" w:cs="Times New Roman"/>
          <w:sz w:val="24"/>
          <w:szCs w:val="24"/>
        </w:rPr>
        <w:t>ed</w:t>
      </w:r>
      <w:r w:rsidRPr="00703517">
        <w:rPr>
          <w:rFonts w:ascii="Times New Roman" w:hAnsi="Times New Roman" w:cs="Times New Roman"/>
          <w:sz w:val="24"/>
          <w:szCs w:val="24"/>
        </w:rPr>
        <w:t xml:space="preserve"> 50 years (1970-2019) of butterfly </w:t>
      </w:r>
      <w:del w:id="17" w:author="Vaughn Shirey" w:date="2023-10-02T13:30:00Z">
        <w:r w:rsidR="00415866" w:rsidDel="00045B9C">
          <w:rPr>
            <w:rFonts w:ascii="Times New Roman" w:hAnsi="Times New Roman" w:cs="Times New Roman"/>
            <w:sz w:val="24"/>
            <w:szCs w:val="24"/>
          </w:rPr>
          <w:delText>population</w:delText>
        </w:r>
        <w:r w:rsidR="00E4343E" w:rsidDel="00045B9C">
          <w:rPr>
            <w:rFonts w:ascii="Times New Roman" w:hAnsi="Times New Roman" w:cs="Times New Roman"/>
            <w:sz w:val="24"/>
            <w:szCs w:val="24"/>
          </w:rPr>
          <w:delText xml:space="preserve"> </w:delText>
        </w:r>
      </w:del>
      <w:ins w:id="18" w:author="Vaughn Shirey" w:date="2023-10-02T13:30:00Z">
        <w:r w:rsidR="00045B9C">
          <w:rPr>
            <w:rFonts w:ascii="Times New Roman" w:hAnsi="Times New Roman" w:cs="Times New Roman"/>
            <w:sz w:val="24"/>
            <w:szCs w:val="24"/>
          </w:rPr>
          <w:t>occupancy</w:t>
        </w:r>
        <w:r w:rsidR="00045B9C">
          <w:rPr>
            <w:rFonts w:ascii="Times New Roman" w:hAnsi="Times New Roman" w:cs="Times New Roman"/>
            <w:sz w:val="24"/>
            <w:szCs w:val="24"/>
          </w:rPr>
          <w:t xml:space="preserve"> </w:t>
        </w:r>
      </w:ins>
      <w:r w:rsidR="00855515" w:rsidRPr="00703517">
        <w:rPr>
          <w:rFonts w:ascii="Times New Roman" w:hAnsi="Times New Roman" w:cs="Times New Roman"/>
          <w:sz w:val="24"/>
          <w:szCs w:val="24"/>
        </w:rPr>
        <w:t>trends</w:t>
      </w:r>
      <w:r w:rsidRPr="00703517">
        <w:rPr>
          <w:rFonts w:ascii="Times New Roman" w:hAnsi="Times New Roman" w:cs="Times New Roman"/>
          <w:sz w:val="24"/>
          <w:szCs w:val="24"/>
        </w:rPr>
        <w:t xml:space="preserve"> in response to rising minimum temperatures</w:t>
      </w:r>
      <w:r w:rsidR="00771A54" w:rsidRPr="00703517">
        <w:rPr>
          <w:rFonts w:ascii="Times New Roman" w:hAnsi="Times New Roman" w:cs="Times New Roman"/>
          <w:sz w:val="24"/>
          <w:szCs w:val="24"/>
        </w:rPr>
        <w:t xml:space="preserve"> in one of the most under sampled regions of </w:t>
      </w:r>
      <w:del w:id="19" w:author="Vaughn Shirey" w:date="2023-08-25T10:10:00Z">
        <w:r w:rsidR="00771A54" w:rsidRPr="00703517" w:rsidDel="00295ED8">
          <w:rPr>
            <w:rFonts w:ascii="Times New Roman" w:hAnsi="Times New Roman" w:cs="Times New Roman"/>
            <w:sz w:val="24"/>
            <w:szCs w:val="24"/>
          </w:rPr>
          <w:delText>the continent</w:delText>
        </w:r>
      </w:del>
      <w:ins w:id="20" w:author="Vaughn Shirey" w:date="2023-08-25T10:10:00Z">
        <w:r w:rsidR="00295ED8">
          <w:rPr>
            <w:rFonts w:ascii="Times New Roman" w:hAnsi="Times New Roman" w:cs="Times New Roman"/>
            <w:sz w:val="24"/>
            <w:szCs w:val="24"/>
          </w:rPr>
          <w:t>North America</w:t>
        </w:r>
      </w:ins>
      <w:r w:rsidRPr="00703517">
        <w:rPr>
          <w:rFonts w:ascii="Times New Roman" w:hAnsi="Times New Roman" w:cs="Times New Roman"/>
          <w:sz w:val="24"/>
          <w:szCs w:val="24"/>
        </w:rPr>
        <w:t>. Among 90 modeled species, we found that cold-adapted species are far more often in decline compared to their warm-adapted, more souther</w:t>
      </w:r>
      <w:ins w:id="21" w:author="Vaughn Shirey" w:date="2023-09-08T10:14:00Z">
        <w:r w:rsidR="00AE4A3A">
          <w:rPr>
            <w:rFonts w:ascii="Times New Roman" w:hAnsi="Times New Roman" w:cs="Times New Roman"/>
            <w:sz w:val="24"/>
            <w:szCs w:val="24"/>
          </w:rPr>
          <w:t>n</w:t>
        </w:r>
      </w:ins>
      <w:r w:rsidRPr="00703517">
        <w:rPr>
          <w:rFonts w:ascii="Times New Roman" w:hAnsi="Times New Roman" w:cs="Times New Roman"/>
          <w:sz w:val="24"/>
          <w:szCs w:val="24"/>
        </w:rPr>
        <w:t xml:space="preserve">ly distributed counterparts. Further, in a post-hoc analysis using species’ traits, we find that </w:t>
      </w:r>
      <w:r w:rsidR="002D210D" w:rsidRPr="00703517">
        <w:rPr>
          <w:rFonts w:ascii="Times New Roman" w:hAnsi="Times New Roman" w:cs="Times New Roman"/>
          <w:sz w:val="24"/>
          <w:szCs w:val="24"/>
        </w:rPr>
        <w:t>species’ range-wide average annual temperature</w:t>
      </w:r>
      <w:r w:rsidR="00883F23">
        <w:rPr>
          <w:rFonts w:ascii="Times New Roman" w:hAnsi="Times New Roman" w:cs="Times New Roman"/>
          <w:sz w:val="24"/>
          <w:szCs w:val="24"/>
        </w:rPr>
        <w:t xml:space="preserve"> </w:t>
      </w:r>
      <w:del w:id="22" w:author="Vaughn Shirey" w:date="2023-09-08T10:14:00Z">
        <w:r w:rsidR="00883F23" w:rsidDel="00AE4A3A">
          <w:rPr>
            <w:rFonts w:ascii="Times New Roman" w:hAnsi="Times New Roman" w:cs="Times New Roman"/>
            <w:sz w:val="24"/>
            <w:szCs w:val="24"/>
          </w:rPr>
          <w:delText>and wingspan</w:delText>
        </w:r>
        <w:r w:rsidR="002D210D" w:rsidRPr="00703517" w:rsidDel="00AE4A3A">
          <w:rPr>
            <w:rFonts w:ascii="Times New Roman" w:hAnsi="Times New Roman" w:cs="Times New Roman"/>
            <w:sz w:val="24"/>
            <w:szCs w:val="24"/>
          </w:rPr>
          <w:delText xml:space="preserve"> </w:delText>
        </w:r>
        <w:r w:rsidR="00883F23" w:rsidDel="00AE4A3A">
          <w:rPr>
            <w:rFonts w:ascii="Times New Roman" w:hAnsi="Times New Roman" w:cs="Times New Roman"/>
            <w:sz w:val="24"/>
            <w:szCs w:val="24"/>
          </w:rPr>
          <w:delText>are</w:delText>
        </w:r>
      </w:del>
      <w:ins w:id="23" w:author="Vaughn Shirey" w:date="2023-09-08T10:14:00Z">
        <w:r w:rsidR="00AE4A3A">
          <w:rPr>
            <w:rFonts w:ascii="Times New Roman" w:hAnsi="Times New Roman" w:cs="Times New Roman"/>
            <w:sz w:val="24"/>
            <w:szCs w:val="24"/>
          </w:rPr>
          <w:t>is</w:t>
        </w:r>
      </w:ins>
      <w:r w:rsidR="002D210D" w:rsidRPr="00703517">
        <w:rPr>
          <w:rFonts w:ascii="Times New Roman" w:hAnsi="Times New Roman" w:cs="Times New Roman"/>
          <w:sz w:val="24"/>
          <w:szCs w:val="24"/>
        </w:rPr>
        <w:t xml:space="preserve"> a consistent predictor of occupancy </w:t>
      </w:r>
      <w:r>
        <w:rPr>
          <w:rFonts w:ascii="Times New Roman" w:hAnsi="Times New Roman" w:cs="Times New Roman"/>
          <w:sz w:val="24"/>
          <w:szCs w:val="24"/>
        </w:rPr>
        <w:t>changes</w:t>
      </w:r>
      <w:r w:rsidRPr="00703517">
        <w:rPr>
          <w:rFonts w:ascii="Times New Roman" w:hAnsi="Times New Roman" w:cs="Times New Roman"/>
          <w:sz w:val="24"/>
          <w:szCs w:val="24"/>
        </w:rPr>
        <w:t xml:space="preserve">. </w:t>
      </w:r>
      <w:r w:rsidR="002D210D" w:rsidRPr="00703517">
        <w:rPr>
          <w:rFonts w:ascii="Times New Roman" w:hAnsi="Times New Roman" w:cs="Times New Roman"/>
          <w:sz w:val="24"/>
          <w:szCs w:val="24"/>
        </w:rPr>
        <w:t>Species with warmer ranges</w:t>
      </w:r>
      <w:r w:rsidR="00AB12CE">
        <w:rPr>
          <w:rFonts w:ascii="Times New Roman" w:hAnsi="Times New Roman" w:cs="Times New Roman"/>
          <w:sz w:val="24"/>
          <w:szCs w:val="24"/>
        </w:rPr>
        <w:t xml:space="preserve"> </w:t>
      </w:r>
      <w:del w:id="24" w:author="Vaughn Shirey" w:date="2023-09-08T10:14:00Z">
        <w:r w:rsidR="00AB12CE" w:rsidDel="00AE4A3A">
          <w:rPr>
            <w:rFonts w:ascii="Times New Roman" w:hAnsi="Times New Roman" w:cs="Times New Roman"/>
            <w:sz w:val="24"/>
            <w:szCs w:val="24"/>
          </w:rPr>
          <w:delText>and larger wingspans</w:delText>
        </w:r>
        <w:r w:rsidR="002D210D" w:rsidRPr="00703517" w:rsidDel="00AE4A3A">
          <w:rPr>
            <w:rFonts w:ascii="Times New Roman" w:hAnsi="Times New Roman" w:cs="Times New Roman"/>
            <w:sz w:val="24"/>
            <w:szCs w:val="24"/>
          </w:rPr>
          <w:delText xml:space="preserve"> </w:delText>
        </w:r>
      </w:del>
      <w:r>
        <w:rPr>
          <w:rFonts w:ascii="Times New Roman" w:hAnsi="Times New Roman" w:cs="Times New Roman"/>
          <w:sz w:val="24"/>
          <w:szCs w:val="24"/>
        </w:rPr>
        <w:t>were</w:t>
      </w:r>
      <w:r w:rsidR="002D210D" w:rsidRPr="00703517">
        <w:rPr>
          <w:rFonts w:ascii="Times New Roman" w:hAnsi="Times New Roman" w:cs="Times New Roman"/>
          <w:sz w:val="24"/>
          <w:szCs w:val="24"/>
        </w:rPr>
        <w:t xml:space="preserve"> </w:t>
      </w:r>
      <w:r>
        <w:rPr>
          <w:rFonts w:ascii="Times New Roman" w:hAnsi="Times New Roman" w:cs="Times New Roman"/>
          <w:sz w:val="24"/>
          <w:szCs w:val="24"/>
        </w:rPr>
        <w:t xml:space="preserve">most </w:t>
      </w:r>
      <w:r w:rsidR="002D210D" w:rsidRPr="00703517">
        <w:rPr>
          <w:rFonts w:ascii="Times New Roman" w:hAnsi="Times New Roman" w:cs="Times New Roman"/>
          <w:sz w:val="24"/>
          <w:szCs w:val="24"/>
        </w:rPr>
        <w:t>likely to be increasing in occupancy.</w:t>
      </w:r>
      <w:ins w:id="25" w:author="Vaughn Shirey" w:date="2023-09-08T10:16:00Z">
        <w:r w:rsidR="00AE4A3A">
          <w:rPr>
            <w:rFonts w:ascii="Times New Roman" w:hAnsi="Times New Roman" w:cs="Times New Roman"/>
            <w:sz w:val="24"/>
            <w:szCs w:val="24"/>
          </w:rPr>
          <w:t xml:space="preserve"> </w:t>
        </w:r>
      </w:ins>
      <w:del w:id="26" w:author="Vaughn Shirey" w:date="2023-09-08T10:16:00Z">
        <w:r w:rsidRPr="00703517" w:rsidDel="00AE4A3A">
          <w:rPr>
            <w:rFonts w:ascii="Times New Roman" w:hAnsi="Times New Roman" w:cs="Times New Roman"/>
            <w:sz w:val="24"/>
            <w:szCs w:val="24"/>
          </w:rPr>
          <w:delText xml:space="preserve"> </w:delText>
        </w:r>
      </w:del>
      <w:r w:rsidR="008C6AA6" w:rsidRPr="00703517">
        <w:rPr>
          <w:rStyle w:val="CommentReference"/>
          <w:rFonts w:ascii="Times New Roman" w:hAnsi="Times New Roman" w:cs="Times New Roman"/>
          <w:sz w:val="24"/>
          <w:szCs w:val="24"/>
        </w:rPr>
        <w:t>O</w:t>
      </w:r>
      <w:r w:rsidRPr="00703517">
        <w:rPr>
          <w:rFonts w:ascii="Times New Roman" w:hAnsi="Times New Roman" w:cs="Times New Roman"/>
          <w:sz w:val="24"/>
          <w:szCs w:val="24"/>
        </w:rPr>
        <w:t xml:space="preserve">ur results </w:t>
      </w:r>
      <w:r w:rsidR="00894144" w:rsidRPr="00703517">
        <w:rPr>
          <w:rFonts w:ascii="Times New Roman" w:hAnsi="Times New Roman" w:cs="Times New Roman"/>
          <w:sz w:val="24"/>
          <w:szCs w:val="24"/>
        </w:rPr>
        <w:t xml:space="preserve">provide the first look at macroscale butterfly biodiversity shifts in a </w:t>
      </w:r>
      <w:del w:id="27" w:author="Vaughn Shirey" w:date="2023-09-08T10:20:00Z">
        <w:r w:rsidR="00894144" w:rsidRPr="00703517" w:rsidDel="00AE4A3A">
          <w:rPr>
            <w:rFonts w:ascii="Times New Roman" w:hAnsi="Times New Roman" w:cs="Times New Roman"/>
            <w:sz w:val="24"/>
            <w:szCs w:val="24"/>
          </w:rPr>
          <w:delText>critically under sampled region of</w:delText>
        </w:r>
      </w:del>
      <w:ins w:id="28" w:author="Vaughn Shirey" w:date="2023-09-08T10:20:00Z">
        <w:r w:rsidR="00AE4A3A">
          <w:rPr>
            <w:rFonts w:ascii="Times New Roman" w:hAnsi="Times New Roman" w:cs="Times New Roman"/>
            <w:sz w:val="24"/>
            <w:szCs w:val="24"/>
          </w:rPr>
          <w:t>high</w:t>
        </w:r>
      </w:ins>
      <w:ins w:id="29" w:author="Vaughn Shirey" w:date="2023-09-08T10:32:00Z">
        <w:r w:rsidR="00BD0152">
          <w:rPr>
            <w:rFonts w:ascii="Times New Roman" w:hAnsi="Times New Roman" w:cs="Times New Roman"/>
            <w:sz w:val="24"/>
            <w:szCs w:val="24"/>
          </w:rPr>
          <w:t>-</w:t>
        </w:r>
      </w:ins>
      <w:ins w:id="30" w:author="Vaughn Shirey" w:date="2023-09-08T10:20:00Z">
        <w:r w:rsidR="00AE4A3A">
          <w:rPr>
            <w:rFonts w:ascii="Times New Roman" w:hAnsi="Times New Roman" w:cs="Times New Roman"/>
            <w:sz w:val="24"/>
            <w:szCs w:val="24"/>
          </w:rPr>
          <w:t>latitude</w:t>
        </w:r>
      </w:ins>
      <w:r w:rsidR="00894144" w:rsidRPr="00703517">
        <w:rPr>
          <w:rFonts w:ascii="Times New Roman" w:hAnsi="Times New Roman" w:cs="Times New Roman"/>
          <w:sz w:val="24"/>
          <w:szCs w:val="24"/>
        </w:rPr>
        <w:t xml:space="preserve"> North America</w:t>
      </w:r>
      <w:r w:rsidR="00415866">
        <w:rPr>
          <w:rFonts w:ascii="Times New Roman" w:hAnsi="Times New Roman" w:cs="Times New Roman"/>
          <w:sz w:val="24"/>
          <w:szCs w:val="24"/>
        </w:rPr>
        <w:t>. Further, these results</w:t>
      </w:r>
      <w:r w:rsidR="00E4343E">
        <w:rPr>
          <w:rFonts w:ascii="Times New Roman" w:hAnsi="Times New Roman" w:cs="Times New Roman"/>
          <w:sz w:val="24"/>
          <w:szCs w:val="24"/>
        </w:rPr>
        <w:t xml:space="preserve"> </w:t>
      </w:r>
      <w:r w:rsidRPr="00703517">
        <w:rPr>
          <w:rFonts w:ascii="Times New Roman" w:hAnsi="Times New Roman" w:cs="Times New Roman"/>
          <w:sz w:val="24"/>
          <w:szCs w:val="24"/>
        </w:rPr>
        <w:t xml:space="preserve">highlight the </w:t>
      </w:r>
      <w:r w:rsidR="00894144" w:rsidRPr="00703517">
        <w:rPr>
          <w:rFonts w:ascii="Times New Roman" w:hAnsi="Times New Roman" w:cs="Times New Roman"/>
          <w:sz w:val="24"/>
          <w:szCs w:val="24"/>
        </w:rPr>
        <w:t xml:space="preserve">potential </w:t>
      </w:r>
      <w:r w:rsidRPr="00703517">
        <w:rPr>
          <w:rFonts w:ascii="Times New Roman" w:hAnsi="Times New Roman" w:cs="Times New Roman"/>
          <w:sz w:val="24"/>
          <w:szCs w:val="24"/>
        </w:rPr>
        <w:t xml:space="preserve">of </w:t>
      </w:r>
      <w:r w:rsidR="00894144" w:rsidRPr="00703517">
        <w:rPr>
          <w:rFonts w:ascii="Times New Roman" w:hAnsi="Times New Roman" w:cs="Times New Roman"/>
          <w:sz w:val="24"/>
          <w:szCs w:val="24"/>
        </w:rPr>
        <w:t xml:space="preserve">leveraging </w:t>
      </w:r>
      <w:r w:rsidR="00415866">
        <w:rPr>
          <w:rFonts w:ascii="Times New Roman" w:hAnsi="Times New Roman" w:cs="Times New Roman"/>
          <w:sz w:val="24"/>
          <w:szCs w:val="24"/>
        </w:rPr>
        <w:t>the wealth of</w:t>
      </w:r>
      <w:r>
        <w:rPr>
          <w:rFonts w:ascii="Times New Roman" w:hAnsi="Times New Roman" w:cs="Times New Roman"/>
          <w:sz w:val="24"/>
          <w:szCs w:val="24"/>
        </w:rPr>
        <w:t xml:space="preserve"> presence only data</w:t>
      </w:r>
      <w:r w:rsidR="00415866">
        <w:rPr>
          <w:rFonts w:ascii="Times New Roman" w:hAnsi="Times New Roman" w:cs="Times New Roman"/>
          <w:sz w:val="24"/>
          <w:szCs w:val="24"/>
        </w:rPr>
        <w:t xml:space="preserve">, the most abundant source </w:t>
      </w:r>
      <w:r w:rsidR="002E22A9">
        <w:rPr>
          <w:rFonts w:ascii="Times New Roman" w:hAnsi="Times New Roman" w:cs="Times New Roman"/>
          <w:sz w:val="24"/>
          <w:szCs w:val="24"/>
        </w:rPr>
        <w:t>of historical insect biodiversity</w:t>
      </w:r>
      <w:ins w:id="31" w:author="Vaughn Shirey" w:date="2023-09-08T10:16:00Z">
        <w:r w:rsidR="00AE4A3A">
          <w:rPr>
            <w:rFonts w:ascii="Times New Roman" w:hAnsi="Times New Roman" w:cs="Times New Roman"/>
            <w:sz w:val="24"/>
            <w:szCs w:val="24"/>
          </w:rPr>
          <w:t xml:space="preserve"> for future study</w:t>
        </w:r>
      </w:ins>
      <w:r w:rsidR="00415866">
        <w:rPr>
          <w:rFonts w:ascii="Times New Roman" w:hAnsi="Times New Roman" w:cs="Times New Roman"/>
          <w:sz w:val="24"/>
          <w:szCs w:val="24"/>
        </w:rPr>
        <w:t>. New approaches to the modeling of presence</w:t>
      </w:r>
      <w:ins w:id="32" w:author="Vaughn Shirey" w:date="2023-09-18T09:58:00Z">
        <w:r w:rsidR="00B60D5A">
          <w:rPr>
            <w:rFonts w:ascii="Times New Roman" w:hAnsi="Times New Roman" w:cs="Times New Roman"/>
            <w:sz w:val="24"/>
            <w:szCs w:val="24"/>
          </w:rPr>
          <w:t>-</w:t>
        </w:r>
      </w:ins>
      <w:del w:id="33" w:author="Vaughn Shirey" w:date="2023-09-18T09:58:00Z">
        <w:r w:rsidR="00415866" w:rsidDel="00B60D5A">
          <w:rPr>
            <w:rFonts w:ascii="Times New Roman" w:hAnsi="Times New Roman" w:cs="Times New Roman"/>
            <w:sz w:val="24"/>
            <w:szCs w:val="24"/>
          </w:rPr>
          <w:delText xml:space="preserve"> </w:delText>
        </w:r>
      </w:del>
      <w:r w:rsidR="00415866">
        <w:rPr>
          <w:rFonts w:ascii="Times New Roman" w:hAnsi="Times New Roman" w:cs="Times New Roman"/>
          <w:sz w:val="24"/>
          <w:szCs w:val="24"/>
        </w:rPr>
        <w:t xml:space="preserve">only data will </w:t>
      </w:r>
      <w:r w:rsidR="00894144" w:rsidRPr="00703517">
        <w:rPr>
          <w:rFonts w:ascii="Times New Roman" w:hAnsi="Times New Roman" w:cs="Times New Roman"/>
          <w:sz w:val="24"/>
          <w:szCs w:val="24"/>
        </w:rPr>
        <w:t xml:space="preserve">match recent increases in community science participation with sparse historical </w:t>
      </w:r>
      <w:r w:rsidR="00415866">
        <w:rPr>
          <w:rFonts w:ascii="Times New Roman" w:hAnsi="Times New Roman" w:cs="Times New Roman"/>
          <w:sz w:val="24"/>
          <w:szCs w:val="24"/>
        </w:rPr>
        <w:t>records</w:t>
      </w:r>
      <w:r w:rsidR="00415866" w:rsidRPr="00703517">
        <w:rPr>
          <w:rFonts w:ascii="Times New Roman" w:hAnsi="Times New Roman" w:cs="Times New Roman"/>
          <w:sz w:val="24"/>
          <w:szCs w:val="24"/>
        </w:rPr>
        <w:t xml:space="preserve"> </w:t>
      </w:r>
      <w:r w:rsidR="00894144" w:rsidRPr="00703517">
        <w:rPr>
          <w:rFonts w:ascii="Times New Roman" w:hAnsi="Times New Roman" w:cs="Times New Roman"/>
          <w:sz w:val="24"/>
          <w:szCs w:val="24"/>
        </w:rPr>
        <w:t xml:space="preserve">to reconstruct trends even in </w:t>
      </w:r>
      <w:r w:rsidR="003C3DE7" w:rsidRPr="00703517">
        <w:rPr>
          <w:rFonts w:ascii="Times New Roman" w:hAnsi="Times New Roman" w:cs="Times New Roman"/>
          <w:sz w:val="24"/>
          <w:szCs w:val="24"/>
        </w:rPr>
        <w:t>poorly sampled</w:t>
      </w:r>
      <w:r w:rsidR="00894144" w:rsidRPr="00703517">
        <w:rPr>
          <w:rFonts w:ascii="Times New Roman" w:hAnsi="Times New Roman" w:cs="Times New Roman"/>
          <w:sz w:val="24"/>
          <w:szCs w:val="24"/>
        </w:rPr>
        <w:t xml:space="preserve"> regions.</w:t>
      </w:r>
      <w:r w:rsidRPr="00703517">
        <w:rPr>
          <w:rFonts w:ascii="Times New Roman" w:hAnsi="Times New Roman" w:cs="Times New Roman"/>
          <w:sz w:val="24"/>
          <w:szCs w:val="24"/>
        </w:rPr>
        <w:t xml:space="preserve"> </w:t>
      </w:r>
    </w:p>
    <w:p w14:paraId="0951C9B3" w14:textId="77777777" w:rsidR="00F21671" w:rsidRPr="00703517" w:rsidRDefault="00F21671">
      <w:pPr>
        <w:spacing w:line="240" w:lineRule="auto"/>
        <w:jc w:val="both"/>
        <w:rPr>
          <w:rFonts w:ascii="Times New Roman" w:hAnsi="Times New Roman" w:cs="Times New Roman"/>
          <w:b/>
          <w:sz w:val="24"/>
          <w:szCs w:val="24"/>
        </w:rPr>
      </w:pPr>
    </w:p>
    <w:p w14:paraId="21B38E81" w14:textId="137DBBCE"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Keywords:</w:t>
      </w:r>
      <w:r w:rsidRPr="00703517">
        <w:rPr>
          <w:rFonts w:ascii="Times New Roman" w:hAnsi="Times New Roman" w:cs="Times New Roman"/>
          <w:sz w:val="24"/>
          <w:szCs w:val="24"/>
        </w:rPr>
        <w:t xml:space="preserve"> arctic, biodiversity, boreal, butterflies, climate change, </w:t>
      </w:r>
      <w:r w:rsidR="009428F1">
        <w:rPr>
          <w:rFonts w:ascii="Times New Roman" w:hAnsi="Times New Roman" w:cs="Times New Roman"/>
          <w:sz w:val="24"/>
          <w:szCs w:val="24"/>
        </w:rPr>
        <w:t xml:space="preserve">insect decline, </w:t>
      </w:r>
      <w:r w:rsidRPr="00703517">
        <w:rPr>
          <w:rFonts w:ascii="Times New Roman" w:hAnsi="Times New Roman" w:cs="Times New Roman"/>
          <w:sz w:val="24"/>
          <w:szCs w:val="24"/>
        </w:rPr>
        <w:t>Lepidoptera</w:t>
      </w:r>
    </w:p>
    <w:p w14:paraId="006EA05E" w14:textId="77777777" w:rsidR="00F21671" w:rsidRPr="00703517" w:rsidRDefault="00F21671">
      <w:pPr>
        <w:spacing w:line="240" w:lineRule="auto"/>
        <w:jc w:val="both"/>
        <w:rPr>
          <w:rFonts w:ascii="Times New Roman" w:hAnsi="Times New Roman" w:cs="Times New Roman"/>
          <w:sz w:val="24"/>
          <w:szCs w:val="24"/>
        </w:rPr>
      </w:pPr>
    </w:p>
    <w:p w14:paraId="2F0ADDC9" w14:textId="77777777"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Authorship Contributions:</w:t>
      </w:r>
      <w:r w:rsidRPr="00703517">
        <w:rPr>
          <w:rFonts w:ascii="Times New Roman" w:hAnsi="Times New Roman" w:cs="Times New Roman"/>
          <w:sz w:val="24"/>
          <w:szCs w:val="24"/>
        </w:rPr>
        <w:t xml:space="preserve"> VS came up with the study idea and design. NN obtained and processed climate data. VS conducted the analysis and original interpretation. RG, NN, and LR provided feedback on the analysis. VS wrote the original manuscript, and all authors edited the manuscript together.</w:t>
      </w:r>
    </w:p>
    <w:p w14:paraId="4EEB453B" w14:textId="77777777" w:rsidR="00F21671" w:rsidRPr="00703517" w:rsidRDefault="00F21671">
      <w:pPr>
        <w:spacing w:line="240" w:lineRule="auto"/>
        <w:jc w:val="both"/>
        <w:rPr>
          <w:rFonts w:ascii="Times New Roman" w:hAnsi="Times New Roman" w:cs="Times New Roman"/>
          <w:b/>
          <w:sz w:val="24"/>
          <w:szCs w:val="24"/>
        </w:rPr>
      </w:pPr>
    </w:p>
    <w:p w14:paraId="32CBCC47" w14:textId="6F067BC2"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Funding: </w:t>
      </w:r>
      <w:r w:rsidRPr="00703517">
        <w:rPr>
          <w:rFonts w:ascii="Times New Roman" w:hAnsi="Times New Roman" w:cs="Times New Roman"/>
          <w:sz w:val="24"/>
          <w:szCs w:val="24"/>
        </w:rPr>
        <w:t xml:space="preserve">VS was funded by the Georgetown University Department of Biology, Georgetown Graduate Student Government STEM for the Public Good Award, a National Science Foundation Graduate Research Fellowship (#1937959). Additional funding </w:t>
      </w:r>
      <w:r w:rsidR="00A7198F" w:rsidRPr="00703517">
        <w:rPr>
          <w:rFonts w:ascii="Times New Roman" w:hAnsi="Times New Roman" w:cs="Times New Roman"/>
          <w:sz w:val="24"/>
          <w:szCs w:val="24"/>
        </w:rPr>
        <w:t xml:space="preserve">came </w:t>
      </w:r>
      <w:r w:rsidRPr="00703517">
        <w:rPr>
          <w:rFonts w:ascii="Times New Roman" w:hAnsi="Times New Roman" w:cs="Times New Roman"/>
          <w:sz w:val="24"/>
          <w:szCs w:val="24"/>
        </w:rPr>
        <w:t>from a Global Biodiversity Information Facility Young Researchers</w:t>
      </w:r>
      <w:r w:rsidR="00A7198F" w:rsidRPr="00703517">
        <w:rPr>
          <w:rFonts w:ascii="Times New Roman" w:hAnsi="Times New Roman" w:cs="Times New Roman"/>
          <w:sz w:val="24"/>
          <w:szCs w:val="24"/>
        </w:rPr>
        <w:t xml:space="preserve"> Award.</w:t>
      </w:r>
    </w:p>
    <w:p w14:paraId="4F6887E0" w14:textId="77777777" w:rsidR="00F21671" w:rsidRPr="00703517" w:rsidRDefault="00F21671">
      <w:pPr>
        <w:spacing w:line="240" w:lineRule="auto"/>
        <w:jc w:val="both"/>
        <w:rPr>
          <w:rFonts w:ascii="Times New Roman" w:hAnsi="Times New Roman" w:cs="Times New Roman"/>
          <w:b/>
          <w:sz w:val="24"/>
          <w:szCs w:val="24"/>
        </w:rPr>
      </w:pPr>
    </w:p>
    <w:p w14:paraId="78316C2C" w14:textId="3BA8A417"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Acknowledgments: </w:t>
      </w:r>
      <w:r w:rsidRPr="00703517">
        <w:rPr>
          <w:rFonts w:ascii="Times New Roman" w:hAnsi="Times New Roman" w:cs="Times New Roman"/>
          <w:sz w:val="24"/>
          <w:szCs w:val="24"/>
        </w:rPr>
        <w:t>Firstly, we want to thank all of the museum staff, volunteers, and community scientists who aid</w:t>
      </w:r>
      <w:r w:rsidR="00415866">
        <w:rPr>
          <w:rFonts w:ascii="Times New Roman" w:hAnsi="Times New Roman" w:cs="Times New Roman"/>
          <w:sz w:val="24"/>
          <w:szCs w:val="24"/>
        </w:rPr>
        <w:t>ed</w:t>
      </w:r>
      <w:r w:rsidRPr="00703517">
        <w:rPr>
          <w:rFonts w:ascii="Times New Roman" w:hAnsi="Times New Roman" w:cs="Times New Roman"/>
          <w:sz w:val="24"/>
          <w:szCs w:val="24"/>
        </w:rPr>
        <w:t xml:space="preserve"> in the mobilization of biodiversity data used in this study. We would </w:t>
      </w:r>
      <w:r w:rsidR="00415866">
        <w:rPr>
          <w:rFonts w:ascii="Times New Roman" w:hAnsi="Times New Roman" w:cs="Times New Roman"/>
          <w:sz w:val="24"/>
          <w:szCs w:val="24"/>
        </w:rPr>
        <w:t xml:space="preserve">also </w:t>
      </w:r>
      <w:r w:rsidRPr="00703517">
        <w:rPr>
          <w:rFonts w:ascii="Times New Roman" w:hAnsi="Times New Roman" w:cs="Times New Roman"/>
          <w:sz w:val="24"/>
          <w:szCs w:val="24"/>
        </w:rPr>
        <w:t xml:space="preserve">like to thank Laura Melissa Guzman, Rassim Khelifa, Leithen M’Gonigle, Sarah Johnson, Hanna </w:t>
      </w:r>
      <w:r w:rsidRPr="00703517">
        <w:rPr>
          <w:rFonts w:ascii="Times New Roman" w:hAnsi="Times New Roman" w:cs="Times New Roman"/>
          <w:sz w:val="24"/>
          <w:szCs w:val="24"/>
        </w:rPr>
        <w:lastRenderedPageBreak/>
        <w:t>Jackson, and Elijah Reyes for insightful conversations and collaboration on the use of occupancy models with presence-only data. Martha Weiss, Gina Wimp, Greg Breed</w:t>
      </w:r>
      <w:ins w:id="34" w:author="Vaughn Shirey" w:date="2023-08-25T10:45:00Z">
        <w:r w:rsidR="00F31B3A">
          <w:rPr>
            <w:rFonts w:ascii="Times New Roman" w:hAnsi="Times New Roman" w:cs="Times New Roman"/>
            <w:sz w:val="24"/>
            <w:szCs w:val="24"/>
          </w:rPr>
          <w:t>,</w:t>
        </w:r>
      </w:ins>
      <w:r w:rsidRPr="00703517">
        <w:rPr>
          <w:rFonts w:ascii="Times New Roman" w:hAnsi="Times New Roman" w:cs="Times New Roman"/>
          <w:sz w:val="24"/>
          <w:szCs w:val="24"/>
        </w:rPr>
        <w:t xml:space="preserve"> </w:t>
      </w:r>
      <w:r w:rsidR="00525758">
        <w:rPr>
          <w:rFonts w:ascii="Times New Roman" w:hAnsi="Times New Roman" w:cs="Times New Roman"/>
          <w:sz w:val="24"/>
          <w:szCs w:val="24"/>
        </w:rPr>
        <w:t xml:space="preserve">and </w:t>
      </w:r>
      <w:r w:rsidR="00415866">
        <w:rPr>
          <w:rFonts w:ascii="Times New Roman" w:hAnsi="Times New Roman" w:cs="Times New Roman"/>
          <w:sz w:val="24"/>
          <w:szCs w:val="24"/>
        </w:rPr>
        <w:t xml:space="preserve">other </w:t>
      </w:r>
      <w:r w:rsidR="00525758">
        <w:rPr>
          <w:rFonts w:ascii="Times New Roman" w:hAnsi="Times New Roman" w:cs="Times New Roman"/>
          <w:sz w:val="24"/>
          <w:szCs w:val="24"/>
        </w:rPr>
        <w:t>members of the Ries Lab provided</w:t>
      </w:r>
      <w:r w:rsidRPr="00703517">
        <w:rPr>
          <w:rFonts w:ascii="Times New Roman" w:hAnsi="Times New Roman" w:cs="Times New Roman"/>
          <w:sz w:val="24"/>
          <w:szCs w:val="24"/>
        </w:rPr>
        <w:t xml:space="preserve"> feedback on the original manuscript.</w:t>
      </w:r>
      <w:ins w:id="35" w:author="Vaughn Shirey" w:date="2023-08-25T10:45:00Z">
        <w:r w:rsidR="00F36A54">
          <w:rPr>
            <w:rFonts w:ascii="Times New Roman" w:hAnsi="Times New Roman" w:cs="Times New Roman"/>
            <w:sz w:val="24"/>
            <w:szCs w:val="24"/>
          </w:rPr>
          <w:t xml:space="preserve"> Three anonymous reviewers also provided helpful feedback on earlier versions of this work.</w:t>
        </w:r>
      </w:ins>
      <w:r w:rsidRPr="00703517">
        <w:rPr>
          <w:rFonts w:ascii="Times New Roman" w:hAnsi="Times New Roman" w:cs="Times New Roman"/>
          <w:sz w:val="24"/>
          <w:szCs w:val="24"/>
        </w:rPr>
        <w:t xml:space="preserve"> </w:t>
      </w:r>
      <w:r w:rsidR="00B43EF5" w:rsidRPr="00703517">
        <w:rPr>
          <w:rFonts w:ascii="Times New Roman" w:hAnsi="Times New Roman" w:cs="Times New Roman"/>
          <w:sz w:val="24"/>
          <w:szCs w:val="24"/>
        </w:rPr>
        <w:t>Finally, m</w:t>
      </w:r>
      <w:r w:rsidRPr="00703517">
        <w:rPr>
          <w:rFonts w:ascii="Times New Roman" w:hAnsi="Times New Roman" w:cs="Times New Roman"/>
          <w:sz w:val="24"/>
          <w:szCs w:val="24"/>
        </w:rPr>
        <w:t>odel development, testing, and implementation were performed on the Georgetown High-performance Computing Cluster (</w:t>
      </w:r>
      <w:r w:rsidR="00415866">
        <w:rPr>
          <w:rFonts w:ascii="Times New Roman" w:hAnsi="Times New Roman" w:cs="Times New Roman"/>
          <w:sz w:val="24"/>
          <w:szCs w:val="24"/>
        </w:rPr>
        <w:t xml:space="preserve">aided by </w:t>
      </w:r>
      <w:r w:rsidRPr="00703517">
        <w:rPr>
          <w:rFonts w:ascii="Times New Roman" w:hAnsi="Times New Roman" w:cs="Times New Roman"/>
          <w:sz w:val="24"/>
          <w:szCs w:val="24"/>
        </w:rPr>
        <w:t>Woonki Chung), Georgetown Massive Data Institute (Lisa Singh), and the University of Florida HiperGator H</w:t>
      </w:r>
      <w:r w:rsidR="009E09B5">
        <w:rPr>
          <w:rFonts w:ascii="Times New Roman" w:hAnsi="Times New Roman" w:cs="Times New Roman"/>
          <w:sz w:val="24"/>
          <w:szCs w:val="24"/>
        </w:rPr>
        <w:t>igh-performance Computing</w:t>
      </w:r>
      <w:r w:rsidRPr="00703517">
        <w:rPr>
          <w:rFonts w:ascii="Times New Roman" w:hAnsi="Times New Roman" w:cs="Times New Roman"/>
          <w:sz w:val="24"/>
          <w:szCs w:val="24"/>
        </w:rPr>
        <w:t xml:space="preserve"> </w:t>
      </w:r>
      <w:r w:rsidR="004C33B1">
        <w:rPr>
          <w:rFonts w:ascii="Times New Roman" w:hAnsi="Times New Roman" w:cs="Times New Roman"/>
          <w:sz w:val="24"/>
          <w:szCs w:val="24"/>
        </w:rPr>
        <w:t>S</w:t>
      </w:r>
      <w:r w:rsidR="004C33B1" w:rsidRPr="00703517">
        <w:rPr>
          <w:rFonts w:ascii="Times New Roman" w:hAnsi="Times New Roman" w:cs="Times New Roman"/>
          <w:sz w:val="24"/>
          <w:szCs w:val="24"/>
        </w:rPr>
        <w:t>ystem</w:t>
      </w:r>
      <w:r w:rsidR="009E09B5">
        <w:rPr>
          <w:rFonts w:ascii="Times New Roman" w:hAnsi="Times New Roman" w:cs="Times New Roman"/>
          <w:sz w:val="24"/>
          <w:szCs w:val="24"/>
        </w:rPr>
        <w:t>.</w:t>
      </w:r>
    </w:p>
    <w:p w14:paraId="19CC55FB" w14:textId="77777777" w:rsidR="00525758" w:rsidRDefault="00525758">
      <w:pPr>
        <w:rPr>
          <w:rFonts w:ascii="Times New Roman" w:hAnsi="Times New Roman" w:cs="Times New Roman"/>
          <w:b/>
          <w:sz w:val="24"/>
          <w:szCs w:val="24"/>
        </w:rPr>
      </w:pPr>
      <w:r>
        <w:rPr>
          <w:rFonts w:ascii="Times New Roman" w:hAnsi="Times New Roman" w:cs="Times New Roman"/>
          <w:b/>
          <w:sz w:val="24"/>
          <w:szCs w:val="24"/>
        </w:rPr>
        <w:br w:type="page"/>
      </w:r>
    </w:p>
    <w:p w14:paraId="1B0FBEFC" w14:textId="0D8DF3BD"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lastRenderedPageBreak/>
        <w:t>1. INTRODUCTION</w:t>
      </w:r>
    </w:p>
    <w:p w14:paraId="438A9F27" w14:textId="008F23BE" w:rsidR="001131A5" w:rsidRPr="00703517" w:rsidDel="008971FF" w:rsidRDefault="00341DE7">
      <w:pPr>
        <w:spacing w:line="480" w:lineRule="auto"/>
        <w:jc w:val="both"/>
        <w:rPr>
          <w:del w:id="36" w:author="Vaughn Shirey" w:date="2023-09-08T10:38:00Z"/>
          <w:rFonts w:ascii="Times New Roman" w:hAnsi="Times New Roman" w:cs="Times New Roman"/>
          <w:sz w:val="24"/>
          <w:szCs w:val="24"/>
        </w:rPr>
      </w:pPr>
      <w:r w:rsidRPr="00703517">
        <w:rPr>
          <w:rFonts w:ascii="Times New Roman" w:hAnsi="Times New Roman" w:cs="Times New Roman"/>
          <w:sz w:val="24"/>
          <w:szCs w:val="24"/>
        </w:rPr>
        <w:tab/>
        <w:t>Multiple lines of scientific evidence have pointed to the potential for an alarming recent decline in insect biodiversity across the planet</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{"citationID":"YFQ2kxA5","properties":{"formattedCitation":"(Cardoso {\\i{}et al.} 2020; Wagner {\\i{}et al.} 2021a, b)","plainCitation":"(Cardoso et al. 2020; Wagner et al. 2021a, b)","noteIndex":0},"citationItems":[{"id":498,"uris":["http://zotero.org/users/3183432/items/HCUUZKB4"],"itemData":{"id":498,"type":"article-journal","abstract":"Here we build on the manifesto 'World Scientists' Warning to Humanity, issued by the Alliance of World Scientists. As a group of conservation biologists deeply concerned about the decline of insect populations, we here review what we know about the drivers of insect extinctions, their consequences, and how extinctions can negatively impact humanity.\nWe are causing insect extinctions by driving habitat loss, degradation, and fragmentation, use of polluting and harmful substances, the spread of invasive species, global climate change, direct overexploitation, and co-extinction of species dependent on other species.\nWith insect extinctions, we lose much more than species. We lose abundance and biomass of insects, diversity across space and time with consequent homogenization, large parts of the tree of life, unique ecological functions and traits, and fundamental parts of extensive networks of biotic interactions. Such losses lead to the decline of key ecosystem services on which humanity depends. From pollination and decomposition, to being resources for new medicines, habitat quality indication and many others, insects provide essential and irreplaceable services. We appeal for urgent action to close key knowledge gaps and curb insect extinctions. An investment in research programs that generate local, regional and global strategies that counter this trend is essential. Solutions are available and implementable, but urgent action is needed now to match our intentions.","archive_location":"WOS:000517855100031","container-title":"Biological Conservation","DOI":"10.1016/j.biocon.2020.108426","title":"Scientists' warning to humanity on insect extinctions","volume":"242","author":[{"family":"Cardoso","given":"P"},{"family":"Barton","given":"PS"},{"family":"Birkhofer","given":"K"},{"family":"Chichorro","given":"F"},{"family":"Deacon","given":"C"},{"family":"Fartmann","given":"T"},{"family":"Fukushima","given":"CS"},{"family":"Gaigher","given":"R"},{"family":"Habel","given":"JC"},{"family":"Hallmann","given":"CA"},{"family":"Hill","given":"MJ"},{"family":"Hochkirch","given":"A"},{"family":"Kwak","given":"ML"},{"family":"Mammola","given":"S"},{"family":"Noriega","given":"JA"},{"family":"Orfinger","given":"AB"},{"family":"Pedraza","given":"F"},{"family":"Pryke","given":"JS"},{"family":"Roque","given":"FO"},{"family":"Settele","given":"J"},{"family":"Simaika","given":"JP"},{"family":"Stork","given":"NE"},{"family":"Suhling","given":"F"},{"family":"Vorster","given":"C"},{"family":"Samways","given":"MJ"}],"issued":{"date-parts":[["2020",2]]}}},{"id":552,"uris":["http://zotero.org/users/3183432/items/P24NJU2D"],"itemData":{"id":552,"type":"article-journal","abstract":"Moths are the most taxonomically and ecologically diverse insect taxon for which there exist considerable time-series abundance data. There is an alarming record of decreases in moth abundance and diversity from across Europe, with rates varying markedly among and within regions. Recent reports from Costa Rica reveal steep cross-lineage declines of caterpillars, while other sites (Ecuador and Arizona, reported here) show no or only modest long-term decreases over the past two decades. Rates of decline for dietary and ecological specialists are steeper than those for ecologically generalized taxa. Additional traits commonly associated with elevated risks include large wingspans, small geographic ranges, low dispersal ability, and univoltinism; taxa associated with grasslands, aridlands, and nutrient-poor habitats also appear to be at higher risk. In temperate areas, many moth taxa limited historically by abiotic factors are increasing in abundance and range. We regard the most important continental-scale stressors to include reductions in habitat quality and quantity resulting from land-use change and climate change and, to a lesser extent, atmospheric nitrification and introduced species. Site-specific stressors include pesticide use and light pollution. Our assessment of global macrolepidopteran population trends includes numerous cases of both region-wide and local losses and studies that report no declines. Spatial variation of reported losses suggests that multiple stressors are in play. With the exception of recent reports from Costa Rica, the most severe examples of moth declines are from Northern Hemisphere regions of high human-population density and intensive agriculture.","archive_location":"WOS:000607277100009","container-title":"Proceedings of the National Academy of Sciences of the United States of America","DOI":"10.1073/pnas.2002549117","issue":"2","title":"A window to the world of global insect declines: Moth biodiversity trends are complex and heterogeneous","volume":"118","author":[{"family":"Wagner","given":"DL"},{"family":"Fox","given":"R"},{"family":"Salcido","given":"DM"},{"family":"Dyer","given":"LA"}],"issued":{"date-parts":[["2021",1,12]]}}},{"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2021a, b)</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Major changes in the abundance and composition of insect populations increase the risk of losing vital insect-mediated ecosystem services, including</w:t>
      </w:r>
      <w:r w:rsidR="00496141">
        <w:rPr>
          <w:rFonts w:ascii="Times New Roman" w:hAnsi="Times New Roman" w:cs="Times New Roman"/>
          <w:sz w:val="24"/>
          <w:szCs w:val="24"/>
        </w:rPr>
        <w:t xml:space="preserve"> acting as prey items, and in</w:t>
      </w:r>
      <w:r w:rsidRPr="00703517">
        <w:rPr>
          <w:rFonts w:ascii="Times New Roman" w:hAnsi="Times New Roman" w:cs="Times New Roman"/>
          <w:sz w:val="24"/>
          <w:szCs w:val="24"/>
        </w:rPr>
        <w:t xml:space="preserve"> pollination, decomposition, and pest control</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C705AE">
        <w:rPr>
          <w:rFonts w:ascii="Times New Roman" w:hAnsi="Times New Roman" w:cs="Times New Roman"/>
          <w:sz w:val="24"/>
          <w:szCs w:val="24"/>
        </w:rPr>
        <w:instrText xml:space="preserve"> ADDIN ZOTERO_ITEM CSL_CITATION {"citationID":"XFgHtQBp","properties":{"formattedCitation":"(Kremen {\\i{}et al.} 2007)","plainCitation":"(Kremen et al. 2007)","dontUpdate":true,"noteIndex":0},"citationItems":[{"id":692,"uris":["http://zotero.org/users/3183432/items/8WIPQCBJ"],"itemData":{"id":692,"type":"paper-conference","container-title":"Insect conservation biology: proceedings of the royal entomological society’s 23rd symposium","page":"349–382","publisher":"CABI Publishing","title":"Insects as providers of ecosystem services: crop pollination and pest control","author":[{"family":"Kremen","given":"Claire"},{"family":"Chaplin-Kramer","given":"Rebecca"},{"literal":"others"}],"issued":{"date-parts":[["2007"]]}}}],"schema":"https://github.com/citation-style-language/schema/raw/master/csl-citation.json"}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(Kremen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2007</w:t>
      </w:r>
      <w:r w:rsidR="004C33B1">
        <w:rPr>
          <w:rFonts w:ascii="Times New Roman" w:hAnsi="Times New Roman" w:cs="Times New Roman"/>
          <w:sz w:val="24"/>
          <w:szCs w:val="24"/>
        </w:rPr>
        <w:t xml:space="preserve">, </w:t>
      </w:r>
      <w:r w:rsidR="004C33B1" w:rsidRPr="00046649">
        <w:rPr>
          <w:rFonts w:ascii="Times New Roman" w:hAnsi="Times New Roman" w:cs="Times New Roman"/>
          <w:sz w:val="24"/>
          <w:szCs w:val="24"/>
        </w:rPr>
        <w:t xml:space="preserve">Zhou </w:t>
      </w:r>
      <w:r w:rsidR="004C33B1" w:rsidRPr="00046649">
        <w:rPr>
          <w:rFonts w:ascii="Times New Roman" w:hAnsi="Times New Roman" w:cs="Times New Roman"/>
          <w:i/>
          <w:iCs/>
          <w:sz w:val="24"/>
          <w:szCs w:val="24"/>
        </w:rPr>
        <w:t>et al.</w:t>
      </w:r>
      <w:r w:rsidR="004C33B1" w:rsidRPr="00046649">
        <w:rPr>
          <w:rFonts w:ascii="Times New Roman" w:hAnsi="Times New Roman" w:cs="Times New Roman"/>
          <w:sz w:val="24"/>
          <w:szCs w:val="24"/>
        </w:rPr>
        <w:t xml:space="preserve"> 2023</w:t>
      </w:r>
      <w:r w:rsidR="00B71B27" w:rsidRPr="00703517">
        <w:rPr>
          <w:rFonts w:ascii="Times New Roman" w:hAnsi="Times New Roman" w:cs="Times New Roman"/>
          <w:sz w:val="24"/>
          <w:szCs w:val="24"/>
        </w:rPr>
        <w:t>)</w:t>
      </w:r>
      <w:r w:rsidR="00E554A8" w:rsidRPr="00703517">
        <w:rPr>
          <w:rFonts w:ascii="Times New Roman" w:hAnsi="Times New Roman" w:cs="Times New Roman"/>
          <w:sz w:val="24"/>
          <w:szCs w:val="24"/>
        </w:rPr>
        <w:fldChar w:fldCharType="end"/>
      </w:r>
      <w:ins w:id="37" w:author="Vaughn Shirey" w:date="2023-09-08T10:02:00Z">
        <w:r w:rsidR="00A645EF">
          <w:rPr>
            <w:rFonts w:ascii="Times New Roman" w:hAnsi="Times New Roman" w:cs="Times New Roman"/>
            <w:sz w:val="24"/>
            <w:szCs w:val="24"/>
          </w:rPr>
          <w:t xml:space="preserve">. </w:t>
        </w:r>
      </w:ins>
      <w:ins w:id="38" w:author="Vaughn Shirey" w:date="2023-09-08T10:03:00Z">
        <w:r w:rsidR="00A645EF">
          <w:rPr>
            <w:rFonts w:ascii="Times New Roman" w:hAnsi="Times New Roman" w:cs="Times New Roman"/>
            <w:sz w:val="24"/>
            <w:szCs w:val="24"/>
          </w:rPr>
          <w:t>Consequently, i</w:t>
        </w:r>
      </w:ins>
      <w:ins w:id="39" w:author="Vaughn Shirey" w:date="2023-09-08T10:02:00Z">
        <w:r w:rsidR="00A645EF">
          <w:rPr>
            <w:rFonts w:ascii="Times New Roman" w:hAnsi="Times New Roman" w:cs="Times New Roman"/>
            <w:sz w:val="24"/>
            <w:szCs w:val="24"/>
          </w:rPr>
          <w:t>nsect declines may</w:t>
        </w:r>
      </w:ins>
      <w:ins w:id="40" w:author="Vaughn Shirey" w:date="2023-09-08T10:03:00Z">
        <w:r w:rsidR="00A645EF">
          <w:rPr>
            <w:rFonts w:ascii="Times New Roman" w:hAnsi="Times New Roman" w:cs="Times New Roman"/>
            <w:sz w:val="24"/>
            <w:szCs w:val="24"/>
          </w:rPr>
          <w:t xml:space="preserve"> spell</w:t>
        </w:r>
      </w:ins>
      <w:del w:id="41" w:author="Vaughn Shirey" w:date="2023-09-08T10:02:00Z">
        <w:r w:rsidRPr="00703517" w:rsidDel="00A645EF">
          <w:rPr>
            <w:rFonts w:ascii="Times New Roman" w:hAnsi="Times New Roman" w:cs="Times New Roman"/>
            <w:sz w:val="24"/>
            <w:szCs w:val="24"/>
          </w:rPr>
          <w:delText>,</w:delText>
        </w:r>
      </w:del>
      <w:del w:id="42" w:author="Vaughn Shirey" w:date="2023-09-08T10:03:00Z">
        <w:r w:rsidRPr="00703517" w:rsidDel="00A645EF">
          <w:rPr>
            <w:rFonts w:ascii="Times New Roman" w:hAnsi="Times New Roman" w:cs="Times New Roman"/>
            <w:sz w:val="24"/>
            <w:szCs w:val="24"/>
          </w:rPr>
          <w:delText xml:space="preserve"> and </w:delText>
        </w:r>
        <w:r w:rsidR="004C33B1" w:rsidDel="00A645EF">
          <w:rPr>
            <w:rFonts w:ascii="Times New Roman" w:hAnsi="Times New Roman" w:cs="Times New Roman"/>
            <w:sz w:val="24"/>
            <w:szCs w:val="24"/>
          </w:rPr>
          <w:delText>even</w:delText>
        </w:r>
      </w:del>
      <w:r w:rsidR="004C33B1">
        <w:rPr>
          <w:rFonts w:ascii="Times New Roman" w:hAnsi="Times New Roman" w:cs="Times New Roman"/>
          <w:sz w:val="24"/>
          <w:szCs w:val="24"/>
        </w:rPr>
        <w:t xml:space="preserve"> </w:t>
      </w:r>
      <w:r w:rsidRPr="00703517">
        <w:rPr>
          <w:rFonts w:ascii="Times New Roman" w:hAnsi="Times New Roman" w:cs="Times New Roman"/>
          <w:sz w:val="24"/>
          <w:szCs w:val="24"/>
        </w:rPr>
        <w:t>the potential for collapse of some ecological networks</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C705AE">
        <w:rPr>
          <w:rFonts w:ascii="Times New Roman" w:hAnsi="Times New Roman" w:cs="Times New Roman"/>
          <w:sz w:val="24"/>
          <w:szCs w:val="24"/>
        </w:rPr>
        <w:instrText xml:space="preserve"> ADDIN ZOTERO_ITEM CSL_CITATION {"citationID":"n8rwBjQN","properties":{"formattedCitation":"(Dunne {\\i{}et al.} 2002; Memmott {\\i{}et al.} 2004; Grames {\\i{}et al.} 2023; Zhou {\\i{}et al.} 2023)","plainCitation":"(Dunne et al. 2002; Memmott et al. 2004; Grames et al. 2023; Zhou et al. 2023)","dontUpdate":true,"noteIndex":0},"citationItems":[{"id":791,"uris":["http://zotero.org/users/3183432/items/VLA7TAFZ"],"itemData":{"id":791,"type":"article-journal","container-title":"Ecology letters","issue":"4","note":"publisher: Wiley Online Library","page":"558–567","title":"Network structure and biodiversity loss in food webs: robustness increases with connectance","volume":"5","author":[{"family":"Dunne","given":"Jennifer A"},{"family":"Williams","given":"Richard J"},{"family":"Martinez","given":"Neo D"}],"issued":{"date-parts":[["2002"]]}}},{"id":790,"uris":["http://zotero.org/users/3183432/items/SQCR7N74"],"itemData":{"id":790,"type":"article-journal","container-title":"Proceedings of the Royal Society of London. Series B: Biological Sciences","issue":"1557","note":"publisher: The Royal Society","page":"2605–2611","title":"Tolerance of pollination networks to species extinctions","volume":"271","author":[{"family":"Memmott","given":"Jane"},{"family":"Waser","given":"Nickolas M"},{"family":"Price","given":"Mary V"}],"issued":{"date-parts":[["2004"]]}}},{"id":808,"uris":["http://zotero.org/users/3183432/items/KD4A2W2M"],"itemData":{"id":808,"type":"article-journal","container-title":"Ecology Letters","note":"publisher: Wiley Online Library","title":"The effect of insect food availability on songbird reproductive success and chick body condition: Evidence from a systematic review and meta-analysis","author":[{"family":"Grames","given":"Eliza M"},{"family":"Montgomery","given":"Graham A"},{"family":"Youngflesh","given":"Casey"},{"family":"Tingley","given":"Morgan W"},{"family":"Elphick","given":"Chris S"}],"issued":{"date-parts":[["2023"]]}}},{"id":1225,"uris":["http://zotero.org/users/3183432/items/U6GZX9YX"],"itemData":{"id":1225,"type":"article-journal","container-title":"Science Advances","issue":"5","note":"publisher: American Association for the Advancement of Science","page":"eade9341","title":"Long-term insect censuses capture progressive loss of ecosystem functioning in East Asia","volume":"9","author":[{"family":"Zhou","given":"Yan"},{"family":"Zhang","given":"Haowen"},{"family":"Liu","given":"Dazhong"},{"family":"Khashaveh","given":"Adel"},{"family":"Li","given":"Qian"},{"family":"Wyckhuys","given":"Kris AG"},{"family":"Wu","given":"Kongming"}],"issued":{"date-parts":[["2023"]]}}}],"schema":"https://github.com/citation-style-language/schema/raw/master/csl-citation.json"} </w:instrText>
      </w:r>
      <w:r w:rsidR="00E554A8" w:rsidRPr="00703517">
        <w:rPr>
          <w:rFonts w:ascii="Times New Roman" w:hAnsi="Times New Roman" w:cs="Times New Roman"/>
          <w:sz w:val="24"/>
          <w:szCs w:val="24"/>
        </w:rPr>
        <w:fldChar w:fldCharType="separate"/>
      </w:r>
      <w:r w:rsidR="00046649" w:rsidRPr="00046649">
        <w:rPr>
          <w:rFonts w:ascii="Times New Roman" w:hAnsi="Times New Roman" w:cs="Times New Roman"/>
          <w:sz w:val="24"/>
          <w:szCs w:val="24"/>
        </w:rPr>
        <w:t xml:space="preserve">(Dunne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2002; Memmott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2004; Grames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2023)</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ins w:id="43" w:author="Vaughn Shirey" w:date="2023-10-02T13:30:00Z">
        <w:r w:rsidR="002702A2">
          <w:rPr>
            <w:rFonts w:ascii="Times New Roman" w:hAnsi="Times New Roman" w:cs="Times New Roman"/>
            <w:sz w:val="24"/>
            <w:szCs w:val="24"/>
          </w:rPr>
          <w:t xml:space="preserve">Given that insects are ecotherms whose life history is strongly conditioned by especially temperature, </w:t>
        </w:r>
      </w:ins>
      <w:del w:id="44" w:author="Vaughn Shirey" w:date="2023-10-02T13:31:00Z">
        <w:r w:rsidRPr="00703517" w:rsidDel="002702A2">
          <w:rPr>
            <w:rFonts w:ascii="Times New Roman" w:hAnsi="Times New Roman" w:cs="Times New Roman"/>
            <w:sz w:val="24"/>
            <w:szCs w:val="24"/>
          </w:rPr>
          <w:delText xml:space="preserve">Although the list of potential agents driving insect decline is multifaceted, </w:delText>
        </w:r>
      </w:del>
      <w:r w:rsidRPr="00703517">
        <w:rPr>
          <w:rFonts w:ascii="Times New Roman" w:hAnsi="Times New Roman" w:cs="Times New Roman"/>
          <w:sz w:val="24"/>
          <w:szCs w:val="24"/>
        </w:rPr>
        <w:t xml:space="preserve">climate change has been put forth as a </w:t>
      </w:r>
      <w:del w:id="45" w:author="Vaughn Shirey" w:date="2023-09-08T10:05:00Z">
        <w:r w:rsidRPr="00703517" w:rsidDel="00F60B27">
          <w:rPr>
            <w:rFonts w:ascii="Times New Roman" w:hAnsi="Times New Roman" w:cs="Times New Roman"/>
            <w:sz w:val="24"/>
            <w:szCs w:val="24"/>
          </w:rPr>
          <w:delText xml:space="preserve">major </w:delText>
        </w:r>
        <w:r w:rsidR="004C33B1" w:rsidDel="00F60B27">
          <w:rPr>
            <w:rFonts w:ascii="Times New Roman" w:hAnsi="Times New Roman" w:cs="Times New Roman"/>
            <w:sz w:val="24"/>
            <w:szCs w:val="24"/>
          </w:rPr>
          <w:delText xml:space="preserve">direct </w:delText>
        </w:r>
        <w:r w:rsidRPr="00703517" w:rsidDel="00F60B27">
          <w:rPr>
            <w:rFonts w:ascii="Times New Roman" w:hAnsi="Times New Roman" w:cs="Times New Roman"/>
            <w:sz w:val="24"/>
            <w:szCs w:val="24"/>
          </w:rPr>
          <w:delText>contributo</w:delText>
        </w:r>
        <w:r w:rsidR="00B71B27" w:rsidRPr="00703517" w:rsidDel="00F60B27">
          <w:rPr>
            <w:rFonts w:ascii="Times New Roman" w:hAnsi="Times New Roman" w:cs="Times New Roman"/>
            <w:sz w:val="24"/>
            <w:szCs w:val="24"/>
          </w:rPr>
          <w:delText>r</w:delText>
        </w:r>
      </w:del>
      <w:ins w:id="46" w:author="Vaughn Shirey" w:date="2023-10-02T13:31:00Z">
        <w:r w:rsidR="002702A2">
          <w:rPr>
            <w:rFonts w:ascii="Times New Roman" w:hAnsi="Times New Roman" w:cs="Times New Roman"/>
            <w:sz w:val="24"/>
            <w:szCs w:val="24"/>
          </w:rPr>
          <w:t xml:space="preserve">particularly critical </w:t>
        </w:r>
      </w:ins>
      <w:ins w:id="47" w:author="Vaughn Shirey" w:date="2023-09-08T10:05:00Z">
        <w:r w:rsidR="00F60B27">
          <w:rPr>
            <w:rFonts w:ascii="Times New Roman" w:hAnsi="Times New Roman" w:cs="Times New Roman"/>
            <w:sz w:val="24"/>
            <w:szCs w:val="24"/>
          </w:rPr>
          <w:t>factor that can determine ecological “winners and losers”</w:t>
        </w:r>
      </w:ins>
      <w:ins w:id="48" w:author="Vaughn Shirey" w:date="2023-09-08T10:06:00Z">
        <w:r w:rsidR="005140D3">
          <w:rPr>
            <w:rFonts w:ascii="Times New Roman" w:hAnsi="Times New Roman" w:cs="Times New Roman"/>
            <w:sz w:val="24"/>
            <w:szCs w:val="24"/>
          </w:rPr>
          <w:t xml:space="preserve"> </w:t>
        </w:r>
      </w:ins>
      <w:ins w:id="49" w:author="Vaughn Shirey" w:date="2023-09-18T09:38:00Z">
        <w:r w:rsidR="00752620">
          <w:rPr>
            <w:rFonts w:ascii="Times New Roman" w:hAnsi="Times New Roman" w:cs="Times New Roman"/>
            <w:sz w:val="24"/>
            <w:szCs w:val="24"/>
          </w:rPr>
          <w:t xml:space="preserve">among insects </w:t>
        </w:r>
      </w:ins>
      <w:r w:rsidR="005140D3">
        <w:rPr>
          <w:rFonts w:ascii="Times New Roman" w:hAnsi="Times New Roman" w:cs="Times New Roman"/>
          <w:sz w:val="24"/>
          <w:szCs w:val="24"/>
        </w:rPr>
        <w:fldChar w:fldCharType="begin"/>
      </w:r>
      <w:r w:rsidR="005140D3">
        <w:rPr>
          <w:rFonts w:ascii="Times New Roman" w:hAnsi="Times New Roman" w:cs="Times New Roman"/>
          <w:sz w:val="24"/>
          <w:szCs w:val="24"/>
        </w:rPr>
        <w:instrText xml:space="preserve"> ADDIN ZOTERO_ITEM CSL_CITATION {"citationID":"9jkw2dXU","properties":{"formattedCitation":"(Jackson {\\i{}et al.} 2022)","plainCitation":"(Jackson et al. 2022)","noteIndex":0},"citationItems":[{"id":607,"uris":["http://zotero.org/users/3183432/items/9I2V6R3X"],"itemData":{"id":607,"type":"article-journal","container-title":"Biology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K"}],"issued":{"date-parts":[["2022"]]}}}],"schema":"https://github.com/citation-style-language/schema/raw/master/csl-citation.json"} </w:instrText>
      </w:r>
      <w:r w:rsidR="005140D3">
        <w:rPr>
          <w:rFonts w:ascii="Times New Roman" w:hAnsi="Times New Roman" w:cs="Times New Roman"/>
          <w:sz w:val="24"/>
          <w:szCs w:val="24"/>
        </w:rPr>
        <w:fldChar w:fldCharType="separate"/>
      </w:r>
      <w:r w:rsidR="005140D3" w:rsidRPr="005140D3">
        <w:rPr>
          <w:rFonts w:ascii="Times New Roman" w:hAnsi="Times New Roman" w:cs="Times New Roman"/>
          <w:sz w:val="24"/>
          <w:szCs w:val="24"/>
        </w:rPr>
        <w:t xml:space="preserve">(Jackson </w:t>
      </w:r>
      <w:r w:rsidR="005140D3" w:rsidRPr="005140D3">
        <w:rPr>
          <w:rFonts w:ascii="Times New Roman" w:hAnsi="Times New Roman" w:cs="Times New Roman"/>
          <w:i/>
          <w:iCs/>
          <w:sz w:val="24"/>
          <w:szCs w:val="24"/>
        </w:rPr>
        <w:t>et al.</w:t>
      </w:r>
      <w:r w:rsidR="005140D3" w:rsidRPr="005140D3">
        <w:rPr>
          <w:rFonts w:ascii="Times New Roman" w:hAnsi="Times New Roman" w:cs="Times New Roman"/>
          <w:sz w:val="24"/>
          <w:szCs w:val="24"/>
        </w:rPr>
        <w:t xml:space="preserve"> 2022)</w:t>
      </w:r>
      <w:r w:rsidR="005140D3">
        <w:rPr>
          <w:rFonts w:ascii="Times New Roman" w:hAnsi="Times New Roman" w:cs="Times New Roman"/>
          <w:sz w:val="24"/>
          <w:szCs w:val="24"/>
        </w:rPr>
        <w:fldChar w:fldCharType="end"/>
      </w:r>
      <w:ins w:id="50" w:author="Vaughn Shirey" w:date="2023-10-02T13:31:00Z">
        <w:r w:rsidR="002702A2">
          <w:rPr>
            <w:rFonts w:ascii="Times New Roman" w:hAnsi="Times New Roman" w:cs="Times New Roman"/>
            <w:sz w:val="24"/>
            <w:szCs w:val="24"/>
          </w:rPr>
          <w:t>. Climate change can also interact</w:t>
        </w:r>
      </w:ins>
      <w:r w:rsidR="003C6E1A" w:rsidRPr="00703517">
        <w:rPr>
          <w:rFonts w:ascii="Times New Roman" w:hAnsi="Times New Roman" w:cs="Times New Roman"/>
          <w:sz w:val="24"/>
          <w:szCs w:val="24"/>
        </w:rPr>
        <w:t xml:space="preserve"> </w:t>
      </w:r>
      <w:del w:id="51" w:author="Vaughn Shirey" w:date="2023-10-02T13:31:00Z">
        <w:r w:rsidR="004C33B1" w:rsidDel="002702A2">
          <w:rPr>
            <w:rFonts w:ascii="Times New Roman" w:hAnsi="Times New Roman" w:cs="Times New Roman"/>
            <w:sz w:val="24"/>
            <w:szCs w:val="24"/>
          </w:rPr>
          <w:delText>but also</w:delText>
        </w:r>
        <w:r w:rsidR="00575289" w:rsidDel="002702A2">
          <w:rPr>
            <w:rFonts w:ascii="Times New Roman" w:hAnsi="Times New Roman" w:cs="Times New Roman"/>
            <w:sz w:val="24"/>
            <w:szCs w:val="24"/>
          </w:rPr>
          <w:delText xml:space="preserve"> as a force that</w:delText>
        </w:r>
        <w:r w:rsidR="004C33B1" w:rsidDel="002702A2">
          <w:rPr>
            <w:rFonts w:ascii="Times New Roman" w:hAnsi="Times New Roman" w:cs="Times New Roman"/>
            <w:sz w:val="24"/>
            <w:szCs w:val="24"/>
          </w:rPr>
          <w:delText xml:space="preserve"> interact</w:delText>
        </w:r>
        <w:r w:rsidR="00575289" w:rsidDel="002702A2">
          <w:rPr>
            <w:rFonts w:ascii="Times New Roman" w:hAnsi="Times New Roman" w:cs="Times New Roman"/>
            <w:sz w:val="24"/>
            <w:szCs w:val="24"/>
          </w:rPr>
          <w:delText>s</w:delText>
        </w:r>
        <w:r w:rsidR="004C33B1" w:rsidDel="002702A2">
          <w:rPr>
            <w:rFonts w:ascii="Times New Roman" w:hAnsi="Times New Roman" w:cs="Times New Roman"/>
            <w:sz w:val="24"/>
            <w:szCs w:val="24"/>
          </w:rPr>
          <w:delText xml:space="preserve"> </w:delText>
        </w:r>
      </w:del>
      <w:r w:rsidR="004C33B1">
        <w:rPr>
          <w:rFonts w:ascii="Times New Roman" w:hAnsi="Times New Roman" w:cs="Times New Roman"/>
          <w:sz w:val="24"/>
          <w:szCs w:val="24"/>
        </w:rPr>
        <w:t>with other global drivers</w:t>
      </w:r>
      <w:ins w:id="52" w:author="Vaughn Shirey" w:date="2023-10-02T13:31:00Z">
        <w:r w:rsidR="002702A2">
          <w:rPr>
            <w:rFonts w:ascii="Times New Roman" w:hAnsi="Times New Roman" w:cs="Times New Roman"/>
            <w:sz w:val="24"/>
            <w:szCs w:val="24"/>
          </w:rPr>
          <w:t>, such as urbanization,</w:t>
        </w:r>
      </w:ins>
      <w:r w:rsidR="004C33B1">
        <w:rPr>
          <w:rFonts w:ascii="Times New Roman" w:hAnsi="Times New Roman" w:cs="Times New Roman"/>
          <w:sz w:val="24"/>
          <w:szCs w:val="24"/>
        </w:rPr>
        <w:t xml:space="preserve"> </w:t>
      </w:r>
      <w:ins w:id="53" w:author="Vaughn Shirey" w:date="2023-09-08T10:05:00Z">
        <w:r w:rsidR="00F60B27">
          <w:rPr>
            <w:rFonts w:ascii="Times New Roman" w:hAnsi="Times New Roman" w:cs="Times New Roman"/>
            <w:sz w:val="24"/>
            <w:szCs w:val="24"/>
          </w:rPr>
          <w:t xml:space="preserve">to </w:t>
        </w:r>
      </w:ins>
      <w:ins w:id="54" w:author="Vaughn Shirey" w:date="2023-10-02T13:31:00Z">
        <w:r w:rsidR="002702A2">
          <w:rPr>
            <w:rFonts w:ascii="Times New Roman" w:hAnsi="Times New Roman" w:cs="Times New Roman"/>
            <w:sz w:val="24"/>
            <w:szCs w:val="24"/>
          </w:rPr>
          <w:t xml:space="preserve">further </w:t>
        </w:r>
      </w:ins>
      <w:ins w:id="55" w:author="Vaughn Shirey" w:date="2023-09-08T10:05:00Z">
        <w:r w:rsidR="00F60B27">
          <w:rPr>
            <w:rFonts w:ascii="Times New Roman" w:hAnsi="Times New Roman" w:cs="Times New Roman"/>
            <w:sz w:val="24"/>
            <w:szCs w:val="24"/>
          </w:rPr>
          <w:t>impact population</w:t>
        </w:r>
      </w:ins>
      <w:ins w:id="56" w:author="Vaughn Shirey" w:date="2023-09-08T10:06:00Z">
        <w:r w:rsidR="00AD2CAB">
          <w:rPr>
            <w:rFonts w:ascii="Times New Roman" w:hAnsi="Times New Roman" w:cs="Times New Roman"/>
            <w:sz w:val="24"/>
            <w:szCs w:val="24"/>
          </w:rPr>
          <w:t>s</w:t>
        </w:r>
      </w:ins>
      <w:ins w:id="57" w:author="Vaughn Shirey" w:date="2023-09-08T10:05:00Z">
        <w:r w:rsidR="00F60B27">
          <w:rPr>
            <w:rFonts w:ascii="Times New Roman" w:hAnsi="Times New Roman" w:cs="Times New Roman"/>
            <w:sz w:val="24"/>
            <w:szCs w:val="24"/>
          </w:rPr>
          <w:t xml:space="preserve"> </w:t>
        </w:r>
      </w:ins>
      <w:hyperlink r:id="rId7">
        <w:r w:rsidR="003C6E1A"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{"citationID":"i2Xmxg76","properties":{"formattedCitation":"(Wagner {\\i{}et al.} 2021b)","plainCitation":"(Wagner et al. 2021b)","noteIndex":0},"citationItems":[{"id":610,"uris":["http://zotero.org/users/3183432/items/8SPB5KI3"],"itemData":{"id":610,"type":"article-journal","container-title":"Proceedings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3C6E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2021b)</w:t>
        </w:r>
        <w:r w:rsidR="003C6E1A"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w:t>
      </w:r>
      <w:del w:id="58" w:author="Vaughn Shirey" w:date="2023-10-02T13:31:00Z">
        <w:r w:rsidRPr="00703517" w:rsidDel="00A3002E">
          <w:rPr>
            <w:rFonts w:ascii="Times New Roman" w:hAnsi="Times New Roman" w:cs="Times New Roman"/>
            <w:sz w:val="24"/>
            <w:szCs w:val="24"/>
          </w:rPr>
          <w:delText xml:space="preserve">As ectotherms, insects are especially sensitive to </w:delText>
        </w:r>
        <w:r w:rsidR="00251EB8" w:rsidDel="00A3002E">
          <w:rPr>
            <w:rFonts w:ascii="Times New Roman" w:hAnsi="Times New Roman" w:cs="Times New Roman"/>
            <w:sz w:val="24"/>
            <w:szCs w:val="24"/>
          </w:rPr>
          <w:delText>local scale</w:delText>
        </w:r>
        <w:r w:rsidRPr="00703517" w:rsidDel="00A3002E">
          <w:rPr>
            <w:rFonts w:ascii="Times New Roman" w:hAnsi="Times New Roman" w:cs="Times New Roman"/>
            <w:sz w:val="24"/>
            <w:szCs w:val="24"/>
          </w:rPr>
          <w:delText xml:space="preserve"> and macroscale climatic conditions </w:delText>
        </w:r>
        <w:r w:rsidR="00251EB8" w:rsidDel="00A3002E">
          <w:rPr>
            <w:rFonts w:ascii="Times New Roman" w:hAnsi="Times New Roman" w:cs="Times New Roman"/>
            <w:sz w:val="24"/>
            <w:szCs w:val="24"/>
          </w:rPr>
          <w:delText>in ways that may integrate to signals of change at macro-scales</w:delText>
        </w:r>
        <w:r w:rsidRPr="00703517" w:rsidDel="00A3002E">
          <w:rPr>
            <w:rFonts w:ascii="Times New Roman" w:hAnsi="Times New Roman" w:cs="Times New Roman"/>
            <w:sz w:val="24"/>
            <w:szCs w:val="24"/>
          </w:rPr>
          <w:delText xml:space="preserve"> </w:delText>
        </w:r>
        <w:r w:rsidR="00D3063F" w:rsidRPr="00703517" w:rsidDel="00A3002E">
          <w:rPr>
            <w:rFonts w:ascii="Times New Roman" w:hAnsi="Times New Roman" w:cs="Times New Roman"/>
            <w:sz w:val="24"/>
            <w:szCs w:val="24"/>
          </w:rPr>
          <w:fldChar w:fldCharType="begin"/>
        </w:r>
        <w:r w:rsidR="00B71B27" w:rsidRPr="00703517" w:rsidDel="00A3002E">
          <w:rPr>
            <w:rFonts w:ascii="Times New Roman" w:hAnsi="Times New Roman" w:cs="Times New Roman"/>
            <w:sz w:val="24"/>
            <w:szCs w:val="24"/>
          </w:rPr>
          <w:delInstrText xml:space="preserve"> ADDIN ZOTERO_ITEM CSL_CITATION {"citationID":"hkd9C1Is","properties":{"formattedCitation":"(Deutsch {\\i{}et al.} 2008)","plainCitation":"(Deutsch et al. 2008)","noteIndex":0},"citationItems":[{"id":813,"uris":["http://zotero.org/users/3183432/items/B8EH7ZXB"],"itemData":{"id":813,"type":"article-journal","container-title":"Proceedings of the National Academy of Sciences","issue":"18","note":"publisher: National Acad Sciences","page":"6668–6672","title":"Impacts of climate warming on terrestrial ectotherms across latitude","volume":"105","author":[{"family":"Deutsch","given":"Curtis A"},{"family":"Tewksbury","given":"Joshua J"},{"family":"Huey","given":"Raymond B"},{"family":"Sheldon","given":"Kimberly S"},{"family":"Ghalambor","given":"Cameron K"},{"family":"Haak","given":"David C"},{"family":"Martin","given":"Paul R"}],"issued":{"date-parts":[["2008"]]}}}],"schema":"https://github.com/citation-style-language/schema/raw/master/csl-citation.json"} </w:delInstrText>
        </w:r>
        <w:r w:rsidR="00D3063F" w:rsidRPr="00703517" w:rsidDel="00A3002E">
          <w:rPr>
            <w:rFonts w:ascii="Times New Roman" w:hAnsi="Times New Roman" w:cs="Times New Roman"/>
            <w:sz w:val="24"/>
            <w:szCs w:val="24"/>
          </w:rPr>
          <w:fldChar w:fldCharType="separate"/>
        </w:r>
        <w:r w:rsidR="00B71B27" w:rsidRPr="00703517" w:rsidDel="00A3002E">
          <w:rPr>
            <w:rFonts w:ascii="Times New Roman" w:hAnsi="Times New Roman" w:cs="Times New Roman"/>
            <w:sz w:val="24"/>
            <w:szCs w:val="24"/>
          </w:rPr>
          <w:delText xml:space="preserve">(Deutsch </w:delText>
        </w:r>
        <w:r w:rsidR="00B71B27" w:rsidRPr="00703517" w:rsidDel="00A3002E">
          <w:rPr>
            <w:rFonts w:ascii="Times New Roman" w:hAnsi="Times New Roman" w:cs="Times New Roman"/>
            <w:i/>
            <w:iCs/>
            <w:sz w:val="24"/>
            <w:szCs w:val="24"/>
          </w:rPr>
          <w:delText>et al.</w:delText>
        </w:r>
        <w:r w:rsidR="00B71B27" w:rsidRPr="00703517" w:rsidDel="00A3002E">
          <w:rPr>
            <w:rFonts w:ascii="Times New Roman" w:hAnsi="Times New Roman" w:cs="Times New Roman"/>
            <w:sz w:val="24"/>
            <w:szCs w:val="24"/>
          </w:rPr>
          <w:delText xml:space="preserve"> 2008)</w:delText>
        </w:r>
        <w:r w:rsidR="00D3063F" w:rsidRPr="00703517" w:rsidDel="00A3002E">
          <w:rPr>
            <w:rFonts w:ascii="Times New Roman" w:hAnsi="Times New Roman" w:cs="Times New Roman"/>
            <w:sz w:val="24"/>
            <w:szCs w:val="24"/>
          </w:rPr>
          <w:fldChar w:fldCharType="end"/>
        </w:r>
        <w:r w:rsidRPr="00703517" w:rsidDel="00A3002E">
          <w:rPr>
            <w:rFonts w:ascii="Times New Roman" w:hAnsi="Times New Roman" w:cs="Times New Roman"/>
            <w:sz w:val="24"/>
            <w:szCs w:val="24"/>
          </w:rPr>
          <w:delText xml:space="preserve">.  </w:delText>
        </w:r>
      </w:del>
      <w:r w:rsidR="003C6E1A" w:rsidRPr="00703517">
        <w:rPr>
          <w:rFonts w:ascii="Times New Roman" w:hAnsi="Times New Roman" w:cs="Times New Roman"/>
          <w:sz w:val="24"/>
          <w:szCs w:val="24"/>
        </w:rPr>
        <w:t xml:space="preserve">Among insects, </w:t>
      </w:r>
      <w:r w:rsidR="004D06F9" w:rsidRPr="00703517">
        <w:rPr>
          <w:rFonts w:ascii="Times New Roman" w:hAnsi="Times New Roman" w:cs="Times New Roman"/>
          <w:sz w:val="24"/>
          <w:szCs w:val="24"/>
        </w:rPr>
        <w:t>butterflies have</w:t>
      </w:r>
      <w:r w:rsidR="003C6E1A" w:rsidRPr="00703517">
        <w:rPr>
          <w:rFonts w:ascii="Times New Roman" w:hAnsi="Times New Roman" w:cs="Times New Roman"/>
          <w:sz w:val="24"/>
          <w:szCs w:val="24"/>
        </w:rPr>
        <w:t xml:space="preserve"> by far the densest </w:t>
      </w:r>
      <w:r w:rsidR="008140DC">
        <w:rPr>
          <w:rFonts w:ascii="Times New Roman" w:hAnsi="Times New Roman" w:cs="Times New Roman"/>
          <w:sz w:val="24"/>
          <w:szCs w:val="24"/>
        </w:rPr>
        <w:t xml:space="preserve">sources of </w:t>
      </w:r>
      <w:r w:rsidR="003C6E1A" w:rsidRPr="00703517">
        <w:rPr>
          <w:rFonts w:ascii="Times New Roman" w:hAnsi="Times New Roman" w:cs="Times New Roman"/>
          <w:sz w:val="24"/>
          <w:szCs w:val="24"/>
        </w:rPr>
        <w:t>distribution and natural history data</w:t>
      </w:r>
      <w:r w:rsidR="00612D12">
        <w:rPr>
          <w:rFonts w:ascii="Times New Roman" w:hAnsi="Times New Roman" w:cs="Times New Roman"/>
          <w:sz w:val="24"/>
          <w:szCs w:val="24"/>
        </w:rPr>
        <w:t xml:space="preserve"> for insects</w:t>
      </w:r>
      <w:r w:rsidR="003C6E1A" w:rsidRPr="00703517">
        <w:rPr>
          <w:rFonts w:ascii="Times New Roman" w:hAnsi="Times New Roman" w:cs="Times New Roman"/>
          <w:sz w:val="24"/>
          <w:szCs w:val="24"/>
        </w:rPr>
        <w:t xml:space="preserve"> </w:t>
      </w:r>
      <w:del w:id="59" w:author="Vaughn Shirey" w:date="2023-10-02T13:32:00Z">
        <w:r w:rsidRPr="00703517" w:rsidDel="00A3002E">
          <w:rPr>
            <w:rFonts w:ascii="Times New Roman" w:hAnsi="Times New Roman" w:cs="Times New Roman"/>
            <w:sz w:val="24"/>
            <w:szCs w:val="24"/>
          </w:rPr>
          <w:delText xml:space="preserve">due to their </w:delText>
        </w:r>
        <w:r w:rsidR="003C6E1A" w:rsidRPr="00703517" w:rsidDel="00A3002E">
          <w:rPr>
            <w:rFonts w:ascii="Times New Roman" w:hAnsi="Times New Roman" w:cs="Times New Roman"/>
            <w:sz w:val="24"/>
            <w:szCs w:val="24"/>
          </w:rPr>
          <w:delText xml:space="preserve">high public </w:delText>
        </w:r>
        <w:r w:rsidR="004D06F9" w:rsidRPr="00703517" w:rsidDel="00A3002E">
          <w:rPr>
            <w:rFonts w:ascii="Times New Roman" w:hAnsi="Times New Roman" w:cs="Times New Roman"/>
            <w:sz w:val="24"/>
            <w:szCs w:val="24"/>
          </w:rPr>
          <w:delText>profile and</w:delText>
        </w:r>
        <w:r w:rsidR="003C6E1A" w:rsidRPr="00703517" w:rsidDel="00A3002E">
          <w:rPr>
            <w:rFonts w:ascii="Times New Roman" w:hAnsi="Times New Roman" w:cs="Times New Roman"/>
            <w:sz w:val="24"/>
            <w:szCs w:val="24"/>
          </w:rPr>
          <w:delText xml:space="preserve"> apparency in nature</w:delText>
        </w:r>
      </w:del>
      <w:ins w:id="60" w:author="Vaughn Shirey" w:date="2023-10-02T13:32:00Z">
        <w:r w:rsidR="00A3002E">
          <w:rPr>
            <w:rFonts w:ascii="Times New Roman" w:hAnsi="Times New Roman" w:cs="Times New Roman"/>
            <w:sz w:val="24"/>
            <w:szCs w:val="24"/>
          </w:rPr>
          <w:t>given they are often charismatic, relatively easy to observe, and mostly diagnosable to species</w:t>
        </w:r>
      </w:ins>
      <w:r w:rsidR="003C6E1A" w:rsidRPr="00703517">
        <w:rPr>
          <w:rFonts w:ascii="Times New Roman" w:hAnsi="Times New Roman" w:cs="Times New Roman"/>
          <w:sz w:val="24"/>
          <w:szCs w:val="24"/>
        </w:rPr>
        <w:t xml:space="preserve">. </w:t>
      </w:r>
      <w:r w:rsidR="00CF60BC">
        <w:rPr>
          <w:rFonts w:ascii="Times New Roman" w:hAnsi="Times New Roman" w:cs="Times New Roman"/>
          <w:sz w:val="24"/>
          <w:szCs w:val="24"/>
        </w:rPr>
        <w:t>N</w:t>
      </w:r>
      <w:r w:rsidRPr="00703517">
        <w:rPr>
          <w:rFonts w:ascii="Times New Roman" w:hAnsi="Times New Roman" w:cs="Times New Roman"/>
          <w:sz w:val="24"/>
          <w:szCs w:val="24"/>
        </w:rPr>
        <w:t xml:space="preserve">umerous foundational studies in global change biology have used butterflies to better understand how </w:t>
      </w:r>
      <w:r w:rsidR="003C6E1A" w:rsidRPr="00703517">
        <w:rPr>
          <w:rFonts w:ascii="Times New Roman" w:hAnsi="Times New Roman" w:cs="Times New Roman"/>
          <w:sz w:val="24"/>
          <w:szCs w:val="24"/>
        </w:rPr>
        <w:t>life history, ecological traits, and species interactions may drive responses</w:t>
      </w:r>
      <w:r w:rsidRPr="00703517">
        <w:rPr>
          <w:rFonts w:ascii="Times New Roman" w:hAnsi="Times New Roman" w:cs="Times New Roman"/>
          <w:sz w:val="24"/>
          <w:szCs w:val="24"/>
        </w:rPr>
        <w:t xml:space="preserve"> to novel climatic conditions </w:t>
      </w:r>
      <w:hyperlink r:id="rId8">
        <w:r w:rsidR="00E554A8" w:rsidRPr="00703517">
          <w:rPr>
            <w:rFonts w:ascii="Times New Roman" w:hAnsi="Times New Roman" w:cs="Times New Roman"/>
            <w:sz w:val="24"/>
            <w:szCs w:val="24"/>
          </w:rPr>
          <w:fldChar w:fldCharType="begin"/>
        </w:r>
        <w:r w:rsidR="0073009C">
          <w:rPr>
            <w:rFonts w:ascii="Times New Roman" w:hAnsi="Times New Roman" w:cs="Times New Roman"/>
            <w:sz w:val="24"/>
            <w:szCs w:val="24"/>
          </w:rPr>
          <w:instrText xml:space="preserve"> ADDIN ZOTERO_ITEM CSL_CITATION {"citationID":"dQSRCNA7","properties":{"formattedCitation":"(Parmesan {\\i{}et al.} 1999; P\\uc0\\u246{}yry {\\i{}et al.} 2009; Breed {\\i{}et al.} 2013)","plainCitation":"(Parmesan et al. 1999; Pöyry et al. 2009; Breed et al. 2013)","noteIndex":0},"citationItems":[{"id":520,"uris":["http://zotero.org/users/3183432/items/KZQPRW9S"],"itemData":{"id":520,"type":"article-journal","abstract":"Climate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schema":"https://github.com/citation-style-language/schema/raw/master/csl-citation.json"} </w:instrText>
        </w:r>
        <w:r w:rsidR="00E554A8" w:rsidRPr="00703517">
          <w:rPr>
            <w:rFonts w:ascii="Times New Roman" w:hAnsi="Times New Roman" w:cs="Times New Roman"/>
            <w:sz w:val="24"/>
            <w:szCs w:val="24"/>
          </w:rPr>
          <w:fldChar w:fldCharType="separate"/>
        </w:r>
        <w:r w:rsidR="0073009C" w:rsidRPr="0073009C">
          <w:rPr>
            <w:rFonts w:ascii="Times New Roman" w:hAnsi="Times New Roman" w:cs="Times New Roman"/>
            <w:sz w:val="24"/>
            <w:szCs w:val="24"/>
          </w:rPr>
          <w:t xml:space="preserve">(Parmesan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1999; Pöyry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2009; Breed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2013)</w:t>
        </w:r>
        <w:r w:rsidR="00E554A8" w:rsidRPr="00703517">
          <w:rPr>
            <w:rFonts w:ascii="Times New Roman" w:hAnsi="Times New Roman" w:cs="Times New Roman"/>
            <w:sz w:val="24"/>
            <w:szCs w:val="24"/>
          </w:rPr>
          <w:fldChar w:fldCharType="end"/>
        </w:r>
      </w:hyperlink>
      <w:del w:id="61" w:author="Vaughn Shirey" w:date="2023-09-08T10:31:00Z">
        <w:r w:rsidR="00E554A8" w:rsidRPr="00703517" w:rsidDel="00AE4A3A">
          <w:rPr>
            <w:rFonts w:ascii="Times New Roman" w:hAnsi="Times New Roman" w:cs="Times New Roman"/>
            <w:sz w:val="24"/>
            <w:szCs w:val="24"/>
          </w:rPr>
          <w:delText xml:space="preserve"> </w:delText>
        </w:r>
      </w:del>
      <w:r w:rsidRPr="00703517">
        <w:rPr>
          <w:rFonts w:ascii="Times New Roman" w:hAnsi="Times New Roman" w:cs="Times New Roman"/>
          <w:sz w:val="24"/>
          <w:szCs w:val="24"/>
        </w:rPr>
        <w:t>.</w:t>
      </w:r>
    </w:p>
    <w:p w14:paraId="033C603C" w14:textId="1FF60775" w:rsidR="009D7CB6" w:rsidRDefault="00341DE7">
      <w:pPr>
        <w:spacing w:line="480" w:lineRule="auto"/>
        <w:ind w:firstLine="720"/>
        <w:jc w:val="both"/>
        <w:rPr>
          <w:ins w:id="62" w:author="Vaughn Shirey" w:date="2023-09-18T09:52:00Z"/>
          <w:rFonts w:ascii="Times New Roman" w:hAnsi="Times New Roman" w:cs="Times New Roman"/>
          <w:sz w:val="24"/>
          <w:szCs w:val="24"/>
        </w:rPr>
      </w:pPr>
      <w:r w:rsidRPr="00703517">
        <w:rPr>
          <w:rFonts w:ascii="Times New Roman" w:hAnsi="Times New Roman" w:cs="Times New Roman"/>
          <w:sz w:val="24"/>
          <w:szCs w:val="24"/>
        </w:rPr>
        <w:t>Surface-level temperatures have risen more drastically in high-latitude regions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than anywhere else </w:t>
      </w:r>
      <w:r w:rsidR="006D340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{"citationID":"cBGsuxr4","properties":{"formattedCitation":"(Holland &amp; Bitz 2003)","plainCitation":"(Holland &amp; Bitz 2003)","noteIndex":0},"citationItems":[{"id":814,"uris":["http://zotero.org/users/3183432/items/MS92TRII"],"itemData":{"id":814,"type":"article-journal","container-title":"Climate dynamics","issue":"3-4","note":"publisher: Springer","page":"221–232","title":"Polar amplification of climate change in coupled models","volume":"21","author":[{"family":"Holland","given":"Marika M"},{"family":"Bitz","given":"Cecilia M"}],"issued":{"date-parts":[["2003"]]}}}],"schema":"https://github.com/citation-style-language/schema/raw/master/csl-citation.json"} </w:instrText>
      </w:r>
      <w:r w:rsidR="006D340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(Holland &amp; Bitz 2003)</w:t>
      </w:r>
      <w:r w:rsidR="006D340F" w:rsidRPr="00703517">
        <w:rPr>
          <w:rFonts w:ascii="Times New Roman" w:hAnsi="Times New Roman" w:cs="Times New Roman"/>
          <w:sz w:val="24"/>
          <w:szCs w:val="24"/>
        </w:rPr>
        <w:fldChar w:fldCharType="end"/>
      </w:r>
      <w:r w:rsidR="006D340F"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a trend that is expected to continue under nearly all climate </w:t>
      </w:r>
      <w:r w:rsidRPr="00703517">
        <w:rPr>
          <w:rFonts w:ascii="Times New Roman" w:hAnsi="Times New Roman" w:cs="Times New Roman"/>
          <w:sz w:val="24"/>
          <w:szCs w:val="24"/>
        </w:rPr>
        <w:lastRenderedPageBreak/>
        <w:t>change forecasts</w:t>
      </w:r>
      <w:r w:rsidR="00EA7911">
        <w:rPr>
          <w:rFonts w:ascii="Times New Roman" w:hAnsi="Times New Roman" w:cs="Times New Roman"/>
          <w:sz w:val="24"/>
          <w:szCs w:val="24"/>
        </w:rPr>
        <w:t xml:space="preserve"> </w:t>
      </w:r>
      <w:r w:rsidR="00EA7911">
        <w:rPr>
          <w:rFonts w:ascii="Times New Roman" w:hAnsi="Times New Roman" w:cs="Times New Roman"/>
          <w:sz w:val="24"/>
          <w:szCs w:val="24"/>
        </w:rPr>
        <w:fldChar w:fldCharType="begin"/>
      </w:r>
      <w:r w:rsidR="00EA7911">
        <w:rPr>
          <w:rFonts w:ascii="Times New Roman" w:hAnsi="Times New Roman" w:cs="Times New Roman"/>
          <w:sz w:val="24"/>
          <w:szCs w:val="24"/>
        </w:rPr>
        <w:instrText xml:space="preserve"> ADDIN ZOTERO_ITEM CSL_CITATION {"citationID":"YNJ5MC6R","properties":{"formattedCitation":"(Ono {\\i{}et al.} 2022)","plainCitation":"(Ono et al. 2022)","noteIndex":0},"citationItems":[{"id":1226,"uris":["http://zotero.org/users/3183432/items/HQ3ILDVJ"],"itemData":{"id":1226,"type":"article-journal","container-title":"Communications Earth &amp; Environment","issue":"1","note":"publisher: Nature Publishing Group UK London","page":"27","title":"Enhanced Arctic warming amplification revealed in a low-emission scenario","volume":"3","author":[{"family":"Ono","given":"Jun"},{"family":"Watanabe","given":"Masahiro"},{"family":"Komuro","given":"Yoshiki"},{"family":"Tatebe","given":"Hiroaki"},{"family":"Abe","given":"Manabu"}],"issued":{"date-parts":[["2022"]]}}}],"schema":"https://github.com/citation-style-language/schema/raw/master/csl-citation.json"} </w:instrText>
      </w:r>
      <w:r w:rsidR="00EA7911">
        <w:rPr>
          <w:rFonts w:ascii="Times New Roman" w:hAnsi="Times New Roman" w:cs="Times New Roman"/>
          <w:sz w:val="24"/>
          <w:szCs w:val="24"/>
        </w:rPr>
        <w:fldChar w:fldCharType="separate"/>
      </w:r>
      <w:r w:rsidR="00EA7911" w:rsidRPr="00EA7911">
        <w:rPr>
          <w:rFonts w:ascii="Times New Roman" w:hAnsi="Times New Roman" w:cs="Times New Roman"/>
          <w:sz w:val="24"/>
          <w:szCs w:val="24"/>
        </w:rPr>
        <w:t xml:space="preserve">(Ono </w:t>
      </w:r>
      <w:r w:rsidR="00EA7911" w:rsidRPr="00EA7911">
        <w:rPr>
          <w:rFonts w:ascii="Times New Roman" w:hAnsi="Times New Roman" w:cs="Times New Roman"/>
          <w:i/>
          <w:iCs/>
          <w:sz w:val="24"/>
          <w:szCs w:val="24"/>
        </w:rPr>
        <w:t>et al.</w:t>
      </w:r>
      <w:r w:rsidR="00EA7911" w:rsidRPr="00EA7911">
        <w:rPr>
          <w:rFonts w:ascii="Times New Roman" w:hAnsi="Times New Roman" w:cs="Times New Roman"/>
          <w:sz w:val="24"/>
          <w:szCs w:val="24"/>
        </w:rPr>
        <w:t xml:space="preserve"> 2022)</w:t>
      </w:r>
      <w:r w:rsidR="00EA7911">
        <w:rPr>
          <w:rFonts w:ascii="Times New Roman" w:hAnsi="Times New Roman" w:cs="Times New Roman"/>
          <w:sz w:val="24"/>
          <w:szCs w:val="24"/>
        </w:rPr>
        <w:fldChar w:fldCharType="end"/>
      </w:r>
      <w:r w:rsidRPr="00703517">
        <w:rPr>
          <w:rFonts w:ascii="Times New Roman" w:hAnsi="Times New Roman" w:cs="Times New Roman"/>
          <w:sz w:val="24"/>
          <w:szCs w:val="24"/>
        </w:rPr>
        <w:t xml:space="preserve">. Under current, “business-as-usual” carbon-dioxide emission scenarios, </w:t>
      </w:r>
      <w:r w:rsidR="003C6E1A"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surface temperatures </w:t>
      </w:r>
      <w:r w:rsidR="003C6E1A" w:rsidRPr="00703517">
        <w:rPr>
          <w:rFonts w:ascii="Times New Roman" w:hAnsi="Times New Roman" w:cs="Times New Roman"/>
          <w:sz w:val="24"/>
          <w:szCs w:val="24"/>
        </w:rPr>
        <w:t xml:space="preserve">are projected to increase </w:t>
      </w:r>
      <w:r w:rsidRPr="00703517">
        <w:rPr>
          <w:rFonts w:ascii="Times New Roman" w:hAnsi="Times New Roman" w:cs="Times New Roman"/>
          <w:sz w:val="24"/>
          <w:szCs w:val="24"/>
        </w:rPr>
        <w:t xml:space="preserve">in the Arctic by an average of 10° Celsius through 2100, </w:t>
      </w:r>
      <w:r w:rsidR="003C6E1A" w:rsidRPr="00703517">
        <w:rPr>
          <w:rFonts w:ascii="Times New Roman" w:hAnsi="Times New Roman" w:cs="Times New Roman"/>
          <w:sz w:val="24"/>
          <w:szCs w:val="24"/>
        </w:rPr>
        <w:t>roughly four times greater than other global regions</w:t>
      </w:r>
      <w:r w:rsidR="00511E00"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{"citationID":"8fQcsogj","properties":{"formattedCitation":"(You {\\i{}et al.} 2021)","plainCitation":"(You et al. 2021)","noteIndex":0},"citationItems":[{"id":770,"uris":["http://zotero.org/users/3183432/items/DV2LGNSW"],"itemData":{"id":770,"type":"article-journal","container-title":"Earth-Science Reviews","note":"publisher: Elsevier","page":"103625","title":"Warming amplification over the Arctic Pole and Third Pole: Trends, mechanisms and consequences","volume":"217","author":[{"family":"You","given":"Qinglong"},{"family":"Cai","given":"Ziyi"},{"family":"Pepin","given":"Nick"},{"family":"Chen","given":"Deliang"},{"family":"Ahrens","given":"Bodo"},{"family":"Jiang","given":"Zhihong"},{"family":"Wu","given":"Fangying"},{"family":"Kang","given":"Shichang"},{"family":"Zhang","given":"Ruonan"},{"family":"Wu","given":"Tonghua"},{"literal":"others"}],"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(You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Further, </w:t>
      </w:r>
      <w:r w:rsidR="003C6E1A" w:rsidRPr="00703517">
        <w:rPr>
          <w:rFonts w:ascii="Times New Roman" w:hAnsi="Times New Roman" w:cs="Times New Roman"/>
          <w:sz w:val="24"/>
          <w:szCs w:val="24"/>
        </w:rPr>
        <w:t xml:space="preserve">this will likely result </w:t>
      </w:r>
      <w:r w:rsidR="00EF62FC">
        <w:rPr>
          <w:rFonts w:ascii="Times New Roman" w:hAnsi="Times New Roman" w:cs="Times New Roman"/>
          <w:sz w:val="24"/>
          <w:szCs w:val="24"/>
        </w:rPr>
        <w:t xml:space="preserve">in substantive shifts with profound impacts for insect development, such as </w:t>
      </w:r>
      <w:r w:rsidRPr="00703517">
        <w:rPr>
          <w:rFonts w:ascii="Times New Roman" w:hAnsi="Times New Roman" w:cs="Times New Roman"/>
          <w:sz w:val="24"/>
          <w:szCs w:val="24"/>
        </w:rPr>
        <w:t>rainier</w:t>
      </w:r>
      <w:r w:rsidR="003C6E1A" w:rsidRPr="00703517">
        <w:rPr>
          <w:rFonts w:ascii="Times New Roman" w:hAnsi="Times New Roman" w:cs="Times New Roman"/>
          <w:sz w:val="24"/>
          <w:szCs w:val="24"/>
        </w:rPr>
        <w:t xml:space="preserve"> rather than </w:t>
      </w:r>
      <w:r w:rsidR="00396D47" w:rsidRPr="00703517">
        <w:rPr>
          <w:rFonts w:ascii="Times New Roman" w:hAnsi="Times New Roman" w:cs="Times New Roman"/>
          <w:sz w:val="24"/>
          <w:szCs w:val="24"/>
        </w:rPr>
        <w:t>snowy</w:t>
      </w:r>
      <w:r w:rsidR="003C6E1A" w:rsidRPr="00703517">
        <w:rPr>
          <w:rFonts w:ascii="Times New Roman" w:hAnsi="Times New Roman" w:cs="Times New Roman"/>
          <w:sz w:val="24"/>
          <w:szCs w:val="24"/>
        </w:rPr>
        <w:t xml:space="preserve"> winters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across</w:t>
      </w:r>
      <w:r w:rsidR="00396D47" w:rsidRPr="00703517">
        <w:rPr>
          <w:rFonts w:ascii="Times New Roman" w:hAnsi="Times New Roman" w:cs="Times New Roman"/>
          <w:sz w:val="24"/>
          <w:szCs w:val="24"/>
        </w:rPr>
        <w:t xml:space="preserve"> polar</w:t>
      </w:r>
      <w:r w:rsidRPr="00703517">
        <w:rPr>
          <w:rFonts w:ascii="Times New Roman" w:hAnsi="Times New Roman" w:cs="Times New Roman"/>
          <w:sz w:val="24"/>
          <w:szCs w:val="24"/>
        </w:rPr>
        <w:t xml:space="preserve"> region</w:t>
      </w:r>
      <w:ins w:id="63" w:author="Vaughn Shirey" w:date="2023-08-25T10:11:00Z">
        <w:r w:rsidR="00295ED8">
          <w:rPr>
            <w:rFonts w:ascii="Times New Roman" w:hAnsi="Times New Roman" w:cs="Times New Roman"/>
            <w:sz w:val="24"/>
            <w:szCs w:val="24"/>
          </w:rPr>
          <w:t>s</w:t>
        </w:r>
      </w:ins>
      <w:r w:rsidR="003C6E1A"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{"citationID":"QuOnxjaX","properties":{"formattedCitation":"(Bintanja &amp; Andry 2017; McCrystall {\\i{}et al.} 2021)","plainCitation":"(Bintanja &amp; Andry 2017; McCrystall et al. 2021)","noteIndex":0},"citationItems":[{"id":772,"uris":["http://zotero.org/users/3183432/items/S4FNM9UH"],"itemData":{"id":772,"type":"article-journal","container-title":"Nature Climate Change","issue":"4","note":"publisher: Nature Publishing Group","page":"263–267","title":"Towards a rain-dominated Arctic","volume":"7","author":[{"family":"Bintanja","given":"Richard"},{"family":"Andry","given":"Olivier"}],"issued":{"date-parts":[["2017"]]}}},{"id":771,"uris":["http://zotero.org/users/3183432/items/P3Y9DQEG"],"itemData":{"id":771,"type":"article-journal","container-title":"Nature communications","issue":"1","note":"publisher: Nature Publishing Group","page":"1–12","title":"New climate models reveal faster and larger increases in Arctic precipitation than previously projected","volume":"12","author":[{"family":"McCrystall","given":"Michelle R"},{"family":"Stroeve","given":"Julienne"},{"family":"Serreze","given":"Mark"},{"family":"Forbes","given":"Bruce C"},{"family":"Screen","given":"James A"}],"issued":{"date-parts":[["2021"]]}}}],"schema":"https://github.com/citation-style-language/schema/raw/master/csl-citation.json"}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(Bintanja &amp; Andry 2017; McCrystall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ins w:id="64" w:author="Vaughn Shirey" w:date="2023-09-08T10:07:00Z">
        <w:r w:rsidR="00240775">
          <w:rPr>
            <w:rFonts w:ascii="Times New Roman" w:hAnsi="Times New Roman" w:cs="Times New Roman"/>
            <w:sz w:val="24"/>
            <w:szCs w:val="24"/>
          </w:rPr>
          <w:t>For high</w:t>
        </w:r>
      </w:ins>
      <w:ins w:id="65" w:author="Vaughn Shirey" w:date="2023-09-08T10:32:00Z">
        <w:r w:rsidR="00BD0152">
          <w:rPr>
            <w:rFonts w:ascii="Times New Roman" w:hAnsi="Times New Roman" w:cs="Times New Roman"/>
            <w:sz w:val="24"/>
            <w:szCs w:val="24"/>
          </w:rPr>
          <w:t>-</w:t>
        </w:r>
      </w:ins>
      <w:ins w:id="66" w:author="Vaughn Shirey" w:date="2023-09-08T10:07:00Z">
        <w:r w:rsidR="00240775">
          <w:rPr>
            <w:rFonts w:ascii="Times New Roman" w:hAnsi="Times New Roman" w:cs="Times New Roman"/>
            <w:sz w:val="24"/>
            <w:szCs w:val="24"/>
          </w:rPr>
          <w:t>latitud</w:t>
        </w:r>
      </w:ins>
      <w:ins w:id="67" w:author="Vaughn Shirey" w:date="2023-10-02T13:34:00Z">
        <w:r w:rsidR="00D10065">
          <w:rPr>
            <w:rFonts w:ascii="Times New Roman" w:hAnsi="Times New Roman" w:cs="Times New Roman"/>
            <w:sz w:val="24"/>
            <w:szCs w:val="24"/>
          </w:rPr>
          <w:t>e butterlfies</w:t>
        </w:r>
      </w:ins>
      <w:ins w:id="68" w:author="Vaughn Shirey" w:date="2023-09-08T10:07:00Z">
        <w:r w:rsidR="00240775">
          <w:rPr>
            <w:rFonts w:ascii="Times New Roman" w:hAnsi="Times New Roman" w:cs="Times New Roman"/>
            <w:sz w:val="24"/>
            <w:szCs w:val="24"/>
          </w:rPr>
          <w:t xml:space="preserve">, the loss of snow cover could have potentially negative impacts for populations since the </w:t>
        </w:r>
      </w:ins>
      <w:ins w:id="69" w:author="Vaughn Shirey" w:date="2023-09-08T10:08:00Z">
        <w:r w:rsidR="000E741C">
          <w:rPr>
            <w:rFonts w:ascii="Times New Roman" w:hAnsi="Times New Roman" w:cs="Times New Roman"/>
            <w:sz w:val="24"/>
            <w:szCs w:val="24"/>
          </w:rPr>
          <w:t>subnivium</w:t>
        </w:r>
      </w:ins>
      <w:ins w:id="70" w:author="Vaughn Shirey" w:date="2023-09-08T10:07:00Z">
        <w:r w:rsidR="00240775">
          <w:rPr>
            <w:rFonts w:ascii="Times New Roman" w:hAnsi="Times New Roman" w:cs="Times New Roman"/>
            <w:sz w:val="24"/>
            <w:szCs w:val="24"/>
          </w:rPr>
          <w:t xml:space="preserve">, or the environment between snow and </w:t>
        </w:r>
      </w:ins>
      <w:ins w:id="71" w:author="Vaughn Shirey" w:date="2023-09-08T10:08:00Z">
        <w:r w:rsidR="00240775">
          <w:rPr>
            <w:rFonts w:ascii="Times New Roman" w:hAnsi="Times New Roman" w:cs="Times New Roman"/>
            <w:sz w:val="24"/>
            <w:szCs w:val="24"/>
          </w:rPr>
          <w:t xml:space="preserve">soil, is </w:t>
        </w:r>
      </w:ins>
      <w:ins w:id="72" w:author="Vaughn Shirey" w:date="2023-09-18T09:39:00Z">
        <w:r w:rsidR="0006245D">
          <w:rPr>
            <w:rFonts w:ascii="Times New Roman" w:hAnsi="Times New Roman" w:cs="Times New Roman"/>
            <w:sz w:val="24"/>
            <w:szCs w:val="24"/>
          </w:rPr>
          <w:t xml:space="preserve">critical overwintering habitat for </w:t>
        </w:r>
      </w:ins>
      <w:ins w:id="73" w:author="Vaughn Shirey" w:date="2023-09-18T09:40:00Z">
        <w:r w:rsidR="0006245D">
          <w:rPr>
            <w:rFonts w:ascii="Times New Roman" w:hAnsi="Times New Roman" w:cs="Times New Roman"/>
            <w:sz w:val="24"/>
            <w:szCs w:val="24"/>
          </w:rPr>
          <w:t>many species</w:t>
        </w:r>
      </w:ins>
      <w:ins w:id="74" w:author="Vaughn Shirey" w:date="2023-09-08T10:08:00Z">
        <w:r w:rsidR="00240775">
          <w:rPr>
            <w:rFonts w:ascii="Times New Roman" w:hAnsi="Times New Roman" w:cs="Times New Roman"/>
            <w:sz w:val="24"/>
            <w:szCs w:val="24"/>
          </w:rPr>
          <w:t xml:space="preserve"> (). </w:t>
        </w:r>
      </w:ins>
      <w:del w:id="75" w:author="Vaughn Shirey" w:date="2023-09-18T09:52:00Z">
        <w:r w:rsidRPr="00703517" w:rsidDel="00712435">
          <w:rPr>
            <w:rFonts w:ascii="Times New Roman" w:hAnsi="Times New Roman" w:cs="Times New Roman"/>
            <w:sz w:val="24"/>
            <w:szCs w:val="24"/>
          </w:rPr>
          <w:delText>For butterflies in high-latitude regions to persist under such drastically shifting climatic conditions, they</w:delText>
        </w:r>
      </w:del>
      <w:ins w:id="76" w:author="Vaughn Shirey" w:date="2023-09-18T09:52:00Z">
        <w:r w:rsidR="00712435">
          <w:rPr>
            <w:rFonts w:ascii="Times New Roman" w:hAnsi="Times New Roman" w:cs="Times New Roman"/>
            <w:sz w:val="24"/>
            <w:szCs w:val="24"/>
          </w:rPr>
          <w:t>Butterflies</w:t>
        </w:r>
      </w:ins>
      <w:r w:rsidRPr="00703517">
        <w:rPr>
          <w:rFonts w:ascii="Times New Roman" w:hAnsi="Times New Roman" w:cs="Times New Roman"/>
          <w:sz w:val="24"/>
          <w:szCs w:val="24"/>
        </w:rPr>
        <w:t xml:space="preserve"> must be able to either move to where conditions are favorable, adapt to novel climates </w:t>
      </w:r>
      <w:r w:rsidRPr="00703517">
        <w:rPr>
          <w:rFonts w:ascii="Times New Roman" w:hAnsi="Times New Roman" w:cs="Times New Roman"/>
          <w:i/>
          <w:sz w:val="24"/>
          <w:szCs w:val="24"/>
        </w:rPr>
        <w:t>in situ</w:t>
      </w:r>
      <w:ins w:id="77" w:author="Vaughn Shirey" w:date="2023-09-08T10:08:00Z">
        <w:r w:rsidR="000E741C">
          <w:rPr>
            <w:rFonts w:ascii="Times New Roman" w:hAnsi="Times New Roman" w:cs="Times New Roman"/>
            <w:i/>
            <w:sz w:val="24"/>
            <w:szCs w:val="24"/>
          </w:rPr>
          <w:t>,</w:t>
        </w:r>
      </w:ins>
      <w:r w:rsidRPr="00703517">
        <w:rPr>
          <w:rFonts w:ascii="Times New Roman" w:hAnsi="Times New Roman" w:cs="Times New Roman"/>
          <w:sz w:val="24"/>
          <w:szCs w:val="24"/>
        </w:rPr>
        <w:t xml:space="preserve"> or face significant risk of population declines</w:t>
      </w:r>
      <w:r w:rsidR="00396D47" w:rsidRPr="00703517">
        <w:rPr>
          <w:rFonts w:ascii="Times New Roman" w:hAnsi="Times New Roman" w:cs="Times New Roman"/>
          <w:sz w:val="24"/>
          <w:szCs w:val="24"/>
        </w:rPr>
        <w:t xml:space="preserve"> </w:t>
      </w:r>
      <w:r w:rsidR="00396D47"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{"citationID":"dIrqo5ET","properties":{"formattedCitation":"(Corlett &amp; Westcott 2013; Kellermann &amp; van Heerwaarden 2019)","plainCitation":"(Corlett &amp; Westcott 2013; Kellermann &amp; van Heerwaarden 2019)","noteIndex":0},"citationItems":[{"id":816,"uris":["http://zotero.org/users/3183432/items/XDN4FX34"],"itemData":{"id":816,"type":"article-journal","container-title":"Trends in ecology &amp; evolution","issue":"8","note":"publisher: Elsevier","page":"482–488","title":"Will plant movements keep up with climate change?","volume":"28","author":[{"family":"Corlett","given":"Richard T"},{"family":"Westcott","given":"David A"}],"issued":{"date-parts":[["2013"]]}}},{"id":815,"uris":["http://zotero.org/users/3183432/items/DLJDITW7"],"itemData":{"id":815,"type":"article-journal","container-title":"Physiological Entomology","issue":"2","note":"publisher: Wiley Online Library","page":"99–115","title":"Terrestrial insects and climate change: adaptive responses in key traits","volume":"44","author":[{"family":"Kellermann","given":"Vanessa"},{"family":"Heerwaarden","given":"Belinda","non-dropping-particle":"van"}],"issued":{"date-parts":[["2019"]]}}}],"schema":"https://github.com/citation-style-language/schema/raw/master/csl-citation.json"} </w:instrText>
      </w:r>
      <w:r w:rsidR="00396D47"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(Corlett &amp; Westcott 2013; Kellermann &amp; van Heerwaarden 2019)</w:t>
      </w:r>
      <w:r w:rsidR="00396D47" w:rsidRPr="00703517">
        <w:rPr>
          <w:rFonts w:ascii="Times New Roman" w:hAnsi="Times New Roman" w:cs="Times New Roman"/>
          <w:sz w:val="24"/>
          <w:szCs w:val="24"/>
        </w:rPr>
        <w:fldChar w:fldCharType="end"/>
      </w:r>
      <w:ins w:id="78" w:author="Vaughn Shirey" w:date="2023-09-18T09:52:00Z">
        <w:r w:rsidR="00712435">
          <w:rPr>
            <w:rFonts w:ascii="Times New Roman" w:hAnsi="Times New Roman" w:cs="Times New Roman"/>
            <w:sz w:val="24"/>
            <w:szCs w:val="24"/>
          </w:rPr>
          <w:t xml:space="preserve"> under such drastically shifting climatic conditions</w:t>
        </w:r>
      </w:ins>
      <w:r w:rsidRPr="00703517">
        <w:rPr>
          <w:rFonts w:ascii="Times New Roman" w:hAnsi="Times New Roman" w:cs="Times New Roman"/>
          <w:sz w:val="24"/>
          <w:szCs w:val="24"/>
        </w:rPr>
        <w:t xml:space="preserve">. </w:t>
      </w:r>
      <w:ins w:id="79" w:author="Vaughn Shirey" w:date="2023-09-18T09:53:00Z">
        <w:r w:rsidR="00D416BC">
          <w:rPr>
            <w:rFonts w:ascii="Times New Roman" w:hAnsi="Times New Roman" w:cs="Times New Roman"/>
            <w:sz w:val="24"/>
            <w:szCs w:val="24"/>
          </w:rPr>
          <w:t>The so-called “move, adapt, die” paradigm has strong roots in biogeography</w:t>
        </w:r>
      </w:ins>
    </w:p>
    <w:p w14:paraId="1CE28782" w14:textId="0FD7C736" w:rsidR="00F21671" w:rsidRPr="00703517" w:rsidRDefault="00D416BC">
      <w:pPr>
        <w:spacing w:line="480" w:lineRule="auto"/>
        <w:ind w:firstLine="720"/>
        <w:jc w:val="both"/>
        <w:rPr>
          <w:rFonts w:ascii="Times New Roman" w:hAnsi="Times New Roman" w:cs="Times New Roman"/>
          <w:sz w:val="24"/>
          <w:szCs w:val="24"/>
        </w:rPr>
      </w:pPr>
      <w:ins w:id="80" w:author="Vaughn Shirey" w:date="2023-09-18T09:54:00Z">
        <w:r>
          <w:rPr>
            <w:rFonts w:ascii="Times New Roman" w:hAnsi="Times New Roman" w:cs="Times New Roman"/>
            <w:sz w:val="24"/>
            <w:szCs w:val="24"/>
          </w:rPr>
          <w:t>Unfortunately, the movement required to track climatic niche space might be hindered by both intrinsic and extrinsic factors.</w:t>
        </w:r>
      </w:ins>
      <w:ins w:id="81" w:author="Vaughn Shirey" w:date="2023-09-18T09:41:00Z">
        <w:r w:rsidR="0006245D">
          <w:rPr>
            <w:rFonts w:ascii="Times New Roman" w:hAnsi="Times New Roman" w:cs="Times New Roman"/>
            <w:sz w:val="24"/>
            <w:szCs w:val="24"/>
          </w:rPr>
          <w:t xml:space="preserve"> </w:t>
        </w:r>
      </w:ins>
      <w:ins w:id="82" w:author="Vaughn Shirey" w:date="2023-09-18T09:56:00Z">
        <w:r w:rsidR="007F56BC">
          <w:rPr>
            <w:rFonts w:ascii="Times New Roman" w:hAnsi="Times New Roman" w:cs="Times New Roman"/>
            <w:sz w:val="24"/>
            <w:szCs w:val="24"/>
          </w:rPr>
          <w:t xml:space="preserve">Intrinsically, </w:t>
        </w:r>
        <w:r w:rsidR="00950EE2">
          <w:rPr>
            <w:rFonts w:ascii="Times New Roman" w:hAnsi="Times New Roman" w:cs="Times New Roman"/>
            <w:sz w:val="24"/>
            <w:szCs w:val="24"/>
          </w:rPr>
          <w:t>d</w:t>
        </w:r>
      </w:ins>
      <w:ins w:id="83" w:author="Vaughn Shirey" w:date="2023-09-18T09:55:00Z">
        <w:r w:rsidR="00DF76F4">
          <w:rPr>
            <w:rFonts w:ascii="Times New Roman" w:hAnsi="Times New Roman" w:cs="Times New Roman"/>
            <w:sz w:val="24"/>
            <w:szCs w:val="24"/>
          </w:rPr>
          <w:t xml:space="preserve">ispersal capacity or the capacity to establish viable populations in new habitat may be restricted for butterflies that have limited mobility or specific hostplant associations ().  </w:t>
        </w:r>
      </w:ins>
      <w:commentRangeStart w:id="84"/>
      <w:ins w:id="85" w:author="Vaughn Shirey" w:date="2023-09-18T09:56:00Z">
        <w:r w:rsidR="00D61722">
          <w:rPr>
            <w:rFonts w:ascii="Times New Roman" w:hAnsi="Times New Roman" w:cs="Times New Roman"/>
            <w:sz w:val="24"/>
            <w:szCs w:val="24"/>
          </w:rPr>
          <w:t>___.</w:t>
        </w:r>
      </w:ins>
      <w:commentRangeEnd w:id="84"/>
      <w:ins w:id="86" w:author="Vaughn Shirey" w:date="2023-09-18T09:57:00Z">
        <w:r w:rsidR="0024454C">
          <w:rPr>
            <w:rStyle w:val="CommentReference"/>
          </w:rPr>
          <w:commentReference w:id="84"/>
        </w:r>
      </w:ins>
      <w:ins w:id="87" w:author="Vaughn Shirey" w:date="2023-09-18T09:56:00Z">
        <w:r w:rsidR="00D61722">
          <w:rPr>
            <w:rFonts w:ascii="Times New Roman" w:hAnsi="Times New Roman" w:cs="Times New Roman"/>
            <w:sz w:val="24"/>
            <w:szCs w:val="24"/>
          </w:rPr>
          <w:t xml:space="preserve"> </w:t>
        </w:r>
        <w:r w:rsidR="00950EE2">
          <w:rPr>
            <w:rFonts w:ascii="Times New Roman" w:hAnsi="Times New Roman" w:cs="Times New Roman"/>
            <w:sz w:val="24"/>
            <w:szCs w:val="24"/>
          </w:rPr>
          <w:t xml:space="preserve">Couple with these trait-based </w:t>
        </w:r>
        <w:r w:rsidR="00D61722">
          <w:rPr>
            <w:rFonts w:ascii="Times New Roman" w:hAnsi="Times New Roman" w:cs="Times New Roman"/>
            <w:sz w:val="24"/>
            <w:szCs w:val="24"/>
          </w:rPr>
          <w:t>perspectives</w:t>
        </w:r>
        <w:r w:rsidR="00950EE2">
          <w:rPr>
            <w:rFonts w:ascii="Times New Roman" w:hAnsi="Times New Roman" w:cs="Times New Roman"/>
            <w:sz w:val="24"/>
            <w:szCs w:val="24"/>
          </w:rPr>
          <w:t>, b</w:t>
        </w:r>
      </w:ins>
      <w:ins w:id="88" w:author="Vaughn Shirey" w:date="2023-09-18T09:41:00Z">
        <w:r w:rsidR="0006245D">
          <w:rPr>
            <w:rFonts w:ascii="Times New Roman" w:hAnsi="Times New Roman" w:cs="Times New Roman"/>
            <w:sz w:val="24"/>
            <w:szCs w:val="24"/>
          </w:rPr>
          <w:t xml:space="preserve">utterflies may </w:t>
        </w:r>
      </w:ins>
      <w:ins w:id="89" w:author="Vaughn Shirey" w:date="2023-09-18T09:54:00Z">
        <w:r>
          <w:rPr>
            <w:rFonts w:ascii="Times New Roman" w:hAnsi="Times New Roman" w:cs="Times New Roman"/>
            <w:sz w:val="24"/>
            <w:szCs w:val="24"/>
          </w:rPr>
          <w:t xml:space="preserve">also </w:t>
        </w:r>
      </w:ins>
      <w:ins w:id="90" w:author="Vaughn Shirey" w:date="2023-09-18T09:41:00Z">
        <w:r w:rsidR="0006245D">
          <w:rPr>
            <w:rFonts w:ascii="Times New Roman" w:hAnsi="Times New Roman" w:cs="Times New Roman"/>
            <w:sz w:val="24"/>
            <w:szCs w:val="24"/>
          </w:rPr>
          <w:t xml:space="preserve">face significant </w:t>
        </w:r>
      </w:ins>
      <w:ins w:id="91" w:author="Vaughn Shirey" w:date="2023-09-18T09:54:00Z">
        <w:r>
          <w:rPr>
            <w:rFonts w:ascii="Times New Roman" w:hAnsi="Times New Roman" w:cs="Times New Roman"/>
            <w:sz w:val="24"/>
            <w:szCs w:val="24"/>
          </w:rPr>
          <w:t xml:space="preserve">extrinsic </w:t>
        </w:r>
      </w:ins>
      <w:ins w:id="92" w:author="Vaughn Shirey" w:date="2023-09-18T09:41:00Z">
        <w:r w:rsidR="0006245D">
          <w:rPr>
            <w:rFonts w:ascii="Times New Roman" w:hAnsi="Times New Roman" w:cs="Times New Roman"/>
            <w:sz w:val="24"/>
            <w:szCs w:val="24"/>
          </w:rPr>
          <w:t>barriers to movement while tracking their climatic niche</w:t>
        </w:r>
      </w:ins>
      <w:ins w:id="93" w:author="Vaughn Shirey" w:date="2023-09-18T09:42:00Z">
        <w:r w:rsidR="0006245D">
          <w:rPr>
            <w:rFonts w:ascii="Times New Roman" w:hAnsi="Times New Roman" w:cs="Times New Roman"/>
            <w:sz w:val="24"/>
            <w:szCs w:val="24"/>
          </w:rPr>
          <w:t>. This is especially pertinent for high-latitude ecosystems since butterflies are usually reluctant to traverse closed canopy habitats which is not an i</w:t>
        </w:r>
      </w:ins>
      <w:ins w:id="94" w:author="Vaughn Shirey" w:date="2023-09-18T09:43:00Z">
        <w:r w:rsidR="0006245D">
          <w:rPr>
            <w:rFonts w:ascii="Times New Roman" w:hAnsi="Times New Roman" w:cs="Times New Roman"/>
            <w:sz w:val="24"/>
            <w:szCs w:val="24"/>
          </w:rPr>
          <w:t>ssue in the Arctic but a significant issue in boreal regions ().</w:t>
        </w:r>
      </w:ins>
      <w:ins w:id="95" w:author="Vaughn Shirey" w:date="2023-09-08T10:40:00Z">
        <w:r w:rsidR="0038597A">
          <w:rPr>
            <w:rFonts w:ascii="Times New Roman" w:hAnsi="Times New Roman" w:cs="Times New Roman"/>
            <w:sz w:val="24"/>
            <w:szCs w:val="24"/>
          </w:rPr>
          <w:t xml:space="preserve"> </w:t>
        </w:r>
      </w:ins>
      <w:ins w:id="96" w:author="Vaughn Shirey" w:date="2023-09-08T10:41:00Z">
        <w:r w:rsidR="009A5092">
          <w:rPr>
            <w:rFonts w:ascii="Times New Roman" w:hAnsi="Times New Roman" w:cs="Times New Roman"/>
            <w:sz w:val="24"/>
            <w:szCs w:val="24"/>
          </w:rPr>
          <w:t xml:space="preserve">Thus, </w:t>
        </w:r>
      </w:ins>
      <w:del w:id="97" w:author="Vaughn Shirey" w:date="2023-09-08T10:41:00Z">
        <w:r w:rsidR="00341DE7" w:rsidRPr="00703517" w:rsidDel="009A5092">
          <w:rPr>
            <w:rFonts w:ascii="Times New Roman" w:hAnsi="Times New Roman" w:cs="Times New Roman"/>
            <w:sz w:val="24"/>
            <w:szCs w:val="24"/>
          </w:rPr>
          <w:delText>The rapid</w:delText>
        </w:r>
      </w:del>
      <w:r w:rsidR="00341DE7" w:rsidRPr="00703517">
        <w:rPr>
          <w:rFonts w:ascii="Times New Roman" w:hAnsi="Times New Roman" w:cs="Times New Roman"/>
          <w:sz w:val="24"/>
          <w:szCs w:val="24"/>
        </w:rPr>
        <w:t xml:space="preserve"> </w:t>
      </w:r>
      <w:ins w:id="98" w:author="Vaughn Shirey" w:date="2023-09-18T09:43:00Z">
        <w:r w:rsidR="0007030C">
          <w:rPr>
            <w:rFonts w:ascii="Times New Roman" w:hAnsi="Times New Roman" w:cs="Times New Roman"/>
            <w:sz w:val="24"/>
            <w:szCs w:val="24"/>
          </w:rPr>
          <w:t xml:space="preserve">it is thought that the </w:t>
        </w:r>
      </w:ins>
      <w:ins w:id="99" w:author="Vaughn Shirey" w:date="2023-09-08T10:41:00Z">
        <w:r w:rsidR="009A5092">
          <w:rPr>
            <w:rFonts w:ascii="Times New Roman" w:hAnsi="Times New Roman" w:cs="Times New Roman"/>
            <w:sz w:val="24"/>
            <w:szCs w:val="24"/>
          </w:rPr>
          <w:t xml:space="preserve">rapid </w:t>
        </w:r>
      </w:ins>
      <w:r w:rsidR="00341DE7" w:rsidRPr="00703517">
        <w:rPr>
          <w:rFonts w:ascii="Times New Roman" w:hAnsi="Times New Roman" w:cs="Times New Roman"/>
          <w:sz w:val="24"/>
          <w:szCs w:val="24"/>
        </w:rPr>
        <w:t xml:space="preserve">climatic changes </w:t>
      </w:r>
      <w:del w:id="100" w:author="Vaughn Shirey" w:date="2023-09-08T10:42:00Z">
        <w:r w:rsidR="00341DE7" w:rsidRPr="00703517" w:rsidDel="009A5092">
          <w:rPr>
            <w:rFonts w:ascii="Times New Roman" w:hAnsi="Times New Roman" w:cs="Times New Roman"/>
            <w:sz w:val="24"/>
            <w:szCs w:val="24"/>
          </w:rPr>
          <w:delText>in this region and</w:delText>
        </w:r>
      </w:del>
      <w:ins w:id="101" w:author="Vaughn Shirey" w:date="2023-09-08T10:42:00Z">
        <w:r w:rsidR="009A5092">
          <w:rPr>
            <w:rFonts w:ascii="Times New Roman" w:hAnsi="Times New Roman" w:cs="Times New Roman"/>
            <w:sz w:val="24"/>
            <w:szCs w:val="24"/>
          </w:rPr>
          <w:t>coupled with</w:t>
        </w:r>
      </w:ins>
      <w:r w:rsidR="00341DE7" w:rsidRPr="00703517">
        <w:rPr>
          <w:rFonts w:ascii="Times New Roman" w:hAnsi="Times New Roman" w:cs="Times New Roman"/>
          <w:sz w:val="24"/>
          <w:szCs w:val="24"/>
        </w:rPr>
        <w:t xml:space="preserve"> the potential for significant barriers</w:t>
      </w:r>
      <w:r w:rsidR="00EF7F4D">
        <w:rPr>
          <w:rFonts w:ascii="Times New Roman" w:hAnsi="Times New Roman" w:cs="Times New Roman"/>
          <w:sz w:val="24"/>
          <w:szCs w:val="24"/>
        </w:rPr>
        <w:t xml:space="preserve"> </w:t>
      </w:r>
      <w:del w:id="102" w:author="Vaughn Shirey" w:date="2023-09-08T10:08:00Z">
        <w:r w:rsidR="00341DE7" w:rsidRPr="00703517" w:rsidDel="000E741C">
          <w:rPr>
            <w:rFonts w:ascii="Times New Roman" w:hAnsi="Times New Roman" w:cs="Times New Roman"/>
            <w:sz w:val="24"/>
            <w:szCs w:val="24"/>
          </w:rPr>
          <w:delText xml:space="preserve"> </w:delText>
        </w:r>
      </w:del>
      <w:r w:rsidR="00341DE7" w:rsidRPr="00703517">
        <w:rPr>
          <w:rFonts w:ascii="Times New Roman" w:hAnsi="Times New Roman" w:cs="Times New Roman"/>
          <w:sz w:val="24"/>
          <w:szCs w:val="24"/>
        </w:rPr>
        <w:t xml:space="preserve">to movement </w:t>
      </w:r>
      <w:del w:id="103" w:author="Vaughn Shirey" w:date="2023-09-18T09:43:00Z">
        <w:r w:rsidR="004C33B1" w:rsidDel="0007030C">
          <w:rPr>
            <w:rFonts w:ascii="Times New Roman" w:hAnsi="Times New Roman" w:cs="Times New Roman"/>
            <w:sz w:val="24"/>
            <w:szCs w:val="24"/>
          </w:rPr>
          <w:delText xml:space="preserve">(e.g., closed-canopy habitats) </w:delText>
        </w:r>
      </w:del>
      <w:del w:id="104" w:author="Vaughn Shirey" w:date="2023-09-08T10:42:00Z">
        <w:r w:rsidR="004C33B1" w:rsidDel="009A5092">
          <w:rPr>
            <w:rFonts w:ascii="Times New Roman" w:hAnsi="Times New Roman" w:cs="Times New Roman"/>
            <w:sz w:val="24"/>
            <w:szCs w:val="24"/>
          </w:rPr>
          <w:delText>may</w:delText>
        </w:r>
      </w:del>
      <w:r w:rsidR="004C33B1">
        <w:rPr>
          <w:rFonts w:ascii="Times New Roman" w:hAnsi="Times New Roman" w:cs="Times New Roman"/>
          <w:sz w:val="24"/>
          <w:szCs w:val="24"/>
        </w:rPr>
        <w:t xml:space="preserve"> </w:t>
      </w:r>
      <w:r w:rsidR="00341DE7" w:rsidRPr="00703517">
        <w:rPr>
          <w:rFonts w:ascii="Times New Roman" w:hAnsi="Times New Roman" w:cs="Times New Roman"/>
          <w:sz w:val="24"/>
          <w:szCs w:val="24"/>
        </w:rPr>
        <w:t xml:space="preserve">contribute to a high degree of “climate debt” for butterflies </w:t>
      </w:r>
      <w:r w:rsidR="00A26BD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{"citationID":"DVW1SbtV","properties":{"formattedCitation":"(Lewthwaite {\\i{}et al.} 2018)","plainCitation":"(Lewthwaite et al. 2018)","noteIndex":0},"citationItems":[{"id":344,"uris":["http://zotero.org/users/3183432/items/37QIQ83K"],"itemData":{"id":344,"type":"article-journal","container-title":"Ecography","issue":"12","page":"2005-2015","title":"Canadian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00A26BD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(Lewthwaite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w:t>
      </w:r>
      <w:r w:rsidR="00A26BDB" w:rsidRPr="00703517">
        <w:rPr>
          <w:rFonts w:ascii="Times New Roman" w:hAnsi="Times New Roman" w:cs="Times New Roman"/>
          <w:sz w:val="24"/>
          <w:szCs w:val="24"/>
        </w:rPr>
        <w:fldChar w:fldCharType="end"/>
      </w:r>
      <w:ins w:id="105" w:author="Vaughn Shirey" w:date="2023-09-08T10:42:00Z">
        <w:r w:rsidR="009A5092">
          <w:rPr>
            <w:rFonts w:ascii="Times New Roman" w:hAnsi="Times New Roman" w:cs="Times New Roman"/>
            <w:sz w:val="24"/>
            <w:szCs w:val="24"/>
          </w:rPr>
          <w:t>.</w:t>
        </w:r>
      </w:ins>
      <w:del w:id="106" w:author="Vaughn Shirey" w:date="2023-09-08T10:42:00Z">
        <w:r w:rsidR="000D6AD2" w:rsidDel="009A5092">
          <w:rPr>
            <w:rFonts w:ascii="Times New Roman" w:hAnsi="Times New Roman" w:cs="Times New Roman"/>
            <w:sz w:val="24"/>
            <w:szCs w:val="24"/>
          </w:rPr>
          <w:delText>,</w:delText>
        </w:r>
      </w:del>
      <w:r w:rsidR="000D6AD2">
        <w:rPr>
          <w:rFonts w:ascii="Times New Roman" w:hAnsi="Times New Roman" w:cs="Times New Roman"/>
          <w:sz w:val="24"/>
          <w:szCs w:val="24"/>
        </w:rPr>
        <w:t xml:space="preserve"> </w:t>
      </w:r>
      <w:ins w:id="107" w:author="Vaughn Shirey" w:date="2023-09-08T10:42:00Z">
        <w:r w:rsidR="009A5092">
          <w:rPr>
            <w:rFonts w:ascii="Times New Roman" w:hAnsi="Times New Roman" w:cs="Times New Roman"/>
            <w:sz w:val="24"/>
            <w:szCs w:val="24"/>
          </w:rPr>
          <w:t>I</w:t>
        </w:r>
      </w:ins>
      <w:del w:id="108" w:author="Vaughn Shirey" w:date="2023-09-08T10:42:00Z">
        <w:r w:rsidR="000D6AD2" w:rsidDel="009A5092">
          <w:rPr>
            <w:rFonts w:ascii="Times New Roman" w:hAnsi="Times New Roman" w:cs="Times New Roman"/>
            <w:sz w:val="24"/>
            <w:szCs w:val="24"/>
          </w:rPr>
          <w:delText>i</w:delText>
        </w:r>
      </w:del>
      <w:r w:rsidR="000D6AD2">
        <w:rPr>
          <w:rFonts w:ascii="Times New Roman" w:hAnsi="Times New Roman" w:cs="Times New Roman"/>
          <w:sz w:val="24"/>
          <w:szCs w:val="24"/>
        </w:rPr>
        <w:t xml:space="preserve">n other words, </w:t>
      </w:r>
      <w:ins w:id="109" w:author="Vaughn Shirey" w:date="2023-09-08T10:42:00Z">
        <w:r w:rsidR="009A5092">
          <w:rPr>
            <w:rFonts w:ascii="Times New Roman" w:hAnsi="Times New Roman" w:cs="Times New Roman"/>
            <w:sz w:val="24"/>
            <w:szCs w:val="24"/>
          </w:rPr>
          <w:t xml:space="preserve">there exists </w:t>
        </w:r>
        <w:r w:rsidR="009A5092">
          <w:rPr>
            <w:rFonts w:ascii="Times New Roman" w:hAnsi="Times New Roman" w:cs="Times New Roman"/>
            <w:sz w:val="24"/>
            <w:szCs w:val="24"/>
          </w:rPr>
          <w:lastRenderedPageBreak/>
          <w:t>a</w:t>
        </w:r>
      </w:ins>
      <w:del w:id="110" w:author="Vaughn Shirey" w:date="2023-09-08T10:42:00Z">
        <w:r w:rsidR="000D6AD2" w:rsidDel="009A5092">
          <w:rPr>
            <w:rFonts w:ascii="Times New Roman" w:hAnsi="Times New Roman" w:cs="Times New Roman"/>
            <w:sz w:val="24"/>
            <w:szCs w:val="24"/>
          </w:rPr>
          <w:delText xml:space="preserve">a </w:delText>
        </w:r>
      </w:del>
      <w:r w:rsidR="000D6AD2">
        <w:rPr>
          <w:rFonts w:ascii="Times New Roman" w:hAnsi="Times New Roman" w:cs="Times New Roman"/>
          <w:sz w:val="24"/>
          <w:szCs w:val="24"/>
        </w:rPr>
        <w:t>lag between the pace of climate change and observed species responses</w:t>
      </w:r>
      <w:ins w:id="111" w:author="Vaughn Shirey" w:date="2023-09-08T10:32:00Z">
        <w:r w:rsidR="005F2E18">
          <w:rPr>
            <w:rFonts w:ascii="Times New Roman" w:hAnsi="Times New Roman" w:cs="Times New Roman"/>
            <w:sz w:val="24"/>
            <w:szCs w:val="24"/>
          </w:rPr>
          <w:t xml:space="preserve"> in space</w:t>
        </w:r>
      </w:ins>
      <w:ins w:id="112" w:author="Vaughn Shirey" w:date="2023-09-08T10:43:00Z">
        <w:r w:rsidR="00E04813">
          <w:rPr>
            <w:rFonts w:ascii="Times New Roman" w:hAnsi="Times New Roman" w:cs="Times New Roman"/>
            <w:sz w:val="24"/>
            <w:szCs w:val="24"/>
          </w:rPr>
          <w:t xml:space="preserve"> wherein limitations to</w:t>
        </w:r>
      </w:ins>
      <w:ins w:id="113" w:author="Vaughn Shirey" w:date="2023-09-18T09:43:00Z">
        <w:r w:rsidR="0007030C">
          <w:rPr>
            <w:rFonts w:ascii="Times New Roman" w:hAnsi="Times New Roman" w:cs="Times New Roman"/>
            <w:sz w:val="24"/>
            <w:szCs w:val="24"/>
          </w:rPr>
          <w:t xml:space="preserve"> mobility or</w:t>
        </w:r>
      </w:ins>
      <w:ins w:id="114" w:author="Vaughn Shirey" w:date="2023-09-08T10:43:00Z">
        <w:r w:rsidR="00E04813">
          <w:rPr>
            <w:rFonts w:ascii="Times New Roman" w:hAnsi="Times New Roman" w:cs="Times New Roman"/>
            <w:sz w:val="24"/>
            <w:szCs w:val="24"/>
          </w:rPr>
          <w:t xml:space="preserve"> dispersal capacity</w:t>
        </w:r>
      </w:ins>
      <w:ins w:id="115" w:author="Vaughn Shirey" w:date="2023-09-08T10:44:00Z">
        <w:r w:rsidR="00E04813">
          <w:rPr>
            <w:rFonts w:ascii="Times New Roman" w:hAnsi="Times New Roman" w:cs="Times New Roman"/>
            <w:sz w:val="24"/>
            <w:szCs w:val="24"/>
          </w:rPr>
          <w:t xml:space="preserve"> restrict a species</w:t>
        </w:r>
      </w:ins>
      <w:ins w:id="116" w:author="Vaughn Shirey" w:date="2023-09-18T09:43:00Z">
        <w:r w:rsidR="000B2B1B">
          <w:rPr>
            <w:rFonts w:ascii="Times New Roman" w:hAnsi="Times New Roman" w:cs="Times New Roman"/>
            <w:sz w:val="24"/>
            <w:szCs w:val="24"/>
          </w:rPr>
          <w:t>’</w:t>
        </w:r>
      </w:ins>
      <w:ins w:id="117" w:author="Vaughn Shirey" w:date="2023-09-08T10:44:00Z">
        <w:r w:rsidR="00E04813">
          <w:rPr>
            <w:rFonts w:ascii="Times New Roman" w:hAnsi="Times New Roman" w:cs="Times New Roman"/>
            <w:sz w:val="24"/>
            <w:szCs w:val="24"/>
          </w:rPr>
          <w:t xml:space="preserve"> ability to track their climate niche</w:t>
        </w:r>
      </w:ins>
      <w:r w:rsidR="00341DE7" w:rsidRPr="00703517">
        <w:rPr>
          <w:rFonts w:ascii="Times New Roman" w:hAnsi="Times New Roman" w:cs="Times New Roman"/>
          <w:sz w:val="24"/>
          <w:szCs w:val="24"/>
        </w:rPr>
        <w:t>.</w:t>
      </w:r>
      <w:ins w:id="118" w:author="Vaughn Shirey" w:date="2023-09-08T10:32:00Z">
        <w:r w:rsidR="005F2E18">
          <w:rPr>
            <w:rFonts w:ascii="Times New Roman" w:hAnsi="Times New Roman" w:cs="Times New Roman"/>
            <w:sz w:val="24"/>
            <w:szCs w:val="24"/>
          </w:rPr>
          <w:t xml:space="preserve"> </w:t>
        </w:r>
      </w:ins>
      <w:del w:id="119" w:author="Vaughn Shirey" w:date="2023-09-08T10:42:00Z">
        <w:r w:rsidR="00341DE7" w:rsidRPr="00703517" w:rsidDel="009A5092">
          <w:rPr>
            <w:rFonts w:ascii="Times New Roman" w:hAnsi="Times New Roman" w:cs="Times New Roman"/>
            <w:sz w:val="24"/>
            <w:szCs w:val="24"/>
          </w:rPr>
          <w:delText xml:space="preserve"> </w:delText>
        </w:r>
      </w:del>
    </w:p>
    <w:p w14:paraId="39753728" w14:textId="6BA8F8F1"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Despite the magnitude of </w:t>
      </w:r>
      <w:ins w:id="120" w:author="Vaughn Shirey" w:date="2023-09-08T10:33:00Z">
        <w:r w:rsidR="00D0117E">
          <w:rPr>
            <w:rFonts w:ascii="Times New Roman" w:hAnsi="Times New Roman" w:cs="Times New Roman"/>
            <w:sz w:val="24"/>
            <w:szCs w:val="24"/>
          </w:rPr>
          <w:t xml:space="preserve">climate </w:t>
        </w:r>
      </w:ins>
      <w:r w:rsidRPr="00703517">
        <w:rPr>
          <w:rFonts w:ascii="Times New Roman" w:hAnsi="Times New Roman" w:cs="Times New Roman"/>
          <w:sz w:val="24"/>
          <w:szCs w:val="24"/>
        </w:rPr>
        <w:t>change happening in high-latitude regions</w:t>
      </w:r>
      <w:r w:rsidR="004C33B1">
        <w:rPr>
          <w:rFonts w:ascii="Times New Roman" w:hAnsi="Times New Roman" w:cs="Times New Roman"/>
          <w:sz w:val="24"/>
          <w:szCs w:val="24"/>
        </w:rPr>
        <w:t>,</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North American boreal and Arctic regions remain critically </w:t>
      </w:r>
      <w:r w:rsidR="0050123D" w:rsidRPr="00703517">
        <w:rPr>
          <w:rFonts w:ascii="Times New Roman" w:hAnsi="Times New Roman" w:cs="Times New Roman"/>
          <w:sz w:val="24"/>
          <w:szCs w:val="24"/>
        </w:rPr>
        <w:t>under sampled</w:t>
      </w:r>
      <w:r w:rsidRPr="00703517">
        <w:rPr>
          <w:rFonts w:ascii="Times New Roman" w:hAnsi="Times New Roman" w:cs="Times New Roman"/>
          <w:sz w:val="24"/>
          <w:szCs w:val="24"/>
        </w:rPr>
        <w:t xml:space="preserve"> for </w:t>
      </w:r>
      <w:r w:rsidR="00047B86">
        <w:rPr>
          <w:rFonts w:ascii="Times New Roman" w:hAnsi="Times New Roman" w:cs="Times New Roman"/>
          <w:sz w:val="24"/>
          <w:szCs w:val="24"/>
        </w:rPr>
        <w:t>all taxa</w:t>
      </w:r>
      <w:r w:rsidR="00A7686D" w:rsidRPr="00703517">
        <w:rPr>
          <w:rFonts w:ascii="Times New Roman" w:hAnsi="Times New Roman" w:cs="Times New Roman"/>
          <w:sz w:val="24"/>
          <w:szCs w:val="24"/>
        </w:rPr>
        <w:t>, and</w:t>
      </w:r>
      <w:r w:rsidR="00CE3951">
        <w:rPr>
          <w:rFonts w:ascii="Times New Roman" w:hAnsi="Times New Roman" w:cs="Times New Roman"/>
          <w:sz w:val="24"/>
          <w:szCs w:val="24"/>
        </w:rPr>
        <w:t xml:space="preserve"> are even more biased tha</w:t>
      </w:r>
      <w:ins w:id="121" w:author="Vaughn Shirey" w:date="2023-09-18T09:58:00Z">
        <w:r w:rsidR="00B60D5A">
          <w:rPr>
            <w:rFonts w:ascii="Times New Roman" w:hAnsi="Times New Roman" w:cs="Times New Roman"/>
            <w:sz w:val="24"/>
            <w:szCs w:val="24"/>
          </w:rPr>
          <w:t>n</w:t>
        </w:r>
      </w:ins>
      <w:del w:id="122" w:author="Vaughn Shirey" w:date="2023-09-18T09:58:00Z">
        <w:r w:rsidR="00CE3951" w:rsidDel="00B60D5A">
          <w:rPr>
            <w:rFonts w:ascii="Times New Roman" w:hAnsi="Times New Roman" w:cs="Times New Roman"/>
            <w:sz w:val="24"/>
            <w:szCs w:val="24"/>
          </w:rPr>
          <w:delText>t</w:delText>
        </w:r>
      </w:del>
      <w:r w:rsidR="00CE3951">
        <w:rPr>
          <w:rFonts w:ascii="Times New Roman" w:hAnsi="Times New Roman" w:cs="Times New Roman"/>
          <w:sz w:val="24"/>
          <w:szCs w:val="24"/>
        </w:rPr>
        <w:t xml:space="preserve"> in many other regions due to high concentration of human populations in the </w:t>
      </w:r>
      <w:del w:id="123" w:author="Vaughn Shirey" w:date="2023-09-18T09:44:00Z">
        <w:r w:rsidR="00CE3951" w:rsidDel="001C58B2">
          <w:rPr>
            <w:rFonts w:ascii="Times New Roman" w:hAnsi="Times New Roman" w:cs="Times New Roman"/>
            <w:sz w:val="24"/>
            <w:szCs w:val="24"/>
          </w:rPr>
          <w:delText>south</w:delText>
        </w:r>
        <w:r w:rsidR="00A7686D" w:rsidRPr="00703517" w:rsidDel="001C58B2">
          <w:rPr>
            <w:rFonts w:ascii="Times New Roman" w:hAnsi="Times New Roman" w:cs="Times New Roman"/>
            <w:sz w:val="24"/>
            <w:szCs w:val="24"/>
          </w:rPr>
          <w:delText xml:space="preserve"> </w:delText>
        </w:r>
      </w:del>
      <w:ins w:id="124" w:author="Vaughn Shirey" w:date="2023-09-18T09:44:00Z">
        <w:r w:rsidR="001C58B2">
          <w:rPr>
            <w:rFonts w:ascii="Times New Roman" w:hAnsi="Times New Roman" w:cs="Times New Roman"/>
            <w:sz w:val="24"/>
            <w:szCs w:val="24"/>
          </w:rPr>
          <w:t xml:space="preserve">southern Canada </w:t>
        </w:r>
      </w:ins>
      <w:ins w:id="125" w:author="Vaughn Shirey" w:date="2023-09-18T10:21:00Z">
        <w:r w:rsidR="006C5418">
          <w:rPr>
            <w:rFonts w:ascii="Times New Roman" w:hAnsi="Times New Roman" w:cs="Times New Roman"/>
            <w:sz w:val="24"/>
            <w:szCs w:val="24"/>
          </w:rPr>
          <w:t xml:space="preserve">as opposed to the north </w:t>
        </w:r>
      </w:ins>
      <w:hyperlink r:id="rId13">
        <w:r w:rsidR="00E733B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{"citationID":"N3hOakNU","properties":{"formattedCitation":"(Shirey {\\i{}et al.} 2021)","plainCitation":"(Shirey et al. 2021)","noteIndex":0},"citationItems":[{"id":300,"uris":["http://zotero.org/users/3183432/items/PHZIA7QR"],"itemData":{"id":300,"type":"article-journal","container-title":"Ecography","issue":"4","title":"A complete inventory of North American butterfly occurrence data: narrowing data gaps, but increasing bias","volume":"44","author":[{"family":"Shirey","given":"Vaughn"},{"family":"Belitz","given":"Michael W."},{"family":"Barve","given":"Vijay"},{"family":"Guralnick","given":"R"}],"issued":{"date-parts":[["2021"]]}}}],"schema":"https://github.com/citation-style-language/schema/raw/master/csl-citation.json"}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E733B8"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These sampling gaps are major impediments to conservation, especially for invertebrates </w:t>
      </w:r>
      <w:ins w:id="126" w:author="Vaughn Shirey" w:date="2023-09-18T09:44:00Z">
        <w:r w:rsidR="00F47915">
          <w:rPr>
            <w:rFonts w:ascii="Times New Roman" w:hAnsi="Times New Roman" w:cs="Times New Roman"/>
            <w:sz w:val="24"/>
            <w:szCs w:val="24"/>
          </w:rPr>
          <w:t xml:space="preserve">since they restrict our knowledge of species occurrence through space and time </w:t>
        </w:r>
      </w:ins>
      <w:hyperlink r:id="rId14">
        <w:r w:rsidR="00E733B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{"citationID":"XoICRiDG","properties":{"formattedCitation":"(Cardoso {\\i{}et al.} 2011)","plainCitation":"(Cardoso et al. 2011)","noteIndex":0},"citationItems":[{"id":575,"uris":["http://zotero.org/users/3183432/items/IGKV5BTJ"],"itemData":{"id":575,"type":"article-journal","abstract":"Despite their high diversity and importance for humankind, invertebrates are often neglected in biodiversity conservation policies. We identify seven impediments to their effective protection: (1) invertebrates and their ecological services are mostly unknown to the general public (the public dilemma); (2) policymakers and stakeholders are mostly unaware of invertebrate conservation problems (the political dilemma); (3) basic science on invertebrates is scarce and underfunded (the scientific dilemma); (4) most species are undescribed (the Linnean shortfall); (5) the distribution of described species is mostly unknown (the Wallacean shortfall); (6) the abundance of species and their changes in space and time are unknown (the Prestonian shortfall); (7) species ways of life and sensitivities to habitat change are largely unknown (the Hutchinsonian shortfall).\n\nNumerous recent developments in taxonomy, inventorying, monitoring, data compilation, statistical analysis and science communication facilitate overcoming these impediments in both policy and practice. We suggest as possible solutions for the public dilemma: better public information and marketing. For the political dilemma: red-listing, legal priority listing and inclusion in environmental impact assessment studies. For the scientific dilemma: parataxonomy, citizen science programs and biodiversity informatics. For the Linnean shortfall: biodiversity surrogacy, increased support for taxonomy and advances in taxonomic publications. For the Wallacean shortfall: funding of inventories, compilation of data in public repositories and species distribution modeling. For the Prestonian shortfall: standardized protocols for inventorying and monitoring, widespread use of analogous protocols and increased support for natural history collections. For the Hutchinsonian shortfall: identifying good indicator taxa and studying extinction rates by indirect evidence.","container-title":"Biological Conservation","DOI":"10.1016/j.biocon.2011.07.024","issue":"11","page":"2647-2655","title":"The seven impediments in invertebrate conservation and how to overcome them","volume":"144","author":[{"family":"Cardoso","given":"P."},{"family":"Erwin","given":"T.L."},{"family":"Borges","given":"P.A.V."}],"issued":{"date-parts":[["2011"]]}}}],"schema":"https://github.com/citation-style-language/schema/raw/master/csl-citation.json"}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2011)</w:t>
        </w:r>
        <w:r w:rsidR="00E733B8" w:rsidRPr="00703517">
          <w:rPr>
            <w:rFonts w:ascii="Times New Roman" w:hAnsi="Times New Roman" w:cs="Times New Roman"/>
            <w:sz w:val="24"/>
            <w:szCs w:val="24"/>
          </w:rPr>
          <w:fldChar w:fldCharType="end"/>
        </w:r>
      </w:hyperlink>
      <w:r w:rsidR="00E733B8"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w:t>
      </w:r>
      <w:r w:rsidR="004C33B1">
        <w:rPr>
          <w:rFonts w:ascii="Times New Roman" w:hAnsi="Times New Roman" w:cs="Times New Roman"/>
          <w:sz w:val="24"/>
          <w:szCs w:val="24"/>
        </w:rPr>
        <w:t xml:space="preserve">Historically, </w:t>
      </w:r>
      <w:ins w:id="127" w:author="Vaughn Shirey" w:date="2023-09-18T09:45:00Z">
        <w:r w:rsidR="00A934FA">
          <w:rPr>
            <w:rFonts w:ascii="Times New Roman" w:hAnsi="Times New Roman" w:cs="Times New Roman"/>
            <w:sz w:val="24"/>
            <w:szCs w:val="24"/>
          </w:rPr>
          <w:t xml:space="preserve">occurrence </w:t>
        </w:r>
      </w:ins>
      <w:r w:rsidR="004C33B1">
        <w:rPr>
          <w:rFonts w:ascii="Times New Roman" w:hAnsi="Times New Roman" w:cs="Times New Roman"/>
          <w:sz w:val="24"/>
          <w:szCs w:val="24"/>
        </w:rPr>
        <w:t>d</w:t>
      </w:r>
      <w:r w:rsidRPr="00703517">
        <w:rPr>
          <w:rFonts w:ascii="Times New Roman" w:hAnsi="Times New Roman" w:cs="Times New Roman"/>
          <w:sz w:val="24"/>
          <w:szCs w:val="24"/>
        </w:rPr>
        <w:t xml:space="preserve">ata </w:t>
      </w:r>
      <w:del w:id="128" w:author="Vaughn Shirey" w:date="2023-09-18T10:22:00Z">
        <w:r w:rsidRPr="00703517" w:rsidDel="006C5418">
          <w:rPr>
            <w:rFonts w:ascii="Times New Roman" w:hAnsi="Times New Roman" w:cs="Times New Roman"/>
            <w:sz w:val="24"/>
            <w:szCs w:val="24"/>
          </w:rPr>
          <w:delText xml:space="preserve">that do exist </w:delText>
        </w:r>
      </w:del>
      <w:r w:rsidRPr="00703517">
        <w:rPr>
          <w:rFonts w:ascii="Times New Roman" w:hAnsi="Times New Roman" w:cs="Times New Roman"/>
          <w:sz w:val="24"/>
          <w:szCs w:val="24"/>
        </w:rPr>
        <w:t xml:space="preserve">in this region come largely from natural history museum collections </w:t>
      </w:r>
      <w:r w:rsidR="004C33B1">
        <w:rPr>
          <w:rFonts w:ascii="Times New Roman" w:hAnsi="Times New Roman" w:cs="Times New Roman"/>
          <w:sz w:val="24"/>
          <w:szCs w:val="24"/>
        </w:rPr>
        <w:t>while more contemporary data</w:t>
      </w:r>
      <w:del w:id="129" w:author="Vaughn Shirey" w:date="2023-09-08T10:29:00Z">
        <w:r w:rsidR="004C33B1" w:rsidDel="00AE4A3A">
          <w:rPr>
            <w:rFonts w:ascii="Times New Roman" w:hAnsi="Times New Roman" w:cs="Times New Roman"/>
            <w:sz w:val="24"/>
            <w:szCs w:val="24"/>
          </w:rPr>
          <w:delText xml:space="preserve"> largely</w:delText>
        </w:r>
      </w:del>
      <w:r w:rsidR="004C33B1">
        <w:rPr>
          <w:rFonts w:ascii="Times New Roman" w:hAnsi="Times New Roman" w:cs="Times New Roman"/>
          <w:sz w:val="24"/>
          <w:szCs w:val="24"/>
        </w:rPr>
        <w:t xml:space="preserve"> arise from </w:t>
      </w:r>
      <w:r w:rsidRPr="00703517">
        <w:rPr>
          <w:rFonts w:ascii="Times New Roman" w:hAnsi="Times New Roman" w:cs="Times New Roman"/>
          <w:sz w:val="24"/>
          <w:szCs w:val="24"/>
        </w:rPr>
        <w:t xml:space="preserve">community science </w:t>
      </w:r>
      <w:del w:id="130" w:author="Vaughn Shirey" w:date="2023-09-18T10:22:00Z">
        <w:r w:rsidR="00CE3951" w:rsidRPr="00703517" w:rsidDel="006C5418">
          <w:rPr>
            <w:rFonts w:ascii="Times New Roman" w:hAnsi="Times New Roman" w:cs="Times New Roman"/>
            <w:sz w:val="24"/>
            <w:szCs w:val="24"/>
          </w:rPr>
          <w:delText>platforms</w:delText>
        </w:r>
      </w:del>
      <w:ins w:id="131" w:author="Vaughn Shirey" w:date="2023-09-18T10:22:00Z">
        <w:r w:rsidR="006C5418" w:rsidRPr="00703517">
          <w:rPr>
            <w:rFonts w:ascii="Times New Roman" w:hAnsi="Times New Roman" w:cs="Times New Roman"/>
            <w:sz w:val="24"/>
            <w:szCs w:val="24"/>
          </w:rPr>
          <w:t>p</w:t>
        </w:r>
        <w:r w:rsidR="006C5418">
          <w:rPr>
            <w:rFonts w:ascii="Times New Roman" w:hAnsi="Times New Roman" w:cs="Times New Roman"/>
            <w:sz w:val="24"/>
            <w:szCs w:val="24"/>
          </w:rPr>
          <w:t>rograms</w:t>
        </w:r>
      </w:ins>
      <w:r w:rsidR="00CE3951">
        <w:rPr>
          <w:rFonts w:ascii="Times New Roman" w:hAnsi="Times New Roman" w:cs="Times New Roman"/>
          <w:sz w:val="24"/>
          <w:szCs w:val="24"/>
        </w:rPr>
        <w:t>,</w:t>
      </w:r>
      <w:r w:rsidR="00CE3951" w:rsidRPr="00703517">
        <w:rPr>
          <w:rFonts w:ascii="Times New Roman" w:hAnsi="Times New Roman" w:cs="Times New Roman"/>
          <w:sz w:val="24"/>
          <w:szCs w:val="24"/>
        </w:rPr>
        <w:t xml:space="preserve"> such</w:t>
      </w:r>
      <w:r w:rsidRPr="00703517">
        <w:rPr>
          <w:rFonts w:ascii="Times New Roman" w:hAnsi="Times New Roman" w:cs="Times New Roman"/>
          <w:sz w:val="24"/>
          <w:szCs w:val="24"/>
        </w:rPr>
        <w:t xml:space="preserve"> as records from online platforms like </w:t>
      </w:r>
      <w:r w:rsidR="00CE3951" w:rsidRPr="00703517">
        <w:rPr>
          <w:rFonts w:ascii="Times New Roman" w:hAnsi="Times New Roman" w:cs="Times New Roman"/>
          <w:sz w:val="24"/>
          <w:szCs w:val="24"/>
        </w:rPr>
        <w:t>iNaturalist</w:t>
      </w:r>
      <w:ins w:id="132" w:author="Vaughn Shirey" w:date="2023-09-08T10:29:00Z">
        <w:r w:rsidR="00AE4A3A">
          <w:rPr>
            <w:rFonts w:ascii="Times New Roman" w:hAnsi="Times New Roman" w:cs="Times New Roman"/>
            <w:sz w:val="24"/>
            <w:szCs w:val="24"/>
          </w:rPr>
          <w:t>. These data</w:t>
        </w:r>
      </w:ins>
      <w:del w:id="133" w:author="Vaughn Shirey" w:date="2023-09-08T10:29:00Z">
        <w:r w:rsidR="00CE3951" w:rsidDel="00AE4A3A">
          <w:rPr>
            <w:rFonts w:ascii="Times New Roman" w:hAnsi="Times New Roman" w:cs="Times New Roman"/>
            <w:sz w:val="24"/>
            <w:szCs w:val="24"/>
          </w:rPr>
          <w:delText xml:space="preserve"> and</w:delText>
        </w:r>
      </w:del>
      <w:r w:rsidRPr="00703517">
        <w:rPr>
          <w:rFonts w:ascii="Times New Roman" w:hAnsi="Times New Roman" w:cs="Times New Roman"/>
          <w:sz w:val="24"/>
          <w:szCs w:val="24"/>
        </w:rPr>
        <w:t xml:space="preserve"> are almost all</w:t>
      </w:r>
      <w:r w:rsidR="00396D47" w:rsidRPr="00703517">
        <w:rPr>
          <w:rFonts w:ascii="Times New Roman" w:hAnsi="Times New Roman" w:cs="Times New Roman"/>
          <w:sz w:val="24"/>
          <w:szCs w:val="24"/>
        </w:rPr>
        <w:t xml:space="preserve"> opportunistic</w:t>
      </w:r>
      <w:r w:rsidR="000849C8">
        <w:rPr>
          <w:rFonts w:ascii="Times New Roman" w:hAnsi="Times New Roman" w:cs="Times New Roman"/>
          <w:sz w:val="24"/>
          <w:szCs w:val="24"/>
        </w:rPr>
        <w:t xml:space="preserve"> or</w:t>
      </w:r>
      <w:r w:rsidR="00CE3951">
        <w:rPr>
          <w:rFonts w:ascii="Times New Roman" w:hAnsi="Times New Roman" w:cs="Times New Roman"/>
          <w:sz w:val="24"/>
          <w:szCs w:val="24"/>
        </w:rPr>
        <w:t xml:space="preserve"> </w:t>
      </w:r>
      <w:r w:rsidRPr="00703517">
        <w:rPr>
          <w:rFonts w:ascii="Times New Roman" w:hAnsi="Times New Roman" w:cs="Times New Roman"/>
          <w:sz w:val="24"/>
          <w:szCs w:val="24"/>
        </w:rPr>
        <w:t>“presence-only”</w:t>
      </w:r>
      <w:r w:rsidR="00756CF2">
        <w:rPr>
          <w:rFonts w:ascii="Times New Roman" w:hAnsi="Times New Roman" w:cs="Times New Roman"/>
          <w:sz w:val="24"/>
          <w:szCs w:val="24"/>
        </w:rPr>
        <w:t xml:space="preserve"> </w:t>
      </w:r>
      <w:r w:rsidR="000849C8">
        <w:rPr>
          <w:rFonts w:ascii="Times New Roman" w:hAnsi="Times New Roman" w:cs="Times New Roman"/>
          <w:sz w:val="24"/>
          <w:szCs w:val="24"/>
        </w:rPr>
        <w:t xml:space="preserve">data </w:t>
      </w:r>
      <w:r w:rsidRPr="00703517">
        <w:rPr>
          <w:rFonts w:ascii="Times New Roman" w:hAnsi="Times New Roman" w:cs="Times New Roman"/>
          <w:sz w:val="24"/>
          <w:szCs w:val="24"/>
        </w:rPr>
        <w:t>(</w:t>
      </w:r>
      <w:r w:rsidR="00396D47" w:rsidRPr="00703517">
        <w:rPr>
          <w:rFonts w:ascii="Times New Roman" w:hAnsi="Times New Roman" w:cs="Times New Roman"/>
          <w:sz w:val="24"/>
          <w:szCs w:val="24"/>
        </w:rPr>
        <w:t>hereafter, presence</w:t>
      </w:r>
      <w:r w:rsidR="000849C8">
        <w:rPr>
          <w:rFonts w:ascii="Times New Roman" w:hAnsi="Times New Roman" w:cs="Times New Roman"/>
          <w:sz w:val="24"/>
          <w:szCs w:val="24"/>
        </w:rPr>
        <w:t>-</w:t>
      </w:r>
      <w:r w:rsidR="00396D47" w:rsidRPr="00703517">
        <w:rPr>
          <w:rFonts w:ascii="Times New Roman" w:hAnsi="Times New Roman" w:cs="Times New Roman"/>
          <w:sz w:val="24"/>
          <w:szCs w:val="24"/>
        </w:rPr>
        <w:t>only</w:t>
      </w:r>
      <w:r w:rsidRPr="00703517">
        <w:rPr>
          <w:rFonts w:ascii="Times New Roman" w:hAnsi="Times New Roman" w:cs="Times New Roman"/>
          <w:sz w:val="24"/>
          <w:szCs w:val="24"/>
        </w:rPr>
        <w:t xml:space="preserve">). Presence-only data </w:t>
      </w:r>
      <w:r w:rsidR="00A7686D" w:rsidRPr="00703517">
        <w:rPr>
          <w:rFonts w:ascii="Times New Roman" w:hAnsi="Times New Roman" w:cs="Times New Roman"/>
          <w:sz w:val="24"/>
          <w:szCs w:val="24"/>
        </w:rPr>
        <w:t xml:space="preserve">rarely </w:t>
      </w:r>
      <w:r w:rsidRPr="00703517">
        <w:rPr>
          <w:rFonts w:ascii="Times New Roman" w:hAnsi="Times New Roman" w:cs="Times New Roman"/>
          <w:sz w:val="24"/>
          <w:szCs w:val="24"/>
        </w:rPr>
        <w:t xml:space="preserve">capture all species </w:t>
      </w:r>
      <w:r w:rsidR="00A7686D" w:rsidRPr="00703517">
        <w:rPr>
          <w:rFonts w:ascii="Times New Roman" w:hAnsi="Times New Roman" w:cs="Times New Roman"/>
          <w:sz w:val="24"/>
          <w:szCs w:val="24"/>
        </w:rPr>
        <w:t xml:space="preserve">in </w:t>
      </w:r>
      <w:r w:rsidR="000849C8">
        <w:rPr>
          <w:rFonts w:ascii="Times New Roman" w:hAnsi="Times New Roman" w:cs="Times New Roman"/>
          <w:sz w:val="24"/>
          <w:szCs w:val="24"/>
        </w:rPr>
        <w:t>the</w:t>
      </w:r>
      <w:r w:rsidR="000849C8" w:rsidRPr="00703517">
        <w:rPr>
          <w:rFonts w:ascii="Times New Roman" w:hAnsi="Times New Roman" w:cs="Times New Roman"/>
          <w:sz w:val="24"/>
          <w:szCs w:val="24"/>
        </w:rPr>
        <w:t xml:space="preserve"> </w:t>
      </w:r>
      <w:r w:rsidRPr="00703517">
        <w:rPr>
          <w:rFonts w:ascii="Times New Roman" w:hAnsi="Times New Roman" w:cs="Times New Roman"/>
          <w:sz w:val="24"/>
          <w:szCs w:val="24"/>
        </w:rPr>
        <w:t>broader</w:t>
      </w:r>
      <w:r w:rsidR="00A14ED4">
        <w:rPr>
          <w:rFonts w:ascii="Times New Roman" w:hAnsi="Times New Roman" w:cs="Times New Roman"/>
          <w:sz w:val="24"/>
          <w:szCs w:val="24"/>
        </w:rPr>
        <w:t xml:space="preserve"> </w:t>
      </w:r>
      <w:r w:rsidRPr="00703517">
        <w:rPr>
          <w:rFonts w:ascii="Times New Roman" w:hAnsi="Times New Roman" w:cs="Times New Roman"/>
          <w:sz w:val="24"/>
          <w:szCs w:val="24"/>
        </w:rPr>
        <w:t xml:space="preserve">community </w:t>
      </w:r>
      <w:r w:rsidR="004D79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{"citationID":"CnvF15MY","properties":{"formattedCitation":"(Kelling {\\i{}et al.} 2019)","plainCitation":"(Kelling et al. 2019)","noteIndex":0},"citationItems":[{"id":817,"uris":["http://zotero.org/users/3183432/items/KBHCT9JL"],"itemData":{"id":817,"type":"article-journal","container-title":"BioScience","issue":"3","note":"publisher: Oxford University Press","page":"170–179","title":"Using semistructured surveys to improve citizen science data for monitoring biodiversity","volume":"69","author":[{"family":"Kelling","given":"Steve"},{"family":"Johnston","given":"Alison"},{"family":"Bonn","given":"Aletta"},{"family":"Fink","given":"Daniel"},{"family":"Ruiz-Gutierrez","given":"Viviana"},{"family":"Bonney","given":"Rick"},{"family":"Fernandez","given":"Miguel"},{"family":"Hochachka","given":"Wesley M"},{"family":"Julliard","given":"Romain"},{"family":"Kraemer","given":"Roland"},{"literal":"others"}],"issued":{"date-parts":[["2019"]]}}}],"schema":"https://github.com/citation-style-language/schema/raw/master/csl-citation.json"} </w:instrText>
      </w:r>
      <w:r w:rsidR="004D79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(Kelling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4D796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For example, collectors/observers may more often record species of particular interest or </w:t>
      </w:r>
      <w:r w:rsidR="00647BD1">
        <w:rPr>
          <w:rFonts w:ascii="Times New Roman" w:hAnsi="Times New Roman" w:cs="Times New Roman"/>
          <w:sz w:val="24"/>
          <w:szCs w:val="24"/>
        </w:rPr>
        <w:t xml:space="preserve">those </w:t>
      </w:r>
      <w:r w:rsidR="007C6A59">
        <w:rPr>
          <w:rFonts w:ascii="Times New Roman" w:hAnsi="Times New Roman" w:cs="Times New Roman"/>
          <w:sz w:val="24"/>
          <w:szCs w:val="24"/>
        </w:rPr>
        <w:t xml:space="preserve">that are </w:t>
      </w:r>
      <w:r w:rsidR="00A7686D" w:rsidRPr="00703517">
        <w:rPr>
          <w:rFonts w:ascii="Times New Roman" w:hAnsi="Times New Roman" w:cs="Times New Roman"/>
          <w:sz w:val="24"/>
          <w:szCs w:val="24"/>
        </w:rPr>
        <w:t>more detectabl</w:t>
      </w:r>
      <w:r w:rsidR="00647BD1">
        <w:rPr>
          <w:rFonts w:ascii="Times New Roman" w:hAnsi="Times New Roman" w:cs="Times New Roman"/>
          <w:sz w:val="24"/>
          <w:szCs w:val="24"/>
        </w:rPr>
        <w:t>e</w:t>
      </w:r>
      <w:r w:rsidR="000849C8">
        <w:rPr>
          <w:rFonts w:ascii="Times New Roman" w:hAnsi="Times New Roman" w:cs="Times New Roman"/>
          <w:sz w:val="24"/>
          <w:szCs w:val="24"/>
        </w:rPr>
        <w:t>.</w:t>
      </w:r>
      <w:r w:rsidR="00647BD1">
        <w:rPr>
          <w:rFonts w:ascii="Times New Roman" w:hAnsi="Times New Roman" w:cs="Times New Roman"/>
          <w:sz w:val="24"/>
          <w:szCs w:val="24"/>
        </w:rPr>
        <w:t xml:space="preserve"> C</w:t>
      </w:r>
      <w:r w:rsidR="00647BD1" w:rsidRPr="00703517">
        <w:rPr>
          <w:rFonts w:ascii="Times New Roman" w:hAnsi="Times New Roman" w:cs="Times New Roman"/>
          <w:sz w:val="24"/>
          <w:szCs w:val="24"/>
        </w:rPr>
        <w:t xml:space="preserve">ryptic, </w:t>
      </w:r>
      <w:r w:rsidR="00647BD1">
        <w:rPr>
          <w:rFonts w:ascii="Times New Roman" w:hAnsi="Times New Roman" w:cs="Times New Roman"/>
          <w:sz w:val="24"/>
          <w:szCs w:val="24"/>
        </w:rPr>
        <w:t>small-bodied</w:t>
      </w:r>
      <w:r w:rsidR="00647BD1" w:rsidRPr="00703517">
        <w:rPr>
          <w:rFonts w:ascii="Times New Roman" w:hAnsi="Times New Roman" w:cs="Times New Roman"/>
          <w:sz w:val="24"/>
          <w:szCs w:val="24"/>
        </w:rPr>
        <w:t xml:space="preserve"> species may go under-reported </w:t>
      </w:r>
      <w:r w:rsidR="00647BD1" w:rsidRPr="00703517">
        <w:rPr>
          <w:rFonts w:ascii="Times New Roman" w:hAnsi="Times New Roman" w:cs="Times New Roman"/>
          <w:sz w:val="24"/>
          <w:szCs w:val="24"/>
        </w:rPr>
        <w:fldChar w:fldCharType="begin"/>
      </w:r>
      <w:r w:rsidR="00647BD1" w:rsidRPr="00703517">
        <w:rPr>
          <w:rFonts w:ascii="Times New Roman" w:hAnsi="Times New Roman" w:cs="Times New Roman"/>
          <w:sz w:val="24"/>
          <w:szCs w:val="24"/>
        </w:rPr>
        <w:instrText xml:space="preserve"> ADDIN ZOTERO_ITEM CSL_CITATION {"citationID":"2eO9aGsn","properties":{"formattedCitation":"(Meyer {\\i{}et al.} 2016; Adamo {\\i{}et al.} 2021)","plainCitation":"(Meyer et al. 2016; Adamo et al. 2021)","noteIndex":0},"citationItems":[{"id":819,"uris":["http://zotero.org/users/3183432/items/35Q8F7W6"],"itemData":{"id":819,"type":"article-journal","container-title":"Nature plants","issue":"5","note":"publisher: Nature Publishing Group UK London","page":"574–578","title":"Plant scientists’ research attention is skewed towards colourful, conspicuous and broadly distributed flowers","volume":"7","author":[{"family":"Adamo","given":"Martino"},{"family":"Chialva","given":"Matteo"},{"family":"Calevo","given":"Jacopo"},{"family":"Bertoni","given":"Filippo"},{"family":"Dixon","given":"Kingsley"},{"family":"Mammola","given":"Stefano"}],"issued":{"date-parts":[["2021"]]}}},{"id":818,"uris":["http://zotero.org/users/3183432/items/GTZ5SFFT"],"itemData":{"id":818,"type":"article-journal","container-title":"Global Ecology and Biogeography","issue":"10","note":"publisher: Wiley Online Library","page":"1181–1193","title":"Range geometry and socio-economics dominate species-level biases in occurrence information","volume":"25","author":[{"family":"Meyer","given":"Carsten"},{"family":"Jetz","given":"Walter"},{"family":"Guralnick","given":"Robert P"},{"family":"Fritz","given":"Susanne A"},{"family":"Kreft","given":"Holger"}],"issued":{"date-parts":[["2016"]]}}}],"schema":"https://github.com/citation-style-language/schema/raw/master/csl-citation.json"} </w:instrText>
      </w:r>
      <w:r w:rsidR="00647BD1" w:rsidRPr="00703517">
        <w:rPr>
          <w:rFonts w:ascii="Times New Roman" w:hAnsi="Times New Roman" w:cs="Times New Roman"/>
          <w:sz w:val="24"/>
          <w:szCs w:val="24"/>
        </w:rPr>
        <w:fldChar w:fldCharType="separate"/>
      </w:r>
      <w:r w:rsidR="00647BD1" w:rsidRPr="00703517">
        <w:rPr>
          <w:rFonts w:ascii="Times New Roman" w:hAnsi="Times New Roman" w:cs="Times New Roman"/>
          <w:sz w:val="24"/>
          <w:szCs w:val="24"/>
        </w:rPr>
        <w:t xml:space="preserve">(Meyer </w:t>
      </w:r>
      <w:r w:rsidR="00647BD1" w:rsidRPr="00703517">
        <w:rPr>
          <w:rFonts w:ascii="Times New Roman" w:hAnsi="Times New Roman" w:cs="Times New Roman"/>
          <w:i/>
          <w:iCs/>
          <w:sz w:val="24"/>
          <w:szCs w:val="24"/>
        </w:rPr>
        <w:t>et al.</w:t>
      </w:r>
      <w:r w:rsidR="00647BD1" w:rsidRPr="00703517">
        <w:rPr>
          <w:rFonts w:ascii="Times New Roman" w:hAnsi="Times New Roman" w:cs="Times New Roman"/>
          <w:sz w:val="24"/>
          <w:szCs w:val="24"/>
        </w:rPr>
        <w:t xml:space="preserve"> 2016; Adamo </w:t>
      </w:r>
      <w:r w:rsidR="00647BD1" w:rsidRPr="00703517">
        <w:rPr>
          <w:rFonts w:ascii="Times New Roman" w:hAnsi="Times New Roman" w:cs="Times New Roman"/>
          <w:i/>
          <w:iCs/>
          <w:sz w:val="24"/>
          <w:szCs w:val="24"/>
        </w:rPr>
        <w:t>et al.</w:t>
      </w:r>
      <w:r w:rsidR="00647BD1" w:rsidRPr="00703517">
        <w:rPr>
          <w:rFonts w:ascii="Times New Roman" w:hAnsi="Times New Roman" w:cs="Times New Roman"/>
          <w:sz w:val="24"/>
          <w:szCs w:val="24"/>
        </w:rPr>
        <w:t xml:space="preserve"> 2021)</w:t>
      </w:r>
      <w:r w:rsidR="00647BD1" w:rsidRPr="00703517">
        <w:rPr>
          <w:rFonts w:ascii="Times New Roman" w:hAnsi="Times New Roman" w:cs="Times New Roman"/>
          <w:sz w:val="24"/>
          <w:szCs w:val="24"/>
        </w:rPr>
        <w:fldChar w:fldCharType="end"/>
      </w:r>
      <w:r w:rsidR="00647BD1" w:rsidRPr="00703517">
        <w:rPr>
          <w:rFonts w:ascii="Times New Roman" w:hAnsi="Times New Roman" w:cs="Times New Roman"/>
          <w:sz w:val="24"/>
          <w:szCs w:val="24"/>
        </w:rPr>
        <w:t xml:space="preserve">. </w:t>
      </w:r>
      <w:r w:rsidR="00647BD1">
        <w:rPr>
          <w:rFonts w:ascii="Times New Roman" w:hAnsi="Times New Roman" w:cs="Times New Roman"/>
          <w:sz w:val="24"/>
          <w:szCs w:val="24"/>
        </w:rPr>
        <w:t xml:space="preserve">Further, there is no </w:t>
      </w:r>
      <w:r w:rsidR="005371E1">
        <w:rPr>
          <w:rFonts w:ascii="Times New Roman" w:hAnsi="Times New Roman" w:cs="Times New Roman"/>
          <w:sz w:val="24"/>
          <w:szCs w:val="24"/>
        </w:rPr>
        <w:t>expectation</w:t>
      </w:r>
      <w:r w:rsidR="00647BD1">
        <w:rPr>
          <w:rFonts w:ascii="Times New Roman" w:hAnsi="Times New Roman" w:cs="Times New Roman"/>
          <w:sz w:val="24"/>
          <w:szCs w:val="24"/>
        </w:rPr>
        <w:t xml:space="preserve"> of resampling at the same site over time.</w:t>
      </w:r>
      <w:r w:rsidR="000849C8">
        <w:rPr>
          <w:rFonts w:ascii="Times New Roman" w:hAnsi="Times New Roman" w:cs="Times New Roman"/>
          <w:sz w:val="24"/>
          <w:szCs w:val="24"/>
        </w:rPr>
        <w:t xml:space="preserve"> </w:t>
      </w:r>
      <w:r w:rsidR="00A7686D" w:rsidRPr="00703517">
        <w:rPr>
          <w:rFonts w:ascii="Times New Roman" w:hAnsi="Times New Roman" w:cs="Times New Roman"/>
          <w:sz w:val="24"/>
          <w:szCs w:val="24"/>
        </w:rPr>
        <w:t xml:space="preserve">Finally, </w:t>
      </w:r>
      <w:r w:rsidR="00B06455">
        <w:rPr>
          <w:rFonts w:ascii="Times New Roman" w:hAnsi="Times New Roman" w:cs="Times New Roman"/>
          <w:sz w:val="24"/>
          <w:szCs w:val="24"/>
        </w:rPr>
        <w:t xml:space="preserve">accounting for </w:t>
      </w:r>
      <w:r w:rsidR="00587906" w:rsidRPr="00703517">
        <w:rPr>
          <w:rFonts w:ascii="Times New Roman" w:hAnsi="Times New Roman" w:cs="Times New Roman"/>
          <w:sz w:val="24"/>
          <w:szCs w:val="24"/>
        </w:rPr>
        <w:t xml:space="preserve">data </w:t>
      </w:r>
      <w:r w:rsidR="00B06455">
        <w:rPr>
          <w:rFonts w:ascii="Times New Roman" w:hAnsi="Times New Roman" w:cs="Times New Roman"/>
          <w:sz w:val="24"/>
          <w:szCs w:val="24"/>
        </w:rPr>
        <w:t xml:space="preserve">biases </w:t>
      </w:r>
      <w:r w:rsidR="00251EB8" w:rsidRPr="00703517">
        <w:rPr>
          <w:rFonts w:ascii="Times New Roman" w:hAnsi="Times New Roman" w:cs="Times New Roman"/>
          <w:sz w:val="24"/>
          <w:szCs w:val="24"/>
        </w:rPr>
        <w:t>is</w:t>
      </w:r>
      <w:r w:rsidRPr="00703517">
        <w:rPr>
          <w:rFonts w:ascii="Times New Roman" w:hAnsi="Times New Roman" w:cs="Times New Roman"/>
          <w:sz w:val="24"/>
          <w:szCs w:val="24"/>
        </w:rPr>
        <w:t xml:space="preserve"> </w:t>
      </w:r>
      <w:r w:rsidR="00B06455">
        <w:rPr>
          <w:rFonts w:ascii="Times New Roman" w:hAnsi="Times New Roman" w:cs="Times New Roman"/>
          <w:sz w:val="24"/>
          <w:szCs w:val="24"/>
        </w:rPr>
        <w:t xml:space="preserve">particularly </w:t>
      </w:r>
      <w:r w:rsidR="007C6A59">
        <w:rPr>
          <w:rFonts w:ascii="Times New Roman" w:hAnsi="Times New Roman" w:cs="Times New Roman"/>
          <w:sz w:val="24"/>
          <w:szCs w:val="24"/>
        </w:rPr>
        <w:t>challenging</w:t>
      </w:r>
      <w:r w:rsidR="007C6A59" w:rsidRPr="00703517">
        <w:rPr>
          <w:rFonts w:ascii="Times New Roman" w:hAnsi="Times New Roman" w:cs="Times New Roman"/>
          <w:sz w:val="24"/>
          <w:szCs w:val="24"/>
        </w:rPr>
        <w:t xml:space="preserve"> </w:t>
      </w:r>
      <w:r w:rsidR="007C6A59">
        <w:rPr>
          <w:rFonts w:ascii="Times New Roman" w:hAnsi="Times New Roman" w:cs="Times New Roman"/>
          <w:sz w:val="24"/>
          <w:szCs w:val="24"/>
        </w:rPr>
        <w:t>because</w:t>
      </w:r>
      <w:r w:rsidR="00B22746">
        <w:rPr>
          <w:rFonts w:ascii="Times New Roman" w:hAnsi="Times New Roman" w:cs="Times New Roman"/>
          <w:sz w:val="24"/>
          <w:szCs w:val="24"/>
        </w:rPr>
        <w:t xml:space="preserve"> absences </w:t>
      </w:r>
      <w:r w:rsidR="008140DC">
        <w:rPr>
          <w:rFonts w:ascii="Times New Roman" w:hAnsi="Times New Roman" w:cs="Times New Roman"/>
          <w:sz w:val="24"/>
          <w:szCs w:val="24"/>
        </w:rPr>
        <w:t>(</w:t>
      </w:r>
      <w:r w:rsidR="00B22746">
        <w:rPr>
          <w:rFonts w:ascii="Times New Roman" w:hAnsi="Times New Roman" w:cs="Times New Roman"/>
          <w:sz w:val="24"/>
          <w:szCs w:val="24"/>
        </w:rPr>
        <w:t>or non-detections</w:t>
      </w:r>
      <w:r w:rsidR="008140DC">
        <w:rPr>
          <w:rFonts w:ascii="Times New Roman" w:hAnsi="Times New Roman" w:cs="Times New Roman"/>
          <w:sz w:val="24"/>
          <w:szCs w:val="24"/>
        </w:rPr>
        <w:t>)</w:t>
      </w:r>
      <w:r w:rsidR="00B22746">
        <w:rPr>
          <w:rFonts w:ascii="Times New Roman" w:hAnsi="Times New Roman" w:cs="Times New Roman"/>
          <w:sz w:val="24"/>
          <w:szCs w:val="24"/>
        </w:rPr>
        <w:t xml:space="preserve"> </w:t>
      </w:r>
      <w:r w:rsidR="00B06455">
        <w:rPr>
          <w:rFonts w:ascii="Times New Roman" w:hAnsi="Times New Roman" w:cs="Times New Roman"/>
          <w:sz w:val="24"/>
          <w:szCs w:val="24"/>
        </w:rPr>
        <w:t xml:space="preserve">go </w:t>
      </w:r>
      <w:r w:rsidR="00251EB8">
        <w:rPr>
          <w:rFonts w:ascii="Times New Roman" w:hAnsi="Times New Roman" w:cs="Times New Roman"/>
          <w:sz w:val="24"/>
          <w:szCs w:val="24"/>
        </w:rPr>
        <w:t>unrecorded,</w:t>
      </w:r>
      <w:r w:rsidR="00B22746">
        <w:rPr>
          <w:rFonts w:ascii="Times New Roman" w:hAnsi="Times New Roman" w:cs="Times New Roman"/>
          <w:sz w:val="24"/>
          <w:szCs w:val="24"/>
        </w:rPr>
        <w:t xml:space="preserve"> </w:t>
      </w:r>
      <w:r w:rsidR="00B06455">
        <w:rPr>
          <w:rFonts w:ascii="Times New Roman" w:hAnsi="Times New Roman" w:cs="Times New Roman"/>
          <w:sz w:val="24"/>
          <w:szCs w:val="24"/>
        </w:rPr>
        <w:t xml:space="preserve">and effort is </w:t>
      </w:r>
      <w:ins w:id="134" w:author="Vaughn Shirey" w:date="2023-09-18T09:45:00Z">
        <w:r w:rsidR="00CC6B7F">
          <w:rPr>
            <w:rFonts w:ascii="Times New Roman" w:hAnsi="Times New Roman" w:cs="Times New Roman"/>
            <w:sz w:val="24"/>
            <w:szCs w:val="24"/>
          </w:rPr>
          <w:t xml:space="preserve">also </w:t>
        </w:r>
      </w:ins>
      <w:r w:rsidR="00B06455">
        <w:rPr>
          <w:rFonts w:ascii="Times New Roman" w:hAnsi="Times New Roman" w:cs="Times New Roman"/>
          <w:sz w:val="24"/>
          <w:szCs w:val="24"/>
        </w:rPr>
        <w:t xml:space="preserve">unknown. </w:t>
      </w:r>
      <w:r w:rsidR="007C6A59">
        <w:rPr>
          <w:rFonts w:ascii="Times New Roman" w:hAnsi="Times New Roman" w:cs="Times New Roman"/>
          <w:sz w:val="24"/>
          <w:szCs w:val="24"/>
        </w:rPr>
        <w:t>Thus, these</w:t>
      </w:r>
      <w:r w:rsidR="00B22746">
        <w:rPr>
          <w:rFonts w:ascii="Times New Roman" w:hAnsi="Times New Roman" w:cs="Times New Roman"/>
          <w:sz w:val="24"/>
          <w:szCs w:val="24"/>
        </w:rPr>
        <w:t xml:space="preserve"> data have long been unsuitable for </w:t>
      </w:r>
      <w:r w:rsidR="005371E1">
        <w:rPr>
          <w:rFonts w:ascii="Times New Roman" w:hAnsi="Times New Roman" w:cs="Times New Roman"/>
          <w:sz w:val="24"/>
          <w:szCs w:val="24"/>
        </w:rPr>
        <w:t>standard</w:t>
      </w:r>
      <w:r w:rsidR="00B22746">
        <w:rPr>
          <w:rFonts w:ascii="Times New Roman" w:hAnsi="Times New Roman" w:cs="Times New Roman"/>
          <w:sz w:val="24"/>
          <w:szCs w:val="24"/>
        </w:rPr>
        <w:t xml:space="preserve"> statistical models, which are largely rooted in generalized linear modeling paradigms</w:t>
      </w:r>
      <w:r w:rsidR="00B06455">
        <w:rPr>
          <w:rFonts w:ascii="Times New Roman" w:hAnsi="Times New Roman" w:cs="Times New Roman"/>
          <w:sz w:val="24"/>
          <w:szCs w:val="24"/>
        </w:rPr>
        <w:t xml:space="preserve"> that </w:t>
      </w:r>
      <w:r w:rsidR="005371E1">
        <w:rPr>
          <w:rFonts w:ascii="Times New Roman" w:hAnsi="Times New Roman" w:cs="Times New Roman"/>
          <w:sz w:val="24"/>
          <w:szCs w:val="24"/>
        </w:rPr>
        <w:t>require</w:t>
      </w:r>
      <w:r w:rsidR="00B06455">
        <w:rPr>
          <w:rFonts w:ascii="Times New Roman" w:hAnsi="Times New Roman" w:cs="Times New Roman"/>
          <w:sz w:val="24"/>
          <w:szCs w:val="24"/>
        </w:rPr>
        <w:t xml:space="preserve"> abundance or presence-absence data</w:t>
      </w:r>
      <w:r w:rsidR="00B22746">
        <w:rPr>
          <w:rFonts w:ascii="Times New Roman" w:hAnsi="Times New Roman" w:cs="Times New Roman"/>
          <w:sz w:val="24"/>
          <w:szCs w:val="24"/>
        </w:rPr>
        <w:t xml:space="preserve">. To confront the </w:t>
      </w:r>
      <w:r w:rsidR="002D313D">
        <w:rPr>
          <w:rFonts w:ascii="Times New Roman" w:hAnsi="Times New Roman" w:cs="Times New Roman"/>
          <w:sz w:val="24"/>
          <w:szCs w:val="24"/>
        </w:rPr>
        <w:t>conundrum</w:t>
      </w:r>
      <w:r w:rsidR="00B22746">
        <w:rPr>
          <w:rFonts w:ascii="Times New Roman" w:hAnsi="Times New Roman" w:cs="Times New Roman"/>
          <w:sz w:val="24"/>
          <w:szCs w:val="24"/>
        </w:rPr>
        <w:t xml:space="preserve"> that the most highly available distribution data could not be used in </w:t>
      </w:r>
      <w:r w:rsidR="00226332">
        <w:rPr>
          <w:rFonts w:ascii="Times New Roman" w:hAnsi="Times New Roman" w:cs="Times New Roman"/>
          <w:sz w:val="24"/>
          <w:szCs w:val="24"/>
        </w:rPr>
        <w:t xml:space="preserve">typical statistical </w:t>
      </w:r>
      <w:r w:rsidR="00B22746">
        <w:rPr>
          <w:rFonts w:ascii="Times New Roman" w:hAnsi="Times New Roman" w:cs="Times New Roman"/>
          <w:sz w:val="24"/>
          <w:szCs w:val="24"/>
        </w:rPr>
        <w:t>models, a new class of species distribution models</w:t>
      </w:r>
      <w:r w:rsidR="00B06455">
        <w:rPr>
          <w:rFonts w:ascii="Times New Roman" w:hAnsi="Times New Roman" w:cs="Times New Roman"/>
          <w:sz w:val="24"/>
          <w:szCs w:val="24"/>
        </w:rPr>
        <w:t>, including popular software like MaxENT,</w:t>
      </w:r>
      <w:r w:rsidR="00B22746">
        <w:rPr>
          <w:rFonts w:ascii="Times New Roman" w:hAnsi="Times New Roman" w:cs="Times New Roman"/>
          <w:sz w:val="24"/>
          <w:szCs w:val="24"/>
        </w:rPr>
        <w:t xml:space="preserve"> which </w:t>
      </w:r>
      <w:r w:rsidR="00B06455">
        <w:rPr>
          <w:rFonts w:ascii="Times New Roman" w:hAnsi="Times New Roman" w:cs="Times New Roman"/>
          <w:sz w:val="24"/>
          <w:szCs w:val="24"/>
        </w:rPr>
        <w:t>generate</w:t>
      </w:r>
      <w:r w:rsidR="009E6F29">
        <w:rPr>
          <w:rFonts w:ascii="Times New Roman" w:hAnsi="Times New Roman" w:cs="Times New Roman"/>
          <w:sz w:val="24"/>
          <w:szCs w:val="24"/>
        </w:rPr>
        <w:t xml:space="preserve"> </w:t>
      </w:r>
      <w:r w:rsidR="00B22746">
        <w:rPr>
          <w:rFonts w:ascii="Times New Roman" w:hAnsi="Times New Roman" w:cs="Times New Roman"/>
          <w:sz w:val="24"/>
          <w:szCs w:val="24"/>
        </w:rPr>
        <w:t>“pseudoabsence” data</w:t>
      </w:r>
      <w:r w:rsidR="00B06455">
        <w:rPr>
          <w:rFonts w:ascii="Times New Roman" w:hAnsi="Times New Roman" w:cs="Times New Roman"/>
          <w:sz w:val="24"/>
          <w:szCs w:val="24"/>
        </w:rPr>
        <w:t xml:space="preserve"> based on algorithms</w:t>
      </w:r>
      <w:r w:rsidR="00C705AE">
        <w:rPr>
          <w:rFonts w:ascii="Times New Roman" w:hAnsi="Times New Roman" w:cs="Times New Roman"/>
          <w:sz w:val="24"/>
          <w:szCs w:val="24"/>
        </w:rPr>
        <w:t xml:space="preserve"> </w:t>
      </w:r>
      <w:r w:rsidR="00C705AE">
        <w:rPr>
          <w:rFonts w:ascii="Times New Roman" w:hAnsi="Times New Roman" w:cs="Times New Roman"/>
          <w:sz w:val="24"/>
          <w:szCs w:val="24"/>
        </w:rPr>
        <w:fldChar w:fldCharType="begin"/>
      </w:r>
      <w:r w:rsidR="00A047F7">
        <w:rPr>
          <w:rFonts w:ascii="Times New Roman" w:hAnsi="Times New Roman" w:cs="Times New Roman"/>
          <w:sz w:val="24"/>
          <w:szCs w:val="24"/>
        </w:rPr>
        <w:instrText xml:space="preserve"> ADDIN ZOTERO_ITEM CSL_CITATION {"citationID":"g9DeuaT8","properties":{"formattedCitation":"(Elith* {\\i{}et al.} 2006)","plainCitation":"(Elith* et al. 2006)","noteIndex":0},"citationItems":[{"id":1339,"uris":["http://zotero.org/users/3183432/items/LRT3GIJE"],"itemData":{"id":1339,"type":"article-journal","container-title":"Ecography","issue":"2","note":"publisher: Wiley Online Library","page":"129–151","title":"Novel methods improve prediction of species’ distributions from occurrence data","volume":"29","author":[{"family":"Elith*","given":"Jane"},{"family":"H. Graham*","given":"Catherine"},{"family":"P. Anderson","given":"Robert"},{"family":"Dudík","given":"Miroslav"},{"family":"Ferrier","given":"Simon"},{"family":"Guisan","given":"Antoine"},{"family":"J. Hijmans","given":"Robert"},{"family":"Huettmann","given":"Falk"},{"family":"R. Leathwick","given":"John"},{"family":"Lehmann","given":"Anthony"},{"literal":"others"}],"issued":{"date-parts":[["2006"]]}}}],"schema":"https://github.com/citation-style-language/schema/raw/master/csl-citation.json"} </w:instrText>
      </w:r>
      <w:r w:rsidR="00C705AE">
        <w:rPr>
          <w:rFonts w:ascii="Times New Roman" w:hAnsi="Times New Roman" w:cs="Times New Roman"/>
          <w:sz w:val="24"/>
          <w:szCs w:val="24"/>
        </w:rPr>
        <w:fldChar w:fldCharType="separate"/>
      </w:r>
      <w:r w:rsidR="00A047F7" w:rsidRPr="00A047F7">
        <w:rPr>
          <w:rFonts w:ascii="Times New Roman" w:hAnsi="Times New Roman" w:cs="Times New Roman"/>
          <w:sz w:val="24"/>
          <w:szCs w:val="24"/>
        </w:rPr>
        <w:t xml:space="preserve">(Elith* </w:t>
      </w:r>
      <w:r w:rsidR="00A047F7" w:rsidRPr="00A047F7">
        <w:rPr>
          <w:rFonts w:ascii="Times New Roman" w:hAnsi="Times New Roman" w:cs="Times New Roman"/>
          <w:i/>
          <w:iCs/>
          <w:sz w:val="24"/>
          <w:szCs w:val="24"/>
        </w:rPr>
        <w:t>et al.</w:t>
      </w:r>
      <w:r w:rsidR="00A047F7" w:rsidRPr="00A047F7">
        <w:rPr>
          <w:rFonts w:ascii="Times New Roman" w:hAnsi="Times New Roman" w:cs="Times New Roman"/>
          <w:sz w:val="24"/>
          <w:szCs w:val="24"/>
        </w:rPr>
        <w:t xml:space="preserve"> 2006)</w:t>
      </w:r>
      <w:r w:rsidR="00C705AE">
        <w:rPr>
          <w:rFonts w:ascii="Times New Roman" w:hAnsi="Times New Roman" w:cs="Times New Roman"/>
          <w:sz w:val="24"/>
          <w:szCs w:val="24"/>
        </w:rPr>
        <w:fldChar w:fldCharType="end"/>
      </w:r>
      <w:r w:rsidR="00C705AE">
        <w:rPr>
          <w:rFonts w:ascii="Times New Roman" w:hAnsi="Times New Roman" w:cs="Times New Roman"/>
          <w:sz w:val="24"/>
          <w:szCs w:val="24"/>
        </w:rPr>
        <w:t xml:space="preserve">, </w:t>
      </w:r>
      <w:r w:rsidR="00B06455">
        <w:rPr>
          <w:rFonts w:ascii="Times New Roman" w:hAnsi="Times New Roman" w:cs="Times New Roman"/>
          <w:sz w:val="24"/>
          <w:szCs w:val="24"/>
        </w:rPr>
        <w:t>have been</w:t>
      </w:r>
      <w:r w:rsidR="00B22746">
        <w:rPr>
          <w:rFonts w:ascii="Times New Roman" w:hAnsi="Times New Roman" w:cs="Times New Roman"/>
          <w:sz w:val="24"/>
          <w:szCs w:val="24"/>
        </w:rPr>
        <w:t xml:space="preserve"> widely used</w:t>
      </w:r>
      <w:r w:rsidR="00C97822">
        <w:rPr>
          <w:rFonts w:ascii="Times New Roman" w:hAnsi="Times New Roman" w:cs="Times New Roman"/>
          <w:sz w:val="24"/>
          <w:szCs w:val="24"/>
        </w:rPr>
        <w:t xml:space="preserve"> and have </w:t>
      </w:r>
      <w:r w:rsidR="00C97822">
        <w:rPr>
          <w:rFonts w:ascii="Times New Roman" w:hAnsi="Times New Roman" w:cs="Times New Roman"/>
          <w:sz w:val="24"/>
          <w:szCs w:val="24"/>
        </w:rPr>
        <w:lastRenderedPageBreak/>
        <w:t>helped expand our knowledge about large-scale distributions</w:t>
      </w:r>
      <w:r w:rsidR="00B06455">
        <w:rPr>
          <w:rFonts w:ascii="Times New Roman" w:hAnsi="Times New Roman" w:cs="Times New Roman"/>
          <w:sz w:val="24"/>
          <w:szCs w:val="24"/>
        </w:rPr>
        <w:t xml:space="preserve"> </w:t>
      </w:r>
      <w:r w:rsidR="00251EB8">
        <w:rPr>
          <w:rFonts w:ascii="Times New Roman" w:hAnsi="Times New Roman" w:cs="Times New Roman"/>
          <w:sz w:val="24"/>
          <w:szCs w:val="24"/>
        </w:rPr>
        <w:fldChar w:fldCharType="begin"/>
      </w:r>
      <w:r w:rsidR="00251EB8">
        <w:rPr>
          <w:rFonts w:ascii="Times New Roman" w:hAnsi="Times New Roman" w:cs="Times New Roman"/>
          <w:sz w:val="24"/>
          <w:szCs w:val="24"/>
        </w:rPr>
        <w:instrText xml:space="preserve"> ADDIN ZOTERO_ITEM CSL_CITATION {"citationID":"jAnv1uwz","properties":{"formattedCitation":"(Elith &amp; Leathwick 2009)","plainCitation":"(Elith &amp; Leathwick 2009)","noteIndex":0},"citationItems":[{"id":1252,"uris":["http://zotero.org/users/3183432/items/GWKKAGZ5"],"itemData":{"id":1252,"type":"article-journal","container-title":"Annual review of ecology, evolution, and systematics","note":"publisher: Annual Reviews","page":"677–697","title":"Species distribution models: ecological explanation and prediction across space and time","volume":"40","author":[{"family":"Elith","given":"Jane"},{"family":"Leathwick","given":"John R"}],"issued":{"date-parts":[["2009"]]}}}],"schema":"https://github.com/citation-style-language/schema/raw/master/csl-citation.json"} </w:instrText>
      </w:r>
      <w:r w:rsidR="00251EB8">
        <w:rPr>
          <w:rFonts w:ascii="Times New Roman" w:hAnsi="Times New Roman" w:cs="Times New Roman"/>
          <w:sz w:val="24"/>
          <w:szCs w:val="24"/>
        </w:rPr>
        <w:fldChar w:fldCharType="separate"/>
      </w:r>
      <w:r w:rsidR="00251EB8" w:rsidRPr="00251EB8">
        <w:rPr>
          <w:rFonts w:ascii="Times New Roman" w:hAnsi="Times New Roman" w:cs="Times New Roman"/>
          <w:sz w:val="24"/>
        </w:rPr>
        <w:t>(Elith &amp; Leathwick 2009)</w:t>
      </w:r>
      <w:r w:rsidR="00251EB8">
        <w:rPr>
          <w:rFonts w:ascii="Times New Roman" w:hAnsi="Times New Roman" w:cs="Times New Roman"/>
          <w:sz w:val="24"/>
          <w:szCs w:val="24"/>
        </w:rPr>
        <w:fldChar w:fldCharType="end"/>
      </w:r>
      <w:r w:rsidR="00B22746">
        <w:rPr>
          <w:rFonts w:ascii="Times New Roman" w:hAnsi="Times New Roman" w:cs="Times New Roman"/>
          <w:sz w:val="24"/>
          <w:szCs w:val="24"/>
        </w:rPr>
        <w:t xml:space="preserve">; however, some studies have found these </w:t>
      </w:r>
      <w:r w:rsidR="00C97822">
        <w:rPr>
          <w:rFonts w:ascii="Times New Roman" w:hAnsi="Times New Roman" w:cs="Times New Roman"/>
          <w:sz w:val="24"/>
          <w:szCs w:val="24"/>
        </w:rPr>
        <w:t>methods</w:t>
      </w:r>
      <w:r w:rsidR="00B22746">
        <w:rPr>
          <w:rFonts w:ascii="Times New Roman" w:hAnsi="Times New Roman" w:cs="Times New Roman"/>
          <w:sz w:val="24"/>
          <w:szCs w:val="24"/>
        </w:rPr>
        <w:t xml:space="preserve"> to </w:t>
      </w:r>
      <w:r w:rsidR="00C97822">
        <w:rPr>
          <w:rFonts w:ascii="Times New Roman" w:hAnsi="Times New Roman" w:cs="Times New Roman"/>
          <w:sz w:val="24"/>
          <w:szCs w:val="24"/>
        </w:rPr>
        <w:t xml:space="preserve">be </w:t>
      </w:r>
      <w:r w:rsidR="00B22746">
        <w:rPr>
          <w:rFonts w:ascii="Times New Roman" w:hAnsi="Times New Roman" w:cs="Times New Roman"/>
          <w:sz w:val="24"/>
          <w:szCs w:val="24"/>
        </w:rPr>
        <w:t xml:space="preserve">unreliable </w:t>
      </w:r>
      <w:r w:rsidR="004A4DC4">
        <w:rPr>
          <w:rFonts w:ascii="Times New Roman" w:hAnsi="Times New Roman" w:cs="Times New Roman"/>
          <w:sz w:val="24"/>
          <w:szCs w:val="24"/>
        </w:rPr>
        <w:fldChar w:fldCharType="begin"/>
      </w:r>
      <w:r w:rsidR="004A4DC4">
        <w:rPr>
          <w:rFonts w:ascii="Times New Roman" w:hAnsi="Times New Roman" w:cs="Times New Roman"/>
          <w:sz w:val="24"/>
          <w:szCs w:val="24"/>
        </w:rPr>
        <w:instrText xml:space="preserve"> ADDIN ZOTERO_ITEM CSL_CITATION {"citationID":"Yf55OpIH","properties":{"formattedCitation":"(Yackulic {\\i{}et al.} 2013)","plainCitation":"(Yackulic et al. 2013)","noteIndex":0},"citationItems":[{"id":1227,"uris":["http://zotero.org/users/3183432/items/SXFNGEPJ"],"itemData":{"id":1227,"type":"article-journal","container-title":"Methods in Ecology and Evolution","issue":"3","note":"publisher: Wiley Online Library","page":"236–243","title":"Presence-only modelling using MAXENT: when can we trust the inferences?","volume":"4","author":[{"family":"Yackulic","given":"Charles B"},{"family":"Chandler","given":"Richard"},{"family":"Zipkin","given":"Elise F"},{"family":"Royle","given":"J Andrew"},{"family":"Nichols","given":"James D"},{"family":"Campbell Grant","given":"Evan H"},{"family":"Veran","given":"Sophie"}],"issued":{"date-parts":[["2013"]]}}}],"schema":"https://github.com/citation-style-language/schema/raw/master/csl-citation.json"} </w:instrText>
      </w:r>
      <w:r w:rsidR="004A4DC4">
        <w:rPr>
          <w:rFonts w:ascii="Times New Roman" w:hAnsi="Times New Roman" w:cs="Times New Roman"/>
          <w:sz w:val="24"/>
          <w:szCs w:val="24"/>
        </w:rPr>
        <w:fldChar w:fldCharType="separate"/>
      </w:r>
      <w:r w:rsidR="004A4DC4" w:rsidRPr="004A4DC4">
        <w:rPr>
          <w:rFonts w:ascii="Times New Roman" w:hAnsi="Times New Roman" w:cs="Times New Roman"/>
          <w:sz w:val="24"/>
          <w:szCs w:val="24"/>
        </w:rPr>
        <w:t xml:space="preserve">(Yackulic </w:t>
      </w:r>
      <w:r w:rsidR="004A4DC4" w:rsidRPr="004A4DC4">
        <w:rPr>
          <w:rFonts w:ascii="Times New Roman" w:hAnsi="Times New Roman" w:cs="Times New Roman"/>
          <w:i/>
          <w:iCs/>
          <w:sz w:val="24"/>
          <w:szCs w:val="24"/>
        </w:rPr>
        <w:t>et al.</w:t>
      </w:r>
      <w:r w:rsidR="004A4DC4" w:rsidRPr="004A4DC4">
        <w:rPr>
          <w:rFonts w:ascii="Times New Roman" w:hAnsi="Times New Roman" w:cs="Times New Roman"/>
          <w:sz w:val="24"/>
          <w:szCs w:val="24"/>
        </w:rPr>
        <w:t xml:space="preserve"> 2013)</w:t>
      </w:r>
      <w:r w:rsidR="004A4DC4">
        <w:rPr>
          <w:rFonts w:ascii="Times New Roman" w:hAnsi="Times New Roman" w:cs="Times New Roman"/>
          <w:sz w:val="24"/>
          <w:szCs w:val="24"/>
        </w:rPr>
        <w:fldChar w:fldCharType="end"/>
      </w:r>
      <w:r w:rsidR="004A4DC4">
        <w:rPr>
          <w:rFonts w:ascii="Times New Roman" w:hAnsi="Times New Roman" w:cs="Times New Roman"/>
          <w:sz w:val="24"/>
          <w:szCs w:val="24"/>
        </w:rPr>
        <w:t>.</w:t>
      </w:r>
      <w:r w:rsidR="00B22746">
        <w:rPr>
          <w:rFonts w:ascii="Times New Roman" w:hAnsi="Times New Roman" w:cs="Times New Roman"/>
          <w:sz w:val="24"/>
          <w:szCs w:val="24"/>
        </w:rPr>
        <w:t xml:space="preserve"> </w:t>
      </w:r>
    </w:p>
    <w:p w14:paraId="2DFB0535" w14:textId="6166BD27" w:rsidR="003A22E9" w:rsidRDefault="006F182A" w:rsidP="00296FB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issue of using presence-only data in large scale ecological analysis has resulted in many conversations about </w:t>
      </w:r>
      <w:r w:rsidR="00C97822">
        <w:rPr>
          <w:rFonts w:ascii="Times New Roman" w:hAnsi="Times New Roman" w:cs="Times New Roman"/>
          <w:sz w:val="24"/>
          <w:szCs w:val="24"/>
        </w:rPr>
        <w:t xml:space="preserve">the most </w:t>
      </w:r>
      <w:r>
        <w:rPr>
          <w:rFonts w:ascii="Times New Roman" w:hAnsi="Times New Roman" w:cs="Times New Roman"/>
          <w:sz w:val="24"/>
          <w:szCs w:val="24"/>
        </w:rPr>
        <w:t xml:space="preserve">appropriate </w:t>
      </w:r>
      <w:r w:rsidR="00C97822">
        <w:rPr>
          <w:rFonts w:ascii="Times New Roman" w:hAnsi="Times New Roman" w:cs="Times New Roman"/>
          <w:sz w:val="24"/>
          <w:szCs w:val="24"/>
        </w:rPr>
        <w:t xml:space="preserve">models and also best practices for the </w:t>
      </w:r>
      <w:r w:rsidR="00930B52">
        <w:rPr>
          <w:rFonts w:ascii="Times New Roman" w:hAnsi="Times New Roman" w:cs="Times New Roman"/>
          <w:sz w:val="24"/>
          <w:szCs w:val="24"/>
        </w:rPr>
        <w:t>use of</w:t>
      </w:r>
      <w:r>
        <w:rPr>
          <w:rFonts w:ascii="Times New Roman" w:hAnsi="Times New Roman" w:cs="Times New Roman"/>
          <w:sz w:val="24"/>
          <w:szCs w:val="24"/>
        </w:rPr>
        <w:t xml:space="preserve"> these data.</w:t>
      </w:r>
      <w:r w:rsidR="00C45A63">
        <w:rPr>
          <w:rFonts w:ascii="Times New Roman" w:hAnsi="Times New Roman" w:cs="Times New Roman"/>
          <w:sz w:val="24"/>
          <w:szCs w:val="24"/>
        </w:rPr>
        <w:t xml:space="preserve"> </w:t>
      </w:r>
      <w:r w:rsidR="00396A16">
        <w:rPr>
          <w:rFonts w:ascii="Times New Roman" w:hAnsi="Times New Roman" w:cs="Times New Roman"/>
          <w:sz w:val="24"/>
          <w:szCs w:val="24"/>
        </w:rPr>
        <w:t xml:space="preserve"> </w:t>
      </w:r>
      <w:r w:rsidR="00FF5552">
        <w:rPr>
          <w:rFonts w:ascii="Times New Roman" w:hAnsi="Times New Roman" w:cs="Times New Roman"/>
          <w:sz w:val="24"/>
          <w:szCs w:val="24"/>
        </w:rPr>
        <w:t>These debates span multiple metrics of biodiversity including wh</w:t>
      </w:r>
      <w:r w:rsidR="00C97822">
        <w:rPr>
          <w:rFonts w:ascii="Times New Roman" w:hAnsi="Times New Roman" w:cs="Times New Roman"/>
          <w:sz w:val="24"/>
          <w:szCs w:val="24"/>
        </w:rPr>
        <w:t>en</w:t>
      </w:r>
      <w:r w:rsidR="00FF5552">
        <w:rPr>
          <w:rFonts w:ascii="Times New Roman" w:hAnsi="Times New Roman" w:cs="Times New Roman"/>
          <w:sz w:val="24"/>
          <w:szCs w:val="24"/>
        </w:rPr>
        <w:t xml:space="preserve"> or </w:t>
      </w:r>
      <w:r w:rsidR="00C97822">
        <w:rPr>
          <w:rFonts w:ascii="Times New Roman" w:hAnsi="Times New Roman" w:cs="Times New Roman"/>
          <w:sz w:val="24"/>
          <w:szCs w:val="24"/>
        </w:rPr>
        <w:t xml:space="preserve">how </w:t>
      </w:r>
      <w:r w:rsidR="00FF5552">
        <w:rPr>
          <w:rFonts w:ascii="Times New Roman" w:hAnsi="Times New Roman" w:cs="Times New Roman"/>
          <w:sz w:val="24"/>
          <w:szCs w:val="24"/>
        </w:rPr>
        <w:t xml:space="preserve">presence-only data is sufficient to estimate abundances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{"citationID":"LSaf02GV","properties":{"formattedCitation":"(Ries {\\i{}et al.} 2019; Wepprich 2019)","plainCitation":"(Ries et al. 2019; Wepprich 2019)","noteIndex":0},"citationItems":[{"id":774,"uris":["http://zotero.org/users/3183432/items/4HJLTIHW"],"itemData":{"id":774,"type":"article-journal","container-title":"Proceedings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P"}],"issued":{"date-parts":[["2019"]]}}},{"id":1223,"uris":["http://zotero.org/users/3183432/items/GC5BQSQH"],"itemData":{"id":1223,"type":"article-journal","container-title":"Proceedings of the National Academy of Sciences","issue":"28","note":"publisher: National Acad Sciences","page":"13742–13744","title":"Monarch butterfly trends are sensitive to unexamined changes in museum collections over time","volume":"116","author":[{"family":"Wepprich","given":"Tyson"}],"issued":{"date-parts":[["2019"]]}}}],"schema":"https://github.com/citation-style-language/schema/raw/master/csl-citation.json"}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szCs w:val="24"/>
        </w:rPr>
        <w:t xml:space="preserve">(Ries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2019; Wepprich 2019)</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phenological patterns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{"citationID":"1jGgFv6B","properties":{"formattedCitation":"(Larsen &amp; Shirey 2021)","plainCitation":"(Larsen &amp; Shirey 2021)","noteIndex":0},"citationItems":[{"id":641,"uris":["http://zotero.org/users/3183432/items/VUT6QZBW"],"itemData":{"id":641,"type":"article-journal","container-title":"Ecology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rPr>
        <w:t>(Larsen &amp; Shirey 2021)</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and range dynamics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{"citationID":"vzWGmM0M","properties":{"formattedCitation":"(Yackulic {\\i{}et al.} 2013; Ascher {\\i{}et al.} 2020; Guzman {\\i{}et al.} 2021)","plainCitation":"(Yackulic et al. 2013; Ascher et al. 2020; Guzman et al. 2021)","noteIndex":0},"citationItems":[{"id":1227,"uris":["http://zotero.org/users/3183432/items/SXFNGEPJ"],"itemData":{"id":1227,"type":"article-journal","container-title":"Methods in Ecology and Evolution","issue":"3","note":"publisher: Wiley Online Library","page":"236–243","title":"Presence-only modelling using MAXENT: when can we trust the inferences?","volume":"4","author":[{"family":"Yackulic","given":"Charles B"},{"family":"Chandler","given":"Richard"},{"family":"Zipkin","given":"Elise F"},{"family":"Royle","given":"J Andrew"},{"family":"Nichols","given":"James D"},{"family":"Campbell Grant","given":"Evan H"},{"family":"Veran","given":"Sophie"}],"issued":{"date-parts":[["2013"]]}}},{"id":1221,"uris":["http://zotero.org/users/3183432/items/XE42Y9P9"],"itemData":{"id":1221,"type":"article-journal","container-title":"Science","page":"685","title":"Heterogeneity in large-scale databases and the role of climate change as a driver of bumble bee decline","volume":"8","author":[{"family":"Ascher","given":"John Stoskopf"},{"family":"Marshall","given":"Leon"},{"family":"Meiners","given":"Joan"},{"family":"Yanega","given":"Doug"},{"family":"Vereecken","given":"Nicolas Jean"}],"issued":{"date-parts":[["2020"]]}}},{"id":642,"uris":["http://zotero.org/users/3183432/items/W9UWDUCJ"],"itemData":{"id":642,"type":"article-journal","container-title":"Biological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szCs w:val="24"/>
        </w:rPr>
        <w:t xml:space="preserve">(Yackulic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2013; Ascher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2020; Guzman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2021)</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w:t>
      </w:r>
      <w:r w:rsidR="006E77D0">
        <w:rPr>
          <w:rFonts w:ascii="Times New Roman" w:hAnsi="Times New Roman" w:cs="Times New Roman"/>
          <w:sz w:val="24"/>
          <w:szCs w:val="24"/>
        </w:rPr>
        <w:t xml:space="preserve">For example, Ries </w:t>
      </w:r>
      <w:r w:rsidR="006E77D0">
        <w:rPr>
          <w:rFonts w:ascii="Times New Roman" w:hAnsi="Times New Roman" w:cs="Times New Roman"/>
          <w:i/>
          <w:iCs/>
          <w:sz w:val="24"/>
          <w:szCs w:val="24"/>
        </w:rPr>
        <w:t>et al.</w:t>
      </w:r>
      <w:r w:rsidR="006E77D0">
        <w:rPr>
          <w:rFonts w:ascii="Times New Roman" w:hAnsi="Times New Roman" w:cs="Times New Roman"/>
          <w:sz w:val="24"/>
          <w:szCs w:val="24"/>
        </w:rPr>
        <w:t xml:space="preserve"> </w:t>
      </w:r>
      <w:r w:rsidR="00541938">
        <w:rPr>
          <w:rFonts w:ascii="Times New Roman" w:hAnsi="Times New Roman" w:cs="Times New Roman"/>
          <w:sz w:val="24"/>
          <w:szCs w:val="24"/>
        </w:rPr>
        <w:t>2019</w:t>
      </w:r>
      <w:r w:rsidR="006E77D0">
        <w:rPr>
          <w:rFonts w:ascii="Times New Roman" w:hAnsi="Times New Roman" w:cs="Times New Roman"/>
          <w:sz w:val="24"/>
          <w:szCs w:val="24"/>
        </w:rPr>
        <w:t xml:space="preserve"> and Wepprich</w:t>
      </w:r>
      <w:r w:rsidR="00541938">
        <w:rPr>
          <w:rFonts w:ascii="Times New Roman" w:hAnsi="Times New Roman" w:cs="Times New Roman"/>
          <w:sz w:val="24"/>
          <w:szCs w:val="24"/>
        </w:rPr>
        <w:t xml:space="preserve"> 2019</w:t>
      </w:r>
      <w:r w:rsidR="006E77D0">
        <w:rPr>
          <w:rFonts w:ascii="Times New Roman" w:hAnsi="Times New Roman" w:cs="Times New Roman"/>
          <w:sz w:val="24"/>
          <w:szCs w:val="24"/>
        </w:rPr>
        <w:t xml:space="preserve"> found that approaches used to estimate abundance declines in the Monarch butterfly, </w:t>
      </w:r>
      <w:r w:rsidR="006E77D0">
        <w:rPr>
          <w:rFonts w:ascii="Times New Roman" w:hAnsi="Times New Roman" w:cs="Times New Roman"/>
          <w:i/>
          <w:iCs/>
          <w:sz w:val="24"/>
          <w:szCs w:val="24"/>
        </w:rPr>
        <w:t xml:space="preserve">Danaus </w:t>
      </w:r>
      <w:r w:rsidR="006E77D0" w:rsidRPr="006E77D0">
        <w:rPr>
          <w:rFonts w:ascii="Times New Roman" w:hAnsi="Times New Roman" w:cs="Times New Roman"/>
          <w:i/>
          <w:iCs/>
          <w:sz w:val="24"/>
          <w:szCs w:val="24"/>
        </w:rPr>
        <w:t>plexippus</w:t>
      </w:r>
      <w:r w:rsidR="006E77D0">
        <w:rPr>
          <w:rFonts w:ascii="Times New Roman" w:hAnsi="Times New Roman" w:cs="Times New Roman"/>
          <w:sz w:val="24"/>
          <w:szCs w:val="24"/>
        </w:rPr>
        <w:t xml:space="preserve"> (Lepidoptera: Nymphalidae), </w:t>
      </w:r>
      <w:r w:rsidR="00C97822">
        <w:rPr>
          <w:rFonts w:ascii="Times New Roman" w:hAnsi="Times New Roman" w:cs="Times New Roman"/>
          <w:sz w:val="24"/>
          <w:szCs w:val="24"/>
        </w:rPr>
        <w:t>were</w:t>
      </w:r>
      <w:r w:rsidR="003C4B06">
        <w:rPr>
          <w:rFonts w:ascii="Times New Roman" w:hAnsi="Times New Roman" w:cs="Times New Roman"/>
          <w:sz w:val="24"/>
          <w:szCs w:val="24"/>
        </w:rPr>
        <w:t xml:space="preserve"> severely biased </w:t>
      </w:r>
      <w:r w:rsidR="00C97822">
        <w:rPr>
          <w:rFonts w:ascii="Times New Roman" w:hAnsi="Times New Roman" w:cs="Times New Roman"/>
          <w:sz w:val="24"/>
          <w:szCs w:val="24"/>
        </w:rPr>
        <w:t>in an effort to track abundances over 100 years</w:t>
      </w:r>
      <w:r w:rsidR="003C4B06">
        <w:rPr>
          <w:rFonts w:ascii="Times New Roman" w:hAnsi="Times New Roman" w:cs="Times New Roman"/>
          <w:sz w:val="24"/>
          <w:szCs w:val="24"/>
        </w:rPr>
        <w:t xml:space="preserve"> </w:t>
      </w:r>
      <w:r w:rsidR="003C4B06">
        <w:rPr>
          <w:rFonts w:ascii="Times New Roman" w:hAnsi="Times New Roman" w:cs="Times New Roman"/>
          <w:sz w:val="24"/>
          <w:szCs w:val="24"/>
        </w:rPr>
        <w:fldChar w:fldCharType="begin"/>
      </w:r>
      <w:r w:rsidR="003C4B06">
        <w:rPr>
          <w:rFonts w:ascii="Times New Roman" w:hAnsi="Times New Roman" w:cs="Times New Roman"/>
          <w:sz w:val="24"/>
          <w:szCs w:val="24"/>
        </w:rPr>
        <w:instrText xml:space="preserve"> ADDIN ZOTERO_ITEM CSL_CITATION {"citationID":"NBhDnyNo","properties":{"formattedCitation":"(Ries {\\i{}et al.} 2019; Wepprich 2019)","plainCitation":"(Ries et al. 2019; Wepprich 2019)","noteIndex":0},"citationItems":[{"id":774,"uris":["http://zotero.org/users/3183432/items/4HJLTIHW"],"itemData":{"id":774,"type":"article-journal","container-title":"Proceedings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P"}],"issued":{"date-parts":[["2019"]]}}},{"id":1223,"uris":["http://zotero.org/users/3183432/items/GC5BQSQH"],"itemData":{"id":1223,"type":"article-journal","container-title":"Proceedings of the National Academy of Sciences","issue":"28","note":"publisher: National Acad Sciences","page":"13742–13744","title":"Monarch butterfly trends are sensitive to unexamined changes in museum collections over time","volume":"116","author":[{"family":"Wepprich","given":"Tyson"}],"issued":{"date-parts":[["2019"]]}}}],"schema":"https://github.com/citation-style-language/schema/raw/master/csl-citation.json"} </w:instrText>
      </w:r>
      <w:r w:rsidR="003C4B06">
        <w:rPr>
          <w:rFonts w:ascii="Times New Roman" w:hAnsi="Times New Roman" w:cs="Times New Roman"/>
          <w:sz w:val="24"/>
          <w:szCs w:val="24"/>
        </w:rPr>
        <w:fldChar w:fldCharType="separate"/>
      </w:r>
      <w:r w:rsidR="003C4B06" w:rsidRPr="003C4B06">
        <w:rPr>
          <w:rFonts w:ascii="Times New Roman" w:hAnsi="Times New Roman" w:cs="Times New Roman"/>
          <w:sz w:val="24"/>
          <w:szCs w:val="24"/>
        </w:rPr>
        <w:t xml:space="preserve">(Ries </w:t>
      </w:r>
      <w:r w:rsidR="003C4B06" w:rsidRPr="003C4B06">
        <w:rPr>
          <w:rFonts w:ascii="Times New Roman" w:hAnsi="Times New Roman" w:cs="Times New Roman"/>
          <w:i/>
          <w:iCs/>
          <w:sz w:val="24"/>
          <w:szCs w:val="24"/>
        </w:rPr>
        <w:t>et al.</w:t>
      </w:r>
      <w:r w:rsidR="003C4B06" w:rsidRPr="003C4B06">
        <w:rPr>
          <w:rFonts w:ascii="Times New Roman" w:hAnsi="Times New Roman" w:cs="Times New Roman"/>
          <w:sz w:val="24"/>
          <w:szCs w:val="24"/>
        </w:rPr>
        <w:t xml:space="preserve"> 2019; Wepprich 2019)</w:t>
      </w:r>
      <w:r w:rsidR="003C4B06">
        <w:rPr>
          <w:rFonts w:ascii="Times New Roman" w:hAnsi="Times New Roman" w:cs="Times New Roman"/>
          <w:sz w:val="24"/>
          <w:szCs w:val="24"/>
        </w:rPr>
        <w:fldChar w:fldCharType="end"/>
      </w:r>
      <w:r w:rsidR="003C4B06">
        <w:rPr>
          <w:rFonts w:ascii="Times New Roman" w:hAnsi="Times New Roman" w:cs="Times New Roman"/>
          <w:sz w:val="24"/>
          <w:szCs w:val="24"/>
        </w:rPr>
        <w:t xml:space="preserve">. </w:t>
      </w:r>
      <w:r w:rsidR="00C97822">
        <w:rPr>
          <w:rFonts w:ascii="Times New Roman" w:hAnsi="Times New Roman" w:cs="Times New Roman"/>
          <w:sz w:val="24"/>
          <w:szCs w:val="24"/>
        </w:rPr>
        <w:t>In addition</w:t>
      </w:r>
      <w:r w:rsidR="002D313D">
        <w:rPr>
          <w:rFonts w:ascii="Times New Roman" w:hAnsi="Times New Roman" w:cs="Times New Roman"/>
          <w:sz w:val="24"/>
          <w:szCs w:val="24"/>
        </w:rPr>
        <w:t xml:space="preserve">, Larsen &amp; Shirey </w:t>
      </w:r>
      <w:r w:rsidR="00C97822">
        <w:rPr>
          <w:rFonts w:ascii="Times New Roman" w:hAnsi="Times New Roman" w:cs="Times New Roman"/>
          <w:sz w:val="24"/>
          <w:szCs w:val="24"/>
        </w:rPr>
        <w:t>(</w:t>
      </w:r>
      <w:r w:rsidR="002D313D">
        <w:rPr>
          <w:rFonts w:ascii="Times New Roman" w:hAnsi="Times New Roman" w:cs="Times New Roman"/>
          <w:sz w:val="24"/>
          <w:szCs w:val="24"/>
        </w:rPr>
        <w:t>2021</w:t>
      </w:r>
      <w:r w:rsidR="00C97822">
        <w:rPr>
          <w:rFonts w:ascii="Times New Roman" w:hAnsi="Times New Roman" w:cs="Times New Roman"/>
          <w:sz w:val="24"/>
          <w:szCs w:val="24"/>
        </w:rPr>
        <w:t>)</w:t>
      </w:r>
      <w:r w:rsidR="002D313D">
        <w:rPr>
          <w:rFonts w:ascii="Times New Roman" w:hAnsi="Times New Roman" w:cs="Times New Roman"/>
          <w:sz w:val="24"/>
          <w:szCs w:val="24"/>
        </w:rPr>
        <w:t xml:space="preserve"> found that </w:t>
      </w:r>
      <w:r w:rsidR="00C97822">
        <w:rPr>
          <w:rFonts w:ascii="Times New Roman" w:hAnsi="Times New Roman" w:cs="Times New Roman"/>
          <w:sz w:val="24"/>
          <w:szCs w:val="24"/>
        </w:rPr>
        <w:t xml:space="preserve">lack of curation and inappropriate modeling </w:t>
      </w:r>
      <w:r w:rsidR="002D313D">
        <w:rPr>
          <w:rFonts w:ascii="Times New Roman" w:hAnsi="Times New Roman" w:cs="Times New Roman"/>
          <w:sz w:val="24"/>
          <w:szCs w:val="24"/>
        </w:rPr>
        <w:t xml:space="preserve">of presence-only data to </w:t>
      </w:r>
      <w:r w:rsidR="00C97822">
        <w:rPr>
          <w:rFonts w:ascii="Times New Roman" w:hAnsi="Times New Roman" w:cs="Times New Roman"/>
          <w:sz w:val="24"/>
          <w:szCs w:val="24"/>
        </w:rPr>
        <w:t xml:space="preserve">in a study </w:t>
      </w:r>
      <w:r w:rsidR="00AA33D5">
        <w:rPr>
          <w:rFonts w:ascii="Times New Roman" w:hAnsi="Times New Roman" w:cs="Times New Roman"/>
          <w:sz w:val="24"/>
          <w:szCs w:val="24"/>
        </w:rPr>
        <w:t xml:space="preserve">to </w:t>
      </w:r>
      <w:r w:rsidR="002D313D">
        <w:rPr>
          <w:rFonts w:ascii="Times New Roman" w:hAnsi="Times New Roman" w:cs="Times New Roman"/>
          <w:sz w:val="24"/>
          <w:szCs w:val="24"/>
        </w:rPr>
        <w:t>infer phenometrics resulted in inference</w:t>
      </w:r>
      <w:r w:rsidR="00C97822">
        <w:rPr>
          <w:rFonts w:ascii="Times New Roman" w:hAnsi="Times New Roman" w:cs="Times New Roman"/>
          <w:sz w:val="24"/>
          <w:szCs w:val="24"/>
        </w:rPr>
        <w:t>s</w:t>
      </w:r>
      <w:r w:rsidR="002D313D">
        <w:rPr>
          <w:rFonts w:ascii="Times New Roman" w:hAnsi="Times New Roman" w:cs="Times New Roman"/>
          <w:sz w:val="24"/>
          <w:szCs w:val="24"/>
        </w:rPr>
        <w:t xml:space="preserve"> that </w:t>
      </w:r>
      <w:r w:rsidR="00C97822">
        <w:rPr>
          <w:rFonts w:ascii="Times New Roman" w:hAnsi="Times New Roman" w:cs="Times New Roman"/>
          <w:sz w:val="24"/>
          <w:szCs w:val="24"/>
        </w:rPr>
        <w:t xml:space="preserve">clearly did </w:t>
      </w:r>
      <w:r w:rsidR="002D313D">
        <w:rPr>
          <w:rFonts w:ascii="Times New Roman" w:hAnsi="Times New Roman" w:cs="Times New Roman"/>
          <w:sz w:val="24"/>
          <w:szCs w:val="24"/>
        </w:rPr>
        <w:t>not make ecological sense</w:t>
      </w:r>
      <w:r w:rsidR="00C97822">
        <w:rPr>
          <w:rFonts w:ascii="Times New Roman" w:hAnsi="Times New Roman" w:cs="Times New Roman"/>
          <w:sz w:val="24"/>
          <w:szCs w:val="24"/>
        </w:rPr>
        <w:t xml:space="preserve">; specifically the study found that butterfly </w:t>
      </w:r>
      <w:r w:rsidR="002D313D">
        <w:rPr>
          <w:rFonts w:ascii="Times New Roman" w:hAnsi="Times New Roman" w:cs="Times New Roman"/>
          <w:sz w:val="24"/>
          <w:szCs w:val="24"/>
        </w:rPr>
        <w:t xml:space="preserve">populations in high latitudes having similar </w:t>
      </w:r>
      <w:r w:rsidR="00C97822">
        <w:rPr>
          <w:rFonts w:ascii="Times New Roman" w:hAnsi="Times New Roman" w:cs="Times New Roman"/>
          <w:sz w:val="24"/>
          <w:szCs w:val="24"/>
        </w:rPr>
        <w:t>emergence timing as</w:t>
      </w:r>
      <w:r w:rsidR="002D313D">
        <w:rPr>
          <w:rFonts w:ascii="Times New Roman" w:hAnsi="Times New Roman" w:cs="Times New Roman"/>
          <w:sz w:val="24"/>
          <w:szCs w:val="24"/>
        </w:rPr>
        <w:t xml:space="preserve"> populations at lower latitudes </w:t>
      </w:r>
      <w:r w:rsidR="002D313D">
        <w:rPr>
          <w:rFonts w:ascii="Times New Roman" w:hAnsi="Times New Roman" w:cs="Times New Roman"/>
          <w:sz w:val="24"/>
          <w:szCs w:val="24"/>
        </w:rPr>
        <w:fldChar w:fldCharType="begin"/>
      </w:r>
      <w:r w:rsidR="002D313D">
        <w:rPr>
          <w:rFonts w:ascii="Times New Roman" w:hAnsi="Times New Roman" w:cs="Times New Roman"/>
          <w:sz w:val="24"/>
          <w:szCs w:val="24"/>
        </w:rPr>
        <w:instrText xml:space="preserve"> ADDIN ZOTERO_ITEM CSL_CITATION {"citationID":"EeuCfJug","properties":{"formattedCitation":"(Larsen &amp; Shirey 2021)","plainCitation":"(Larsen &amp; Shirey 2021)","noteIndex":0},"citationItems":[{"id":641,"uris":["http://zotero.org/users/3183432/items/VUT6QZBW"],"itemData":{"id":641,"type":"article-journal","container-title":"Ecology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2D313D">
        <w:rPr>
          <w:rFonts w:ascii="Times New Roman" w:hAnsi="Times New Roman" w:cs="Times New Roman"/>
          <w:sz w:val="24"/>
          <w:szCs w:val="24"/>
        </w:rPr>
        <w:fldChar w:fldCharType="separate"/>
      </w:r>
      <w:r w:rsidR="002D313D" w:rsidRPr="002D313D">
        <w:rPr>
          <w:rFonts w:ascii="Times New Roman" w:hAnsi="Times New Roman" w:cs="Times New Roman"/>
          <w:sz w:val="24"/>
        </w:rPr>
        <w:t>(Larsen &amp; Shirey 2021)</w:t>
      </w:r>
      <w:r w:rsidR="002D313D">
        <w:rPr>
          <w:rFonts w:ascii="Times New Roman" w:hAnsi="Times New Roman" w:cs="Times New Roman"/>
          <w:sz w:val="24"/>
          <w:szCs w:val="24"/>
        </w:rPr>
        <w:fldChar w:fldCharType="end"/>
      </w:r>
      <w:r w:rsidR="002D313D">
        <w:rPr>
          <w:rFonts w:ascii="Times New Roman" w:hAnsi="Times New Roman" w:cs="Times New Roman"/>
          <w:sz w:val="24"/>
          <w:szCs w:val="24"/>
        </w:rPr>
        <w:t>.</w:t>
      </w:r>
      <w:ins w:id="135" w:author="Vaughn Shirey" w:date="2023-09-18T10:24:00Z">
        <w:r w:rsidR="006C5418">
          <w:rPr>
            <w:rFonts w:ascii="Times New Roman" w:hAnsi="Times New Roman" w:cs="Times New Roman"/>
            <w:sz w:val="24"/>
            <w:szCs w:val="24"/>
          </w:rPr>
          <w:t xml:space="preserve"> </w:t>
        </w:r>
      </w:ins>
      <w:ins w:id="136" w:author="Vaughn Shirey" w:date="2023-09-18T10:28:00Z">
        <w:r w:rsidR="005D6EC6">
          <w:rPr>
            <w:rFonts w:ascii="Times New Roman" w:hAnsi="Times New Roman" w:cs="Times New Roman"/>
            <w:sz w:val="24"/>
            <w:szCs w:val="24"/>
          </w:rPr>
          <w:t xml:space="preserve">This result was confusing since </w:t>
        </w:r>
      </w:ins>
      <w:ins w:id="137" w:author="Vaughn Shirey" w:date="2023-09-18T10:29:00Z">
        <w:r w:rsidR="005D6EC6">
          <w:rPr>
            <w:rFonts w:ascii="Times New Roman" w:hAnsi="Times New Roman" w:cs="Times New Roman"/>
            <w:sz w:val="24"/>
            <w:szCs w:val="24"/>
          </w:rPr>
          <w:t xml:space="preserve">temperatures in a Spanish May versus Finnish May are quite different and the latter would certainly contribute to </w:t>
        </w:r>
      </w:ins>
      <w:ins w:id="138" w:author="Vaughn Shirey" w:date="2023-09-18T10:30:00Z">
        <w:r w:rsidR="005315D3">
          <w:rPr>
            <w:rFonts w:ascii="Times New Roman" w:hAnsi="Times New Roman" w:cs="Times New Roman"/>
            <w:sz w:val="24"/>
            <w:szCs w:val="24"/>
          </w:rPr>
          <w:t xml:space="preserve">the </w:t>
        </w:r>
      </w:ins>
      <w:ins w:id="139" w:author="Vaughn Shirey" w:date="2023-09-18T10:29:00Z">
        <w:r w:rsidR="005D6EC6">
          <w:rPr>
            <w:rFonts w:ascii="Times New Roman" w:hAnsi="Times New Roman" w:cs="Times New Roman"/>
            <w:sz w:val="24"/>
            <w:szCs w:val="24"/>
          </w:rPr>
          <w:t>high mortality</w:t>
        </w:r>
      </w:ins>
      <w:ins w:id="140" w:author="Vaughn Shirey" w:date="2023-09-18T10:30:00Z">
        <w:r w:rsidR="005315D3">
          <w:rPr>
            <w:rFonts w:ascii="Times New Roman" w:hAnsi="Times New Roman" w:cs="Times New Roman"/>
            <w:sz w:val="24"/>
            <w:szCs w:val="24"/>
          </w:rPr>
          <w:t xml:space="preserve"> of </w:t>
        </w:r>
      </w:ins>
      <w:del w:id="141" w:author="Vaughn Shirey" w:date="2023-09-18T10:27:00Z">
        <w:r w:rsidR="002D313D" w:rsidDel="005D6EC6">
          <w:rPr>
            <w:rFonts w:ascii="Times New Roman" w:hAnsi="Times New Roman" w:cs="Times New Roman"/>
            <w:sz w:val="24"/>
            <w:szCs w:val="24"/>
          </w:rPr>
          <w:delText xml:space="preserve"> </w:delText>
        </w:r>
      </w:del>
      <w:del w:id="142" w:author="Vaughn Shirey" w:date="2023-09-18T10:30:00Z">
        <w:r w:rsidR="00CD6CBC" w:rsidDel="00E073E4">
          <w:rPr>
            <w:rFonts w:ascii="Times New Roman" w:hAnsi="Times New Roman" w:cs="Times New Roman"/>
            <w:sz w:val="24"/>
            <w:szCs w:val="24"/>
          </w:rPr>
          <w:delText>Finally</w:delText>
        </w:r>
      </w:del>
      <w:ins w:id="143" w:author="Vaughn Shirey" w:date="2023-09-18T10:30:00Z">
        <w:r w:rsidR="00E073E4">
          <w:rPr>
            <w:rFonts w:ascii="Times New Roman" w:hAnsi="Times New Roman" w:cs="Times New Roman"/>
            <w:sz w:val="24"/>
            <w:szCs w:val="24"/>
          </w:rPr>
          <w:t>adults. Finally</w:t>
        </w:r>
      </w:ins>
      <w:r w:rsidR="002D313D">
        <w:rPr>
          <w:rFonts w:ascii="Times New Roman" w:hAnsi="Times New Roman" w:cs="Times New Roman"/>
          <w:sz w:val="24"/>
          <w:szCs w:val="24"/>
        </w:rPr>
        <w:t xml:space="preserve">, </w:t>
      </w:r>
      <w:ins w:id="144" w:author="Vaughn Shirey" w:date="2023-09-18T10:30:00Z">
        <w:r w:rsidR="00EE595C">
          <w:rPr>
            <w:rFonts w:ascii="Times New Roman" w:hAnsi="Times New Roman" w:cs="Times New Roman"/>
            <w:sz w:val="24"/>
            <w:szCs w:val="24"/>
          </w:rPr>
          <w:t>decisions made during the processing of presence-only data (including in imputation, censoring</w:t>
        </w:r>
      </w:ins>
      <w:ins w:id="145" w:author="Vaughn Shirey" w:date="2023-09-18T10:31:00Z">
        <w:r w:rsidR="00EE595C">
          <w:rPr>
            <w:rFonts w:ascii="Times New Roman" w:hAnsi="Times New Roman" w:cs="Times New Roman"/>
            <w:sz w:val="24"/>
            <w:szCs w:val="24"/>
          </w:rPr>
          <w:t xml:space="preserve">, and accounting for heterogeneous detection probability, etc.) </w:t>
        </w:r>
      </w:ins>
      <w:del w:id="146" w:author="Vaughn Shirey" w:date="2023-09-18T10:31:00Z">
        <w:r w:rsidR="008C3C08" w:rsidDel="00EE595C">
          <w:rPr>
            <w:rFonts w:ascii="Times New Roman" w:hAnsi="Times New Roman" w:cs="Times New Roman"/>
            <w:sz w:val="24"/>
            <w:szCs w:val="24"/>
          </w:rPr>
          <w:delText>the strategy of imput</w:delText>
        </w:r>
        <w:r w:rsidR="004064B5" w:rsidDel="00EE595C">
          <w:rPr>
            <w:rFonts w:ascii="Times New Roman" w:hAnsi="Times New Roman" w:cs="Times New Roman"/>
            <w:sz w:val="24"/>
            <w:szCs w:val="24"/>
          </w:rPr>
          <w:delText>ing</w:delText>
        </w:r>
        <w:r w:rsidR="008C7D20" w:rsidDel="00EE595C">
          <w:rPr>
            <w:rFonts w:ascii="Times New Roman" w:hAnsi="Times New Roman" w:cs="Times New Roman"/>
            <w:sz w:val="24"/>
            <w:szCs w:val="24"/>
          </w:rPr>
          <w:delText xml:space="preserve"> non-detection</w:delText>
        </w:r>
        <w:r w:rsidR="00C97822" w:rsidDel="00EE595C">
          <w:rPr>
            <w:rFonts w:ascii="Times New Roman" w:hAnsi="Times New Roman" w:cs="Times New Roman"/>
            <w:sz w:val="24"/>
            <w:szCs w:val="24"/>
          </w:rPr>
          <w:delText>s</w:delText>
        </w:r>
        <w:r w:rsidR="008C3C08" w:rsidDel="00EE595C">
          <w:rPr>
            <w:rFonts w:ascii="Times New Roman" w:hAnsi="Times New Roman" w:cs="Times New Roman"/>
            <w:sz w:val="24"/>
            <w:szCs w:val="24"/>
          </w:rPr>
          <w:delText>,</w:delText>
        </w:r>
        <w:r w:rsidR="008C7D20" w:rsidDel="00EE595C">
          <w:rPr>
            <w:rFonts w:ascii="Times New Roman" w:hAnsi="Times New Roman" w:cs="Times New Roman"/>
            <w:sz w:val="24"/>
            <w:szCs w:val="24"/>
          </w:rPr>
          <w:delText xml:space="preserve"> </w:delText>
        </w:r>
        <w:r w:rsidR="00B47E7F" w:rsidDel="00EE595C">
          <w:rPr>
            <w:rFonts w:ascii="Times New Roman" w:hAnsi="Times New Roman" w:cs="Times New Roman"/>
            <w:sz w:val="24"/>
            <w:szCs w:val="24"/>
          </w:rPr>
          <w:delText xml:space="preserve">not </w:delText>
        </w:r>
        <w:r w:rsidR="008C7D20" w:rsidDel="00EE595C">
          <w:rPr>
            <w:rFonts w:ascii="Times New Roman" w:hAnsi="Times New Roman" w:cs="Times New Roman"/>
            <w:sz w:val="24"/>
            <w:szCs w:val="24"/>
          </w:rPr>
          <w:delText>censoring</w:delText>
        </w:r>
        <w:r w:rsidR="00251EB8" w:rsidDel="00EE595C">
          <w:rPr>
            <w:rFonts w:ascii="Times New Roman" w:hAnsi="Times New Roman" w:cs="Times New Roman"/>
            <w:sz w:val="24"/>
            <w:szCs w:val="24"/>
          </w:rPr>
          <w:delText xml:space="preserve"> inference to</w:delText>
        </w:r>
        <w:r w:rsidR="008C7D20" w:rsidDel="00EE595C">
          <w:rPr>
            <w:rFonts w:ascii="Times New Roman" w:hAnsi="Times New Roman" w:cs="Times New Roman"/>
            <w:sz w:val="24"/>
            <w:szCs w:val="24"/>
          </w:rPr>
          <w:delText xml:space="preserve"> </w:delText>
        </w:r>
        <w:r w:rsidR="00251EB8" w:rsidDel="00EE595C">
          <w:rPr>
            <w:rFonts w:ascii="Times New Roman" w:hAnsi="Times New Roman" w:cs="Times New Roman"/>
            <w:sz w:val="24"/>
            <w:szCs w:val="24"/>
          </w:rPr>
          <w:delText xml:space="preserve">regions where </w:delText>
        </w:r>
        <w:r w:rsidR="00B47E7F" w:rsidDel="00EE595C">
          <w:rPr>
            <w:rFonts w:ascii="Times New Roman" w:hAnsi="Times New Roman" w:cs="Times New Roman"/>
            <w:sz w:val="24"/>
            <w:szCs w:val="24"/>
          </w:rPr>
          <w:delText>species</w:delText>
        </w:r>
        <w:r w:rsidR="00251EB8" w:rsidDel="00EE595C">
          <w:rPr>
            <w:rFonts w:ascii="Times New Roman" w:hAnsi="Times New Roman" w:cs="Times New Roman"/>
            <w:sz w:val="24"/>
            <w:szCs w:val="24"/>
          </w:rPr>
          <w:delText xml:space="preserve"> could plausibly occur</w:delText>
        </w:r>
        <w:r w:rsidR="008C3C08" w:rsidDel="00EE595C">
          <w:rPr>
            <w:rFonts w:ascii="Times New Roman" w:hAnsi="Times New Roman" w:cs="Times New Roman"/>
            <w:sz w:val="24"/>
            <w:szCs w:val="24"/>
          </w:rPr>
          <w:delText xml:space="preserve">, </w:delText>
        </w:r>
        <w:r w:rsidR="00C97822" w:rsidDel="00EE595C">
          <w:rPr>
            <w:rFonts w:ascii="Times New Roman" w:hAnsi="Times New Roman" w:cs="Times New Roman"/>
            <w:sz w:val="24"/>
            <w:szCs w:val="24"/>
          </w:rPr>
          <w:delText>and not accounting for heterogeneous detection probability</w:delText>
        </w:r>
        <w:r w:rsidR="008C7D20" w:rsidDel="00EE595C">
          <w:rPr>
            <w:rFonts w:ascii="Times New Roman" w:hAnsi="Times New Roman" w:cs="Times New Roman"/>
            <w:sz w:val="24"/>
            <w:szCs w:val="24"/>
          </w:rPr>
          <w:delText xml:space="preserve"> </w:delText>
        </w:r>
        <w:r w:rsidR="00C97822" w:rsidDel="00EE595C">
          <w:rPr>
            <w:rFonts w:ascii="Times New Roman" w:hAnsi="Times New Roman" w:cs="Times New Roman"/>
            <w:sz w:val="24"/>
            <w:szCs w:val="24"/>
          </w:rPr>
          <w:delText>with</w:delText>
        </w:r>
        <w:r w:rsidR="008C7D20" w:rsidDel="00EE595C">
          <w:rPr>
            <w:rFonts w:ascii="Times New Roman" w:hAnsi="Times New Roman" w:cs="Times New Roman"/>
            <w:sz w:val="24"/>
            <w:szCs w:val="24"/>
          </w:rPr>
          <w:delText xml:space="preserve">in </w:delText>
        </w:r>
        <w:r w:rsidR="00C97822" w:rsidDel="00EE595C">
          <w:rPr>
            <w:rFonts w:ascii="Times New Roman" w:hAnsi="Times New Roman" w:cs="Times New Roman"/>
            <w:sz w:val="24"/>
            <w:szCs w:val="24"/>
          </w:rPr>
          <w:delText xml:space="preserve">an </w:delText>
        </w:r>
        <w:r w:rsidR="008C7D20" w:rsidDel="00EE595C">
          <w:rPr>
            <w:rFonts w:ascii="Times New Roman" w:hAnsi="Times New Roman" w:cs="Times New Roman"/>
            <w:sz w:val="24"/>
            <w:szCs w:val="24"/>
          </w:rPr>
          <w:delText xml:space="preserve">occupancy modeling </w:delText>
        </w:r>
        <w:r w:rsidR="00C97822" w:rsidDel="00EE595C">
          <w:rPr>
            <w:rFonts w:ascii="Times New Roman" w:hAnsi="Times New Roman" w:cs="Times New Roman"/>
            <w:sz w:val="24"/>
            <w:szCs w:val="24"/>
          </w:rPr>
          <w:delText xml:space="preserve">framework </w:delText>
        </w:r>
      </w:del>
      <w:r w:rsidR="008C7D20">
        <w:rPr>
          <w:rFonts w:ascii="Times New Roman" w:hAnsi="Times New Roman" w:cs="Times New Roman"/>
          <w:sz w:val="24"/>
          <w:szCs w:val="24"/>
        </w:rPr>
        <w:t>can produce biased estimates of occupancy trends</w:t>
      </w:r>
      <w:r w:rsidR="00226332">
        <w:rPr>
          <w:rFonts w:ascii="Times New Roman" w:hAnsi="Times New Roman" w:cs="Times New Roman"/>
          <w:sz w:val="24"/>
          <w:szCs w:val="24"/>
        </w:rPr>
        <w:t xml:space="preserve"> with a particular tendency to find declines</w:t>
      </w:r>
      <w:r w:rsidR="00B47E7F">
        <w:rPr>
          <w:rFonts w:ascii="Times New Roman" w:hAnsi="Times New Roman" w:cs="Times New Roman"/>
          <w:sz w:val="24"/>
          <w:szCs w:val="24"/>
        </w:rPr>
        <w:t xml:space="preserve"> </w:t>
      </w:r>
      <w:r w:rsidR="004064B5">
        <w:rPr>
          <w:rFonts w:ascii="Times New Roman" w:hAnsi="Times New Roman" w:cs="Times New Roman"/>
          <w:sz w:val="24"/>
          <w:szCs w:val="24"/>
        </w:rPr>
        <w:fldChar w:fldCharType="begin"/>
      </w:r>
      <w:r w:rsidR="004064B5">
        <w:rPr>
          <w:rFonts w:ascii="Times New Roman" w:hAnsi="Times New Roman" w:cs="Times New Roman"/>
          <w:sz w:val="24"/>
          <w:szCs w:val="24"/>
        </w:rPr>
        <w:instrText xml:space="preserve"> ADDIN ZOTERO_ITEM CSL_CITATION {"citationID":"Ei9yqe84","properties":{"formattedCitation":"(Ascher {\\i{}et al.} 2020; Guzman {\\i{}et al.} 2021)","plainCitation":"(Ascher et al. 2020; Guzman et al. 2021)","noteIndex":0},"citationItems":[{"id":1221,"uris":["http://zotero.org/users/3183432/items/XE42Y9P9"],"itemData":{"id":1221,"type":"article-journal","container-title":"Science","page":"685","title":"Heterogeneity in large-scale databases and the role of climate change as a driver of bumble bee decline","volume":"8","author":[{"family":"Ascher","given":"John Stoskopf"},{"family":"Marshall","given":"Leon"},{"family":"Meiners","given":"Joan"},{"family":"Yanega","given":"Doug"},{"family":"Vereecken","given":"Nicolas Jean"}],"issued":{"date-parts":[["2020"]]}}},{"id":642,"uris":["http://zotero.org/users/3183432/items/W9UWDUCJ"],"itemData":{"id":642,"type":"article-journal","container-title":"Biological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K"}],"issued":{"date-parts":[["2021"]]}}}],"schema":"https://github.com/citation-style-language/schema/raw/master/csl-citation.json"} </w:instrText>
      </w:r>
      <w:r w:rsidR="004064B5">
        <w:rPr>
          <w:rFonts w:ascii="Times New Roman" w:hAnsi="Times New Roman" w:cs="Times New Roman"/>
          <w:sz w:val="24"/>
          <w:szCs w:val="24"/>
        </w:rPr>
        <w:fldChar w:fldCharType="separate"/>
      </w:r>
      <w:r w:rsidR="004064B5" w:rsidRPr="004064B5">
        <w:rPr>
          <w:rFonts w:ascii="Times New Roman" w:hAnsi="Times New Roman" w:cs="Times New Roman"/>
          <w:sz w:val="24"/>
          <w:szCs w:val="24"/>
        </w:rPr>
        <w:t xml:space="preserve">(Ascher </w:t>
      </w:r>
      <w:r w:rsidR="004064B5" w:rsidRPr="004064B5">
        <w:rPr>
          <w:rFonts w:ascii="Times New Roman" w:hAnsi="Times New Roman" w:cs="Times New Roman"/>
          <w:i/>
          <w:iCs/>
          <w:sz w:val="24"/>
          <w:szCs w:val="24"/>
        </w:rPr>
        <w:t>et al.</w:t>
      </w:r>
      <w:r w:rsidR="004064B5" w:rsidRPr="004064B5">
        <w:rPr>
          <w:rFonts w:ascii="Times New Roman" w:hAnsi="Times New Roman" w:cs="Times New Roman"/>
          <w:sz w:val="24"/>
          <w:szCs w:val="24"/>
        </w:rPr>
        <w:t xml:space="preserve"> 2020; Guzman </w:t>
      </w:r>
      <w:r w:rsidR="004064B5" w:rsidRPr="004064B5">
        <w:rPr>
          <w:rFonts w:ascii="Times New Roman" w:hAnsi="Times New Roman" w:cs="Times New Roman"/>
          <w:i/>
          <w:iCs/>
          <w:sz w:val="24"/>
          <w:szCs w:val="24"/>
        </w:rPr>
        <w:t>et al.</w:t>
      </w:r>
      <w:r w:rsidR="004064B5" w:rsidRPr="004064B5">
        <w:rPr>
          <w:rFonts w:ascii="Times New Roman" w:hAnsi="Times New Roman" w:cs="Times New Roman"/>
          <w:sz w:val="24"/>
          <w:szCs w:val="24"/>
        </w:rPr>
        <w:t xml:space="preserve"> 2021)</w:t>
      </w:r>
      <w:r w:rsidR="004064B5">
        <w:rPr>
          <w:rFonts w:ascii="Times New Roman" w:hAnsi="Times New Roman" w:cs="Times New Roman"/>
          <w:sz w:val="24"/>
          <w:szCs w:val="24"/>
        </w:rPr>
        <w:fldChar w:fldCharType="end"/>
      </w:r>
      <w:r w:rsidR="008C7D20">
        <w:rPr>
          <w:rFonts w:ascii="Times New Roman" w:hAnsi="Times New Roman" w:cs="Times New Roman"/>
          <w:sz w:val="24"/>
          <w:szCs w:val="24"/>
        </w:rPr>
        <w:t>.</w:t>
      </w:r>
      <w:r w:rsidR="002D313D">
        <w:rPr>
          <w:rFonts w:ascii="Times New Roman" w:hAnsi="Times New Roman" w:cs="Times New Roman"/>
          <w:sz w:val="24"/>
          <w:szCs w:val="24"/>
        </w:rPr>
        <w:t xml:space="preserve"> </w:t>
      </w:r>
      <w:r w:rsidR="00072CE9">
        <w:rPr>
          <w:rFonts w:ascii="Times New Roman" w:hAnsi="Times New Roman" w:cs="Times New Roman"/>
          <w:sz w:val="24"/>
          <w:szCs w:val="24"/>
        </w:rPr>
        <w:t>Underscoring all of these examples is</w:t>
      </w:r>
      <w:r w:rsidR="00FD18BF">
        <w:rPr>
          <w:rFonts w:ascii="Times New Roman" w:hAnsi="Times New Roman" w:cs="Times New Roman"/>
          <w:sz w:val="24"/>
          <w:szCs w:val="24"/>
        </w:rPr>
        <w:t>, given the current biodiversity crisis,</w:t>
      </w:r>
      <w:r w:rsidR="00072CE9">
        <w:rPr>
          <w:rFonts w:ascii="Times New Roman" w:hAnsi="Times New Roman" w:cs="Times New Roman"/>
          <w:sz w:val="24"/>
          <w:szCs w:val="24"/>
        </w:rPr>
        <w:t xml:space="preserve"> the </w:t>
      </w:r>
      <w:r w:rsidR="00226332">
        <w:rPr>
          <w:rFonts w:ascii="Times New Roman" w:hAnsi="Times New Roman" w:cs="Times New Roman"/>
          <w:sz w:val="24"/>
          <w:szCs w:val="24"/>
        </w:rPr>
        <w:t xml:space="preserve">pressing need </w:t>
      </w:r>
      <w:r w:rsidR="00072CE9">
        <w:rPr>
          <w:rFonts w:ascii="Times New Roman" w:hAnsi="Times New Roman" w:cs="Times New Roman"/>
          <w:sz w:val="24"/>
          <w:szCs w:val="24"/>
        </w:rPr>
        <w:t xml:space="preserve">for approaches to </w:t>
      </w:r>
      <w:r w:rsidR="00FF3C8F">
        <w:rPr>
          <w:rFonts w:ascii="Times New Roman" w:hAnsi="Times New Roman" w:cs="Times New Roman"/>
          <w:sz w:val="24"/>
          <w:szCs w:val="24"/>
        </w:rPr>
        <w:t xml:space="preserve">produce reliable </w:t>
      </w:r>
      <w:r w:rsidR="00226332">
        <w:rPr>
          <w:rFonts w:ascii="Times New Roman" w:hAnsi="Times New Roman" w:cs="Times New Roman"/>
          <w:sz w:val="24"/>
          <w:szCs w:val="24"/>
        </w:rPr>
        <w:t xml:space="preserve">trend estimates </w:t>
      </w:r>
      <w:r w:rsidR="00226332">
        <w:rPr>
          <w:rFonts w:ascii="Times New Roman" w:hAnsi="Times New Roman" w:cs="Times New Roman"/>
          <w:sz w:val="24"/>
          <w:szCs w:val="24"/>
        </w:rPr>
        <w:lastRenderedPageBreak/>
        <w:t>from presence-only data, by far the most abundant data source, both in the past and likely into the future</w:t>
      </w:r>
      <w:r w:rsidR="00FF3C8F">
        <w:rPr>
          <w:rFonts w:ascii="Times New Roman" w:hAnsi="Times New Roman" w:cs="Times New Roman"/>
          <w:sz w:val="24"/>
          <w:szCs w:val="24"/>
        </w:rPr>
        <w:t xml:space="preserve">. </w:t>
      </w:r>
      <w:r w:rsidR="00226332">
        <w:rPr>
          <w:rFonts w:ascii="Times New Roman" w:hAnsi="Times New Roman" w:cs="Times New Roman"/>
          <w:sz w:val="24"/>
          <w:szCs w:val="24"/>
        </w:rPr>
        <w:t xml:space="preserve"> </w:t>
      </w:r>
    </w:p>
    <w:p w14:paraId="7147EB44" w14:textId="66570718" w:rsidR="007B72B7" w:rsidRPr="00703517" w:rsidRDefault="00FE5C0D" w:rsidP="00296FB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N</w:t>
      </w:r>
      <w:r w:rsidR="00396A16" w:rsidRPr="00703517">
        <w:rPr>
          <w:rFonts w:ascii="Times New Roman" w:hAnsi="Times New Roman" w:cs="Times New Roman"/>
          <w:sz w:val="24"/>
          <w:szCs w:val="24"/>
        </w:rPr>
        <w:t xml:space="preserve">ew advances in statistical modeling </w:t>
      </w:r>
      <w:r w:rsidR="00226332">
        <w:rPr>
          <w:rFonts w:ascii="Times New Roman" w:hAnsi="Times New Roman" w:cs="Times New Roman"/>
          <w:sz w:val="24"/>
          <w:szCs w:val="24"/>
        </w:rPr>
        <w:t>to more robustly address these</w:t>
      </w:r>
      <w:r w:rsidR="007B7852">
        <w:rPr>
          <w:rFonts w:ascii="Times New Roman" w:hAnsi="Times New Roman" w:cs="Times New Roman"/>
          <w:sz w:val="24"/>
          <w:szCs w:val="24"/>
        </w:rPr>
        <w:t xml:space="preserve"> </w:t>
      </w:r>
      <w:r w:rsidR="00226332">
        <w:rPr>
          <w:rFonts w:ascii="Times New Roman" w:hAnsi="Times New Roman" w:cs="Times New Roman"/>
          <w:sz w:val="24"/>
          <w:szCs w:val="24"/>
        </w:rPr>
        <w:t xml:space="preserve">biases have the potential to </w:t>
      </w:r>
      <w:r w:rsidR="00396A16" w:rsidRPr="00703517">
        <w:rPr>
          <w:rFonts w:ascii="Times New Roman" w:hAnsi="Times New Roman" w:cs="Times New Roman"/>
          <w:sz w:val="24"/>
          <w:szCs w:val="24"/>
        </w:rPr>
        <w:t xml:space="preserve">unlock the </w:t>
      </w:r>
      <w:r w:rsidR="00226332">
        <w:rPr>
          <w:rFonts w:ascii="Times New Roman" w:hAnsi="Times New Roman" w:cs="Times New Roman"/>
          <w:sz w:val="24"/>
          <w:szCs w:val="24"/>
        </w:rPr>
        <w:t>wealth</w:t>
      </w:r>
      <w:r w:rsidR="00226332" w:rsidRPr="00703517">
        <w:rPr>
          <w:rFonts w:ascii="Times New Roman" w:hAnsi="Times New Roman" w:cs="Times New Roman"/>
          <w:sz w:val="24"/>
          <w:szCs w:val="24"/>
        </w:rPr>
        <w:t xml:space="preserve"> </w:t>
      </w:r>
      <w:r w:rsidR="00396A16" w:rsidRPr="00703517">
        <w:rPr>
          <w:rFonts w:ascii="Times New Roman" w:hAnsi="Times New Roman" w:cs="Times New Roman"/>
          <w:sz w:val="24"/>
          <w:szCs w:val="24"/>
        </w:rPr>
        <w:t xml:space="preserve">of </w:t>
      </w:r>
      <w:r w:rsidR="000048A4">
        <w:rPr>
          <w:rFonts w:ascii="Times New Roman" w:hAnsi="Times New Roman" w:cs="Times New Roman"/>
          <w:sz w:val="24"/>
          <w:szCs w:val="24"/>
        </w:rPr>
        <w:t xml:space="preserve">presence-only </w:t>
      </w:r>
      <w:ins w:id="147" w:author="Vaughn Shirey" w:date="2023-09-18T10:25:00Z">
        <w:r w:rsidR="006C5418">
          <w:rPr>
            <w:rFonts w:ascii="Times New Roman" w:hAnsi="Times New Roman" w:cs="Times New Roman"/>
            <w:sz w:val="24"/>
            <w:szCs w:val="24"/>
          </w:rPr>
          <w:t xml:space="preserve">data </w:t>
        </w:r>
      </w:ins>
      <w:r w:rsidR="00396A16" w:rsidRPr="00703517">
        <w:rPr>
          <w:rFonts w:ascii="Times New Roman" w:hAnsi="Times New Roman" w:cs="Times New Roman"/>
          <w:sz w:val="24"/>
          <w:szCs w:val="24"/>
        </w:rPr>
        <w:t xml:space="preserve">for </w:t>
      </w:r>
      <w:r w:rsidR="00226332">
        <w:rPr>
          <w:rFonts w:ascii="Times New Roman" w:hAnsi="Times New Roman" w:cs="Times New Roman"/>
          <w:sz w:val="24"/>
          <w:szCs w:val="24"/>
        </w:rPr>
        <w:t>inferring population trends, even at continental extents</w:t>
      </w:r>
      <w:r w:rsidR="00396A16" w:rsidRPr="00703517">
        <w:rPr>
          <w:rFonts w:ascii="Times New Roman" w:hAnsi="Times New Roman" w:cs="Times New Roman"/>
          <w:sz w:val="24"/>
          <w:szCs w:val="24"/>
        </w:rPr>
        <w:t xml:space="preserve">. </w:t>
      </w:r>
      <w:r w:rsidRPr="00703517">
        <w:rPr>
          <w:rFonts w:ascii="Times New Roman" w:hAnsi="Times New Roman" w:cs="Times New Roman"/>
          <w:sz w:val="24"/>
          <w:szCs w:val="24"/>
        </w:rPr>
        <w:t>For example, occupancy-detection models,</w:t>
      </w:r>
      <w:r w:rsidR="00C24AA6" w:rsidRPr="00703517">
        <w:rPr>
          <w:rFonts w:ascii="Times New Roman" w:hAnsi="Times New Roman" w:cs="Times New Roman"/>
          <w:sz w:val="24"/>
          <w:szCs w:val="24"/>
        </w:rPr>
        <w:t xml:space="preserve"> </w:t>
      </w:r>
      <w:r w:rsidR="0006754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{"citationID":"V2JWDODG","properties":{"formattedCitation":"(MacKenzie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06754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06754C" w:rsidRPr="00703517">
        <w:rPr>
          <w:rFonts w:ascii="Times New Roman" w:hAnsi="Times New Roman" w:cs="Times New Roman"/>
          <w:sz w:val="24"/>
          <w:szCs w:val="24"/>
        </w:rPr>
        <w:fldChar w:fldCharType="end"/>
      </w:r>
      <w:r w:rsidR="00C74148" w:rsidRPr="00703517">
        <w:rPr>
          <w:rFonts w:ascii="Times New Roman" w:hAnsi="Times New Roman" w:cs="Times New Roman"/>
          <w:sz w:val="24"/>
          <w:szCs w:val="24"/>
        </w:rPr>
        <w:t xml:space="preserve"> </w:t>
      </w:r>
      <w:r w:rsidR="00D35212" w:rsidRPr="00703517">
        <w:rPr>
          <w:rFonts w:ascii="Times New Roman" w:hAnsi="Times New Roman" w:cs="Times New Roman"/>
          <w:sz w:val="24"/>
          <w:szCs w:val="24"/>
        </w:rPr>
        <w:t xml:space="preserve">have long been used </w:t>
      </w:r>
      <w:r w:rsidRPr="00703517">
        <w:rPr>
          <w:rFonts w:ascii="Times New Roman" w:hAnsi="Times New Roman" w:cs="Times New Roman"/>
          <w:sz w:val="24"/>
          <w:szCs w:val="24"/>
        </w:rPr>
        <w:t>to reconstruct ecological signals over space and time from presence-</w:t>
      </w:r>
      <w:r w:rsidR="00C24AA6" w:rsidRPr="00703517">
        <w:rPr>
          <w:rFonts w:ascii="Times New Roman" w:hAnsi="Times New Roman" w:cs="Times New Roman"/>
          <w:sz w:val="24"/>
          <w:szCs w:val="24"/>
        </w:rPr>
        <w:t>absence</w:t>
      </w:r>
      <w:r w:rsidR="00226332">
        <w:rPr>
          <w:rFonts w:ascii="Times New Roman" w:hAnsi="Times New Roman" w:cs="Times New Roman"/>
          <w:sz w:val="24"/>
          <w:szCs w:val="24"/>
        </w:rPr>
        <w:t>, more accurately</w:t>
      </w:r>
      <w:r w:rsidR="0046433D">
        <w:rPr>
          <w:rFonts w:ascii="Times New Roman" w:hAnsi="Times New Roman" w:cs="Times New Roman"/>
          <w:sz w:val="24"/>
          <w:szCs w:val="24"/>
        </w:rPr>
        <w:t xml:space="preserve"> (</w:t>
      </w:r>
      <w:r w:rsidR="00226332">
        <w:rPr>
          <w:rFonts w:ascii="Times New Roman" w:hAnsi="Times New Roman" w:cs="Times New Roman"/>
          <w:sz w:val="24"/>
          <w:szCs w:val="24"/>
        </w:rPr>
        <w:t>and hereafter</w:t>
      </w:r>
      <w:r w:rsidR="00FD18BF">
        <w:rPr>
          <w:rFonts w:ascii="Times New Roman" w:hAnsi="Times New Roman" w:cs="Times New Roman"/>
          <w:sz w:val="24"/>
          <w:szCs w:val="24"/>
        </w:rPr>
        <w:t>)</w:t>
      </w:r>
      <w:r w:rsidR="00226332">
        <w:rPr>
          <w:rFonts w:ascii="Times New Roman" w:hAnsi="Times New Roman" w:cs="Times New Roman"/>
          <w:sz w:val="24"/>
          <w:szCs w:val="24"/>
        </w:rPr>
        <w:t xml:space="preserve"> </w:t>
      </w:r>
      <w:r w:rsidR="0046433D">
        <w:rPr>
          <w:rFonts w:ascii="Times New Roman" w:hAnsi="Times New Roman" w:cs="Times New Roman"/>
          <w:sz w:val="24"/>
          <w:szCs w:val="24"/>
        </w:rPr>
        <w:t>detection</w:t>
      </w:r>
      <w:r w:rsidR="00AA3F49">
        <w:rPr>
          <w:rFonts w:ascii="Times New Roman" w:hAnsi="Times New Roman" w:cs="Times New Roman"/>
          <w:sz w:val="24"/>
          <w:szCs w:val="24"/>
        </w:rPr>
        <w:t>/</w:t>
      </w:r>
      <w:r w:rsidR="0046433D">
        <w:rPr>
          <w:rFonts w:ascii="Times New Roman" w:hAnsi="Times New Roman" w:cs="Times New Roman"/>
          <w:sz w:val="24"/>
          <w:szCs w:val="24"/>
        </w:rPr>
        <w:t>non</w:t>
      </w:r>
      <w:r w:rsidR="00AA3F49">
        <w:rPr>
          <w:rFonts w:ascii="Times New Roman" w:hAnsi="Times New Roman" w:cs="Times New Roman"/>
          <w:sz w:val="24"/>
          <w:szCs w:val="24"/>
        </w:rPr>
        <w:t>-</w:t>
      </w:r>
      <w:r w:rsidR="0046433D">
        <w:rPr>
          <w:rFonts w:ascii="Times New Roman" w:hAnsi="Times New Roman" w:cs="Times New Roman"/>
          <w:sz w:val="24"/>
          <w:szCs w:val="24"/>
        </w:rPr>
        <w:t>detection</w:t>
      </w:r>
      <w:r w:rsidR="00C24AA6" w:rsidRPr="00703517">
        <w:rPr>
          <w:rFonts w:ascii="Times New Roman" w:hAnsi="Times New Roman" w:cs="Times New Roman"/>
          <w:sz w:val="24"/>
          <w:szCs w:val="24"/>
        </w:rPr>
        <w:t xml:space="preserve">, where sites </w:t>
      </w:r>
      <w:r w:rsidR="0046433D">
        <w:rPr>
          <w:rFonts w:ascii="Times New Roman" w:hAnsi="Times New Roman" w:cs="Times New Roman"/>
          <w:sz w:val="24"/>
          <w:szCs w:val="24"/>
        </w:rPr>
        <w:t>are</w:t>
      </w:r>
      <w:r w:rsidR="0046433D" w:rsidRPr="00703517">
        <w:rPr>
          <w:rFonts w:ascii="Times New Roman" w:hAnsi="Times New Roman" w:cs="Times New Roman"/>
          <w:sz w:val="24"/>
          <w:szCs w:val="24"/>
        </w:rPr>
        <w:t xml:space="preserve"> </w:t>
      </w:r>
      <w:r w:rsidR="00C24AA6" w:rsidRPr="00703517">
        <w:rPr>
          <w:rFonts w:ascii="Times New Roman" w:hAnsi="Times New Roman" w:cs="Times New Roman"/>
          <w:sz w:val="24"/>
          <w:szCs w:val="24"/>
        </w:rPr>
        <w:t>repeated</w:t>
      </w:r>
      <w:r w:rsidR="00226332">
        <w:rPr>
          <w:rFonts w:ascii="Times New Roman" w:hAnsi="Times New Roman" w:cs="Times New Roman"/>
          <w:sz w:val="24"/>
          <w:szCs w:val="24"/>
        </w:rPr>
        <w:t>ly</w:t>
      </w:r>
      <w:r w:rsidR="00C24AA6" w:rsidRPr="00703517">
        <w:rPr>
          <w:rFonts w:ascii="Times New Roman" w:hAnsi="Times New Roman" w:cs="Times New Roman"/>
          <w:sz w:val="24"/>
          <w:szCs w:val="24"/>
        </w:rPr>
        <w:t xml:space="preserve"> visited and </w:t>
      </w:r>
      <w:r w:rsidR="00226332">
        <w:rPr>
          <w:rFonts w:ascii="Times New Roman" w:hAnsi="Times New Roman" w:cs="Times New Roman"/>
          <w:sz w:val="24"/>
          <w:szCs w:val="24"/>
        </w:rPr>
        <w:t xml:space="preserve">the </w:t>
      </w:r>
      <w:r w:rsidR="00C24AA6" w:rsidRPr="00703517">
        <w:rPr>
          <w:rFonts w:ascii="Times New Roman" w:hAnsi="Times New Roman" w:cs="Times New Roman"/>
          <w:sz w:val="24"/>
          <w:szCs w:val="24"/>
        </w:rPr>
        <w:t xml:space="preserve">patterns in </w:t>
      </w:r>
      <w:r w:rsidR="00226332">
        <w:rPr>
          <w:rFonts w:ascii="Times New Roman" w:hAnsi="Times New Roman" w:cs="Times New Roman"/>
          <w:sz w:val="24"/>
          <w:szCs w:val="24"/>
        </w:rPr>
        <w:t>a</w:t>
      </w:r>
      <w:r w:rsidR="00C24AA6" w:rsidRPr="00703517">
        <w:rPr>
          <w:rFonts w:ascii="Times New Roman" w:hAnsi="Times New Roman" w:cs="Times New Roman"/>
          <w:sz w:val="24"/>
          <w:szCs w:val="24"/>
        </w:rPr>
        <w:t xml:space="preserve"> series of detections and non-detections </w:t>
      </w:r>
      <w:r w:rsidR="0046433D">
        <w:rPr>
          <w:rFonts w:ascii="Times New Roman" w:hAnsi="Times New Roman" w:cs="Times New Roman"/>
          <w:sz w:val="24"/>
          <w:szCs w:val="24"/>
        </w:rPr>
        <w:t>across all visits are</w:t>
      </w:r>
      <w:r w:rsidR="00C24AA6" w:rsidRPr="00703517">
        <w:rPr>
          <w:rFonts w:ascii="Times New Roman" w:hAnsi="Times New Roman" w:cs="Times New Roman"/>
          <w:sz w:val="24"/>
          <w:szCs w:val="24"/>
        </w:rPr>
        <w:t xml:space="preserve"> used to</w:t>
      </w:r>
      <w:r w:rsidR="0046433D">
        <w:rPr>
          <w:rFonts w:ascii="Times New Roman" w:hAnsi="Times New Roman" w:cs="Times New Roman"/>
          <w:sz w:val="24"/>
          <w:szCs w:val="24"/>
        </w:rPr>
        <w:t xml:space="preserve"> model occupancy patterns by </w:t>
      </w:r>
      <w:r w:rsidR="00C24AA6" w:rsidRPr="00703517">
        <w:rPr>
          <w:rFonts w:ascii="Times New Roman" w:hAnsi="Times New Roman" w:cs="Times New Roman"/>
          <w:sz w:val="24"/>
          <w:szCs w:val="24"/>
        </w:rPr>
        <w:t>disentangl</w:t>
      </w:r>
      <w:r w:rsidR="0046433D">
        <w:rPr>
          <w:rFonts w:ascii="Times New Roman" w:hAnsi="Times New Roman" w:cs="Times New Roman"/>
          <w:sz w:val="24"/>
          <w:szCs w:val="24"/>
        </w:rPr>
        <w:t>ing</w:t>
      </w:r>
      <w:r w:rsidR="00C24AA6" w:rsidRPr="00703517">
        <w:rPr>
          <w:rFonts w:ascii="Times New Roman" w:hAnsi="Times New Roman" w:cs="Times New Roman"/>
          <w:sz w:val="24"/>
          <w:szCs w:val="24"/>
        </w:rPr>
        <w:t xml:space="preserve"> the </w:t>
      </w:r>
      <w:r w:rsidR="0046433D">
        <w:rPr>
          <w:rFonts w:ascii="Times New Roman" w:hAnsi="Times New Roman" w:cs="Times New Roman"/>
          <w:sz w:val="24"/>
          <w:szCs w:val="24"/>
        </w:rPr>
        <w:t xml:space="preserve">observation </w:t>
      </w:r>
      <w:r w:rsidR="00C24AA6" w:rsidRPr="00703517">
        <w:rPr>
          <w:rFonts w:ascii="Times New Roman" w:hAnsi="Times New Roman" w:cs="Times New Roman"/>
          <w:sz w:val="24"/>
          <w:szCs w:val="24"/>
        </w:rPr>
        <w:t xml:space="preserve">process from </w:t>
      </w:r>
      <w:r w:rsidR="00FD18BF">
        <w:rPr>
          <w:rFonts w:ascii="Times New Roman" w:hAnsi="Times New Roman" w:cs="Times New Roman"/>
          <w:sz w:val="24"/>
          <w:szCs w:val="24"/>
        </w:rPr>
        <w:t xml:space="preserve">underlying </w:t>
      </w:r>
      <w:r w:rsidR="0046433D">
        <w:rPr>
          <w:rFonts w:ascii="Times New Roman" w:hAnsi="Times New Roman" w:cs="Times New Roman"/>
          <w:sz w:val="24"/>
          <w:szCs w:val="24"/>
        </w:rPr>
        <w:t>ecological patterns</w:t>
      </w:r>
      <w:r w:rsidR="00F922CE">
        <w:rPr>
          <w:rFonts w:ascii="Times New Roman" w:hAnsi="Times New Roman" w:cs="Times New Roman"/>
          <w:sz w:val="24"/>
          <w:szCs w:val="24"/>
        </w:rPr>
        <w:t>.</w:t>
      </w:r>
      <w:r w:rsidR="00366CAC">
        <w:rPr>
          <w:rFonts w:ascii="Times New Roman" w:hAnsi="Times New Roman" w:cs="Times New Roman"/>
          <w:sz w:val="24"/>
          <w:szCs w:val="24"/>
        </w:rPr>
        <w:t xml:space="preserve"> </w:t>
      </w:r>
      <w:r w:rsidR="0046433D">
        <w:rPr>
          <w:rFonts w:ascii="Times New Roman" w:hAnsi="Times New Roman" w:cs="Times New Roman"/>
          <w:sz w:val="24"/>
          <w:szCs w:val="24"/>
        </w:rPr>
        <w:t>Yet occupancy models demand non</w:t>
      </w:r>
      <w:r w:rsidR="003356D7">
        <w:rPr>
          <w:rFonts w:ascii="Times New Roman" w:hAnsi="Times New Roman" w:cs="Times New Roman"/>
          <w:sz w:val="24"/>
          <w:szCs w:val="24"/>
        </w:rPr>
        <w:t>-</w:t>
      </w:r>
      <w:r w:rsidR="0046433D">
        <w:rPr>
          <w:rFonts w:ascii="Times New Roman" w:hAnsi="Times New Roman" w:cs="Times New Roman"/>
          <w:sz w:val="24"/>
          <w:szCs w:val="24"/>
        </w:rPr>
        <w:t xml:space="preserve">detection data (specifically, zeros for all species in the community when not observed) and so their use with presence-only data has traditionally been </w:t>
      </w:r>
      <w:r w:rsidR="00BB2CD6">
        <w:rPr>
          <w:rFonts w:ascii="Times New Roman" w:hAnsi="Times New Roman" w:cs="Times New Roman"/>
          <w:sz w:val="24"/>
          <w:szCs w:val="24"/>
        </w:rPr>
        <w:t xml:space="preserve">considered </w:t>
      </w:r>
      <w:r w:rsidR="0046433D">
        <w:rPr>
          <w:rFonts w:ascii="Times New Roman" w:hAnsi="Times New Roman" w:cs="Times New Roman"/>
          <w:sz w:val="24"/>
          <w:szCs w:val="24"/>
        </w:rPr>
        <w:t xml:space="preserve">inappropriate. Recently, proposals for the use of occupancy models </w:t>
      </w:r>
      <w:r w:rsidR="00AB6932">
        <w:rPr>
          <w:rFonts w:ascii="Times New Roman" w:hAnsi="Times New Roman" w:cs="Times New Roman"/>
          <w:sz w:val="24"/>
          <w:szCs w:val="24"/>
        </w:rPr>
        <w:t>with</w:t>
      </w:r>
      <w:r w:rsidR="0046433D">
        <w:rPr>
          <w:rFonts w:ascii="Times New Roman" w:hAnsi="Times New Roman" w:cs="Times New Roman"/>
          <w:sz w:val="24"/>
          <w:szCs w:val="24"/>
        </w:rPr>
        <w:t xml:space="preserve"> presence-only data center on </w:t>
      </w:r>
      <w:r w:rsidR="00AB6932">
        <w:rPr>
          <w:rFonts w:ascii="Times New Roman" w:hAnsi="Times New Roman" w:cs="Times New Roman"/>
          <w:sz w:val="24"/>
          <w:szCs w:val="24"/>
        </w:rPr>
        <w:t xml:space="preserve">explicit additions </w:t>
      </w:r>
      <w:r w:rsidR="0046433D">
        <w:rPr>
          <w:rFonts w:ascii="Times New Roman" w:hAnsi="Times New Roman" w:cs="Times New Roman"/>
          <w:sz w:val="24"/>
          <w:szCs w:val="24"/>
        </w:rPr>
        <w:t xml:space="preserve">of zeros in the data set by leveraging records of other species </w:t>
      </w:r>
      <w:del w:id="148" w:author="Vaughn Shirey" w:date="2023-09-18T10:38:00Z">
        <w:r w:rsidR="00261298" w:rsidDel="00BA6929">
          <w:rPr>
            <w:rFonts w:ascii="Times New Roman" w:hAnsi="Times New Roman" w:cs="Times New Roman"/>
            <w:sz w:val="24"/>
            <w:szCs w:val="24"/>
          </w:rPr>
          <w:delText xml:space="preserve">has been used </w:delText>
        </w:r>
        <w:r w:rsidR="0046433D" w:rsidDel="00BA6929">
          <w:rPr>
            <w:rFonts w:ascii="Times New Roman" w:hAnsi="Times New Roman" w:cs="Times New Roman"/>
            <w:sz w:val="24"/>
            <w:szCs w:val="24"/>
          </w:rPr>
          <w:delText xml:space="preserve">as a proxy for effort </w:delText>
        </w:r>
      </w:del>
      <w:r w:rsidR="003C793A">
        <w:rPr>
          <w:rFonts w:ascii="Times New Roman" w:hAnsi="Times New Roman" w:cs="Times New Roman"/>
          <w:sz w:val="24"/>
          <w:szCs w:val="24"/>
        </w:rPr>
        <w:fldChar w:fldCharType="begin"/>
      </w:r>
      <w:r w:rsidR="003C793A">
        <w:rPr>
          <w:rFonts w:ascii="Times New Roman" w:hAnsi="Times New Roman" w:cs="Times New Roman"/>
          <w:sz w:val="24"/>
          <w:szCs w:val="24"/>
        </w:rPr>
        <w:instrText xml:space="preserve"> ADDIN ZOTERO_ITEM CSL_CITATION {"citationID":"3lX3qcC9","properties":{"formattedCitation":"(Guzman {\\i{}et al.} 2021; Jackson {\\i{}et al.} 2022)","plainCitation":"(Guzman et al. 2021; Jackson et al. 2022)","noteIndex":0},"citationItems":[{"id":642,"uris":["http://zotero.org/users/3183432/items/W9UWDUCJ"],"itemData":{"id":642,"type":"article-journal","container-title":"Biological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K"}],"issued":{"date-parts":[["2022"]]}}}],"schema":"https://github.com/citation-style-language/schema/raw/master/csl-citation.json"} </w:instrText>
      </w:r>
      <w:r w:rsidR="003C793A">
        <w:rPr>
          <w:rFonts w:ascii="Times New Roman" w:hAnsi="Times New Roman" w:cs="Times New Roman"/>
          <w:sz w:val="24"/>
          <w:szCs w:val="24"/>
        </w:rPr>
        <w:fldChar w:fldCharType="separate"/>
      </w:r>
      <w:r w:rsidR="003C793A" w:rsidRPr="003C793A">
        <w:rPr>
          <w:rFonts w:ascii="Times New Roman" w:hAnsi="Times New Roman" w:cs="Times New Roman"/>
          <w:sz w:val="24"/>
          <w:szCs w:val="24"/>
        </w:rPr>
        <w:t xml:space="preserve">(Guzman </w:t>
      </w:r>
      <w:r w:rsidR="003C793A" w:rsidRPr="003C793A">
        <w:rPr>
          <w:rFonts w:ascii="Times New Roman" w:hAnsi="Times New Roman" w:cs="Times New Roman"/>
          <w:i/>
          <w:iCs/>
          <w:sz w:val="24"/>
          <w:szCs w:val="24"/>
        </w:rPr>
        <w:t>et al.</w:t>
      </w:r>
      <w:r w:rsidR="003C793A" w:rsidRPr="003C793A">
        <w:rPr>
          <w:rFonts w:ascii="Times New Roman" w:hAnsi="Times New Roman" w:cs="Times New Roman"/>
          <w:sz w:val="24"/>
          <w:szCs w:val="24"/>
        </w:rPr>
        <w:t xml:space="preserve"> 2021; Jackson </w:t>
      </w:r>
      <w:r w:rsidR="003C793A" w:rsidRPr="003C793A">
        <w:rPr>
          <w:rFonts w:ascii="Times New Roman" w:hAnsi="Times New Roman" w:cs="Times New Roman"/>
          <w:i/>
          <w:iCs/>
          <w:sz w:val="24"/>
          <w:szCs w:val="24"/>
        </w:rPr>
        <w:t>et al.</w:t>
      </w:r>
      <w:r w:rsidR="003C793A" w:rsidRPr="003C793A">
        <w:rPr>
          <w:rFonts w:ascii="Times New Roman" w:hAnsi="Times New Roman" w:cs="Times New Roman"/>
          <w:sz w:val="24"/>
          <w:szCs w:val="24"/>
        </w:rPr>
        <w:t xml:space="preserve"> 2022)</w:t>
      </w:r>
      <w:r w:rsidR="003C793A">
        <w:rPr>
          <w:rFonts w:ascii="Times New Roman" w:hAnsi="Times New Roman" w:cs="Times New Roman"/>
          <w:sz w:val="24"/>
          <w:szCs w:val="24"/>
        </w:rPr>
        <w:fldChar w:fldCharType="end"/>
      </w:r>
      <w:r w:rsidR="008F6A6F">
        <w:rPr>
          <w:rFonts w:ascii="Times New Roman" w:hAnsi="Times New Roman" w:cs="Times New Roman"/>
          <w:sz w:val="24"/>
          <w:szCs w:val="24"/>
        </w:rPr>
        <w:t>.</w:t>
      </w:r>
      <w:r w:rsidR="00AB6932">
        <w:rPr>
          <w:rFonts w:ascii="Times New Roman" w:hAnsi="Times New Roman" w:cs="Times New Roman"/>
          <w:sz w:val="24"/>
          <w:szCs w:val="24"/>
        </w:rPr>
        <w:t xml:space="preserve"> A</w:t>
      </w:r>
      <w:r w:rsidR="00AF1026">
        <w:rPr>
          <w:rFonts w:ascii="Times New Roman" w:hAnsi="Times New Roman" w:cs="Times New Roman"/>
          <w:sz w:val="24"/>
          <w:szCs w:val="24"/>
        </w:rPr>
        <w:t xml:space="preserve"> recent simulation study has confirmed that, </w:t>
      </w:r>
      <w:r w:rsidR="00AB6932">
        <w:rPr>
          <w:rFonts w:ascii="Times New Roman" w:hAnsi="Times New Roman" w:cs="Times New Roman"/>
          <w:sz w:val="24"/>
          <w:szCs w:val="24"/>
        </w:rPr>
        <w:t>when multiple species records in the same location are used as a proxy for community sampling</w:t>
      </w:r>
      <w:r w:rsidR="00AF1026">
        <w:rPr>
          <w:rFonts w:ascii="Times New Roman" w:hAnsi="Times New Roman" w:cs="Times New Roman"/>
          <w:sz w:val="24"/>
          <w:szCs w:val="24"/>
        </w:rPr>
        <w:t xml:space="preserve">, </w:t>
      </w:r>
      <w:r w:rsidR="00AB6932">
        <w:rPr>
          <w:rFonts w:ascii="Times New Roman" w:hAnsi="Times New Roman" w:cs="Times New Roman"/>
          <w:sz w:val="24"/>
          <w:szCs w:val="24"/>
        </w:rPr>
        <w:t xml:space="preserve">the inference of zeros in an occupancy modeling framework provides robust </w:t>
      </w:r>
      <w:r w:rsidR="00AF1026">
        <w:rPr>
          <w:rFonts w:ascii="Times New Roman" w:hAnsi="Times New Roman" w:cs="Times New Roman"/>
          <w:sz w:val="24"/>
          <w:szCs w:val="24"/>
        </w:rPr>
        <w:t>ecological signal from presence-only data</w:t>
      </w:r>
      <w:r w:rsidR="001D4179">
        <w:rPr>
          <w:rFonts w:ascii="Times New Roman" w:hAnsi="Times New Roman" w:cs="Times New Roman"/>
          <w:sz w:val="24"/>
          <w:szCs w:val="24"/>
        </w:rPr>
        <w:t xml:space="preserve"> </w:t>
      </w:r>
      <w:r w:rsidR="001D4179">
        <w:rPr>
          <w:rFonts w:ascii="Times New Roman" w:hAnsi="Times New Roman" w:cs="Times New Roman"/>
          <w:sz w:val="24"/>
          <w:szCs w:val="24"/>
        </w:rPr>
        <w:fldChar w:fldCharType="begin"/>
      </w:r>
      <w:r w:rsidR="00AB26E9">
        <w:rPr>
          <w:rFonts w:ascii="Times New Roman" w:hAnsi="Times New Roman" w:cs="Times New Roman"/>
          <w:sz w:val="24"/>
          <w:szCs w:val="24"/>
        </w:rPr>
        <w:instrText xml:space="preserve"> ADDIN ZOTERO_ITEM CSL_CITATION {"citationID":"acyLT6lU","properties":{"formattedCitation":"(Shirey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1D4179">
        <w:rPr>
          <w:rFonts w:ascii="Times New Roman" w:hAnsi="Times New Roman" w:cs="Times New Roman"/>
          <w:sz w:val="24"/>
          <w:szCs w:val="24"/>
        </w:rPr>
        <w:fldChar w:fldCharType="separate"/>
      </w:r>
      <w:r w:rsidR="00AB26E9" w:rsidRPr="00AB26E9">
        <w:rPr>
          <w:rFonts w:ascii="Times New Roman" w:hAnsi="Times New Roman" w:cs="Times New Roman"/>
          <w:sz w:val="24"/>
          <w:szCs w:val="24"/>
        </w:rPr>
        <w:t xml:space="preserve">(Shirey </w:t>
      </w:r>
      <w:r w:rsidR="00AB26E9" w:rsidRPr="00AB26E9">
        <w:rPr>
          <w:rFonts w:ascii="Times New Roman" w:hAnsi="Times New Roman" w:cs="Times New Roman"/>
          <w:i/>
          <w:iCs/>
          <w:sz w:val="24"/>
          <w:szCs w:val="24"/>
        </w:rPr>
        <w:t>et al.</w:t>
      </w:r>
      <w:r w:rsidR="00AB26E9" w:rsidRPr="00AB26E9">
        <w:rPr>
          <w:rFonts w:ascii="Times New Roman" w:hAnsi="Times New Roman" w:cs="Times New Roman"/>
          <w:sz w:val="24"/>
          <w:szCs w:val="24"/>
        </w:rPr>
        <w:t xml:space="preserve"> 2022a)</w:t>
      </w:r>
      <w:r w:rsidR="001D4179">
        <w:rPr>
          <w:rFonts w:ascii="Times New Roman" w:hAnsi="Times New Roman" w:cs="Times New Roman"/>
          <w:sz w:val="24"/>
          <w:szCs w:val="24"/>
        </w:rPr>
        <w:fldChar w:fldCharType="end"/>
      </w:r>
      <w:r w:rsidR="001D4179">
        <w:rPr>
          <w:rFonts w:ascii="Times New Roman" w:hAnsi="Times New Roman" w:cs="Times New Roman"/>
          <w:sz w:val="24"/>
          <w:szCs w:val="24"/>
        </w:rPr>
        <w:t>.</w:t>
      </w:r>
      <w:r w:rsidR="00AF1026">
        <w:rPr>
          <w:rFonts w:ascii="Times New Roman" w:hAnsi="Times New Roman" w:cs="Times New Roman"/>
          <w:sz w:val="24"/>
          <w:szCs w:val="24"/>
        </w:rPr>
        <w:t xml:space="preserve"> </w:t>
      </w:r>
      <w:r w:rsidR="00AA1279">
        <w:rPr>
          <w:rFonts w:ascii="Times New Roman" w:hAnsi="Times New Roman" w:cs="Times New Roman"/>
          <w:sz w:val="24"/>
          <w:szCs w:val="24"/>
        </w:rPr>
        <w:t xml:space="preserve">This approach is increasing in popularity and has already been used to </w:t>
      </w:r>
      <w:r w:rsidR="006D01CF">
        <w:rPr>
          <w:rFonts w:ascii="Times New Roman" w:hAnsi="Times New Roman" w:cs="Times New Roman"/>
          <w:sz w:val="24"/>
          <w:szCs w:val="24"/>
        </w:rPr>
        <w:t>reconstruct sensible</w:t>
      </w:r>
      <w:r w:rsidR="00EC288C">
        <w:rPr>
          <w:rFonts w:ascii="Times New Roman" w:hAnsi="Times New Roman" w:cs="Times New Roman"/>
          <w:sz w:val="24"/>
          <w:szCs w:val="24"/>
        </w:rPr>
        <w:t xml:space="preserve"> ecological trends from presence-only data using </w:t>
      </w:r>
      <w:r w:rsidR="007443C9">
        <w:rPr>
          <w:rFonts w:ascii="Times New Roman" w:hAnsi="Times New Roman" w:cs="Times New Roman"/>
          <w:sz w:val="24"/>
          <w:szCs w:val="24"/>
        </w:rPr>
        <w:t>these</w:t>
      </w:r>
      <w:r w:rsidR="00AA1279">
        <w:rPr>
          <w:rFonts w:ascii="Times New Roman" w:hAnsi="Times New Roman" w:cs="Times New Roman"/>
          <w:sz w:val="24"/>
          <w:szCs w:val="24"/>
        </w:rPr>
        <w:t xml:space="preserve"> and other non-standardized </w:t>
      </w:r>
      <w:r w:rsidR="00EC288C">
        <w:rPr>
          <w:rFonts w:ascii="Times New Roman" w:hAnsi="Times New Roman" w:cs="Times New Roman"/>
          <w:sz w:val="24"/>
          <w:szCs w:val="24"/>
        </w:rPr>
        <w:t xml:space="preserve">datasets </w:t>
      </w:r>
      <w:r w:rsidR="00A862E5" w:rsidRPr="00703517">
        <w:rPr>
          <w:rFonts w:ascii="Times New Roman" w:hAnsi="Times New Roman" w:cs="Times New Roman"/>
          <w:sz w:val="24"/>
          <w:szCs w:val="24"/>
        </w:rPr>
        <w:fldChar w:fldCharType="begin"/>
      </w:r>
      <w:r w:rsidR="00A56AE1">
        <w:rPr>
          <w:rFonts w:ascii="Times New Roman" w:hAnsi="Times New Roman" w:cs="Times New Roman"/>
          <w:sz w:val="24"/>
          <w:szCs w:val="24"/>
        </w:rPr>
        <w:instrText xml:space="preserve"> ADDIN ZOTERO_ITEM CSL_CITATION {"citationID":"GcwVIS53","properties":{"formattedCitation":"(van Strien {\\i{}et al.} 2013; J\\uc0\\u246{}nsson {\\i{}et al.} 2021; Engelhardt {\\i{}et al.} 2022; Jackson {\\i{}et al.} 2022)","plainCitation":"(van Strien et al. 2013; Jönsson et al. 2021; Engelhardt et al. 2022; Jackson et al. 2022)","noteIndex":0},"citationItems":[{"id":584,"uris":["http://zotero.org/users/3183432/items/ZVFUSF5B"],"itemData":{"id":584,"type":"article-journal","abstract":"Abstract Recent climate and land-use changes are having substantial impacts on biodiversity, including population declines, range shifts, and changes in community composition. However, few studies have compared these impacts among multiple taxa, particularly because of a lack of standardized time series data over long periods. Existing data sets are typically of low resolution or poor coverage, both spatially and temporally, thereby limiting the inferences that can be drawn from such studies. Here, we compare climate and land-use driven occupancy changes in butterflies, grasshoppers, and dragonflies using an extensive data set of highly heterogeneous observation data collected in the central European region of Bavaria (Germany) over a 40-year period. Using occupancy models, we find occupancies (the proportion of sites occupied by a species in each year) of 37% of species have decreased, 30% have increased and 33% showed no significant trend. Butterflies and grasshoppers show strongest declines with 41% of species each. By contrast, 52% of dragonfly species increased. Temperature preference and habitat specificity appear as significant drivers of species trends. We show that cold-adapted species across all taxa have declined, whereas warm-adapted species have increased. In butterflies, habitat specialists have decreased, while generalists increased or remained stable. The trends of habitat generalists and specialists both in grasshoppers and semi-aquatic dragonflies, however did not differ. Our findings indicate strong and consistent effects of climate warming across insect taxa. The decrease of butterfly specialists could hint towards a threat from land-use change, as especially butterfly specialists' occurrence depends mostly on habitat quality and area. Our study not only illustrates how these taxa showed differing trends in the past but also provides hints on how we might mitigate the detrimental effects of human development on their diversity in the future.","container-title":"Global Change Biology","DOI":"https://doi.org/10.1111/gcb.16200","issue":"13","note":"_eprint: https://onlinelibrary.wiley.com/doi/pdf/10.1111/gcb.16200","page":"3998-4012","title":"Consistent signals of a warming climate in occupancy changes of three insect taxa over 40 years in central Europe","volume":"28","author":[{"family":"Engelhardt","given":"Eva Katharina"},{"family":"Biber","given":"Matthias F."},{"family":"Dolek","given":"Matthias"},{"family":"Fartmann","given":"Thomas"},{"family":"Hochkirch","given":"Axel"},{"family":"Leidinger","given":"Jan"},{"family":"Löffler","given":"Franz"},{"family":"Pinkert","given":"Stefan"},{"family":"Poniatowski","given":"Dominik"},{"family":"Voith","given":"Johannes"},{"family":"Winterholler","given":"Michael"},{"family":"Zeuss","given":"Dirk"},{"family":"Bowler","given":"Diana E."},{"family":"Hof","given":"Christian"}],"issued":{"date-parts":[["2022"]]}}},{"id":607,"uris":["http://zotero.org/users/3183432/items/9I2V6R3X"],"itemData":{"id":607,"type":"article-journal","container-title":"Biology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K"}],"issued":{"date-parts":[["2022"]]}}},{"id":787,"uris":["http://zotero.org/users/3183432/items/DFW9IVKX"],"itemData":{"id":787,"type":"article-journal","container-title":"Insect Conservation and Diversity","issue":"5","note":"publisher: Wiley Online Library","page":"543–555","title":"A century of social wasp occupancy trends from natural history collections: spatiotemporal resolutions have little effect on model performance","volume":"14","author":[{"family":"Jönsson","given":"Galina M"},{"family":"Broad","given":"Gavin R"},{"family":"Sumner","given":"Seirian"},{"family":"Isaac","given":"Nick JB"}],"issued":{"date-parts":[["2021"]]}}},{"id":293,"uris":["http://zotero.org/users/3183432/items/ERGFU5GW"],"itemData":{"id":293,"type":"article-journal","abstract":"Many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A862E5" w:rsidRPr="00703517">
        <w:rPr>
          <w:rFonts w:ascii="Times New Roman" w:hAnsi="Times New Roman" w:cs="Times New Roman"/>
          <w:sz w:val="24"/>
          <w:szCs w:val="24"/>
        </w:rPr>
        <w:fldChar w:fldCharType="separate"/>
      </w:r>
      <w:r w:rsidR="00A56AE1" w:rsidRPr="00A56AE1">
        <w:rPr>
          <w:rFonts w:ascii="Times New Roman" w:hAnsi="Times New Roman" w:cs="Times New Roman"/>
          <w:sz w:val="24"/>
          <w:szCs w:val="24"/>
        </w:rPr>
        <w:t xml:space="preserve">(van Strien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2013; Jönsson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2021; Engelhardt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2022; Jackson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2022)</w:t>
      </w:r>
      <w:r w:rsidR="00A862E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p>
    <w:p w14:paraId="3C4AE5B2" w14:textId="15041E1C" w:rsidR="00633906" w:rsidRDefault="00341DE7" w:rsidP="005F3715">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Here, we used an occupancy-detection approach to account for a complex</w:t>
      </w:r>
      <w:r w:rsidR="00863C69" w:rsidRPr="00703517">
        <w:rPr>
          <w:rFonts w:ascii="Times New Roman" w:hAnsi="Times New Roman" w:cs="Times New Roman"/>
          <w:sz w:val="24"/>
          <w:szCs w:val="24"/>
        </w:rPr>
        <w:t xml:space="preserve"> and undocumented</w:t>
      </w:r>
      <w:r w:rsidRPr="00703517">
        <w:rPr>
          <w:rFonts w:ascii="Times New Roman" w:hAnsi="Times New Roman" w:cs="Times New Roman"/>
          <w:sz w:val="24"/>
          <w:szCs w:val="24"/>
        </w:rPr>
        <w:t xml:space="preserve"> detection process </w:t>
      </w:r>
      <w:r w:rsidR="00863C69" w:rsidRPr="00703517">
        <w:rPr>
          <w:rFonts w:ascii="Times New Roman" w:hAnsi="Times New Roman" w:cs="Times New Roman"/>
          <w:sz w:val="24"/>
          <w:szCs w:val="24"/>
        </w:rPr>
        <w:t>to</w:t>
      </w:r>
      <w:r w:rsidRPr="00703517">
        <w:rPr>
          <w:rFonts w:ascii="Times New Roman" w:hAnsi="Times New Roman" w:cs="Times New Roman"/>
          <w:sz w:val="24"/>
          <w:szCs w:val="24"/>
        </w:rPr>
        <w:t xml:space="preserve"> reconstruct patterns of change in </w:t>
      </w:r>
      <w:r w:rsidR="00863C69" w:rsidRPr="00703517">
        <w:rPr>
          <w:rFonts w:ascii="Times New Roman" w:hAnsi="Times New Roman" w:cs="Times New Roman"/>
          <w:sz w:val="24"/>
          <w:szCs w:val="24"/>
        </w:rPr>
        <w:t>North America above 45</w:t>
      </w:r>
      <w:r w:rsidR="005A0BBF" w:rsidRPr="005A0BBF">
        <w:rPr>
          <w:rFonts w:ascii="Times New Roman" w:hAnsi="Times New Roman" w:cs="Times New Roman"/>
          <w:sz w:val="24"/>
          <w:szCs w:val="24"/>
        </w:rPr>
        <w:t>°</w:t>
      </w:r>
      <w:r w:rsidR="00660355">
        <w:rPr>
          <w:rFonts w:ascii="Times New Roman" w:hAnsi="Times New Roman" w:cs="Times New Roman"/>
          <w:sz w:val="24"/>
          <w:szCs w:val="24"/>
        </w:rPr>
        <w:t>N</w:t>
      </w:r>
      <w:r w:rsidR="00863C69" w:rsidRPr="00703517">
        <w:rPr>
          <w:rFonts w:ascii="Times New Roman" w:hAnsi="Times New Roman" w:cs="Times New Roman"/>
          <w:sz w:val="24"/>
          <w:szCs w:val="24"/>
        </w:rPr>
        <w:t xml:space="preserve"> latitude</w:t>
      </w:r>
      <w:r w:rsidRPr="00703517">
        <w:rPr>
          <w:rFonts w:ascii="Times New Roman" w:hAnsi="Times New Roman" w:cs="Times New Roman"/>
          <w:sz w:val="24"/>
          <w:szCs w:val="24"/>
        </w:rPr>
        <w:t xml:space="preserve"> over a </w:t>
      </w:r>
      <w:r w:rsidR="007B72B7"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period (1970-2019). Specifically, we </w:t>
      </w:r>
      <w:r w:rsidR="00E31D52">
        <w:rPr>
          <w:rFonts w:ascii="Times New Roman" w:hAnsi="Times New Roman" w:cs="Times New Roman"/>
          <w:sz w:val="24"/>
          <w:szCs w:val="24"/>
        </w:rPr>
        <w:t>focused on the</w:t>
      </w:r>
      <w:r w:rsidRPr="00703517">
        <w:rPr>
          <w:rFonts w:ascii="Times New Roman" w:hAnsi="Times New Roman" w:cs="Times New Roman"/>
          <w:sz w:val="24"/>
          <w:szCs w:val="24"/>
        </w:rPr>
        <w:t xml:space="preserve"> influence of changes </w:t>
      </w:r>
      <w:r w:rsidRPr="00703517">
        <w:rPr>
          <w:rFonts w:ascii="Times New Roman" w:hAnsi="Times New Roman" w:cs="Times New Roman"/>
          <w:sz w:val="24"/>
          <w:szCs w:val="24"/>
        </w:rPr>
        <w:lastRenderedPageBreak/>
        <w:t>in minimum temperature</w:t>
      </w:r>
      <w:r w:rsidR="009F3786">
        <w:rPr>
          <w:rFonts w:ascii="Times New Roman" w:hAnsi="Times New Roman" w:cs="Times New Roman"/>
          <w:sz w:val="24"/>
          <w:szCs w:val="24"/>
        </w:rPr>
        <w:t xml:space="preserve"> </w:t>
      </w:r>
      <w:r w:rsidRPr="00703517">
        <w:rPr>
          <w:rFonts w:ascii="Times New Roman" w:hAnsi="Times New Roman" w:cs="Times New Roman"/>
          <w:sz w:val="24"/>
          <w:szCs w:val="24"/>
        </w:rPr>
        <w:t xml:space="preserve">on species-specific occupancy patterns through space and time. </w:t>
      </w:r>
      <w:ins w:id="149" w:author="Vaughn Shirey" w:date="2023-09-18T10:36:00Z">
        <w:r w:rsidR="00BA6929">
          <w:rPr>
            <w:rFonts w:ascii="Times New Roman" w:hAnsi="Times New Roman" w:cs="Times New Roman"/>
            <w:sz w:val="24"/>
            <w:szCs w:val="24"/>
          </w:rPr>
          <w:t xml:space="preserve">We focus on minimum temperature since it is likely a limiting factor which prevents southern species from poleward range expansion and is also a critical component of constructing </w:t>
        </w:r>
      </w:ins>
      <w:ins w:id="150" w:author="Vaughn Shirey" w:date="2023-09-18T10:37:00Z">
        <w:r w:rsidR="00BA6929">
          <w:rPr>
            <w:rFonts w:ascii="Times New Roman" w:hAnsi="Times New Roman" w:cs="Times New Roman"/>
            <w:sz w:val="24"/>
            <w:szCs w:val="24"/>
          </w:rPr>
          <w:t>aforementioned overwintering habitat for butterflies in the boreal and Arctic.</w:t>
        </w:r>
      </w:ins>
      <w:ins w:id="151" w:author="Vaughn Shirey" w:date="2023-09-18T10:36:00Z">
        <w:r w:rsidR="00BA6929">
          <w:rPr>
            <w:rFonts w:ascii="Times New Roman" w:hAnsi="Times New Roman" w:cs="Times New Roman"/>
            <w:sz w:val="24"/>
            <w:szCs w:val="24"/>
          </w:rPr>
          <w:t xml:space="preserve"> </w:t>
        </w:r>
      </w:ins>
      <w:r w:rsidR="00083BA6">
        <w:rPr>
          <w:rFonts w:ascii="Times New Roman" w:hAnsi="Times New Roman" w:cs="Times New Roman"/>
          <w:sz w:val="24"/>
          <w:szCs w:val="24"/>
        </w:rPr>
        <w:t xml:space="preserve">A rich body of </w:t>
      </w:r>
      <w:r w:rsidR="00697114">
        <w:rPr>
          <w:rFonts w:ascii="Times New Roman" w:hAnsi="Times New Roman" w:cs="Times New Roman"/>
          <w:sz w:val="24"/>
          <w:szCs w:val="24"/>
        </w:rPr>
        <w:t xml:space="preserve">research </w:t>
      </w:r>
      <w:r w:rsidR="00083BA6">
        <w:rPr>
          <w:rFonts w:ascii="Times New Roman" w:hAnsi="Times New Roman" w:cs="Times New Roman"/>
          <w:sz w:val="24"/>
          <w:szCs w:val="24"/>
        </w:rPr>
        <w:t>from Europe</w:t>
      </w:r>
      <w:r w:rsidR="00AA1279">
        <w:rPr>
          <w:rFonts w:ascii="Times New Roman" w:hAnsi="Times New Roman" w:cs="Times New Roman"/>
          <w:sz w:val="24"/>
          <w:szCs w:val="24"/>
        </w:rPr>
        <w:t xml:space="preserve"> </w:t>
      </w:r>
      <w:r w:rsidR="00AA1279">
        <w:rPr>
          <w:rFonts w:ascii="Times New Roman" w:hAnsi="Times New Roman" w:cs="Times New Roman"/>
          <w:sz w:val="24"/>
          <w:szCs w:val="24"/>
        </w:rPr>
        <w:fldChar w:fldCharType="begin"/>
      </w:r>
      <w:r w:rsidR="00AA1279">
        <w:rPr>
          <w:rFonts w:ascii="Times New Roman" w:hAnsi="Times New Roman" w:cs="Times New Roman"/>
          <w:sz w:val="24"/>
          <w:szCs w:val="24"/>
        </w:rPr>
        <w:instrText xml:space="preserve"> ADDIN ZOTERO_ITEM CSL_CITATION {"citationID":"td7YaRfw","properties":{"formattedCitation":"(Parmesan {\\i{}et al.} 1999; Hill {\\i{}et al.} 2002; P\\uc0\\u246{}yry {\\i{}et al.} 2009)","plainCitation":"(Parmesan et al. 1999; Hill et al. 2002; Pöyry et al. 2009)","noteIndex":0},"citationItems":[{"id":454,"uris":["http://zotero.org/users/3183432/items/LIEDDE93"],"itemData":{"id":454,"type":"article-journal","abstract":"Mean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470,"uris":["http://zotero.org/users/3183432/items/GVU9MUZF"],"itemData":{"id":470,"type":"article-journal","abstract":"We analyse distribution records for 51 British butterfly species to investigate altitudinal and latitudinal responses to twentieth century climate warming. Species with northern and/or montane distributions have disappeared from low elevation sites and colonized sites at higher elevations during the twentieth century, consistent with a climate explanation. We found no evidence for a systematic shift northwards across all species, even though 11 out of 46 southerly distributed species have expanded in the northern part of their distributions. For a subset of 35 species, we model the role of climate in limiting current European distributions and predict potential future distributions for the period 2070-2099. Most northerly distributed species will have little opportunity to expand northwards and will disappear from areas in the south, resulting in reduced range sizes. Southerly distributed species will have the potential to shift northwards, resulting in similar or increased range sizes. However, 30 out of 35 study species have failed to track recent climate changes because of lack of suitable habitat, so we revised our estimates accordingly for these species and predicted 65% and 24% declines in range sizes for northern and southern species, respectively. These revised estimates are likely to be more realistic predictions of future butterfly range sizes.","archive_location":"WOS:000178814700013","container-title":"Proceedings of the Royal Society B-Biological Sciences","DOI":"10.1098/rspb.2002.2134","issue":"1505","page":"2163-2171","title":"Responses of butterflies to twentieth century climate warming: implications for future ranges","volume":"269","author":[{"family":"Hill","given":"JK"},{"family":"Thomas","given":"CD"},{"family":"Fox","given":"R"},{"family":"Telfer","given":"MG"},{"family":"Willis","given":"SG"},{"family":"Asher","given":"J"},{"family":"Huntley","given":"B"}],"issued":{"date-parts":[["2002",10,22]]}}},{"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schema":"https://github.com/citation-style-language/schema/raw/master/csl-citation.json"} </w:instrText>
      </w:r>
      <w:r w:rsidR="00AA1279">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(Parmesan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1999; Hill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2002; Pöyry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2009)</w:t>
      </w:r>
      <w:r w:rsidR="00AA1279">
        <w:rPr>
          <w:rFonts w:ascii="Times New Roman" w:hAnsi="Times New Roman" w:cs="Times New Roman"/>
          <w:sz w:val="24"/>
          <w:szCs w:val="24"/>
        </w:rPr>
        <w:fldChar w:fldCharType="end"/>
      </w:r>
      <w:r w:rsidR="00083BA6">
        <w:rPr>
          <w:rFonts w:ascii="Times New Roman" w:hAnsi="Times New Roman" w:cs="Times New Roman"/>
          <w:sz w:val="24"/>
          <w:szCs w:val="24"/>
        </w:rPr>
        <w:t xml:space="preserve"> </w:t>
      </w:r>
      <w:r w:rsidR="00697114">
        <w:rPr>
          <w:rFonts w:ascii="Times New Roman" w:hAnsi="Times New Roman" w:cs="Times New Roman"/>
          <w:sz w:val="24"/>
          <w:szCs w:val="24"/>
        </w:rPr>
        <w:t xml:space="preserve">based on </w:t>
      </w:r>
      <w:r w:rsidR="00083BA6">
        <w:rPr>
          <w:rFonts w:ascii="Times New Roman" w:hAnsi="Times New Roman" w:cs="Times New Roman"/>
          <w:sz w:val="24"/>
          <w:szCs w:val="24"/>
        </w:rPr>
        <w:t>structured surveys</w:t>
      </w:r>
      <w:r w:rsidR="009A32C1">
        <w:rPr>
          <w:rFonts w:ascii="Times New Roman" w:hAnsi="Times New Roman" w:cs="Times New Roman"/>
          <w:sz w:val="24"/>
          <w:szCs w:val="24"/>
        </w:rPr>
        <w:t>, where effort is known and all individuals observed are recorded,</w:t>
      </w:r>
      <w:r w:rsidR="00083BA6">
        <w:rPr>
          <w:rFonts w:ascii="Times New Roman" w:hAnsi="Times New Roman" w:cs="Times New Roman"/>
          <w:sz w:val="24"/>
          <w:szCs w:val="24"/>
        </w:rPr>
        <w:t xml:space="preserve"> </w:t>
      </w:r>
      <w:r w:rsidR="00697114">
        <w:rPr>
          <w:rFonts w:ascii="Times New Roman" w:hAnsi="Times New Roman" w:cs="Times New Roman"/>
          <w:sz w:val="24"/>
          <w:szCs w:val="24"/>
        </w:rPr>
        <w:t xml:space="preserve">is </w:t>
      </w:r>
      <w:r w:rsidR="009A32C1">
        <w:rPr>
          <w:rFonts w:ascii="Times New Roman" w:hAnsi="Times New Roman" w:cs="Times New Roman"/>
          <w:sz w:val="24"/>
          <w:szCs w:val="24"/>
        </w:rPr>
        <w:t>available</w:t>
      </w:r>
      <w:r w:rsidR="00083BA6">
        <w:rPr>
          <w:rFonts w:ascii="Times New Roman" w:hAnsi="Times New Roman" w:cs="Times New Roman"/>
          <w:sz w:val="24"/>
          <w:szCs w:val="24"/>
        </w:rPr>
        <w:t xml:space="preserve"> </w:t>
      </w:r>
      <w:r w:rsidR="00697114">
        <w:rPr>
          <w:rFonts w:ascii="Times New Roman" w:hAnsi="Times New Roman" w:cs="Times New Roman"/>
          <w:sz w:val="24"/>
          <w:szCs w:val="24"/>
        </w:rPr>
        <w:t xml:space="preserve">and serves </w:t>
      </w:r>
      <w:r w:rsidR="00083BA6">
        <w:rPr>
          <w:rFonts w:ascii="Times New Roman" w:hAnsi="Times New Roman" w:cs="Times New Roman"/>
          <w:sz w:val="24"/>
          <w:szCs w:val="24"/>
        </w:rPr>
        <w:t xml:space="preserve">as a guidepost for our </w:t>
      </w:r>
      <w:r w:rsidR="009A32C1" w:rsidRPr="004D12A0">
        <w:rPr>
          <w:rFonts w:ascii="Times New Roman" w:hAnsi="Times New Roman" w:cs="Times New Roman"/>
          <w:i/>
          <w:sz w:val="24"/>
          <w:szCs w:val="24"/>
        </w:rPr>
        <w:t>a prior</w:t>
      </w:r>
      <w:r w:rsidR="004D12A0">
        <w:rPr>
          <w:rFonts w:ascii="Times New Roman" w:hAnsi="Times New Roman" w:cs="Times New Roman"/>
          <w:i/>
          <w:sz w:val="24"/>
          <w:szCs w:val="24"/>
        </w:rPr>
        <w:t>i</w:t>
      </w:r>
      <w:r w:rsidR="009A32C1" w:rsidRPr="009A32C1">
        <w:rPr>
          <w:rFonts w:ascii="Times New Roman" w:hAnsi="Times New Roman" w:cs="Times New Roman"/>
          <w:i/>
          <w:sz w:val="24"/>
          <w:szCs w:val="24"/>
        </w:rPr>
        <w:t xml:space="preserve"> </w:t>
      </w:r>
      <w:r w:rsidR="009A32C1">
        <w:rPr>
          <w:rFonts w:ascii="Times New Roman" w:hAnsi="Times New Roman" w:cs="Times New Roman"/>
          <w:sz w:val="24"/>
          <w:szCs w:val="24"/>
        </w:rPr>
        <w:t>hypotheses of general expectations in these polar and sub-polar climates</w:t>
      </w:r>
      <w:r w:rsidR="00083BA6">
        <w:rPr>
          <w:rFonts w:ascii="Times New Roman" w:hAnsi="Times New Roman" w:cs="Times New Roman"/>
          <w:sz w:val="24"/>
          <w:szCs w:val="24"/>
        </w:rPr>
        <w:t xml:space="preserve">. </w:t>
      </w:r>
      <w:r w:rsidRPr="00703517">
        <w:rPr>
          <w:rFonts w:ascii="Times New Roman" w:hAnsi="Times New Roman" w:cs="Times New Roman"/>
          <w:sz w:val="24"/>
          <w:szCs w:val="24"/>
        </w:rPr>
        <w:t xml:space="preserve">Following </w:t>
      </w:r>
      <w:r w:rsidR="004D12A0">
        <w:rPr>
          <w:rFonts w:ascii="Times New Roman" w:hAnsi="Times New Roman" w:cs="Times New Roman"/>
          <w:sz w:val="24"/>
          <w:szCs w:val="24"/>
        </w:rPr>
        <w:t>observed trends</w:t>
      </w:r>
      <w:r w:rsidRPr="00703517">
        <w:rPr>
          <w:rFonts w:ascii="Times New Roman" w:hAnsi="Times New Roman" w:cs="Times New Roman"/>
          <w:sz w:val="24"/>
          <w:szCs w:val="24"/>
        </w:rPr>
        <w:t>, we hypothesized that warm-associated species are</w:t>
      </w:r>
      <w:del w:id="152" w:author="Vaughn Shirey" w:date="2023-09-18T10:39:00Z">
        <w:r w:rsidRPr="00703517" w:rsidDel="00BA6929">
          <w:rPr>
            <w:rFonts w:ascii="Times New Roman" w:hAnsi="Times New Roman" w:cs="Times New Roman"/>
            <w:sz w:val="24"/>
            <w:szCs w:val="24"/>
          </w:rPr>
          <w:delText xml:space="preserve"> </w:delText>
        </w:r>
        <w:r w:rsidR="00697114" w:rsidDel="00BA6929">
          <w:rPr>
            <w:rFonts w:ascii="Times New Roman" w:hAnsi="Times New Roman" w:cs="Times New Roman"/>
            <w:sz w:val="24"/>
            <w:szCs w:val="24"/>
          </w:rPr>
          <w:delText xml:space="preserve"> </w:delText>
        </w:r>
      </w:del>
      <w:r w:rsidR="00697114"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faring, on average, better than their cold-associated counterparts as warmer winters support </w:t>
      </w:r>
      <w:r w:rsidR="0097159E">
        <w:rPr>
          <w:rFonts w:ascii="Times New Roman" w:hAnsi="Times New Roman" w:cs="Times New Roman"/>
          <w:sz w:val="24"/>
          <w:szCs w:val="24"/>
        </w:rPr>
        <w:t>proliferation of species at their northern range-edges</w:t>
      </w:r>
      <w:r w:rsidR="009A32C1">
        <w:rPr>
          <w:rFonts w:ascii="Times New Roman" w:hAnsi="Times New Roman" w:cs="Times New Roman"/>
          <w:sz w:val="24"/>
          <w:szCs w:val="24"/>
        </w:rPr>
        <w:t xml:space="preserve"> but are less likely to show declines in the south because the intensity of warming is much lower</w:t>
      </w:r>
      <w:ins w:id="153" w:author="Vaughn Shirey" w:date="2023-09-18T10:39:00Z">
        <w:r w:rsidR="00BA6929">
          <w:rPr>
            <w:rFonts w:ascii="Times New Roman" w:hAnsi="Times New Roman" w:cs="Times New Roman"/>
            <w:sz w:val="24"/>
            <w:szCs w:val="24"/>
          </w:rPr>
          <w:t xml:space="preserve"> there</w:t>
        </w:r>
      </w:ins>
      <w:r w:rsidR="00C705AE">
        <w:rPr>
          <w:rFonts w:ascii="Times New Roman" w:hAnsi="Times New Roman" w:cs="Times New Roman"/>
          <w:sz w:val="24"/>
          <w:szCs w:val="24"/>
        </w:rPr>
        <w:t xml:space="preserve"> </w:t>
      </w:r>
      <w:r w:rsidR="00C705AE">
        <w:rPr>
          <w:rFonts w:ascii="Times New Roman" w:hAnsi="Times New Roman" w:cs="Times New Roman"/>
          <w:sz w:val="24"/>
          <w:szCs w:val="24"/>
        </w:rPr>
        <w:fldChar w:fldCharType="begin"/>
      </w:r>
      <w:r w:rsidR="00C705AE">
        <w:rPr>
          <w:rFonts w:ascii="Times New Roman" w:hAnsi="Times New Roman" w:cs="Times New Roman"/>
          <w:sz w:val="24"/>
          <w:szCs w:val="24"/>
        </w:rPr>
        <w:instrText xml:space="preserve"> ADDIN ZOTERO_ITEM CSL_CITATION {"citationID":"V9LnTRuu","properties":{"formattedCitation":"(You {\\i{}et al.} 2021)","plainCitation":"(You et al. 2021)","noteIndex":0},"citationItems":[{"id":770,"uris":["http://zotero.org/users/3183432/items/DV2LGNSW"],"itemData":{"id":770,"type":"article-journal","container-title":"Earth-Science Reviews","note":"publisher: Elsevier","page":"103625","title":"Warming amplification over the Arctic Pole and Third Pole: Trends, mechanisms and consequences","volume":"217","author":[{"family":"You","given":"Qinglong"},{"family":"Cai","given":"Ziyi"},{"family":"Pepin","given":"Nick"},{"family":"Chen","given":"Deliang"},{"family":"Ahrens","given":"Bodo"},{"family":"Jiang","given":"Zhihong"},{"family":"Wu","given":"Fangying"},{"family":"Kang","given":"Shichang"},{"family":"Zhang","given":"Ruonan"},{"family":"Wu","given":"Tonghua"},{"literal":"others"}],"issued":{"date-parts":[["2021"]]}}}],"schema":"https://github.com/citation-style-language/schema/raw/master/csl-citation.json"} </w:instrText>
      </w:r>
      <w:r w:rsidR="00C705AE">
        <w:rPr>
          <w:rFonts w:ascii="Times New Roman" w:hAnsi="Times New Roman" w:cs="Times New Roman"/>
          <w:sz w:val="24"/>
          <w:szCs w:val="24"/>
        </w:rPr>
        <w:fldChar w:fldCharType="separate"/>
      </w:r>
      <w:r w:rsidR="00C705AE" w:rsidRPr="00C705AE">
        <w:rPr>
          <w:rFonts w:ascii="Times New Roman" w:hAnsi="Times New Roman" w:cs="Times New Roman"/>
          <w:sz w:val="24"/>
          <w:szCs w:val="24"/>
        </w:rPr>
        <w:t xml:space="preserve">(You </w:t>
      </w:r>
      <w:r w:rsidR="00C705AE" w:rsidRPr="00C705AE">
        <w:rPr>
          <w:rFonts w:ascii="Times New Roman" w:hAnsi="Times New Roman" w:cs="Times New Roman"/>
          <w:i/>
          <w:iCs/>
          <w:sz w:val="24"/>
          <w:szCs w:val="24"/>
        </w:rPr>
        <w:t>et al.</w:t>
      </w:r>
      <w:r w:rsidR="00C705AE" w:rsidRPr="00C705AE">
        <w:rPr>
          <w:rFonts w:ascii="Times New Roman" w:hAnsi="Times New Roman" w:cs="Times New Roman"/>
          <w:sz w:val="24"/>
          <w:szCs w:val="24"/>
        </w:rPr>
        <w:t xml:space="preserve"> 2021)</w:t>
      </w:r>
      <w:r w:rsidR="00C705AE">
        <w:rPr>
          <w:rFonts w:ascii="Times New Roman" w:hAnsi="Times New Roman" w:cs="Times New Roman"/>
          <w:sz w:val="24"/>
          <w:szCs w:val="24"/>
        </w:rPr>
        <w:fldChar w:fldCharType="end"/>
      </w:r>
      <w:r w:rsidR="00C705AE">
        <w:rPr>
          <w:rFonts w:ascii="Times New Roman" w:hAnsi="Times New Roman" w:cs="Times New Roman"/>
          <w:sz w:val="24"/>
          <w:szCs w:val="24"/>
        </w:rPr>
        <w:t xml:space="preserve">. </w:t>
      </w:r>
      <w:del w:id="154" w:author="Vaughn Shirey" w:date="2023-09-18T10:41:00Z">
        <w:r w:rsidR="00DA2E83" w:rsidDel="00BA6929">
          <w:rPr>
            <w:rFonts w:ascii="Times New Roman" w:hAnsi="Times New Roman" w:cs="Times New Roman"/>
            <w:sz w:val="24"/>
            <w:szCs w:val="24"/>
          </w:rPr>
          <w:delText>In contrast, c</w:delText>
        </w:r>
      </w:del>
      <w:ins w:id="155" w:author="Vaughn Shirey" w:date="2023-09-18T10:41:00Z">
        <w:r w:rsidR="00BA6929">
          <w:rPr>
            <w:rFonts w:ascii="Times New Roman" w:hAnsi="Times New Roman" w:cs="Times New Roman"/>
            <w:sz w:val="24"/>
            <w:szCs w:val="24"/>
          </w:rPr>
          <w:t>C</w:t>
        </w:r>
      </w:ins>
      <w:r w:rsidR="00DA2E83">
        <w:rPr>
          <w:rFonts w:ascii="Times New Roman" w:hAnsi="Times New Roman" w:cs="Times New Roman"/>
          <w:sz w:val="24"/>
          <w:szCs w:val="24"/>
        </w:rPr>
        <w:t xml:space="preserve">old-associated species </w:t>
      </w:r>
      <w:r w:rsidR="009A32C1">
        <w:rPr>
          <w:rFonts w:ascii="Times New Roman" w:hAnsi="Times New Roman" w:cs="Times New Roman"/>
          <w:sz w:val="24"/>
          <w:szCs w:val="24"/>
        </w:rPr>
        <w:t xml:space="preserve">may be </w:t>
      </w:r>
      <w:r w:rsidR="00DA2E83">
        <w:rPr>
          <w:rFonts w:ascii="Times New Roman" w:hAnsi="Times New Roman" w:cs="Times New Roman"/>
          <w:sz w:val="24"/>
          <w:szCs w:val="24"/>
        </w:rPr>
        <w:t>pushed to the northernmost limits of their range and exhibit declines in occupancy probability</w:t>
      </w:r>
      <w:r w:rsidR="009A32C1">
        <w:rPr>
          <w:rFonts w:ascii="Times New Roman" w:hAnsi="Times New Roman" w:cs="Times New Roman"/>
          <w:sz w:val="24"/>
          <w:szCs w:val="24"/>
        </w:rPr>
        <w:t>, either through maladaptation to warmer climates or being pushed out by an influx of better adapted species</w:t>
      </w:r>
      <w:r w:rsidR="005B44D7">
        <w:rPr>
          <w:rFonts w:ascii="Times New Roman" w:hAnsi="Times New Roman" w:cs="Times New Roman"/>
          <w:sz w:val="24"/>
          <w:szCs w:val="24"/>
        </w:rPr>
        <w:t xml:space="preserve"> </w:t>
      </w:r>
      <w:r w:rsidR="00201053">
        <w:rPr>
          <w:rFonts w:ascii="Times New Roman" w:hAnsi="Times New Roman" w:cs="Times New Roman"/>
          <w:sz w:val="24"/>
          <w:szCs w:val="24"/>
        </w:rPr>
        <w:fldChar w:fldCharType="begin"/>
      </w:r>
      <w:r w:rsidR="0073009C">
        <w:rPr>
          <w:rFonts w:ascii="Times New Roman" w:hAnsi="Times New Roman" w:cs="Times New Roman"/>
          <w:sz w:val="24"/>
          <w:szCs w:val="24"/>
        </w:rPr>
        <w:instrText xml:space="preserve"> ADDIN ZOTERO_ITEM CSL_CITATION {"citationID":"csA1avkq","properties":{"formattedCitation":"(Parmesan {\\i{}et al.} 1999; Hill {\\i{}et al.} 2002; P\\uc0\\u246{}yry {\\i{}et al.} 2009; Heikkinen {\\i{}et al.} 2010; H\\uc0\\u228{}llfors {\\i{}et al.} 2021, 2023)","plainCitation":"(Parmesan et al. 1999; Hill et al. 2002; Pöyry et al. 2009; Heikkinen et al. 2010; Hällfors et al. 2021, 2023)","noteIndex":0},"citationItems":[{"id":454,"uris":["http://zotero.org/users/3183432/items/LIEDDE93"],"itemData":{"id":454,"type":"article-journal","abstract":"Mean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470,"uris":["http://zotero.org/users/3183432/items/GVU9MUZF"],"itemData":{"id":470,"type":"article-journal","abstract":"We analyse distribution records for 51 British butterfly species to investigate altitudinal and latitudinal responses to twentieth century climate warming. Species with northern and/or montane distributions have disappeared from low elevation sites and colonized sites at higher elevations during the twentieth century, consistent with a climate explanation. We found no evidence for a systematic shift northwards across all species, even though 11 out of 46 southerly distributed species have expanded in the northern part of their distributions. For a subset of 35 species, we model the role of climate in limiting current European distributions and predict potential future distributions for the period 2070-2099. Most northerly distributed species will have little opportunity to expand northwards and will disappear from areas in the south, resulting in reduced range sizes. Southerly distributed species will have the potential to shift northwards, resulting in similar or increased range sizes. However, 30 out of 35 study species have failed to track recent climate changes because of lack of suitable habitat, so we revised our estimates accordingly for these species and predicted 65% and 24% declines in range sizes for northern and southern species, respectively. These revised estimates are likely to be more realistic predictions of future butterfly range sizes.","archive_location":"WOS:000178814700013","container-title":"Proceedings of the Royal Society B-Biological Sciences","DOI":"10.1098/rspb.2002.2134","issue":"1505","page":"2163-2171","title":"Responses of butterflies to twentieth century climate warming: implications for future ranges","volume":"269","author":[{"family":"Hill","given":"JK"},{"family":"Thomas","given":"CD"},{"family":"Fox","given":"R"},{"family":"Telfer","given":"MG"},{"family":"Willis","given":"SG"},{"family":"Asher","given":"J"},{"family":"Huntley","given":"B"}],"issued":{"date-parts":[["2002",10,22]]}}},{"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564,"uris":["http://zotero.org/users/3183432/items/MS4PG76R"],"itemData":{"id":564,"type":"article-journal","abstract":"Vulnerability of 100 European butterfly species to climate change was assessed using 13 different criteria and data on species distributions, climate, land cover and topography from 1,608 grid squares 30' x 60' in size, and species characteristics increasing the susceptibility to climate change. Four bioclimatic model-based criteria were developed for each species by comparing the present-day distribution and climatic suitability of the occupied grid cells with projected distribution and suitability in the future using the HadCM3-A2 climate scenario for 2051-2080. The proportions of disadvantageous land cover types (bare areas, water, snow and ice, artificial surfaces) and cultivated and managed land in the occupied grid squares and their surroundings were measured to indicate the amount of unfavourable land cover and dispersal barriers for butterflies, and topographical heterogeneity to indicate the availability of potential climatic refugia. Vulnerability was also assessed based on species dispersal ability, geographical localization and habitat specialization. Northern European species appeared to be amongst the most vulnerable European butterflies. However, there is much species-to-species variation, and species appear to be threatened due to different combinations of critical characteristics. Inclusion of additional criteria, such as life-history species characteristics, topography and land cover to complement the bioclimatic model-based species vulnerability measures can significantly deepen the assessments of species susceptibility to climate change.","archive_location":"WOS:000274330800007","container-title":"Biodiversity and Conservation","DOI":"10.1007/s10531-009-9728-x","issue":"3","page":"695-723","title":"Assessing the vulnerability of European butterflies to climate change using multiple criteria","volume":"19","author":[{"family":"Heikkinen","given":"RK"},{"family":"Luoto","given":"M"},{"family":"Leikola","given":"N"},{"family":"Poyry","given":"J"},{"family":"Settele","given":"J"},{"family":"Kudrna","given":"O"},{"family":"Marmion","given":"M"},{"family":"Fronzek","given":"S"},{"family":"Thuiller","given":"W"}],"issued":{"date-parts":[["2010",3]]}}},{"id":442,"uris":["http://zotero.org/users/3183432/items/FAD9ZGCU"],"itemData":{"id":442,"type":"article-journal","abstract":"Species can adapt to climate change by adjusting in situ or by dispersing to new areas, and these strategies may complement or enhance each other. Here, we investigate temporal shifts in phenology and spatial shifts in northern range boundaries for 289 Lepidoptera species by using long-term data sampled over two decades. While 40% of the species neither advanced phenology nor moved northward, nearly half (45%) used one of the two strategies. The strongest positive population trends were observed for the minority of species (15%) that both advanced flight phenology and shifted their northern range boundaries northward. We show that, for boreal Lepidoptera, a combination of phenology and range shifts is the most viable strategy under a changing climate. Effectively, this may divide species into winners and losers based on their propensity to capitalize on this combination, with potentially large consequences on future community composition.","archive_location":"WOS:000658471800001","container-title":"Ecology Letters","DOI":"10.1111/ele.13774","ISSN":"1461-023X","issue":"8","language":"English","page":"1619-1632","title":"Combining range and phenology shifts offers a winning strategy for boreal Lepidoptera","volume":"24","author":[{"family":"Hällfors","given":"MH"},{"family":"Poyry","given":"J"},{"family":"Heliola","given":"J"},{"family":"Kohonen","given":"I"},{"family":"Kuussaari","given":"M"},{"family":"Leinonen","given":"R"},{"family":"Schmucki","given":"R"},{"family":"Sihvonen","given":"P"},{"family":"Saastamoinen","given":"M"}],"issued":{"date-parts":[["2021",8]]}}},{"id":1231,"uris":["http://zotero.org/users/3183432/items/IFRXTMMC"],"itemData":{"id":1231,"type":"article-journal","container-title":"Evolution Letters","note":"publisher: Oxford University Press US","page":"qrad004","title":"Recent range shifts of moths, butterflies, and birds are driven by the breadth of their climatic niche","author":[{"family":"Hällfors","given":"Maria H"},{"family":"Heikkinen","given":"Risto K"},{"family":"Kuussaari","given":"Mikko"},{"family":"Lehikoinen","given":"Aleksi"},{"family":"Luoto","given":"Miska"},{"family":"Pöyry","given":"Juha"},{"family":"Virkkala","given":"Raimo"},{"family":"Saastamoinen","given":"Marjo"},{"family":"Kujala","given":"Heini"}],"issued":{"date-parts":[["2023"]]}}}],"schema":"https://github.com/citation-style-language/schema/raw/master/csl-citation.json"} </w:instrText>
      </w:r>
      <w:r w:rsidR="00201053">
        <w:rPr>
          <w:rFonts w:ascii="Times New Roman" w:hAnsi="Times New Roman" w:cs="Times New Roman"/>
          <w:sz w:val="24"/>
          <w:szCs w:val="24"/>
        </w:rPr>
        <w:fldChar w:fldCharType="separate"/>
      </w:r>
      <w:r w:rsidR="0073009C" w:rsidRPr="0073009C">
        <w:rPr>
          <w:rFonts w:ascii="Times New Roman" w:hAnsi="Times New Roman" w:cs="Times New Roman"/>
          <w:sz w:val="24"/>
          <w:szCs w:val="24"/>
        </w:rPr>
        <w:t xml:space="preserve">(Parmesan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1999; Hill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2002; Pöyry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2009; Heikkinen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2010; Hällfors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2021, 2023)</w:t>
      </w:r>
      <w:r w:rsidR="00201053">
        <w:rPr>
          <w:rFonts w:ascii="Times New Roman" w:hAnsi="Times New Roman" w:cs="Times New Roman"/>
          <w:sz w:val="24"/>
          <w:szCs w:val="24"/>
        </w:rPr>
        <w:fldChar w:fldCharType="end"/>
      </w:r>
      <w:r w:rsidR="00DA2E83">
        <w:rPr>
          <w:rFonts w:ascii="Times New Roman" w:hAnsi="Times New Roman" w:cs="Times New Roman"/>
          <w:sz w:val="24"/>
          <w:szCs w:val="24"/>
        </w:rPr>
        <w:t>.</w:t>
      </w:r>
      <w:r w:rsidR="00040386">
        <w:rPr>
          <w:rFonts w:ascii="Times New Roman" w:hAnsi="Times New Roman" w:cs="Times New Roman"/>
          <w:sz w:val="24"/>
          <w:szCs w:val="24"/>
        </w:rPr>
        <w:t xml:space="preserve"> In addition to the importance of understanding trends in poleward latitudes, </w:t>
      </w:r>
      <w:del w:id="156" w:author="Vaughn Shirey" w:date="2023-09-08T10:24:00Z">
        <w:r w:rsidR="00040386" w:rsidDel="00AE4A3A">
          <w:rPr>
            <w:rFonts w:ascii="Times New Roman" w:hAnsi="Times New Roman" w:cs="Times New Roman"/>
            <w:sz w:val="24"/>
            <w:szCs w:val="24"/>
          </w:rPr>
          <w:delText xml:space="preserve">as the first empirical implementation of this approach, </w:delText>
        </w:r>
      </w:del>
      <w:r w:rsidR="00040386">
        <w:rPr>
          <w:rFonts w:ascii="Times New Roman" w:hAnsi="Times New Roman" w:cs="Times New Roman"/>
          <w:sz w:val="24"/>
          <w:szCs w:val="24"/>
        </w:rPr>
        <w:t xml:space="preserve">there is the benefit that we are estimating spatial patterns which have </w:t>
      </w:r>
      <w:del w:id="157" w:author="Vaughn Shirey" w:date="2023-09-18T10:42:00Z">
        <w:r w:rsidR="00040386" w:rsidDel="00BA6929">
          <w:rPr>
            <w:rFonts w:ascii="Times New Roman" w:hAnsi="Times New Roman" w:cs="Times New Roman"/>
            <w:sz w:val="24"/>
            <w:szCs w:val="24"/>
          </w:rPr>
          <w:delText xml:space="preserve">been </w:delText>
        </w:r>
      </w:del>
      <w:r w:rsidR="00040386">
        <w:rPr>
          <w:rFonts w:ascii="Times New Roman" w:hAnsi="Times New Roman" w:cs="Times New Roman"/>
          <w:sz w:val="24"/>
          <w:szCs w:val="24"/>
        </w:rPr>
        <w:t xml:space="preserve">not only been demonstrated in other regions, but also make ecological sense. This is useful because in regions with presence-only data, there is rarely an opportunity to validate results with independent data sets. </w:t>
      </w:r>
      <w:r w:rsidR="00971994">
        <w:rPr>
          <w:rFonts w:ascii="Times New Roman" w:hAnsi="Times New Roman" w:cs="Times New Roman"/>
          <w:sz w:val="24"/>
          <w:szCs w:val="24"/>
        </w:rPr>
        <w:t xml:space="preserve">In this work, we </w:t>
      </w:r>
      <w:r w:rsidR="003646DF">
        <w:rPr>
          <w:rFonts w:ascii="Times New Roman" w:hAnsi="Times New Roman" w:cs="Times New Roman"/>
          <w:sz w:val="24"/>
          <w:szCs w:val="24"/>
        </w:rPr>
        <w:t>specifically aimed to</w:t>
      </w:r>
      <w:r w:rsidR="0073009C">
        <w:rPr>
          <w:rFonts w:ascii="Times New Roman" w:hAnsi="Times New Roman" w:cs="Times New Roman"/>
          <w:sz w:val="24"/>
          <w:szCs w:val="24"/>
        </w:rPr>
        <w:t xml:space="preserve"> use sparse, presence-only data on butterflies in North America </w:t>
      </w:r>
      <w:r w:rsidR="00BB7B88">
        <w:rPr>
          <w:rFonts w:ascii="Times New Roman" w:hAnsi="Times New Roman" w:cs="Times New Roman"/>
          <w:sz w:val="24"/>
          <w:szCs w:val="24"/>
        </w:rPr>
        <w:t>above 45</w:t>
      </w:r>
      <w:r w:rsidR="00683BE8" w:rsidRPr="00683BE8">
        <w:rPr>
          <w:rFonts w:ascii="Times New Roman" w:hAnsi="Times New Roman" w:cs="Times New Roman"/>
          <w:sz w:val="24"/>
          <w:szCs w:val="24"/>
        </w:rPr>
        <w:t>°</w:t>
      </w:r>
      <w:r w:rsidR="00BB7B88">
        <w:rPr>
          <w:rFonts w:ascii="Times New Roman" w:hAnsi="Times New Roman" w:cs="Times New Roman"/>
          <w:sz w:val="24"/>
          <w:szCs w:val="24"/>
        </w:rPr>
        <w:t xml:space="preserve">N </w:t>
      </w:r>
      <w:r w:rsidR="0073009C">
        <w:rPr>
          <w:rFonts w:ascii="Times New Roman" w:hAnsi="Times New Roman" w:cs="Times New Roman"/>
          <w:sz w:val="24"/>
          <w:szCs w:val="24"/>
        </w:rPr>
        <w:t>to</w:t>
      </w:r>
      <w:r w:rsidR="00971994">
        <w:rPr>
          <w:rFonts w:ascii="Times New Roman" w:hAnsi="Times New Roman" w:cs="Times New Roman"/>
          <w:sz w:val="24"/>
          <w:szCs w:val="24"/>
        </w:rPr>
        <w:t>:</w:t>
      </w:r>
    </w:p>
    <w:p w14:paraId="743BF97F" w14:textId="6059888F" w:rsidR="00633906" w:rsidRDefault="00633906" w:rsidP="006339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Reconstruct historical occupancy trends for butterflies </w:t>
      </w:r>
      <w:r w:rsidR="00BB7B88">
        <w:rPr>
          <w:rFonts w:ascii="Times New Roman" w:hAnsi="Times New Roman" w:cs="Times New Roman"/>
          <w:sz w:val="24"/>
          <w:szCs w:val="24"/>
        </w:rPr>
        <w:t>over 50 years</w:t>
      </w:r>
      <w:r w:rsidR="00683BE8">
        <w:rPr>
          <w:rFonts w:ascii="Times New Roman" w:hAnsi="Times New Roman" w:cs="Times New Roman"/>
          <w:sz w:val="24"/>
          <w:szCs w:val="24"/>
        </w:rPr>
        <w:t xml:space="preserve"> </w:t>
      </w:r>
      <w:r w:rsidR="00370980">
        <w:rPr>
          <w:rFonts w:ascii="Times New Roman" w:hAnsi="Times New Roman" w:cs="Times New Roman"/>
          <w:sz w:val="24"/>
          <w:szCs w:val="24"/>
        </w:rPr>
        <w:t>including species-specific responses to climat</w:t>
      </w:r>
      <w:r w:rsidR="005A50BC">
        <w:rPr>
          <w:rFonts w:ascii="Times New Roman" w:hAnsi="Times New Roman" w:cs="Times New Roman"/>
          <w:sz w:val="24"/>
          <w:szCs w:val="24"/>
        </w:rPr>
        <w:t xml:space="preserve">e </w:t>
      </w:r>
      <w:r w:rsidR="00370980">
        <w:rPr>
          <w:rFonts w:ascii="Times New Roman" w:hAnsi="Times New Roman" w:cs="Times New Roman"/>
          <w:sz w:val="24"/>
          <w:szCs w:val="24"/>
        </w:rPr>
        <w:t>change</w:t>
      </w:r>
      <w:r>
        <w:rPr>
          <w:rFonts w:ascii="Times New Roman" w:hAnsi="Times New Roman" w:cs="Times New Roman"/>
          <w:sz w:val="24"/>
          <w:szCs w:val="24"/>
        </w:rPr>
        <w:t>.</w:t>
      </w:r>
    </w:p>
    <w:p w14:paraId="6A6AAEEB" w14:textId="18035501" w:rsidR="00F21671" w:rsidRDefault="00633906" w:rsidP="00633906">
      <w:pPr>
        <w:pStyle w:val="ListParagraph"/>
        <w:numPr>
          <w:ilvl w:val="0"/>
          <w:numId w:val="2"/>
        </w:numPr>
        <w:spacing w:line="480" w:lineRule="auto"/>
        <w:jc w:val="both"/>
        <w:rPr>
          <w:rFonts w:ascii="Times New Roman" w:hAnsi="Times New Roman" w:cs="Times New Roman"/>
          <w:sz w:val="24"/>
          <w:szCs w:val="24"/>
        </w:rPr>
      </w:pPr>
      <w:r w:rsidRPr="00633906">
        <w:rPr>
          <w:rFonts w:ascii="Times New Roman" w:hAnsi="Times New Roman" w:cs="Times New Roman"/>
          <w:sz w:val="24"/>
          <w:szCs w:val="24"/>
        </w:rPr>
        <w:lastRenderedPageBreak/>
        <w:t xml:space="preserve">Split these trends into </w:t>
      </w:r>
      <w:r w:rsidR="00BB7B88">
        <w:rPr>
          <w:rFonts w:ascii="Times New Roman" w:hAnsi="Times New Roman" w:cs="Times New Roman"/>
          <w:sz w:val="24"/>
          <w:szCs w:val="24"/>
        </w:rPr>
        <w:t xml:space="preserve">three zones: </w:t>
      </w:r>
      <w:r w:rsidRPr="00633906">
        <w:rPr>
          <w:rFonts w:ascii="Times New Roman" w:hAnsi="Times New Roman" w:cs="Times New Roman"/>
          <w:sz w:val="24"/>
          <w:szCs w:val="24"/>
        </w:rPr>
        <w:t>southern, mid-latitude, and northern components of each species range above 45°N latitude to assess subrange trends.</w:t>
      </w:r>
    </w:p>
    <w:p w14:paraId="76FF6516" w14:textId="28F3AFB3" w:rsidR="00633906" w:rsidRDefault="00633906" w:rsidP="006339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Relate overall trends in species occupancy to </w:t>
      </w:r>
      <w:r w:rsidR="00BB7B88">
        <w:rPr>
          <w:rFonts w:ascii="Times New Roman" w:hAnsi="Times New Roman" w:cs="Times New Roman"/>
          <w:sz w:val="24"/>
          <w:szCs w:val="24"/>
        </w:rPr>
        <w:t xml:space="preserve">species-specific </w:t>
      </w:r>
      <w:r>
        <w:rPr>
          <w:rFonts w:ascii="Times New Roman" w:hAnsi="Times New Roman" w:cs="Times New Roman"/>
          <w:sz w:val="24"/>
          <w:szCs w:val="24"/>
        </w:rPr>
        <w:t xml:space="preserve">ecological traits </w:t>
      </w:r>
      <w:r w:rsidR="007F7294">
        <w:rPr>
          <w:rFonts w:ascii="Times New Roman" w:hAnsi="Times New Roman" w:cs="Times New Roman"/>
          <w:sz w:val="24"/>
          <w:szCs w:val="24"/>
        </w:rPr>
        <w:t xml:space="preserve">in order to </w:t>
      </w:r>
      <w:del w:id="158" w:author="Vaughn Shirey" w:date="2023-08-25T10:08:00Z">
        <w:r w:rsidR="007F7294" w:rsidDel="00295ED8">
          <w:rPr>
            <w:rFonts w:ascii="Times New Roman" w:hAnsi="Times New Roman" w:cs="Times New Roman"/>
            <w:sz w:val="24"/>
            <w:szCs w:val="24"/>
          </w:rPr>
          <w:delText xml:space="preserve">make </w:delText>
        </w:r>
      </w:del>
      <w:r w:rsidR="003C793A">
        <w:rPr>
          <w:rFonts w:ascii="Times New Roman" w:hAnsi="Times New Roman" w:cs="Times New Roman"/>
          <w:sz w:val="24"/>
          <w:szCs w:val="24"/>
        </w:rPr>
        <w:t>identify species most likely to experience declines/increases in occupancy</w:t>
      </w:r>
      <w:r w:rsidR="00716009">
        <w:rPr>
          <w:rFonts w:ascii="Times New Roman" w:hAnsi="Times New Roman" w:cs="Times New Roman"/>
          <w:sz w:val="24"/>
          <w:szCs w:val="24"/>
        </w:rPr>
        <w:t xml:space="preserve"> using a model selection </w:t>
      </w:r>
      <w:del w:id="159" w:author="Vaughn Shirey" w:date="2023-09-18T10:00:00Z">
        <w:r w:rsidR="00716009" w:rsidDel="0096304F">
          <w:rPr>
            <w:rFonts w:ascii="Times New Roman" w:hAnsi="Times New Roman" w:cs="Times New Roman"/>
            <w:sz w:val="24"/>
            <w:szCs w:val="24"/>
          </w:rPr>
          <w:delText xml:space="preserve">paradigm </w:delText>
        </w:r>
      </w:del>
      <w:ins w:id="160" w:author="Vaughn Shirey" w:date="2023-09-18T10:00:00Z">
        <w:r w:rsidR="0096304F">
          <w:rPr>
            <w:rFonts w:ascii="Times New Roman" w:hAnsi="Times New Roman" w:cs="Times New Roman"/>
            <w:sz w:val="24"/>
            <w:szCs w:val="24"/>
          </w:rPr>
          <w:t xml:space="preserve">process </w:t>
        </w:r>
      </w:ins>
      <w:r w:rsidR="00716009">
        <w:rPr>
          <w:rFonts w:ascii="Times New Roman" w:hAnsi="Times New Roman" w:cs="Times New Roman"/>
          <w:sz w:val="24"/>
          <w:szCs w:val="24"/>
        </w:rPr>
        <w:t>(</w:t>
      </w:r>
      <w:ins w:id="161" w:author="Vaughn Shirey" w:date="2023-09-18T09:59:00Z">
        <w:r w:rsidR="00784116">
          <w:rPr>
            <w:rFonts w:ascii="Times New Roman" w:hAnsi="Times New Roman" w:cs="Times New Roman"/>
            <w:sz w:val="24"/>
            <w:szCs w:val="24"/>
          </w:rPr>
          <w:t>c</w:t>
        </w:r>
      </w:ins>
      <w:del w:id="162" w:author="Vaughn Shirey" w:date="2023-09-18T09:59:00Z">
        <w:r w:rsidR="00716009" w:rsidDel="00784116">
          <w:rPr>
            <w:rFonts w:ascii="Times New Roman" w:hAnsi="Times New Roman" w:cs="Times New Roman"/>
            <w:sz w:val="24"/>
            <w:szCs w:val="24"/>
          </w:rPr>
          <w:delText>C</w:delText>
        </w:r>
      </w:del>
      <w:r w:rsidR="00716009">
        <w:rPr>
          <w:rFonts w:ascii="Times New Roman" w:hAnsi="Times New Roman" w:cs="Times New Roman"/>
          <w:sz w:val="24"/>
          <w:szCs w:val="24"/>
        </w:rPr>
        <w:t>andidate models are shown in Table 1)</w:t>
      </w:r>
      <w:r w:rsidR="009F6511">
        <w:rPr>
          <w:rFonts w:ascii="Times New Roman" w:hAnsi="Times New Roman" w:cs="Times New Roman"/>
          <w:sz w:val="24"/>
          <w:szCs w:val="24"/>
        </w:rPr>
        <w:t>.</w:t>
      </w:r>
    </w:p>
    <w:p w14:paraId="20F01762" w14:textId="77777777" w:rsidR="00633906" w:rsidRPr="00633906" w:rsidRDefault="00633906" w:rsidP="00633906">
      <w:pPr>
        <w:pStyle w:val="ListParagraph"/>
        <w:spacing w:line="480" w:lineRule="auto"/>
        <w:ind w:left="1080"/>
        <w:jc w:val="both"/>
        <w:rPr>
          <w:rFonts w:ascii="Times New Roman" w:hAnsi="Times New Roman" w:cs="Times New Roman"/>
          <w:sz w:val="24"/>
          <w:szCs w:val="24"/>
        </w:rPr>
      </w:pPr>
    </w:p>
    <w:p w14:paraId="19C55539"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2. METHODOLOGY</w:t>
      </w:r>
    </w:p>
    <w:p w14:paraId="42633C1B" w14:textId="3BD47F9E"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 xml:space="preserve">Occupancy-detection models </w:t>
      </w:r>
      <w:r w:rsidR="00F722B4">
        <w:rPr>
          <w:rFonts w:ascii="Times New Roman" w:hAnsi="Times New Roman" w:cs="Times New Roman"/>
          <w:sz w:val="24"/>
          <w:szCs w:val="24"/>
        </w:rPr>
        <w:t>are designed</w:t>
      </w:r>
      <w:r w:rsidRPr="00703517">
        <w:rPr>
          <w:rFonts w:ascii="Times New Roman" w:hAnsi="Times New Roman" w:cs="Times New Roman"/>
          <w:sz w:val="24"/>
          <w:szCs w:val="24"/>
        </w:rPr>
        <w:t xml:space="preserve"> to disentangle the process of observation from the underlying ecology </w:t>
      </w:r>
      <w:r w:rsidR="00D974C6"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{"citationID":"rZlWRu2J","properties":{"formattedCitation":"(MacKenzie {\\i{}et al.} 2002; van Strien {\\i{}et al.} 2013; K\\uc0\\u233{}ry &amp; Royle 2015)","plainCitation":"(MacKenzie et al. 2002; van Strien et al. 2013;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D974C6"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van Strien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2013; Kéry &amp; Royle 2015)</w:t>
      </w:r>
      <w:r w:rsidR="00D974C6" w:rsidRPr="00703517">
        <w:rPr>
          <w:rFonts w:ascii="Times New Roman" w:hAnsi="Times New Roman" w:cs="Times New Roman"/>
          <w:sz w:val="24"/>
          <w:szCs w:val="24"/>
        </w:rPr>
        <w:fldChar w:fldCharType="end"/>
      </w:r>
      <w:r w:rsidR="00D974C6" w:rsidRPr="00703517">
        <w:rPr>
          <w:rFonts w:ascii="Times New Roman" w:hAnsi="Times New Roman" w:cs="Times New Roman"/>
          <w:sz w:val="24"/>
          <w:szCs w:val="24"/>
        </w:rPr>
        <w:t>.</w:t>
      </w:r>
      <w:r w:rsidRPr="00703517">
        <w:rPr>
          <w:rFonts w:ascii="Times New Roman" w:hAnsi="Times New Roman" w:cs="Times New Roman"/>
          <w:sz w:val="24"/>
          <w:szCs w:val="24"/>
        </w:rPr>
        <w:t xml:space="preserve"> Further, multi-species occupancy models can be used to leverage community </w:t>
      </w:r>
      <w:r w:rsidR="00F722B4">
        <w:rPr>
          <w:rFonts w:ascii="Times New Roman" w:hAnsi="Times New Roman" w:cs="Times New Roman"/>
          <w:sz w:val="24"/>
          <w:szCs w:val="24"/>
        </w:rPr>
        <w:t>patterns</w:t>
      </w:r>
      <w:r w:rsidRPr="00703517">
        <w:rPr>
          <w:rFonts w:ascii="Times New Roman" w:hAnsi="Times New Roman" w:cs="Times New Roman"/>
          <w:sz w:val="24"/>
          <w:szCs w:val="24"/>
        </w:rPr>
        <w:t xml:space="preserve"> to</w:t>
      </w:r>
      <w:r w:rsidR="00F722B4">
        <w:rPr>
          <w:rFonts w:ascii="Times New Roman" w:hAnsi="Times New Roman" w:cs="Times New Roman"/>
          <w:sz w:val="24"/>
          <w:szCs w:val="24"/>
        </w:rPr>
        <w:t xml:space="preserve"> strengthen the inferences for</w:t>
      </w:r>
      <w:r w:rsidRPr="00703517">
        <w:rPr>
          <w:rFonts w:ascii="Times New Roman" w:hAnsi="Times New Roman" w:cs="Times New Roman"/>
          <w:sz w:val="24"/>
          <w:szCs w:val="24"/>
        </w:rPr>
        <w:t xml:space="preserve"> multiple species at the same time </w:t>
      </w:r>
      <w:r w:rsidR="004E356F" w:rsidRPr="00703517">
        <w:rPr>
          <w:rFonts w:ascii="Times New Roman" w:hAnsi="Times New Roman" w:cs="Times New Roman"/>
          <w:sz w:val="24"/>
          <w:szCs w:val="24"/>
        </w:rPr>
        <w:fldChar w:fldCharType="begin"/>
      </w:r>
      <w:r w:rsidR="00426FF6">
        <w:rPr>
          <w:rFonts w:ascii="Times New Roman" w:hAnsi="Times New Roman" w:cs="Times New Roman"/>
          <w:sz w:val="24"/>
          <w:szCs w:val="24"/>
        </w:rPr>
        <w:instrText xml:space="preserve"> ADDIN ZOTERO_ITEM CSL_CITATION {"citationID":"LlcdWVa8","properties":{"formattedCitation":"(Dorazio &amp; Royle 2005; Zipkin {\\i{}et al.} 2010)","plainCitation":"(Dorazio &amp; Royle 2005; Zipkin et al. 2010)","noteIndex":0},"citationItems":[{"id":792,"uris":["http://zotero.org/users/3183432/items/BU9D558N"],"itemData":{"id":792,"type":"article-journal","container-title":"Journal of the American Statistical Association","issue":"470","note":"publisher: Taylor &amp; Francis","page":"389–398","title":"Estimating size and composition of biological communities by modeling the occurrence of species","volume":"100","author":[{"family":"Dorazio","given":"Robert M"},{"family":"Royle","given":"J Andrew"}],"issued":{"date-parts":[["2005"]]}}},{"id":1224,"uris":["http://zotero.org/users/3183432/items/QXTXYAM8"],"itemData":{"id":1224,"type":"article-journal","container-title":"Biological Conservation","issue":"2","note":"publisher: Elsevier","page":"479–484","title":"Multi-species occurrence models to evaluate the effects of conservation and management actions","volume":"143","author":[{"family":"Zipkin","given":"Elise F"},{"family":"Royle","given":"J Andrew"},{"family":"Dawson","given":"Deanna K"},{"family":"Bates","given":"Scott"}],"issued":{"date-parts":[["2010"]]}}}],"schema":"https://github.com/citation-style-language/schema/raw/master/csl-citation.json"} </w:instrText>
      </w:r>
      <w:r w:rsidR="004E356F" w:rsidRPr="00703517">
        <w:rPr>
          <w:rFonts w:ascii="Times New Roman" w:hAnsi="Times New Roman" w:cs="Times New Roman"/>
          <w:sz w:val="24"/>
          <w:szCs w:val="24"/>
        </w:rPr>
        <w:fldChar w:fldCharType="separate"/>
      </w:r>
      <w:r w:rsidR="00426FF6" w:rsidRPr="00426FF6">
        <w:rPr>
          <w:rFonts w:ascii="Times New Roman" w:hAnsi="Times New Roman" w:cs="Times New Roman"/>
          <w:sz w:val="24"/>
          <w:szCs w:val="24"/>
        </w:rPr>
        <w:t xml:space="preserve">(Dorazio &amp; Royle 2005; Zipkin </w:t>
      </w:r>
      <w:r w:rsidR="00426FF6" w:rsidRPr="00426FF6">
        <w:rPr>
          <w:rFonts w:ascii="Times New Roman" w:hAnsi="Times New Roman" w:cs="Times New Roman"/>
          <w:i/>
          <w:iCs/>
          <w:sz w:val="24"/>
          <w:szCs w:val="24"/>
        </w:rPr>
        <w:t>et al.</w:t>
      </w:r>
      <w:r w:rsidR="00426FF6" w:rsidRPr="00426FF6">
        <w:rPr>
          <w:rFonts w:ascii="Times New Roman" w:hAnsi="Times New Roman" w:cs="Times New Roman"/>
          <w:sz w:val="24"/>
          <w:szCs w:val="24"/>
        </w:rPr>
        <w:t xml:space="preserve"> 2010)</w:t>
      </w:r>
      <w:r w:rsidR="004E356F" w:rsidRPr="00703517">
        <w:rPr>
          <w:rFonts w:ascii="Times New Roman" w:hAnsi="Times New Roman" w:cs="Times New Roman"/>
          <w:sz w:val="24"/>
          <w:szCs w:val="24"/>
        </w:rPr>
        <w:fldChar w:fldCharType="end"/>
      </w:r>
      <w:hyperlink r:id="rId15"/>
      <w:r w:rsidRPr="00703517">
        <w:rPr>
          <w:rFonts w:ascii="Times New Roman" w:hAnsi="Times New Roman" w:cs="Times New Roman"/>
          <w:sz w:val="24"/>
          <w:szCs w:val="24"/>
        </w:rPr>
        <w:t>. In a recent simulation study, these models have demonstrated the ability to accurately reconstruct ecological trends from presence-only datasets that meet certain pre-qualifying conditions</w:t>
      </w:r>
      <w:r w:rsidR="00F722B4">
        <w:rPr>
          <w:rFonts w:ascii="Times New Roman" w:hAnsi="Times New Roman" w:cs="Times New Roman"/>
          <w:sz w:val="24"/>
          <w:szCs w:val="24"/>
        </w:rPr>
        <w:t xml:space="preserve"> indicative of sampling multiple species at one </w:t>
      </w:r>
      <w:r w:rsidR="001E022F">
        <w:rPr>
          <w:rFonts w:ascii="Times New Roman" w:hAnsi="Times New Roman" w:cs="Times New Roman"/>
          <w:sz w:val="24"/>
          <w:szCs w:val="24"/>
        </w:rPr>
        <w:t>location</w:t>
      </w:r>
      <w:r w:rsidR="00D66115" w:rsidRPr="00703517">
        <w:rPr>
          <w:rFonts w:ascii="Times New Roman" w:hAnsi="Times New Roman" w:cs="Times New Roman"/>
          <w:sz w:val="24"/>
          <w:szCs w:val="24"/>
        </w:rPr>
        <w:t xml:space="preserve"> </w:t>
      </w:r>
      <w:r w:rsidR="00D66115" w:rsidRPr="00703517">
        <w:rPr>
          <w:rFonts w:ascii="Times New Roman" w:hAnsi="Times New Roman" w:cs="Times New Roman"/>
          <w:sz w:val="24"/>
          <w:szCs w:val="24"/>
        </w:rPr>
        <w:fldChar w:fldCharType="begin"/>
      </w:r>
      <w:r w:rsidR="00AB26E9">
        <w:rPr>
          <w:rFonts w:ascii="Times New Roman" w:hAnsi="Times New Roman" w:cs="Times New Roman"/>
          <w:sz w:val="24"/>
          <w:szCs w:val="24"/>
        </w:rPr>
        <w:instrText xml:space="preserve"> ADDIN ZOTERO_ITEM CSL_CITATION {"citationID":"Iwnt6OF4","properties":{"formattedCitation":"(Shirey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D66115" w:rsidRPr="00703517">
        <w:rPr>
          <w:rFonts w:ascii="Times New Roman" w:hAnsi="Times New Roman" w:cs="Times New Roman"/>
          <w:sz w:val="24"/>
          <w:szCs w:val="24"/>
        </w:rPr>
        <w:fldChar w:fldCharType="separate"/>
      </w:r>
      <w:r w:rsidR="00AB26E9" w:rsidRPr="00AB26E9">
        <w:rPr>
          <w:rFonts w:ascii="Times New Roman" w:hAnsi="Times New Roman" w:cs="Times New Roman"/>
          <w:sz w:val="24"/>
          <w:szCs w:val="24"/>
        </w:rPr>
        <w:t xml:space="preserve">(Shirey </w:t>
      </w:r>
      <w:r w:rsidR="00AB26E9" w:rsidRPr="00AB26E9">
        <w:rPr>
          <w:rFonts w:ascii="Times New Roman" w:hAnsi="Times New Roman" w:cs="Times New Roman"/>
          <w:i/>
          <w:iCs/>
          <w:sz w:val="24"/>
          <w:szCs w:val="24"/>
        </w:rPr>
        <w:t>et al.</w:t>
      </w:r>
      <w:r w:rsidR="00AB26E9" w:rsidRPr="00AB26E9">
        <w:rPr>
          <w:rFonts w:ascii="Times New Roman" w:hAnsi="Times New Roman" w:cs="Times New Roman"/>
          <w:sz w:val="24"/>
          <w:szCs w:val="24"/>
        </w:rPr>
        <w:t xml:space="preserve"> 2022a)</w:t>
      </w:r>
      <w:r w:rsidR="00D66115" w:rsidRPr="00703517">
        <w:rPr>
          <w:rFonts w:ascii="Times New Roman" w:hAnsi="Times New Roman" w:cs="Times New Roman"/>
          <w:sz w:val="24"/>
          <w:szCs w:val="24"/>
        </w:rPr>
        <w:fldChar w:fldCharType="end"/>
      </w:r>
      <w:hyperlink r:id="rId16"/>
      <w:r w:rsidRPr="00703517">
        <w:rPr>
          <w:rFonts w:ascii="Times New Roman" w:hAnsi="Times New Roman" w:cs="Times New Roman"/>
          <w:sz w:val="24"/>
          <w:szCs w:val="24"/>
        </w:rPr>
        <w:t>.</w:t>
      </w:r>
      <w:ins w:id="163" w:author="Vaughn Shirey" w:date="2023-09-18T10:00:00Z">
        <w:r w:rsidR="00C9759E">
          <w:rPr>
            <w:rFonts w:ascii="Times New Roman" w:hAnsi="Times New Roman" w:cs="Times New Roman"/>
            <w:sz w:val="24"/>
            <w:szCs w:val="24"/>
          </w:rPr>
          <w:t xml:space="preserve"> Further, although aggregation of presence-only data into discrete time interval</w:t>
        </w:r>
      </w:ins>
      <w:ins w:id="164" w:author="Vaughn Shirey" w:date="2023-09-18T10:34:00Z">
        <w:r w:rsidR="00C47570">
          <w:rPr>
            <w:rFonts w:ascii="Times New Roman" w:hAnsi="Times New Roman" w:cs="Times New Roman"/>
            <w:sz w:val="24"/>
            <w:szCs w:val="24"/>
          </w:rPr>
          <w:t>s</w:t>
        </w:r>
      </w:ins>
      <w:ins w:id="165" w:author="Vaughn Shirey" w:date="2023-09-18T10:00:00Z">
        <w:r w:rsidR="00C9759E">
          <w:rPr>
            <w:rFonts w:ascii="Times New Roman" w:hAnsi="Times New Roman" w:cs="Times New Roman"/>
            <w:sz w:val="24"/>
            <w:szCs w:val="24"/>
          </w:rPr>
          <w:t xml:space="preserve"> for occupancy estimation likely </w:t>
        </w:r>
      </w:ins>
      <w:ins w:id="166" w:author="Vaughn Shirey" w:date="2023-09-18T10:01:00Z">
        <w:r w:rsidR="00C9759E">
          <w:rPr>
            <w:rFonts w:ascii="Times New Roman" w:hAnsi="Times New Roman" w:cs="Times New Roman"/>
            <w:sz w:val="24"/>
            <w:szCs w:val="24"/>
          </w:rPr>
          <w:t xml:space="preserve">violates the closure assumption of occupancy-detection models, both simulation </w:t>
        </w:r>
      </w:ins>
      <w:r w:rsidR="00EE595C">
        <w:rPr>
          <w:rFonts w:ascii="Times New Roman" w:hAnsi="Times New Roman" w:cs="Times New Roman"/>
          <w:sz w:val="24"/>
          <w:szCs w:val="24"/>
        </w:rPr>
        <w:fldChar w:fldCharType="begin"/>
      </w:r>
      <w:r w:rsidR="00AB26E9">
        <w:rPr>
          <w:rFonts w:ascii="Times New Roman" w:hAnsi="Times New Roman" w:cs="Times New Roman"/>
          <w:sz w:val="24"/>
          <w:szCs w:val="24"/>
        </w:rPr>
        <w:instrText xml:space="preserve"> ADDIN ZOTERO_ITEM CSL_CITATION {"citationID":"SHQEFWke","properties":{"formattedCitation":"(Shirey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EE595C">
        <w:rPr>
          <w:rFonts w:ascii="Times New Roman" w:hAnsi="Times New Roman" w:cs="Times New Roman"/>
          <w:sz w:val="24"/>
          <w:szCs w:val="24"/>
        </w:rPr>
        <w:fldChar w:fldCharType="separate"/>
      </w:r>
      <w:r w:rsidR="00AB26E9" w:rsidRPr="00AB26E9">
        <w:rPr>
          <w:rFonts w:ascii="Times New Roman" w:hAnsi="Times New Roman" w:cs="Times New Roman"/>
          <w:sz w:val="24"/>
          <w:szCs w:val="24"/>
        </w:rPr>
        <w:t xml:space="preserve">(Shirey </w:t>
      </w:r>
      <w:r w:rsidR="00AB26E9" w:rsidRPr="00AB26E9">
        <w:rPr>
          <w:rFonts w:ascii="Times New Roman" w:hAnsi="Times New Roman" w:cs="Times New Roman"/>
          <w:i/>
          <w:iCs/>
          <w:sz w:val="24"/>
          <w:szCs w:val="24"/>
        </w:rPr>
        <w:t>et al.</w:t>
      </w:r>
      <w:r w:rsidR="00AB26E9" w:rsidRPr="00AB26E9">
        <w:rPr>
          <w:rFonts w:ascii="Times New Roman" w:hAnsi="Times New Roman" w:cs="Times New Roman"/>
          <w:sz w:val="24"/>
          <w:szCs w:val="24"/>
        </w:rPr>
        <w:t xml:space="preserve"> 2022a)</w:t>
      </w:r>
      <w:r w:rsidR="00EE595C">
        <w:rPr>
          <w:rFonts w:ascii="Times New Roman" w:hAnsi="Times New Roman" w:cs="Times New Roman"/>
          <w:sz w:val="24"/>
          <w:szCs w:val="24"/>
        </w:rPr>
        <w:fldChar w:fldCharType="end"/>
      </w:r>
      <w:ins w:id="167" w:author="Vaughn Shirey" w:date="2023-09-18T10:01:00Z">
        <w:r w:rsidR="00C9759E">
          <w:rPr>
            <w:rFonts w:ascii="Times New Roman" w:hAnsi="Times New Roman" w:cs="Times New Roman"/>
            <w:sz w:val="24"/>
            <w:szCs w:val="24"/>
          </w:rPr>
          <w:t xml:space="preserve"> and empirical study </w:t>
        </w:r>
      </w:ins>
      <w:r w:rsidR="00EE595C">
        <w:rPr>
          <w:rFonts w:ascii="Times New Roman" w:hAnsi="Times New Roman" w:cs="Times New Roman"/>
          <w:sz w:val="24"/>
          <w:szCs w:val="24"/>
        </w:rPr>
        <w:fldChar w:fldCharType="begin"/>
      </w:r>
      <w:r w:rsidR="00EE595C">
        <w:rPr>
          <w:rFonts w:ascii="Times New Roman" w:hAnsi="Times New Roman" w:cs="Times New Roman"/>
          <w:sz w:val="24"/>
          <w:szCs w:val="24"/>
        </w:rPr>
        <w:instrText xml:space="preserve"> ADDIN ZOTERO_ITEM CSL_CITATION {"citationID":"NO8IMuN9","properties":{"formattedCitation":"(J\\uc0\\u246{}nsson {\\i{}et al.} 2021)","plainCitation":"(Jönsson et al. 2021)","noteIndex":0},"citationItems":[{"id":787,"uris":["http://zotero.org/users/3183432/items/DFW9IVKX"],"itemData":{"id":787,"type":"article-journal","container-title":"Insect Conservation and Diversity","issue":"5","note":"publisher: Wiley Online Library","page":"543–555","title":"A century of social wasp occupancy trends from natural history collections: spatiotemporal resolutions have little effect on model performance","volume":"14","author":[{"family":"Jönsson","given":"Galina M"},{"family":"Broad","given":"Gavin R"},{"family":"Sumner","given":"Seirian"},{"family":"Isaac","given":"Nick JB"}],"issued":{"date-parts":[["2021"]]}}}],"schema":"https://github.com/citation-style-language/schema/raw/master/csl-citation.json"} </w:instrText>
      </w:r>
      <w:r w:rsidR="00EE595C">
        <w:rPr>
          <w:rFonts w:ascii="Times New Roman" w:hAnsi="Times New Roman" w:cs="Times New Roman"/>
          <w:sz w:val="24"/>
          <w:szCs w:val="24"/>
        </w:rPr>
        <w:fldChar w:fldCharType="separate"/>
      </w:r>
      <w:r w:rsidR="00EE595C" w:rsidRPr="00EE595C">
        <w:rPr>
          <w:rFonts w:ascii="Times New Roman" w:hAnsi="Times New Roman" w:cs="Times New Roman"/>
          <w:sz w:val="24"/>
          <w:szCs w:val="24"/>
        </w:rPr>
        <w:t>(</w:t>
      </w:r>
      <w:bookmarkStart w:id="168" w:name="_Hlk145925666"/>
      <w:r w:rsidR="00EE595C" w:rsidRPr="00EE595C">
        <w:rPr>
          <w:rFonts w:ascii="Times New Roman" w:hAnsi="Times New Roman" w:cs="Times New Roman"/>
          <w:sz w:val="24"/>
          <w:szCs w:val="24"/>
        </w:rPr>
        <w:t xml:space="preserve">Jönsson </w:t>
      </w:r>
      <w:r w:rsidR="00EE595C" w:rsidRPr="00EE595C">
        <w:rPr>
          <w:rFonts w:ascii="Times New Roman" w:hAnsi="Times New Roman" w:cs="Times New Roman"/>
          <w:i/>
          <w:iCs/>
          <w:sz w:val="24"/>
          <w:szCs w:val="24"/>
        </w:rPr>
        <w:t>et al.</w:t>
      </w:r>
      <w:r w:rsidR="00EE595C" w:rsidRPr="00EE595C">
        <w:rPr>
          <w:rFonts w:ascii="Times New Roman" w:hAnsi="Times New Roman" w:cs="Times New Roman"/>
          <w:sz w:val="24"/>
          <w:szCs w:val="24"/>
        </w:rPr>
        <w:t xml:space="preserve"> 2021</w:t>
      </w:r>
      <w:bookmarkEnd w:id="168"/>
      <w:r w:rsidR="00EE595C" w:rsidRPr="00EE595C">
        <w:rPr>
          <w:rFonts w:ascii="Times New Roman" w:hAnsi="Times New Roman" w:cs="Times New Roman"/>
          <w:sz w:val="24"/>
          <w:szCs w:val="24"/>
        </w:rPr>
        <w:t>)</w:t>
      </w:r>
      <w:r w:rsidR="00EE595C">
        <w:rPr>
          <w:rFonts w:ascii="Times New Roman" w:hAnsi="Times New Roman" w:cs="Times New Roman"/>
          <w:sz w:val="24"/>
          <w:szCs w:val="24"/>
        </w:rPr>
        <w:fldChar w:fldCharType="end"/>
      </w:r>
      <w:ins w:id="169" w:author="Vaughn Shirey" w:date="2023-09-18T10:01:00Z">
        <w:r w:rsidR="00C9759E">
          <w:rPr>
            <w:rFonts w:ascii="Times New Roman" w:hAnsi="Times New Roman" w:cs="Times New Roman"/>
            <w:sz w:val="24"/>
            <w:szCs w:val="24"/>
          </w:rPr>
          <w:t xml:space="preserve"> have found resulting trends to be largely invariant to this violation.</w:t>
        </w:r>
        <w:r w:rsidR="004F3C30">
          <w:rPr>
            <w:rFonts w:ascii="Times New Roman" w:hAnsi="Times New Roman" w:cs="Times New Roman"/>
            <w:sz w:val="24"/>
            <w:szCs w:val="24"/>
          </w:rPr>
          <w:t xml:space="preserve"> Further, as many species of insect </w:t>
        </w:r>
      </w:ins>
      <w:ins w:id="170" w:author="Vaughn Shirey" w:date="2023-09-18T10:02:00Z">
        <w:r w:rsidR="004F3C30">
          <w:rPr>
            <w:rFonts w:ascii="Times New Roman" w:hAnsi="Times New Roman" w:cs="Times New Roman"/>
            <w:sz w:val="24"/>
            <w:szCs w:val="24"/>
          </w:rPr>
          <w:t>exhibit high interannual variability in population metrics, binning observations into discrete time intervals can be useful for providing a “smoothed” mean estimate of occupancy over time.</w:t>
        </w:r>
      </w:ins>
      <w:del w:id="171" w:author="Vaughn Shirey" w:date="2023-09-18T10:02:00Z">
        <w:r w:rsidRPr="00703517" w:rsidDel="004F3C30">
          <w:rPr>
            <w:rFonts w:ascii="Times New Roman" w:hAnsi="Times New Roman" w:cs="Times New Roman"/>
            <w:sz w:val="24"/>
            <w:szCs w:val="24"/>
          </w:rPr>
          <w:delText xml:space="preserve"> </w:delText>
        </w:r>
      </w:del>
      <w:r w:rsidRPr="00703517">
        <w:rPr>
          <w:rFonts w:ascii="Times New Roman" w:hAnsi="Times New Roman" w:cs="Times New Roman"/>
          <w:sz w:val="24"/>
          <w:szCs w:val="24"/>
        </w:rPr>
        <w:t xml:space="preserve"> </w:t>
      </w:r>
      <w:r w:rsidR="00D33FEF" w:rsidRPr="00703517">
        <w:rPr>
          <w:rFonts w:ascii="Times New Roman" w:hAnsi="Times New Roman" w:cs="Times New Roman"/>
          <w:sz w:val="24"/>
          <w:szCs w:val="24"/>
        </w:rPr>
        <w:t xml:space="preserve">A graphical representation of our workflow with details </w:t>
      </w:r>
      <w:ins w:id="172" w:author="Vaughn Shirey" w:date="2023-09-18T10:42:00Z">
        <w:r w:rsidR="00672F09">
          <w:rPr>
            <w:rFonts w:ascii="Times New Roman" w:hAnsi="Times New Roman" w:cs="Times New Roman"/>
            <w:sz w:val="24"/>
            <w:szCs w:val="24"/>
          </w:rPr>
          <w:t>on</w:t>
        </w:r>
      </w:ins>
      <w:del w:id="173" w:author="Vaughn Shirey" w:date="2023-09-18T10:42:00Z">
        <w:r w:rsidR="00D33FEF" w:rsidRPr="00703517" w:rsidDel="00672F09">
          <w:rPr>
            <w:rFonts w:ascii="Times New Roman" w:hAnsi="Times New Roman" w:cs="Times New Roman"/>
            <w:sz w:val="24"/>
            <w:szCs w:val="24"/>
          </w:rPr>
          <w:delText>about</w:delText>
        </w:r>
      </w:del>
      <w:r w:rsidR="00D33FEF" w:rsidRPr="00703517">
        <w:rPr>
          <w:rFonts w:ascii="Times New Roman" w:hAnsi="Times New Roman" w:cs="Times New Roman"/>
          <w:sz w:val="24"/>
          <w:szCs w:val="24"/>
        </w:rPr>
        <w:t xml:space="preserve"> </w:t>
      </w:r>
      <w:r w:rsidR="00D33FEF">
        <w:rPr>
          <w:rFonts w:ascii="Times New Roman" w:hAnsi="Times New Roman" w:cs="Times New Roman"/>
          <w:sz w:val="24"/>
          <w:szCs w:val="24"/>
        </w:rPr>
        <w:t>this implementation of our model, including methods for</w:t>
      </w:r>
      <w:r w:rsidR="00D33FEF" w:rsidRPr="00703517">
        <w:rPr>
          <w:rFonts w:ascii="Times New Roman" w:hAnsi="Times New Roman" w:cs="Times New Roman"/>
          <w:sz w:val="24"/>
          <w:szCs w:val="24"/>
        </w:rPr>
        <w:t xml:space="preserve"> inferring zeros is illustrated in Supplemental Figure 1.</w:t>
      </w:r>
    </w:p>
    <w:p w14:paraId="7405ADD3" w14:textId="6749571B" w:rsidR="00F21671"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lastRenderedPageBreak/>
        <w:t xml:space="preserve">To </w:t>
      </w:r>
      <w:r w:rsidR="001A4C61" w:rsidRPr="00703517">
        <w:rPr>
          <w:rFonts w:ascii="Times New Roman" w:hAnsi="Times New Roman" w:cs="Times New Roman"/>
          <w:sz w:val="24"/>
          <w:szCs w:val="24"/>
        </w:rPr>
        <w:t xml:space="preserve">implement </w:t>
      </w:r>
      <w:r w:rsidRPr="00703517">
        <w:rPr>
          <w:rFonts w:ascii="Times New Roman" w:hAnsi="Times New Roman" w:cs="Times New Roman"/>
          <w:sz w:val="24"/>
          <w:szCs w:val="24"/>
        </w:rPr>
        <w:t>occupancy-detection models for this study, we established grids of 100</w:t>
      </w:r>
      <w:r w:rsidRPr="00703517">
        <w:rPr>
          <w:rFonts w:ascii="Times New Roman" w:hAnsi="Times New Roman" w:cs="Times New Roman"/>
          <w:color w:val="202124"/>
          <w:sz w:val="24"/>
          <w:szCs w:val="24"/>
          <w:highlight w:val="white"/>
        </w:rPr>
        <w:t>×</w:t>
      </w:r>
      <w:r w:rsidRPr="00703517">
        <w:rPr>
          <w:rFonts w:ascii="Times New Roman" w:hAnsi="Times New Roman" w:cs="Times New Roman"/>
          <w:sz w:val="24"/>
          <w:szCs w:val="24"/>
        </w:rPr>
        <w:t>100 and 200</w:t>
      </w:r>
      <w:r w:rsidRPr="00703517">
        <w:rPr>
          <w:rFonts w:ascii="Times New Roman" w:hAnsi="Times New Roman" w:cs="Times New Roman"/>
          <w:color w:val="202124"/>
          <w:sz w:val="24"/>
          <w:szCs w:val="24"/>
          <w:highlight w:val="white"/>
        </w:rPr>
        <w:t>×</w:t>
      </w:r>
      <w:r w:rsidR="00C53F68"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w:t>
      </w:r>
      <w:r w:rsidR="00A44B57">
        <w:rPr>
          <w:rFonts w:ascii="Times New Roman" w:hAnsi="Times New Roman" w:cs="Times New Roman"/>
          <w:sz w:val="24"/>
          <w:szCs w:val="24"/>
        </w:rPr>
        <w:t>square cells</w:t>
      </w:r>
      <w:r w:rsidRPr="00703517">
        <w:rPr>
          <w:rFonts w:ascii="Times New Roman" w:hAnsi="Times New Roman" w:cs="Times New Roman"/>
          <w:sz w:val="24"/>
          <w:szCs w:val="24"/>
        </w:rPr>
        <w:t xml:space="preserve"> across our study region</w:t>
      </w:r>
      <w:r w:rsidR="001A4C61" w:rsidRPr="00703517">
        <w:rPr>
          <w:rFonts w:ascii="Times New Roman" w:hAnsi="Times New Roman" w:cs="Times New Roman"/>
          <w:sz w:val="24"/>
          <w:szCs w:val="24"/>
        </w:rPr>
        <w:t xml:space="preserve"> to determine if the spatial grain of our study impacted our results</w:t>
      </w:r>
      <w:r w:rsidRPr="00703517">
        <w:rPr>
          <w:rFonts w:ascii="Times New Roman" w:hAnsi="Times New Roman" w:cs="Times New Roman"/>
          <w:sz w:val="24"/>
          <w:szCs w:val="24"/>
        </w:rPr>
        <w:t xml:space="preserve">. We set our analysis to the 50 years between 1970 and 2019 and divided this period into ten, five-year-long intervals. </w:t>
      </w:r>
      <w:r w:rsidR="001A4C61" w:rsidRPr="00703517">
        <w:rPr>
          <w:rFonts w:ascii="Times New Roman" w:hAnsi="Times New Roman" w:cs="Times New Roman"/>
          <w:sz w:val="24"/>
          <w:szCs w:val="24"/>
        </w:rPr>
        <w:t xml:space="preserve">Previous simulation results found that five temporal bins </w:t>
      </w:r>
      <w:del w:id="174" w:author="Vaughn Shirey" w:date="2023-08-25T10:08:00Z">
        <w:r w:rsidR="001A4C61" w:rsidRPr="00703517" w:rsidDel="00295ED8">
          <w:rPr>
            <w:rFonts w:ascii="Times New Roman" w:hAnsi="Times New Roman" w:cs="Times New Roman"/>
            <w:sz w:val="24"/>
            <w:szCs w:val="24"/>
          </w:rPr>
          <w:delText xml:space="preserve">were found to </w:delText>
        </w:r>
      </w:del>
      <w:r w:rsidR="001A4C61" w:rsidRPr="00703517">
        <w:rPr>
          <w:rFonts w:ascii="Times New Roman" w:hAnsi="Times New Roman" w:cs="Times New Roman"/>
          <w:sz w:val="24"/>
          <w:szCs w:val="24"/>
        </w:rPr>
        <w:t xml:space="preserve">provide sufficient granularity to detect trends, </w:t>
      </w:r>
      <w:r w:rsidR="00F722B4">
        <w:rPr>
          <w:rFonts w:ascii="Times New Roman" w:hAnsi="Times New Roman" w:cs="Times New Roman"/>
          <w:sz w:val="24"/>
          <w:szCs w:val="24"/>
        </w:rPr>
        <w:t xml:space="preserve">but ten were best able to reconstruct simulated trends and also provide more nuanced patterns through time. In contrast, using only </w:t>
      </w:r>
      <w:r w:rsidR="001A4C61" w:rsidRPr="00703517">
        <w:rPr>
          <w:rFonts w:ascii="Times New Roman" w:hAnsi="Times New Roman" w:cs="Times New Roman"/>
          <w:sz w:val="24"/>
          <w:szCs w:val="24"/>
        </w:rPr>
        <w:t>two time periods</w:t>
      </w:r>
      <w:ins w:id="175" w:author="Vaughn Shirey" w:date="2023-09-18T10:46:00Z">
        <w:r w:rsidR="00672F09">
          <w:rPr>
            <w:rFonts w:ascii="Times New Roman" w:hAnsi="Times New Roman" w:cs="Times New Roman"/>
            <w:sz w:val="24"/>
            <w:szCs w:val="24"/>
          </w:rPr>
          <w:t xml:space="preserve"> (e.g.</w:t>
        </w:r>
      </w:ins>
      <w:ins w:id="176" w:author="Vaughn Shirey" w:date="2023-09-18T10:47:00Z">
        <w:r w:rsidR="00672F09">
          <w:rPr>
            <w:rFonts w:ascii="Times New Roman" w:hAnsi="Times New Roman" w:cs="Times New Roman"/>
            <w:sz w:val="24"/>
            <w:szCs w:val="24"/>
          </w:rPr>
          <w:t>, pre-1990 versus post-1990 style analyses)</w:t>
        </w:r>
      </w:ins>
      <w:del w:id="177" w:author="Vaughn Shirey" w:date="2023-09-18T10:47:00Z">
        <w:r w:rsidR="001A4C61" w:rsidRPr="00703517" w:rsidDel="00CA5D80">
          <w:rPr>
            <w:rFonts w:ascii="Times New Roman" w:hAnsi="Times New Roman" w:cs="Times New Roman"/>
            <w:sz w:val="24"/>
            <w:szCs w:val="24"/>
          </w:rPr>
          <w:delText xml:space="preserve">, a common method in these studies, </w:delText>
        </w:r>
      </w:del>
      <w:r w:rsidR="001A4C61" w:rsidRPr="00703517">
        <w:rPr>
          <w:rFonts w:ascii="Times New Roman" w:hAnsi="Times New Roman" w:cs="Times New Roman"/>
          <w:sz w:val="24"/>
          <w:szCs w:val="24"/>
        </w:rPr>
        <w:t>often produced poor results (Shirey et al., 202</w:t>
      </w:r>
      <w:r w:rsidR="00F81350" w:rsidRPr="00703517">
        <w:rPr>
          <w:rFonts w:ascii="Times New Roman" w:hAnsi="Times New Roman" w:cs="Times New Roman"/>
          <w:sz w:val="24"/>
          <w:szCs w:val="24"/>
        </w:rPr>
        <w:t>2</w:t>
      </w:r>
      <w:r w:rsidR="001A4C61" w:rsidRPr="00703517">
        <w:rPr>
          <w:rFonts w:ascii="Times New Roman" w:hAnsi="Times New Roman" w:cs="Times New Roman"/>
          <w:sz w:val="24"/>
          <w:szCs w:val="24"/>
        </w:rPr>
        <w:t xml:space="preserve">). </w:t>
      </w:r>
      <w:r w:rsidRPr="00703517">
        <w:rPr>
          <w:rFonts w:ascii="Times New Roman" w:hAnsi="Times New Roman" w:cs="Times New Roman"/>
          <w:sz w:val="24"/>
          <w:szCs w:val="24"/>
        </w:rPr>
        <w:t>In each of these periods we estimated the probability that a given species is an occupant of a specific grid cell. These “occupancy intervals” were further broken down into five one-year-long “visit intervals” to provide a basis for separate estimation of detection and occupancy, which requires tracking multiple visits as repeated trials within the larger occupancy interval</w:t>
      </w:r>
      <w:r w:rsidR="001E1C49" w:rsidRPr="00703517">
        <w:rPr>
          <w:rFonts w:ascii="Times New Roman" w:hAnsi="Times New Roman" w:cs="Times New Roman"/>
          <w:sz w:val="24"/>
          <w:szCs w:val="24"/>
        </w:rPr>
        <w:t xml:space="preserve"> </w:t>
      </w:r>
      <w:r w:rsidR="001E1C49"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{"citationID":"DhD2GPLq","properties":{"formattedCitation":"(MacKenzie {\\i{}et al.} 2002)","plainCitation":"(MacKenzie et al. 2002)","noteIndex":0},"citationItems":[{"id":775,"uris":["http://zotero.org/users/3183432/items/GKNDNRSK"],"itemData":{"id":775,"type":"article-journal","container-title":"Ecology","issue":"8","note":"publisher: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1E1C4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1E1C49" w:rsidRPr="00703517">
        <w:rPr>
          <w:rFonts w:ascii="Times New Roman" w:hAnsi="Times New Roman" w:cs="Times New Roman"/>
          <w:sz w:val="24"/>
          <w:szCs w:val="24"/>
        </w:rPr>
        <w:fldChar w:fldCharType="end"/>
      </w:r>
      <w:r w:rsidRPr="00703517">
        <w:rPr>
          <w:rFonts w:ascii="Times New Roman" w:hAnsi="Times New Roman" w:cs="Times New Roman"/>
          <w:sz w:val="24"/>
          <w:szCs w:val="24"/>
        </w:rPr>
        <w:t>.</w:t>
      </w:r>
      <w:r w:rsidR="00173B7B" w:rsidRPr="00703517">
        <w:rPr>
          <w:rFonts w:ascii="Times New Roman" w:hAnsi="Times New Roman" w:cs="Times New Roman"/>
          <w:sz w:val="24"/>
          <w:szCs w:val="24"/>
        </w:rPr>
        <w:t xml:space="preserve"> </w:t>
      </w:r>
    </w:p>
    <w:p w14:paraId="115A364F" w14:textId="77777777" w:rsidR="00683BE8" w:rsidRPr="00703517" w:rsidRDefault="00683BE8">
      <w:pPr>
        <w:spacing w:line="480" w:lineRule="auto"/>
        <w:ind w:firstLine="720"/>
        <w:jc w:val="both"/>
        <w:rPr>
          <w:rFonts w:ascii="Times New Roman" w:hAnsi="Times New Roman" w:cs="Times New Roman"/>
          <w:sz w:val="24"/>
          <w:szCs w:val="24"/>
        </w:rPr>
      </w:pPr>
    </w:p>
    <w:p w14:paraId="27078A5F" w14:textId="77777777" w:rsidR="002F18DA" w:rsidRPr="00703517" w:rsidRDefault="002F18DA" w:rsidP="002F18DA">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2.2 Climate Data</w:t>
      </w:r>
    </w:p>
    <w:p w14:paraId="2305DD43" w14:textId="0B60748C" w:rsidR="002F18DA" w:rsidRDefault="002F18DA" w:rsidP="00CE7D7B">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We used minimum temperatures and precipitation data to inform the ecological process of our occupancy-detection model. </w:t>
      </w:r>
      <w:r w:rsidR="00415992">
        <w:rPr>
          <w:rFonts w:ascii="Times New Roman" w:hAnsi="Times New Roman" w:cs="Times New Roman"/>
          <w:sz w:val="24"/>
          <w:szCs w:val="24"/>
        </w:rPr>
        <w:t>Although l</w:t>
      </w:r>
      <w:r w:rsidRPr="00703517">
        <w:rPr>
          <w:rFonts w:ascii="Times New Roman" w:hAnsi="Times New Roman" w:cs="Times New Roman"/>
          <w:sz w:val="24"/>
          <w:szCs w:val="24"/>
        </w:rPr>
        <w:t xml:space="preserve">and use </w:t>
      </w:r>
      <w:r w:rsidR="00415992">
        <w:rPr>
          <w:rFonts w:ascii="Times New Roman" w:hAnsi="Times New Roman" w:cs="Times New Roman"/>
          <w:sz w:val="24"/>
          <w:szCs w:val="24"/>
        </w:rPr>
        <w:t xml:space="preserve">and pesticides are </w:t>
      </w:r>
      <w:r w:rsidRPr="00703517">
        <w:rPr>
          <w:rFonts w:ascii="Times New Roman" w:hAnsi="Times New Roman" w:cs="Times New Roman"/>
          <w:sz w:val="24"/>
          <w:szCs w:val="24"/>
        </w:rPr>
        <w:t xml:space="preserve">also </w:t>
      </w:r>
      <w:r w:rsidR="00415992">
        <w:rPr>
          <w:rFonts w:ascii="Times New Roman" w:hAnsi="Times New Roman" w:cs="Times New Roman"/>
          <w:sz w:val="24"/>
          <w:szCs w:val="24"/>
        </w:rPr>
        <w:t>contributors to insect population shifts (Wagner 2021)</w:t>
      </w:r>
      <w:r w:rsidRPr="00703517">
        <w:rPr>
          <w:rFonts w:ascii="Times New Roman" w:hAnsi="Times New Roman" w:cs="Times New Roman"/>
          <w:sz w:val="24"/>
          <w:szCs w:val="24"/>
        </w:rPr>
        <w:t xml:space="preserve"> </w:t>
      </w:r>
      <w:r w:rsidR="005B63FE">
        <w:rPr>
          <w:rFonts w:ascii="Times New Roman" w:hAnsi="Times New Roman" w:cs="Times New Roman"/>
          <w:sz w:val="24"/>
          <w:szCs w:val="24"/>
        </w:rPr>
        <w:t>we do not use those here since,</w:t>
      </w:r>
      <w:r w:rsidRPr="00703517">
        <w:rPr>
          <w:rFonts w:ascii="Times New Roman" w:hAnsi="Times New Roman" w:cs="Times New Roman"/>
          <w:sz w:val="24"/>
          <w:szCs w:val="24"/>
        </w:rPr>
        <w:t xml:space="preserve"> to our knowledge, no comprehensive dataset</w:t>
      </w:r>
      <w:r w:rsidR="00415992">
        <w:rPr>
          <w:rFonts w:ascii="Times New Roman" w:hAnsi="Times New Roman" w:cs="Times New Roman"/>
          <w:sz w:val="24"/>
          <w:szCs w:val="24"/>
        </w:rPr>
        <w:t>s</w:t>
      </w:r>
      <w:r w:rsidRPr="00703517">
        <w:rPr>
          <w:rFonts w:ascii="Times New Roman" w:hAnsi="Times New Roman" w:cs="Times New Roman"/>
          <w:sz w:val="24"/>
          <w:szCs w:val="24"/>
        </w:rPr>
        <w:t xml:space="preserve"> of land cover </w:t>
      </w:r>
      <w:r w:rsidR="00415992">
        <w:rPr>
          <w:rFonts w:ascii="Times New Roman" w:hAnsi="Times New Roman" w:cs="Times New Roman"/>
          <w:sz w:val="24"/>
          <w:szCs w:val="24"/>
        </w:rPr>
        <w:t xml:space="preserve">or pesticide use </w:t>
      </w:r>
      <w:r w:rsidRPr="00703517">
        <w:rPr>
          <w:rFonts w:ascii="Times New Roman" w:hAnsi="Times New Roman" w:cs="Times New Roman"/>
          <w:sz w:val="24"/>
          <w:szCs w:val="24"/>
        </w:rPr>
        <w:t xml:space="preserve">exists for high-latitude regions of North America extending back into the 1970s. </w:t>
      </w:r>
      <w:r w:rsidR="00415992">
        <w:rPr>
          <w:rFonts w:ascii="Times New Roman" w:hAnsi="Times New Roman" w:cs="Times New Roman"/>
          <w:sz w:val="24"/>
          <w:szCs w:val="24"/>
        </w:rPr>
        <w:t xml:space="preserve"> </w:t>
      </w:r>
      <w:r w:rsidRPr="00703517">
        <w:rPr>
          <w:rFonts w:ascii="Times New Roman" w:hAnsi="Times New Roman" w:cs="Times New Roman"/>
          <w:sz w:val="24"/>
          <w:szCs w:val="24"/>
        </w:rPr>
        <w:t xml:space="preserve">Monthly minimum temperatures from 1970 to 2015 were extracted from the National Oceanic and Atmospheric Administration's (NOAA) 20th-century reanalysis, 20CRv3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{"citationID":"2Lxet2TI","properties":{"formattedCitation":"(Slivinski {\\i{}et al.} 2019)","plainCitation":"(Slivinski et al. 2019)","noteIndex":0},"citationItems":[{"id":599,"uris":["http://zotero.org/users/3183432/items/EMVM6GKW"],"itemData":{"id":599,"type":"article-journal","container-title":"Quarterly Journal of the Royal Meteorological Society","issue":"724","note":"publisher: Wiley Online Library","page":"2876–2908","title":"Towards a more reliable historical reanalysis: Improvements for version 3 of the Twentieth Century Reanalysis system","volume":"145","author":[{"family":"Slivinski","given":"Laura C"},{"family":"Compo","given":"Gilbert P"},{"family":"Whitaker","given":"Jeffrey S"},{"family":"Sardeshmukh","given":"Prashant D"},{"family":"Giese","given":"Benjamin S"},{"family":"McColl","given":"Chesley"},{"family":"Allan","given":"Rob"},{"family":"Yin","given":"Xungang"},{"family":"Vose","given":"Russell"},{"family":"Titchner","given":"Holly"},{"literal":"others"}],"issued":{"date-parts":[["2019"]]}}}],"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(Slivinski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2019)</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These data are available at 0.1-degree spatial and monthly temporal resolution from 1836 to 2015</w:t>
      </w:r>
      <w:r w:rsidR="00CD7462">
        <w:rPr>
          <w:rFonts w:ascii="Times New Roman" w:hAnsi="Times New Roman" w:cs="Times New Roman"/>
          <w:sz w:val="24"/>
          <w:szCs w:val="24"/>
        </w:rPr>
        <w:t>;</w:t>
      </w:r>
      <w:r w:rsidRPr="00703517">
        <w:rPr>
          <w:rFonts w:ascii="Times New Roman" w:hAnsi="Times New Roman" w:cs="Times New Roman"/>
          <w:sz w:val="24"/>
          <w:szCs w:val="24"/>
        </w:rPr>
        <w:t xml:space="preserve"> </w:t>
      </w:r>
      <w:r w:rsidR="00CD7462">
        <w:rPr>
          <w:rFonts w:ascii="Times New Roman" w:hAnsi="Times New Roman" w:cs="Times New Roman"/>
          <w:sz w:val="24"/>
          <w:szCs w:val="24"/>
        </w:rPr>
        <w:t xml:space="preserve">reanalysis products (where observation data are synthesized with </w:t>
      </w:r>
      <w:r w:rsidR="00BF04FA">
        <w:rPr>
          <w:rFonts w:ascii="Times New Roman" w:hAnsi="Times New Roman" w:cs="Times New Roman"/>
          <w:sz w:val="24"/>
          <w:szCs w:val="24"/>
        </w:rPr>
        <w:t>mechanistic</w:t>
      </w:r>
      <w:r w:rsidR="00CD7462">
        <w:rPr>
          <w:rFonts w:ascii="Times New Roman" w:hAnsi="Times New Roman" w:cs="Times New Roman"/>
          <w:sz w:val="24"/>
          <w:szCs w:val="24"/>
        </w:rPr>
        <w:t xml:space="preserve"> climate models are not yet available</w:t>
      </w:r>
      <w:r w:rsidR="00BF04FA">
        <w:rPr>
          <w:rFonts w:ascii="Times New Roman" w:hAnsi="Times New Roman" w:cs="Times New Roman"/>
          <w:sz w:val="24"/>
          <w:szCs w:val="24"/>
        </w:rPr>
        <w:t xml:space="preserve"> f</w:t>
      </w:r>
      <w:r w:rsidRPr="00703517">
        <w:rPr>
          <w:rFonts w:ascii="Times New Roman" w:hAnsi="Times New Roman" w:cs="Times New Roman"/>
          <w:sz w:val="24"/>
          <w:szCs w:val="24"/>
        </w:rPr>
        <w:t>or 2016 onward</w:t>
      </w:r>
      <w:ins w:id="178" w:author="Vaughn Shirey" w:date="2023-09-18T10:49:00Z">
        <w:r w:rsidR="007F114C">
          <w:rPr>
            <w:rFonts w:ascii="Times New Roman" w:hAnsi="Times New Roman" w:cs="Times New Roman"/>
            <w:sz w:val="24"/>
            <w:szCs w:val="24"/>
          </w:rPr>
          <w:t>)</w:t>
        </w:r>
      </w:ins>
      <w:r w:rsidRPr="00703517">
        <w:rPr>
          <w:rFonts w:ascii="Times New Roman" w:hAnsi="Times New Roman" w:cs="Times New Roman"/>
          <w:sz w:val="24"/>
          <w:szCs w:val="24"/>
        </w:rPr>
        <w:t>, variables</w:t>
      </w:r>
      <w:r w:rsidR="00BF04FA">
        <w:rPr>
          <w:rFonts w:ascii="Times New Roman" w:hAnsi="Times New Roman" w:cs="Times New Roman"/>
          <w:sz w:val="24"/>
          <w:szCs w:val="24"/>
        </w:rPr>
        <w:t xml:space="preserve"> </w:t>
      </w:r>
      <w:r w:rsidRPr="00703517">
        <w:rPr>
          <w:rFonts w:ascii="Times New Roman" w:hAnsi="Times New Roman" w:cs="Times New Roman"/>
          <w:sz w:val="24"/>
          <w:szCs w:val="24"/>
        </w:rPr>
        <w:lastRenderedPageBreak/>
        <w:t>were obtained from the Climate Prediction Center (CPC</w:t>
      </w:r>
      <w:r w:rsidR="00CD7462">
        <w:rPr>
          <w:rFonts w:ascii="Times New Roman" w:hAnsi="Times New Roman" w:cs="Times New Roman"/>
          <w:sz w:val="24"/>
          <w:szCs w:val="24"/>
        </w:rPr>
        <w:t>,</w:t>
      </w:r>
      <w:r w:rsidR="00CD7462" w:rsidRPr="00703517" w:rsidDel="00CD7462">
        <w:rPr>
          <w:rFonts w:ascii="Times New Roman" w:hAnsi="Times New Roman" w:cs="Times New Roman"/>
          <w:sz w:val="24"/>
          <w:szCs w:val="24"/>
        </w:rPr>
        <w:t xml:space="preserve"> </w:t>
      </w:r>
      <w:hyperlink r:id="rId17"/>
      <w:r w:rsidR="00CD7462">
        <w:rPr>
          <w:rFonts w:ascii="Times New Roman" w:hAnsi="Times New Roman" w:cs="Times New Roman"/>
          <w:sz w:val="24"/>
          <w:szCs w:val="24"/>
        </w:rPr>
        <w:t xml:space="preserve"> which are</w:t>
      </w:r>
      <w:r w:rsidR="00BF04FA">
        <w:rPr>
          <w:rFonts w:ascii="Times New Roman" w:hAnsi="Times New Roman" w:cs="Times New Roman"/>
          <w:sz w:val="24"/>
          <w:szCs w:val="24"/>
        </w:rPr>
        <w:t xml:space="preserve"> </w:t>
      </w:r>
      <w:r w:rsidRPr="00703517">
        <w:rPr>
          <w:rFonts w:ascii="Times New Roman" w:hAnsi="Times New Roman" w:cs="Times New Roman"/>
          <w:sz w:val="24"/>
          <w:szCs w:val="24"/>
        </w:rPr>
        <w:t>available at 0.5-degree spatial and monthly temporal resolution</w:t>
      </w:r>
      <w:r w:rsidR="00CD7462">
        <w:rPr>
          <w:rFonts w:ascii="Times New Roman" w:hAnsi="Times New Roman" w:cs="Times New Roman"/>
          <w:sz w:val="24"/>
          <w:szCs w:val="24"/>
        </w:rPr>
        <w:t>s</w:t>
      </w:r>
      <w:r w:rsidR="002746B5">
        <w:rPr>
          <w:rFonts w:ascii="Times New Roman" w:hAnsi="Times New Roman" w:cs="Times New Roman"/>
          <w:sz w:val="24"/>
          <w:szCs w:val="24"/>
        </w:rPr>
        <w:t>)</w:t>
      </w:r>
      <w:r w:rsidR="0088005C">
        <w:rPr>
          <w:rFonts w:ascii="Times New Roman" w:hAnsi="Times New Roman" w:cs="Times New Roman"/>
          <w:sz w:val="24"/>
          <w:szCs w:val="24"/>
        </w:rPr>
        <w:t xml:space="preserve"> </w:t>
      </w:r>
      <w:r w:rsidR="002746B5">
        <w:rPr>
          <w:rFonts w:ascii="Times New Roman" w:hAnsi="Times New Roman" w:cs="Times New Roman"/>
          <w:sz w:val="24"/>
          <w:szCs w:val="24"/>
        </w:rPr>
        <w:fldChar w:fldCharType="begin"/>
      </w:r>
      <w:r w:rsidR="002746B5">
        <w:rPr>
          <w:rFonts w:ascii="Times New Roman" w:hAnsi="Times New Roman" w:cs="Times New Roman"/>
          <w:sz w:val="24"/>
          <w:szCs w:val="24"/>
        </w:rPr>
        <w:instrText xml:space="preserve"> ADDIN ZOTERO_ITEM CSL_CITATION {"citationID":"IQncWOje","properties":{"formattedCitation":"(Climate Prediction Center 2022)","plainCitation":"(Climate Prediction Center 2022)","noteIndex":0},"citationItems":[{"id":601,"uris":["http://zotero.org/users/3183432/items/H5LACTC2"],"itemData":{"id":601,"type":"document","publisher":"NOAA/OAR/ESRL PSL","title":"Global Temperature data provided by the NOAA/OAR/ESRL PSL","URL":"www.psl.noaa.gov","author":[{"literal":"Climate Prediction Center"}],"issued":{"date-parts":[["2022"]]}}}],"schema":"https://github.com/citation-style-language/schema/raw/master/csl-citation.json"} </w:instrText>
      </w:r>
      <w:r w:rsidR="002746B5">
        <w:rPr>
          <w:rFonts w:ascii="Times New Roman" w:hAnsi="Times New Roman" w:cs="Times New Roman"/>
          <w:sz w:val="24"/>
          <w:szCs w:val="24"/>
        </w:rPr>
        <w:fldChar w:fldCharType="separate"/>
      </w:r>
      <w:r w:rsidR="002746B5" w:rsidRPr="002746B5">
        <w:rPr>
          <w:rFonts w:ascii="Times New Roman" w:hAnsi="Times New Roman" w:cs="Times New Roman"/>
          <w:sz w:val="24"/>
        </w:rPr>
        <w:t>(Climate Prediction Center 2022)</w:t>
      </w:r>
      <w:r w:rsidR="002746B5">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moveFromRangeStart w:id="179" w:author="Vaughn Shirey" w:date="2023-09-18T10:50:00Z" w:name="move145926654"/>
      <w:moveFrom w:id="180" w:author="Vaughn Shirey" w:date="2023-09-18T10:50:00Z">
        <w:r w:rsidR="00CD7462" w:rsidRPr="00703517" w:rsidDel="007F114C">
          <w:rPr>
            <w:rFonts w:ascii="Times New Roman" w:hAnsi="Times New Roman" w:cs="Times New Roman"/>
            <w:sz w:val="24"/>
            <w:szCs w:val="24"/>
          </w:rPr>
          <w:t>Minimum average temperatures increased over the vast majority of our study range, up to 4</w:t>
        </w:r>
        <w:r w:rsidR="00BF04FA" w:rsidRPr="00BF04FA" w:rsidDel="007F114C">
          <w:rPr>
            <w:rFonts w:ascii="Times New Roman" w:hAnsi="Times New Roman" w:cs="Times New Roman"/>
            <w:sz w:val="24"/>
            <w:szCs w:val="24"/>
          </w:rPr>
          <w:t>°</w:t>
        </w:r>
        <w:r w:rsidR="002746B5" w:rsidDel="007F114C">
          <w:rPr>
            <w:rFonts w:ascii="Times New Roman" w:hAnsi="Times New Roman" w:cs="Times New Roman"/>
            <w:sz w:val="24"/>
            <w:szCs w:val="24"/>
          </w:rPr>
          <w:t xml:space="preserve"> </w:t>
        </w:r>
        <w:r w:rsidR="00CD7462" w:rsidRPr="00703517" w:rsidDel="007F114C">
          <w:rPr>
            <w:rFonts w:ascii="Times New Roman" w:hAnsi="Times New Roman" w:cs="Times New Roman"/>
            <w:sz w:val="24"/>
            <w:szCs w:val="24"/>
          </w:rPr>
          <w:t>C</w:t>
        </w:r>
        <w:r w:rsidR="002746B5" w:rsidDel="007F114C">
          <w:rPr>
            <w:rFonts w:ascii="Times New Roman" w:hAnsi="Times New Roman" w:cs="Times New Roman"/>
            <w:sz w:val="24"/>
            <w:szCs w:val="24"/>
          </w:rPr>
          <w:t>elsius</w:t>
        </w:r>
        <w:r w:rsidR="00CD7462" w:rsidRPr="00703517" w:rsidDel="007F114C">
          <w:rPr>
            <w:rFonts w:ascii="Times New Roman" w:hAnsi="Times New Roman" w:cs="Times New Roman"/>
            <w:sz w:val="24"/>
            <w:szCs w:val="24"/>
          </w:rPr>
          <w:t xml:space="preserve"> over the 50-year </w:t>
        </w:r>
        <w:r w:rsidR="000D6F44" w:rsidDel="007F114C">
          <w:rPr>
            <w:rFonts w:ascii="Times New Roman" w:hAnsi="Times New Roman" w:cs="Times New Roman"/>
            <w:sz w:val="24"/>
            <w:szCs w:val="24"/>
          </w:rPr>
          <w:t xml:space="preserve">study </w:t>
        </w:r>
        <w:r w:rsidR="00CD7462" w:rsidRPr="00703517" w:rsidDel="007F114C">
          <w:rPr>
            <w:rFonts w:ascii="Times New Roman" w:hAnsi="Times New Roman" w:cs="Times New Roman"/>
            <w:sz w:val="24"/>
            <w:szCs w:val="24"/>
          </w:rPr>
          <w:t>period (Fig</w:t>
        </w:r>
        <w:r w:rsidR="00CD7462" w:rsidDel="007F114C">
          <w:rPr>
            <w:rFonts w:ascii="Times New Roman" w:hAnsi="Times New Roman" w:cs="Times New Roman"/>
            <w:sz w:val="24"/>
            <w:szCs w:val="24"/>
          </w:rPr>
          <w:t>ure</w:t>
        </w:r>
        <w:r w:rsidR="00CD7462" w:rsidRPr="00703517" w:rsidDel="007F114C">
          <w:rPr>
            <w:rFonts w:ascii="Times New Roman" w:hAnsi="Times New Roman" w:cs="Times New Roman"/>
            <w:sz w:val="24"/>
            <w:szCs w:val="24"/>
          </w:rPr>
          <w:t xml:space="preserve"> 1a)</w:t>
        </w:r>
        <w:r w:rsidR="00CD7462" w:rsidDel="007F114C">
          <w:rPr>
            <w:rFonts w:ascii="Times New Roman" w:hAnsi="Times New Roman" w:cs="Times New Roman"/>
            <w:sz w:val="24"/>
            <w:szCs w:val="24"/>
          </w:rPr>
          <w:t xml:space="preserve">. </w:t>
        </w:r>
      </w:moveFrom>
      <w:moveFromRangeEnd w:id="179"/>
      <w:r w:rsidR="00CD7462">
        <w:rPr>
          <w:rFonts w:ascii="Times New Roman" w:hAnsi="Times New Roman" w:cs="Times New Roman"/>
          <w:sz w:val="24"/>
          <w:szCs w:val="24"/>
        </w:rPr>
        <w:t>For precipitation, m</w:t>
      </w:r>
      <w:r w:rsidRPr="00703517">
        <w:rPr>
          <w:rFonts w:ascii="Times New Roman" w:hAnsi="Times New Roman" w:cs="Times New Roman"/>
          <w:sz w:val="24"/>
          <w:szCs w:val="24"/>
        </w:rPr>
        <w:t xml:space="preserve">onthly </w:t>
      </w:r>
      <w:r w:rsidR="000D6F44">
        <w:rPr>
          <w:rFonts w:ascii="Times New Roman" w:hAnsi="Times New Roman" w:cs="Times New Roman"/>
          <w:sz w:val="24"/>
          <w:szCs w:val="24"/>
        </w:rPr>
        <w:t xml:space="preserve">precipitation </w:t>
      </w:r>
      <w:r w:rsidRPr="00703517">
        <w:rPr>
          <w:rFonts w:ascii="Times New Roman" w:hAnsi="Times New Roman" w:cs="Times New Roman"/>
          <w:sz w:val="24"/>
          <w:szCs w:val="24"/>
        </w:rPr>
        <w:t xml:space="preserve">data were extracted from the Climate Research Unit (CRU) TS4.04 global precipitation dataset </w:t>
      </w:r>
      <w:r w:rsidR="000D6F44">
        <w:rPr>
          <w:rFonts w:ascii="Times New Roman" w:hAnsi="Times New Roman" w:cs="Times New Roman"/>
          <w:sz w:val="24"/>
          <w:szCs w:val="24"/>
        </w:rPr>
        <w:t xml:space="preserve"> which are also </w:t>
      </w:r>
      <w:hyperlink r:id="rId18"/>
      <w:r w:rsidRPr="00703517">
        <w:rPr>
          <w:rFonts w:ascii="Times New Roman" w:hAnsi="Times New Roman" w:cs="Times New Roman"/>
          <w:sz w:val="24"/>
          <w:szCs w:val="24"/>
        </w:rPr>
        <w:t xml:space="preserve">available at </w:t>
      </w:r>
      <w:r>
        <w:rPr>
          <w:rFonts w:ascii="Times New Roman" w:hAnsi="Times New Roman" w:cs="Times New Roman"/>
          <w:sz w:val="24"/>
          <w:szCs w:val="24"/>
        </w:rPr>
        <w:t>0.5-degree</w:t>
      </w:r>
      <w:r w:rsidRPr="00703517">
        <w:rPr>
          <w:rFonts w:ascii="Times New Roman" w:hAnsi="Times New Roman" w:cs="Times New Roman"/>
          <w:sz w:val="24"/>
          <w:szCs w:val="24"/>
        </w:rPr>
        <w:t xml:space="preserve"> spatial resolution</w:t>
      </w:r>
      <w:r w:rsidR="000D6F44">
        <w:rPr>
          <w:rFonts w:ascii="Times New Roman" w:hAnsi="Times New Roman" w:cs="Times New Roman"/>
          <w:sz w:val="24"/>
          <w:szCs w:val="24"/>
        </w:rPr>
        <w:t>, but only</w:t>
      </w:r>
      <w:r w:rsidRPr="00703517">
        <w:rPr>
          <w:rFonts w:ascii="Times New Roman" w:hAnsi="Times New Roman" w:cs="Times New Roman"/>
          <w:sz w:val="24"/>
          <w:szCs w:val="24"/>
        </w:rPr>
        <w:t xml:space="preserve"> back to 1900</w:t>
      </w:r>
      <w:r w:rsidR="000D6F44">
        <w:rPr>
          <w:rFonts w:ascii="Times New Roman" w:hAnsi="Times New Roman" w:cs="Times New Roman"/>
          <w:sz w:val="24"/>
          <w:szCs w:val="24"/>
        </w:rPr>
        <w:t xml:space="preserve"> </w:t>
      </w:r>
      <w:r w:rsidR="000D6F44" w:rsidRPr="00703517">
        <w:rPr>
          <w:rFonts w:ascii="Times New Roman" w:hAnsi="Times New Roman" w:cs="Times New Roman"/>
          <w:sz w:val="24"/>
          <w:szCs w:val="24"/>
        </w:rPr>
        <w:fldChar w:fldCharType="begin"/>
      </w:r>
      <w:r w:rsidR="000D6F44" w:rsidRPr="00703517">
        <w:rPr>
          <w:rFonts w:ascii="Times New Roman" w:hAnsi="Times New Roman" w:cs="Times New Roman"/>
          <w:sz w:val="24"/>
          <w:szCs w:val="24"/>
        </w:rPr>
        <w:instrText xml:space="preserve"> ADDIN ZOTERO_ITEM CSL_CITATION {"citationID":"ZSuTOKqc","properties":{"formattedCitation":"(Harris {\\i{}et al.} 2020a, b)","plainCitation":"(Harris et al. 2020a, b)","noteIndex":0},"citationItems":[{"id":598,"uris":["http://zotero.org/users/3183432/items/UE5H6XH7"],"itemData":{"id":598,"type":"article-journal","container-title":"Scientific data","issue":"1","note":"publisher: Nature Publishing Group","page":"1–18","title":"Version 4 of the CRU TS monthly high-resolution gridded multivariate climate dataset","volume":"7","author":[{"family":"Harris","given":"Ian"},{"family":"Osborn","given":"Timothy J"},{"family":"Jones","given":"Phil"},{"family":"Lister","given":"David"}],"issued":{"date-parts":[["2020"]]}}},{"id":600,"uris":["http://zotero.org/users/3183432/items/7TTHWY7Q"],"itemData":{"id":600,"type":"document","publisher":"Centre for Environmental Data Analysis | University of East Anglia Climatic Research Unit","title":"CRU TS4.04: Climatic Research Unit (CRU) Time-Series (TS) version 4.04 of high-resolution gridded data of month-by-month variation in climate (January 1901 – December 2019)","URL":"https://catalogue.ceda.ac.uk/uuid/89e1e34ec3554dc98594a5732622bce9","author":[{"family":"Harris","given":"I.C."},{"family":"Jones","given":"P.D."},{"family":"Osborn","given":"T."}],"issued":{"date-parts":[["2020"]]}}}],"schema":"https://github.com/citation-style-language/schema/raw/master/csl-citation.json"} </w:instrText>
      </w:r>
      <w:r w:rsidR="000D6F44" w:rsidRPr="00703517">
        <w:rPr>
          <w:rFonts w:ascii="Times New Roman" w:hAnsi="Times New Roman" w:cs="Times New Roman"/>
          <w:sz w:val="24"/>
          <w:szCs w:val="24"/>
        </w:rPr>
        <w:fldChar w:fldCharType="separate"/>
      </w:r>
      <w:r w:rsidR="000D6F44" w:rsidRPr="00703517">
        <w:rPr>
          <w:rFonts w:ascii="Times New Roman" w:hAnsi="Times New Roman" w:cs="Times New Roman"/>
          <w:sz w:val="24"/>
          <w:szCs w:val="24"/>
        </w:rPr>
        <w:t xml:space="preserve">(Harris </w:t>
      </w:r>
      <w:r w:rsidR="000D6F44" w:rsidRPr="00703517">
        <w:rPr>
          <w:rFonts w:ascii="Times New Roman" w:hAnsi="Times New Roman" w:cs="Times New Roman"/>
          <w:i/>
          <w:iCs/>
          <w:sz w:val="24"/>
          <w:szCs w:val="24"/>
        </w:rPr>
        <w:t>et al.</w:t>
      </w:r>
      <w:r w:rsidR="000D6F44" w:rsidRPr="00703517">
        <w:rPr>
          <w:rFonts w:ascii="Times New Roman" w:hAnsi="Times New Roman" w:cs="Times New Roman"/>
          <w:sz w:val="24"/>
          <w:szCs w:val="24"/>
        </w:rPr>
        <w:t xml:space="preserve"> 2020a, b)</w:t>
      </w:r>
      <w:r w:rsidR="000D6F44"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moveFromRangeStart w:id="181" w:author="Vaughn Shirey" w:date="2023-09-18T10:51:00Z" w:name="move145926688"/>
      <w:moveFrom w:id="182" w:author="Vaughn Shirey" w:date="2023-09-18T10:51:00Z">
        <w:r w:rsidR="00803B60" w:rsidDel="001010FD">
          <w:rPr>
            <w:rFonts w:ascii="Times New Roman" w:hAnsi="Times New Roman" w:cs="Times New Roman"/>
            <w:sz w:val="24"/>
            <w:szCs w:val="24"/>
          </w:rPr>
          <w:t>Trends in precipitation were generally more heterogenous but reflect, on average, increasing rainfall across the region.</w:t>
        </w:r>
      </w:moveFrom>
      <w:moveFromRangeEnd w:id="181"/>
    </w:p>
    <w:p w14:paraId="2D7435FA" w14:textId="4CCDFC9E" w:rsidR="000D6F44" w:rsidRPr="00703517" w:rsidRDefault="000D6F44" w:rsidP="000D6F44">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Climate raster data reflecting monthly average minimum temperature and monthly precipitation for the years 1970 through 2019 were read into R using the package “raster”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{"citationID":"Qrc4Uvhm","properties":{"formattedCitation":"(Hijmans {\\i{}et al.} 2015)","plainCitation":"(Hijmans et al. 2015)","noteIndex":0},"citationItems":[{"id":823,"uris":["http://zotero.org/users/3183432/items/F5PN27TN"],"itemData":{"id":823,"type":"article-journal","container-title":"R package","note":"publisher: sn]","page":"473","title":"Package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B"},{"family":"Shortridge","given":"Ashton"},{"literal":"others"}],"issued":{"date-parts":[["2015"]]}}}],"schema":"https://github.com/citation-style-language/schema/raw/master/csl-citation.json"}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(Hijmans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2015)</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Pr>
          <w:rFonts w:ascii="Times New Roman" w:hAnsi="Times New Roman" w:cs="Times New Roman"/>
          <w:sz w:val="24"/>
          <w:szCs w:val="24"/>
        </w:rPr>
        <w:t xml:space="preserve">All raster data were </w:t>
      </w:r>
      <w:r w:rsidRPr="00703517">
        <w:rPr>
          <w:rFonts w:ascii="Times New Roman" w:hAnsi="Times New Roman" w:cs="Times New Roman"/>
          <w:sz w:val="24"/>
          <w:szCs w:val="24"/>
        </w:rPr>
        <w:t xml:space="preserve">reprojected </w:t>
      </w:r>
      <w:r w:rsidR="00346896">
        <w:rPr>
          <w:rFonts w:ascii="Times New Roman" w:hAnsi="Times New Roman" w:cs="Times New Roman"/>
          <w:sz w:val="24"/>
          <w:szCs w:val="24"/>
        </w:rPr>
        <w:t xml:space="preserve">using this </w:t>
      </w:r>
      <w:r w:rsidR="00C71915">
        <w:rPr>
          <w:rFonts w:ascii="Times New Roman" w:hAnsi="Times New Roman" w:cs="Times New Roman"/>
          <w:sz w:val="24"/>
          <w:szCs w:val="24"/>
        </w:rPr>
        <w:t xml:space="preserve">same </w:t>
      </w:r>
      <w:r w:rsidR="00346896">
        <w:rPr>
          <w:rFonts w:ascii="Times New Roman" w:hAnsi="Times New Roman" w:cs="Times New Roman"/>
          <w:sz w:val="24"/>
          <w:szCs w:val="24"/>
        </w:rPr>
        <w:t xml:space="preserve">package </w:t>
      </w:r>
      <w:r w:rsidRPr="00703517">
        <w:rPr>
          <w:rFonts w:ascii="Times New Roman" w:hAnsi="Times New Roman" w:cs="Times New Roman"/>
          <w:sz w:val="24"/>
          <w:szCs w:val="24"/>
        </w:rPr>
        <w:t xml:space="preserve">to the project coordinate reference system (North America Albers Equal Area Conic) </w:t>
      </w:r>
      <w:r>
        <w:rPr>
          <w:rFonts w:ascii="Times New Roman" w:hAnsi="Times New Roman" w:cs="Times New Roman"/>
          <w:sz w:val="24"/>
          <w:szCs w:val="24"/>
        </w:rPr>
        <w:t xml:space="preserve">and this was </w:t>
      </w:r>
      <w:r w:rsidRPr="00703517">
        <w:rPr>
          <w:rFonts w:ascii="Times New Roman" w:hAnsi="Times New Roman" w:cs="Times New Roman"/>
          <w:sz w:val="24"/>
          <w:szCs w:val="24"/>
        </w:rPr>
        <w:t xml:space="preserve">also used as the base projection for all </w:t>
      </w:r>
      <w:r>
        <w:rPr>
          <w:rFonts w:ascii="Times New Roman" w:hAnsi="Times New Roman" w:cs="Times New Roman"/>
          <w:sz w:val="24"/>
          <w:szCs w:val="24"/>
        </w:rPr>
        <w:t xml:space="preserve">distribution </w:t>
      </w:r>
      <w:r w:rsidRPr="00703517">
        <w:rPr>
          <w:rFonts w:ascii="Times New Roman" w:hAnsi="Times New Roman" w:cs="Times New Roman"/>
          <w:sz w:val="24"/>
          <w:szCs w:val="24"/>
        </w:rPr>
        <w:t xml:space="preserve">data in this analysis. The raster data were summarized within each </w:t>
      </w:r>
      <w:r w:rsidR="00346896" w:rsidRPr="00703517">
        <w:rPr>
          <w:rFonts w:ascii="Times New Roman" w:hAnsi="Times New Roman" w:cs="Times New Roman"/>
          <w:sz w:val="24"/>
          <w:szCs w:val="24"/>
        </w:rPr>
        <w:t>100×100-kilometer</w:t>
      </w:r>
      <w:r w:rsidR="00346896">
        <w:rPr>
          <w:rFonts w:ascii="Times New Roman" w:hAnsi="Times New Roman" w:cs="Times New Roman"/>
          <w:sz w:val="24"/>
          <w:szCs w:val="24"/>
        </w:rPr>
        <w:t xml:space="preserve"> (or </w:t>
      </w:r>
      <w:r w:rsidR="00346896" w:rsidRPr="00703517">
        <w:rPr>
          <w:rFonts w:ascii="Times New Roman" w:hAnsi="Times New Roman" w:cs="Times New Roman"/>
          <w:sz w:val="24"/>
          <w:szCs w:val="24"/>
        </w:rPr>
        <w:t>200×200-kilometer</w:t>
      </w:r>
      <w:r w:rsidR="00346896">
        <w:rPr>
          <w:rFonts w:ascii="Times New Roman" w:hAnsi="Times New Roman" w:cs="Times New Roman"/>
          <w:sz w:val="24"/>
          <w:szCs w:val="24"/>
        </w:rPr>
        <w:t>)</w:t>
      </w:r>
      <w:r w:rsidR="00346896" w:rsidRPr="00703517">
        <w:rPr>
          <w:rFonts w:ascii="Times New Roman" w:hAnsi="Times New Roman" w:cs="Times New Roman"/>
          <w:sz w:val="24"/>
          <w:szCs w:val="24"/>
        </w:rPr>
        <w:t xml:space="preserve"> </w:t>
      </w:r>
      <w:r w:rsidR="00346896">
        <w:rPr>
          <w:rFonts w:ascii="Times New Roman" w:hAnsi="Times New Roman" w:cs="Times New Roman"/>
          <w:sz w:val="24"/>
          <w:szCs w:val="24"/>
        </w:rPr>
        <w:t xml:space="preserve">grid cell </w:t>
      </w:r>
      <w:r w:rsidRPr="00703517">
        <w:rPr>
          <w:rFonts w:ascii="Times New Roman" w:hAnsi="Times New Roman" w:cs="Times New Roman"/>
          <w:sz w:val="24"/>
          <w:szCs w:val="24"/>
        </w:rPr>
        <w:t xml:space="preserve">using the mean value </w:t>
      </w:r>
      <w:r w:rsidR="008E6511">
        <w:rPr>
          <w:rFonts w:ascii="Times New Roman" w:hAnsi="Times New Roman" w:cs="Times New Roman"/>
          <w:sz w:val="24"/>
          <w:szCs w:val="24"/>
        </w:rPr>
        <w:t xml:space="preserve">across </w:t>
      </w:r>
      <w:r>
        <w:rPr>
          <w:rFonts w:ascii="Times New Roman" w:hAnsi="Times New Roman" w:cs="Times New Roman"/>
          <w:sz w:val="24"/>
          <w:szCs w:val="24"/>
        </w:rPr>
        <w:t>for each five-year</w:t>
      </w:r>
      <w:r w:rsidRPr="00703517">
        <w:rPr>
          <w:rFonts w:ascii="Times New Roman" w:hAnsi="Times New Roman" w:cs="Times New Roman"/>
          <w:sz w:val="24"/>
          <w:szCs w:val="24"/>
        </w:rPr>
        <w:t xml:space="preserve"> occupancy interval </w:t>
      </w:r>
      <w:r>
        <w:rPr>
          <w:rFonts w:ascii="Times New Roman" w:hAnsi="Times New Roman" w:cs="Times New Roman"/>
          <w:sz w:val="24"/>
          <w:szCs w:val="24"/>
        </w:rPr>
        <w:t xml:space="preserve">(e.g., 1970-1974) </w:t>
      </w:r>
      <w:r w:rsidRPr="00703517">
        <w:rPr>
          <w:rFonts w:ascii="Times New Roman" w:hAnsi="Times New Roman" w:cs="Times New Roman"/>
          <w:sz w:val="24"/>
          <w:szCs w:val="24"/>
        </w:rPr>
        <w:t xml:space="preserve">weighted by their coverage of the cell. Finally, exploration of our climate data revealed that average minimum temperature and average precipitation were highly correlated (Pearson’s r = 0.67 for the 100×100-kilometer scale and Pearson’s r = 0.73 for the 200×200-kilometer scale), thus we opted to </w:t>
      </w:r>
      <w:r w:rsidR="008E6511">
        <w:rPr>
          <w:rFonts w:ascii="Times New Roman" w:hAnsi="Times New Roman" w:cs="Times New Roman"/>
          <w:sz w:val="24"/>
          <w:szCs w:val="24"/>
        </w:rPr>
        <w:t>run our models separately for both</w:t>
      </w:r>
      <w:r w:rsidRPr="00703517">
        <w:rPr>
          <w:rFonts w:ascii="Times New Roman" w:hAnsi="Times New Roman" w:cs="Times New Roman"/>
          <w:sz w:val="24"/>
          <w:szCs w:val="24"/>
        </w:rPr>
        <w:t xml:space="preserve"> climate </w:t>
      </w:r>
      <w:r w:rsidR="008E6511">
        <w:rPr>
          <w:rFonts w:ascii="Times New Roman" w:hAnsi="Times New Roman" w:cs="Times New Roman"/>
          <w:sz w:val="24"/>
          <w:szCs w:val="24"/>
        </w:rPr>
        <w:t xml:space="preserve">covariates (results for temperature are shown in the main text and precipitation in the Supplementary material). We </w:t>
      </w:r>
      <w:del w:id="183" w:author="Vaughn Shirey" w:date="2023-09-18T10:52:00Z">
        <w:r w:rsidR="008E6511" w:rsidDel="005B4E9F">
          <w:rPr>
            <w:rFonts w:ascii="Times New Roman" w:hAnsi="Times New Roman" w:cs="Times New Roman"/>
            <w:sz w:val="24"/>
            <w:szCs w:val="24"/>
          </w:rPr>
          <w:delText xml:space="preserve">opted to </w:delText>
        </w:r>
      </w:del>
      <w:r w:rsidR="008E6511">
        <w:rPr>
          <w:rFonts w:ascii="Times New Roman" w:hAnsi="Times New Roman" w:cs="Times New Roman"/>
          <w:sz w:val="24"/>
          <w:szCs w:val="24"/>
        </w:rPr>
        <w:t>focus</w:t>
      </w:r>
      <w:r w:rsidRPr="00703517">
        <w:rPr>
          <w:rFonts w:ascii="Times New Roman" w:hAnsi="Times New Roman" w:cs="Times New Roman"/>
          <w:sz w:val="24"/>
          <w:szCs w:val="24"/>
        </w:rPr>
        <w:t xml:space="preserve"> on temperature over precipitation as prior research has demonstra</w:t>
      </w:r>
      <w:r w:rsidR="008E6511">
        <w:rPr>
          <w:rFonts w:ascii="Times New Roman" w:hAnsi="Times New Roman" w:cs="Times New Roman"/>
          <w:sz w:val="24"/>
          <w:szCs w:val="24"/>
        </w:rPr>
        <w:t>ted temperature to be more</w:t>
      </w:r>
      <w:r w:rsidRPr="00703517">
        <w:rPr>
          <w:rFonts w:ascii="Times New Roman" w:hAnsi="Times New Roman" w:cs="Times New Roman"/>
          <w:sz w:val="24"/>
          <w:szCs w:val="24"/>
        </w:rPr>
        <w:t xml:space="preserve"> important for range dynamics in butterflies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{"citationID":"ePKtTSzT","properties":{"formattedCitation":"(Keret {\\i{}et al.} 2020)","plainCitation":"(Keret et al. 2020)","noteIndex":0},"citationItems":[{"id":359,"uris":["http://zotero.org/users/3183432/items/L39PD3LG"],"itemData":{"id":359,"type":"article-journal","abstract":"Climate change has shifted geographical ranges of species northwards or to higher altitudes on elevational gradients. These changes have been associated with increases in ambient temperatures. For ectotherms in seasonal environments, however, life history theory relies largely on the length of summer, which varies somewhat independently of ambient temperature per se. Extension of summer reduces seasonal time constraints and enables species to establish in new areas as a result of over-wintering stage reaching in due time. The reduction of time constraints is also predicted to prolong organisms' breeding season when reproductive potential is under selection. We studied temporal change in the summer length and its effect on species' performance by combining long-term data on the occurrence and abundance of nocturnal moths with weather conditions in a boreal location at Varriotunturi fell in NE Finland. We found that summers have lengthened on average 5 days per decade from the late 1970s, profoundly due to increasing delays in the onset of winters. Moth abundance increased with increasing season length a year before. Most of the species occurrences expanded upwards in elevation. Moth communities in low elevation pine heath forest and middle elevation mountain birch forest have become inseparable. Yet, the flight periods have remained unchanged, probably due to unpredictable variation in proximate conditions (weather) that hinders life histories from selection. We conclude that climate change-driven changes in the season length have potential to affect species' ranges and affect the structure of insect assemblages, which may contribute to alteration of ecosystem-level processes.","archive_location":"WOS:000526455200019","container-title":"Oecologia","DOI":"10.1007/s00442-020-04632-w","ISSN":"0029-8549","issue":"4","language":"English","page":"1085-1098","title":"Climate change-driven elevational changes among boreal nocturnal moths","volume":"192","author":[{"family":"Keret","given":"NM"},{"family":"Mutanen","given":"MJ"},{"family":"Orell","given":"MI"},{"family":"Itamies","given":"JH"},{"family":"Valimaki","given":"PM"}],"issued":{"date-parts":[["2020",4]]}}}],"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(Keret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2020)</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8E6511">
        <w:rPr>
          <w:rFonts w:ascii="Times New Roman" w:hAnsi="Times New Roman" w:cs="Times New Roman"/>
          <w:sz w:val="24"/>
          <w:szCs w:val="24"/>
        </w:rPr>
        <w:t xml:space="preserve"> </w:t>
      </w:r>
    </w:p>
    <w:p w14:paraId="18EA6593" w14:textId="77777777" w:rsidR="00F21671" w:rsidRPr="00703517" w:rsidRDefault="00F21671" w:rsidP="00B15EF5">
      <w:pPr>
        <w:spacing w:line="480" w:lineRule="auto"/>
        <w:jc w:val="both"/>
        <w:rPr>
          <w:rFonts w:ascii="Times New Roman" w:hAnsi="Times New Roman" w:cs="Times New Roman"/>
          <w:sz w:val="24"/>
          <w:szCs w:val="24"/>
        </w:rPr>
      </w:pPr>
    </w:p>
    <w:p w14:paraId="73477DDC" w14:textId="09358353" w:rsidR="00F21671" w:rsidRPr="00703517" w:rsidRDefault="00341DE7">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 xml:space="preserve">2.1 Species </w:t>
      </w:r>
      <w:r w:rsidR="00B15EF5">
        <w:rPr>
          <w:rFonts w:ascii="Times New Roman" w:hAnsi="Times New Roman" w:cs="Times New Roman"/>
          <w:b/>
          <w:i/>
          <w:sz w:val="24"/>
          <w:szCs w:val="24"/>
        </w:rPr>
        <w:t>Range</w:t>
      </w:r>
      <w:r w:rsidRPr="00703517">
        <w:rPr>
          <w:rFonts w:ascii="Times New Roman" w:hAnsi="Times New Roman" w:cs="Times New Roman"/>
          <w:b/>
          <w:i/>
          <w:sz w:val="24"/>
          <w:szCs w:val="24"/>
        </w:rPr>
        <w:t xml:space="preserve">, </w:t>
      </w:r>
      <w:r w:rsidR="00B15EF5">
        <w:rPr>
          <w:rFonts w:ascii="Times New Roman" w:hAnsi="Times New Roman" w:cs="Times New Roman"/>
          <w:b/>
          <w:i/>
          <w:sz w:val="24"/>
          <w:szCs w:val="24"/>
        </w:rPr>
        <w:t>Trait</w:t>
      </w:r>
      <w:r w:rsidRPr="00703517">
        <w:rPr>
          <w:rFonts w:ascii="Times New Roman" w:hAnsi="Times New Roman" w:cs="Times New Roman"/>
          <w:b/>
          <w:i/>
          <w:sz w:val="24"/>
          <w:szCs w:val="24"/>
        </w:rPr>
        <w:t xml:space="preserve">, </w:t>
      </w:r>
      <w:r w:rsidR="00B15EF5">
        <w:rPr>
          <w:rFonts w:ascii="Times New Roman" w:hAnsi="Times New Roman" w:cs="Times New Roman"/>
          <w:b/>
          <w:i/>
          <w:sz w:val="24"/>
          <w:szCs w:val="24"/>
        </w:rPr>
        <w:t>Phylogeny</w:t>
      </w:r>
      <w:r w:rsidRPr="00703517">
        <w:rPr>
          <w:rFonts w:ascii="Times New Roman" w:hAnsi="Times New Roman" w:cs="Times New Roman"/>
          <w:b/>
          <w:i/>
          <w:sz w:val="24"/>
          <w:szCs w:val="24"/>
        </w:rPr>
        <w:t xml:space="preserve">, and </w:t>
      </w:r>
      <w:r w:rsidR="00B15EF5">
        <w:rPr>
          <w:rFonts w:ascii="Times New Roman" w:hAnsi="Times New Roman" w:cs="Times New Roman"/>
          <w:b/>
          <w:i/>
          <w:sz w:val="24"/>
          <w:szCs w:val="24"/>
        </w:rPr>
        <w:t>Occurrence</w:t>
      </w:r>
      <w:r w:rsidR="00B15EF5" w:rsidRPr="00703517">
        <w:rPr>
          <w:rFonts w:ascii="Times New Roman" w:hAnsi="Times New Roman" w:cs="Times New Roman"/>
          <w:b/>
          <w:i/>
          <w:sz w:val="24"/>
          <w:szCs w:val="24"/>
        </w:rPr>
        <w:t xml:space="preserve"> </w:t>
      </w:r>
      <w:r w:rsidRPr="00703517">
        <w:rPr>
          <w:rFonts w:ascii="Times New Roman" w:hAnsi="Times New Roman" w:cs="Times New Roman"/>
          <w:b/>
          <w:i/>
          <w:sz w:val="24"/>
          <w:szCs w:val="24"/>
        </w:rPr>
        <w:t>Data</w:t>
      </w:r>
    </w:p>
    <w:p w14:paraId="0F0CCAE3" w14:textId="6A23C86B" w:rsidR="00CD7462" w:rsidRDefault="0015082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We used species range boundaries to constrain model inference to historical regions applying a conservative </w:t>
      </w:r>
      <w:r w:rsidR="00F55619">
        <w:rPr>
          <w:rFonts w:ascii="Times New Roman" w:hAnsi="Times New Roman" w:cs="Times New Roman"/>
          <w:sz w:val="24"/>
          <w:szCs w:val="24"/>
        </w:rPr>
        <w:t>100</w:t>
      </w:r>
      <w:r w:rsidR="006130C7">
        <w:rPr>
          <w:rFonts w:ascii="Times New Roman" w:hAnsi="Times New Roman" w:cs="Times New Roman"/>
          <w:sz w:val="24"/>
          <w:szCs w:val="24"/>
        </w:rPr>
        <w:t>-kilometer</w:t>
      </w:r>
      <w:r>
        <w:rPr>
          <w:rFonts w:ascii="Times New Roman" w:hAnsi="Times New Roman" w:cs="Times New Roman"/>
          <w:sz w:val="24"/>
          <w:szCs w:val="24"/>
        </w:rPr>
        <w:t xml:space="preserve"> buffer to allow for range shifts</w:t>
      </w:r>
      <w:r w:rsidR="00A047F7">
        <w:rPr>
          <w:rFonts w:ascii="Times New Roman" w:hAnsi="Times New Roman" w:cs="Times New Roman"/>
          <w:sz w:val="24"/>
          <w:szCs w:val="24"/>
        </w:rPr>
        <w:t xml:space="preserve">. </w:t>
      </w:r>
      <w:r w:rsidR="00F55619">
        <w:rPr>
          <w:rFonts w:ascii="Times New Roman" w:hAnsi="Times New Roman" w:cs="Times New Roman"/>
          <w:sz w:val="24"/>
          <w:szCs w:val="24"/>
        </w:rPr>
        <w:t xml:space="preserve">If any portion of the buffer intersected with a </w:t>
      </w:r>
      <w:r w:rsidR="00B15EF5">
        <w:rPr>
          <w:rFonts w:ascii="Times New Roman" w:hAnsi="Times New Roman" w:cs="Times New Roman"/>
          <w:sz w:val="24"/>
          <w:szCs w:val="24"/>
        </w:rPr>
        <w:t>grid cell</w:t>
      </w:r>
      <w:r w:rsidR="00F55619">
        <w:rPr>
          <w:rFonts w:ascii="Times New Roman" w:hAnsi="Times New Roman" w:cs="Times New Roman"/>
          <w:sz w:val="24"/>
          <w:szCs w:val="24"/>
        </w:rPr>
        <w:t xml:space="preserve">, that </w:t>
      </w:r>
      <w:r w:rsidR="00B15EF5">
        <w:rPr>
          <w:rFonts w:ascii="Times New Roman" w:hAnsi="Times New Roman" w:cs="Times New Roman"/>
          <w:sz w:val="24"/>
          <w:szCs w:val="24"/>
        </w:rPr>
        <w:t xml:space="preserve">cell </w:t>
      </w:r>
      <w:r w:rsidR="00F55619">
        <w:rPr>
          <w:rFonts w:ascii="Times New Roman" w:hAnsi="Times New Roman" w:cs="Times New Roman"/>
          <w:sz w:val="24"/>
          <w:szCs w:val="24"/>
        </w:rPr>
        <w:t>was assumed to be</w:t>
      </w:r>
      <w:r w:rsidR="006130C7">
        <w:rPr>
          <w:rFonts w:ascii="Times New Roman" w:hAnsi="Times New Roman" w:cs="Times New Roman"/>
          <w:sz w:val="24"/>
          <w:szCs w:val="24"/>
        </w:rPr>
        <w:t xml:space="preserve"> potentially</w:t>
      </w:r>
      <w:r w:rsidR="00F55619">
        <w:rPr>
          <w:rFonts w:ascii="Times New Roman" w:hAnsi="Times New Roman" w:cs="Times New Roman"/>
          <w:sz w:val="24"/>
          <w:szCs w:val="24"/>
        </w:rPr>
        <w:t xml:space="preserve"> occupied</w:t>
      </w:r>
      <w:r w:rsidR="006130C7">
        <w:rPr>
          <w:rFonts w:ascii="Times New Roman" w:hAnsi="Times New Roman" w:cs="Times New Roman"/>
          <w:sz w:val="24"/>
          <w:szCs w:val="24"/>
        </w:rPr>
        <w:t xml:space="preserve"> by that species</w:t>
      </w:r>
      <w:r w:rsidR="00F55619">
        <w:rPr>
          <w:rFonts w:ascii="Times New Roman" w:hAnsi="Times New Roman" w:cs="Times New Roman"/>
          <w:sz w:val="24"/>
          <w:szCs w:val="24"/>
        </w:rPr>
        <w:t xml:space="preserve">. </w:t>
      </w:r>
      <w:r>
        <w:rPr>
          <w:rFonts w:ascii="Times New Roman" w:hAnsi="Times New Roman" w:cs="Times New Roman"/>
          <w:sz w:val="24"/>
          <w:szCs w:val="24"/>
        </w:rPr>
        <w:t xml:space="preserve"> </w:t>
      </w:r>
      <w:r w:rsidR="008835BD">
        <w:rPr>
          <w:rFonts w:ascii="Times New Roman" w:hAnsi="Times New Roman" w:cs="Times New Roman"/>
          <w:sz w:val="24"/>
          <w:szCs w:val="24"/>
        </w:rPr>
        <w:t>Prior work has shown that failure to censor locations where a species could not occur can produce biased and/or misleading estimates of occupancy</w:t>
      </w:r>
      <w:r w:rsidR="001312CA">
        <w:rPr>
          <w:rFonts w:ascii="Times New Roman" w:hAnsi="Times New Roman" w:cs="Times New Roman"/>
          <w:sz w:val="24"/>
          <w:szCs w:val="24"/>
        </w:rPr>
        <w:t xml:space="preserve"> </w:t>
      </w:r>
      <w:r w:rsidR="001312CA">
        <w:rPr>
          <w:rFonts w:ascii="Times New Roman" w:hAnsi="Times New Roman" w:cs="Times New Roman"/>
          <w:sz w:val="24"/>
          <w:szCs w:val="24"/>
        </w:rPr>
        <w:fldChar w:fldCharType="begin"/>
      </w:r>
      <w:r w:rsidR="00AB26E9">
        <w:rPr>
          <w:rFonts w:ascii="Times New Roman" w:hAnsi="Times New Roman" w:cs="Times New Roman"/>
          <w:sz w:val="24"/>
          <w:szCs w:val="24"/>
        </w:rPr>
        <w:instrText xml:space="preserve"> ADDIN ZOTERO_ITEM CSL_CITATION {"citationID":"ciqIvhYD","properties":{"formattedCitation":"(Guzman {\\i{}et al.} 2021; Shirey {\\i{}et al.} 2022a)","plainCitation":"(Guzman et al. 2021; Shirey et al. 2022a)","noteIndex":0},"citationItems":[{"id":642,"uris":["http://zotero.org/users/3183432/items/W9UWDUCJ"],"itemData":{"id":642,"type":"article-journal","container-title":"Biological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1312CA">
        <w:rPr>
          <w:rFonts w:ascii="Times New Roman" w:hAnsi="Times New Roman" w:cs="Times New Roman"/>
          <w:sz w:val="24"/>
          <w:szCs w:val="24"/>
        </w:rPr>
        <w:fldChar w:fldCharType="separate"/>
      </w:r>
      <w:r w:rsidR="00AB26E9" w:rsidRPr="00AB26E9">
        <w:rPr>
          <w:rFonts w:ascii="Times New Roman" w:hAnsi="Times New Roman" w:cs="Times New Roman"/>
          <w:sz w:val="24"/>
          <w:szCs w:val="24"/>
        </w:rPr>
        <w:t xml:space="preserve">(Guzman </w:t>
      </w:r>
      <w:r w:rsidR="00AB26E9" w:rsidRPr="00AB26E9">
        <w:rPr>
          <w:rFonts w:ascii="Times New Roman" w:hAnsi="Times New Roman" w:cs="Times New Roman"/>
          <w:i/>
          <w:iCs/>
          <w:sz w:val="24"/>
          <w:szCs w:val="24"/>
        </w:rPr>
        <w:t>et al.</w:t>
      </w:r>
      <w:r w:rsidR="00AB26E9" w:rsidRPr="00AB26E9">
        <w:rPr>
          <w:rFonts w:ascii="Times New Roman" w:hAnsi="Times New Roman" w:cs="Times New Roman"/>
          <w:sz w:val="24"/>
          <w:szCs w:val="24"/>
        </w:rPr>
        <w:t xml:space="preserve"> 2021; Shirey </w:t>
      </w:r>
      <w:r w:rsidR="00AB26E9" w:rsidRPr="00AB26E9">
        <w:rPr>
          <w:rFonts w:ascii="Times New Roman" w:hAnsi="Times New Roman" w:cs="Times New Roman"/>
          <w:i/>
          <w:iCs/>
          <w:sz w:val="24"/>
          <w:szCs w:val="24"/>
        </w:rPr>
        <w:t>et al.</w:t>
      </w:r>
      <w:r w:rsidR="00AB26E9" w:rsidRPr="00AB26E9">
        <w:rPr>
          <w:rFonts w:ascii="Times New Roman" w:hAnsi="Times New Roman" w:cs="Times New Roman"/>
          <w:sz w:val="24"/>
          <w:szCs w:val="24"/>
        </w:rPr>
        <w:t xml:space="preserve"> 2022a)</w:t>
      </w:r>
      <w:r w:rsidR="001312CA">
        <w:rPr>
          <w:rFonts w:ascii="Times New Roman" w:hAnsi="Times New Roman" w:cs="Times New Roman"/>
          <w:sz w:val="24"/>
          <w:szCs w:val="24"/>
        </w:rPr>
        <w:fldChar w:fldCharType="end"/>
      </w:r>
      <w:r w:rsidR="00B57403" w:rsidRPr="00703517">
        <w:rPr>
          <w:rFonts w:ascii="Times New Roman" w:hAnsi="Times New Roman" w:cs="Times New Roman"/>
          <w:sz w:val="24"/>
          <w:szCs w:val="24"/>
        </w:rPr>
        <w:t xml:space="preserve">. </w:t>
      </w:r>
    </w:p>
    <w:p w14:paraId="07E5CB10" w14:textId="75D52BF8" w:rsidR="00640138" w:rsidRDefault="006D7FDF" w:rsidP="006130C7">
      <w:pPr>
        <w:spacing w:line="480" w:lineRule="auto"/>
        <w:ind w:firstLine="720"/>
        <w:jc w:val="both"/>
        <w:rPr>
          <w:ins w:id="184" w:author="Vaughn Shirey" w:date="2023-09-18T10:53:00Z"/>
          <w:rFonts w:ascii="Times New Roman" w:hAnsi="Times New Roman" w:cs="Times New Roman"/>
          <w:sz w:val="24"/>
          <w:szCs w:val="24"/>
        </w:rPr>
      </w:pPr>
      <w:r>
        <w:rPr>
          <w:rFonts w:ascii="Times New Roman" w:hAnsi="Times New Roman" w:cs="Times New Roman"/>
          <w:sz w:val="24"/>
          <w:szCs w:val="24"/>
        </w:rPr>
        <w:t>We</w:t>
      </w:r>
      <w:r w:rsidR="00150823">
        <w:rPr>
          <w:rFonts w:ascii="Times New Roman" w:hAnsi="Times New Roman" w:cs="Times New Roman"/>
          <w:sz w:val="24"/>
          <w:szCs w:val="24"/>
        </w:rPr>
        <w:t xml:space="preserve"> used </w:t>
      </w:r>
      <w:r>
        <w:rPr>
          <w:rFonts w:ascii="Times New Roman" w:hAnsi="Times New Roman" w:cs="Times New Roman"/>
          <w:sz w:val="24"/>
          <w:szCs w:val="24"/>
        </w:rPr>
        <w:t xml:space="preserve">the same range maps </w:t>
      </w:r>
      <w:r w:rsidR="00150823">
        <w:rPr>
          <w:rFonts w:ascii="Times New Roman" w:hAnsi="Times New Roman" w:cs="Times New Roman"/>
          <w:sz w:val="24"/>
          <w:szCs w:val="24"/>
        </w:rPr>
        <w:t xml:space="preserve">to </w:t>
      </w:r>
      <w:r>
        <w:rPr>
          <w:rFonts w:ascii="Times New Roman" w:hAnsi="Times New Roman" w:cs="Times New Roman"/>
          <w:sz w:val="24"/>
          <w:szCs w:val="24"/>
        </w:rPr>
        <w:t>calculate</w:t>
      </w:r>
      <w:r w:rsidR="00B57403" w:rsidRPr="00703517">
        <w:rPr>
          <w:rFonts w:ascii="Times New Roman" w:hAnsi="Times New Roman" w:cs="Times New Roman"/>
          <w:sz w:val="24"/>
          <w:szCs w:val="24"/>
        </w:rPr>
        <w:t xml:space="preserve"> </w:t>
      </w:r>
      <w:r w:rsidR="00150823">
        <w:rPr>
          <w:rFonts w:ascii="Times New Roman" w:hAnsi="Times New Roman" w:cs="Times New Roman"/>
          <w:sz w:val="24"/>
          <w:szCs w:val="24"/>
        </w:rPr>
        <w:t xml:space="preserve">range size and </w:t>
      </w:r>
      <w:r>
        <w:rPr>
          <w:rFonts w:ascii="Times New Roman" w:hAnsi="Times New Roman" w:cs="Times New Roman"/>
          <w:sz w:val="24"/>
          <w:szCs w:val="24"/>
        </w:rPr>
        <w:t xml:space="preserve">range-wide </w:t>
      </w:r>
      <w:r w:rsidR="00B57403" w:rsidRPr="00703517">
        <w:rPr>
          <w:rFonts w:ascii="Times New Roman" w:hAnsi="Times New Roman" w:cs="Times New Roman"/>
          <w:sz w:val="24"/>
          <w:szCs w:val="24"/>
        </w:rPr>
        <w:t xml:space="preserve">climatic </w:t>
      </w:r>
      <w:r>
        <w:rPr>
          <w:rFonts w:ascii="Times New Roman" w:hAnsi="Times New Roman" w:cs="Times New Roman"/>
          <w:sz w:val="24"/>
          <w:szCs w:val="24"/>
        </w:rPr>
        <w:t>metrics which served as a basis for species range-related traits, including total range size</w:t>
      </w:r>
      <w:r w:rsidR="00A2302B">
        <w:rPr>
          <w:rFonts w:ascii="Times New Roman" w:hAnsi="Times New Roman" w:cs="Times New Roman"/>
          <w:sz w:val="24"/>
          <w:szCs w:val="24"/>
        </w:rPr>
        <w:t xml:space="preserve">, </w:t>
      </w:r>
      <w:r w:rsidR="00B57403" w:rsidRPr="00703517">
        <w:rPr>
          <w:rFonts w:ascii="Times New Roman" w:hAnsi="Times New Roman" w:cs="Times New Roman"/>
          <w:sz w:val="24"/>
          <w:szCs w:val="24"/>
        </w:rPr>
        <w:t>average, range-wide temperature</w:t>
      </w:r>
      <w:r w:rsidR="00150823">
        <w:rPr>
          <w:rFonts w:ascii="Times New Roman" w:hAnsi="Times New Roman" w:cs="Times New Roman"/>
          <w:sz w:val="24"/>
          <w:szCs w:val="24"/>
        </w:rPr>
        <w:t xml:space="preserve"> and</w:t>
      </w:r>
      <w:r w:rsidR="006130C7">
        <w:rPr>
          <w:rFonts w:ascii="Times New Roman" w:hAnsi="Times New Roman" w:cs="Times New Roman"/>
          <w:sz w:val="24"/>
          <w:szCs w:val="24"/>
        </w:rPr>
        <w:t xml:space="preserve"> </w:t>
      </w:r>
      <w:r w:rsidR="00B57403" w:rsidRPr="00703517">
        <w:rPr>
          <w:rFonts w:ascii="Times New Roman" w:hAnsi="Times New Roman" w:cs="Times New Roman"/>
          <w:sz w:val="24"/>
          <w:szCs w:val="24"/>
        </w:rPr>
        <w:t>precipitation</w:t>
      </w:r>
      <w:ins w:id="185" w:author="Vaughn Shirey" w:date="2023-09-18T10:53:00Z">
        <w:r w:rsidR="004E7E8E">
          <w:rPr>
            <w:rFonts w:ascii="Times New Roman" w:hAnsi="Times New Roman" w:cs="Times New Roman"/>
            <w:sz w:val="24"/>
            <w:szCs w:val="24"/>
          </w:rPr>
          <w:t>, and breadth of range-wide temperature and precipitation</w:t>
        </w:r>
      </w:ins>
      <w:r w:rsidR="000108B2">
        <w:rPr>
          <w:rFonts w:ascii="Times New Roman" w:hAnsi="Times New Roman" w:cs="Times New Roman"/>
          <w:sz w:val="24"/>
          <w:szCs w:val="24"/>
        </w:rPr>
        <w:t xml:space="preserve"> across all of North America</w:t>
      </w:r>
      <w:r w:rsidR="00B57403"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Species range map data were derived from published field guides on North American butterfly species, including The Kaufman Field Guide to Butterflies of North America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{"citationID":"PlSPiPuj","properties":{"formattedCitation":"(Brock &amp; Kaufman 2006)","plainCitation":"(Brock &amp; Kaufman 2006)","noteIndex":0},"citationItems":[{"id":580,"uris":["http://zotero.org/users/3183432/items/7JN33VDV"],"itemData":{"id":580,"type":"book","publisher":"Houghton Mifflin Harcourt","title":"Kaufman field guide to butterflies of North America","author":[{"family":"Brock","given":"Jim P"},{"family":"Kaufman","given":"Kenn"}],"issued":{"date-parts":[["2006"]]}}}],"schema":"https://github.com/citation-style-language/schema/raw/master/csl-citation.json"}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(Brock &amp; Kaufman 2006)</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and A Swift Guide to Butterflies of Mexico and Central America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{"citationID":"fcCxqHL8","properties":{"formattedCitation":"(Glassberg 2018)","plainCitation":"(Glassberg 2018)","noteIndex":0},"citationItems":[{"id":581,"uris":["http://zotero.org/users/3183432/items/HUAEFLSZ"],"itemData":{"id":581,"type":"book","publisher":"Princeton University Press","title":"A swift guide to butterflies of Mexico and Central America","author":[{"family":"Glassberg","given":"Jeffrey"}],"issued":{"date-parts":[["2018"]]}}}],"schema":"https://github.com/citation-style-language/schema/raw/master/csl-citation.json"}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(Glassberg 2018)</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 range maps were digitized as part of work by Earl et al. (2021) and were re-used here.  Range-wide average annual temperature</w:t>
      </w:r>
      <w:r>
        <w:rPr>
          <w:rFonts w:ascii="Times New Roman" w:hAnsi="Times New Roman" w:cs="Times New Roman"/>
          <w:sz w:val="24"/>
          <w:szCs w:val="24"/>
        </w:rPr>
        <w:t xml:space="preserve"> and </w:t>
      </w:r>
      <w:r w:rsidRPr="00703517">
        <w:rPr>
          <w:rFonts w:ascii="Times New Roman" w:hAnsi="Times New Roman" w:cs="Times New Roman"/>
          <w:sz w:val="24"/>
          <w:szCs w:val="24"/>
        </w:rPr>
        <w:t xml:space="preserve">precipitation traits were extracted from each species’ range averaging conditions over each polygon using the </w:t>
      </w:r>
      <w:r>
        <w:rPr>
          <w:rFonts w:ascii="Times New Roman" w:hAnsi="Times New Roman" w:cs="Times New Roman"/>
          <w:sz w:val="24"/>
          <w:szCs w:val="24"/>
        </w:rPr>
        <w:t>WorldClim2/</w:t>
      </w:r>
      <w:r w:rsidRPr="00703517">
        <w:rPr>
          <w:rFonts w:ascii="Times New Roman" w:hAnsi="Times New Roman" w:cs="Times New Roman"/>
          <w:sz w:val="24"/>
          <w:szCs w:val="24"/>
        </w:rPr>
        <w:t>BioClim</w:t>
      </w:r>
      <w:r>
        <w:rPr>
          <w:rFonts w:ascii="Times New Roman" w:hAnsi="Times New Roman" w:cs="Times New Roman"/>
          <w:sz w:val="24"/>
          <w:szCs w:val="24"/>
        </w:rPr>
        <w:t xml:space="preserve"> </w:t>
      </w:r>
      <w:r w:rsidRPr="00703517">
        <w:rPr>
          <w:rFonts w:ascii="Times New Roman" w:hAnsi="Times New Roman" w:cs="Times New Roman"/>
          <w:sz w:val="24"/>
          <w:szCs w:val="24"/>
        </w:rPr>
        <w:t xml:space="preserve">dataset (representing average climatic conditions from 1970-2000) </w:t>
      </w:r>
      <w:hyperlink r:id="rId19">
        <w:r w:rsidRPr="00703517">
          <w:rPr>
            <w:rFonts w:ascii="Times New Roman" w:hAnsi="Times New Roman" w:cs="Times New Roman"/>
            <w:sz w:val="24"/>
            <w:szCs w:val="24"/>
          </w:rPr>
          <w:t>(Fick &amp; Hijmans, 2017)</w:t>
        </w:r>
      </w:hyperlink>
      <w:r w:rsidRPr="00703517">
        <w:rPr>
          <w:rFonts w:ascii="Times New Roman" w:hAnsi="Times New Roman" w:cs="Times New Roman"/>
          <w:sz w:val="24"/>
          <w:szCs w:val="24"/>
        </w:rPr>
        <w:t xml:space="preserve">. </w:t>
      </w:r>
      <w:ins w:id="186" w:author="Vaughn Shirey" w:date="2023-09-18T10:52:00Z">
        <w:r w:rsidR="005B4E9F">
          <w:rPr>
            <w:rFonts w:ascii="Times New Roman" w:hAnsi="Times New Roman" w:cs="Times New Roman"/>
            <w:sz w:val="24"/>
            <w:szCs w:val="24"/>
          </w:rPr>
          <w:t xml:space="preserve">We also extracted the difference in the minimum and maximum temperature and precipitation across the species range to use a proxy of climatic </w:t>
        </w:r>
      </w:ins>
      <w:ins w:id="187" w:author="Vaughn Shirey" w:date="2023-09-18T10:53:00Z">
        <w:r w:rsidR="005B4E9F">
          <w:rPr>
            <w:rFonts w:ascii="Times New Roman" w:hAnsi="Times New Roman" w:cs="Times New Roman"/>
            <w:sz w:val="24"/>
            <w:szCs w:val="24"/>
          </w:rPr>
          <w:t xml:space="preserve">niche breadth (). </w:t>
        </w:r>
      </w:ins>
    </w:p>
    <w:p w14:paraId="18B44960" w14:textId="38B4AFED" w:rsidR="00F21671" w:rsidRDefault="006D7FDF" w:rsidP="006130C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Along with this derived climatic trait data, we aggregated other ecological traits from the </w:t>
      </w:r>
      <w:r>
        <w:rPr>
          <w:rFonts w:ascii="Times New Roman" w:hAnsi="Times New Roman" w:cs="Times New Roman"/>
          <w:sz w:val="24"/>
          <w:szCs w:val="24"/>
        </w:rPr>
        <w:t xml:space="preserve">global </w:t>
      </w:r>
      <w:r w:rsidRPr="00703517">
        <w:rPr>
          <w:rFonts w:ascii="Times New Roman" w:hAnsi="Times New Roman" w:cs="Times New Roman"/>
          <w:sz w:val="24"/>
          <w:szCs w:val="24"/>
        </w:rPr>
        <w:t xml:space="preserve">LepTraits database </w:t>
      </w:r>
      <w:del w:id="188" w:author="Vaughn Shirey" w:date="2023-09-18T10:56:00Z">
        <w:r w:rsidRPr="00703517" w:rsidDel="00AB26E9">
          <w:rPr>
            <w:rFonts w:ascii="Times New Roman" w:hAnsi="Times New Roman" w:cs="Times New Roman"/>
            <w:sz w:val="24"/>
            <w:szCs w:val="24"/>
          </w:rPr>
          <w:delText>(Shirey et al., 202</w:delText>
        </w:r>
      </w:del>
      <w:r w:rsidR="00AB26E9">
        <w:rPr>
          <w:rFonts w:ascii="Times New Roman" w:hAnsi="Times New Roman" w:cs="Times New Roman"/>
          <w:sz w:val="24"/>
          <w:szCs w:val="24"/>
        </w:rPr>
        <w:fldChar w:fldCharType="begin"/>
      </w:r>
      <w:r w:rsidR="00AB26E9">
        <w:rPr>
          <w:rFonts w:ascii="Times New Roman" w:hAnsi="Times New Roman" w:cs="Times New Roman"/>
          <w:sz w:val="24"/>
          <w:szCs w:val="24"/>
        </w:rPr>
        <w:instrText xml:space="preserve"> ADDIN ZOTERO_ITEM CSL_CITATION {"citationID":"y7AK4wg7","properties":{"formattedCitation":"(Shirey {\\i{}et al.} 2022b)","plainCitation":"(Shirey et al. 2022b)","noteIndex":0},"citationItems":[{"id":664,"uris":["http://zotero.org/users/3183432/items/WEBDFNNV"],"itemData":{"id":664,"type":"article-journal","container-title":"Scientific data","issue":"1","note":"publisher: Nature Publishing Group","page":"1–7","title":"LepTraits 1.0 A globally comprehensive dataset of butterfly traits","volume":"9","author":[{"family":"Shirey","given":"Vaughn"},{"family":"Larsen","given":"Elise"},{"family":"Doherty","given":"Andra"},{"family":"Kim","given":"Clifford A"},{"family":"Al-Sulaiman","given":"Faisal T"},{"family":"Hinolan","given":"Jomar D"},{"family":"Itliong","given":"Micael Gabriel A"},{"family":"Naive","given":"Mark Arcebal K"},{"family":"Ku","given":"Minji"},{"family":"Belitz","given":"Michael"},{"literal":"others"}],"issued":{"date-parts":[["2022"]]}}}],"schema":"https://github.com/citation-style-language/schema/raw/master/csl-citation.json"} </w:instrText>
      </w:r>
      <w:r w:rsidR="00AB26E9">
        <w:rPr>
          <w:rFonts w:ascii="Times New Roman" w:hAnsi="Times New Roman" w:cs="Times New Roman"/>
          <w:sz w:val="24"/>
          <w:szCs w:val="24"/>
        </w:rPr>
        <w:fldChar w:fldCharType="separate"/>
      </w:r>
      <w:r w:rsidR="00AB26E9" w:rsidRPr="00AB26E9">
        <w:rPr>
          <w:rFonts w:ascii="Times New Roman" w:hAnsi="Times New Roman" w:cs="Times New Roman"/>
          <w:sz w:val="24"/>
          <w:szCs w:val="24"/>
        </w:rPr>
        <w:t xml:space="preserve">(Shirey </w:t>
      </w:r>
      <w:r w:rsidR="00AB26E9" w:rsidRPr="00AB26E9">
        <w:rPr>
          <w:rFonts w:ascii="Times New Roman" w:hAnsi="Times New Roman" w:cs="Times New Roman"/>
          <w:i/>
          <w:iCs/>
          <w:sz w:val="24"/>
          <w:szCs w:val="24"/>
        </w:rPr>
        <w:t>et al.</w:t>
      </w:r>
      <w:r w:rsidR="00AB26E9" w:rsidRPr="00AB26E9">
        <w:rPr>
          <w:rFonts w:ascii="Times New Roman" w:hAnsi="Times New Roman" w:cs="Times New Roman"/>
          <w:sz w:val="24"/>
          <w:szCs w:val="24"/>
        </w:rPr>
        <w:t xml:space="preserve"> 2022b)</w:t>
      </w:r>
      <w:r w:rsidR="00AB26E9">
        <w:rPr>
          <w:rFonts w:ascii="Times New Roman" w:hAnsi="Times New Roman" w:cs="Times New Roman"/>
          <w:sz w:val="24"/>
          <w:szCs w:val="24"/>
        </w:rPr>
        <w:fldChar w:fldCharType="end"/>
      </w:r>
      <w:del w:id="189" w:author="Vaughn Shirey" w:date="2023-09-18T10:56:00Z">
        <w:r w:rsidRPr="00703517" w:rsidDel="00AB26E9">
          <w:rPr>
            <w:rFonts w:ascii="Times New Roman" w:hAnsi="Times New Roman" w:cs="Times New Roman"/>
            <w:sz w:val="24"/>
            <w:szCs w:val="24"/>
          </w:rPr>
          <w:delText>2)</w:delText>
        </w:r>
      </w:del>
      <w:r>
        <w:rPr>
          <w:rFonts w:ascii="Times New Roman" w:hAnsi="Times New Roman" w:cs="Times New Roman"/>
          <w:sz w:val="24"/>
          <w:szCs w:val="24"/>
        </w:rPr>
        <w:t xml:space="preserve"> </w:t>
      </w:r>
      <w:r w:rsidRPr="00703517">
        <w:rPr>
          <w:rFonts w:ascii="Times New Roman" w:hAnsi="Times New Roman" w:cs="Times New Roman"/>
          <w:sz w:val="24"/>
          <w:szCs w:val="24"/>
        </w:rPr>
        <w:t xml:space="preserve">to test how these traits </w:t>
      </w:r>
      <w:r>
        <w:rPr>
          <w:rFonts w:ascii="Times New Roman" w:hAnsi="Times New Roman" w:cs="Times New Roman"/>
          <w:sz w:val="24"/>
          <w:szCs w:val="24"/>
        </w:rPr>
        <w:t>are associated with observed</w:t>
      </w:r>
      <w:r w:rsidRPr="00703517">
        <w:rPr>
          <w:rFonts w:ascii="Times New Roman" w:hAnsi="Times New Roman" w:cs="Times New Roman"/>
          <w:sz w:val="24"/>
          <w:szCs w:val="24"/>
        </w:rPr>
        <w:t xml:space="preserve"> </w:t>
      </w:r>
      <w:r>
        <w:rPr>
          <w:rFonts w:ascii="Times New Roman" w:hAnsi="Times New Roman" w:cs="Times New Roman"/>
          <w:sz w:val="24"/>
          <w:szCs w:val="24"/>
        </w:rPr>
        <w:t>population trajectories</w:t>
      </w:r>
      <w:r w:rsidRPr="00703517">
        <w:rPr>
          <w:rFonts w:ascii="Times New Roman" w:hAnsi="Times New Roman" w:cs="Times New Roman"/>
          <w:sz w:val="24"/>
          <w:szCs w:val="24"/>
        </w:rPr>
        <w:t xml:space="preserve">. </w:t>
      </w:r>
      <w:ins w:id="190" w:author="Vaughn Shirey" w:date="2023-09-18T10:53:00Z">
        <w:r w:rsidR="00A578D0">
          <w:rPr>
            <w:rFonts w:ascii="Times New Roman" w:hAnsi="Times New Roman" w:cs="Times New Roman"/>
            <w:sz w:val="24"/>
            <w:szCs w:val="24"/>
          </w:rPr>
          <w:t>LepTraits aggregates des</w:t>
        </w:r>
      </w:ins>
      <w:ins w:id="191" w:author="Vaughn Shirey" w:date="2023-09-18T10:54:00Z">
        <w:r w:rsidR="00A578D0">
          <w:rPr>
            <w:rFonts w:ascii="Times New Roman" w:hAnsi="Times New Roman" w:cs="Times New Roman"/>
            <w:sz w:val="24"/>
            <w:szCs w:val="24"/>
          </w:rPr>
          <w:t xml:space="preserve">criptions of butterfly traits from primary and naturalist literature and provides these data for over 12,500 species of butterfly worldwide. From this dataset we used disturbance tolerance (affinity or avoidance of anthropogenic habitats), </w:t>
        </w:r>
      </w:ins>
      <w:ins w:id="192" w:author="Vaughn Shirey" w:date="2023-09-18T10:55:00Z">
        <w:r w:rsidR="00A578D0">
          <w:rPr>
            <w:rFonts w:ascii="Times New Roman" w:hAnsi="Times New Roman" w:cs="Times New Roman"/>
            <w:sz w:val="24"/>
            <w:szCs w:val="24"/>
          </w:rPr>
          <w:t xml:space="preserve">host plant family breadth (the number of reported plant families that the </w:t>
        </w:r>
        <w:r w:rsidR="00A578D0">
          <w:rPr>
            <w:rFonts w:ascii="Times New Roman" w:hAnsi="Times New Roman" w:cs="Times New Roman"/>
            <w:sz w:val="24"/>
            <w:szCs w:val="24"/>
          </w:rPr>
          <w:lastRenderedPageBreak/>
          <w:t xml:space="preserve">species can utilize), and overwintering life stage (egg, larva, pupa, or adult). </w:t>
        </w:r>
        <w:r w:rsidR="00AB26E9">
          <w:rPr>
            <w:rFonts w:ascii="Times New Roman" w:hAnsi="Times New Roman" w:cs="Times New Roman"/>
            <w:sz w:val="24"/>
            <w:szCs w:val="24"/>
          </w:rPr>
          <w:t xml:space="preserve">More information about how these traits were calculated can be found in the LepTraits publication </w:t>
        </w:r>
      </w:ins>
      <w:r w:rsidR="00AB26E9">
        <w:rPr>
          <w:rFonts w:ascii="Times New Roman" w:hAnsi="Times New Roman" w:cs="Times New Roman"/>
          <w:sz w:val="24"/>
          <w:szCs w:val="24"/>
        </w:rPr>
        <w:fldChar w:fldCharType="begin"/>
      </w:r>
      <w:r w:rsidR="00AB26E9">
        <w:rPr>
          <w:rFonts w:ascii="Times New Roman" w:hAnsi="Times New Roman" w:cs="Times New Roman"/>
          <w:sz w:val="24"/>
          <w:szCs w:val="24"/>
        </w:rPr>
        <w:instrText xml:space="preserve"> ADDIN ZOTERO_ITEM CSL_CITATION {"citationID":"iwewE8XF","properties":{"formattedCitation":"(Shirey {\\i{}et al.} 2022b)","plainCitation":"(Shirey et al. 2022b)","noteIndex":0},"citationItems":[{"id":664,"uris":["http://zotero.org/users/3183432/items/WEBDFNNV"],"itemData":{"id":664,"type":"article-journal","container-title":"Scientific data","issue":"1","note":"publisher: Nature Publishing Group","page":"1–7","title":"LepTraits 1.0 A globally comprehensive dataset of butterfly traits","volume":"9","author":[{"family":"Shirey","given":"Vaughn"},{"family":"Larsen","given":"Elise"},{"family":"Doherty","given":"Andra"},{"family":"Kim","given":"Clifford A"},{"family":"Al-Sulaiman","given":"Faisal T"},{"family":"Hinolan","given":"Jomar D"},{"family":"Itliong","given":"Micael Gabriel A"},{"family":"Naive","given":"Mark Arcebal K"},{"family":"Ku","given":"Minji"},{"family":"Belitz","given":"Michael"},{"literal":"others"}],"issued":{"date-parts":[["2022"]]}}}],"schema":"https://github.com/citation-style-language/schema/raw/master/csl-citation.json"} </w:instrText>
      </w:r>
      <w:r w:rsidR="00AB26E9">
        <w:rPr>
          <w:rFonts w:ascii="Times New Roman" w:hAnsi="Times New Roman" w:cs="Times New Roman"/>
          <w:sz w:val="24"/>
          <w:szCs w:val="24"/>
        </w:rPr>
        <w:fldChar w:fldCharType="separate"/>
      </w:r>
      <w:r w:rsidR="00AB26E9" w:rsidRPr="00AB26E9">
        <w:rPr>
          <w:rFonts w:ascii="Times New Roman" w:hAnsi="Times New Roman" w:cs="Times New Roman"/>
          <w:sz w:val="24"/>
          <w:szCs w:val="24"/>
        </w:rPr>
        <w:t xml:space="preserve">(Shirey </w:t>
      </w:r>
      <w:r w:rsidR="00AB26E9" w:rsidRPr="00AB26E9">
        <w:rPr>
          <w:rFonts w:ascii="Times New Roman" w:hAnsi="Times New Roman" w:cs="Times New Roman"/>
          <w:i/>
          <w:iCs/>
          <w:sz w:val="24"/>
          <w:szCs w:val="24"/>
        </w:rPr>
        <w:t>et al.</w:t>
      </w:r>
      <w:r w:rsidR="00AB26E9" w:rsidRPr="00AB26E9">
        <w:rPr>
          <w:rFonts w:ascii="Times New Roman" w:hAnsi="Times New Roman" w:cs="Times New Roman"/>
          <w:sz w:val="24"/>
          <w:szCs w:val="24"/>
        </w:rPr>
        <w:t xml:space="preserve"> 2022b)</w:t>
      </w:r>
      <w:r w:rsidR="00AB26E9">
        <w:rPr>
          <w:rFonts w:ascii="Times New Roman" w:hAnsi="Times New Roman" w:cs="Times New Roman"/>
          <w:sz w:val="24"/>
          <w:szCs w:val="24"/>
        </w:rPr>
        <w:fldChar w:fldCharType="end"/>
      </w:r>
      <w:ins w:id="193" w:author="Vaughn Shirey" w:date="2023-09-18T10:55:00Z">
        <w:r w:rsidR="00AB26E9">
          <w:rPr>
            <w:rFonts w:ascii="Times New Roman" w:hAnsi="Times New Roman" w:cs="Times New Roman"/>
            <w:sz w:val="24"/>
            <w:szCs w:val="24"/>
          </w:rPr>
          <w:t xml:space="preserve">. </w:t>
        </w:r>
      </w:ins>
      <w:r w:rsidRPr="00703517">
        <w:rPr>
          <w:rFonts w:ascii="Times New Roman" w:hAnsi="Times New Roman" w:cs="Times New Roman"/>
          <w:sz w:val="24"/>
          <w:szCs w:val="24"/>
        </w:rPr>
        <w:t xml:space="preserve">Thus, the final dataset of butterfly traits consisted of </w:t>
      </w:r>
      <w:r w:rsidR="000D6F44">
        <w:rPr>
          <w:rFonts w:ascii="Times New Roman" w:hAnsi="Times New Roman" w:cs="Times New Roman"/>
          <w:sz w:val="24"/>
          <w:szCs w:val="24"/>
        </w:rPr>
        <w:t xml:space="preserve">average annual </w:t>
      </w:r>
      <w:r w:rsidRPr="00703517">
        <w:rPr>
          <w:rFonts w:ascii="Times New Roman" w:hAnsi="Times New Roman" w:cs="Times New Roman"/>
          <w:sz w:val="24"/>
          <w:szCs w:val="24"/>
        </w:rPr>
        <w:t>range-wide temperature</w:t>
      </w:r>
      <w:r w:rsidR="000D6F44">
        <w:rPr>
          <w:rFonts w:ascii="Times New Roman" w:hAnsi="Times New Roman" w:cs="Times New Roman"/>
          <w:sz w:val="24"/>
          <w:szCs w:val="24"/>
        </w:rPr>
        <w:t xml:space="preserve">s and </w:t>
      </w:r>
      <w:r w:rsidRPr="00703517">
        <w:rPr>
          <w:rFonts w:ascii="Times New Roman" w:hAnsi="Times New Roman" w:cs="Times New Roman"/>
          <w:sz w:val="24"/>
          <w:szCs w:val="24"/>
        </w:rPr>
        <w:t>precipitation</w:t>
      </w:r>
      <w:ins w:id="194" w:author="Vaughn Shirey" w:date="2023-09-18T10:53:00Z">
        <w:r w:rsidR="009E74E6">
          <w:rPr>
            <w:rFonts w:ascii="Times New Roman" w:hAnsi="Times New Roman" w:cs="Times New Roman"/>
            <w:sz w:val="24"/>
            <w:szCs w:val="24"/>
          </w:rPr>
          <w:t>, breadth of range-wide temperature and precipitation</w:t>
        </w:r>
      </w:ins>
      <w:r w:rsidRPr="00703517">
        <w:rPr>
          <w:rFonts w:ascii="Times New Roman" w:hAnsi="Times New Roman" w:cs="Times New Roman"/>
          <w:sz w:val="24"/>
          <w:szCs w:val="24"/>
        </w:rPr>
        <w:t xml:space="preserve">, geographic range size, disturbance </w:t>
      </w:r>
      <w:r w:rsidR="000D6F44">
        <w:rPr>
          <w:rFonts w:ascii="Times New Roman" w:hAnsi="Times New Roman" w:cs="Times New Roman"/>
          <w:sz w:val="24"/>
          <w:szCs w:val="24"/>
        </w:rPr>
        <w:t>tolerance</w:t>
      </w:r>
      <w:r w:rsidRPr="00703517">
        <w:rPr>
          <w:rFonts w:ascii="Times New Roman" w:hAnsi="Times New Roman" w:cs="Times New Roman"/>
          <w:sz w:val="24"/>
          <w:szCs w:val="24"/>
        </w:rPr>
        <w:t xml:space="preserve">, host plant family breadth, average wingspan, and overwintering stage. Finally, we obtained a recently produced phylogeny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{"citationID":"LUr783Ct","properties":{"formattedCitation":"(Earl {\\i{}et al.} 2021)","plainCitation":"(Earl et al. 2021)","noteIndex":0},"citationItems":[{"id":279,"uris":["http://zotero.org/users/3183432/items/TGRJMDKN"],"itemData":{"id":279,"type":"article-journal","abstract":"Broad-scale,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hotspot.","container-title":"iScience","DOI":"10.1016/j.isci.2021.102239","issue":"4","page":"102239","title":"Spatial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Y"},{"family":"Guralnick","given":"R"}],"issued":{"date-parts":[["2021"]]}}}],"schema":"https://github.com/citation-style-language/schema/raw/master/csl-citation.json"}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(Earl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2021)</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hyperlink r:id="rId20"/>
      <w:r w:rsidRPr="00703517">
        <w:rPr>
          <w:rFonts w:ascii="Times New Roman" w:hAnsi="Times New Roman" w:cs="Times New Roman"/>
          <w:sz w:val="24"/>
          <w:szCs w:val="24"/>
        </w:rPr>
        <w:t xml:space="preserve"> of North American butterfly species to be used in our </w:t>
      </w:r>
      <w:r w:rsidRPr="00703517">
        <w:rPr>
          <w:rFonts w:ascii="Times New Roman" w:hAnsi="Times New Roman" w:cs="Times New Roman"/>
          <w:i/>
          <w:sz w:val="24"/>
          <w:szCs w:val="24"/>
        </w:rPr>
        <w:t xml:space="preserve">post hoc </w:t>
      </w:r>
      <w:r w:rsidRPr="00703517">
        <w:rPr>
          <w:rFonts w:ascii="Times New Roman" w:hAnsi="Times New Roman" w:cs="Times New Roman"/>
          <w:sz w:val="24"/>
          <w:szCs w:val="24"/>
        </w:rPr>
        <w:t>analysis of occupancy trends. We used this phylogeny to test for phylogenetic signal in our modeled occupancy results.</w:t>
      </w:r>
    </w:p>
    <w:p w14:paraId="0386BE81" w14:textId="507CEC23" w:rsidR="006D7FDF" w:rsidRPr="00703517" w:rsidRDefault="006D7FDF" w:rsidP="006D7FDF">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Species occurrence data for all butterflies above 45</w:t>
      </w:r>
      <w:r w:rsidRPr="00633906">
        <w:rPr>
          <w:rFonts w:ascii="Times New Roman" w:hAnsi="Times New Roman" w:cs="Times New Roman"/>
          <w:sz w:val="24"/>
          <w:szCs w:val="24"/>
        </w:rPr>
        <w:t>°</w:t>
      </w:r>
      <w:r w:rsidRPr="00703517">
        <w:rPr>
          <w:rFonts w:ascii="Times New Roman" w:hAnsi="Times New Roman" w:cs="Times New Roman"/>
          <w:sz w:val="24"/>
          <w:szCs w:val="24"/>
        </w:rPr>
        <w:t>N from 1970 to 2019 were obtained from the Global Biodiversity Information Facility (GBIF)</w:t>
      </w:r>
      <w:r w:rsidRPr="00703517">
        <w:rPr>
          <w:rFonts w:ascii="Times New Roman" w:hAnsi="Times New Roman" w:cs="Times New Roman"/>
          <w:sz w:val="24"/>
          <w:szCs w:val="24"/>
        </w:rPr>
        <w:fldChar w:fldCharType="begin"/>
      </w:r>
      <w:r w:rsidR="008662DD">
        <w:rPr>
          <w:rFonts w:ascii="Times New Roman" w:hAnsi="Times New Roman" w:cs="Times New Roman"/>
          <w:sz w:val="24"/>
          <w:szCs w:val="24"/>
        </w:rPr>
        <w:instrText xml:space="preserve"> ADDIN ZOTERO_ITEM CSL_CITATION {"citationID":"wHJB8pqQ","properties":{"formattedCitation":"(GBIF.org 2022)","plainCitation":"(GBIF.org 2022)","noteIndex":0},"citationItems":[{"id":583,"uris":["http://zotero.org/users/3183432/items/SNIQC6R5"],"itemData":{"id":583,"type":"article-journal","DOI":"10.15468/DL.PYK5BD","license":"Creative Commons Attribution Non Commercial 4.0 International","note":"DOI: 10.15468/DL.PYK5BD","title":"Occurrence Download for High Latitude, North American Butterflies","URL":"DOI: 10.15468/DL.PYK5BD","author":[{"literal":"GBIF.org"}],"issued":{"date-parts":[["2022"]]}}}],"schema":"https://github.com/citation-style-language/schema/raw/master/csl-citation.json"}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(GBIF.org 2022)</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Integrated Digitized Biocollections (iDigBio)</w:t>
      </w:r>
      <w:r>
        <w:rPr>
          <w:rFonts w:ascii="Times New Roman" w:hAnsi="Times New Roman" w:cs="Times New Roman"/>
          <w:sz w:val="24"/>
          <w:szCs w:val="24"/>
        </w:rPr>
        <w:t>(see Supplemental File S1 for a list of accessed collections)</w:t>
      </w:r>
      <w:r w:rsidRPr="00703517">
        <w:rPr>
          <w:rFonts w:ascii="Times New Roman" w:hAnsi="Times New Roman" w:cs="Times New Roman"/>
          <w:sz w:val="24"/>
          <w:szCs w:val="24"/>
        </w:rPr>
        <w:t xml:space="preserve">, and the Symbiota Collections of Arthropods Network (SCAN)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{"citationID":"mvWmOwcw","properties":{"formattedCitation":"(Heinrich {\\i{}et al.} 2015)","plainCitation":"(Heinrich et al. 2015)","noteIndex":0},"citationItems":[{"id":820,"uris":["http://zotero.org/users/3183432/items/3WTSDR2X"],"itemData":{"id":820,"type":"article-journal","title":"Symbiota collections of arthropods network (SCAN): A data portal built to visualize, manipulate, and export species occurrences","author":[{"family":"Heinrich","given":"Paul L"},{"family":"Gilbert","given":"Edward"},{"family":"Cobb","given":"Neil Stanley"},{"family":"Franz","given":"Nico"}],"issued":{"date-parts":[["2015"]]}}}],"schema":"https://github.com/citation-style-language/schema/raw/master/csl-citation.json"}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(Heinrich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2015)</w:t>
      </w:r>
      <w:r w:rsidRPr="00703517">
        <w:rPr>
          <w:rFonts w:ascii="Times New Roman" w:hAnsi="Times New Roman" w:cs="Times New Roman"/>
          <w:sz w:val="24"/>
          <w:szCs w:val="24"/>
        </w:rPr>
        <w:fldChar w:fldCharType="end"/>
      </w:r>
      <w:r>
        <w:rPr>
          <w:rFonts w:ascii="Times New Roman" w:hAnsi="Times New Roman" w:cs="Times New Roman"/>
          <w:sz w:val="24"/>
          <w:szCs w:val="24"/>
        </w:rPr>
        <w:t>(see Figure 1b, c for a summary of these data)</w:t>
      </w:r>
      <w:r w:rsidRPr="00703517">
        <w:rPr>
          <w:rFonts w:ascii="Times New Roman" w:hAnsi="Times New Roman" w:cs="Times New Roman"/>
          <w:sz w:val="24"/>
          <w:szCs w:val="24"/>
        </w:rPr>
        <w:t xml:space="preserve">. </w:t>
      </w:r>
      <w:del w:id="195" w:author="Vaughn Shirey" w:date="2023-09-18T10:57:00Z">
        <w:r w:rsidRPr="00703517" w:rsidDel="002928A3">
          <w:rPr>
            <w:rFonts w:ascii="Times New Roman" w:hAnsi="Times New Roman" w:cs="Times New Roman"/>
            <w:sz w:val="24"/>
            <w:szCs w:val="24"/>
          </w:rPr>
          <w:delText xml:space="preserve">Duplicate records </w:delText>
        </w:r>
        <w:r w:rsidDel="002928A3">
          <w:rPr>
            <w:rFonts w:ascii="Times New Roman" w:hAnsi="Times New Roman" w:cs="Times New Roman"/>
            <w:sz w:val="24"/>
            <w:szCs w:val="24"/>
          </w:rPr>
          <w:delText xml:space="preserve">for the same specimen </w:delText>
        </w:r>
        <w:r w:rsidRPr="00703517" w:rsidDel="002928A3">
          <w:rPr>
            <w:rFonts w:ascii="Times New Roman" w:hAnsi="Times New Roman" w:cs="Times New Roman"/>
            <w:sz w:val="24"/>
            <w:szCs w:val="24"/>
          </w:rPr>
          <w:delText xml:space="preserve">were filtered out. </w:delText>
        </w:r>
      </w:del>
      <w:r w:rsidRPr="00703517">
        <w:rPr>
          <w:rFonts w:ascii="Times New Roman" w:hAnsi="Times New Roman" w:cs="Times New Roman"/>
          <w:sz w:val="24"/>
          <w:szCs w:val="24"/>
        </w:rPr>
        <w:t xml:space="preserve">We removed records with coordinate precision </w:t>
      </w:r>
      <w:r w:rsidR="007C5A7A">
        <w:rPr>
          <w:rFonts w:ascii="Times New Roman" w:hAnsi="Times New Roman" w:cs="Times New Roman"/>
          <w:sz w:val="24"/>
          <w:szCs w:val="24"/>
        </w:rPr>
        <w:t>greater</w:t>
      </w:r>
      <w:r w:rsidRPr="00703517">
        <w:rPr>
          <w:rFonts w:ascii="Times New Roman" w:hAnsi="Times New Roman" w:cs="Times New Roman"/>
          <w:sz w:val="24"/>
          <w:szCs w:val="24"/>
        </w:rPr>
        <w:t xml:space="preserve"> than 25 kilometers of a reported uncertainty radius. We reconciled the taxonomic names using the R package “taxize”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{"citationID":"3N0Sj1Re","properties":{"formattedCitation":"(Scott Chamberlain &amp; Eduard Szocs 2013)","plainCitation":"(Scott Chamberlain &amp; Eduard Szocs 2013)","noteIndex":0},"citationItems":[{"id":676,"uris":["http://zotero.org/users/3183432/items/WV5QN9QD"],"itemData":{"id":676,"type":"article-journal","container-title":"F1000Research","title":"taxize - taxonomic search and retrieval in R","URL":"https://f1000research.com/articles/2-191/v2","author":[{"literal":"Scott Chamberlain"},{"literal":"Eduard Szocs"}],"issued":{"date-parts":[["2013"]]}}}],"schema":"https://github.com/citation-style-language/schema/raw/master/csl-citation.json"}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(Scott Chamberlain &amp; Eduard Szocs 2013)</w:t>
      </w:r>
      <w:r w:rsidRPr="00703517">
        <w:rPr>
          <w:rFonts w:ascii="Times New Roman" w:hAnsi="Times New Roman" w:cs="Times New Roman"/>
          <w:sz w:val="24"/>
          <w:szCs w:val="24"/>
        </w:rPr>
        <w:fldChar w:fldCharType="end"/>
      </w:r>
      <w:hyperlink r:id="rId21"/>
      <w:r w:rsidRPr="00703517">
        <w:rPr>
          <w:rFonts w:ascii="Times New Roman" w:hAnsi="Times New Roman" w:cs="Times New Roman"/>
          <w:sz w:val="24"/>
          <w:szCs w:val="24"/>
        </w:rPr>
        <w:t xml:space="preserve"> and, for non-matches, we resolved the taxonomy by hand where tractable (e.g. by matching unresolved synonymies to currently accepted names).</w:t>
      </w:r>
      <w:r>
        <w:rPr>
          <w:rFonts w:ascii="Times New Roman" w:hAnsi="Times New Roman" w:cs="Times New Roman"/>
          <w:sz w:val="24"/>
          <w:szCs w:val="24"/>
        </w:rPr>
        <w:t xml:space="preserve"> </w:t>
      </w:r>
      <w:r w:rsidRPr="00703517">
        <w:rPr>
          <w:rFonts w:ascii="Times New Roman" w:hAnsi="Times New Roman" w:cs="Times New Roman"/>
          <w:sz w:val="24"/>
          <w:szCs w:val="24"/>
        </w:rPr>
        <w:t xml:space="preserve">We used the Lamas taxonomy as a backbone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{"citationID":"zL4Eep0b","properties":{"formattedCitation":"(Lamas 2015)","plainCitation":"(Lamas 2015)","noteIndex":0},"citationItems":[{"id":329,"uris":["http://zotero.org/users/3183432/items/6IXDY4P8"],"itemData":{"id":329,"type":"book","publisher":"Available from author","title":"Catalog of the butterflies (Papilionoidea)","author":[{"family":"Lamas","given":"G."}],"issued":{"date-parts":[["2015"]]}}}],"schema":"https://github.com/citation-style-language/schema/raw/master/csl-citation.json"}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(Lamas 2015)</w:t>
      </w:r>
      <w:r w:rsidRPr="00703517">
        <w:rPr>
          <w:rFonts w:ascii="Times New Roman" w:hAnsi="Times New Roman" w:cs="Times New Roman"/>
          <w:sz w:val="24"/>
          <w:szCs w:val="24"/>
        </w:rPr>
        <w:fldChar w:fldCharType="end"/>
      </w:r>
      <w:r>
        <w:rPr>
          <w:rFonts w:ascii="Times New Roman" w:hAnsi="Times New Roman" w:cs="Times New Roman"/>
          <w:sz w:val="24"/>
          <w:szCs w:val="24"/>
        </w:rPr>
        <w:t xml:space="preserve">; because of the </w:t>
      </w:r>
      <w:r w:rsidR="00DA332D">
        <w:rPr>
          <w:rFonts w:ascii="Times New Roman" w:hAnsi="Times New Roman" w:cs="Times New Roman"/>
          <w:sz w:val="24"/>
          <w:szCs w:val="24"/>
        </w:rPr>
        <w:t xml:space="preserve">continued disputes within the </w:t>
      </w:r>
      <w:r>
        <w:rPr>
          <w:rFonts w:ascii="Times New Roman" w:hAnsi="Times New Roman" w:cs="Times New Roman"/>
          <w:i/>
          <w:iCs/>
          <w:sz w:val="24"/>
          <w:szCs w:val="24"/>
        </w:rPr>
        <w:t>Celestrina</w:t>
      </w:r>
      <w:r>
        <w:rPr>
          <w:rFonts w:ascii="Times New Roman" w:hAnsi="Times New Roman" w:cs="Times New Roman"/>
          <w:sz w:val="24"/>
          <w:szCs w:val="24"/>
        </w:rPr>
        <w:t xml:space="preserve"> complex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{"citationID":"9vgookOG","properties":{"formattedCitation":"(Wright &amp; Pavulaan 1999; Pavulaan &amp; Wright 2000, 2005)","plainCitation":"(Wright &amp; Pavulaan 1999; Pavulaan &amp; Wright 2000, 2005)","noteIndex":0},"citationItems":[{"id":1249,"uris":["http://zotero.org/users/3183432/items/YU564XUK"],"itemData":{"id":1249,"type":"article-journal","title":"Celastrina idella (Lycaenidae: Polyommatinae): a new butterfly species from the Atlantic coastal plain","author":[{"family":"Wright","given":"David M"},{"family":"Pavulaan","given":"Harry"}],"issued":{"date-parts":[["1999"]]}}},{"id":1251,"uris":["http://zotero.org/users/3183432/items/Z55732T6"],"itemData":{"id":1251,"type":"article-journal","title":"The Biology, Life History, and Taxonomy of Celastrina neglectamajor (Lycaenidae: Polyommatinae).","author":[{"family":"Pavulaan","given":"Harry"},{"family":"Wright","given":"David M"}],"issued":{"date-parts":[["2000"]]}}},{"id":1250,"uris":["http://zotero.org/users/3183432/items/XI977I4G"],"itemData":{"id":1250,"type":"article-journal","title":"Celastrina serotina (Lycaenidae: Polyommatinae): a new butterfly species from the northeastern United States and eastern Canada","author":[{"family":"Pavulaan","given":"Harry"},{"family":"Wright","given":"David M"}],"issued":{"date-parts":[["2005"]]}}}],"schema":"https://github.com/citation-style-language/schema/raw/master/csl-citation.json"} </w:instrText>
      </w:r>
      <w:r>
        <w:rPr>
          <w:rFonts w:ascii="Times New Roman" w:hAnsi="Times New Roman" w:cs="Times New Roman"/>
          <w:sz w:val="24"/>
          <w:szCs w:val="24"/>
        </w:rPr>
        <w:fldChar w:fldCharType="separate"/>
      </w:r>
      <w:r w:rsidRPr="006E45C6">
        <w:rPr>
          <w:rFonts w:ascii="Times New Roman" w:hAnsi="Times New Roman" w:cs="Times New Roman"/>
          <w:sz w:val="24"/>
        </w:rPr>
        <w:t>(Wright &amp; Pavulaan 1999; Pavulaan &amp; Wright 2000, 2005)</w:t>
      </w:r>
      <w:r>
        <w:rPr>
          <w:rFonts w:ascii="Times New Roman" w:hAnsi="Times New Roman" w:cs="Times New Roman"/>
          <w:sz w:val="24"/>
          <w:szCs w:val="24"/>
        </w:rPr>
        <w:fldChar w:fldCharType="end"/>
      </w:r>
      <w:r>
        <w:rPr>
          <w:rFonts w:ascii="Times New Roman" w:hAnsi="Times New Roman" w:cs="Times New Roman"/>
          <w:sz w:val="24"/>
          <w:szCs w:val="24"/>
        </w:rPr>
        <w:t xml:space="preserve">, we excluded this group from our analysis since we could not make redetermination for all occurrence records. </w:t>
      </w:r>
      <w:r w:rsidRPr="00703517">
        <w:rPr>
          <w:rFonts w:ascii="Times New Roman" w:hAnsi="Times New Roman" w:cs="Times New Roman"/>
          <w:sz w:val="24"/>
          <w:szCs w:val="24"/>
        </w:rPr>
        <w:t xml:space="preserve"> We then limited our analysis to include only species with at least 500 reported occurrences across the spatiotemporal scope of our study.</w:t>
      </w:r>
      <w:r>
        <w:rPr>
          <w:rFonts w:ascii="Times New Roman" w:hAnsi="Times New Roman" w:cs="Times New Roman"/>
          <w:sz w:val="24"/>
          <w:szCs w:val="24"/>
        </w:rPr>
        <w:t xml:space="preserve"> </w:t>
      </w:r>
      <w:r w:rsidRPr="00703517">
        <w:rPr>
          <w:rFonts w:ascii="Times New Roman" w:hAnsi="Times New Roman" w:cs="Times New Roman"/>
          <w:sz w:val="24"/>
          <w:szCs w:val="24"/>
        </w:rPr>
        <w:t>Finally, we removed all species from the analysis that are known migrants (</w:t>
      </w:r>
      <w:r w:rsidRPr="00703517">
        <w:rPr>
          <w:rFonts w:ascii="Times New Roman" w:hAnsi="Times New Roman" w:cs="Times New Roman"/>
          <w:i/>
          <w:sz w:val="24"/>
          <w:szCs w:val="24"/>
        </w:rPr>
        <w:t xml:space="preserve">i.e., </w:t>
      </w:r>
      <w:r w:rsidRPr="00703517">
        <w:rPr>
          <w:rFonts w:ascii="Times New Roman" w:hAnsi="Times New Roman" w:cs="Times New Roman"/>
          <w:sz w:val="24"/>
          <w:szCs w:val="24"/>
        </w:rPr>
        <w:t>are not historically known to overwinter anywhere north of 45° in North America).</w:t>
      </w:r>
      <w:r w:rsidR="00E30EF3">
        <w:rPr>
          <w:rFonts w:ascii="Times New Roman" w:hAnsi="Times New Roman" w:cs="Times New Roman"/>
          <w:sz w:val="24"/>
          <w:szCs w:val="24"/>
        </w:rPr>
        <w:t xml:space="preserve"> </w:t>
      </w:r>
      <w:r>
        <w:rPr>
          <w:rFonts w:ascii="Times New Roman" w:hAnsi="Times New Roman" w:cs="Times New Roman"/>
          <w:sz w:val="24"/>
          <w:szCs w:val="24"/>
        </w:rPr>
        <w:t xml:space="preserve">In the iterative process </w:t>
      </w:r>
      <w:r>
        <w:rPr>
          <w:rFonts w:ascii="Times New Roman" w:hAnsi="Times New Roman" w:cs="Times New Roman"/>
          <w:sz w:val="24"/>
          <w:szCs w:val="24"/>
        </w:rPr>
        <w:lastRenderedPageBreak/>
        <w:t xml:space="preserve">of modeling, we noted several species for which the MCMC chains experienced notable convergence issues and removed these species from the analysis as well. </w:t>
      </w:r>
      <w:r w:rsidR="009D7B8D">
        <w:rPr>
          <w:rFonts w:ascii="Times New Roman" w:hAnsi="Times New Roman" w:cs="Times New Roman"/>
          <w:sz w:val="24"/>
          <w:szCs w:val="24"/>
        </w:rPr>
        <w:t>This resulted in us modeling 90 species out of the total 291 species in the region</w:t>
      </w:r>
      <w:r w:rsidR="0005003A">
        <w:rPr>
          <w:rFonts w:ascii="Times New Roman" w:hAnsi="Times New Roman" w:cs="Times New Roman"/>
          <w:sz w:val="24"/>
          <w:szCs w:val="24"/>
        </w:rPr>
        <w:t xml:space="preserve"> or roughly 31% of the species pool</w:t>
      </w:r>
      <w:r w:rsidR="009D7B8D">
        <w:rPr>
          <w:rFonts w:ascii="Times New Roman" w:hAnsi="Times New Roman" w:cs="Times New Roman"/>
          <w:sz w:val="24"/>
          <w:szCs w:val="24"/>
        </w:rPr>
        <w:t xml:space="preserve">. </w:t>
      </w:r>
    </w:p>
    <w:p w14:paraId="3F467CDA" w14:textId="77777777" w:rsidR="00F21671" w:rsidRPr="00703517" w:rsidRDefault="00F21671">
      <w:pPr>
        <w:spacing w:line="480" w:lineRule="auto"/>
        <w:jc w:val="both"/>
        <w:rPr>
          <w:rFonts w:ascii="Times New Roman" w:hAnsi="Times New Roman" w:cs="Times New Roman"/>
          <w:sz w:val="24"/>
          <w:szCs w:val="24"/>
        </w:rPr>
      </w:pPr>
    </w:p>
    <w:p w14:paraId="0E309D1A" w14:textId="77777777" w:rsidR="00F21671" w:rsidRPr="00703517" w:rsidRDefault="00341DE7">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2.3 Inferring Detection from Presence-only Observations</w:t>
      </w:r>
    </w:p>
    <w:p w14:paraId="76C09EBB" w14:textId="017474B3" w:rsidR="00F27A71" w:rsidRDefault="00341DE7" w:rsidP="000A140B">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Occupancy-detection models use detection/non-detection data to reconstruct occupancy trends </w:t>
      </w:r>
      <w:r w:rsidR="00AF351A"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{"citationID":"cX7ZxlQc","properties":{"formattedCitation":"(MacKenzie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AF35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AF351A" w:rsidRPr="00703517">
        <w:rPr>
          <w:rFonts w:ascii="Times New Roman" w:hAnsi="Times New Roman" w:cs="Times New Roman"/>
          <w:sz w:val="24"/>
          <w:szCs w:val="24"/>
        </w:rPr>
        <w:fldChar w:fldCharType="end"/>
      </w:r>
      <w:r w:rsidRPr="00703517">
        <w:rPr>
          <w:rFonts w:ascii="Times New Roman" w:hAnsi="Times New Roman" w:cs="Times New Roman"/>
          <w:sz w:val="24"/>
          <w:szCs w:val="24"/>
        </w:rPr>
        <w:t>.</w:t>
      </w:r>
      <w:r w:rsidR="00F27A71">
        <w:rPr>
          <w:rFonts w:ascii="Times New Roman" w:hAnsi="Times New Roman" w:cs="Times New Roman"/>
          <w:sz w:val="24"/>
          <w:szCs w:val="24"/>
        </w:rPr>
        <w:t xml:space="preserve"> Our simulation study showed that if at least 50% of all spatiotemporal sampling bins contain community</w:t>
      </w:r>
      <w:ins w:id="196" w:author="Vaughn Shirey" w:date="2023-09-18T10:59:00Z">
        <w:r w:rsidR="002928A3">
          <w:rPr>
            <w:rFonts w:ascii="Times New Roman" w:hAnsi="Times New Roman" w:cs="Times New Roman"/>
            <w:sz w:val="24"/>
            <w:szCs w:val="24"/>
          </w:rPr>
          <w:t>-focused sampling</w:t>
        </w:r>
      </w:ins>
      <w:r w:rsidR="00F27A71">
        <w:rPr>
          <w:rFonts w:ascii="Times New Roman" w:hAnsi="Times New Roman" w:cs="Times New Roman"/>
          <w:sz w:val="24"/>
          <w:szCs w:val="24"/>
        </w:rPr>
        <w:t xml:space="preserve"> data, then the data set is sufficient to go forward with model implementation. If not, our simulation results suggest data are too sparse</w:t>
      </w:r>
      <w:r w:rsidR="0013654B">
        <w:rPr>
          <w:rFonts w:ascii="Times New Roman" w:hAnsi="Times New Roman" w:cs="Times New Roman"/>
          <w:sz w:val="24"/>
          <w:szCs w:val="24"/>
        </w:rPr>
        <w:t xml:space="preserve"> or not </w:t>
      </w:r>
      <w:del w:id="197" w:author="Vaughn Shirey" w:date="2023-09-18T10:59:00Z">
        <w:r w:rsidR="0013654B" w:rsidDel="005C6DD1">
          <w:rPr>
            <w:rFonts w:ascii="Times New Roman" w:hAnsi="Times New Roman" w:cs="Times New Roman"/>
            <w:sz w:val="24"/>
            <w:szCs w:val="24"/>
          </w:rPr>
          <w:delText>collected/observed</w:delText>
        </w:r>
      </w:del>
      <w:ins w:id="198" w:author="Vaughn Shirey" w:date="2023-09-18T10:59:00Z">
        <w:r w:rsidR="005C6DD1">
          <w:rPr>
            <w:rFonts w:ascii="Times New Roman" w:hAnsi="Times New Roman" w:cs="Times New Roman"/>
            <w:sz w:val="24"/>
            <w:szCs w:val="24"/>
          </w:rPr>
          <w:t>re</w:t>
        </w:r>
      </w:ins>
      <w:ins w:id="199" w:author="Vaughn Shirey" w:date="2023-09-18T11:00:00Z">
        <w:r w:rsidR="005C6DD1">
          <w:rPr>
            <w:rFonts w:ascii="Times New Roman" w:hAnsi="Times New Roman" w:cs="Times New Roman"/>
            <w:sz w:val="24"/>
            <w:szCs w:val="24"/>
          </w:rPr>
          <w:t>corded</w:t>
        </w:r>
      </w:ins>
      <w:r w:rsidR="0013654B">
        <w:rPr>
          <w:rFonts w:ascii="Times New Roman" w:hAnsi="Times New Roman" w:cs="Times New Roman"/>
          <w:sz w:val="24"/>
          <w:szCs w:val="24"/>
        </w:rPr>
        <w:t xml:space="preserve"> under an appropriate methodology</w:t>
      </w:r>
      <w:r w:rsidR="00F27A71">
        <w:rPr>
          <w:rFonts w:ascii="Times New Roman" w:hAnsi="Times New Roman" w:cs="Times New Roman"/>
          <w:sz w:val="24"/>
          <w:szCs w:val="24"/>
        </w:rPr>
        <w:t xml:space="preserve"> for this approach (Shirey et al., 2022) </w:t>
      </w:r>
      <w:r w:rsidR="00F27A71" w:rsidRPr="00703517">
        <w:rPr>
          <w:rFonts w:ascii="Times New Roman" w:hAnsi="Times New Roman" w:cs="Times New Roman"/>
          <w:sz w:val="24"/>
          <w:szCs w:val="24"/>
        </w:rPr>
        <w:t xml:space="preserve">To proxy this probability </w:t>
      </w:r>
      <w:r w:rsidR="00F27A71">
        <w:rPr>
          <w:rFonts w:ascii="Times New Roman" w:hAnsi="Times New Roman" w:cs="Times New Roman"/>
          <w:sz w:val="24"/>
          <w:szCs w:val="24"/>
        </w:rPr>
        <w:t xml:space="preserve">that field observations in our dataset were </w:t>
      </w:r>
      <w:r w:rsidR="00F27A71" w:rsidRPr="00703517">
        <w:rPr>
          <w:rFonts w:ascii="Times New Roman" w:hAnsi="Times New Roman" w:cs="Times New Roman"/>
          <w:sz w:val="24"/>
          <w:szCs w:val="24"/>
        </w:rPr>
        <w:t>community-focused</w:t>
      </w:r>
      <w:del w:id="200" w:author="Vaughn Shirey" w:date="2023-09-18T11:01:00Z">
        <w:r w:rsidR="00F27A71" w:rsidRPr="00703517" w:rsidDel="005C6DD1">
          <w:rPr>
            <w:rFonts w:ascii="Times New Roman" w:hAnsi="Times New Roman" w:cs="Times New Roman"/>
            <w:sz w:val="24"/>
            <w:szCs w:val="24"/>
          </w:rPr>
          <w:delText xml:space="preserve"> in our dataset</w:delText>
        </w:r>
      </w:del>
      <w:r w:rsidR="00F27A71" w:rsidRPr="00703517">
        <w:rPr>
          <w:rFonts w:ascii="Times New Roman" w:hAnsi="Times New Roman" w:cs="Times New Roman"/>
          <w:sz w:val="24"/>
          <w:szCs w:val="24"/>
        </w:rPr>
        <w:t xml:space="preserve">, we spatiotemporally aggregated all of our occurrence data at the point level. The occurrence records must have been collected during the same year and must also have been </w:t>
      </w:r>
      <w:del w:id="201" w:author="Vaughn Shirey" w:date="2023-09-18T11:00:00Z">
        <w:r w:rsidR="00F27A71" w:rsidRPr="00703517" w:rsidDel="005C6DD1">
          <w:rPr>
            <w:rFonts w:ascii="Times New Roman" w:hAnsi="Times New Roman" w:cs="Times New Roman"/>
            <w:sz w:val="24"/>
            <w:szCs w:val="24"/>
          </w:rPr>
          <w:delText>collected/observed</w:delText>
        </w:r>
      </w:del>
      <w:ins w:id="202" w:author="Vaughn Shirey" w:date="2023-09-18T11:00:00Z">
        <w:r w:rsidR="005C6DD1">
          <w:rPr>
            <w:rFonts w:ascii="Times New Roman" w:hAnsi="Times New Roman" w:cs="Times New Roman"/>
            <w:sz w:val="24"/>
            <w:szCs w:val="24"/>
          </w:rPr>
          <w:t>recorded</w:t>
        </w:r>
      </w:ins>
      <w:r w:rsidR="00F27A71" w:rsidRPr="00703517">
        <w:rPr>
          <w:rFonts w:ascii="Times New Roman" w:hAnsi="Times New Roman" w:cs="Times New Roman"/>
          <w:sz w:val="24"/>
          <w:szCs w:val="24"/>
        </w:rPr>
        <w:t xml:space="preserve"> within 5</w:t>
      </w:r>
      <w:r w:rsidR="00F27A71">
        <w:rPr>
          <w:rFonts w:ascii="Times New Roman" w:hAnsi="Times New Roman" w:cs="Times New Roman"/>
          <w:sz w:val="24"/>
          <w:szCs w:val="24"/>
        </w:rPr>
        <w:t>-</w:t>
      </w:r>
      <w:r w:rsidR="00F27A71" w:rsidRPr="00703517">
        <w:rPr>
          <w:rFonts w:ascii="Times New Roman" w:hAnsi="Times New Roman" w:cs="Times New Roman"/>
          <w:sz w:val="24"/>
          <w:szCs w:val="24"/>
        </w:rPr>
        <w:t xml:space="preserve">kilometers of one another to be included in an aggregate cluster. We then used the number of species in these spatiotemporal aggregations as a means to classify clusters. “Community clusters” were point aggregate clusters where more than one distinct species was reported; “singleton clusters” were point clusters or single points where only one species was reported. </w:t>
      </w:r>
      <w:ins w:id="203" w:author="Vaughn Shirey" w:date="2023-09-18T11:02:00Z">
        <w:r w:rsidR="005C6DD1" w:rsidRPr="0002018C">
          <w:rPr>
            <w:rFonts w:ascii="Times New Roman" w:hAnsi="Times New Roman" w:cs="Times New Roman"/>
            <w:sz w:val="24"/>
            <w:szCs w:val="24"/>
          </w:rPr>
          <w:t>We used the percentage of points that fell within community clusters as a proxy the probability that the site had been visited by observers with a community focus</w:t>
        </w:r>
      </w:ins>
      <w:del w:id="204" w:author="Vaughn Shirey" w:date="2023-09-18T11:02:00Z">
        <w:r w:rsidR="00F27A71" w:rsidRPr="00703517" w:rsidDel="005C6DD1">
          <w:rPr>
            <w:rFonts w:ascii="Times New Roman" w:hAnsi="Times New Roman" w:cs="Times New Roman"/>
            <w:sz w:val="24"/>
            <w:szCs w:val="24"/>
          </w:rPr>
          <w:delText>We took the percentage of points that fell within community clusters compared to the</w:delText>
        </w:r>
        <w:r w:rsidR="00F27A71" w:rsidDel="005C6DD1">
          <w:rPr>
            <w:rFonts w:ascii="Times New Roman" w:hAnsi="Times New Roman" w:cs="Times New Roman"/>
            <w:sz w:val="24"/>
            <w:szCs w:val="24"/>
          </w:rPr>
          <w:delText xml:space="preserve"> filtered</w:delText>
        </w:r>
        <w:r w:rsidR="00F27A71" w:rsidRPr="00703517" w:rsidDel="005C6DD1">
          <w:rPr>
            <w:rFonts w:ascii="Times New Roman" w:hAnsi="Times New Roman" w:cs="Times New Roman"/>
            <w:sz w:val="24"/>
            <w:szCs w:val="24"/>
          </w:rPr>
          <w:delText xml:space="preserve"> occurrence dataset as the proxy of community-focused visitation probability.</w:delText>
        </w:r>
      </w:del>
      <w:r w:rsidR="00F27A71" w:rsidRPr="00703517">
        <w:rPr>
          <w:rFonts w:ascii="Times New Roman" w:hAnsi="Times New Roman" w:cs="Times New Roman"/>
          <w:sz w:val="24"/>
          <w:szCs w:val="24"/>
        </w:rPr>
        <w:t xml:space="preserve"> This percentage was </w:t>
      </w:r>
      <w:r w:rsidR="002F784B">
        <w:rPr>
          <w:rFonts w:ascii="Times New Roman" w:hAnsi="Times New Roman" w:cs="Times New Roman"/>
          <w:sz w:val="24"/>
          <w:szCs w:val="24"/>
        </w:rPr>
        <w:t>approximately 70</w:t>
      </w:r>
      <w:r w:rsidR="00F27A71" w:rsidRPr="00703517">
        <w:rPr>
          <w:rFonts w:ascii="Times New Roman" w:hAnsi="Times New Roman" w:cs="Times New Roman"/>
          <w:sz w:val="24"/>
          <w:szCs w:val="24"/>
        </w:rPr>
        <w:t xml:space="preserve">% and </w:t>
      </w:r>
      <w:r w:rsidR="00F27A71">
        <w:rPr>
          <w:rFonts w:ascii="Times New Roman" w:hAnsi="Times New Roman" w:cs="Times New Roman"/>
          <w:sz w:val="24"/>
          <w:szCs w:val="24"/>
        </w:rPr>
        <w:t>which</w:t>
      </w:r>
      <w:r w:rsidR="00F27A71" w:rsidRPr="00703517">
        <w:rPr>
          <w:rFonts w:ascii="Times New Roman" w:hAnsi="Times New Roman" w:cs="Times New Roman"/>
          <w:sz w:val="24"/>
          <w:szCs w:val="24"/>
        </w:rPr>
        <w:t xml:space="preserve"> was above</w:t>
      </w:r>
      <w:r w:rsidR="00ED27F1">
        <w:rPr>
          <w:rFonts w:ascii="Times New Roman" w:hAnsi="Times New Roman" w:cs="Times New Roman"/>
          <w:sz w:val="24"/>
          <w:szCs w:val="24"/>
        </w:rPr>
        <w:t xml:space="preserve"> the</w:t>
      </w:r>
      <w:r w:rsidR="00F27A71" w:rsidRPr="00703517">
        <w:rPr>
          <w:rFonts w:ascii="Times New Roman" w:hAnsi="Times New Roman" w:cs="Times New Roman"/>
          <w:sz w:val="24"/>
          <w:szCs w:val="24"/>
        </w:rPr>
        <w:t xml:space="preserve"> 50% found to be a sufficient cutoff in simulation studies (Shirey et al., 2021).  </w:t>
      </w:r>
    </w:p>
    <w:p w14:paraId="7A07A31E" w14:textId="6306E226" w:rsidR="00F21671" w:rsidRPr="00703517" w:rsidRDefault="00DD1E02" w:rsidP="00A8360C">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lastRenderedPageBreak/>
        <w:t xml:space="preserve">Our </w:t>
      </w:r>
      <w:r w:rsidR="00CC6C4E">
        <w:rPr>
          <w:rFonts w:ascii="Times New Roman" w:hAnsi="Times New Roman" w:cs="Times New Roman"/>
          <w:sz w:val="24"/>
          <w:szCs w:val="24"/>
        </w:rPr>
        <w:t>approach</w:t>
      </w:r>
      <w:r w:rsidRPr="00703517">
        <w:rPr>
          <w:rFonts w:ascii="Times New Roman" w:hAnsi="Times New Roman" w:cs="Times New Roman"/>
          <w:sz w:val="24"/>
          <w:szCs w:val="24"/>
        </w:rPr>
        <w:t xml:space="preserve"> for imputing non-detection is </w:t>
      </w:r>
      <w:r w:rsidR="008E6511">
        <w:rPr>
          <w:rFonts w:ascii="Times New Roman" w:hAnsi="Times New Roman" w:cs="Times New Roman"/>
          <w:sz w:val="24"/>
          <w:szCs w:val="24"/>
        </w:rPr>
        <w:t>detailed</w:t>
      </w:r>
      <w:r w:rsidR="008E6511"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in </w:t>
      </w:r>
      <w:r w:rsidR="00CC6C4E">
        <w:rPr>
          <w:rFonts w:ascii="Times New Roman" w:hAnsi="Times New Roman" w:cs="Times New Roman"/>
          <w:sz w:val="24"/>
          <w:szCs w:val="24"/>
        </w:rPr>
        <w:t>Supplemental Figure S1</w:t>
      </w:r>
      <w:r w:rsidRPr="00703517">
        <w:rPr>
          <w:rFonts w:ascii="Times New Roman" w:hAnsi="Times New Roman" w:cs="Times New Roman"/>
          <w:sz w:val="24"/>
          <w:szCs w:val="24"/>
        </w:rPr>
        <w:t xml:space="preserve"> from Shirey et al. (2022</w:t>
      </w:r>
      <w:r w:rsidR="00CC6C4E">
        <w:rPr>
          <w:rFonts w:ascii="Times New Roman" w:hAnsi="Times New Roman" w:cs="Times New Roman"/>
          <w:sz w:val="24"/>
          <w:szCs w:val="24"/>
        </w:rPr>
        <w:t>b</w:t>
      </w:r>
      <w:r w:rsidRPr="00703517">
        <w:rPr>
          <w:rFonts w:ascii="Times New Roman" w:hAnsi="Times New Roman" w:cs="Times New Roman"/>
          <w:sz w:val="24"/>
          <w:szCs w:val="24"/>
        </w:rPr>
        <w:t>)</w:t>
      </w:r>
      <w:r w:rsidR="008E6511">
        <w:rPr>
          <w:rFonts w:ascii="Times New Roman" w:hAnsi="Times New Roman" w:cs="Times New Roman"/>
          <w:sz w:val="24"/>
          <w:szCs w:val="24"/>
        </w:rPr>
        <w:t xml:space="preserve"> and we </w:t>
      </w:r>
      <w:r w:rsidR="0011297D">
        <w:rPr>
          <w:rFonts w:ascii="Times New Roman" w:hAnsi="Times New Roman" w:cs="Times New Roman"/>
          <w:sz w:val="24"/>
          <w:szCs w:val="24"/>
        </w:rPr>
        <w:t xml:space="preserve">also </w:t>
      </w:r>
      <w:r w:rsidR="008E6511">
        <w:rPr>
          <w:rFonts w:ascii="Times New Roman" w:hAnsi="Times New Roman" w:cs="Times New Roman"/>
          <w:sz w:val="24"/>
          <w:szCs w:val="24"/>
        </w:rPr>
        <w:t xml:space="preserve">provide a brief description here. </w:t>
      </w:r>
      <w:r w:rsidR="00F55619">
        <w:rPr>
          <w:rFonts w:ascii="Times New Roman" w:hAnsi="Times New Roman" w:cs="Times New Roman"/>
          <w:sz w:val="24"/>
          <w:szCs w:val="24"/>
        </w:rPr>
        <w:t>For the purposes of this study, w</w:t>
      </w:r>
      <w:r w:rsidR="00341DE7" w:rsidRPr="00703517">
        <w:rPr>
          <w:rFonts w:ascii="Times New Roman" w:hAnsi="Times New Roman" w:cs="Times New Roman"/>
          <w:sz w:val="24"/>
          <w:szCs w:val="24"/>
        </w:rPr>
        <w:t>e assume</w:t>
      </w:r>
      <w:r w:rsidR="00A8360C">
        <w:rPr>
          <w:rFonts w:ascii="Times New Roman" w:hAnsi="Times New Roman" w:cs="Times New Roman"/>
          <w:sz w:val="24"/>
          <w:szCs w:val="24"/>
        </w:rPr>
        <w:t xml:space="preserve"> </w:t>
      </w:r>
      <w:r w:rsidR="00341DE7" w:rsidRPr="00703517">
        <w:rPr>
          <w:rFonts w:ascii="Times New Roman" w:hAnsi="Times New Roman" w:cs="Times New Roman"/>
          <w:sz w:val="24"/>
          <w:szCs w:val="24"/>
        </w:rPr>
        <w:t xml:space="preserve">that the detection of at least two species </w:t>
      </w:r>
      <w:r w:rsidR="0011297D">
        <w:rPr>
          <w:rFonts w:ascii="Times New Roman" w:hAnsi="Times New Roman" w:cs="Times New Roman"/>
          <w:sz w:val="24"/>
          <w:szCs w:val="24"/>
        </w:rPr>
        <w:t>in</w:t>
      </w:r>
      <w:r w:rsidR="006B36BA">
        <w:rPr>
          <w:rFonts w:ascii="Times New Roman" w:hAnsi="Times New Roman" w:cs="Times New Roman"/>
          <w:sz w:val="24"/>
          <w:szCs w:val="24"/>
        </w:rPr>
        <w:t xml:space="preserve"> </w:t>
      </w:r>
      <w:r w:rsidR="00F55619">
        <w:rPr>
          <w:rFonts w:ascii="Times New Roman" w:hAnsi="Times New Roman" w:cs="Times New Roman"/>
          <w:sz w:val="24"/>
          <w:szCs w:val="24"/>
        </w:rPr>
        <w:t xml:space="preserve">a single, one-year </w:t>
      </w:r>
      <w:r w:rsidR="00341DE7" w:rsidRPr="00703517">
        <w:rPr>
          <w:rFonts w:ascii="Times New Roman" w:hAnsi="Times New Roman" w:cs="Times New Roman"/>
          <w:sz w:val="24"/>
          <w:szCs w:val="24"/>
        </w:rPr>
        <w:t>visit interval</w:t>
      </w:r>
      <w:r w:rsidR="00F55619">
        <w:rPr>
          <w:rFonts w:ascii="Times New Roman" w:hAnsi="Times New Roman" w:cs="Times New Roman"/>
          <w:sz w:val="24"/>
          <w:szCs w:val="24"/>
        </w:rPr>
        <w:t xml:space="preserve"> </w:t>
      </w:r>
      <w:r w:rsidR="0011297D">
        <w:rPr>
          <w:rFonts w:ascii="Times New Roman" w:hAnsi="Times New Roman" w:cs="Times New Roman"/>
          <w:sz w:val="24"/>
          <w:szCs w:val="24"/>
        </w:rPr>
        <w:t>with</w:t>
      </w:r>
      <w:r w:rsidR="00F55619">
        <w:rPr>
          <w:rFonts w:ascii="Times New Roman" w:hAnsi="Times New Roman" w:cs="Times New Roman"/>
          <w:sz w:val="24"/>
          <w:szCs w:val="24"/>
        </w:rPr>
        <w:t xml:space="preserve">in </w:t>
      </w:r>
      <w:r w:rsidR="0011297D">
        <w:rPr>
          <w:rFonts w:ascii="Times New Roman" w:hAnsi="Times New Roman" w:cs="Times New Roman"/>
          <w:sz w:val="24"/>
          <w:szCs w:val="24"/>
        </w:rPr>
        <w:t xml:space="preserve">a 5-year temporal bin within </w:t>
      </w:r>
      <w:r w:rsidR="00F55619">
        <w:rPr>
          <w:rFonts w:ascii="Times New Roman" w:hAnsi="Times New Roman" w:cs="Times New Roman"/>
          <w:sz w:val="24"/>
          <w:szCs w:val="24"/>
        </w:rPr>
        <w:t xml:space="preserve">each </w:t>
      </w:r>
      <w:r w:rsidR="0011297D">
        <w:rPr>
          <w:rFonts w:ascii="Times New Roman" w:hAnsi="Times New Roman" w:cs="Times New Roman"/>
          <w:sz w:val="24"/>
          <w:szCs w:val="24"/>
        </w:rPr>
        <w:t>pixel</w:t>
      </w:r>
      <w:r w:rsidR="00215B90">
        <w:rPr>
          <w:rFonts w:ascii="Times New Roman" w:hAnsi="Times New Roman" w:cs="Times New Roman"/>
          <w:sz w:val="24"/>
          <w:szCs w:val="24"/>
        </w:rPr>
        <w:t xml:space="preserve"> (e.g., </w:t>
      </w:r>
      <w:r w:rsidR="00F55619">
        <w:rPr>
          <w:rFonts w:ascii="Times New Roman" w:hAnsi="Times New Roman" w:cs="Times New Roman"/>
          <w:sz w:val="24"/>
          <w:szCs w:val="24"/>
        </w:rPr>
        <w:t xml:space="preserve">two different species recorded in </w:t>
      </w:r>
      <w:r w:rsidR="0011297D">
        <w:rPr>
          <w:rFonts w:ascii="Times New Roman" w:hAnsi="Times New Roman" w:cs="Times New Roman"/>
          <w:sz w:val="24"/>
          <w:szCs w:val="24"/>
        </w:rPr>
        <w:t xml:space="preserve">the </w:t>
      </w:r>
      <w:r w:rsidR="00215B90">
        <w:rPr>
          <w:rFonts w:ascii="Times New Roman" w:hAnsi="Times New Roman" w:cs="Times New Roman"/>
          <w:sz w:val="24"/>
          <w:szCs w:val="24"/>
        </w:rPr>
        <w:t>1970</w:t>
      </w:r>
      <w:r w:rsidR="0011297D">
        <w:rPr>
          <w:rFonts w:ascii="Times New Roman" w:hAnsi="Times New Roman" w:cs="Times New Roman"/>
          <w:sz w:val="24"/>
          <w:szCs w:val="24"/>
        </w:rPr>
        <w:t xml:space="preserve"> interval within </w:t>
      </w:r>
      <w:r w:rsidR="00215B90">
        <w:rPr>
          <w:rFonts w:ascii="Times New Roman" w:hAnsi="Times New Roman" w:cs="Times New Roman"/>
          <w:sz w:val="24"/>
          <w:szCs w:val="24"/>
        </w:rPr>
        <w:t xml:space="preserve">the </w:t>
      </w:r>
      <w:r w:rsidR="0011297D">
        <w:rPr>
          <w:rFonts w:ascii="Times New Roman" w:hAnsi="Times New Roman" w:cs="Times New Roman"/>
          <w:sz w:val="24"/>
          <w:szCs w:val="24"/>
        </w:rPr>
        <w:t xml:space="preserve">1970-1974 </w:t>
      </w:r>
      <w:r w:rsidR="00215B90">
        <w:rPr>
          <w:rFonts w:ascii="Times New Roman" w:hAnsi="Times New Roman" w:cs="Times New Roman"/>
          <w:sz w:val="24"/>
          <w:szCs w:val="24"/>
        </w:rPr>
        <w:t xml:space="preserve">occupancy </w:t>
      </w:r>
      <w:r w:rsidR="0011297D">
        <w:rPr>
          <w:rFonts w:ascii="Times New Roman" w:hAnsi="Times New Roman" w:cs="Times New Roman"/>
          <w:sz w:val="24"/>
          <w:szCs w:val="24"/>
        </w:rPr>
        <w:t>bin</w:t>
      </w:r>
      <w:r w:rsidR="006B36BA">
        <w:rPr>
          <w:rStyle w:val="CommentReference"/>
        </w:rPr>
        <w:t>)</w:t>
      </w:r>
      <w:r w:rsidR="00341DE7" w:rsidRPr="00703517">
        <w:rPr>
          <w:rFonts w:ascii="Times New Roman" w:hAnsi="Times New Roman" w:cs="Times New Roman"/>
          <w:sz w:val="24"/>
          <w:szCs w:val="24"/>
        </w:rPr>
        <w:t xml:space="preserve"> is </w:t>
      </w:r>
      <w:r w:rsidR="00F55619">
        <w:rPr>
          <w:rFonts w:ascii="Times New Roman" w:hAnsi="Times New Roman" w:cs="Times New Roman"/>
          <w:sz w:val="24"/>
          <w:szCs w:val="24"/>
        </w:rPr>
        <w:t>sufficient</w:t>
      </w:r>
      <w:r w:rsidR="00F55619" w:rsidRPr="00703517">
        <w:rPr>
          <w:rFonts w:ascii="Times New Roman" w:hAnsi="Times New Roman" w:cs="Times New Roman"/>
          <w:sz w:val="24"/>
          <w:szCs w:val="24"/>
        </w:rPr>
        <w:t xml:space="preserve"> </w:t>
      </w:r>
      <w:r w:rsidR="00341DE7" w:rsidRPr="00703517">
        <w:rPr>
          <w:rFonts w:ascii="Times New Roman" w:hAnsi="Times New Roman" w:cs="Times New Roman"/>
          <w:sz w:val="24"/>
          <w:szCs w:val="24"/>
        </w:rPr>
        <w:t>to impute non-detection data for all other species that could potentially occur</w:t>
      </w:r>
      <w:ins w:id="205" w:author="Vaughn Shirey" w:date="2023-09-18T11:05:00Z">
        <w:r w:rsidR="0092677B">
          <w:rPr>
            <w:rFonts w:ascii="Times New Roman" w:hAnsi="Times New Roman" w:cs="Times New Roman"/>
            <w:sz w:val="24"/>
            <w:szCs w:val="24"/>
          </w:rPr>
          <w:t xml:space="preserve"> in</w:t>
        </w:r>
      </w:ins>
      <w:del w:id="206" w:author="Vaughn Shirey" w:date="2023-09-18T11:05:00Z">
        <w:r w:rsidR="00341DE7" w:rsidRPr="00703517" w:rsidDel="0092677B">
          <w:rPr>
            <w:rFonts w:ascii="Times New Roman" w:hAnsi="Times New Roman" w:cs="Times New Roman"/>
            <w:sz w:val="24"/>
            <w:szCs w:val="24"/>
          </w:rPr>
          <w:delText xml:space="preserve"> a</w:delText>
        </w:r>
      </w:del>
      <w:r w:rsidR="00341DE7" w:rsidRPr="00703517">
        <w:rPr>
          <w:rFonts w:ascii="Times New Roman" w:hAnsi="Times New Roman" w:cs="Times New Roman"/>
          <w:sz w:val="24"/>
          <w:szCs w:val="24"/>
        </w:rPr>
        <w:t>t that grid cell (</w:t>
      </w:r>
      <w:r w:rsidR="00341DE7" w:rsidRPr="00703517">
        <w:rPr>
          <w:rFonts w:ascii="Times New Roman" w:hAnsi="Times New Roman" w:cs="Times New Roman"/>
          <w:i/>
          <w:sz w:val="24"/>
          <w:szCs w:val="24"/>
        </w:rPr>
        <w:t xml:space="preserve">i.e., </w:t>
      </w:r>
      <w:r w:rsidR="00341DE7" w:rsidRPr="00703517">
        <w:rPr>
          <w:rFonts w:ascii="Times New Roman" w:hAnsi="Times New Roman" w:cs="Times New Roman"/>
          <w:sz w:val="24"/>
          <w:szCs w:val="24"/>
        </w:rPr>
        <w:t xml:space="preserve">their range plus a </w:t>
      </w:r>
      <w:r w:rsidR="00AF432C" w:rsidRPr="00703517">
        <w:rPr>
          <w:rFonts w:ascii="Times New Roman" w:hAnsi="Times New Roman" w:cs="Times New Roman"/>
          <w:sz w:val="24"/>
          <w:szCs w:val="24"/>
        </w:rPr>
        <w:t>100-kilometer</w:t>
      </w:r>
      <w:r w:rsidR="00341DE7" w:rsidRPr="00703517">
        <w:rPr>
          <w:rFonts w:ascii="Times New Roman" w:hAnsi="Times New Roman" w:cs="Times New Roman"/>
          <w:sz w:val="24"/>
          <w:szCs w:val="24"/>
        </w:rPr>
        <w:t xml:space="preserve"> buffer </w:t>
      </w:r>
      <w:r w:rsidR="00851F3F">
        <w:rPr>
          <w:rFonts w:ascii="Times New Roman" w:hAnsi="Times New Roman" w:cs="Times New Roman"/>
          <w:sz w:val="24"/>
          <w:szCs w:val="24"/>
        </w:rPr>
        <w:t xml:space="preserve">that </w:t>
      </w:r>
      <w:r w:rsidR="00341DE7" w:rsidRPr="00703517">
        <w:rPr>
          <w:rFonts w:ascii="Times New Roman" w:hAnsi="Times New Roman" w:cs="Times New Roman"/>
          <w:sz w:val="24"/>
          <w:szCs w:val="24"/>
        </w:rPr>
        <w:t>intersects the cell).</w:t>
      </w:r>
      <w:r w:rsidR="00F70FEA" w:rsidRPr="00703517">
        <w:rPr>
          <w:rFonts w:ascii="Times New Roman" w:hAnsi="Times New Roman" w:cs="Times New Roman"/>
          <w:sz w:val="24"/>
          <w:szCs w:val="24"/>
        </w:rPr>
        <w:t xml:space="preserve"> </w:t>
      </w:r>
      <w:r w:rsidR="00F27A71">
        <w:rPr>
          <w:rFonts w:ascii="Times New Roman" w:hAnsi="Times New Roman" w:cs="Times New Roman"/>
          <w:sz w:val="24"/>
          <w:szCs w:val="24"/>
        </w:rPr>
        <w:t xml:space="preserve">Although a </w:t>
      </w:r>
      <w:r w:rsidR="0011297D">
        <w:rPr>
          <w:rFonts w:ascii="Times New Roman" w:hAnsi="Times New Roman" w:cs="Times New Roman"/>
          <w:sz w:val="24"/>
          <w:szCs w:val="24"/>
        </w:rPr>
        <w:t xml:space="preserve">seemingly </w:t>
      </w:r>
      <w:r w:rsidR="00F27A71">
        <w:rPr>
          <w:rFonts w:ascii="Times New Roman" w:hAnsi="Times New Roman" w:cs="Times New Roman"/>
          <w:sz w:val="24"/>
          <w:szCs w:val="24"/>
        </w:rPr>
        <w:t xml:space="preserve">low bar for imputing zeros into a 5-year occupancy interval cell, </w:t>
      </w:r>
      <w:r w:rsidR="0013654B">
        <w:rPr>
          <w:rFonts w:ascii="Times New Roman" w:hAnsi="Times New Roman" w:cs="Times New Roman"/>
          <w:sz w:val="24"/>
          <w:szCs w:val="24"/>
        </w:rPr>
        <w:t>simulations</w:t>
      </w:r>
      <w:r w:rsidR="00F70FEA" w:rsidRPr="00703517">
        <w:rPr>
          <w:rFonts w:ascii="Times New Roman" w:hAnsi="Times New Roman" w:cs="Times New Roman"/>
          <w:sz w:val="24"/>
          <w:szCs w:val="24"/>
        </w:rPr>
        <w:t xml:space="preserve"> have show</w:t>
      </w:r>
      <w:r w:rsidR="00F55619">
        <w:rPr>
          <w:rFonts w:ascii="Times New Roman" w:hAnsi="Times New Roman" w:cs="Times New Roman"/>
          <w:sz w:val="24"/>
          <w:szCs w:val="24"/>
        </w:rPr>
        <w:t>n</w:t>
      </w:r>
      <w:r w:rsidR="00F70FEA" w:rsidRPr="00703517">
        <w:rPr>
          <w:rFonts w:ascii="Times New Roman" w:hAnsi="Times New Roman" w:cs="Times New Roman"/>
          <w:sz w:val="24"/>
          <w:szCs w:val="24"/>
        </w:rPr>
        <w:t xml:space="preserve"> that such an approach generates results that match </w:t>
      </w:r>
      <w:r w:rsidRPr="00703517">
        <w:rPr>
          <w:rFonts w:ascii="Times New Roman" w:hAnsi="Times New Roman" w:cs="Times New Roman"/>
          <w:sz w:val="24"/>
          <w:szCs w:val="24"/>
        </w:rPr>
        <w:t xml:space="preserve">simulated </w:t>
      </w:r>
      <w:r w:rsidR="00F70FEA" w:rsidRPr="00703517">
        <w:rPr>
          <w:rFonts w:ascii="Times New Roman" w:hAnsi="Times New Roman" w:cs="Times New Roman"/>
          <w:sz w:val="24"/>
          <w:szCs w:val="24"/>
        </w:rPr>
        <w:t>trends</w:t>
      </w:r>
      <w:r w:rsidR="00456A5C">
        <w:rPr>
          <w:rFonts w:ascii="Times New Roman" w:hAnsi="Times New Roman" w:cs="Times New Roman"/>
          <w:sz w:val="24"/>
          <w:szCs w:val="24"/>
        </w:rPr>
        <w:t xml:space="preserve"> </w:t>
      </w:r>
      <w:del w:id="207" w:author="Vaughn Shirey" w:date="2023-09-18T11:06:00Z">
        <w:r w:rsidR="00F27A71" w:rsidDel="0092677B">
          <w:rPr>
            <w:rFonts w:ascii="Times New Roman" w:hAnsi="Times New Roman" w:cs="Times New Roman"/>
            <w:sz w:val="24"/>
            <w:szCs w:val="24"/>
          </w:rPr>
          <w:delText xml:space="preserve">and so </w:delText>
        </w:r>
        <w:r w:rsidR="0011297D" w:rsidDel="0092677B">
          <w:rPr>
            <w:rFonts w:ascii="Times New Roman" w:hAnsi="Times New Roman" w:cs="Times New Roman"/>
            <w:sz w:val="24"/>
            <w:szCs w:val="24"/>
          </w:rPr>
          <w:delText>are a reasonable</w:delText>
        </w:r>
        <w:r w:rsidR="00F27A71" w:rsidDel="0092677B">
          <w:rPr>
            <w:rFonts w:ascii="Times New Roman" w:hAnsi="Times New Roman" w:cs="Times New Roman"/>
            <w:sz w:val="24"/>
            <w:szCs w:val="24"/>
          </w:rPr>
          <w:delText xml:space="preserve"> minimum requirement, useful when considering regions with particularly sparse data </w:delText>
        </w:r>
      </w:del>
      <w:r w:rsidR="00F27A71">
        <w:rPr>
          <w:rFonts w:ascii="Times New Roman" w:hAnsi="Times New Roman" w:cs="Times New Roman"/>
          <w:sz w:val="24"/>
          <w:szCs w:val="24"/>
        </w:rPr>
        <w:fldChar w:fldCharType="begin"/>
      </w:r>
      <w:r w:rsidR="00AB26E9">
        <w:rPr>
          <w:rFonts w:ascii="Times New Roman" w:hAnsi="Times New Roman" w:cs="Times New Roman"/>
          <w:sz w:val="24"/>
          <w:szCs w:val="24"/>
        </w:rPr>
        <w:instrText xml:space="preserve"> ADDIN ZOTERO_ITEM CSL_CITATION {"citationID":"8Ynjzu8l","properties":{"formattedCitation":"(Shirey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F27A71">
        <w:rPr>
          <w:rFonts w:ascii="Times New Roman" w:hAnsi="Times New Roman" w:cs="Times New Roman"/>
          <w:sz w:val="24"/>
          <w:szCs w:val="24"/>
        </w:rPr>
        <w:fldChar w:fldCharType="separate"/>
      </w:r>
      <w:r w:rsidR="00AB26E9" w:rsidRPr="00AB26E9">
        <w:rPr>
          <w:rFonts w:ascii="Times New Roman" w:hAnsi="Times New Roman" w:cs="Times New Roman"/>
          <w:sz w:val="24"/>
          <w:szCs w:val="24"/>
        </w:rPr>
        <w:t xml:space="preserve">(Shirey </w:t>
      </w:r>
      <w:r w:rsidR="00AB26E9" w:rsidRPr="00AB26E9">
        <w:rPr>
          <w:rFonts w:ascii="Times New Roman" w:hAnsi="Times New Roman" w:cs="Times New Roman"/>
          <w:i/>
          <w:iCs/>
          <w:sz w:val="24"/>
          <w:szCs w:val="24"/>
        </w:rPr>
        <w:t>et al.</w:t>
      </w:r>
      <w:r w:rsidR="00AB26E9" w:rsidRPr="00AB26E9">
        <w:rPr>
          <w:rFonts w:ascii="Times New Roman" w:hAnsi="Times New Roman" w:cs="Times New Roman"/>
          <w:sz w:val="24"/>
          <w:szCs w:val="24"/>
        </w:rPr>
        <w:t xml:space="preserve"> 2022a)</w:t>
      </w:r>
      <w:r w:rsidR="00F27A71">
        <w:rPr>
          <w:rFonts w:ascii="Times New Roman" w:hAnsi="Times New Roman" w:cs="Times New Roman"/>
          <w:sz w:val="24"/>
          <w:szCs w:val="24"/>
        </w:rPr>
        <w:fldChar w:fldCharType="end"/>
      </w:r>
      <w:r w:rsidR="00F27A71">
        <w:rPr>
          <w:rFonts w:ascii="Times New Roman" w:hAnsi="Times New Roman" w:cs="Times New Roman"/>
          <w:sz w:val="24"/>
          <w:szCs w:val="24"/>
        </w:rPr>
        <w:t xml:space="preserve">.  </w:t>
      </w:r>
      <w:r w:rsidR="00F55619">
        <w:rPr>
          <w:rFonts w:ascii="Times New Roman" w:hAnsi="Times New Roman" w:cs="Times New Roman"/>
          <w:sz w:val="24"/>
          <w:szCs w:val="24"/>
        </w:rPr>
        <w:t xml:space="preserve"> </w:t>
      </w:r>
    </w:p>
    <w:p w14:paraId="17D88993" w14:textId="77777777" w:rsidR="00F21671" w:rsidRPr="00703517" w:rsidRDefault="00F21671">
      <w:pPr>
        <w:spacing w:line="480" w:lineRule="auto"/>
        <w:jc w:val="both"/>
        <w:rPr>
          <w:rFonts w:ascii="Times New Roman" w:hAnsi="Times New Roman" w:cs="Times New Roman"/>
          <w:sz w:val="24"/>
          <w:szCs w:val="24"/>
        </w:rPr>
      </w:pPr>
    </w:p>
    <w:p w14:paraId="69228831" w14:textId="77777777" w:rsidR="00F21671" w:rsidRPr="00703517" w:rsidRDefault="00341DE7">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2.4 Occupancy-detection Modeling</w:t>
      </w:r>
    </w:p>
    <w:p w14:paraId="36E692BD" w14:textId="23A84747" w:rsidR="00123762" w:rsidRDefault="00341DE7" w:rsidP="009F2D01">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For the occupancy subcomponent of our model, we included </w:t>
      </w:r>
      <w:r w:rsidR="004876B2">
        <w:rPr>
          <w:rFonts w:ascii="Times New Roman" w:hAnsi="Times New Roman" w:cs="Times New Roman"/>
          <w:sz w:val="24"/>
          <w:szCs w:val="24"/>
        </w:rPr>
        <w:t>one</w:t>
      </w:r>
      <w:r w:rsidR="004876B2" w:rsidRPr="00703517">
        <w:rPr>
          <w:rFonts w:ascii="Times New Roman" w:hAnsi="Times New Roman" w:cs="Times New Roman"/>
          <w:sz w:val="24"/>
          <w:szCs w:val="24"/>
        </w:rPr>
        <w:t xml:space="preserve"> </w:t>
      </w:r>
      <w:r w:rsidRPr="00703517">
        <w:rPr>
          <w:rFonts w:ascii="Times New Roman" w:hAnsi="Times New Roman" w:cs="Times New Roman"/>
          <w:sz w:val="24"/>
          <w:szCs w:val="24"/>
        </w:rPr>
        <w:t>environmental predictor of occupancy, average minimum temperature (or</w:t>
      </w:r>
      <w:r w:rsidR="0011297D">
        <w:rPr>
          <w:rFonts w:ascii="Times New Roman" w:hAnsi="Times New Roman" w:cs="Times New Roman"/>
          <w:sz w:val="24"/>
          <w:szCs w:val="24"/>
        </w:rPr>
        <w:t>, in a separate analysis provided in the supplement,</w:t>
      </w:r>
      <w:r w:rsidRPr="00703517">
        <w:rPr>
          <w:rFonts w:ascii="Times New Roman" w:hAnsi="Times New Roman" w:cs="Times New Roman"/>
          <w:sz w:val="24"/>
          <w:szCs w:val="24"/>
        </w:rPr>
        <w:t xml:space="preserve"> average precipitation) across a 5-year-long period (e.g., 1970-1974</w:t>
      </w:r>
      <w:r w:rsidR="004876B2">
        <w:rPr>
          <w:rFonts w:ascii="Times New Roman" w:hAnsi="Times New Roman" w:cs="Times New Roman"/>
          <w:sz w:val="24"/>
          <w:szCs w:val="24"/>
        </w:rPr>
        <w:t>)</w:t>
      </w:r>
      <w:r w:rsidRPr="00703517">
        <w:rPr>
          <w:rFonts w:ascii="Times New Roman" w:hAnsi="Times New Roman" w:cs="Times New Roman"/>
          <w:sz w:val="24"/>
          <w:szCs w:val="24"/>
        </w:rPr>
        <w:t xml:space="preserve">, as </w:t>
      </w:r>
      <w:r w:rsidR="004876B2">
        <w:rPr>
          <w:rFonts w:ascii="Times New Roman" w:hAnsi="Times New Roman" w:cs="Times New Roman"/>
          <w:sz w:val="24"/>
          <w:szCs w:val="24"/>
        </w:rPr>
        <w:t xml:space="preserve">a </w:t>
      </w:r>
      <w:r w:rsidRPr="00703517">
        <w:rPr>
          <w:rFonts w:ascii="Times New Roman" w:hAnsi="Times New Roman" w:cs="Times New Roman"/>
          <w:sz w:val="24"/>
          <w:szCs w:val="24"/>
        </w:rPr>
        <w:t xml:space="preserve">species-specific slope, and the terrestrial surface area of the grid cell (to account for cells along coastlines or with other large bodies of water).  We </w:t>
      </w:r>
      <w:r w:rsidR="00FF0798">
        <w:rPr>
          <w:rFonts w:ascii="Times New Roman" w:hAnsi="Times New Roman" w:cs="Times New Roman"/>
          <w:sz w:val="24"/>
          <w:szCs w:val="24"/>
        </w:rPr>
        <w:t xml:space="preserve">modeled the butterflies as a single </w:t>
      </w:r>
      <w:r w:rsidR="00781609">
        <w:rPr>
          <w:rFonts w:ascii="Times New Roman" w:hAnsi="Times New Roman" w:cs="Times New Roman"/>
          <w:sz w:val="24"/>
          <w:szCs w:val="24"/>
        </w:rPr>
        <w:t>community,</w:t>
      </w:r>
      <w:r w:rsidR="00FF0798">
        <w:rPr>
          <w:rFonts w:ascii="Times New Roman" w:hAnsi="Times New Roman" w:cs="Times New Roman"/>
          <w:sz w:val="24"/>
          <w:szCs w:val="24"/>
        </w:rPr>
        <w:t xml:space="preserve"> and </w:t>
      </w:r>
      <w:r w:rsidR="0024522B">
        <w:rPr>
          <w:rFonts w:ascii="Times New Roman" w:hAnsi="Times New Roman" w:cs="Times New Roman"/>
          <w:sz w:val="24"/>
          <w:szCs w:val="24"/>
        </w:rPr>
        <w:t>we included</w:t>
      </w:r>
      <w:r w:rsidR="00FF0798">
        <w:rPr>
          <w:rFonts w:ascii="Times New Roman" w:hAnsi="Times New Roman" w:cs="Times New Roman"/>
          <w:sz w:val="24"/>
          <w:szCs w:val="24"/>
        </w:rPr>
        <w:t xml:space="preserve"> </w:t>
      </w:r>
      <w:r w:rsidRPr="00703517">
        <w:rPr>
          <w:rFonts w:ascii="Times New Roman" w:hAnsi="Times New Roman" w:cs="Times New Roman"/>
          <w:sz w:val="24"/>
          <w:szCs w:val="24"/>
        </w:rPr>
        <w:t>species-specific intercept</w:t>
      </w:r>
      <w:r w:rsidR="00BD1ACB">
        <w:rPr>
          <w:rFonts w:ascii="Times New Roman" w:hAnsi="Times New Roman" w:cs="Times New Roman"/>
          <w:sz w:val="24"/>
          <w:szCs w:val="24"/>
        </w:rPr>
        <w:t>s</w:t>
      </w:r>
      <w:r w:rsidRPr="00703517">
        <w:rPr>
          <w:rFonts w:ascii="Times New Roman" w:hAnsi="Times New Roman" w:cs="Times New Roman"/>
          <w:sz w:val="24"/>
          <w:szCs w:val="24"/>
        </w:rPr>
        <w:t xml:space="preserve"> in our model to account for differences in baseline occupancy among species. Thus, the occupancy component of our model is:</w:t>
      </w:r>
    </w:p>
    <w:p w14:paraId="367288B5" w14:textId="77777777" w:rsidR="009F2D01" w:rsidRDefault="009F2D01" w:rsidP="009F2D01">
      <w:pPr>
        <w:spacing w:line="480" w:lineRule="auto"/>
        <w:ind w:firstLine="720"/>
        <w:jc w:val="both"/>
        <w:rPr>
          <w:rFonts w:ascii="Times New Roman" w:hAnsi="Times New Roman" w:cs="Times New Roman"/>
          <w:sz w:val="24"/>
          <w:szCs w:val="24"/>
        </w:rPr>
      </w:pPr>
    </w:p>
    <w:p w14:paraId="5B48141D" w14:textId="7D464BFF" w:rsidR="009F2D01" w:rsidRPr="009F2D01" w:rsidRDefault="00000000" w:rsidP="009F2D01">
      <w:pPr>
        <w:spacing w:line="480" w:lineRule="auto"/>
        <w:ind w:firstLine="720"/>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ins w:id="208" w:author="Vaughn Shirey" w:date="2023-09-18T10:04:00Z">
                  <m:rPr>
                    <m:sty m:val="p"/>
                  </m:rPr>
                  <w:rPr>
                    <w:rFonts w:ascii="Cambria Math" w:hAnsi="Cambria Math" w:cs="Times New Roman"/>
                    <w:sz w:val="24"/>
                    <w:szCs w:val="24"/>
                  </w:rPr>
                  <m:t>logit(</m:t>
                </w:ins>
              </m:r>
              <m:r>
                <m:rPr>
                  <m:sty m:val="p"/>
                </m:rPr>
                <w:rPr>
                  <w:rFonts w:ascii="Cambria Math" w:hAnsi="Cambria Math" w:cs="Times New Roman"/>
                  <w:sz w:val="24"/>
                  <w:szCs w:val="24"/>
                </w:rPr>
                <m:t>ψ</m:t>
              </m:r>
              <m:ctrlPr>
                <w:rPr>
                  <w:rFonts w:ascii="Cambria Math" w:hAnsi="Cambria Math" w:cs="Times New Roman"/>
                  <w:sz w:val="24"/>
                  <w:szCs w:val="24"/>
                </w:rPr>
              </m:ctrlPr>
            </m:e>
            <m:sub>
              <m:r>
                <w:rPr>
                  <w:rFonts w:ascii="Cambria Math" w:hAnsi="Cambria Math" w:cs="Times New Roman"/>
                  <w:sz w:val="24"/>
                  <w:szCs w:val="24"/>
                </w:rPr>
                <m:t>k,t,s</m:t>
              </m:r>
            </m:sub>
          </m:sSub>
          <m:r>
            <w:ins w:id="209" w:author="Vaughn Shirey" w:date="2023-09-18T10:04:00Z">
              <m:rPr>
                <m:sty m:val="p"/>
              </m:rPr>
              <w:rPr>
                <w:rFonts w:ascii="Cambria Math" w:hAnsi="Cambria Math" w:cs="Times New Roman"/>
                <w:sz w:val="24"/>
                <w:szCs w:val="24"/>
              </w:rPr>
              <m:t>)</m:t>
            </w:ins>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GridAre</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s1</m:t>
              </m:r>
            </m:sub>
          </m:sSub>
          <m:r>
            <m:rPr>
              <m:sty m:val="p"/>
            </m:rPr>
            <w:rPr>
              <w:rFonts w:ascii="Cambria Math" w:hAnsi="Cambria Math" w:cs="Times New Roman"/>
              <w:sz w:val="24"/>
              <w:szCs w:val="24"/>
            </w:rPr>
            <m:t>×</m:t>
          </m:r>
          <m:r>
            <w:rPr>
              <w:rFonts w:ascii="Cambria Math" w:hAnsi="Cambria Math" w:cs="Times New Roman"/>
              <w:sz w:val="24"/>
              <w:szCs w:val="24"/>
            </w:rPr>
            <m:t>Temperature</m:t>
          </m:r>
          <m:r>
            <m:rPr>
              <m:lit/>
            </m:rPr>
            <w:rPr>
              <w:rFonts w:ascii="Cambria Math" w:hAnsi="Cambria Math" w:cs="Times New Roman"/>
              <w:sz w:val="24"/>
              <w:szCs w:val="24"/>
            </w:rPr>
            <m:t>/</m:t>
          </m:r>
          <m:r>
            <w:rPr>
              <w:rFonts w:ascii="Cambria Math" w:hAnsi="Cambria Math" w:cs="Times New Roman"/>
              <w:sz w:val="24"/>
              <w:szCs w:val="24"/>
            </w:rPr>
            <m:t>Precipitatio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k,t</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s2</m:t>
                  </m:r>
                </m:sub>
              </m:sSub>
              <m:r>
                <m:rPr>
                  <m:sty m:val="p"/>
                </m:rPr>
                <w:rPr>
                  <w:rFonts w:ascii="Cambria Math" w:hAnsi="Cambria Math" w:cs="Times New Roman"/>
                  <w:sz w:val="24"/>
                  <w:szCs w:val="24"/>
                </w:rPr>
                <m:t>×</m:t>
              </m:r>
              <m:r>
                <w:rPr>
                  <w:rFonts w:ascii="Cambria Math" w:hAnsi="Cambria Math" w:cs="Times New Roman"/>
                  <w:sz w:val="24"/>
                  <w:szCs w:val="24"/>
                </w:rPr>
                <m:t>Temperatur</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k,t</m:t>
                  </m:r>
                </m:sub>
                <m:sup>
                  <m:r>
                    <w:rPr>
                      <w:rFonts w:ascii="Cambria Math" w:hAnsi="Cambria Math" w:cs="Times New Roman"/>
                      <w:sz w:val="24"/>
                      <w:szCs w:val="24"/>
                    </w:rPr>
                    <m:t>2</m:t>
                  </m:r>
                </m:sup>
              </m:sSubSup>
            </m:e>
          </m:d>
        </m:oMath>
      </m:oMathPara>
    </w:p>
    <w:p w14:paraId="5A95B8A4" w14:textId="1F2B4D7A" w:rsidR="00123762" w:rsidRPr="00703517" w:rsidRDefault="00000000" w:rsidP="009F2D01">
      <w:pPr>
        <w:spacing w:line="480" w:lineRule="auto"/>
        <w:ind w:firstLine="720"/>
        <w:jc w:val="both"/>
        <w:rPr>
          <w:rFonts w:ascii="Times New Roman" w:hAnsi="Times New Roman" w:cs="Times New Roman"/>
          <w:sz w:val="24"/>
          <w:szCs w:val="24"/>
        </w:rPr>
      </w:pPr>
      <w:hyperlink r:id="rId22" w:anchor="0"/>
    </w:p>
    <w:p w14:paraId="384B4981" w14:textId="7C9BAFEB"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lastRenderedPageBreak/>
        <w:t xml:space="preserve">where </w:t>
      </w:r>
      <w:hyperlink r:id="rId23"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ψ</m:t>
              </m:r>
              <m:ctrlPr>
                <w:rPr>
                  <w:rFonts w:ascii="Cambria Math" w:hAnsi="Cambria Math" w:cs="Times New Roman"/>
                  <w:sz w:val="24"/>
                  <w:szCs w:val="24"/>
                </w:rPr>
              </m:ctrlPr>
            </m:e>
            <m:sub>
              <m:r>
                <w:rPr>
                  <w:rFonts w:ascii="Cambria Math" w:hAnsi="Cambria Math" w:cs="Times New Roman"/>
                  <w:sz w:val="24"/>
                  <w:szCs w:val="24"/>
                </w:rPr>
                <m:t>k,t,s</m:t>
              </m:r>
            </m:sub>
          </m:sSub>
        </m:oMath>
      </w:hyperlink>
      <w:r w:rsidRPr="00703517">
        <w:rPr>
          <w:rFonts w:ascii="Times New Roman" w:hAnsi="Times New Roman" w:cs="Times New Roman"/>
          <w:sz w:val="24"/>
          <w:szCs w:val="24"/>
        </w:rPr>
        <w:t xml:space="preserve"> is the probability that a given species, </w:t>
      </w:r>
      <w:hyperlink r:id="rId24" w:anchor="0">
        <m:oMath>
          <m:r>
            <w:rPr>
              <w:rFonts w:ascii="Cambria Math" w:hAnsi="Cambria Math" w:cs="Times New Roman"/>
              <w:sz w:val="24"/>
              <w:szCs w:val="24"/>
            </w:rPr>
            <m:t>s</m:t>
          </m:r>
        </m:oMath>
      </w:hyperlink>
      <w:r w:rsidRPr="00703517">
        <w:rPr>
          <w:rFonts w:ascii="Times New Roman" w:hAnsi="Times New Roman" w:cs="Times New Roman"/>
          <w:sz w:val="24"/>
          <w:szCs w:val="24"/>
        </w:rPr>
        <w:t xml:space="preserve">, is an occupant of cell </w:t>
      </w:r>
      <w:hyperlink r:id="rId25" w:anchor="0">
        <m:oMath>
          <m:r>
            <w:rPr>
              <w:rFonts w:ascii="Cambria Math" w:hAnsi="Cambria Math" w:cs="Times New Roman"/>
              <w:sz w:val="24"/>
              <w:szCs w:val="24"/>
            </w:rPr>
            <m:t>k</m:t>
          </m:r>
        </m:oMath>
      </w:hyperlink>
      <w:r w:rsidRPr="00703517">
        <w:rPr>
          <w:rFonts w:ascii="Times New Roman" w:hAnsi="Times New Roman" w:cs="Times New Roman"/>
          <w:sz w:val="24"/>
          <w:szCs w:val="24"/>
        </w:rPr>
        <w:t xml:space="preserve"> in </w:t>
      </w:r>
      <w:r w:rsidR="00FF0798">
        <w:rPr>
          <w:rFonts w:ascii="Times New Roman" w:hAnsi="Times New Roman" w:cs="Times New Roman"/>
          <w:sz w:val="24"/>
          <w:szCs w:val="24"/>
        </w:rPr>
        <w:t xml:space="preserve">a 5-year </w:t>
      </w:r>
      <w:r w:rsidRPr="00703517">
        <w:rPr>
          <w:rFonts w:ascii="Times New Roman" w:hAnsi="Times New Roman" w:cs="Times New Roman"/>
          <w:sz w:val="24"/>
          <w:szCs w:val="24"/>
        </w:rPr>
        <w:t xml:space="preserve">occupancy interval </w:t>
      </w:r>
      <w:hyperlink r:id="rId26" w:anchor="0">
        <w:r w:rsidRPr="00703517">
          <w:rPr>
            <w:rFonts w:ascii="Times New Roman" w:hAnsi="Times New Roman" w:cs="Times New Roman"/>
            <w:noProof/>
            <w:sz w:val="24"/>
            <w:szCs w:val="24"/>
            <w:lang w:val="en-US"/>
          </w:rPr>
          <w:drawing>
            <wp:inline distT="19050" distB="19050" distL="19050" distR="19050" wp14:anchorId="1741A4CC" wp14:editId="4C5BEC3E">
              <wp:extent cx="38100" cy="1016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38100" cy="101600"/>
                      </a:xfrm>
                      <a:prstGeom prst="rect">
                        <a:avLst/>
                      </a:prstGeom>
                      <a:ln/>
                    </pic:spPr>
                  </pic:pic>
                </a:graphicData>
              </a:graphic>
            </wp:inline>
          </w:drawing>
        </w:r>
      </w:hyperlink>
      <w:r w:rsidRPr="0070351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oMath>
      <w:r w:rsidRPr="00703517">
        <w:rPr>
          <w:rFonts w:ascii="Times New Roman" w:hAnsi="Times New Roman" w:cs="Times New Roman"/>
          <w:sz w:val="24"/>
          <w:szCs w:val="24"/>
        </w:rPr>
        <w:t>is the mean occupancy probability for butterflies</w:t>
      </w:r>
      <w:ins w:id="210" w:author="Vaughn Shirey" w:date="2023-09-18T10:14:00Z">
        <w:r w:rsidR="00322982">
          <w:rPr>
            <w:rFonts w:ascii="Times New Roman" w:hAnsi="Times New Roman" w:cs="Times New Roman"/>
            <w:sz w:val="24"/>
            <w:szCs w:val="24"/>
          </w:rPr>
          <w:t>;</w:t>
        </w:r>
      </w:ins>
      <w:del w:id="211" w:author="Vaughn Shirey" w:date="2023-09-18T10:14:00Z">
        <w:r w:rsidRPr="00703517" w:rsidDel="00322982">
          <w:rPr>
            <w:rFonts w:ascii="Times New Roman" w:hAnsi="Times New Roman" w:cs="Times New Roman"/>
            <w:sz w:val="24"/>
            <w:szCs w:val="24"/>
          </w:rPr>
          <w:delText xml:space="preserve"> (on a linear scale);</w:delText>
        </w:r>
        <w:r w:rsidR="006B7D62" w:rsidRPr="00703517" w:rsidDel="00322982">
          <w:rPr>
            <w:rFonts w:ascii="Times New Roman" w:hAnsi="Times New Roman" w:cs="Times New Roman"/>
            <w:sz w:val="24"/>
            <w:szCs w:val="24"/>
          </w:rPr>
          <w:delText xml:space="preserve"> </w:delText>
        </w:r>
      </w:del>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s</m:t>
            </m:r>
          </m:sub>
        </m:sSub>
      </m:oMath>
      <w:r w:rsidR="007E4999">
        <w:rPr>
          <w:rFonts w:ascii="Times New Roman" w:hAnsi="Times New Roman" w:cs="Times New Roman"/>
          <w:sz w:val="24"/>
          <w:szCs w:val="24"/>
        </w:rPr>
        <w:t xml:space="preserve"> </w:t>
      </w:r>
      <w:r w:rsidRPr="00703517">
        <w:rPr>
          <w:rFonts w:ascii="Times New Roman" w:hAnsi="Times New Roman" w:cs="Times New Roman"/>
          <w:sz w:val="24"/>
          <w:szCs w:val="24"/>
        </w:rPr>
        <w:t>is a species-specific intercept</w:t>
      </w:r>
      <w:ins w:id="212" w:author="Vaughn Shirey" w:date="2023-09-18T10:05:00Z">
        <w:r w:rsidR="00972803">
          <w:rPr>
            <w:rFonts w:ascii="Times New Roman" w:hAnsi="Times New Roman" w:cs="Times New Roman"/>
            <w:sz w:val="24"/>
            <w:szCs w:val="24"/>
          </w:rPr>
          <w:t xml:space="preserve"> (random effect o</w:t>
        </w:r>
      </w:ins>
      <w:ins w:id="213" w:author="Vaughn Shirey" w:date="2023-09-18T10:06:00Z">
        <w:r w:rsidR="00972803">
          <w:rPr>
            <w:rFonts w:ascii="Times New Roman" w:hAnsi="Times New Roman" w:cs="Times New Roman"/>
            <w:sz w:val="24"/>
            <w:szCs w:val="24"/>
          </w:rPr>
          <w:t>f species)</w:t>
        </w:r>
      </w:ins>
      <w:r w:rsidRPr="00703517">
        <w:rPr>
          <w:rFonts w:ascii="Times New Roman" w:hAnsi="Times New Roman" w:cs="Times New Roman"/>
          <w:sz w:val="24"/>
          <w:szCs w:val="24"/>
        </w:rPr>
        <w:t xml:space="preserve">; </w:t>
      </w:r>
      <w:hyperlink r:id="rId28"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effect of terrestrial surface area on occupancy probability; and</w:t>
      </w:r>
      <w:r w:rsidR="00835D0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s1</m:t>
            </m:r>
          </m:sub>
        </m:sSub>
      </m:oMath>
      <w:r w:rsidRPr="00703517">
        <w:rPr>
          <w:rFonts w:ascii="Times New Roman" w:hAnsi="Times New Roman" w:cs="Times New Roman"/>
          <w:sz w:val="24"/>
          <w:szCs w:val="24"/>
        </w:rPr>
        <w:t xml:space="preserve"> is the species-specific effect (slope) of minimum temperature</w:t>
      </w:r>
      <w:r w:rsidR="00FF0798">
        <w:rPr>
          <w:rFonts w:ascii="Times New Roman" w:hAnsi="Times New Roman" w:cs="Times New Roman"/>
          <w:sz w:val="24"/>
          <w:szCs w:val="24"/>
        </w:rPr>
        <w:t xml:space="preserve"> or </w:t>
      </w:r>
      <w:r w:rsidRPr="00703517">
        <w:rPr>
          <w:rFonts w:ascii="Times New Roman" w:hAnsi="Times New Roman" w:cs="Times New Roman"/>
          <w:sz w:val="24"/>
          <w:szCs w:val="24"/>
        </w:rPr>
        <w:t xml:space="preserve">precipitation on occupancy. The parameter </w:t>
      </w:r>
      <w:hyperlink r:id="rId29"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s2</m:t>
              </m:r>
            </m:sub>
          </m:sSub>
        </m:oMath>
      </w:hyperlink>
      <w:r w:rsidRPr="00703517">
        <w:rPr>
          <w:rFonts w:ascii="Times New Roman" w:hAnsi="Times New Roman" w:cs="Times New Roman"/>
          <w:sz w:val="24"/>
          <w:szCs w:val="24"/>
        </w:rPr>
        <w:t xml:space="preserve"> is only estimated in the temperature model to estimate the potential quadratic effect of minimum temperature on occupancy probability</w:t>
      </w:r>
      <w:r w:rsidR="00F97FD8">
        <w:rPr>
          <w:rFonts w:ascii="Times New Roman" w:hAnsi="Times New Roman" w:cs="Times New Roman"/>
          <w:sz w:val="24"/>
          <w:szCs w:val="24"/>
        </w:rPr>
        <w:t xml:space="preserve"> (results for the precipitation analysis are presented in the Supplemental Material)</w:t>
      </w:r>
      <w:r w:rsidRPr="00703517">
        <w:rPr>
          <w:rFonts w:ascii="Times New Roman" w:hAnsi="Times New Roman" w:cs="Times New Roman"/>
          <w:sz w:val="24"/>
          <w:szCs w:val="24"/>
        </w:rPr>
        <w:t xml:space="preserve">. </w:t>
      </w:r>
      <w:del w:id="214" w:author="Vaughn Shirey" w:date="2023-09-18T10:08:00Z">
        <w:r w:rsidR="00FF0798" w:rsidDel="000B7ED5">
          <w:rPr>
            <w:rFonts w:ascii="Times New Roman" w:hAnsi="Times New Roman" w:cs="Times New Roman"/>
            <w:sz w:val="24"/>
            <w:szCs w:val="24"/>
          </w:rPr>
          <w:delText xml:space="preserve">We used uninformative priors for all parameters, thus </w:delText>
        </w:r>
        <w:r w:rsidRPr="00703517" w:rsidDel="000B7ED5">
          <w:rPr>
            <w:rFonts w:ascii="Times New Roman" w:hAnsi="Times New Roman" w:cs="Times New Roman"/>
            <w:sz w:val="24"/>
            <w:szCs w:val="24"/>
          </w:rPr>
          <w:delText>assum</w:delText>
        </w:r>
        <w:r w:rsidR="00FF0798" w:rsidDel="000B7ED5">
          <w:rPr>
            <w:rFonts w:ascii="Times New Roman" w:hAnsi="Times New Roman" w:cs="Times New Roman"/>
            <w:sz w:val="24"/>
            <w:szCs w:val="24"/>
          </w:rPr>
          <w:delText>ing</w:delText>
        </w:r>
        <w:r w:rsidRPr="00703517" w:rsidDel="000B7ED5">
          <w:rPr>
            <w:rFonts w:ascii="Times New Roman" w:hAnsi="Times New Roman" w:cs="Times New Roman"/>
            <w:sz w:val="24"/>
            <w:szCs w:val="24"/>
          </w:rPr>
          <w:delText xml:space="preserve"> values were drawn from normal distributions with a mean of zero and a variance that was estimated at the parameter level</w:delText>
        </w:r>
        <w:r w:rsidR="00B51C08" w:rsidDel="000B7ED5">
          <w:rPr>
            <w:rFonts w:ascii="Times New Roman" w:hAnsi="Times New Roman" w:cs="Times New Roman"/>
            <w:sz w:val="24"/>
            <w:szCs w:val="24"/>
          </w:rPr>
          <w:delText xml:space="preserve"> from a uniform distribution</w:delText>
        </w:r>
        <w:r w:rsidRPr="00703517" w:rsidDel="000B7ED5">
          <w:rPr>
            <w:rFonts w:ascii="Times New Roman" w:hAnsi="Times New Roman" w:cs="Times New Roman"/>
            <w:sz w:val="24"/>
            <w:szCs w:val="24"/>
          </w:rPr>
          <w:delText xml:space="preserve">. </w:delText>
        </w:r>
      </w:del>
    </w:p>
    <w:p w14:paraId="3B4F9E6C" w14:textId="2DF04122"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The detection component of our model was informed by a random-effects structure which included an average intercept value estimated across all grid cell, occupancy interval, and species combinations, a fixed-effect of occupancy interval on detection (to account for potentially increasing detectability due to modern survey methods and digital platforms such as iNaturalist), and two random intercepts that varies by (a) species and (b) cell by occupancy interval. Mathematically, our detection component is defined as:</w:t>
      </w:r>
    </w:p>
    <w:p w14:paraId="74FF71AA" w14:textId="3CEA171B" w:rsidR="00123762" w:rsidRDefault="00123762">
      <w:pPr>
        <w:spacing w:line="480" w:lineRule="auto"/>
        <w:ind w:firstLine="720"/>
        <w:jc w:val="both"/>
        <w:rPr>
          <w:rFonts w:ascii="Times New Roman" w:hAnsi="Times New Roman" w:cs="Times New Roman"/>
          <w:sz w:val="24"/>
          <w:szCs w:val="24"/>
        </w:rPr>
      </w:pPr>
    </w:p>
    <w:p w14:paraId="7B853974" w14:textId="08A76E6D" w:rsidR="00C53570" w:rsidRPr="00703517" w:rsidRDefault="00000000">
      <w:pPr>
        <w:spacing w:line="48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ins w:id="215" w:author="Vaughn Shirey" w:date="2023-09-18T10:04:00Z">
                  <w:rPr>
                    <w:rFonts w:ascii="Cambria Math" w:hAnsi="Cambria Math" w:cs="Times New Roman"/>
                    <w:sz w:val="24"/>
                    <w:szCs w:val="24"/>
                  </w:rPr>
                  <m:t>logit(</m:t>
                </w:ins>
              </m:r>
              <m:r>
                <w:rPr>
                  <w:rFonts w:ascii="Cambria Math" w:hAnsi="Cambria Math" w:cs="Times New Roman"/>
                  <w:sz w:val="24"/>
                  <w:szCs w:val="24"/>
                </w:rPr>
                <m:t>p</m:t>
              </m:r>
            </m:e>
            <m:sub>
              <m:r>
                <w:rPr>
                  <w:rFonts w:ascii="Cambria Math" w:hAnsi="Cambria Math" w:cs="Times New Roman"/>
                  <w:sz w:val="24"/>
                  <w:szCs w:val="24"/>
                </w:rPr>
                <m:t>k,t,s</m:t>
              </m:r>
            </m:sub>
          </m:sSub>
          <m:r>
            <w:ins w:id="216" w:author="Vaughn Shirey" w:date="2023-09-18T10:04:00Z">
              <m:rPr>
                <m:sty m:val="p"/>
              </m:rPr>
              <w:rPr>
                <w:rFonts w:ascii="Cambria Math" w:hAnsi="Cambria Math" w:cs="Times New Roman"/>
                <w:sz w:val="24"/>
                <w:szCs w:val="24"/>
              </w:rPr>
              <m:t>)</m:t>
            </w:ins>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OccupancyInterval</m:t>
          </m:r>
        </m:oMath>
      </m:oMathPara>
    </w:p>
    <w:p w14:paraId="6C740953" w14:textId="751050DB" w:rsidR="00123762" w:rsidRPr="00703517" w:rsidRDefault="00000000" w:rsidP="00C53570">
      <w:pPr>
        <w:spacing w:line="480" w:lineRule="auto"/>
        <w:jc w:val="center"/>
        <w:rPr>
          <w:rFonts w:ascii="Times New Roman" w:hAnsi="Times New Roman" w:cs="Times New Roman"/>
          <w:sz w:val="24"/>
          <w:szCs w:val="24"/>
        </w:rPr>
      </w:pPr>
      <w:hyperlink r:id="rId30" w:anchor="0"/>
    </w:p>
    <w:p w14:paraId="00431042" w14:textId="182B9D13"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k,t,s</m:t>
            </m:r>
          </m:sub>
        </m:sSub>
      </m:oMath>
      <w:r w:rsidRPr="00703517">
        <w:rPr>
          <w:rFonts w:ascii="Times New Roman" w:hAnsi="Times New Roman" w:cs="Times New Roman"/>
          <w:sz w:val="24"/>
          <w:szCs w:val="24"/>
        </w:rPr>
        <w:t xml:space="preserve"> is the detection probability of a given species, </w:t>
      </w:r>
      <w:hyperlink r:id="rId31" w:anchor="0">
        <m:oMath>
          <m:r>
            <w:rPr>
              <w:rFonts w:ascii="Cambria Math" w:hAnsi="Cambria Math" w:cs="Times New Roman"/>
              <w:sz w:val="24"/>
              <w:szCs w:val="24"/>
            </w:rPr>
            <m:t>s</m:t>
          </m:r>
        </m:oMath>
      </w:hyperlink>
      <w:r w:rsidRPr="00703517">
        <w:rPr>
          <w:rFonts w:ascii="Times New Roman" w:hAnsi="Times New Roman" w:cs="Times New Roman"/>
          <w:sz w:val="24"/>
          <w:szCs w:val="24"/>
        </w:rPr>
        <w:t xml:space="preserve">, during a given occupancy interval, </w:t>
      </w:r>
      <w:hyperlink r:id="rId32" w:anchor="0">
        <m:oMath>
          <m:r>
            <w:rPr>
              <w:rFonts w:ascii="Cambria Math" w:hAnsi="Cambria Math" w:cs="Times New Roman"/>
              <w:sz w:val="24"/>
              <w:szCs w:val="24"/>
            </w:rPr>
            <m:t>t</m:t>
          </m:r>
        </m:oMath>
      </w:hyperlink>
      <w:r w:rsidRPr="00703517">
        <w:rPr>
          <w:rFonts w:ascii="Times New Roman" w:hAnsi="Times New Roman" w:cs="Times New Roman"/>
          <w:sz w:val="24"/>
          <w:szCs w:val="24"/>
        </w:rPr>
        <w:t xml:space="preserve">, at a particular cell, </w:t>
      </w:r>
      <w:hyperlink r:id="rId33" w:anchor="0">
        <m:oMath>
          <m:r>
            <w:rPr>
              <w:rFonts w:ascii="Cambria Math" w:hAnsi="Cambria Math" w:cs="Times New Roman"/>
              <w:sz w:val="24"/>
              <w:szCs w:val="24"/>
            </w:rPr>
            <m:t>k</m:t>
          </m:r>
        </m:oMath>
      </w:hyperlink>
      <w:r w:rsidRPr="00703517">
        <w:rPr>
          <w:rFonts w:ascii="Times New Roman" w:hAnsi="Times New Roman" w:cs="Times New Roman"/>
          <w:sz w:val="24"/>
          <w:szCs w:val="24"/>
        </w:rPr>
        <w:t xml:space="preserve">; the parameter </w:t>
      </w:r>
      <w:hyperlink r:id="rId34"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mean detection probability for all butterflies</w:t>
      </w:r>
      <w:del w:id="217" w:author="Vaughn Shirey" w:date="2023-09-18T10:14:00Z">
        <w:r w:rsidRPr="00703517" w:rsidDel="00322982">
          <w:rPr>
            <w:rFonts w:ascii="Times New Roman" w:hAnsi="Times New Roman" w:cs="Times New Roman"/>
            <w:sz w:val="24"/>
            <w:szCs w:val="24"/>
          </w:rPr>
          <w:delText xml:space="preserve"> (on a linear scale)</w:delText>
        </w:r>
      </w:del>
      <w:r w:rsidRPr="00703517">
        <w:rPr>
          <w:rFonts w:ascii="Times New Roman" w:hAnsi="Times New Roman" w:cs="Times New Roman"/>
          <w:sz w:val="24"/>
          <w:szCs w:val="24"/>
        </w:rPr>
        <w:t xml:space="preserve">; </w:t>
      </w:r>
      <w:hyperlink r:id="rId35"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s</m:t>
              </m:r>
            </m:sub>
          </m:sSub>
        </m:oMath>
      </w:hyperlink>
      <w:r w:rsidRPr="00703517">
        <w:rPr>
          <w:rFonts w:ascii="Times New Roman" w:hAnsi="Times New Roman" w:cs="Times New Roman"/>
          <w:sz w:val="24"/>
          <w:szCs w:val="24"/>
        </w:rPr>
        <w:t xml:space="preserve"> is a random species-specific intercept</w:t>
      </w:r>
      <w:ins w:id="218" w:author="Vaughn Shirey" w:date="2023-09-18T10:05:00Z">
        <w:r w:rsidR="008E20FA">
          <w:rPr>
            <w:rFonts w:ascii="Times New Roman" w:hAnsi="Times New Roman" w:cs="Times New Roman"/>
            <w:sz w:val="24"/>
            <w:szCs w:val="24"/>
          </w:rPr>
          <w:t xml:space="preserve"> (random effect of species)</w:t>
        </w:r>
      </w:ins>
      <w:r w:rsidRPr="00703517">
        <w:rPr>
          <w:rFonts w:ascii="Times New Roman" w:hAnsi="Times New Roman" w:cs="Times New Roman"/>
          <w:sz w:val="24"/>
          <w:szCs w:val="24"/>
        </w:rPr>
        <w:t xml:space="preserve">; </w:t>
      </w:r>
      <w:hyperlink r:id="rId36"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k,t</m:t>
              </m:r>
            </m:sub>
          </m:sSub>
        </m:oMath>
      </w:hyperlink>
      <w:r w:rsidRPr="00703517">
        <w:rPr>
          <w:rFonts w:ascii="Times New Roman" w:hAnsi="Times New Roman" w:cs="Times New Roman"/>
          <w:sz w:val="24"/>
          <w:szCs w:val="24"/>
        </w:rPr>
        <w:t xml:space="preserve"> is a cell by occupancy interval random intercept</w:t>
      </w:r>
      <w:ins w:id="219" w:author="Vaughn Shirey" w:date="2023-09-18T10:05:00Z">
        <w:r w:rsidR="008E20FA">
          <w:rPr>
            <w:rFonts w:ascii="Times New Roman" w:hAnsi="Times New Roman" w:cs="Times New Roman"/>
            <w:sz w:val="24"/>
            <w:szCs w:val="24"/>
          </w:rPr>
          <w:t xml:space="preserve"> (random effect of location </w:t>
        </w:r>
      </w:ins>
      <w:ins w:id="220" w:author="Vaughn Shirey" w:date="2023-09-18T10:08:00Z">
        <w:r w:rsidR="00D417A3">
          <w:rPr>
            <w:rFonts w:ascii="Times New Roman" w:hAnsi="Times New Roman" w:cs="Times New Roman"/>
            <w:sz w:val="24"/>
            <w:szCs w:val="24"/>
          </w:rPr>
          <w:t>by</w:t>
        </w:r>
      </w:ins>
      <w:ins w:id="221" w:author="Vaughn Shirey" w:date="2023-09-18T10:05:00Z">
        <w:r w:rsidR="008E20FA">
          <w:rPr>
            <w:rFonts w:ascii="Times New Roman" w:hAnsi="Times New Roman" w:cs="Times New Roman"/>
            <w:sz w:val="24"/>
            <w:szCs w:val="24"/>
          </w:rPr>
          <w:t xml:space="preserve"> year)</w:t>
        </w:r>
      </w:ins>
      <w:r w:rsidRPr="00703517">
        <w:rPr>
          <w:rFonts w:ascii="Times New Roman" w:hAnsi="Times New Roman" w:cs="Times New Roman"/>
          <w:sz w:val="24"/>
          <w:szCs w:val="24"/>
        </w:rPr>
        <w:t xml:space="preserve">; and </w:t>
      </w:r>
      <w:hyperlink r:id="rId37"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effect of occupancy interval on detection probability. For all parameters, we assumed the </w:t>
      </w:r>
      <w:r w:rsidRPr="00703517">
        <w:rPr>
          <w:rFonts w:ascii="Times New Roman" w:hAnsi="Times New Roman" w:cs="Times New Roman"/>
          <w:sz w:val="24"/>
          <w:szCs w:val="24"/>
        </w:rPr>
        <w:lastRenderedPageBreak/>
        <w:t xml:space="preserve">values were to be drawn from </w:t>
      </w:r>
      <w:ins w:id="222" w:author="Vaughn Shirey" w:date="2023-09-18T10:13:00Z">
        <w:r w:rsidR="00322982">
          <w:rPr>
            <w:rFonts w:ascii="Times New Roman" w:hAnsi="Times New Roman" w:cs="Times New Roman"/>
            <w:sz w:val="24"/>
            <w:szCs w:val="24"/>
          </w:rPr>
          <w:t xml:space="preserve">independent </w:t>
        </w:r>
      </w:ins>
      <w:r w:rsidRPr="00703517">
        <w:rPr>
          <w:rFonts w:ascii="Times New Roman" w:hAnsi="Times New Roman" w:cs="Times New Roman"/>
          <w:sz w:val="24"/>
          <w:szCs w:val="24"/>
        </w:rPr>
        <w:t>normal distributions with a mean of zero and a variance that was estimated at the parameter level</w:t>
      </w:r>
      <w:r w:rsidR="00513D01">
        <w:rPr>
          <w:rFonts w:ascii="Times New Roman" w:hAnsi="Times New Roman" w:cs="Times New Roman"/>
          <w:sz w:val="24"/>
          <w:szCs w:val="24"/>
        </w:rPr>
        <w:t xml:space="preserve"> from a uniform distribution</w:t>
      </w:r>
      <w:r w:rsidRPr="00703517">
        <w:rPr>
          <w:rFonts w:ascii="Times New Roman" w:hAnsi="Times New Roman" w:cs="Times New Roman"/>
          <w:sz w:val="24"/>
          <w:szCs w:val="24"/>
        </w:rPr>
        <w:t>.</w:t>
      </w:r>
      <w:ins w:id="223" w:author="Vaughn Shirey" w:date="2023-09-18T10:11:00Z">
        <w:r w:rsidR="000B7ED5">
          <w:rPr>
            <w:rFonts w:ascii="Times New Roman" w:hAnsi="Times New Roman" w:cs="Times New Roman"/>
            <w:sz w:val="24"/>
            <w:szCs w:val="24"/>
          </w:rPr>
          <w:t xml:space="preserve"> This means that we start our model by assuming no effect of climate on species occupancy or year on species detection.</w:t>
        </w:r>
      </w:ins>
      <w:r w:rsidRPr="00703517">
        <w:rPr>
          <w:rFonts w:ascii="Times New Roman" w:hAnsi="Times New Roman" w:cs="Times New Roman"/>
          <w:sz w:val="24"/>
          <w:szCs w:val="24"/>
        </w:rPr>
        <w:t xml:space="preserve"> Finally, the likelihood in our model was defined by the product of the latent occupancy state (either present or absent per a Bernoulli draw of the calculated occupancy probability </w:t>
      </w:r>
      <w:hyperlink r:id="rId38" w:anchor="0">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m:rPr>
                  <m:sty m:val="p"/>
                </m:rPr>
                <w:rPr>
                  <w:rFonts w:ascii="Cambria Math" w:hAnsi="Cambria Math"/>
                </w:rPr>
                <m:t>k,t,s</m:t>
              </m:r>
            </m:sub>
          </m:sSub>
        </m:oMath>
      </w:hyperlink>
      <w:r w:rsidRPr="00703517">
        <w:rPr>
          <w:rFonts w:ascii="Times New Roman" w:hAnsi="Times New Roman" w:cs="Times New Roman"/>
          <w:sz w:val="24"/>
          <w:szCs w:val="24"/>
        </w:rPr>
        <w:t xml:space="preserve">) and the probability of detection, </w:t>
      </w:r>
      <w:hyperlink r:id="rId39" w:anchor="0">
        <m:oMath>
          <m:sSub>
            <m:sSubPr>
              <m:ctrlPr>
                <w:rPr>
                  <w:rFonts w:ascii="Cambria Math" w:hAnsi="Cambria Math"/>
                  <w:i/>
                </w:rPr>
              </m:ctrlPr>
            </m:sSubPr>
            <m:e>
              <m:r>
                <w:rPr>
                  <w:rFonts w:ascii="Cambria Math" w:hAnsi="Cambria Math"/>
                </w:rPr>
                <m:t>p</m:t>
              </m:r>
            </m:e>
            <m:sub>
              <m:r>
                <w:rPr>
                  <w:rFonts w:ascii="Cambria Math" w:hAnsi="Cambria Math"/>
                </w:rPr>
                <m:t>k,t,s</m:t>
              </m:r>
            </m:sub>
          </m:sSub>
        </m:oMath>
      </w:hyperlink>
      <w:r w:rsidRPr="00703517">
        <w:rPr>
          <w:rFonts w:ascii="Times New Roman" w:hAnsi="Times New Roman" w:cs="Times New Roman"/>
          <w:sz w:val="24"/>
          <w:szCs w:val="24"/>
        </w:rPr>
        <w:t>.</w:t>
      </w:r>
    </w:p>
    <w:p w14:paraId="27D3649B" w14:textId="2357A98D"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We ran our occupancy models using JAGS</w:t>
      </w:r>
      <w:r w:rsidR="002D66A9" w:rsidRPr="00703517">
        <w:rPr>
          <w:rFonts w:ascii="Times New Roman" w:hAnsi="Times New Roman" w:cs="Times New Roman"/>
          <w:sz w:val="24"/>
          <w:szCs w:val="24"/>
        </w:rPr>
        <w:t xml:space="preserve"> </w:t>
      </w:r>
      <w:r w:rsidR="002D66A9"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{"citationID":"0eK6MLw0","properties":{"formattedCitation":"(Plummer 2003)","plainCitation":"(Plummer 2003)","noteIndex":0},"citationItems":[{"id":789,"uris":["http://zotero.org/users/3183432/items/53GK3KCI"],"itemData":{"id":789,"type":"paper-conference","container-title":"Proceedings of the 3rd international workshop on distributed statistical computing","note":"issue: 125.10","page":"1–10","publisher":"Vienna, Austria.","title":"JAGS: A program for analysis of Bayesian graphical models using Gibbs sampling","volume":"124","author":[{"family":"Plummer","given":"Martyn"}],"issued":{"date-parts":[["2003"]]}}}],"schema":"https://github.com/citation-style-language/schema/raw/master/csl-citation.json"} </w:instrText>
      </w:r>
      <w:r w:rsidR="002D66A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(Plummer 2003)</w:t>
      </w:r>
      <w:r w:rsidR="002D66A9" w:rsidRPr="00703517">
        <w:rPr>
          <w:rFonts w:ascii="Times New Roman" w:hAnsi="Times New Roman" w:cs="Times New Roman"/>
          <w:sz w:val="24"/>
          <w:szCs w:val="24"/>
        </w:rPr>
        <w:fldChar w:fldCharType="end"/>
      </w:r>
      <w:r w:rsidR="002D66A9"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on each detection/non-detection dataset for 150,000 iterations, 50,000 of which were discarded as “burn-in,” </w:t>
      </w:r>
      <w:r w:rsidR="00BD2664">
        <w:rPr>
          <w:rFonts w:ascii="Times New Roman" w:hAnsi="Times New Roman" w:cs="Times New Roman"/>
          <w:sz w:val="24"/>
          <w:szCs w:val="24"/>
        </w:rPr>
        <w:t xml:space="preserve">retaining the samples of </w:t>
      </w:r>
      <w:r w:rsidRPr="00703517">
        <w:rPr>
          <w:rFonts w:ascii="Times New Roman" w:hAnsi="Times New Roman" w:cs="Times New Roman"/>
          <w:sz w:val="24"/>
          <w:szCs w:val="24"/>
        </w:rPr>
        <w:t>every 100 iterations across four chains for a total of 4,000 samples from the posterior distribution. We assessed convergence across these chains by examining both Gelman-Rubin diagnostic values</w:t>
      </w:r>
      <w:r w:rsidR="005F10F8">
        <w:rPr>
          <w:rFonts w:ascii="Times New Roman" w:hAnsi="Times New Roman" w:cs="Times New Roman"/>
          <w:sz w:val="24"/>
          <w:szCs w:val="24"/>
        </w:rPr>
        <w:t xml:space="preserve"> </w:t>
      </w:r>
      <w:r w:rsidR="005F10F8" w:rsidRPr="00703517">
        <w:rPr>
          <w:rFonts w:ascii="Times New Roman" w:hAnsi="Times New Roman" w:cs="Times New Roman"/>
          <w:sz w:val="24"/>
          <w:szCs w:val="24"/>
        </w:rPr>
        <w:t>using 1.1 as an upper threshold</w:t>
      </w:r>
      <w:r w:rsidRPr="00703517">
        <w:rPr>
          <w:rFonts w:ascii="Times New Roman" w:hAnsi="Times New Roman" w:cs="Times New Roman"/>
          <w:sz w:val="24"/>
          <w:szCs w:val="24"/>
        </w:rPr>
        <w:t xml:space="preserve"> </w:t>
      </w:r>
      <w:r w:rsidR="00E24CE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{"citationID":"pFrq8Htx","properties":{"formattedCitation":"(Gelman &amp; Rubin 1992)","plainCitation":"(Gelman &amp; Rubin 1992)","noteIndex":0},"citationItems":[{"id":788,"uris":["http://zotero.org/users/3183432/items/F6V32TTQ"],"itemData":{"id":788,"type":"article-journal","container-title":"Statistical science","note":"publisher: JSTOR","page":"457–472","title":"Inference from iterative simulation using multiple sequences","author":[{"family":"Gelman","given":"Andrew"},{"family":"Rubin","given":"Donald B"}],"issued":{"date-parts":[["1992"]]}}}],"schema":"https://github.com/citation-style-language/schema/raw/master/csl-citation.json"} </w:instrText>
      </w:r>
      <w:r w:rsidR="00E24CE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(Gelman &amp; Rubin 1992)</w:t>
      </w:r>
      <w:r w:rsidR="00E24CE0" w:rsidRPr="00703517">
        <w:rPr>
          <w:rFonts w:ascii="Times New Roman" w:hAnsi="Times New Roman" w:cs="Times New Roman"/>
          <w:sz w:val="24"/>
          <w:szCs w:val="24"/>
        </w:rPr>
        <w:fldChar w:fldCharType="end"/>
      </w:r>
      <w:r w:rsidR="005F10F8">
        <w:rPr>
          <w:rFonts w:ascii="Times New Roman" w:hAnsi="Times New Roman" w:cs="Times New Roman"/>
          <w:sz w:val="24"/>
          <w:szCs w:val="24"/>
        </w:rPr>
        <w:t xml:space="preserve"> </w:t>
      </w:r>
      <w:hyperlink r:id="rId40"/>
      <w:r w:rsidRPr="00703517">
        <w:rPr>
          <w:rFonts w:ascii="Times New Roman" w:hAnsi="Times New Roman" w:cs="Times New Roman"/>
          <w:sz w:val="24"/>
          <w:szCs w:val="24"/>
        </w:rPr>
        <w:t xml:space="preserve">and by visually inspecting the trace plots for all parameters (provided in the Supplementary Material). We used the R packages “jagsUI” </w:t>
      </w:r>
      <w:r w:rsidR="0011625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{"citationID":"q2impz4j","properties":{"formattedCitation":"(Kellner 2021)","plainCitation":"(Kellner 2021)","noteIndex":0},"citationItems":[{"id":670,"uris":["http://zotero.org/users/3183432/items/LNA9U5EY"],"itemData":{"id":670,"type":"book","title":"jagsUI: A Wrapper Around 'rjags' to Streamline 'JAGS' Analyses","URL":"https://CRAN.R-project.org/package=jagsUI","author":[{"family":"Kellner","given":"Ken"}],"issued":{"date-parts":[["2021"]]}}}],"schema":"https://github.com/citation-style-language/schema/raw/master/csl-citation.json"}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(Kellner 2021)</w:t>
      </w:r>
      <w:r w:rsidR="0011625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and “MCMCvis” </w:t>
      </w:r>
      <w:r w:rsidR="0011625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{"citationID":"kcKTUuo9","properties":{"formattedCitation":"(Youngflesh 2018)","plainCitation":"(Youngflesh 2018)","noteIndex":0},"citationItems":[{"id":672,"uris":["http://zotero.org/users/3183432/items/4ANJLXGI"],"itemData":{"id":672,"type":"article-journal","container-title":"Journal of Open Source Software","DOI":"10.21105/joss.00640","issue":"24","page":"640","title":"MCMCvis: Tools to visualize, manipulate, and summarize MCMC output","volume":"3","author":[{"family":"Youngflesh","given":"Casey"}],"issued":{"date-parts":[["2018"]]}}}],"schema":"https://github.com/citation-style-language/schema/raw/master/csl-citation.json"}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(Youngflesh 2018)</w:t>
      </w:r>
      <w:r w:rsidR="00116258" w:rsidRPr="00703517">
        <w:rPr>
          <w:rFonts w:ascii="Times New Roman" w:hAnsi="Times New Roman" w:cs="Times New Roman"/>
          <w:sz w:val="24"/>
          <w:szCs w:val="24"/>
        </w:rPr>
        <w:fldChar w:fldCharType="end"/>
      </w:r>
      <w:r w:rsidR="00116258" w:rsidRPr="00703517">
        <w:rPr>
          <w:rFonts w:ascii="Times New Roman" w:hAnsi="Times New Roman" w:cs="Times New Roman"/>
          <w:sz w:val="24"/>
          <w:szCs w:val="24"/>
        </w:rPr>
        <w:t xml:space="preserve"> </w:t>
      </w:r>
      <w:r w:rsidRPr="00703517">
        <w:rPr>
          <w:rFonts w:ascii="Times New Roman" w:hAnsi="Times New Roman" w:cs="Times New Roman"/>
          <w:sz w:val="24"/>
          <w:szCs w:val="24"/>
        </w:rPr>
        <w:t>to complete the majority of this work. Visualizations of model performance metrics are included in the Supplemental Material.</w:t>
      </w:r>
    </w:p>
    <w:p w14:paraId="73C763BA" w14:textId="77777777" w:rsidR="00F21671" w:rsidRPr="00703517" w:rsidRDefault="00F21671">
      <w:pPr>
        <w:spacing w:line="480" w:lineRule="auto"/>
        <w:ind w:firstLine="720"/>
        <w:jc w:val="both"/>
        <w:rPr>
          <w:rFonts w:ascii="Times New Roman" w:hAnsi="Times New Roman" w:cs="Times New Roman"/>
          <w:sz w:val="24"/>
          <w:szCs w:val="24"/>
        </w:rPr>
      </w:pPr>
    </w:p>
    <w:p w14:paraId="4349C17E" w14:textId="77777777"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b/>
          <w:i/>
          <w:sz w:val="24"/>
          <w:szCs w:val="24"/>
        </w:rPr>
        <w:t>2.5 Post-hoc Trait Analysis</w:t>
      </w:r>
    </w:p>
    <w:p w14:paraId="299D597E" w14:textId="5C693EBF" w:rsidR="00ED5AF9" w:rsidRDefault="00341DE7" w:rsidP="00D4778E">
      <w:pPr>
        <w:spacing w:before="240"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Species’ traits have been demonstrated to be associated with changes in species’ ranges over time and in the relative risk of</w:t>
      </w:r>
      <w:r w:rsidR="009643EB" w:rsidRPr="00703517">
        <w:rPr>
          <w:rFonts w:ascii="Times New Roman" w:hAnsi="Times New Roman" w:cs="Times New Roman"/>
          <w:sz w:val="24"/>
          <w:szCs w:val="24"/>
        </w:rPr>
        <w:t xml:space="preserve"> decline</w:t>
      </w:r>
      <w:r w:rsidR="00EE13EA">
        <w:rPr>
          <w:rFonts w:ascii="Times New Roman" w:hAnsi="Times New Roman" w:cs="Times New Roman"/>
          <w:sz w:val="24"/>
          <w:szCs w:val="24"/>
        </w:rPr>
        <w:t xml:space="preserve"> </w:t>
      </w:r>
      <w:r w:rsidR="00EE13EA">
        <w:rPr>
          <w:rFonts w:ascii="Times New Roman" w:hAnsi="Times New Roman" w:cs="Times New Roman"/>
          <w:sz w:val="24"/>
          <w:szCs w:val="24"/>
        </w:rPr>
        <w:fldChar w:fldCharType="begin"/>
      </w:r>
      <w:r w:rsidR="00EE13EA">
        <w:rPr>
          <w:rFonts w:ascii="Times New Roman" w:hAnsi="Times New Roman" w:cs="Times New Roman"/>
          <w:sz w:val="24"/>
          <w:szCs w:val="24"/>
        </w:rPr>
        <w:instrText xml:space="preserve"> ADDIN ZOTERO_ITEM CSL_CITATION {"citationID":"TgPqnNsi","properties":{"formattedCitation":"(Keinath {\\i{}et al.} 2017)","plainCitation":"(Keinath et al. 2017)","noteIndex":0},"citationItems":[{"id":1234,"uris":["http://zotero.org/users/3183432/items/M698R52Q"],"itemData":{"id":1234,"type":"article-journal","container-title":"Global Ecology and Biogeography","issue":"1","note":"publisher: Wiley Online Library","page":"115–127","title":"A global analysis of traits predicting species sensitivity to habitat fragmentation","volume":"26","author":[{"family":"Keinath","given":"Douglas A"},{"family":"Doak","given":"Daniel F"},{"family":"Hodges","given":"Karen E"},{"family":"Prugh","given":"Laura R"},{"family":"Fagan","given":"William"},{"family":"Sekercioglu","given":"Cagan H"},{"family":"Buchart","given":"Stuart HM"},{"family":"Kauffman","given":"Matthew"}],"issued":{"date-parts":[["2017"]]}}}],"schema":"https://github.com/citation-style-language/schema/raw/master/csl-citation.json"} </w:instrText>
      </w:r>
      <w:r w:rsidR="00EE13EA">
        <w:rPr>
          <w:rFonts w:ascii="Times New Roman" w:hAnsi="Times New Roman" w:cs="Times New Roman"/>
          <w:sz w:val="24"/>
          <w:szCs w:val="24"/>
        </w:rPr>
        <w:fldChar w:fldCharType="separate"/>
      </w:r>
      <w:r w:rsidR="00EE13EA" w:rsidRPr="00EE13EA">
        <w:rPr>
          <w:rFonts w:ascii="Times New Roman" w:hAnsi="Times New Roman" w:cs="Times New Roman"/>
          <w:sz w:val="24"/>
          <w:szCs w:val="24"/>
        </w:rPr>
        <w:t xml:space="preserve">(Keinath </w:t>
      </w:r>
      <w:r w:rsidR="00EE13EA" w:rsidRPr="00EE13EA">
        <w:rPr>
          <w:rFonts w:ascii="Times New Roman" w:hAnsi="Times New Roman" w:cs="Times New Roman"/>
          <w:i/>
          <w:iCs/>
          <w:sz w:val="24"/>
          <w:szCs w:val="24"/>
        </w:rPr>
        <w:t>et al.</w:t>
      </w:r>
      <w:r w:rsidR="00EE13EA" w:rsidRPr="00EE13EA">
        <w:rPr>
          <w:rFonts w:ascii="Times New Roman" w:hAnsi="Times New Roman" w:cs="Times New Roman"/>
          <w:sz w:val="24"/>
          <w:szCs w:val="24"/>
        </w:rPr>
        <w:t xml:space="preserve"> 2017)</w:t>
      </w:r>
      <w:r w:rsidR="00EE13EA">
        <w:rPr>
          <w:rFonts w:ascii="Times New Roman" w:hAnsi="Times New Roman" w:cs="Times New Roman"/>
          <w:sz w:val="24"/>
          <w:szCs w:val="24"/>
        </w:rPr>
        <w:fldChar w:fldCharType="end"/>
      </w:r>
      <w:r w:rsidR="009643EB" w:rsidRPr="00703517">
        <w:rPr>
          <w:rFonts w:ascii="Times New Roman" w:hAnsi="Times New Roman" w:cs="Times New Roman"/>
          <w:sz w:val="24"/>
          <w:szCs w:val="24"/>
        </w:rPr>
        <w:t xml:space="preserve"> or </w:t>
      </w:r>
      <w:r w:rsidRPr="00703517">
        <w:rPr>
          <w:rFonts w:ascii="Times New Roman" w:hAnsi="Times New Roman" w:cs="Times New Roman"/>
          <w:sz w:val="24"/>
          <w:szCs w:val="24"/>
        </w:rPr>
        <w:t xml:space="preserve"> extinction </w:t>
      </w:r>
      <w:r w:rsidR="00EE13EA">
        <w:rPr>
          <w:rFonts w:ascii="Times New Roman" w:hAnsi="Times New Roman" w:cs="Times New Roman"/>
          <w:sz w:val="24"/>
          <w:szCs w:val="24"/>
        </w:rPr>
        <w:fldChar w:fldCharType="begin"/>
      </w:r>
      <w:r w:rsidR="001134BC">
        <w:rPr>
          <w:rFonts w:ascii="Times New Roman" w:hAnsi="Times New Roman" w:cs="Times New Roman"/>
          <w:sz w:val="24"/>
          <w:szCs w:val="24"/>
        </w:rPr>
        <w:instrText xml:space="preserve"> ADDIN ZOTERO_ITEM CSL_CITATION {"citationID":"hSF4SGWf","properties":{"formattedCitation":"(Fagan {\\i{}et al.} 2001; Chichorro {\\i{}et al.} 2019, 2022)","plainCitation":"(Fagan et al. 2001; Chichorro et al. 2019, 2022)","noteIndex":0},"citationItems":[{"id":1236,"uris":["http://zotero.org/users/3183432/items/AGU75VYC"],"itemData":{"id":1236,"type":"article-journal","container-title":"Ecology Letters","issue":"2","note":"publisher: John Wiley &amp; Sons, Incorporated","page":"132–138","title":"Characterizing population vulnerability for 758 species","volume":"4","author":[{"family":"Fagan","given":"WF"},{"family":"Meir","given":"E"},{"family":"Prendergast","given":"J"},{"family":"Folarin","given":"A"},{"family":"Karieva","given":"P"}],"issued":{"date-parts":[["2001"]]}}},{"id":1235,"uris":["http://zotero.org/users/3183432/items/CQP4XBXW"],"itemData":{"id":1235,"type":"article-journal","container-title":"Biological Conservation","note":"publisher: Elsevier","page":"220–229","title":"A review of the relation between species traits and extinction risk","volume":"237","author":[{"family":"Chichorro","given":"Filipe"},{"family":"Juslén","given":"Aino"},{"family":"Cardoso","given":"Pedro"}],"issued":{"date-parts":[["2019"]]}}},{"id":782,"uris":["http://zotero.org/users/3183432/items/3UJMXCPN"],"itemData":{"id":782,"type":"article-journal","container-title":"Biological Conservation","note":"publisher: Elsevier","page":"109738","title":"Trait-based prediction of extinction risk across terrestrial taxa","volume":"274","author":[{"family":"Chichorro","given":"Filipe"},{"family":"Urbano","given":"Fernando"},{"family":"Teixeira","given":"Dinarte"},{"family":"Väre","given":"Henry"},{"family":"Pinto","given":"Tiago"},{"family":"Brummitt","given":"Neil"},{"family":"He","given":"Xiaolan"},{"family":"Hochkirch","given":"Axel"},{"family":"Hyvönen","given":"Jaakko"},{"family":"Kaila","given":"Lauri"},{"literal":"others"}],"issued":{"date-parts":[["2022"]]}}}],"schema":"https://github.com/citation-style-language/schema/raw/master/csl-citation.json"} </w:instrText>
      </w:r>
      <w:r w:rsidR="00EE13EA">
        <w:rPr>
          <w:rFonts w:ascii="Times New Roman" w:hAnsi="Times New Roman" w:cs="Times New Roman"/>
          <w:sz w:val="24"/>
          <w:szCs w:val="24"/>
        </w:rPr>
        <w:fldChar w:fldCharType="separate"/>
      </w:r>
      <w:r w:rsidR="001134BC" w:rsidRPr="001134BC">
        <w:rPr>
          <w:rFonts w:ascii="Times New Roman" w:hAnsi="Times New Roman" w:cs="Times New Roman"/>
          <w:sz w:val="24"/>
          <w:szCs w:val="24"/>
        </w:rPr>
        <w:t xml:space="preserve">(Fagan </w:t>
      </w:r>
      <w:r w:rsidR="001134BC" w:rsidRPr="001134BC">
        <w:rPr>
          <w:rFonts w:ascii="Times New Roman" w:hAnsi="Times New Roman" w:cs="Times New Roman"/>
          <w:i/>
          <w:iCs/>
          <w:sz w:val="24"/>
          <w:szCs w:val="24"/>
        </w:rPr>
        <w:t>et al.</w:t>
      </w:r>
      <w:r w:rsidR="001134BC" w:rsidRPr="001134BC">
        <w:rPr>
          <w:rFonts w:ascii="Times New Roman" w:hAnsi="Times New Roman" w:cs="Times New Roman"/>
          <w:sz w:val="24"/>
          <w:szCs w:val="24"/>
        </w:rPr>
        <w:t xml:space="preserve"> 2001; Chichorro </w:t>
      </w:r>
      <w:r w:rsidR="001134BC" w:rsidRPr="001134BC">
        <w:rPr>
          <w:rFonts w:ascii="Times New Roman" w:hAnsi="Times New Roman" w:cs="Times New Roman"/>
          <w:i/>
          <w:iCs/>
          <w:sz w:val="24"/>
          <w:szCs w:val="24"/>
        </w:rPr>
        <w:t>et al.</w:t>
      </w:r>
      <w:r w:rsidR="001134BC" w:rsidRPr="001134BC">
        <w:rPr>
          <w:rFonts w:ascii="Times New Roman" w:hAnsi="Times New Roman" w:cs="Times New Roman"/>
          <w:sz w:val="24"/>
          <w:szCs w:val="24"/>
        </w:rPr>
        <w:t xml:space="preserve"> 2019, 2022)</w:t>
      </w:r>
      <w:r w:rsidR="00EE13EA">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D4778E">
        <w:rPr>
          <w:rFonts w:ascii="Times New Roman" w:hAnsi="Times New Roman" w:cs="Times New Roman"/>
          <w:sz w:val="24"/>
          <w:szCs w:val="24"/>
        </w:rPr>
        <w:t>W</w:t>
      </w:r>
      <w:r w:rsidRPr="00703517">
        <w:rPr>
          <w:rFonts w:ascii="Times New Roman" w:hAnsi="Times New Roman" w:cs="Times New Roman"/>
          <w:sz w:val="24"/>
          <w:szCs w:val="24"/>
        </w:rPr>
        <w:t xml:space="preserve">e </w:t>
      </w:r>
      <w:r w:rsidR="00D4778E">
        <w:rPr>
          <w:rFonts w:ascii="Times New Roman" w:hAnsi="Times New Roman" w:cs="Times New Roman"/>
          <w:sz w:val="24"/>
          <w:szCs w:val="24"/>
        </w:rPr>
        <w:t>used our chosen traits (range size,</w:t>
      </w:r>
      <w:r w:rsidR="00D4778E" w:rsidRPr="00703517">
        <w:rPr>
          <w:rFonts w:ascii="Times New Roman" w:hAnsi="Times New Roman" w:cs="Times New Roman"/>
          <w:sz w:val="24"/>
          <w:szCs w:val="24"/>
        </w:rPr>
        <w:t xml:space="preserve"> range-wide</w:t>
      </w:r>
      <w:r w:rsidR="00D4778E">
        <w:rPr>
          <w:rFonts w:ascii="Times New Roman" w:hAnsi="Times New Roman" w:cs="Times New Roman"/>
          <w:sz w:val="24"/>
          <w:szCs w:val="24"/>
        </w:rPr>
        <w:t xml:space="preserve"> mean</w:t>
      </w:r>
      <w:r w:rsidR="00D4778E" w:rsidRPr="00703517">
        <w:rPr>
          <w:rFonts w:ascii="Times New Roman" w:hAnsi="Times New Roman" w:cs="Times New Roman"/>
          <w:sz w:val="24"/>
          <w:szCs w:val="24"/>
        </w:rPr>
        <w:t xml:space="preserve"> temperature</w:t>
      </w:r>
      <w:r w:rsidR="00D4778E">
        <w:rPr>
          <w:rFonts w:ascii="Times New Roman" w:hAnsi="Times New Roman" w:cs="Times New Roman"/>
          <w:sz w:val="24"/>
          <w:szCs w:val="24"/>
        </w:rPr>
        <w:t xml:space="preserve">, </w:t>
      </w:r>
      <w:r w:rsidR="00D4778E" w:rsidRPr="00703517">
        <w:rPr>
          <w:rFonts w:ascii="Times New Roman" w:hAnsi="Times New Roman" w:cs="Times New Roman"/>
          <w:sz w:val="24"/>
          <w:szCs w:val="24"/>
        </w:rPr>
        <w:t xml:space="preserve">wingspan, host plant family breadth, overwintering life-stage, and disturbance </w:t>
      </w:r>
      <w:r w:rsidR="00D4778E">
        <w:rPr>
          <w:rFonts w:ascii="Times New Roman" w:hAnsi="Times New Roman" w:cs="Times New Roman"/>
          <w:sz w:val="24"/>
          <w:szCs w:val="24"/>
        </w:rPr>
        <w:t>tolerance</w:t>
      </w:r>
      <w:r w:rsidR="005F10F8">
        <w:rPr>
          <w:rFonts w:ascii="Times New Roman" w:hAnsi="Times New Roman" w:cs="Times New Roman"/>
          <w:sz w:val="24"/>
          <w:szCs w:val="24"/>
        </w:rPr>
        <w:t>)</w:t>
      </w:r>
      <w:r w:rsidR="00D4778E" w:rsidRPr="00703517">
        <w:rPr>
          <w:rFonts w:ascii="Times New Roman" w:hAnsi="Times New Roman" w:cs="Times New Roman"/>
          <w:sz w:val="24"/>
          <w:szCs w:val="24"/>
        </w:rPr>
        <w:t xml:space="preserve"> </w:t>
      </w:r>
      <w:r w:rsidR="00D4778E">
        <w:rPr>
          <w:rFonts w:ascii="Times New Roman" w:hAnsi="Times New Roman" w:cs="Times New Roman"/>
          <w:sz w:val="24"/>
          <w:szCs w:val="24"/>
        </w:rPr>
        <w:t>to examine if any were associated with</w:t>
      </w:r>
      <w:r w:rsidR="005F10F8">
        <w:rPr>
          <w:rFonts w:ascii="Times New Roman" w:hAnsi="Times New Roman" w:cs="Times New Roman"/>
          <w:sz w:val="24"/>
          <w:szCs w:val="24"/>
        </w:rPr>
        <w:t xml:space="preserve"> </w:t>
      </w:r>
      <w:r w:rsidR="00D4778E">
        <w:rPr>
          <w:rFonts w:ascii="Times New Roman" w:hAnsi="Times New Roman" w:cs="Times New Roman"/>
          <w:sz w:val="24"/>
          <w:szCs w:val="24"/>
        </w:rPr>
        <w:t xml:space="preserve">expected </w:t>
      </w:r>
      <w:r w:rsidRPr="00703517">
        <w:rPr>
          <w:rFonts w:ascii="Times New Roman" w:hAnsi="Times New Roman" w:cs="Times New Roman"/>
          <w:sz w:val="24"/>
          <w:szCs w:val="24"/>
        </w:rPr>
        <w:t>mean occupancy shifts from the 1970s to 2010s.</w:t>
      </w:r>
      <w:r w:rsidR="00CA62B1">
        <w:rPr>
          <w:rFonts w:ascii="Times New Roman" w:hAnsi="Times New Roman" w:cs="Times New Roman"/>
          <w:sz w:val="24"/>
          <w:szCs w:val="24"/>
        </w:rPr>
        <w:t xml:space="preserve"> </w:t>
      </w:r>
      <w:r w:rsidR="001612EA">
        <w:rPr>
          <w:rFonts w:ascii="Times New Roman" w:hAnsi="Times New Roman" w:cs="Times New Roman"/>
          <w:sz w:val="24"/>
          <w:szCs w:val="24"/>
        </w:rPr>
        <w:t xml:space="preserve">Using a model-selection approach, we specified 14 models based on </w:t>
      </w:r>
      <w:r w:rsidR="001612EA">
        <w:rPr>
          <w:rFonts w:ascii="Times New Roman" w:hAnsi="Times New Roman" w:cs="Times New Roman"/>
          <w:i/>
          <w:iCs/>
          <w:sz w:val="24"/>
          <w:szCs w:val="24"/>
        </w:rPr>
        <w:t>a priori</w:t>
      </w:r>
      <w:r w:rsidR="001612EA">
        <w:rPr>
          <w:rFonts w:ascii="Times New Roman" w:hAnsi="Times New Roman" w:cs="Times New Roman"/>
          <w:sz w:val="24"/>
          <w:szCs w:val="24"/>
        </w:rPr>
        <w:t xml:space="preserve"> hypotheses about </w:t>
      </w:r>
      <w:r w:rsidR="001612EA">
        <w:rPr>
          <w:rFonts w:ascii="Times New Roman" w:hAnsi="Times New Roman" w:cs="Times New Roman"/>
          <w:sz w:val="24"/>
          <w:szCs w:val="24"/>
        </w:rPr>
        <w:lastRenderedPageBreak/>
        <w:t>which traits might be most important when predicting occupancy trends across our study</w:t>
      </w:r>
      <w:r w:rsidR="00C5725F">
        <w:rPr>
          <w:rFonts w:ascii="Times New Roman" w:hAnsi="Times New Roman" w:cs="Times New Roman"/>
          <w:sz w:val="24"/>
          <w:szCs w:val="24"/>
        </w:rPr>
        <w:t>.</w:t>
      </w:r>
      <w:r w:rsidR="00D4778E">
        <w:rPr>
          <w:rFonts w:ascii="Times New Roman" w:hAnsi="Times New Roman" w:cs="Times New Roman"/>
          <w:sz w:val="24"/>
          <w:szCs w:val="24"/>
        </w:rPr>
        <w:t xml:space="preserve">   </w:t>
      </w:r>
      <w:r w:rsidR="00CA62B1">
        <w:rPr>
          <w:rFonts w:ascii="Times New Roman" w:hAnsi="Times New Roman" w:cs="Times New Roman"/>
          <w:sz w:val="24"/>
          <w:szCs w:val="24"/>
        </w:rPr>
        <w:t xml:space="preserve">Our first model, Model A, or </w:t>
      </w:r>
      <w:r w:rsidR="00D4778E">
        <w:rPr>
          <w:rFonts w:ascii="Times New Roman" w:hAnsi="Times New Roman" w:cs="Times New Roman"/>
          <w:sz w:val="24"/>
          <w:szCs w:val="24"/>
        </w:rPr>
        <w:t xml:space="preserve">our </w:t>
      </w:r>
      <w:r w:rsidR="00CA62B1">
        <w:rPr>
          <w:rFonts w:ascii="Times New Roman" w:hAnsi="Times New Roman" w:cs="Times New Roman"/>
          <w:sz w:val="24"/>
          <w:szCs w:val="24"/>
        </w:rPr>
        <w:t>ecological “null” model, is an intercept-only model that assumes occupancy trend is best predicted by a singular mean value across all species.</w:t>
      </w:r>
      <w:r w:rsidR="00C5725F">
        <w:rPr>
          <w:rFonts w:ascii="Times New Roman" w:hAnsi="Times New Roman" w:cs="Times New Roman"/>
          <w:sz w:val="24"/>
          <w:szCs w:val="24"/>
        </w:rPr>
        <w:t xml:space="preserve"> In other words, this model assumes that no trait is better able to account for differences in species-specific occupancy trends.</w:t>
      </w:r>
      <w:r w:rsidR="00CA62B1">
        <w:rPr>
          <w:rFonts w:ascii="Times New Roman" w:hAnsi="Times New Roman" w:cs="Times New Roman"/>
          <w:sz w:val="24"/>
          <w:szCs w:val="24"/>
        </w:rPr>
        <w:t xml:space="preserve"> To this model, we added species-specific intercept terms</w:t>
      </w:r>
      <w:r w:rsidR="009F4883">
        <w:rPr>
          <w:rFonts w:ascii="Times New Roman" w:hAnsi="Times New Roman" w:cs="Times New Roman"/>
          <w:sz w:val="24"/>
          <w:szCs w:val="24"/>
        </w:rPr>
        <w:t xml:space="preserve"> that are correlated by a variance-covariance matrix from our phylogeny</w:t>
      </w:r>
      <w:r w:rsidR="00D4778E">
        <w:rPr>
          <w:rFonts w:ascii="Times New Roman" w:hAnsi="Times New Roman" w:cs="Times New Roman"/>
          <w:sz w:val="24"/>
          <w:szCs w:val="24"/>
        </w:rPr>
        <w:t xml:space="preserve"> (Model B,</w:t>
      </w:r>
      <w:r w:rsidR="00C5725F">
        <w:rPr>
          <w:rFonts w:ascii="Times New Roman" w:hAnsi="Times New Roman" w:cs="Times New Roman"/>
          <w:sz w:val="24"/>
          <w:szCs w:val="24"/>
        </w:rPr>
        <w:t xml:space="preserve"> </w:t>
      </w:r>
      <w:r w:rsidR="00CA62B1">
        <w:rPr>
          <w:rFonts w:ascii="Times New Roman" w:hAnsi="Times New Roman" w:cs="Times New Roman"/>
          <w:sz w:val="24"/>
          <w:szCs w:val="24"/>
        </w:rPr>
        <w:t>the “null + phylogenetic intercept” model</w:t>
      </w:r>
      <w:r w:rsidR="00C5725F">
        <w:rPr>
          <w:rFonts w:ascii="Times New Roman" w:hAnsi="Times New Roman" w:cs="Times New Roman"/>
          <w:sz w:val="24"/>
          <w:szCs w:val="24"/>
        </w:rPr>
        <w:t>)</w:t>
      </w:r>
      <w:r w:rsidR="00CA62B1">
        <w:rPr>
          <w:rFonts w:ascii="Times New Roman" w:hAnsi="Times New Roman" w:cs="Times New Roman"/>
          <w:sz w:val="24"/>
          <w:szCs w:val="24"/>
        </w:rPr>
        <w:t xml:space="preserve">. </w:t>
      </w:r>
      <w:r w:rsidR="00D571D4">
        <w:rPr>
          <w:rFonts w:ascii="Times New Roman" w:hAnsi="Times New Roman" w:cs="Times New Roman"/>
          <w:sz w:val="24"/>
          <w:szCs w:val="24"/>
        </w:rPr>
        <w:t xml:space="preserve"> </w:t>
      </w:r>
      <w:r w:rsidR="0033613A">
        <w:rPr>
          <w:rFonts w:ascii="Times New Roman" w:hAnsi="Times New Roman" w:cs="Times New Roman"/>
          <w:sz w:val="24"/>
          <w:szCs w:val="24"/>
        </w:rPr>
        <w:t xml:space="preserve">The </w:t>
      </w:r>
      <w:r w:rsidR="00D4778E">
        <w:rPr>
          <w:rFonts w:ascii="Times New Roman" w:hAnsi="Times New Roman" w:cs="Times New Roman"/>
          <w:sz w:val="24"/>
          <w:szCs w:val="24"/>
        </w:rPr>
        <w:t xml:space="preserve">additional </w:t>
      </w:r>
      <w:r w:rsidR="0033613A">
        <w:rPr>
          <w:rFonts w:ascii="Times New Roman" w:hAnsi="Times New Roman" w:cs="Times New Roman"/>
          <w:sz w:val="24"/>
          <w:szCs w:val="24"/>
        </w:rPr>
        <w:t xml:space="preserve">models (Models C-N) follow a similar structure but in these </w:t>
      </w:r>
      <w:r w:rsidR="00855E8C">
        <w:rPr>
          <w:rFonts w:ascii="Times New Roman" w:hAnsi="Times New Roman" w:cs="Times New Roman"/>
          <w:sz w:val="24"/>
          <w:szCs w:val="24"/>
        </w:rPr>
        <w:t>cases,</w:t>
      </w:r>
      <w:r w:rsidR="0033613A">
        <w:rPr>
          <w:rFonts w:ascii="Times New Roman" w:hAnsi="Times New Roman" w:cs="Times New Roman"/>
          <w:sz w:val="24"/>
          <w:szCs w:val="24"/>
        </w:rPr>
        <w:t xml:space="preserve"> we select</w:t>
      </w:r>
      <w:r w:rsidR="008D2D67">
        <w:rPr>
          <w:rFonts w:ascii="Times New Roman" w:hAnsi="Times New Roman" w:cs="Times New Roman"/>
          <w:sz w:val="24"/>
          <w:szCs w:val="24"/>
        </w:rPr>
        <w:t>ed</w:t>
      </w:r>
      <w:r w:rsidR="0033613A">
        <w:rPr>
          <w:rFonts w:ascii="Times New Roman" w:hAnsi="Times New Roman" w:cs="Times New Roman"/>
          <w:sz w:val="24"/>
          <w:szCs w:val="24"/>
        </w:rPr>
        <w:t xml:space="preserve"> trait(</w:t>
      </w:r>
      <w:del w:id="224" w:author="Vaughn Shirey" w:date="2023-09-18T11:08:00Z">
        <w:r w:rsidR="005E727D" w:rsidDel="0008769F">
          <w:rPr>
            <w:rFonts w:ascii="Times New Roman" w:hAnsi="Times New Roman" w:cs="Times New Roman"/>
            <w:sz w:val="24"/>
            <w:szCs w:val="24"/>
          </w:rPr>
          <w:delText xml:space="preserve">s)  </w:delText>
        </w:r>
        <w:r w:rsidR="00EB50E6" w:rsidDel="0008769F">
          <w:rPr>
            <w:rFonts w:ascii="Times New Roman" w:hAnsi="Times New Roman" w:cs="Times New Roman"/>
            <w:sz w:val="24"/>
            <w:szCs w:val="24"/>
          </w:rPr>
          <w:delText>for</w:delText>
        </w:r>
      </w:del>
      <w:ins w:id="225" w:author="Vaughn Shirey" w:date="2023-09-18T11:08:00Z">
        <w:r w:rsidR="0008769F">
          <w:rPr>
            <w:rFonts w:ascii="Times New Roman" w:hAnsi="Times New Roman" w:cs="Times New Roman"/>
            <w:sz w:val="24"/>
            <w:szCs w:val="24"/>
          </w:rPr>
          <w:t>s) for</w:t>
        </w:r>
      </w:ins>
      <w:r w:rsidR="00EB50E6">
        <w:rPr>
          <w:rFonts w:ascii="Times New Roman" w:hAnsi="Times New Roman" w:cs="Times New Roman"/>
          <w:sz w:val="24"/>
          <w:szCs w:val="24"/>
        </w:rPr>
        <w:t xml:space="preserve"> predicting occupancy trend</w:t>
      </w:r>
      <w:r w:rsidR="009C197A">
        <w:rPr>
          <w:rFonts w:ascii="Times New Roman" w:hAnsi="Times New Roman" w:cs="Times New Roman"/>
          <w:sz w:val="24"/>
          <w:szCs w:val="24"/>
        </w:rPr>
        <w:t xml:space="preserve"> and implemented each combination with </w:t>
      </w:r>
      <w:r w:rsidR="005F10F8">
        <w:rPr>
          <w:rFonts w:ascii="Times New Roman" w:hAnsi="Times New Roman" w:cs="Times New Roman"/>
          <w:sz w:val="24"/>
          <w:szCs w:val="24"/>
        </w:rPr>
        <w:t>and</w:t>
      </w:r>
      <w:r w:rsidR="009C197A">
        <w:rPr>
          <w:rFonts w:ascii="Times New Roman" w:hAnsi="Times New Roman" w:cs="Times New Roman"/>
          <w:sz w:val="24"/>
          <w:szCs w:val="24"/>
        </w:rPr>
        <w:t xml:space="preserve"> without phylogenetic intercept terms</w:t>
      </w:r>
      <w:r w:rsidR="00EB50E6">
        <w:rPr>
          <w:rFonts w:ascii="Times New Roman" w:hAnsi="Times New Roman" w:cs="Times New Roman"/>
          <w:sz w:val="24"/>
          <w:szCs w:val="24"/>
        </w:rPr>
        <w:t xml:space="preserve">. </w:t>
      </w:r>
      <w:r w:rsidR="00737773">
        <w:rPr>
          <w:rFonts w:ascii="Times New Roman" w:hAnsi="Times New Roman" w:cs="Times New Roman"/>
          <w:sz w:val="24"/>
          <w:szCs w:val="24"/>
        </w:rPr>
        <w:t>Table 1 describes each of these models and provides relevant background for the selection of trait information</w:t>
      </w:r>
      <w:r w:rsidR="001F75E5">
        <w:rPr>
          <w:rFonts w:ascii="Times New Roman" w:hAnsi="Times New Roman" w:cs="Times New Roman"/>
          <w:sz w:val="24"/>
          <w:szCs w:val="24"/>
        </w:rPr>
        <w:t>.</w:t>
      </w:r>
    </w:p>
    <w:p w14:paraId="7F90E067" w14:textId="2A903812" w:rsidR="00F21671" w:rsidRPr="00703517" w:rsidRDefault="00ED5AF9">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running our </w:t>
      </w:r>
      <w:ins w:id="226" w:author="Vaughn Shirey" w:date="2023-09-18T11:09:00Z">
        <w:r w:rsidR="00457316">
          <w:rPr>
            <w:rFonts w:ascii="Times New Roman" w:hAnsi="Times New Roman" w:cs="Times New Roman"/>
            <w:sz w:val="24"/>
            <w:szCs w:val="24"/>
          </w:rPr>
          <w:t>trait-ba</w:t>
        </w:r>
        <w:r w:rsidR="003E331B">
          <w:rPr>
            <w:rFonts w:ascii="Times New Roman" w:hAnsi="Times New Roman" w:cs="Times New Roman"/>
            <w:sz w:val="24"/>
            <w:szCs w:val="24"/>
          </w:rPr>
          <w:t xml:space="preserve">sed </w:t>
        </w:r>
      </w:ins>
      <w:r>
        <w:rPr>
          <w:rFonts w:ascii="Times New Roman" w:hAnsi="Times New Roman" w:cs="Times New Roman"/>
          <w:sz w:val="24"/>
          <w:szCs w:val="24"/>
        </w:rPr>
        <w:t>models, w</w:t>
      </w:r>
      <w:r w:rsidRPr="00703517">
        <w:rPr>
          <w:rFonts w:ascii="Times New Roman" w:hAnsi="Times New Roman" w:cs="Times New Roman"/>
          <w:sz w:val="24"/>
          <w:szCs w:val="24"/>
        </w:rPr>
        <w:t>e then</w:t>
      </w:r>
      <w:r w:rsidR="0066457D">
        <w:rPr>
          <w:rFonts w:ascii="Times New Roman" w:hAnsi="Times New Roman" w:cs="Times New Roman"/>
          <w:sz w:val="24"/>
          <w:szCs w:val="24"/>
        </w:rPr>
        <w:t xml:space="preserve"> used a predictive post-check </w:t>
      </w:r>
      <w:r w:rsidRPr="00703517">
        <w:rPr>
          <w:rFonts w:ascii="Times New Roman" w:hAnsi="Times New Roman" w:cs="Times New Roman"/>
          <w:sz w:val="24"/>
          <w:szCs w:val="24"/>
        </w:rPr>
        <w:t>using leave-one-out (LOO) cross-validation</w:t>
      </w:r>
      <w:r w:rsidR="0066457D">
        <w:rPr>
          <w:rFonts w:ascii="Times New Roman" w:hAnsi="Times New Roman" w:cs="Times New Roman"/>
          <w:sz w:val="24"/>
          <w:szCs w:val="24"/>
        </w:rPr>
        <w:t>, where each pixel-year combination was dropped, and each dropped value was estimated from the model and compared to observations,</w:t>
      </w:r>
      <w:r w:rsidRPr="00703517">
        <w:rPr>
          <w:rFonts w:ascii="Times New Roman" w:hAnsi="Times New Roman" w:cs="Times New Roman"/>
          <w:sz w:val="24"/>
          <w:szCs w:val="24"/>
        </w:rPr>
        <w:t xml:space="preserve"> in order to select the top candidate model </w:t>
      </w:r>
      <w:r w:rsidR="0059793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{"citationID":"6nCjVsvu","properties":{"formattedCitation":"(Vehtari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59793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(Vehtari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2017)</w:t>
      </w:r>
      <w:r w:rsidR="0059793C"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797664">
        <w:rPr>
          <w:rFonts w:ascii="Times New Roman" w:hAnsi="Times New Roman" w:cs="Times New Roman"/>
          <w:sz w:val="24"/>
          <w:szCs w:val="24"/>
        </w:rPr>
        <w:t xml:space="preserve">From our LOO scores, we calculated the expected log </w:t>
      </w:r>
      <w:r w:rsidR="00232CF6">
        <w:rPr>
          <w:rFonts w:ascii="Times New Roman" w:hAnsi="Times New Roman" w:cs="Times New Roman"/>
          <w:sz w:val="24"/>
          <w:szCs w:val="24"/>
        </w:rPr>
        <w:t xml:space="preserve">pointwise </w:t>
      </w:r>
      <w:r w:rsidR="00797664">
        <w:rPr>
          <w:rFonts w:ascii="Times New Roman" w:hAnsi="Times New Roman" w:cs="Times New Roman"/>
          <w:sz w:val="24"/>
          <w:szCs w:val="24"/>
        </w:rPr>
        <w:t>predictive density (ELPD</w:t>
      </w:r>
      <w:r w:rsidR="00420B36">
        <w:rPr>
          <w:rFonts w:ascii="Times New Roman" w:hAnsi="Times New Roman" w:cs="Times New Roman"/>
          <w:sz w:val="24"/>
          <w:szCs w:val="24"/>
        </w:rPr>
        <w:t>-LOO</w:t>
      </w:r>
      <w:r w:rsidR="00797664">
        <w:rPr>
          <w:rFonts w:ascii="Times New Roman" w:hAnsi="Times New Roman" w:cs="Times New Roman"/>
          <w:sz w:val="24"/>
          <w:szCs w:val="24"/>
        </w:rPr>
        <w:t>)</w:t>
      </w:r>
      <w:r w:rsidR="00932157">
        <w:rPr>
          <w:rFonts w:ascii="Times New Roman" w:hAnsi="Times New Roman" w:cs="Times New Roman"/>
          <w:sz w:val="24"/>
          <w:szCs w:val="24"/>
        </w:rPr>
        <w:t xml:space="preserve"> or a measure of predictive </w:t>
      </w:r>
      <w:r w:rsidR="002156EB">
        <w:rPr>
          <w:rFonts w:ascii="Times New Roman" w:hAnsi="Times New Roman" w:cs="Times New Roman"/>
          <w:sz w:val="24"/>
          <w:szCs w:val="24"/>
        </w:rPr>
        <w:t>capacity</w:t>
      </w:r>
      <w:r w:rsidR="007D24A5">
        <w:rPr>
          <w:rFonts w:ascii="Times New Roman" w:hAnsi="Times New Roman" w:cs="Times New Roman"/>
          <w:sz w:val="24"/>
          <w:szCs w:val="24"/>
        </w:rPr>
        <w:t xml:space="preserve"> </w:t>
      </w:r>
      <w:r w:rsidR="00A95BE4">
        <w:rPr>
          <w:rFonts w:ascii="Times New Roman" w:hAnsi="Times New Roman" w:cs="Times New Roman"/>
          <w:sz w:val="24"/>
          <w:szCs w:val="24"/>
        </w:rPr>
        <w:fldChar w:fldCharType="begin"/>
      </w:r>
      <w:r w:rsidR="00A95BE4">
        <w:rPr>
          <w:rFonts w:ascii="Times New Roman" w:hAnsi="Times New Roman" w:cs="Times New Roman"/>
          <w:sz w:val="24"/>
          <w:szCs w:val="24"/>
        </w:rPr>
        <w:instrText xml:space="preserve"> ADDIN ZOTERO_ITEM CSL_CITATION {"citationID":"7W53NXuY","properties":{"formattedCitation":"(Vehtari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A95BE4">
        <w:rPr>
          <w:rFonts w:ascii="Times New Roman" w:hAnsi="Times New Roman" w:cs="Times New Roman"/>
          <w:sz w:val="24"/>
          <w:szCs w:val="24"/>
        </w:rPr>
        <w:fldChar w:fldCharType="separate"/>
      </w:r>
      <w:r w:rsidR="00A95BE4" w:rsidRPr="00A95BE4">
        <w:rPr>
          <w:rFonts w:ascii="Times New Roman" w:hAnsi="Times New Roman" w:cs="Times New Roman"/>
          <w:sz w:val="24"/>
          <w:szCs w:val="24"/>
        </w:rPr>
        <w:t xml:space="preserve">(Vehtari </w:t>
      </w:r>
      <w:r w:rsidR="00A95BE4" w:rsidRPr="00A95BE4">
        <w:rPr>
          <w:rFonts w:ascii="Times New Roman" w:hAnsi="Times New Roman" w:cs="Times New Roman"/>
          <w:i/>
          <w:iCs/>
          <w:sz w:val="24"/>
          <w:szCs w:val="24"/>
        </w:rPr>
        <w:t>et al.</w:t>
      </w:r>
      <w:r w:rsidR="00A95BE4" w:rsidRPr="00A95BE4">
        <w:rPr>
          <w:rFonts w:ascii="Times New Roman" w:hAnsi="Times New Roman" w:cs="Times New Roman"/>
          <w:sz w:val="24"/>
          <w:szCs w:val="24"/>
        </w:rPr>
        <w:t xml:space="preserve"> 2017)</w:t>
      </w:r>
      <w:r w:rsidR="00A95BE4">
        <w:rPr>
          <w:rFonts w:ascii="Times New Roman" w:hAnsi="Times New Roman" w:cs="Times New Roman"/>
          <w:sz w:val="24"/>
          <w:szCs w:val="24"/>
        </w:rPr>
        <w:fldChar w:fldCharType="end"/>
      </w:r>
      <w:r w:rsidR="00797664">
        <w:rPr>
          <w:rFonts w:ascii="Times New Roman" w:hAnsi="Times New Roman" w:cs="Times New Roman"/>
          <w:sz w:val="24"/>
          <w:szCs w:val="24"/>
        </w:rPr>
        <w:t xml:space="preserve">. </w:t>
      </w:r>
      <w:r w:rsidR="0048142D">
        <w:rPr>
          <w:rFonts w:ascii="Times New Roman" w:hAnsi="Times New Roman" w:cs="Times New Roman"/>
          <w:sz w:val="24"/>
          <w:szCs w:val="24"/>
        </w:rPr>
        <w:t xml:space="preserve">Higher values of this metric </w:t>
      </w:r>
      <w:r w:rsidR="00D22A36">
        <w:rPr>
          <w:rFonts w:ascii="Times New Roman" w:hAnsi="Times New Roman" w:cs="Times New Roman"/>
          <w:sz w:val="24"/>
          <w:szCs w:val="24"/>
        </w:rPr>
        <w:t>indicate better predictive capacity of the model</w:t>
      </w:r>
      <w:r w:rsidR="0048142D">
        <w:rPr>
          <w:rFonts w:ascii="Times New Roman" w:hAnsi="Times New Roman" w:cs="Times New Roman"/>
          <w:sz w:val="24"/>
          <w:szCs w:val="24"/>
        </w:rPr>
        <w:t xml:space="preserve">. </w:t>
      </w:r>
      <w:r w:rsidRPr="00703517">
        <w:rPr>
          <w:rFonts w:ascii="Times New Roman" w:hAnsi="Times New Roman" w:cs="Times New Roman"/>
          <w:sz w:val="24"/>
          <w:szCs w:val="24"/>
        </w:rPr>
        <w:t xml:space="preserve">Phylogenetic signal among occupancy estimates was measured using Pagel’s </w:t>
      </w:r>
      <w:hyperlink r:id="rId41" w:anchor="0">
        <w:r w:rsidRPr="00703517">
          <w:rPr>
            <w:rFonts w:ascii="Times New Roman" w:hAnsi="Times New Roman" w:cs="Times New Roman"/>
            <w:noProof/>
            <w:sz w:val="24"/>
            <w:szCs w:val="24"/>
            <w:lang w:val="en-US"/>
          </w:rPr>
          <w:drawing>
            <wp:inline distT="19050" distB="19050" distL="19050" distR="19050" wp14:anchorId="27BF9462" wp14:editId="7BAC2E91">
              <wp:extent cx="76200" cy="1143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76200" cy="114300"/>
                      </a:xfrm>
                      <a:prstGeom prst="rect">
                        <a:avLst/>
                      </a:prstGeom>
                      <a:ln/>
                    </pic:spPr>
                  </pic:pic>
                </a:graphicData>
              </a:graphic>
            </wp:inline>
          </w:drawing>
        </w:r>
      </w:hyperlink>
      <w:r w:rsidRPr="00703517">
        <w:rPr>
          <w:rFonts w:ascii="Times New Roman" w:hAnsi="Times New Roman" w:cs="Times New Roman"/>
          <w:sz w:val="24"/>
          <w:szCs w:val="24"/>
        </w:rPr>
        <w:t xml:space="preserve"> where values close to zero indicate no phylogenetic signal in the response and values close to one indicate strong correlation with phylogeny </w:t>
      </w:r>
      <w:r w:rsidR="005B13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{"citationID":"rH1Nswn0","properties":{"formattedCitation":"(Pagel 1999; Freckleton {\\i{}et al.} 2002)","plainCitation":"(Pagel 1999; Freckleton et al. 2002)","noteIndex":0},"citationItems":[{"id":345,"uris":["http://zotero.org/users/3183432/items/NX9YAJTY"],"itemData":{"id":345,"type":"article-journal","container-title":"The American Naturalist","issue":"6","title":"Phylogenetic analysis and comparative data: a test and review of evidence","volume":"160","author":[{"family":"Freckleton","given":"R.P."},{"family":"Harvey","given":"P.H."},{"family":"Pagel","given":"M."}],"editor":[{"family":"Losos","given":"J.B."}],"issued":{"date-parts":[["2002"]]}}},{"id":302,"uris":["http://zotero.org/users/3183432/items/3SPE8799"],"itemData":{"id":302,"type":"article-journal","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Earth.","container-title":"Nature","page":"877-884","title":"Inferring the historical patterns of biological evolution","volume":"401","author":[{"family":"Pagel","given":"Mark"}],"issued":{"date-parts":[["1999"]]}}}],"schema":"https://github.com/citation-style-language/schema/raw/master/csl-citation.json"}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(Pagel 1999; Freckleton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5B138B"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This work was performed using the R package “brms”  which interfaces with Stan </w:t>
      </w:r>
      <w:r w:rsidR="005B13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{"citationID":"LA2YF0uV","properties":{"formattedCitation":"(B\\uc0\\u252{}rkner 2017)","plainCitation":"(Bürkner 2017)","noteIndex":0},"citationItems":[{"id":825,"uris":["http://zotero.org/users/3183432/items/CGTJHQVB"],"itemData":{"id":825,"type":"article-journal","container-title":"Journal of statistical software","page":"1–28","title":"brms: An R package for Bayesian multilevel models using Stan","volume":"80","author":[{"family":"Bürkner","given":"Paul-Christian"}],"issued":{"date-parts":[["2017"]]}}}],"schema":"https://github.com/citation-style-language/schema/raw/master/csl-citation.json"}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(Bürkner 2017)</w:t>
      </w:r>
      <w:r w:rsidR="005B138B" w:rsidRPr="00703517">
        <w:rPr>
          <w:rFonts w:ascii="Times New Roman" w:hAnsi="Times New Roman" w:cs="Times New Roman"/>
          <w:sz w:val="24"/>
          <w:szCs w:val="24"/>
        </w:rPr>
        <w:fldChar w:fldCharType="end"/>
      </w:r>
      <w:r w:rsidRPr="00703517">
        <w:rPr>
          <w:rFonts w:ascii="Times New Roman" w:hAnsi="Times New Roman" w:cs="Times New Roman"/>
          <w:sz w:val="24"/>
          <w:szCs w:val="24"/>
        </w:rPr>
        <w:t>. We ran all of our</w:t>
      </w:r>
      <w:r w:rsidR="00AA3281">
        <w:rPr>
          <w:rFonts w:ascii="Times New Roman" w:hAnsi="Times New Roman" w:cs="Times New Roman"/>
          <w:sz w:val="24"/>
          <w:szCs w:val="24"/>
        </w:rPr>
        <w:t xml:space="preserve"> post-hoc</w:t>
      </w:r>
      <w:r w:rsidRPr="00703517">
        <w:rPr>
          <w:rFonts w:ascii="Times New Roman" w:hAnsi="Times New Roman" w:cs="Times New Roman"/>
          <w:sz w:val="24"/>
          <w:szCs w:val="24"/>
        </w:rPr>
        <w:t xml:space="preserve"> models for 200,000 iterations, discarding 100,000 as “burn-in” and thinning by 50 across four chains for a total of 4,000 samples from the posterior. We </w:t>
      </w:r>
      <w:r w:rsidR="00AA3281">
        <w:rPr>
          <w:rFonts w:ascii="Times New Roman" w:hAnsi="Times New Roman" w:cs="Times New Roman"/>
          <w:sz w:val="24"/>
          <w:szCs w:val="24"/>
        </w:rPr>
        <w:t xml:space="preserve">again </w:t>
      </w:r>
      <w:r w:rsidRPr="00703517">
        <w:rPr>
          <w:rFonts w:ascii="Times New Roman" w:hAnsi="Times New Roman" w:cs="Times New Roman"/>
          <w:sz w:val="24"/>
          <w:szCs w:val="24"/>
        </w:rPr>
        <w:t>assessed convergence by using the Gelman-Rubin diagnostic values and by inspecting trace plot</w:t>
      </w:r>
      <w:r w:rsidR="003F5011">
        <w:rPr>
          <w:rFonts w:ascii="Times New Roman" w:hAnsi="Times New Roman" w:cs="Times New Roman"/>
          <w:sz w:val="24"/>
          <w:szCs w:val="24"/>
        </w:rPr>
        <w:t xml:space="preserve">s. </w:t>
      </w:r>
      <w:r w:rsidR="00954216">
        <w:rPr>
          <w:rFonts w:ascii="Times New Roman" w:hAnsi="Times New Roman" w:cs="Times New Roman"/>
          <w:sz w:val="24"/>
          <w:szCs w:val="24"/>
        </w:rPr>
        <w:t xml:space="preserve">We provide </w:t>
      </w:r>
      <w:r w:rsidR="00AA3281">
        <w:rPr>
          <w:rFonts w:ascii="Times New Roman" w:hAnsi="Times New Roman" w:cs="Times New Roman"/>
          <w:sz w:val="24"/>
          <w:szCs w:val="24"/>
        </w:rPr>
        <w:t>all</w:t>
      </w:r>
      <w:r w:rsidR="00954216">
        <w:rPr>
          <w:rFonts w:ascii="Times New Roman" w:hAnsi="Times New Roman" w:cs="Times New Roman"/>
          <w:sz w:val="24"/>
          <w:szCs w:val="24"/>
        </w:rPr>
        <w:t xml:space="preserve"> model </w:t>
      </w:r>
      <w:r w:rsidR="00B85326">
        <w:rPr>
          <w:rFonts w:ascii="Times New Roman" w:hAnsi="Times New Roman" w:cs="Times New Roman"/>
          <w:sz w:val="24"/>
          <w:szCs w:val="24"/>
        </w:rPr>
        <w:t xml:space="preserve">code and </w:t>
      </w:r>
      <w:r w:rsidR="00AA3281">
        <w:rPr>
          <w:rFonts w:ascii="Times New Roman" w:hAnsi="Times New Roman" w:cs="Times New Roman"/>
          <w:sz w:val="24"/>
          <w:szCs w:val="24"/>
        </w:rPr>
        <w:t xml:space="preserve">complete </w:t>
      </w:r>
      <w:r w:rsidR="00AA3281">
        <w:rPr>
          <w:rFonts w:ascii="Times New Roman" w:hAnsi="Times New Roman" w:cs="Times New Roman"/>
          <w:sz w:val="24"/>
          <w:szCs w:val="24"/>
        </w:rPr>
        <w:lastRenderedPageBreak/>
        <w:t xml:space="preserve">data files used in </w:t>
      </w:r>
      <w:r w:rsidR="00B85326">
        <w:rPr>
          <w:rFonts w:ascii="Times New Roman" w:hAnsi="Times New Roman" w:cs="Times New Roman"/>
          <w:sz w:val="24"/>
          <w:szCs w:val="24"/>
        </w:rPr>
        <w:t xml:space="preserve">our entire </w:t>
      </w:r>
      <w:r w:rsidR="00AA3281">
        <w:rPr>
          <w:rFonts w:ascii="Times New Roman" w:hAnsi="Times New Roman" w:cs="Times New Roman"/>
          <w:sz w:val="24"/>
          <w:szCs w:val="24"/>
        </w:rPr>
        <w:t xml:space="preserve">analyses </w:t>
      </w:r>
      <w:r w:rsidR="00954216">
        <w:rPr>
          <w:rFonts w:ascii="Times New Roman" w:hAnsi="Times New Roman" w:cs="Times New Roman"/>
          <w:sz w:val="24"/>
          <w:szCs w:val="24"/>
        </w:rPr>
        <w:t xml:space="preserve">via GitHub </w:t>
      </w:r>
      <w:r w:rsidR="006961EB">
        <w:rPr>
          <w:rFonts w:ascii="Times New Roman" w:hAnsi="Times New Roman" w:cs="Times New Roman"/>
          <w:sz w:val="24"/>
          <w:szCs w:val="24"/>
        </w:rPr>
        <w:t>(</w:t>
      </w:r>
      <w:hyperlink r:id="rId43" w:history="1">
        <w:r w:rsidR="006961EB" w:rsidRPr="003A6E53">
          <w:rPr>
            <w:rStyle w:val="Hyperlink"/>
            <w:rFonts w:ascii="Times New Roman" w:hAnsi="Times New Roman" w:cs="Times New Roman"/>
            <w:sz w:val="24"/>
            <w:szCs w:val="24"/>
          </w:rPr>
          <w:t>https://github.com/vmshirey/HighLatitudeNorthAmericanButterflyOccupancy</w:t>
        </w:r>
      </w:hyperlink>
      <w:r w:rsidR="006961EB">
        <w:rPr>
          <w:rFonts w:ascii="Times New Roman" w:hAnsi="Times New Roman" w:cs="Times New Roman"/>
          <w:sz w:val="24"/>
          <w:szCs w:val="24"/>
        </w:rPr>
        <w:t xml:space="preserve">) </w:t>
      </w:r>
      <w:r w:rsidR="00954216">
        <w:rPr>
          <w:rFonts w:ascii="Times New Roman" w:hAnsi="Times New Roman" w:cs="Times New Roman"/>
          <w:sz w:val="24"/>
          <w:szCs w:val="24"/>
        </w:rPr>
        <w:t xml:space="preserve">and </w:t>
      </w:r>
      <w:r w:rsidR="00C864EB">
        <w:rPr>
          <w:rFonts w:ascii="Times New Roman" w:hAnsi="Times New Roman" w:cs="Times New Roman"/>
          <w:sz w:val="24"/>
          <w:szCs w:val="24"/>
        </w:rPr>
        <w:t>DataDryad</w:t>
      </w:r>
    </w:p>
    <w:p w14:paraId="73FDC341" w14:textId="77777777" w:rsidR="00F21671" w:rsidRPr="00703517" w:rsidRDefault="00F21671">
      <w:pPr>
        <w:spacing w:line="480" w:lineRule="auto"/>
        <w:jc w:val="both"/>
        <w:rPr>
          <w:rFonts w:ascii="Times New Roman" w:hAnsi="Times New Roman" w:cs="Times New Roman"/>
          <w:b/>
          <w:sz w:val="24"/>
          <w:szCs w:val="24"/>
        </w:rPr>
      </w:pPr>
    </w:p>
    <w:p w14:paraId="69388DEC"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3. RESULTS</w:t>
      </w:r>
    </w:p>
    <w:p w14:paraId="2FD81CB0" w14:textId="77777777" w:rsidR="00FB1EB9" w:rsidRDefault="00341DE7">
      <w:pPr>
        <w:spacing w:line="480" w:lineRule="auto"/>
        <w:jc w:val="both"/>
        <w:rPr>
          <w:ins w:id="227" w:author="Vaughn Shirey" w:date="2023-09-18T11:19:00Z"/>
          <w:rFonts w:ascii="Times New Roman" w:hAnsi="Times New Roman" w:cs="Times New Roman"/>
          <w:sz w:val="24"/>
          <w:szCs w:val="24"/>
        </w:rPr>
      </w:pPr>
      <w:r w:rsidRPr="00703517">
        <w:rPr>
          <w:rFonts w:ascii="Times New Roman" w:hAnsi="Times New Roman" w:cs="Times New Roman"/>
          <w:i/>
          <w:sz w:val="24"/>
          <w:szCs w:val="24"/>
        </w:rPr>
        <w:tab/>
      </w:r>
      <w:r w:rsidRPr="00703517">
        <w:rPr>
          <w:rFonts w:ascii="Times New Roman" w:hAnsi="Times New Roman" w:cs="Times New Roman"/>
          <w:sz w:val="24"/>
          <w:szCs w:val="24"/>
        </w:rPr>
        <w:t xml:space="preserve">We modeled the </w:t>
      </w:r>
      <w:ins w:id="228" w:author="Vaughn Shirey" w:date="2023-09-18T11:11:00Z">
        <w:r w:rsidR="003E04F7">
          <w:rPr>
            <w:rFonts w:ascii="Times New Roman" w:hAnsi="Times New Roman" w:cs="Times New Roman"/>
            <w:sz w:val="24"/>
            <w:szCs w:val="24"/>
          </w:rPr>
          <w:t xml:space="preserve">occupancy probability </w:t>
        </w:r>
      </w:ins>
      <w:r w:rsidRPr="00703517">
        <w:rPr>
          <w:rFonts w:ascii="Times New Roman" w:hAnsi="Times New Roman" w:cs="Times New Roman"/>
          <w:sz w:val="24"/>
          <w:szCs w:val="24"/>
        </w:rPr>
        <w:t xml:space="preserve">response </w:t>
      </w:r>
      <w:r w:rsidR="007C60A8" w:rsidRPr="00703517">
        <w:rPr>
          <w:rFonts w:ascii="Times New Roman" w:hAnsi="Times New Roman" w:cs="Times New Roman"/>
          <w:sz w:val="24"/>
          <w:szCs w:val="24"/>
        </w:rPr>
        <w:t xml:space="preserve">of </w:t>
      </w:r>
      <w:r w:rsidR="007C60A8">
        <w:rPr>
          <w:rFonts w:ascii="Times New Roman" w:hAnsi="Times New Roman" w:cs="Times New Roman"/>
          <w:sz w:val="24"/>
          <w:szCs w:val="24"/>
        </w:rPr>
        <w:t>90</w:t>
      </w:r>
      <w:r w:rsidRPr="00703517">
        <w:rPr>
          <w:rFonts w:ascii="Times New Roman" w:hAnsi="Times New Roman" w:cs="Times New Roman"/>
          <w:sz w:val="24"/>
          <w:szCs w:val="24"/>
        </w:rPr>
        <w:t xml:space="preserve"> species of butterfly to changes </w:t>
      </w:r>
      <w:ins w:id="229" w:author="Vaughn Shirey" w:date="2023-09-18T11:11:00Z">
        <w:r w:rsidR="003E04F7">
          <w:rPr>
            <w:rFonts w:ascii="Times New Roman" w:hAnsi="Times New Roman" w:cs="Times New Roman"/>
            <w:sz w:val="24"/>
            <w:szCs w:val="24"/>
          </w:rPr>
          <w:t>in</w:t>
        </w:r>
      </w:ins>
      <w:del w:id="230" w:author="Vaughn Shirey" w:date="2023-09-18T11:11:00Z">
        <w:r w:rsidR="00485B0D" w:rsidRPr="00703517" w:rsidDel="003E04F7">
          <w:rPr>
            <w:rFonts w:ascii="Times New Roman" w:hAnsi="Times New Roman" w:cs="Times New Roman"/>
            <w:sz w:val="24"/>
            <w:szCs w:val="24"/>
          </w:rPr>
          <w:delText>to</w:delText>
        </w:r>
      </w:del>
      <w:r w:rsidRPr="00703517">
        <w:rPr>
          <w:rFonts w:ascii="Times New Roman" w:hAnsi="Times New Roman" w:cs="Times New Roman"/>
          <w:sz w:val="24"/>
          <w:szCs w:val="24"/>
        </w:rPr>
        <w:t xml:space="preserve"> temperature</w:t>
      </w:r>
      <w:ins w:id="231" w:author="Vaughn Shirey" w:date="2023-09-18T11:11:00Z">
        <w:r w:rsidR="003E04F7">
          <w:rPr>
            <w:rFonts w:ascii="Times New Roman" w:hAnsi="Times New Roman" w:cs="Times New Roman"/>
            <w:sz w:val="24"/>
            <w:szCs w:val="24"/>
          </w:rPr>
          <w:t xml:space="preserve"> and precipitation</w:t>
        </w:r>
      </w:ins>
      <w:r w:rsidRPr="00703517">
        <w:rPr>
          <w:rFonts w:ascii="Times New Roman" w:hAnsi="Times New Roman" w:cs="Times New Roman"/>
          <w:sz w:val="24"/>
          <w:szCs w:val="24"/>
        </w:rPr>
        <w:t xml:space="preserve"> from 1970-201</w:t>
      </w:r>
      <w:r w:rsidR="00200047">
        <w:rPr>
          <w:rFonts w:ascii="Times New Roman" w:hAnsi="Times New Roman" w:cs="Times New Roman"/>
          <w:sz w:val="24"/>
          <w:szCs w:val="24"/>
        </w:rPr>
        <w:t>9</w:t>
      </w:r>
      <w:r w:rsidRPr="00703517">
        <w:rPr>
          <w:rFonts w:ascii="Times New Roman" w:hAnsi="Times New Roman" w:cs="Times New Roman"/>
          <w:sz w:val="24"/>
          <w:szCs w:val="24"/>
        </w:rPr>
        <w:t xml:space="preserve">. </w:t>
      </w:r>
      <w:moveFromRangeStart w:id="232" w:author="Vaughn Shirey" w:date="2023-09-18T11:12:00Z" w:name="move145927946"/>
      <w:moveFrom w:id="233" w:author="Vaughn Shirey" w:date="2023-09-18T11:12:00Z">
        <w:r w:rsidR="00716009" w:rsidDel="003E04F7">
          <w:rPr>
            <w:rFonts w:ascii="Times New Roman" w:hAnsi="Times New Roman" w:cs="Times New Roman"/>
            <w:sz w:val="24"/>
            <w:szCs w:val="24"/>
          </w:rPr>
          <w:t>On</w:t>
        </w:r>
        <w:r w:rsidR="006B0312" w:rsidRPr="00703517" w:rsidDel="003E04F7">
          <w:rPr>
            <w:rFonts w:ascii="Times New Roman" w:hAnsi="Times New Roman" w:cs="Times New Roman"/>
            <w:sz w:val="24"/>
            <w:szCs w:val="24"/>
          </w:rPr>
          <w:t xml:space="preserve"> </w:t>
        </w:r>
        <w:r w:rsidR="00B70974" w:rsidDel="003E04F7">
          <w:rPr>
            <w:rFonts w:ascii="Times New Roman" w:hAnsi="Times New Roman" w:cs="Times New Roman"/>
            <w:sz w:val="24"/>
            <w:szCs w:val="24"/>
          </w:rPr>
          <w:t>average</w:t>
        </w:r>
        <w:r w:rsidR="00716009" w:rsidDel="003E04F7">
          <w:rPr>
            <w:rFonts w:ascii="Times New Roman" w:hAnsi="Times New Roman" w:cs="Times New Roman"/>
            <w:sz w:val="24"/>
            <w:szCs w:val="24"/>
          </w:rPr>
          <w:t>,</w:t>
        </w:r>
        <w:r w:rsidR="00B70974" w:rsidDel="003E04F7">
          <w:rPr>
            <w:rFonts w:ascii="Times New Roman" w:hAnsi="Times New Roman" w:cs="Times New Roman"/>
            <w:sz w:val="24"/>
            <w:szCs w:val="24"/>
          </w:rPr>
          <w:t xml:space="preserve"> </w:t>
        </w:r>
        <w:r w:rsidR="006B0312" w:rsidRPr="00703517" w:rsidDel="003E04F7">
          <w:rPr>
            <w:rFonts w:ascii="Times New Roman" w:hAnsi="Times New Roman" w:cs="Times New Roman"/>
            <w:sz w:val="24"/>
            <w:szCs w:val="24"/>
          </w:rPr>
          <w:t>occupancy probability increased with increasing minimum temperature</w:t>
        </w:r>
        <w:r w:rsidR="00716009" w:rsidDel="003E04F7">
          <w:rPr>
            <w:rFonts w:ascii="Times New Roman" w:hAnsi="Times New Roman" w:cs="Times New Roman"/>
            <w:sz w:val="24"/>
            <w:szCs w:val="24"/>
          </w:rPr>
          <w:t>s</w:t>
        </w:r>
        <w:r w:rsidR="006B0312" w:rsidRPr="00703517" w:rsidDel="003E04F7">
          <w:rPr>
            <w:rFonts w:ascii="Times New Roman" w:hAnsi="Times New Roman" w:cs="Times New Roman"/>
            <w:sz w:val="24"/>
            <w:szCs w:val="24"/>
          </w:rPr>
          <w:t xml:space="preserve"> </w:t>
        </w:r>
        <w:r w:rsidR="00716009" w:rsidDel="003E04F7">
          <w:rPr>
            <w:rFonts w:ascii="Times New Roman" w:hAnsi="Times New Roman" w:cs="Times New Roman"/>
            <w:sz w:val="24"/>
            <w:szCs w:val="24"/>
          </w:rPr>
          <w:t xml:space="preserve">for </w:t>
        </w:r>
        <w:r w:rsidR="00500E3C" w:rsidDel="003E04F7">
          <w:rPr>
            <w:rFonts w:ascii="Times New Roman" w:hAnsi="Times New Roman" w:cs="Times New Roman"/>
            <w:sz w:val="24"/>
            <w:szCs w:val="24"/>
          </w:rPr>
          <w:t>the majority</w:t>
        </w:r>
        <w:r w:rsidR="006B0312" w:rsidRPr="00703517" w:rsidDel="003E04F7">
          <w:rPr>
            <w:rFonts w:ascii="Times New Roman" w:hAnsi="Times New Roman" w:cs="Times New Roman"/>
            <w:sz w:val="24"/>
            <w:szCs w:val="24"/>
          </w:rPr>
          <w:t xml:space="preserve"> </w:t>
        </w:r>
        <w:r w:rsidR="00716009" w:rsidDel="003E04F7">
          <w:rPr>
            <w:rFonts w:ascii="Times New Roman" w:hAnsi="Times New Roman" w:cs="Times New Roman"/>
            <w:sz w:val="24"/>
            <w:szCs w:val="24"/>
          </w:rPr>
          <w:t>of warm-adapted</w:t>
        </w:r>
        <w:r w:rsidR="00716009" w:rsidRPr="00703517" w:rsidDel="003E04F7">
          <w:rPr>
            <w:rFonts w:ascii="Times New Roman" w:hAnsi="Times New Roman" w:cs="Times New Roman"/>
            <w:sz w:val="24"/>
            <w:szCs w:val="24"/>
          </w:rPr>
          <w:t xml:space="preserve"> </w:t>
        </w:r>
        <w:r w:rsidR="006B0312" w:rsidRPr="00703517" w:rsidDel="003E04F7">
          <w:rPr>
            <w:rFonts w:ascii="Times New Roman" w:hAnsi="Times New Roman" w:cs="Times New Roman"/>
            <w:sz w:val="24"/>
            <w:szCs w:val="24"/>
          </w:rPr>
          <w:t>species (</w:t>
        </w:r>
        <w:r w:rsidR="00500E3C" w:rsidDel="003E04F7">
          <w:rPr>
            <w:rFonts w:ascii="Times New Roman" w:hAnsi="Times New Roman" w:cs="Times New Roman"/>
            <w:sz w:val="24"/>
            <w:szCs w:val="24"/>
          </w:rPr>
          <w:t xml:space="preserve">Figure </w:t>
        </w:r>
        <w:r w:rsidR="006B0312" w:rsidRPr="00703517" w:rsidDel="003E04F7">
          <w:rPr>
            <w:rFonts w:ascii="Times New Roman" w:hAnsi="Times New Roman" w:cs="Times New Roman"/>
            <w:sz w:val="24"/>
            <w:szCs w:val="24"/>
          </w:rPr>
          <w:t>2</w:t>
        </w:r>
        <w:r w:rsidR="003E6D60" w:rsidDel="003E04F7">
          <w:rPr>
            <w:rFonts w:ascii="Times New Roman" w:hAnsi="Times New Roman" w:cs="Times New Roman"/>
            <w:sz w:val="24"/>
            <w:szCs w:val="24"/>
          </w:rPr>
          <w:t>, 3</w:t>
        </w:r>
        <w:r w:rsidR="006B0312" w:rsidRPr="00703517" w:rsidDel="003E04F7">
          <w:rPr>
            <w:rFonts w:ascii="Times New Roman" w:hAnsi="Times New Roman" w:cs="Times New Roman"/>
            <w:sz w:val="24"/>
            <w:szCs w:val="24"/>
          </w:rPr>
          <w:t xml:space="preserve">). </w:t>
        </w:r>
        <w:r w:rsidR="0066457D" w:rsidDel="003E04F7">
          <w:rPr>
            <w:rFonts w:ascii="Times New Roman" w:hAnsi="Times New Roman" w:cs="Times New Roman"/>
            <w:sz w:val="24"/>
            <w:szCs w:val="24"/>
          </w:rPr>
          <w:t xml:space="preserve"> </w:t>
        </w:r>
      </w:moveFrom>
      <w:moveFromRangeEnd w:id="232"/>
      <w:moveToRangeStart w:id="234" w:author="Vaughn Shirey" w:date="2023-09-18T10:50:00Z" w:name="move145926654"/>
      <w:moveTo w:id="235" w:author="Vaughn Shirey" w:date="2023-09-18T10:50:00Z">
        <w:r w:rsidR="007F114C" w:rsidRPr="00703517">
          <w:rPr>
            <w:rFonts w:ascii="Times New Roman" w:hAnsi="Times New Roman" w:cs="Times New Roman"/>
            <w:sz w:val="24"/>
            <w:szCs w:val="24"/>
          </w:rPr>
          <w:t>Minimum average temperatures increased over the vast majority of our study range, up to 4</w:t>
        </w:r>
        <w:r w:rsidR="007F114C" w:rsidRPr="00BF04FA">
          <w:rPr>
            <w:rFonts w:ascii="Times New Roman" w:hAnsi="Times New Roman" w:cs="Times New Roman"/>
            <w:sz w:val="24"/>
            <w:szCs w:val="24"/>
          </w:rPr>
          <w:t>°</w:t>
        </w:r>
        <w:r w:rsidR="007F114C">
          <w:rPr>
            <w:rFonts w:ascii="Times New Roman" w:hAnsi="Times New Roman" w:cs="Times New Roman"/>
            <w:sz w:val="24"/>
            <w:szCs w:val="24"/>
          </w:rPr>
          <w:t xml:space="preserve"> </w:t>
        </w:r>
        <w:r w:rsidR="007F114C" w:rsidRPr="00703517">
          <w:rPr>
            <w:rFonts w:ascii="Times New Roman" w:hAnsi="Times New Roman" w:cs="Times New Roman"/>
            <w:sz w:val="24"/>
            <w:szCs w:val="24"/>
          </w:rPr>
          <w:t>C</w:t>
        </w:r>
        <w:r w:rsidR="007F114C">
          <w:rPr>
            <w:rFonts w:ascii="Times New Roman" w:hAnsi="Times New Roman" w:cs="Times New Roman"/>
            <w:sz w:val="24"/>
            <w:szCs w:val="24"/>
          </w:rPr>
          <w:t>elsius</w:t>
        </w:r>
        <w:r w:rsidR="007F114C" w:rsidRPr="00703517">
          <w:rPr>
            <w:rFonts w:ascii="Times New Roman" w:hAnsi="Times New Roman" w:cs="Times New Roman"/>
            <w:sz w:val="24"/>
            <w:szCs w:val="24"/>
          </w:rPr>
          <w:t xml:space="preserve"> over the 50-year </w:t>
        </w:r>
        <w:r w:rsidR="007F114C">
          <w:rPr>
            <w:rFonts w:ascii="Times New Roman" w:hAnsi="Times New Roman" w:cs="Times New Roman"/>
            <w:sz w:val="24"/>
            <w:szCs w:val="24"/>
          </w:rPr>
          <w:t xml:space="preserve">study </w:t>
        </w:r>
        <w:r w:rsidR="007F114C" w:rsidRPr="00703517">
          <w:rPr>
            <w:rFonts w:ascii="Times New Roman" w:hAnsi="Times New Roman" w:cs="Times New Roman"/>
            <w:sz w:val="24"/>
            <w:szCs w:val="24"/>
          </w:rPr>
          <w:t>period (Fig</w:t>
        </w:r>
        <w:r w:rsidR="007F114C">
          <w:rPr>
            <w:rFonts w:ascii="Times New Roman" w:hAnsi="Times New Roman" w:cs="Times New Roman"/>
            <w:sz w:val="24"/>
            <w:szCs w:val="24"/>
          </w:rPr>
          <w:t>ure</w:t>
        </w:r>
        <w:r w:rsidR="007F114C" w:rsidRPr="00703517">
          <w:rPr>
            <w:rFonts w:ascii="Times New Roman" w:hAnsi="Times New Roman" w:cs="Times New Roman"/>
            <w:sz w:val="24"/>
            <w:szCs w:val="24"/>
          </w:rPr>
          <w:t xml:space="preserve"> 1a)</w:t>
        </w:r>
        <w:r w:rsidR="007F114C">
          <w:rPr>
            <w:rFonts w:ascii="Times New Roman" w:hAnsi="Times New Roman" w:cs="Times New Roman"/>
            <w:sz w:val="24"/>
            <w:szCs w:val="24"/>
          </w:rPr>
          <w:t xml:space="preserve">. </w:t>
        </w:r>
      </w:moveTo>
      <w:moveToRangeStart w:id="236" w:author="Vaughn Shirey" w:date="2023-09-18T10:51:00Z" w:name="move145926688"/>
      <w:moveToRangeEnd w:id="234"/>
      <w:moveTo w:id="237" w:author="Vaughn Shirey" w:date="2023-09-18T10:51:00Z">
        <w:r w:rsidR="001010FD">
          <w:rPr>
            <w:rFonts w:ascii="Times New Roman" w:hAnsi="Times New Roman" w:cs="Times New Roman"/>
            <w:sz w:val="24"/>
            <w:szCs w:val="24"/>
          </w:rPr>
          <w:t>Trends in precipitation were generally more heterogenous but reflect, on average, increasing rainfall across the region.</w:t>
        </w:r>
      </w:moveTo>
      <w:moveToRangeEnd w:id="236"/>
      <w:ins w:id="238" w:author="Vaughn Shirey" w:date="2023-09-18T10:51:00Z">
        <w:r w:rsidR="00FD6AB1">
          <w:rPr>
            <w:rFonts w:ascii="Times New Roman" w:hAnsi="Times New Roman" w:cs="Times New Roman"/>
            <w:sz w:val="24"/>
            <w:szCs w:val="24"/>
          </w:rPr>
          <w:t xml:space="preserve"> </w:t>
        </w:r>
      </w:ins>
      <w:moveToRangeStart w:id="239" w:author="Vaughn Shirey" w:date="2023-09-18T11:12:00Z" w:name="move145927946"/>
      <w:moveTo w:id="240" w:author="Vaughn Shirey" w:date="2023-09-18T11:12:00Z">
        <w:r w:rsidR="003E04F7">
          <w:rPr>
            <w:rFonts w:ascii="Times New Roman" w:hAnsi="Times New Roman" w:cs="Times New Roman"/>
            <w:sz w:val="24"/>
            <w:szCs w:val="24"/>
          </w:rPr>
          <w:t>On</w:t>
        </w:r>
        <w:r w:rsidR="003E04F7" w:rsidRPr="00703517">
          <w:rPr>
            <w:rFonts w:ascii="Times New Roman" w:hAnsi="Times New Roman" w:cs="Times New Roman"/>
            <w:sz w:val="24"/>
            <w:szCs w:val="24"/>
          </w:rPr>
          <w:t xml:space="preserve"> </w:t>
        </w:r>
        <w:r w:rsidR="003E04F7">
          <w:rPr>
            <w:rFonts w:ascii="Times New Roman" w:hAnsi="Times New Roman" w:cs="Times New Roman"/>
            <w:sz w:val="24"/>
            <w:szCs w:val="24"/>
          </w:rPr>
          <w:t xml:space="preserve">average, </w:t>
        </w:r>
        <w:r w:rsidR="003E04F7" w:rsidRPr="00703517">
          <w:rPr>
            <w:rFonts w:ascii="Times New Roman" w:hAnsi="Times New Roman" w:cs="Times New Roman"/>
            <w:sz w:val="24"/>
            <w:szCs w:val="24"/>
          </w:rPr>
          <w:t>occupancy probability increased with increasing minimum temperature</w:t>
        </w:r>
        <w:r w:rsidR="003E04F7">
          <w:rPr>
            <w:rFonts w:ascii="Times New Roman" w:hAnsi="Times New Roman" w:cs="Times New Roman"/>
            <w:sz w:val="24"/>
            <w:szCs w:val="24"/>
          </w:rPr>
          <w:t>s</w:t>
        </w:r>
        <w:r w:rsidR="003E04F7" w:rsidRPr="00703517">
          <w:rPr>
            <w:rFonts w:ascii="Times New Roman" w:hAnsi="Times New Roman" w:cs="Times New Roman"/>
            <w:sz w:val="24"/>
            <w:szCs w:val="24"/>
          </w:rPr>
          <w:t xml:space="preserve"> </w:t>
        </w:r>
        <w:r w:rsidR="003E04F7">
          <w:rPr>
            <w:rFonts w:ascii="Times New Roman" w:hAnsi="Times New Roman" w:cs="Times New Roman"/>
            <w:sz w:val="24"/>
            <w:szCs w:val="24"/>
          </w:rPr>
          <w:t>for the majority</w:t>
        </w:r>
        <w:r w:rsidR="003E04F7" w:rsidRPr="00703517">
          <w:rPr>
            <w:rFonts w:ascii="Times New Roman" w:hAnsi="Times New Roman" w:cs="Times New Roman"/>
            <w:sz w:val="24"/>
            <w:szCs w:val="24"/>
          </w:rPr>
          <w:t xml:space="preserve"> </w:t>
        </w:r>
        <w:r w:rsidR="003E04F7">
          <w:rPr>
            <w:rFonts w:ascii="Times New Roman" w:hAnsi="Times New Roman" w:cs="Times New Roman"/>
            <w:sz w:val="24"/>
            <w:szCs w:val="24"/>
          </w:rPr>
          <w:t>of warm-adapted</w:t>
        </w:r>
        <w:r w:rsidR="003E04F7" w:rsidRPr="00703517">
          <w:rPr>
            <w:rFonts w:ascii="Times New Roman" w:hAnsi="Times New Roman" w:cs="Times New Roman"/>
            <w:sz w:val="24"/>
            <w:szCs w:val="24"/>
          </w:rPr>
          <w:t xml:space="preserve"> species (</w:t>
        </w:r>
        <w:r w:rsidR="003E04F7">
          <w:rPr>
            <w:rFonts w:ascii="Times New Roman" w:hAnsi="Times New Roman" w:cs="Times New Roman"/>
            <w:sz w:val="24"/>
            <w:szCs w:val="24"/>
          </w:rPr>
          <w:t xml:space="preserve">Figure </w:t>
        </w:r>
        <w:r w:rsidR="003E04F7" w:rsidRPr="00703517">
          <w:rPr>
            <w:rFonts w:ascii="Times New Roman" w:hAnsi="Times New Roman" w:cs="Times New Roman"/>
            <w:sz w:val="24"/>
            <w:szCs w:val="24"/>
          </w:rPr>
          <w:t>2</w:t>
        </w:r>
        <w:r w:rsidR="003E04F7">
          <w:rPr>
            <w:rFonts w:ascii="Times New Roman" w:hAnsi="Times New Roman" w:cs="Times New Roman"/>
            <w:sz w:val="24"/>
            <w:szCs w:val="24"/>
          </w:rPr>
          <w:t>, 3</w:t>
        </w:r>
        <w:r w:rsidR="003E04F7" w:rsidRPr="00703517">
          <w:rPr>
            <w:rFonts w:ascii="Times New Roman" w:hAnsi="Times New Roman" w:cs="Times New Roman"/>
            <w:sz w:val="24"/>
            <w:szCs w:val="24"/>
          </w:rPr>
          <w:t xml:space="preserve">). </w:t>
        </w:r>
        <w:r w:rsidR="003E04F7">
          <w:rPr>
            <w:rFonts w:ascii="Times New Roman" w:hAnsi="Times New Roman" w:cs="Times New Roman"/>
            <w:sz w:val="24"/>
            <w:szCs w:val="24"/>
          </w:rPr>
          <w:t xml:space="preserve"> </w:t>
        </w:r>
      </w:moveTo>
      <w:moveToRangeEnd w:id="239"/>
      <w:r w:rsidR="00CD35D1">
        <w:rPr>
          <w:rFonts w:ascii="Times New Roman" w:hAnsi="Times New Roman" w:cs="Times New Roman"/>
          <w:sz w:val="24"/>
          <w:szCs w:val="24"/>
        </w:rPr>
        <w:t>As expected, w</w:t>
      </w:r>
      <w:r w:rsidR="003E6D60">
        <w:rPr>
          <w:rFonts w:ascii="Times New Roman" w:hAnsi="Times New Roman" w:cs="Times New Roman"/>
          <w:sz w:val="24"/>
          <w:szCs w:val="24"/>
        </w:rPr>
        <w:t>arm-</w:t>
      </w:r>
      <w:r w:rsidR="0066457D">
        <w:rPr>
          <w:rFonts w:ascii="Times New Roman" w:hAnsi="Times New Roman" w:cs="Times New Roman"/>
          <w:sz w:val="24"/>
          <w:szCs w:val="24"/>
        </w:rPr>
        <w:t xml:space="preserve">adapted </w:t>
      </w:r>
      <w:r w:rsidR="003E6D60">
        <w:rPr>
          <w:rFonts w:ascii="Times New Roman" w:hAnsi="Times New Roman" w:cs="Times New Roman"/>
          <w:sz w:val="24"/>
          <w:szCs w:val="24"/>
        </w:rPr>
        <w:t>species showed the greatest positive response to increases in minimum temperature and cold-associated species showed acute declines in their response (Figure 2)</w:t>
      </w:r>
      <w:ins w:id="241" w:author="Vaughn Shirey" w:date="2023-09-18T11:13:00Z">
        <w:r w:rsidR="000B615F">
          <w:rPr>
            <w:rFonts w:ascii="Times New Roman" w:hAnsi="Times New Roman" w:cs="Times New Roman"/>
            <w:sz w:val="24"/>
            <w:szCs w:val="24"/>
          </w:rPr>
          <w:t xml:space="preserve">. </w:t>
        </w:r>
        <w:commentRangeStart w:id="242"/>
        <w:r w:rsidR="00AC0043">
          <w:rPr>
            <w:rFonts w:ascii="Times New Roman" w:hAnsi="Times New Roman" w:cs="Times New Roman"/>
            <w:sz w:val="24"/>
            <w:szCs w:val="24"/>
          </w:rPr>
          <w:t xml:space="preserve">___. </w:t>
        </w:r>
        <w:commentRangeEnd w:id="242"/>
        <w:r w:rsidR="00AC0043">
          <w:rPr>
            <w:rStyle w:val="CommentReference"/>
          </w:rPr>
          <w:commentReference w:id="242"/>
        </w:r>
      </w:ins>
      <w:del w:id="243" w:author="Vaughn Shirey" w:date="2023-09-18T11:13:00Z">
        <w:r w:rsidR="003E6D60" w:rsidDel="000B615F">
          <w:rPr>
            <w:rFonts w:ascii="Times New Roman" w:hAnsi="Times New Roman" w:cs="Times New Roman"/>
            <w:sz w:val="24"/>
            <w:szCs w:val="24"/>
          </w:rPr>
          <w:delText xml:space="preserve">; however, modeled results also showed </w:delText>
        </w:r>
        <w:r w:rsidR="0066457D" w:rsidDel="000B615F">
          <w:rPr>
            <w:rFonts w:ascii="Times New Roman" w:hAnsi="Times New Roman" w:cs="Times New Roman"/>
            <w:sz w:val="24"/>
            <w:szCs w:val="24"/>
          </w:rPr>
          <w:delText xml:space="preserve">an </w:delText>
        </w:r>
        <w:r w:rsidR="003E6D60" w:rsidDel="000B615F">
          <w:rPr>
            <w:rFonts w:ascii="Times New Roman" w:hAnsi="Times New Roman" w:cs="Times New Roman"/>
            <w:sz w:val="24"/>
            <w:szCs w:val="24"/>
          </w:rPr>
          <w:delText xml:space="preserve">unexpected reversal in response for cold-associated species </w:delText>
        </w:r>
        <w:r w:rsidR="007A031C" w:rsidDel="000B615F">
          <w:rPr>
            <w:rFonts w:ascii="Times New Roman" w:hAnsi="Times New Roman" w:cs="Times New Roman"/>
            <w:sz w:val="24"/>
            <w:szCs w:val="24"/>
          </w:rPr>
          <w:delText>at the highest range of observed temperature increases</w:delText>
        </w:r>
        <w:r w:rsidR="003E6D60" w:rsidDel="000B615F">
          <w:rPr>
            <w:rFonts w:ascii="Times New Roman" w:hAnsi="Times New Roman" w:cs="Times New Roman"/>
            <w:sz w:val="24"/>
            <w:szCs w:val="24"/>
          </w:rPr>
          <w:delText>, although confidence was much lower for that response</w:delText>
        </w:r>
        <w:r w:rsidR="007A031C" w:rsidDel="000B615F">
          <w:rPr>
            <w:rFonts w:ascii="Times New Roman" w:hAnsi="Times New Roman" w:cs="Times New Roman"/>
            <w:sz w:val="24"/>
            <w:szCs w:val="24"/>
          </w:rPr>
          <w:delText xml:space="preserve"> (Figure 2)</w:delText>
        </w:r>
        <w:r w:rsidR="003E6D60" w:rsidDel="000B615F">
          <w:rPr>
            <w:rFonts w:ascii="Times New Roman" w:hAnsi="Times New Roman" w:cs="Times New Roman"/>
            <w:sz w:val="24"/>
            <w:szCs w:val="24"/>
          </w:rPr>
          <w:delText xml:space="preserve">. </w:delText>
        </w:r>
      </w:del>
    </w:p>
    <w:p w14:paraId="39A97392" w14:textId="46FB4021" w:rsidR="00F21671" w:rsidRPr="00703517" w:rsidRDefault="007A031C">
      <w:pPr>
        <w:spacing w:line="480" w:lineRule="auto"/>
        <w:ind w:firstLine="720"/>
        <w:jc w:val="both"/>
        <w:rPr>
          <w:rFonts w:ascii="Times New Roman" w:hAnsi="Times New Roman" w:cs="Times New Roman"/>
          <w:sz w:val="24"/>
          <w:szCs w:val="24"/>
        </w:rPr>
        <w:pPrChange w:id="244" w:author="Vaughn Shirey" w:date="2023-09-18T11:19:00Z">
          <w:pPr>
            <w:spacing w:line="480" w:lineRule="auto"/>
            <w:jc w:val="both"/>
          </w:pPr>
        </w:pPrChange>
      </w:pPr>
      <w:r>
        <w:rPr>
          <w:rFonts w:ascii="Times New Roman" w:hAnsi="Times New Roman" w:cs="Times New Roman"/>
          <w:sz w:val="24"/>
          <w:szCs w:val="24"/>
        </w:rPr>
        <w:t>When examined on a per-species basis (Figure 3)</w:t>
      </w:r>
      <w:r w:rsidR="00341DE7" w:rsidRPr="00703517">
        <w:rPr>
          <w:rFonts w:ascii="Times New Roman" w:hAnsi="Times New Roman" w:cs="Times New Roman"/>
          <w:sz w:val="24"/>
          <w:szCs w:val="24"/>
        </w:rPr>
        <w:t>, several cold-adapted species exhibit average occupancy declines across their modeled ranges</w:t>
      </w:r>
      <w:r>
        <w:rPr>
          <w:rFonts w:ascii="Times New Roman" w:hAnsi="Times New Roman" w:cs="Times New Roman"/>
          <w:sz w:val="24"/>
          <w:szCs w:val="24"/>
        </w:rPr>
        <w:t>,</w:t>
      </w:r>
      <w:r w:rsidR="00341DE7" w:rsidRPr="00703517">
        <w:rPr>
          <w:rFonts w:ascii="Times New Roman" w:hAnsi="Times New Roman" w:cs="Times New Roman"/>
          <w:sz w:val="24"/>
          <w:szCs w:val="24"/>
        </w:rPr>
        <w:t xml:space="preserve"> including </w:t>
      </w:r>
      <w:r w:rsidR="00341DE7" w:rsidRPr="00703517">
        <w:rPr>
          <w:rFonts w:ascii="Times New Roman" w:hAnsi="Times New Roman" w:cs="Times New Roman"/>
          <w:i/>
          <w:sz w:val="24"/>
          <w:szCs w:val="24"/>
        </w:rPr>
        <w:t xml:space="preserve">Boloria freija </w:t>
      </w:r>
      <w:r w:rsidR="00341DE7" w:rsidRPr="00703517">
        <w:rPr>
          <w:rFonts w:ascii="Times New Roman" w:hAnsi="Times New Roman" w:cs="Times New Roman"/>
          <w:sz w:val="24"/>
          <w:szCs w:val="24"/>
        </w:rPr>
        <w:t xml:space="preserve">(BOLFRE, </w:t>
      </w:r>
      <w:r w:rsidR="0087509B" w:rsidRPr="00703517">
        <w:rPr>
          <w:rFonts w:ascii="Times New Roman" w:hAnsi="Times New Roman" w:cs="Times New Roman"/>
          <w:sz w:val="24"/>
          <w:szCs w:val="24"/>
        </w:rPr>
        <w:t>-7.5%</w:t>
      </w:r>
      <w:r w:rsidR="00341DE7" w:rsidRPr="00703517">
        <w:rPr>
          <w:rFonts w:ascii="Times New Roman" w:hAnsi="Times New Roman" w:cs="Times New Roman"/>
          <w:sz w:val="24"/>
          <w:szCs w:val="24"/>
        </w:rPr>
        <w:t xml:space="preserve"> in mid-latitude sites), </w:t>
      </w:r>
      <w:r w:rsidR="00341DE7" w:rsidRPr="00703517">
        <w:rPr>
          <w:rFonts w:ascii="Times New Roman" w:hAnsi="Times New Roman" w:cs="Times New Roman"/>
          <w:i/>
          <w:sz w:val="24"/>
          <w:szCs w:val="24"/>
        </w:rPr>
        <w:t xml:space="preserve">B. chariclea </w:t>
      </w:r>
      <w:r w:rsidR="00341DE7" w:rsidRPr="00703517">
        <w:rPr>
          <w:rFonts w:ascii="Times New Roman" w:hAnsi="Times New Roman" w:cs="Times New Roman"/>
          <w:sz w:val="24"/>
          <w:szCs w:val="24"/>
        </w:rPr>
        <w:t xml:space="preserve">(BOLCHA, </w:t>
      </w:r>
      <w:r w:rsidR="00EB133E" w:rsidRPr="00703517">
        <w:rPr>
          <w:rFonts w:ascii="Times New Roman" w:hAnsi="Times New Roman" w:cs="Times New Roman"/>
          <w:sz w:val="24"/>
          <w:szCs w:val="24"/>
        </w:rPr>
        <w:t>-6.8%</w:t>
      </w:r>
      <w:r w:rsidR="00341DE7" w:rsidRPr="00703517">
        <w:rPr>
          <w:rFonts w:ascii="Times New Roman" w:hAnsi="Times New Roman" w:cs="Times New Roman"/>
          <w:sz w:val="24"/>
          <w:szCs w:val="24"/>
        </w:rPr>
        <w:t xml:space="preserve"> in mid-latitude sites), </w:t>
      </w:r>
      <w:r w:rsidR="00341DE7" w:rsidRPr="00703517">
        <w:rPr>
          <w:rFonts w:ascii="Times New Roman" w:hAnsi="Times New Roman" w:cs="Times New Roman"/>
          <w:i/>
          <w:sz w:val="24"/>
          <w:szCs w:val="24"/>
        </w:rPr>
        <w:t>Boloria eunomia</w:t>
      </w:r>
      <w:r w:rsidR="00341DE7" w:rsidRPr="00703517">
        <w:rPr>
          <w:rFonts w:ascii="Times New Roman" w:hAnsi="Times New Roman" w:cs="Times New Roman"/>
          <w:sz w:val="24"/>
          <w:szCs w:val="24"/>
        </w:rPr>
        <w:t xml:space="preserve"> (BOLEUN, </w:t>
      </w:r>
      <w:r w:rsidR="007E163E" w:rsidRPr="00703517">
        <w:rPr>
          <w:rFonts w:ascii="Times New Roman" w:hAnsi="Times New Roman" w:cs="Times New Roman"/>
          <w:sz w:val="24"/>
          <w:szCs w:val="24"/>
        </w:rPr>
        <w:t>-5.9%</w:t>
      </w:r>
      <w:r w:rsidR="00341DE7" w:rsidRPr="00703517">
        <w:rPr>
          <w:rFonts w:ascii="Times New Roman" w:hAnsi="Times New Roman" w:cs="Times New Roman"/>
          <w:sz w:val="24"/>
          <w:szCs w:val="24"/>
        </w:rPr>
        <w:t xml:space="preserve"> in mid-latitude sites), and </w:t>
      </w:r>
      <w:r w:rsidR="00341DE7" w:rsidRPr="00703517">
        <w:rPr>
          <w:rFonts w:ascii="Times New Roman" w:hAnsi="Times New Roman" w:cs="Times New Roman"/>
          <w:i/>
          <w:sz w:val="24"/>
          <w:szCs w:val="24"/>
        </w:rPr>
        <w:t xml:space="preserve">Agriades glandon </w:t>
      </w:r>
      <w:r w:rsidR="00341DE7" w:rsidRPr="00703517">
        <w:rPr>
          <w:rFonts w:ascii="Times New Roman" w:hAnsi="Times New Roman" w:cs="Times New Roman"/>
          <w:sz w:val="24"/>
          <w:szCs w:val="24"/>
        </w:rPr>
        <w:t xml:space="preserve">(AGRGLA, </w:t>
      </w:r>
      <w:r w:rsidR="00CF47A4" w:rsidRPr="00703517">
        <w:rPr>
          <w:rFonts w:ascii="Times New Roman" w:hAnsi="Times New Roman" w:cs="Times New Roman"/>
          <w:sz w:val="24"/>
          <w:szCs w:val="24"/>
        </w:rPr>
        <w:t>-3.1%</w:t>
      </w:r>
      <w:r w:rsidR="00341DE7" w:rsidRPr="00703517">
        <w:rPr>
          <w:rFonts w:ascii="Times New Roman" w:hAnsi="Times New Roman" w:cs="Times New Roman"/>
          <w:sz w:val="24"/>
          <w:szCs w:val="24"/>
        </w:rPr>
        <w:t xml:space="preserve"> in mid-latitude sites). In contrast, warm-adapted</w:t>
      </w:r>
      <w:ins w:id="245" w:author="Vaughn Shirey" w:date="2023-09-18T11:00:00Z">
        <w:r w:rsidR="005C6DD1">
          <w:rPr>
            <w:rFonts w:ascii="Times New Roman" w:hAnsi="Times New Roman" w:cs="Times New Roman"/>
            <w:sz w:val="24"/>
            <w:szCs w:val="24"/>
          </w:rPr>
          <w:t xml:space="preserve"> and </w:t>
        </w:r>
      </w:ins>
      <w:del w:id="246" w:author="Vaughn Shirey" w:date="2023-09-18T11:00:00Z">
        <w:r w:rsidR="00341DE7" w:rsidRPr="00703517" w:rsidDel="005C6DD1">
          <w:rPr>
            <w:rFonts w:ascii="Times New Roman" w:hAnsi="Times New Roman" w:cs="Times New Roman"/>
            <w:sz w:val="24"/>
            <w:szCs w:val="24"/>
          </w:rPr>
          <w:delText>/</w:delText>
        </w:r>
      </w:del>
      <w:r w:rsidR="00341DE7" w:rsidRPr="00703517">
        <w:rPr>
          <w:rFonts w:ascii="Times New Roman" w:hAnsi="Times New Roman" w:cs="Times New Roman"/>
          <w:sz w:val="24"/>
          <w:szCs w:val="24"/>
        </w:rPr>
        <w:t xml:space="preserve">southern species exhibited </w:t>
      </w:r>
      <w:r>
        <w:rPr>
          <w:rFonts w:ascii="Times New Roman" w:hAnsi="Times New Roman" w:cs="Times New Roman"/>
          <w:sz w:val="24"/>
          <w:szCs w:val="24"/>
        </w:rPr>
        <w:t xml:space="preserve">relative </w:t>
      </w:r>
      <w:r w:rsidR="00341DE7" w:rsidRPr="00703517">
        <w:rPr>
          <w:rFonts w:ascii="Times New Roman" w:hAnsi="Times New Roman" w:cs="Times New Roman"/>
          <w:sz w:val="24"/>
          <w:szCs w:val="24"/>
        </w:rPr>
        <w:t>occupancy</w:t>
      </w:r>
      <w:r w:rsidR="00CF7784">
        <w:rPr>
          <w:rFonts w:ascii="Times New Roman" w:hAnsi="Times New Roman" w:cs="Times New Roman"/>
          <w:sz w:val="24"/>
          <w:szCs w:val="24"/>
        </w:rPr>
        <w:t xml:space="preserve"> </w:t>
      </w:r>
      <w:r w:rsidR="00341DE7" w:rsidRPr="00703517">
        <w:rPr>
          <w:rFonts w:ascii="Times New Roman" w:hAnsi="Times New Roman" w:cs="Times New Roman"/>
          <w:sz w:val="24"/>
          <w:szCs w:val="24"/>
        </w:rPr>
        <w:t xml:space="preserve">stability or </w:t>
      </w:r>
      <w:r w:rsidR="004C4192">
        <w:rPr>
          <w:rFonts w:ascii="Times New Roman" w:hAnsi="Times New Roman" w:cs="Times New Roman"/>
          <w:sz w:val="24"/>
          <w:szCs w:val="24"/>
        </w:rPr>
        <w:t xml:space="preserve">average </w:t>
      </w:r>
      <w:r w:rsidR="00341DE7" w:rsidRPr="00703517">
        <w:rPr>
          <w:rFonts w:ascii="Times New Roman" w:hAnsi="Times New Roman" w:cs="Times New Roman"/>
          <w:sz w:val="24"/>
          <w:szCs w:val="24"/>
        </w:rPr>
        <w:t xml:space="preserve">increases alongside rising minimum temperatures (Figure </w:t>
      </w:r>
      <w:r w:rsidR="001369A0" w:rsidRPr="00703517">
        <w:rPr>
          <w:rFonts w:ascii="Times New Roman" w:hAnsi="Times New Roman" w:cs="Times New Roman"/>
          <w:sz w:val="24"/>
          <w:szCs w:val="24"/>
        </w:rPr>
        <w:t>3</w:t>
      </w:r>
      <w:r w:rsidR="00341DE7" w:rsidRPr="00703517">
        <w:rPr>
          <w:rFonts w:ascii="Times New Roman" w:hAnsi="Times New Roman" w:cs="Times New Roman"/>
          <w:sz w:val="24"/>
          <w:szCs w:val="24"/>
        </w:rPr>
        <w:t xml:space="preserve">). For example, the species, </w:t>
      </w:r>
      <w:r w:rsidR="00341DE7" w:rsidRPr="00703517">
        <w:rPr>
          <w:rFonts w:ascii="Times New Roman" w:hAnsi="Times New Roman" w:cs="Times New Roman"/>
          <w:i/>
          <w:sz w:val="24"/>
          <w:szCs w:val="24"/>
        </w:rPr>
        <w:t xml:space="preserve">Pieris rapae </w:t>
      </w:r>
      <w:r w:rsidR="00341DE7" w:rsidRPr="00703517">
        <w:rPr>
          <w:rFonts w:ascii="Times New Roman" w:hAnsi="Times New Roman" w:cs="Times New Roman"/>
          <w:sz w:val="24"/>
          <w:szCs w:val="24"/>
        </w:rPr>
        <w:t>(PIERAP)</w:t>
      </w:r>
      <w:r w:rsidR="00A2564E" w:rsidRPr="00703517">
        <w:rPr>
          <w:rFonts w:ascii="Times New Roman" w:hAnsi="Times New Roman" w:cs="Times New Roman"/>
          <w:sz w:val="24"/>
          <w:szCs w:val="24"/>
        </w:rPr>
        <w:t xml:space="preserve">, </w:t>
      </w:r>
      <w:r w:rsidR="00A2564E" w:rsidRPr="00703517">
        <w:rPr>
          <w:rFonts w:ascii="Times New Roman" w:hAnsi="Times New Roman" w:cs="Times New Roman"/>
          <w:i/>
          <w:iCs/>
          <w:sz w:val="24"/>
          <w:szCs w:val="24"/>
        </w:rPr>
        <w:t xml:space="preserve">Pterourus rutulus </w:t>
      </w:r>
      <w:r w:rsidR="00A2564E" w:rsidRPr="00703517">
        <w:rPr>
          <w:rFonts w:ascii="Times New Roman" w:hAnsi="Times New Roman" w:cs="Times New Roman"/>
          <w:sz w:val="24"/>
          <w:szCs w:val="24"/>
        </w:rPr>
        <w:t>(PTERUT)</w:t>
      </w:r>
      <w:r w:rsidR="00341DE7" w:rsidRPr="00703517">
        <w:rPr>
          <w:rFonts w:ascii="Times New Roman" w:hAnsi="Times New Roman" w:cs="Times New Roman"/>
          <w:sz w:val="24"/>
          <w:szCs w:val="24"/>
        </w:rPr>
        <w:t xml:space="preserve"> and </w:t>
      </w:r>
      <w:r w:rsidR="00341DE7" w:rsidRPr="00703517">
        <w:rPr>
          <w:rFonts w:ascii="Times New Roman" w:hAnsi="Times New Roman" w:cs="Times New Roman"/>
          <w:i/>
          <w:sz w:val="24"/>
          <w:szCs w:val="24"/>
        </w:rPr>
        <w:t>Cercyonis pegala</w:t>
      </w:r>
      <w:r w:rsidR="00341DE7" w:rsidRPr="00703517">
        <w:rPr>
          <w:rFonts w:ascii="Times New Roman" w:hAnsi="Times New Roman" w:cs="Times New Roman"/>
          <w:sz w:val="24"/>
          <w:szCs w:val="24"/>
        </w:rPr>
        <w:t xml:space="preserve"> (CERPEG) have all </w:t>
      </w:r>
      <w:r w:rsidR="00341DE7" w:rsidRPr="00703517">
        <w:rPr>
          <w:rFonts w:ascii="Times New Roman" w:hAnsi="Times New Roman" w:cs="Times New Roman"/>
          <w:sz w:val="24"/>
          <w:szCs w:val="24"/>
        </w:rPr>
        <w:lastRenderedPageBreak/>
        <w:t>exhibited average occupancy increases of roughly 4% or greater across all geographic components of their modeled range. Several species for which occupancy trends appea</w:t>
      </w:r>
      <w:r w:rsidR="000F02AB">
        <w:rPr>
          <w:rFonts w:ascii="Times New Roman" w:hAnsi="Times New Roman" w:cs="Times New Roman"/>
          <w:sz w:val="24"/>
          <w:szCs w:val="24"/>
        </w:rPr>
        <w:t>r</w:t>
      </w:r>
      <w:r>
        <w:rPr>
          <w:rFonts w:ascii="Times New Roman" w:hAnsi="Times New Roman" w:cs="Times New Roman"/>
          <w:sz w:val="24"/>
          <w:szCs w:val="24"/>
        </w:rPr>
        <w:t xml:space="preserve"> </w:t>
      </w:r>
      <w:r w:rsidR="00341DE7" w:rsidRPr="00703517">
        <w:rPr>
          <w:rFonts w:ascii="Times New Roman" w:hAnsi="Times New Roman" w:cs="Times New Roman"/>
          <w:sz w:val="24"/>
          <w:szCs w:val="24"/>
        </w:rPr>
        <w:t>relatively stable compared to 1970</w:t>
      </w:r>
      <w:r>
        <w:rPr>
          <w:rFonts w:ascii="Times New Roman" w:hAnsi="Times New Roman" w:cs="Times New Roman"/>
          <w:sz w:val="24"/>
          <w:szCs w:val="24"/>
        </w:rPr>
        <w:t xml:space="preserve"> occupancy level</w:t>
      </w:r>
      <w:r w:rsidR="00341DE7" w:rsidRPr="00703517">
        <w:rPr>
          <w:rFonts w:ascii="Times New Roman" w:hAnsi="Times New Roman" w:cs="Times New Roman"/>
          <w:sz w:val="24"/>
          <w:szCs w:val="24"/>
        </w:rPr>
        <w:t xml:space="preserve">s include </w:t>
      </w:r>
      <w:r w:rsidR="00341DE7" w:rsidRPr="00703517">
        <w:rPr>
          <w:rFonts w:ascii="Times New Roman" w:hAnsi="Times New Roman" w:cs="Times New Roman"/>
          <w:i/>
          <w:sz w:val="24"/>
          <w:szCs w:val="24"/>
        </w:rPr>
        <w:t xml:space="preserve">Coenonympha tullia </w:t>
      </w:r>
      <w:r w:rsidR="00341DE7" w:rsidRPr="00703517">
        <w:rPr>
          <w:rFonts w:ascii="Times New Roman" w:hAnsi="Times New Roman" w:cs="Times New Roman"/>
          <w:sz w:val="24"/>
          <w:szCs w:val="24"/>
        </w:rPr>
        <w:t xml:space="preserve">(COETUL) and </w:t>
      </w:r>
      <w:r w:rsidR="00341DE7" w:rsidRPr="00703517">
        <w:rPr>
          <w:rFonts w:ascii="Times New Roman" w:hAnsi="Times New Roman" w:cs="Times New Roman"/>
          <w:i/>
          <w:sz w:val="24"/>
          <w:szCs w:val="24"/>
        </w:rPr>
        <w:t xml:space="preserve">Glaucopsyche lygdamus </w:t>
      </w:r>
      <w:r w:rsidR="00341DE7" w:rsidRPr="00703517">
        <w:rPr>
          <w:rFonts w:ascii="Times New Roman" w:hAnsi="Times New Roman" w:cs="Times New Roman"/>
          <w:sz w:val="24"/>
          <w:szCs w:val="24"/>
        </w:rPr>
        <w:t xml:space="preserve">(GLALYG). </w:t>
      </w:r>
    </w:p>
    <w:p w14:paraId="34C383E7" w14:textId="71E8B5B5"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 </w:t>
      </w:r>
      <w:del w:id="247" w:author="Vaughn Shirey" w:date="2023-09-18T11:19:00Z">
        <w:r w:rsidRPr="00703517" w:rsidDel="00872522">
          <w:rPr>
            <w:rFonts w:ascii="Times New Roman" w:hAnsi="Times New Roman" w:cs="Times New Roman"/>
            <w:sz w:val="24"/>
            <w:szCs w:val="24"/>
          </w:rPr>
          <w:delText>In sum</w:delText>
        </w:r>
        <w:r w:rsidR="00370FC7" w:rsidRPr="00703517" w:rsidDel="00872522">
          <w:rPr>
            <w:rFonts w:ascii="Times New Roman" w:hAnsi="Times New Roman" w:cs="Times New Roman"/>
            <w:sz w:val="24"/>
            <w:szCs w:val="24"/>
          </w:rPr>
          <w:delText>,</w:delText>
        </w:r>
      </w:del>
      <w:ins w:id="248" w:author="Vaughn Shirey" w:date="2023-09-18T11:19:00Z">
        <w:r w:rsidR="00872522">
          <w:rPr>
            <w:rFonts w:ascii="Times New Roman" w:hAnsi="Times New Roman" w:cs="Times New Roman"/>
            <w:sz w:val="24"/>
            <w:szCs w:val="24"/>
          </w:rPr>
          <w:t>With respect to geographic sub-range,</w:t>
        </w:r>
      </w:ins>
      <w:r w:rsidRPr="00703517">
        <w:rPr>
          <w:rFonts w:ascii="Times New Roman" w:hAnsi="Times New Roman" w:cs="Times New Roman"/>
          <w:sz w:val="24"/>
          <w:szCs w:val="24"/>
        </w:rPr>
        <w:t xml:space="preserve"> we find trends at the northern third of each species’ model range are generally more positive than trends at the southern third (</w:t>
      </w:r>
      <w:r w:rsidR="007A031C">
        <w:rPr>
          <w:rFonts w:ascii="Times New Roman" w:hAnsi="Times New Roman" w:cs="Times New Roman"/>
          <w:sz w:val="24"/>
          <w:szCs w:val="24"/>
        </w:rPr>
        <w:t>Figure 3</w:t>
      </w:r>
      <w:r w:rsidRPr="00703517">
        <w:rPr>
          <w:rFonts w:ascii="Times New Roman" w:hAnsi="Times New Roman" w:cs="Times New Roman"/>
          <w:sz w:val="24"/>
          <w:szCs w:val="24"/>
        </w:rPr>
        <w:t>)</w:t>
      </w:r>
      <w:ins w:id="249" w:author="Vaughn Shirey" w:date="2023-09-18T11:19:00Z">
        <w:r w:rsidR="00BB7806">
          <w:rPr>
            <w:rFonts w:ascii="Times New Roman" w:hAnsi="Times New Roman" w:cs="Times New Roman"/>
            <w:sz w:val="24"/>
            <w:szCs w:val="24"/>
          </w:rPr>
          <w:t>.</w:t>
        </w:r>
      </w:ins>
      <w:r w:rsidR="007A031C">
        <w:rPr>
          <w:rFonts w:ascii="Times New Roman" w:hAnsi="Times New Roman" w:cs="Times New Roman"/>
          <w:sz w:val="24"/>
          <w:szCs w:val="24"/>
        </w:rPr>
        <w:t xml:space="preserve"> </w:t>
      </w:r>
      <w:del w:id="250" w:author="Vaughn Shirey" w:date="2023-09-18T11:19:00Z">
        <w:r w:rsidR="007A031C" w:rsidDel="00BB7806">
          <w:rPr>
            <w:rFonts w:ascii="Times New Roman" w:hAnsi="Times New Roman" w:cs="Times New Roman"/>
            <w:sz w:val="24"/>
            <w:szCs w:val="24"/>
          </w:rPr>
          <w:delText>but those</w:delText>
        </w:r>
        <w:r w:rsidR="000D09F4" w:rsidDel="00BB7806">
          <w:rPr>
            <w:rFonts w:ascii="Times New Roman" w:hAnsi="Times New Roman" w:cs="Times New Roman"/>
            <w:sz w:val="24"/>
            <w:szCs w:val="24"/>
          </w:rPr>
          <w:delText xml:space="preserve"> for</w:delText>
        </w:r>
      </w:del>
      <w:ins w:id="251" w:author="Vaughn Shirey" w:date="2023-09-18T11:19:00Z">
        <w:r w:rsidR="00BB7806">
          <w:rPr>
            <w:rFonts w:ascii="Times New Roman" w:hAnsi="Times New Roman" w:cs="Times New Roman"/>
            <w:sz w:val="24"/>
            <w:szCs w:val="24"/>
          </w:rPr>
          <w:t>Trends among</w:t>
        </w:r>
      </w:ins>
      <w:r w:rsidR="000D09F4">
        <w:rPr>
          <w:rFonts w:ascii="Times New Roman" w:hAnsi="Times New Roman" w:cs="Times New Roman"/>
          <w:sz w:val="24"/>
          <w:szCs w:val="24"/>
        </w:rPr>
        <w:t xml:space="preserve"> cold-a</w:t>
      </w:r>
      <w:r w:rsidR="006C7B44">
        <w:rPr>
          <w:rFonts w:ascii="Times New Roman" w:hAnsi="Times New Roman" w:cs="Times New Roman"/>
          <w:sz w:val="24"/>
          <w:szCs w:val="24"/>
        </w:rPr>
        <w:t>ssociated</w:t>
      </w:r>
      <w:r w:rsidR="000D09F4">
        <w:rPr>
          <w:rFonts w:ascii="Times New Roman" w:hAnsi="Times New Roman" w:cs="Times New Roman"/>
          <w:sz w:val="24"/>
          <w:szCs w:val="24"/>
        </w:rPr>
        <w:t xml:space="preserve"> species are typicall</w:t>
      </w:r>
      <w:r w:rsidR="006C7B44">
        <w:rPr>
          <w:rFonts w:ascii="Times New Roman" w:hAnsi="Times New Roman" w:cs="Times New Roman"/>
          <w:sz w:val="24"/>
          <w:szCs w:val="24"/>
        </w:rPr>
        <w:t xml:space="preserve">y </w:t>
      </w:r>
      <w:r w:rsidR="000D09F4">
        <w:rPr>
          <w:rFonts w:ascii="Times New Roman" w:hAnsi="Times New Roman" w:cs="Times New Roman"/>
          <w:sz w:val="24"/>
          <w:szCs w:val="24"/>
        </w:rPr>
        <w:t>negative across all geographic subcomponents of their ranges</w:t>
      </w:r>
      <w:r w:rsidR="006C7B44">
        <w:rPr>
          <w:rFonts w:ascii="Times New Roman" w:hAnsi="Times New Roman" w:cs="Times New Roman"/>
          <w:sz w:val="24"/>
          <w:szCs w:val="24"/>
        </w:rPr>
        <w:t xml:space="preserve"> (Figure 3a, b, c)</w:t>
      </w:r>
      <w:r w:rsidR="007A031C">
        <w:rPr>
          <w:rFonts w:ascii="Times New Roman" w:hAnsi="Times New Roman" w:cs="Times New Roman"/>
          <w:sz w:val="24"/>
          <w:szCs w:val="24"/>
        </w:rPr>
        <w:t xml:space="preserve"> while those f</w:t>
      </w:r>
      <w:r w:rsidR="006C7B44">
        <w:rPr>
          <w:rFonts w:ascii="Times New Roman" w:hAnsi="Times New Roman" w:cs="Times New Roman"/>
          <w:sz w:val="24"/>
          <w:szCs w:val="24"/>
        </w:rPr>
        <w:t>or warm-associate species, the trends in each geographic subcomponent are stable or increasing.</w:t>
      </w:r>
      <w:r w:rsidR="000D09F4">
        <w:rPr>
          <w:rFonts w:ascii="Times New Roman" w:hAnsi="Times New Roman" w:cs="Times New Roman"/>
          <w:sz w:val="24"/>
          <w:szCs w:val="24"/>
        </w:rPr>
        <w:t xml:space="preserve"> </w:t>
      </w:r>
      <w:r w:rsidRPr="00703517">
        <w:rPr>
          <w:rFonts w:ascii="Times New Roman" w:hAnsi="Times New Roman" w:cs="Times New Roman"/>
          <w:sz w:val="24"/>
          <w:szCs w:val="24"/>
        </w:rPr>
        <w:t xml:space="preserve">Due to the very small number of sites modeled for </w:t>
      </w:r>
      <w:r w:rsidRPr="00703517">
        <w:rPr>
          <w:rFonts w:ascii="Times New Roman" w:hAnsi="Times New Roman" w:cs="Times New Roman"/>
          <w:i/>
          <w:sz w:val="24"/>
          <w:szCs w:val="24"/>
        </w:rPr>
        <w:t>P. glaucus</w:t>
      </w:r>
      <w:r w:rsidRPr="00703517">
        <w:rPr>
          <w:rFonts w:ascii="Times New Roman" w:hAnsi="Times New Roman" w:cs="Times New Roman"/>
          <w:sz w:val="24"/>
          <w:szCs w:val="24"/>
        </w:rPr>
        <w:t xml:space="preserve">, a comparison could not be made between northern and southern sites. A full account of average occupancy shifts as well as maps reproducing the shifts from the 1970s for each species are included in the supplementary material for all models. </w:t>
      </w:r>
    </w:p>
    <w:p w14:paraId="0CF60279" w14:textId="10C4164A" w:rsidR="00F21671" w:rsidRDefault="007C60A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top model </w:t>
      </w:r>
      <w:ins w:id="252" w:author="Vaughn Shirey" w:date="2023-09-18T11:15:00Z">
        <w:r w:rsidR="00945655">
          <w:rPr>
            <w:rFonts w:ascii="Times New Roman" w:hAnsi="Times New Roman" w:cs="Times New Roman"/>
            <w:sz w:val="24"/>
            <w:szCs w:val="24"/>
          </w:rPr>
          <w:t xml:space="preserve">based on predictive capacity </w:t>
        </w:r>
      </w:ins>
      <w:r>
        <w:rPr>
          <w:rFonts w:ascii="Times New Roman" w:hAnsi="Times New Roman" w:cs="Times New Roman"/>
          <w:sz w:val="24"/>
          <w:szCs w:val="24"/>
        </w:rPr>
        <w:t xml:space="preserve">from our post-hoc analysis revealed that a model including range-wide temperature (Models C/D) </w:t>
      </w:r>
      <w:ins w:id="253" w:author="Vaughn Shirey" w:date="2023-09-18T11:15:00Z">
        <w:r w:rsidR="00CF020B">
          <w:rPr>
            <w:rFonts w:ascii="Times New Roman" w:hAnsi="Times New Roman" w:cs="Times New Roman"/>
            <w:sz w:val="24"/>
            <w:szCs w:val="24"/>
          </w:rPr>
          <w:t>was</w:t>
        </w:r>
      </w:ins>
      <w:del w:id="254" w:author="Vaughn Shirey" w:date="2023-09-18T11:15:00Z">
        <w:r w:rsidDel="00CF020B">
          <w:rPr>
            <w:rFonts w:ascii="Times New Roman" w:hAnsi="Times New Roman" w:cs="Times New Roman"/>
            <w:sz w:val="24"/>
            <w:szCs w:val="24"/>
          </w:rPr>
          <w:delText>and a model including average wingspan (Model G/H) were</w:delText>
        </w:r>
      </w:del>
      <w:r>
        <w:rPr>
          <w:rFonts w:ascii="Times New Roman" w:hAnsi="Times New Roman" w:cs="Times New Roman"/>
          <w:sz w:val="24"/>
          <w:szCs w:val="24"/>
        </w:rPr>
        <w:t xml:space="preserve"> the best models in terms of predicting occupancy shift</w:t>
      </w:r>
      <w:r w:rsidR="00251D5C">
        <w:rPr>
          <w:rFonts w:ascii="Times New Roman" w:hAnsi="Times New Roman" w:cs="Times New Roman"/>
          <w:sz w:val="24"/>
          <w:szCs w:val="24"/>
        </w:rPr>
        <w:t xml:space="preserve"> at the 100-kilometer scale</w:t>
      </w:r>
      <w:r>
        <w:rPr>
          <w:rFonts w:ascii="Times New Roman" w:hAnsi="Times New Roman" w:cs="Times New Roman"/>
          <w:sz w:val="24"/>
          <w:szCs w:val="24"/>
        </w:rPr>
        <w:t xml:space="preserve"> (Supplemental Table S</w:t>
      </w:r>
      <w:r w:rsidR="000F4305">
        <w:rPr>
          <w:rFonts w:ascii="Times New Roman" w:hAnsi="Times New Roman" w:cs="Times New Roman"/>
          <w:sz w:val="24"/>
          <w:szCs w:val="24"/>
        </w:rPr>
        <w:t>2</w:t>
      </w:r>
      <w:r>
        <w:rPr>
          <w:rFonts w:ascii="Times New Roman" w:hAnsi="Times New Roman" w:cs="Times New Roman"/>
          <w:sz w:val="24"/>
          <w:szCs w:val="24"/>
        </w:rPr>
        <w:t xml:space="preserve">). </w:t>
      </w:r>
      <w:ins w:id="255" w:author="Vaughn Shirey" w:date="2023-09-18T11:17:00Z">
        <w:r w:rsidR="004730D9">
          <w:rPr>
            <w:rFonts w:ascii="Times New Roman" w:hAnsi="Times New Roman" w:cs="Times New Roman"/>
            <w:sz w:val="24"/>
            <w:szCs w:val="24"/>
          </w:rPr>
          <w:t xml:space="preserve">Table 2 illustrates the results of these top models. </w:t>
        </w:r>
      </w:ins>
      <w:r w:rsidR="00AB0551">
        <w:rPr>
          <w:rFonts w:ascii="Times New Roman" w:hAnsi="Times New Roman" w:cs="Times New Roman"/>
          <w:sz w:val="24"/>
          <w:szCs w:val="24"/>
        </w:rPr>
        <w:t xml:space="preserve">Generally, species with warmer North American ranges </w:t>
      </w:r>
      <w:del w:id="256" w:author="Vaughn Shirey" w:date="2023-09-18T11:16:00Z">
        <w:r w:rsidR="00AB0551" w:rsidDel="00CF020B">
          <w:rPr>
            <w:rFonts w:ascii="Times New Roman" w:hAnsi="Times New Roman" w:cs="Times New Roman"/>
            <w:sz w:val="24"/>
            <w:szCs w:val="24"/>
          </w:rPr>
          <w:delText xml:space="preserve">and species that have larger wingspans </w:delText>
        </w:r>
      </w:del>
      <w:r w:rsidR="00AB0551">
        <w:rPr>
          <w:rFonts w:ascii="Times New Roman" w:hAnsi="Times New Roman" w:cs="Times New Roman"/>
          <w:sz w:val="24"/>
          <w:szCs w:val="24"/>
        </w:rPr>
        <w:t>exhibited larger gains</w:t>
      </w:r>
      <w:ins w:id="257" w:author="Vaughn Shirey" w:date="2023-09-18T11:00:00Z">
        <w:r w:rsidR="005C6DD1">
          <w:rPr>
            <w:rFonts w:ascii="Times New Roman" w:hAnsi="Times New Roman" w:cs="Times New Roman"/>
            <w:sz w:val="24"/>
            <w:szCs w:val="24"/>
          </w:rPr>
          <w:t xml:space="preserve"> or </w:t>
        </w:r>
      </w:ins>
      <w:del w:id="258" w:author="Vaughn Shirey" w:date="2023-09-18T11:00:00Z">
        <w:r w:rsidR="00AB0551" w:rsidDel="005C6DD1">
          <w:rPr>
            <w:rFonts w:ascii="Times New Roman" w:hAnsi="Times New Roman" w:cs="Times New Roman"/>
            <w:sz w:val="24"/>
            <w:szCs w:val="24"/>
          </w:rPr>
          <w:delText>/</w:delText>
        </w:r>
      </w:del>
      <w:r w:rsidR="00AB0551">
        <w:rPr>
          <w:rFonts w:ascii="Times New Roman" w:hAnsi="Times New Roman" w:cs="Times New Roman"/>
          <w:sz w:val="24"/>
          <w:szCs w:val="24"/>
        </w:rPr>
        <w:t>smaller losses in occupancy probability over the period of this research</w:t>
      </w:r>
      <w:r w:rsidR="005B4C0A">
        <w:rPr>
          <w:rFonts w:ascii="Times New Roman" w:hAnsi="Times New Roman" w:cs="Times New Roman"/>
          <w:sz w:val="24"/>
          <w:szCs w:val="24"/>
        </w:rPr>
        <w:t xml:space="preserve"> (Figure 4</w:t>
      </w:r>
      <w:r w:rsidR="00664361">
        <w:rPr>
          <w:rFonts w:ascii="Times New Roman" w:hAnsi="Times New Roman" w:cs="Times New Roman"/>
          <w:sz w:val="24"/>
          <w:szCs w:val="24"/>
        </w:rPr>
        <w:t>a, b</w:t>
      </w:r>
      <w:r w:rsidR="005B4C0A">
        <w:rPr>
          <w:rFonts w:ascii="Times New Roman" w:hAnsi="Times New Roman" w:cs="Times New Roman"/>
          <w:sz w:val="24"/>
          <w:szCs w:val="24"/>
        </w:rPr>
        <w:t>)</w:t>
      </w:r>
      <w:r w:rsidR="00AB0551">
        <w:rPr>
          <w:rFonts w:ascii="Times New Roman" w:hAnsi="Times New Roman" w:cs="Times New Roman"/>
          <w:sz w:val="24"/>
          <w:szCs w:val="24"/>
        </w:rPr>
        <w:t xml:space="preserve">. </w:t>
      </w:r>
      <w:r w:rsidR="00664361">
        <w:rPr>
          <w:rFonts w:ascii="Times New Roman" w:hAnsi="Times New Roman" w:cs="Times New Roman"/>
          <w:sz w:val="24"/>
          <w:szCs w:val="24"/>
        </w:rPr>
        <w:t>Across other models not presented in the main text, the Model C/D</w:t>
      </w:r>
      <w:r w:rsidR="00FA09D1">
        <w:rPr>
          <w:rFonts w:ascii="Times New Roman" w:hAnsi="Times New Roman" w:cs="Times New Roman"/>
          <w:sz w:val="24"/>
          <w:szCs w:val="24"/>
        </w:rPr>
        <w:t xml:space="preserve"> </w:t>
      </w:r>
      <w:r w:rsidR="001B1D3F">
        <w:rPr>
          <w:rFonts w:ascii="Times New Roman" w:hAnsi="Times New Roman" w:cs="Times New Roman"/>
          <w:sz w:val="24"/>
          <w:szCs w:val="24"/>
        </w:rPr>
        <w:t xml:space="preserve">group </w:t>
      </w:r>
      <w:r w:rsidR="00FA09D1">
        <w:rPr>
          <w:rFonts w:ascii="Times New Roman" w:hAnsi="Times New Roman" w:cs="Times New Roman"/>
          <w:sz w:val="24"/>
          <w:szCs w:val="24"/>
        </w:rPr>
        <w:t>were consistently the top predictive models of occupancy trend for temperature-based occupancy trends (Supplemental Table S2-S3).</w:t>
      </w:r>
      <w:r w:rsidR="00664361">
        <w:rPr>
          <w:rFonts w:ascii="Times New Roman" w:hAnsi="Times New Roman" w:cs="Times New Roman"/>
          <w:sz w:val="24"/>
          <w:szCs w:val="24"/>
        </w:rPr>
        <w:t xml:space="preserve"> </w:t>
      </w:r>
      <w:r w:rsidR="00876492">
        <w:rPr>
          <w:rFonts w:ascii="Times New Roman" w:hAnsi="Times New Roman" w:cs="Times New Roman"/>
          <w:sz w:val="24"/>
          <w:szCs w:val="24"/>
        </w:rPr>
        <w:t>An analysis of the phylogenetic signal in occupancy trend revealed weak evidence for a</w:t>
      </w:r>
      <w:del w:id="259" w:author="Vaughn Shirey" w:date="2023-09-18T11:16:00Z">
        <w:r w:rsidR="00876492" w:rsidDel="00CF020B">
          <w:rPr>
            <w:rFonts w:ascii="Times New Roman" w:hAnsi="Times New Roman" w:cs="Times New Roman"/>
            <w:sz w:val="24"/>
            <w:szCs w:val="24"/>
          </w:rPr>
          <w:delText xml:space="preserve"> strong </w:delText>
        </w:r>
      </w:del>
      <w:r w:rsidR="00876492">
        <w:rPr>
          <w:rFonts w:ascii="Times New Roman" w:hAnsi="Times New Roman" w:cs="Times New Roman"/>
          <w:sz w:val="24"/>
          <w:szCs w:val="24"/>
        </w:rPr>
        <w:t>phylogenetic signal</w:t>
      </w:r>
      <w:r w:rsidR="00664361">
        <w:rPr>
          <w:rFonts w:ascii="Times New Roman" w:hAnsi="Times New Roman" w:cs="Times New Roman"/>
          <w:sz w:val="24"/>
          <w:szCs w:val="24"/>
        </w:rPr>
        <w:t xml:space="preserve"> </w:t>
      </w:r>
      <w:r w:rsidR="00876492">
        <w:rPr>
          <w:rFonts w:ascii="Times New Roman" w:hAnsi="Times New Roman" w:cs="Times New Roman"/>
          <w:sz w:val="24"/>
          <w:szCs w:val="24"/>
        </w:rPr>
        <w:t xml:space="preserve">with Pagel’s </w:t>
      </w:r>
      <m:oMath>
        <m:r>
          <m:rPr>
            <m:sty m:val="p"/>
          </m:rPr>
          <w:rPr>
            <w:rFonts w:ascii="Cambria Math" w:hAnsi="Cambria Math" w:cs="Times New Roman"/>
            <w:sz w:val="24"/>
            <w:szCs w:val="24"/>
          </w:rPr>
          <m:t>λ</m:t>
        </m:r>
      </m:oMath>
      <w:r w:rsidR="00876492">
        <w:rPr>
          <w:rFonts w:ascii="Times New Roman" w:hAnsi="Times New Roman" w:cs="Times New Roman"/>
          <w:sz w:val="24"/>
          <w:szCs w:val="24"/>
        </w:rPr>
        <w:t xml:space="preserve"> being estimated at </w:t>
      </w:r>
      <w:r w:rsidR="002F39AA">
        <w:rPr>
          <w:rFonts w:ascii="Times New Roman" w:hAnsi="Times New Roman" w:cs="Times New Roman"/>
          <w:sz w:val="24"/>
          <w:szCs w:val="24"/>
        </w:rPr>
        <w:t>0.0</w:t>
      </w:r>
      <w:r w:rsidR="00876492">
        <w:rPr>
          <w:rFonts w:ascii="Times New Roman" w:hAnsi="Times New Roman" w:cs="Times New Roman"/>
          <w:sz w:val="24"/>
          <w:szCs w:val="24"/>
        </w:rPr>
        <w:t xml:space="preserve"> (</w:t>
      </w:r>
      <w:r w:rsidR="002F39AA">
        <w:rPr>
          <w:rFonts w:ascii="Times New Roman" w:hAnsi="Times New Roman" w:cs="Times New Roman"/>
          <w:sz w:val="24"/>
          <w:szCs w:val="24"/>
        </w:rPr>
        <w:t xml:space="preserve">0.0 – 0.01 </w:t>
      </w:r>
      <w:r w:rsidR="00480FA0">
        <w:rPr>
          <w:rFonts w:ascii="Times New Roman" w:hAnsi="Times New Roman" w:cs="Times New Roman"/>
          <w:sz w:val="24"/>
          <w:szCs w:val="24"/>
        </w:rPr>
        <w:lastRenderedPageBreak/>
        <w:t xml:space="preserve">95% Bayesian </w:t>
      </w:r>
      <w:r w:rsidR="002F39AA">
        <w:rPr>
          <w:rFonts w:ascii="Times New Roman" w:hAnsi="Times New Roman" w:cs="Times New Roman"/>
          <w:sz w:val="24"/>
          <w:szCs w:val="24"/>
        </w:rPr>
        <w:t>c</w:t>
      </w:r>
      <w:r w:rsidR="007F18CE">
        <w:rPr>
          <w:rFonts w:ascii="Times New Roman" w:hAnsi="Times New Roman" w:cs="Times New Roman"/>
          <w:sz w:val="24"/>
          <w:szCs w:val="24"/>
        </w:rPr>
        <w:t>redible</w:t>
      </w:r>
      <w:r w:rsidR="002F39AA">
        <w:rPr>
          <w:rFonts w:ascii="Times New Roman" w:hAnsi="Times New Roman" w:cs="Times New Roman"/>
          <w:sz w:val="24"/>
          <w:szCs w:val="24"/>
        </w:rPr>
        <w:t xml:space="preserve"> interval</w:t>
      </w:r>
      <w:r w:rsidR="00876492">
        <w:rPr>
          <w:rFonts w:ascii="Times New Roman" w:hAnsi="Times New Roman" w:cs="Times New Roman"/>
          <w:sz w:val="24"/>
          <w:szCs w:val="24"/>
        </w:rPr>
        <w:t>) for Model D</w:t>
      </w:r>
      <w:del w:id="260" w:author="Vaughn Shirey" w:date="2023-09-18T11:16:00Z">
        <w:r w:rsidR="002F39AA" w:rsidDel="00CF020B">
          <w:rPr>
            <w:rFonts w:ascii="Times New Roman" w:hAnsi="Times New Roman" w:cs="Times New Roman"/>
            <w:sz w:val="24"/>
            <w:szCs w:val="24"/>
          </w:rPr>
          <w:delText xml:space="preserve"> and Model H</w:delText>
        </w:r>
        <w:r w:rsidR="00CD6074" w:rsidDel="00CF020B">
          <w:rPr>
            <w:rFonts w:ascii="Times New Roman" w:hAnsi="Times New Roman" w:cs="Times New Roman"/>
            <w:sz w:val="24"/>
            <w:szCs w:val="24"/>
          </w:rPr>
          <w:delText xml:space="preserve"> across all models</w:delText>
        </w:r>
      </w:del>
      <w:r w:rsidR="002F39AA">
        <w:rPr>
          <w:rFonts w:ascii="Times New Roman" w:hAnsi="Times New Roman" w:cs="Times New Roman"/>
          <w:sz w:val="24"/>
          <w:szCs w:val="24"/>
        </w:rPr>
        <w:t>.</w:t>
      </w:r>
      <w:r w:rsidR="000B35D0">
        <w:rPr>
          <w:rFonts w:ascii="Times New Roman" w:hAnsi="Times New Roman" w:cs="Times New Roman"/>
          <w:sz w:val="24"/>
          <w:szCs w:val="24"/>
        </w:rPr>
        <w:t xml:space="preserve"> This indicates that phylogenetic signal among occupancy trends is low.</w:t>
      </w:r>
    </w:p>
    <w:p w14:paraId="7DF7F956" w14:textId="77777777" w:rsidR="007C60A8" w:rsidRPr="00703517" w:rsidRDefault="007C60A8">
      <w:pPr>
        <w:spacing w:line="480" w:lineRule="auto"/>
        <w:jc w:val="both"/>
        <w:rPr>
          <w:rFonts w:ascii="Times New Roman" w:hAnsi="Times New Roman" w:cs="Times New Roman"/>
          <w:b/>
          <w:sz w:val="24"/>
          <w:szCs w:val="24"/>
        </w:rPr>
      </w:pPr>
    </w:p>
    <w:p w14:paraId="54C9955A"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4. DISCUSSION</w:t>
      </w:r>
    </w:p>
    <w:p w14:paraId="0EB3F1A1" w14:textId="7D46D6E4" w:rsidR="00C57EE8"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b/>
          <w:sz w:val="24"/>
          <w:szCs w:val="24"/>
        </w:rPr>
        <w:tab/>
      </w:r>
      <w:r w:rsidRPr="00703517">
        <w:rPr>
          <w:rFonts w:ascii="Times New Roman" w:hAnsi="Times New Roman" w:cs="Times New Roman"/>
          <w:sz w:val="24"/>
          <w:szCs w:val="24"/>
        </w:rPr>
        <w:t>Our models demonstrate that minimum temperature (and in corollary, precipitation</w:t>
      </w:r>
      <w:r w:rsidR="00DD4201">
        <w:rPr>
          <w:rFonts w:ascii="Times New Roman" w:hAnsi="Times New Roman" w:cs="Times New Roman"/>
          <w:sz w:val="24"/>
          <w:szCs w:val="24"/>
        </w:rPr>
        <w:t xml:space="preserve">, </w:t>
      </w:r>
      <w:ins w:id="261" w:author="Vaughn Shirey" w:date="2023-09-18T11:20:00Z">
        <w:r w:rsidR="001A5195">
          <w:rPr>
            <w:rFonts w:ascii="Times New Roman" w:hAnsi="Times New Roman" w:cs="Times New Roman"/>
            <w:sz w:val="24"/>
            <w:szCs w:val="24"/>
          </w:rPr>
          <w:t xml:space="preserve">in the </w:t>
        </w:r>
      </w:ins>
      <w:del w:id="262" w:author="Vaughn Shirey" w:date="2023-09-18T11:20:00Z">
        <w:r w:rsidR="00DD4201" w:rsidDel="001A5195">
          <w:rPr>
            <w:rFonts w:ascii="Times New Roman" w:hAnsi="Times New Roman" w:cs="Times New Roman"/>
            <w:sz w:val="24"/>
            <w:szCs w:val="24"/>
          </w:rPr>
          <w:delText>see</w:delText>
        </w:r>
      </w:del>
      <w:r w:rsidR="00DD4201">
        <w:rPr>
          <w:rFonts w:ascii="Times New Roman" w:hAnsi="Times New Roman" w:cs="Times New Roman"/>
          <w:sz w:val="24"/>
          <w:szCs w:val="24"/>
        </w:rPr>
        <w:t xml:space="preserve"> supplement</w:t>
      </w:r>
      <w:r w:rsidRPr="00703517">
        <w:rPr>
          <w:rFonts w:ascii="Times New Roman" w:hAnsi="Times New Roman" w:cs="Times New Roman"/>
          <w:sz w:val="24"/>
          <w:szCs w:val="24"/>
        </w:rPr>
        <w:t xml:space="preserve">) predicts the overall </w:t>
      </w:r>
      <w:r w:rsidR="00EB68EB"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occupancy trajectory of butterfly species in our study region. On average, minimum temperatures have increased by</w:t>
      </w:r>
      <w:r w:rsidR="00A01418" w:rsidRPr="00703517">
        <w:rPr>
          <w:rFonts w:ascii="Times New Roman" w:hAnsi="Times New Roman" w:cs="Times New Roman"/>
          <w:sz w:val="24"/>
          <w:szCs w:val="24"/>
        </w:rPr>
        <w:t xml:space="preserve"> an average of 0.86</w:t>
      </w:r>
      <w:r w:rsidRPr="00703517">
        <w:rPr>
          <w:rFonts w:ascii="Times New Roman" w:hAnsi="Times New Roman" w:cs="Times New Roman"/>
          <w:sz w:val="24"/>
          <w:szCs w:val="24"/>
        </w:rPr>
        <w:t xml:space="preserve"> </w:t>
      </w:r>
      <w:r w:rsidR="00A01418" w:rsidRPr="00703517">
        <w:rPr>
          <w:rFonts w:ascii="Times New Roman" w:hAnsi="Times New Roman" w:cs="Times New Roman"/>
          <w:sz w:val="24"/>
          <w:szCs w:val="24"/>
        </w:rPr>
        <w:t>degrees</w:t>
      </w:r>
      <w:r w:rsidRPr="00703517">
        <w:rPr>
          <w:rFonts w:ascii="Times New Roman" w:hAnsi="Times New Roman" w:cs="Times New Roman"/>
          <w:sz w:val="24"/>
          <w:szCs w:val="24"/>
        </w:rPr>
        <w:t xml:space="preserve"> Celsius </w:t>
      </w:r>
      <w:r w:rsidR="002E1716" w:rsidRPr="00703517">
        <w:rPr>
          <w:rFonts w:ascii="Times New Roman" w:hAnsi="Times New Roman" w:cs="Times New Roman"/>
          <w:sz w:val="24"/>
          <w:szCs w:val="24"/>
        </w:rPr>
        <w:t>between the 1970s and 2010s (</w:t>
      </w:r>
      <w:r w:rsidR="00220A78" w:rsidRPr="00703517">
        <w:rPr>
          <w:rFonts w:ascii="Times New Roman" w:hAnsi="Times New Roman" w:cs="Times New Roman"/>
          <w:sz w:val="24"/>
          <w:szCs w:val="24"/>
        </w:rPr>
        <w:t>Figure 1)</w:t>
      </w:r>
      <w:r w:rsidRPr="00703517">
        <w:rPr>
          <w:rFonts w:ascii="Times New Roman" w:hAnsi="Times New Roman" w:cs="Times New Roman"/>
          <w:sz w:val="24"/>
          <w:szCs w:val="24"/>
        </w:rPr>
        <w:t xml:space="preserve">. </w:t>
      </w:r>
      <w:r w:rsidR="009A7C62">
        <w:rPr>
          <w:rFonts w:ascii="Times New Roman" w:hAnsi="Times New Roman" w:cs="Times New Roman"/>
          <w:sz w:val="24"/>
          <w:szCs w:val="24"/>
        </w:rPr>
        <w:t>Increases in winter temperatures</w:t>
      </w:r>
      <w:r w:rsidR="00ED5D4E">
        <w:rPr>
          <w:rFonts w:ascii="Times New Roman" w:hAnsi="Times New Roman" w:cs="Times New Roman"/>
          <w:sz w:val="24"/>
          <w:szCs w:val="24"/>
        </w:rPr>
        <w:t xml:space="preserve"> </w:t>
      </w:r>
      <w:r w:rsidRPr="00703517">
        <w:rPr>
          <w:rFonts w:ascii="Times New Roman" w:hAnsi="Times New Roman" w:cs="Times New Roman"/>
          <w:sz w:val="24"/>
          <w:szCs w:val="24"/>
        </w:rPr>
        <w:t xml:space="preserve">may </w:t>
      </w:r>
      <w:r w:rsidR="009A7C62">
        <w:rPr>
          <w:rFonts w:ascii="Times New Roman" w:hAnsi="Times New Roman" w:cs="Times New Roman"/>
          <w:sz w:val="24"/>
          <w:szCs w:val="24"/>
        </w:rPr>
        <w:t xml:space="preserve">influence butterfly species differently depending on the climates they are best suited to. </w:t>
      </w:r>
      <w:r w:rsidRPr="00703517">
        <w:rPr>
          <w:rFonts w:ascii="Times New Roman" w:hAnsi="Times New Roman" w:cs="Times New Roman"/>
          <w:sz w:val="24"/>
          <w:szCs w:val="24"/>
        </w:rPr>
        <w:t>First, elevated minimum temperatures may be detrimental to cold-a</w:t>
      </w:r>
      <w:r w:rsidR="000B2E4F">
        <w:rPr>
          <w:rFonts w:ascii="Times New Roman" w:hAnsi="Times New Roman" w:cs="Times New Roman"/>
          <w:sz w:val="24"/>
          <w:szCs w:val="24"/>
        </w:rPr>
        <w:t>ssociated</w:t>
      </w:r>
      <w:r w:rsidRPr="00703517">
        <w:rPr>
          <w:rFonts w:ascii="Times New Roman" w:hAnsi="Times New Roman" w:cs="Times New Roman"/>
          <w:sz w:val="24"/>
          <w:szCs w:val="24"/>
        </w:rPr>
        <w:t xml:space="preserve"> species</w:t>
      </w:r>
      <w:r w:rsidR="009A7C62">
        <w:rPr>
          <w:rFonts w:ascii="Times New Roman" w:hAnsi="Times New Roman" w:cs="Times New Roman"/>
          <w:sz w:val="24"/>
          <w:szCs w:val="24"/>
        </w:rPr>
        <w:t xml:space="preserve"> in several different ways. L</w:t>
      </w:r>
      <w:r w:rsidRPr="00703517">
        <w:rPr>
          <w:rFonts w:ascii="Times New Roman" w:hAnsi="Times New Roman" w:cs="Times New Roman"/>
          <w:sz w:val="24"/>
          <w:szCs w:val="24"/>
        </w:rPr>
        <w:t xml:space="preserve">ack of snow cover </w:t>
      </w:r>
      <w:del w:id="263" w:author="Vaughn Shirey" w:date="2023-09-18T11:00:00Z">
        <w:r w:rsidRPr="00703517" w:rsidDel="005C6DD1">
          <w:rPr>
            <w:rFonts w:ascii="Times New Roman" w:hAnsi="Times New Roman" w:cs="Times New Roman"/>
            <w:sz w:val="24"/>
            <w:szCs w:val="24"/>
          </w:rPr>
          <w:delText>and/or</w:delText>
        </w:r>
      </w:del>
      <w:ins w:id="264" w:author="Vaughn Shirey" w:date="2023-09-18T11:00:00Z">
        <w:r w:rsidR="005C6DD1">
          <w:rPr>
            <w:rFonts w:ascii="Times New Roman" w:hAnsi="Times New Roman" w:cs="Times New Roman"/>
            <w:sz w:val="24"/>
            <w:szCs w:val="24"/>
          </w:rPr>
          <w:t>or</w:t>
        </w:r>
      </w:ins>
      <w:r w:rsidRPr="00703517">
        <w:rPr>
          <w:rFonts w:ascii="Times New Roman" w:hAnsi="Times New Roman" w:cs="Times New Roman"/>
          <w:sz w:val="24"/>
          <w:szCs w:val="24"/>
        </w:rPr>
        <w:t xml:space="preserve"> false phenological cues of winter termination may increase the risk of exposure of diapausing butterflies to harsh winter temperatures and early spring frosts</w:t>
      </w:r>
      <w:ins w:id="265" w:author="Vaughn Shirey" w:date="2023-09-18T11:21:00Z">
        <w:r w:rsidR="00CF44B6">
          <w:rPr>
            <w:rFonts w:ascii="Times New Roman" w:hAnsi="Times New Roman" w:cs="Times New Roman"/>
            <w:sz w:val="24"/>
            <w:szCs w:val="24"/>
          </w:rPr>
          <w:t xml:space="preserve"> ()</w:t>
        </w:r>
      </w:ins>
      <w:r w:rsidR="00F864EB">
        <w:rPr>
          <w:rFonts w:ascii="Times New Roman" w:hAnsi="Times New Roman" w:cs="Times New Roman"/>
          <w:sz w:val="24"/>
          <w:szCs w:val="24"/>
        </w:rPr>
        <w:t xml:space="preserve">. </w:t>
      </w:r>
      <w:r w:rsidR="00DD4201">
        <w:rPr>
          <w:rFonts w:ascii="Times New Roman" w:hAnsi="Times New Roman" w:cs="Times New Roman"/>
          <w:sz w:val="24"/>
          <w:szCs w:val="24"/>
        </w:rPr>
        <w:t xml:space="preserve">Increased minimum temperatures </w:t>
      </w:r>
      <w:r w:rsidR="00A744DD">
        <w:rPr>
          <w:rFonts w:ascii="Times New Roman" w:hAnsi="Times New Roman" w:cs="Times New Roman"/>
          <w:sz w:val="24"/>
          <w:szCs w:val="24"/>
        </w:rPr>
        <w:t>may also be</w:t>
      </w:r>
      <w:r w:rsidR="00DD4201">
        <w:rPr>
          <w:rFonts w:ascii="Times New Roman" w:hAnsi="Times New Roman" w:cs="Times New Roman"/>
          <w:sz w:val="24"/>
          <w:szCs w:val="24"/>
        </w:rPr>
        <w:t xml:space="preserve"> </w:t>
      </w:r>
      <w:r w:rsidR="00A744DD">
        <w:rPr>
          <w:rFonts w:ascii="Times New Roman" w:hAnsi="Times New Roman" w:cs="Times New Roman"/>
          <w:sz w:val="24"/>
          <w:szCs w:val="24"/>
        </w:rPr>
        <w:t>indicative of</w:t>
      </w:r>
      <w:r w:rsidR="00DD4201">
        <w:rPr>
          <w:rFonts w:ascii="Times New Roman" w:hAnsi="Times New Roman" w:cs="Times New Roman"/>
          <w:sz w:val="24"/>
          <w:szCs w:val="24"/>
        </w:rPr>
        <w:t xml:space="preserve"> increased winter heatwaves </w:t>
      </w:r>
      <w:r w:rsidR="00AF3041">
        <w:rPr>
          <w:rFonts w:ascii="Times New Roman" w:hAnsi="Times New Roman" w:cs="Times New Roman"/>
          <w:sz w:val="24"/>
          <w:szCs w:val="24"/>
        </w:rPr>
        <w:fldChar w:fldCharType="begin"/>
      </w:r>
      <w:r w:rsidR="00AF3041">
        <w:rPr>
          <w:rFonts w:ascii="Times New Roman" w:hAnsi="Times New Roman" w:cs="Times New Roman"/>
          <w:sz w:val="24"/>
          <w:szCs w:val="24"/>
        </w:rPr>
        <w:instrText xml:space="preserve"> ADDIN ZOTERO_ITEM CSL_CITATION {"citationID":"4DfwxPIv","properties":{"formattedCitation":"(Beniston 2005; Vikhamar-Schuler {\\i{}et al.} 2016)","plainCitation":"(Beniston 2005; Vikhamar-Schuler et al. 2016)","noteIndex":0},"citationItems":[{"id":1340,"uris":["http://zotero.org/users/3183432/items/JY8F5LII"],"itemData":{"id":1340,"type":"article-journal","container-title":"Geophysical Research Letters","issue":"1","note":"publisher: Wiley Online Library","title":"Warm winter spells in the Swiss Alps: Strong heat waves in a cold season? A study focusing on climate observations at the Saentis high mountain site","volume":"32","author":[{"family":"Beniston","given":"Martin"}],"issued":{"date-parts":[["2005"]]}}},{"id":1341,"uris":["http://zotero.org/users/3183432/items/DTE4DPFU"],"itemData":{"id":1341,"type":"article-journal","container-title":"Journal of climate","issue":"17","note":"publisher: American Meteorological Society","page":"6223–6244","title":"Changes in winter warming events in the Nordic Arctic Region","volume":"29","author":[{"family":"Vikhamar-Schuler","given":"Dagrun"},{"family":"Isaksen","given":"Ketil"},{"family":"Haugen","given":"Jan Erik"},{"family":"Tømmervik","given":"Hans"},{"family":"Luks","given":"Bartlomiej"},{"family":"Schuler","given":"Thomas Vikhamar"},{"family":"Bjerke","given":"Jarle W"}],"issued":{"date-parts":[["2016"]]}}}],"schema":"https://github.com/citation-style-language/schema/raw/master/csl-citation.json"} </w:instrText>
      </w:r>
      <w:r w:rsidR="00AF3041">
        <w:rPr>
          <w:rFonts w:ascii="Times New Roman" w:hAnsi="Times New Roman" w:cs="Times New Roman"/>
          <w:sz w:val="24"/>
          <w:szCs w:val="24"/>
        </w:rPr>
        <w:fldChar w:fldCharType="separate"/>
      </w:r>
      <w:r w:rsidR="00AF3041" w:rsidRPr="00AF3041">
        <w:rPr>
          <w:rFonts w:ascii="Times New Roman" w:hAnsi="Times New Roman" w:cs="Times New Roman"/>
          <w:sz w:val="24"/>
          <w:szCs w:val="24"/>
        </w:rPr>
        <w:t xml:space="preserve">(Beniston 2005; Vikhamar-Schuler </w:t>
      </w:r>
      <w:r w:rsidR="00AF3041" w:rsidRPr="00AF3041">
        <w:rPr>
          <w:rFonts w:ascii="Times New Roman" w:hAnsi="Times New Roman" w:cs="Times New Roman"/>
          <w:i/>
          <w:iCs/>
          <w:sz w:val="24"/>
          <w:szCs w:val="24"/>
        </w:rPr>
        <w:t>et al.</w:t>
      </w:r>
      <w:r w:rsidR="00AF3041" w:rsidRPr="00AF3041">
        <w:rPr>
          <w:rFonts w:ascii="Times New Roman" w:hAnsi="Times New Roman" w:cs="Times New Roman"/>
          <w:sz w:val="24"/>
          <w:szCs w:val="24"/>
        </w:rPr>
        <w:t xml:space="preserve"> 2016)</w:t>
      </w:r>
      <w:r w:rsidR="00AF3041">
        <w:rPr>
          <w:rFonts w:ascii="Times New Roman" w:hAnsi="Times New Roman" w:cs="Times New Roman"/>
          <w:sz w:val="24"/>
          <w:szCs w:val="24"/>
        </w:rPr>
        <w:fldChar w:fldCharType="end"/>
      </w:r>
      <w:r w:rsidR="00DD4201">
        <w:rPr>
          <w:rFonts w:ascii="Times New Roman" w:hAnsi="Times New Roman" w:cs="Times New Roman"/>
          <w:sz w:val="24"/>
          <w:szCs w:val="24"/>
        </w:rPr>
        <w:t>, and t</w:t>
      </w:r>
      <w:r w:rsidR="00F864EB">
        <w:rPr>
          <w:rFonts w:ascii="Times New Roman" w:hAnsi="Times New Roman" w:cs="Times New Roman"/>
          <w:sz w:val="24"/>
          <w:szCs w:val="24"/>
        </w:rPr>
        <w:t>he impact of winter heatwaves</w:t>
      </w:r>
      <w:ins w:id="266" w:author="Vaughn Shirey" w:date="2023-09-18T11:21:00Z">
        <w:r w:rsidR="00C3508E">
          <w:rPr>
            <w:rFonts w:ascii="Times New Roman" w:hAnsi="Times New Roman" w:cs="Times New Roman"/>
            <w:sz w:val="24"/>
            <w:szCs w:val="24"/>
          </w:rPr>
          <w:t>. Such heatwaves</w:t>
        </w:r>
      </w:ins>
      <w:r w:rsidR="00F864EB">
        <w:rPr>
          <w:rFonts w:ascii="Times New Roman" w:hAnsi="Times New Roman" w:cs="Times New Roman"/>
          <w:sz w:val="24"/>
          <w:szCs w:val="24"/>
        </w:rPr>
        <w:t xml:space="preserve"> ha</w:t>
      </w:r>
      <w:ins w:id="267" w:author="Vaughn Shirey" w:date="2023-09-18T11:21:00Z">
        <w:r w:rsidR="00C3508E">
          <w:rPr>
            <w:rFonts w:ascii="Times New Roman" w:hAnsi="Times New Roman" w:cs="Times New Roman"/>
            <w:sz w:val="24"/>
            <w:szCs w:val="24"/>
          </w:rPr>
          <w:t>ve</w:t>
        </w:r>
      </w:ins>
      <w:del w:id="268" w:author="Vaughn Shirey" w:date="2023-09-18T11:21:00Z">
        <w:r w:rsidR="00F864EB" w:rsidDel="00C3508E">
          <w:rPr>
            <w:rFonts w:ascii="Times New Roman" w:hAnsi="Times New Roman" w:cs="Times New Roman"/>
            <w:sz w:val="24"/>
            <w:szCs w:val="24"/>
          </w:rPr>
          <w:delText>s</w:delText>
        </w:r>
      </w:del>
      <w:r w:rsidR="00F864EB">
        <w:rPr>
          <w:rFonts w:ascii="Times New Roman" w:hAnsi="Times New Roman" w:cs="Times New Roman"/>
          <w:sz w:val="24"/>
          <w:szCs w:val="24"/>
        </w:rPr>
        <w:t xml:space="preserve"> been quantified in </w:t>
      </w:r>
      <w:r w:rsidR="000F4C18">
        <w:rPr>
          <w:rFonts w:ascii="Times New Roman" w:hAnsi="Times New Roman" w:cs="Times New Roman"/>
          <w:sz w:val="24"/>
          <w:szCs w:val="24"/>
        </w:rPr>
        <w:t xml:space="preserve">single species </w:t>
      </w:r>
      <w:r w:rsidR="00F864EB">
        <w:rPr>
          <w:rFonts w:ascii="Times New Roman" w:hAnsi="Times New Roman" w:cs="Times New Roman"/>
          <w:sz w:val="24"/>
          <w:szCs w:val="24"/>
        </w:rPr>
        <w:t>experimental studies and may be a core driver of population decline at the trailing southern edge of species</w:t>
      </w:r>
      <w:r w:rsidR="00F14666">
        <w:rPr>
          <w:rFonts w:ascii="Times New Roman" w:hAnsi="Times New Roman" w:cs="Times New Roman"/>
          <w:sz w:val="24"/>
          <w:szCs w:val="24"/>
        </w:rPr>
        <w:t>’</w:t>
      </w:r>
      <w:r w:rsidR="00F864EB">
        <w:rPr>
          <w:rFonts w:ascii="Times New Roman" w:hAnsi="Times New Roman" w:cs="Times New Roman"/>
          <w:sz w:val="24"/>
          <w:szCs w:val="24"/>
        </w:rPr>
        <w:t xml:space="preserve"> ranges</w:t>
      </w:r>
      <w:r w:rsidR="00F14666">
        <w:rPr>
          <w:rFonts w:ascii="Times New Roman" w:hAnsi="Times New Roman" w:cs="Times New Roman"/>
          <w:sz w:val="24"/>
          <w:szCs w:val="24"/>
        </w:rPr>
        <w:t xml:space="preserve"> as has been found in the Baltimore Checkerspot, </w:t>
      </w:r>
      <w:r w:rsidR="00F14666">
        <w:rPr>
          <w:rFonts w:ascii="Times New Roman" w:hAnsi="Times New Roman" w:cs="Times New Roman"/>
          <w:i/>
          <w:iCs/>
          <w:sz w:val="24"/>
          <w:szCs w:val="24"/>
        </w:rPr>
        <w:t>Euphydryas phaeton</w:t>
      </w:r>
      <w:r w:rsidR="00F14666">
        <w:rPr>
          <w:rFonts w:ascii="Times New Roman" w:hAnsi="Times New Roman" w:cs="Times New Roman"/>
          <w:sz w:val="24"/>
          <w:szCs w:val="24"/>
        </w:rPr>
        <w:t xml:space="preserve"> (Lepidoptera: Nymphalidae)</w:t>
      </w:r>
      <w:r w:rsidR="00F864EB">
        <w:rPr>
          <w:rFonts w:ascii="Times New Roman" w:hAnsi="Times New Roman" w:cs="Times New Roman"/>
          <w:sz w:val="24"/>
          <w:szCs w:val="24"/>
        </w:rPr>
        <w:t xml:space="preserve"> </w:t>
      </w:r>
      <w:r w:rsidR="00F14666">
        <w:rPr>
          <w:rFonts w:ascii="Times New Roman" w:hAnsi="Times New Roman" w:cs="Times New Roman"/>
          <w:sz w:val="24"/>
          <w:szCs w:val="24"/>
        </w:rPr>
        <w:fldChar w:fldCharType="begin"/>
      </w:r>
      <w:r w:rsidR="00F14666">
        <w:rPr>
          <w:rFonts w:ascii="Times New Roman" w:hAnsi="Times New Roman" w:cs="Times New Roman"/>
          <w:sz w:val="24"/>
          <w:szCs w:val="24"/>
        </w:rPr>
        <w:instrText xml:space="preserve"> ADDIN ZOTERO_ITEM CSL_CITATION {"citationID":"yiwZSFgD","properties":{"formattedCitation":"(Abarca {\\i{}et al.} 2019)","plainCitation":"(Abarca et al. 2019)","noteIndex":0},"citationItems":[{"id":571,"uris":["http://zotero.org/users/3183432/items/NBDXBNTZ"],"itemData":{"id":571,"type":"article-journal","abstract":"Disruptive effects of climate change include range shifts, phenological mismatches among consumers and producers, and population declines. While these biological alterations have been widely documented, studies identifying specific mechanisms linking climate change to population declines are scarce. Extreme events, such as heatwaves can have devastating effects on living organisms and are increasing in frequency as Earth warms. Hence, understanding the effects of heatwaves on insects is necessary to inform conservation efforts and to develop predictions of population dynamics under future climate scenarios. Here, we experimentally evaluated the effects of heatwaves on the survival and phenology of the Baltimore Checkerspot (Euphydryas phaeton phaeton), a wetland butterfly with imperiled populations that has incorporated a novel host. We performed laboratory manipulations (implementing realistic temperature regimes) to assess the effect of heatwaves during summer and winter on the survival and phenology of E. p. phaeton. In addition, we analyzed historical temperature records to quantify the incidence of heatwaves within E. p. phaeton's range to assess their potential role in the decline of southeastern populations. We found that winter heatwaves with maximum temperatures of 20°C can have more devastating effects on survival than summer heatwaves (up to 41°C). Eggs endured acute heat stress during summer with no significant effects on phenology and survival; similarly, pre-overwintering larvae were robust to heatwave exposure, as only the most intense heatwave treatment reduced their survival (37% reduction compared to control conditions). By contrast, dormant larvae were the most vulnerable stage, as they lost from 2 to 6% of their body mass after a three-day summer heatwave. Furthermore, their exposure to winter heatwaves resulted in 75 to 100% mortality. Feeding on the native host provided higher resilience under thermal stress than feeding on the invasive, recently acquired host. Finally, both heatwave incidence and severity have increased in the southern range of E. p. phaeton in the period from 1894 to 2011. We show that warm winter days induced severe mortality, providing a mechanistic explanation of how climate change can trigger population declines in E. p. phaeton and other insects.","container-title":"Frontiers in Ecology and Evolution","page":"193","title":"Heatwaves and novel host consumption increase overwinter mortality of an imperiled wetland butterfly","volume":"7","author":[{"family":"Abarca","given":"Mariana"},{"family":"Larsen","given":"Elise A."},{"family":"Ries","given":"Leslie"}],"issued":{"date-parts":[["2019"]]}}}],"schema":"https://github.com/citation-style-language/schema/raw/master/csl-citation.json"} </w:instrText>
      </w:r>
      <w:r w:rsidR="00F14666">
        <w:rPr>
          <w:rFonts w:ascii="Times New Roman" w:hAnsi="Times New Roman" w:cs="Times New Roman"/>
          <w:sz w:val="24"/>
          <w:szCs w:val="24"/>
        </w:rPr>
        <w:fldChar w:fldCharType="separate"/>
      </w:r>
      <w:r w:rsidR="00F14666" w:rsidRPr="00F14666">
        <w:rPr>
          <w:rFonts w:ascii="Times New Roman" w:hAnsi="Times New Roman" w:cs="Times New Roman"/>
          <w:sz w:val="24"/>
          <w:szCs w:val="24"/>
        </w:rPr>
        <w:t xml:space="preserve">(Abarca </w:t>
      </w:r>
      <w:r w:rsidR="00F14666" w:rsidRPr="00F14666">
        <w:rPr>
          <w:rFonts w:ascii="Times New Roman" w:hAnsi="Times New Roman" w:cs="Times New Roman"/>
          <w:i/>
          <w:iCs/>
          <w:sz w:val="24"/>
          <w:szCs w:val="24"/>
        </w:rPr>
        <w:t>et al.</w:t>
      </w:r>
      <w:r w:rsidR="00F14666" w:rsidRPr="00F14666">
        <w:rPr>
          <w:rFonts w:ascii="Times New Roman" w:hAnsi="Times New Roman" w:cs="Times New Roman"/>
          <w:sz w:val="24"/>
          <w:szCs w:val="24"/>
        </w:rPr>
        <w:t xml:space="preserve"> 2019)</w:t>
      </w:r>
      <w:r w:rsidR="00F14666">
        <w:rPr>
          <w:rFonts w:ascii="Times New Roman" w:hAnsi="Times New Roman" w:cs="Times New Roman"/>
          <w:sz w:val="24"/>
          <w:szCs w:val="24"/>
        </w:rPr>
        <w:fldChar w:fldCharType="end"/>
      </w:r>
      <w:r w:rsidR="00F864EB">
        <w:rPr>
          <w:rFonts w:ascii="Times New Roman" w:hAnsi="Times New Roman" w:cs="Times New Roman"/>
          <w:sz w:val="24"/>
          <w:szCs w:val="24"/>
        </w:rPr>
        <w:t xml:space="preserve">. </w:t>
      </w:r>
      <w:r w:rsidR="009A7C62">
        <w:rPr>
          <w:rFonts w:ascii="Times New Roman" w:hAnsi="Times New Roman" w:cs="Times New Roman"/>
          <w:sz w:val="24"/>
          <w:szCs w:val="24"/>
        </w:rPr>
        <w:t>For warm-adapted species</w:t>
      </w:r>
      <w:r w:rsidRPr="00703517">
        <w:rPr>
          <w:rFonts w:ascii="Times New Roman" w:hAnsi="Times New Roman" w:cs="Times New Roman"/>
          <w:sz w:val="24"/>
          <w:szCs w:val="24"/>
        </w:rPr>
        <w:t>, elevated minimum temperatures are likely beneficial</w:t>
      </w:r>
      <w:r w:rsidR="00ED5D4E">
        <w:rPr>
          <w:rFonts w:ascii="Times New Roman" w:hAnsi="Times New Roman" w:cs="Times New Roman"/>
          <w:sz w:val="24"/>
          <w:szCs w:val="24"/>
        </w:rPr>
        <w:t xml:space="preserve"> as</w:t>
      </w:r>
      <w:r w:rsidRPr="00703517">
        <w:rPr>
          <w:rFonts w:ascii="Times New Roman" w:hAnsi="Times New Roman" w:cs="Times New Roman"/>
          <w:sz w:val="24"/>
          <w:szCs w:val="24"/>
        </w:rPr>
        <w:t xml:space="preserve"> previously harsh winters become milder</w:t>
      </w:r>
      <w:del w:id="269" w:author="Vaughn Shirey" w:date="2023-09-18T11:21:00Z">
        <w:r w:rsidR="009A7C62" w:rsidDel="00DE7B5D">
          <w:rPr>
            <w:rFonts w:ascii="Times New Roman" w:hAnsi="Times New Roman" w:cs="Times New Roman"/>
            <w:sz w:val="24"/>
            <w:szCs w:val="24"/>
          </w:rPr>
          <w:delText xml:space="preserve"> for these groups</w:delText>
        </w:r>
      </w:del>
      <w:r w:rsidRPr="00703517">
        <w:rPr>
          <w:rFonts w:ascii="Times New Roman" w:hAnsi="Times New Roman" w:cs="Times New Roman"/>
          <w:sz w:val="24"/>
          <w:szCs w:val="24"/>
        </w:rPr>
        <w:t>, allowing for northward range expansion</w:t>
      </w:r>
      <w:r w:rsidR="003411A8">
        <w:rPr>
          <w:rFonts w:ascii="Times New Roman" w:hAnsi="Times New Roman" w:cs="Times New Roman"/>
          <w:sz w:val="24"/>
          <w:szCs w:val="24"/>
        </w:rPr>
        <w:t xml:space="preserve"> </w:t>
      </w:r>
      <w:del w:id="270" w:author="Vaughn Shirey" w:date="2023-09-18T11:21:00Z">
        <w:r w:rsidR="003411A8" w:rsidDel="00DE7B5D">
          <w:rPr>
            <w:rFonts w:ascii="Times New Roman" w:hAnsi="Times New Roman" w:cs="Times New Roman"/>
            <w:sz w:val="24"/>
            <w:szCs w:val="24"/>
          </w:rPr>
          <w:delText>as has been found in some species</w:delText>
        </w:r>
        <w:r w:rsidRPr="00703517" w:rsidDel="00DE7B5D">
          <w:rPr>
            <w:rFonts w:ascii="Times New Roman" w:hAnsi="Times New Roman" w:cs="Times New Roman"/>
            <w:sz w:val="24"/>
            <w:szCs w:val="24"/>
          </w:rPr>
          <w:delText xml:space="preserve"> </w:delText>
        </w:r>
      </w:del>
      <w:r w:rsidR="003411A8">
        <w:rPr>
          <w:rFonts w:ascii="Times New Roman" w:hAnsi="Times New Roman" w:cs="Times New Roman"/>
          <w:sz w:val="24"/>
          <w:szCs w:val="24"/>
        </w:rPr>
        <w:fldChar w:fldCharType="begin"/>
      </w:r>
      <w:r w:rsidR="003411A8">
        <w:rPr>
          <w:rFonts w:ascii="Times New Roman" w:hAnsi="Times New Roman" w:cs="Times New Roman"/>
          <w:sz w:val="24"/>
          <w:szCs w:val="24"/>
        </w:rPr>
        <w:instrText xml:space="preserve"> ADDIN ZOTERO_ITEM CSL_CITATION {"citationID":"NE7ykZYT","properties":{"formattedCitation":"(Crozier 2003, 2004)","plainCitation":"(Crozier 2003, 2004)","noteIndex":0},"citationItems":[{"id":532,"uris":["http://zotero.org/users/3183432/items/CPZYDTAJ"],"itemData":{"id":532,"type":"article-journal","abstract":"Our ability to predict ecological and evolutionary responses to climate change requires an understanding of the mechanistic links between climate and range limits. The warming trend over the past half-century has generated numerous opportunities to develop much-needed case studies of these links. Species that are only limited by climatic factors are likely to shift range quickly during periods of warming. Such species directly impact recipient communities and indicate trends that will become more widespread. Because minimum temperature (T-min) is rising at twice the rate of maximum temperature, species with this range-limiting factor may be especially responsive to global warming. In this study, I test the hypothesis that rising T-min has directly affected the range of a skipper butterfly. Atalopedes campestris has moved northward rapidly this century, recently colonizing eastern Washington where January T-min has risen 3degreesC in 50 years. The results show that:\n1. A. campestris' range lies completely within the -4degreesC January average minimum isotherm, and that recently colonized areas were below this threshold earlier this century.\n2. In acute cold stress experiments, -4 to -7degreesC proved to be a critical thermal limit: median supercooling point was -6.3degreesC, and minimum lethal temperature (LT50 with 12-h exposure) was -5.7degreesC.\n3. In chronic cold stress experiments, survivorship declined sharply in diurnally fluctuating thermal regimes typical of the current range edge. High mortality occurred under constant 0degreesC conditions as well as in fluctuating regimes, implying that thermal insulation from snow would not protect A. campestris.\n4. There was no evidence of evolution in cold tolerance at the range margin, despite strong selection. Thus, winter warming was apparently a prerequisite for the range expansion. Characteristics of this species that seem to be associated with its rapid response are that it is an opportunistic species, it is not habitat or dispersal limited, and it is constrained by T-min.","archive_location":"WOS:000183722700020","container-title":"Oecologia","DOI":"10.1007/s00442-003-1219-2","issue":"4","page":"648-656","title":"Winter warming facilitates range expansion: cold tolerance of the butterfly Atalopedes campestris","volume":"135","author":[{"family":"Crozier","given":"L"}],"issued":{"date-parts":[["2003",5]]}}},{"id":510,"uris":["http://zotero.org/users/3183432/items/BG6G6LP4"],"itemData":{"id":510,"type":"article-journal","abstract":"As the climate warms, many species are moving to higher latitudes and elevations. However, range shifts can be caused by many factors. These factors are unknown in most cases. The specific role of climate in these dynamics needs study to better predict future consequences of global warming. This case study evaluates whether warming,is driving the northward range expansion of a skipper butterfly (Atalopedes campestris). Recently colonized areas have warmed 2-4degreesC over the past 50 years. To assess the importance of climate change for population persistence in these areas, I compared population dynamics at two locations (at the current range edge and just inside the range) that differ by 2-3degreesC. Population growth rate at these two locations over two years was positively correlated with January mean and annual mean temperatures. To determine whether larval overwinter survivorship could explain this correlation, I transplanted larvae over winter to both sites. Larval survivorship was very low at both locations, but significantly lower at the range edge, probably because lower lethal temperatures frequently occurred there. To estimate the direct effect of cold stress on larval survivorship, I applied a previously derived hazard-rate model based on laboratory experiments. With input from field-measured daily mean temperature, the model accurately predicted transplant survivorship at both locations over two winters. Combined results from population and larval transplant analyses indicate that winter temperatures directly affect the persistence of A. campestris at its northern range edge, and that winter warming was a prerequisite for this butterfly's range expansion.","archive_location":"WOS:000188869000025","container-title":"Ecology","DOI":"10.1890/02-0607","issue":"1","page":"231-241","title":"Warmer winters drive butterfly range expansion by increasing survivorship","volume":"85","author":[{"family":"Crozier","given":"L"}],"issued":{"date-parts":[["2004",1]]}}}],"schema":"https://github.com/citation-style-language/schema/raw/master/csl-citation.json"} </w:instrText>
      </w:r>
      <w:r w:rsidR="003411A8">
        <w:rPr>
          <w:rFonts w:ascii="Times New Roman" w:hAnsi="Times New Roman" w:cs="Times New Roman"/>
          <w:sz w:val="24"/>
          <w:szCs w:val="24"/>
        </w:rPr>
        <w:fldChar w:fldCharType="separate"/>
      </w:r>
      <w:r w:rsidR="003411A8" w:rsidRPr="003411A8">
        <w:rPr>
          <w:rFonts w:ascii="Times New Roman" w:hAnsi="Times New Roman" w:cs="Times New Roman"/>
          <w:sz w:val="24"/>
        </w:rPr>
        <w:t>(Crozier 2003, 2004)</w:t>
      </w:r>
      <w:r w:rsidR="003411A8">
        <w:rPr>
          <w:rFonts w:ascii="Times New Roman" w:hAnsi="Times New Roman" w:cs="Times New Roman"/>
          <w:sz w:val="24"/>
          <w:szCs w:val="24"/>
        </w:rPr>
        <w:fldChar w:fldCharType="end"/>
      </w:r>
      <w:r w:rsidR="003411A8">
        <w:rPr>
          <w:rFonts w:ascii="Times New Roman" w:hAnsi="Times New Roman" w:cs="Times New Roman"/>
          <w:sz w:val="24"/>
          <w:szCs w:val="24"/>
        </w:rPr>
        <w:t xml:space="preserve">. </w:t>
      </w:r>
      <w:r w:rsidR="0047770E" w:rsidRPr="00703517">
        <w:rPr>
          <w:rFonts w:ascii="Times New Roman" w:hAnsi="Times New Roman" w:cs="Times New Roman"/>
          <w:sz w:val="24"/>
          <w:szCs w:val="24"/>
        </w:rPr>
        <w:t>Indeed, p</w:t>
      </w:r>
      <w:r w:rsidRPr="00703517">
        <w:rPr>
          <w:rFonts w:ascii="Times New Roman" w:hAnsi="Times New Roman" w:cs="Times New Roman"/>
          <w:sz w:val="24"/>
          <w:szCs w:val="24"/>
        </w:rPr>
        <w:t>oleward shifts are a commonly noted phenomenon among species elsewhere as they aim to track their thermal optima with</w:t>
      </w:r>
      <w:r w:rsidR="009A7C62">
        <w:rPr>
          <w:rFonts w:ascii="Times New Roman" w:hAnsi="Times New Roman" w:cs="Times New Roman"/>
          <w:sz w:val="24"/>
          <w:szCs w:val="24"/>
        </w:rPr>
        <w:t>in</w:t>
      </w:r>
      <w:r w:rsidRPr="00703517">
        <w:rPr>
          <w:rFonts w:ascii="Times New Roman" w:hAnsi="Times New Roman" w:cs="Times New Roman"/>
          <w:sz w:val="24"/>
          <w:szCs w:val="24"/>
        </w:rPr>
        <w:t xml:space="preserve"> a changing climate </w:t>
      </w:r>
      <w:r w:rsidR="00466854">
        <w:rPr>
          <w:rFonts w:ascii="Times New Roman" w:hAnsi="Times New Roman" w:cs="Times New Roman"/>
          <w:sz w:val="24"/>
          <w:szCs w:val="24"/>
        </w:rPr>
        <w:fldChar w:fldCharType="begin"/>
      </w:r>
      <w:r w:rsidR="00466854">
        <w:rPr>
          <w:rFonts w:ascii="Times New Roman" w:hAnsi="Times New Roman" w:cs="Times New Roman"/>
          <w:sz w:val="24"/>
          <w:szCs w:val="24"/>
        </w:rPr>
        <w:instrText xml:space="preserve"> ADDIN ZOTERO_ITEM CSL_CITATION {"citationID":"AAgnDobU","properties":{"formattedCitation":"(Parmesan {\\i{}et al.} 1999; P\\uc0\\u246{}yry {\\i{}et al.} 2009; Breed {\\i{}et al.} 2013)","plainCitation":"(Parmesan et al. 1999; Pöyry et al. 2009; Breed et al. 2013)","noteIndex":0},"citationItems":[{"id":454,"uris":["http://zotero.org/users/3183432/items/LIEDDE93"],"itemData":{"id":454,"type":"article-journal","abstract":"Mean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communities","volume":"3","author":[{"family":"Breed","given":"GA"},{"family":"Stichter","given":"S"},{"family":"Crone","given":"EE"}],"issued":{"date-parts":[["2013",2]]}}}],"schema":"https://github.com/citation-style-language/schema/raw/master/csl-citation.json"} </w:instrText>
      </w:r>
      <w:r w:rsidR="00466854">
        <w:rPr>
          <w:rFonts w:ascii="Times New Roman" w:hAnsi="Times New Roman" w:cs="Times New Roman"/>
          <w:sz w:val="24"/>
          <w:szCs w:val="24"/>
        </w:rPr>
        <w:fldChar w:fldCharType="separate"/>
      </w:r>
      <w:r w:rsidR="00466854" w:rsidRPr="00466854">
        <w:rPr>
          <w:rFonts w:ascii="Times New Roman" w:hAnsi="Times New Roman" w:cs="Times New Roman"/>
          <w:sz w:val="24"/>
          <w:szCs w:val="24"/>
        </w:rPr>
        <w:t xml:space="preserve">(Parmesan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1999; Pöyry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2009; Breed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2013)</w:t>
      </w:r>
      <w:r w:rsidR="00466854">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583F00" w:rsidRPr="00703517">
        <w:rPr>
          <w:rFonts w:ascii="Times New Roman" w:hAnsi="Times New Roman" w:cs="Times New Roman"/>
          <w:sz w:val="24"/>
          <w:szCs w:val="24"/>
        </w:rPr>
        <w:t xml:space="preserve">Spatially, our results confirm that stronger positive shifts in species occupancy are occurring for a majority of species (n = 60 or roughly 66%) in the northern </w:t>
      </w:r>
      <w:r w:rsidR="00583F00" w:rsidRPr="00703517">
        <w:rPr>
          <w:rFonts w:ascii="Times New Roman" w:hAnsi="Times New Roman" w:cs="Times New Roman"/>
          <w:sz w:val="24"/>
          <w:szCs w:val="24"/>
        </w:rPr>
        <w:lastRenderedPageBreak/>
        <w:t>geographic context of their modeled range</w:t>
      </w:r>
      <w:r w:rsidR="00583F00">
        <w:rPr>
          <w:rFonts w:ascii="Times New Roman" w:hAnsi="Times New Roman" w:cs="Times New Roman"/>
          <w:sz w:val="24"/>
          <w:szCs w:val="24"/>
        </w:rPr>
        <w:t xml:space="preserve"> (Figure 3)</w:t>
      </w:r>
      <w:r w:rsidR="00583F00" w:rsidRPr="00703517">
        <w:rPr>
          <w:rFonts w:ascii="Times New Roman" w:hAnsi="Times New Roman" w:cs="Times New Roman"/>
          <w:sz w:val="24"/>
          <w:szCs w:val="24"/>
        </w:rPr>
        <w:t>.</w:t>
      </w:r>
      <w:r w:rsidR="00FB03B6">
        <w:rPr>
          <w:rFonts w:ascii="Times New Roman" w:hAnsi="Times New Roman" w:cs="Times New Roman"/>
          <w:sz w:val="24"/>
          <w:szCs w:val="24"/>
        </w:rPr>
        <w:t xml:space="preserve"> </w:t>
      </w:r>
      <w:r w:rsidRPr="00703517">
        <w:rPr>
          <w:rFonts w:ascii="Times New Roman" w:hAnsi="Times New Roman" w:cs="Times New Roman"/>
          <w:sz w:val="24"/>
          <w:szCs w:val="24"/>
        </w:rPr>
        <w:t>The estimated effect of minimum temperature on species-specific occupancy from our model supports th</w:t>
      </w:r>
      <w:r w:rsidR="00950AEA">
        <w:rPr>
          <w:rFonts w:ascii="Times New Roman" w:hAnsi="Times New Roman" w:cs="Times New Roman"/>
          <w:sz w:val="24"/>
          <w:szCs w:val="24"/>
        </w:rPr>
        <w:t>ese aforementioned hypotheses</w:t>
      </w:r>
      <w:r w:rsidRPr="00703517">
        <w:rPr>
          <w:rFonts w:ascii="Times New Roman" w:hAnsi="Times New Roman" w:cs="Times New Roman"/>
          <w:sz w:val="24"/>
          <w:szCs w:val="24"/>
        </w:rPr>
        <w:t xml:space="preserve"> (Figure 2), </w:t>
      </w:r>
      <w:r w:rsidR="003D2DC5" w:rsidRPr="00703517">
        <w:rPr>
          <w:rFonts w:ascii="Times New Roman" w:hAnsi="Times New Roman" w:cs="Times New Roman"/>
          <w:sz w:val="24"/>
          <w:szCs w:val="24"/>
        </w:rPr>
        <w:t xml:space="preserve">and </w:t>
      </w:r>
      <w:ins w:id="271" w:author="Vaughn Shirey" w:date="2023-09-18T11:22:00Z">
        <w:r w:rsidR="00DE7B5D">
          <w:rPr>
            <w:rFonts w:ascii="Times New Roman" w:hAnsi="Times New Roman" w:cs="Times New Roman"/>
            <w:sz w:val="24"/>
            <w:szCs w:val="24"/>
          </w:rPr>
          <w:t>i</w:t>
        </w:r>
      </w:ins>
      <w:del w:id="272" w:author="Vaughn Shirey" w:date="2023-09-18T11:22:00Z">
        <w:r w:rsidRPr="00703517" w:rsidDel="00DE7B5D">
          <w:rPr>
            <w:rFonts w:ascii="Times New Roman" w:hAnsi="Times New Roman" w:cs="Times New Roman"/>
            <w:sz w:val="24"/>
            <w:szCs w:val="24"/>
          </w:rPr>
          <w:delText>a</w:delText>
        </w:r>
      </w:del>
      <w:r w:rsidRPr="00703517">
        <w:rPr>
          <w:rFonts w:ascii="Times New Roman" w:hAnsi="Times New Roman" w:cs="Times New Roman"/>
          <w:sz w:val="24"/>
          <w:szCs w:val="24"/>
        </w:rPr>
        <w:t xml:space="preserve">s evidenced by cold-associated species generally declining </w:t>
      </w:r>
      <w:r w:rsidR="003D2DC5" w:rsidRPr="00703517">
        <w:rPr>
          <w:rFonts w:ascii="Times New Roman" w:hAnsi="Times New Roman" w:cs="Times New Roman"/>
          <w:sz w:val="24"/>
          <w:szCs w:val="24"/>
        </w:rPr>
        <w:t>in occupancy</w:t>
      </w:r>
      <w:r w:rsidR="00D203BA">
        <w:rPr>
          <w:rFonts w:ascii="Times New Roman" w:hAnsi="Times New Roman" w:cs="Times New Roman"/>
          <w:sz w:val="24"/>
          <w:szCs w:val="24"/>
        </w:rPr>
        <w:t xml:space="preserve"> probability</w:t>
      </w:r>
      <w:r w:rsidRPr="00703517">
        <w:rPr>
          <w:rFonts w:ascii="Times New Roman" w:hAnsi="Times New Roman" w:cs="Times New Roman"/>
          <w:sz w:val="24"/>
          <w:szCs w:val="24"/>
        </w:rPr>
        <w:t xml:space="preserve"> as minimum temperatures rise</w:t>
      </w:r>
      <w:r w:rsidR="00B46BA9" w:rsidRPr="00703517">
        <w:rPr>
          <w:rFonts w:ascii="Times New Roman" w:hAnsi="Times New Roman" w:cs="Times New Roman"/>
          <w:sz w:val="24"/>
          <w:szCs w:val="24"/>
        </w:rPr>
        <w:t xml:space="preserve"> (Figure 3)</w:t>
      </w:r>
      <w:r w:rsidRPr="00703517">
        <w:rPr>
          <w:rFonts w:ascii="Times New Roman" w:hAnsi="Times New Roman" w:cs="Times New Roman"/>
          <w:sz w:val="24"/>
          <w:szCs w:val="24"/>
        </w:rPr>
        <w:t>. In contrast, many of the warm-associated species in our study benefit from the same increasing minimum temperatures</w:t>
      </w:r>
      <w:r w:rsidR="00E308C4" w:rsidRPr="00703517">
        <w:rPr>
          <w:rFonts w:ascii="Times New Roman" w:hAnsi="Times New Roman" w:cs="Times New Roman"/>
          <w:sz w:val="24"/>
          <w:szCs w:val="24"/>
        </w:rPr>
        <w:t xml:space="preserve"> (Figure 2)</w:t>
      </w:r>
      <w:r w:rsidRPr="00703517">
        <w:rPr>
          <w:rFonts w:ascii="Times New Roman" w:hAnsi="Times New Roman" w:cs="Times New Roman"/>
          <w:sz w:val="24"/>
          <w:szCs w:val="24"/>
        </w:rPr>
        <w:t xml:space="preserve">. </w:t>
      </w:r>
      <w:r w:rsidR="00466854">
        <w:rPr>
          <w:rFonts w:ascii="Times New Roman" w:hAnsi="Times New Roman" w:cs="Times New Roman"/>
          <w:sz w:val="24"/>
          <w:szCs w:val="24"/>
        </w:rPr>
        <w:t>Further, s</w:t>
      </w:r>
      <w:r w:rsidR="0013740B">
        <w:rPr>
          <w:rFonts w:ascii="Times New Roman" w:hAnsi="Times New Roman" w:cs="Times New Roman"/>
          <w:sz w:val="24"/>
          <w:szCs w:val="24"/>
        </w:rPr>
        <w:t xml:space="preserve">pecies with intermediate range-wide temperatures exhibit a positive response to rising minimum temperatures (Figure 2). </w:t>
      </w:r>
      <w:r w:rsidR="00395141">
        <w:rPr>
          <w:rFonts w:ascii="Times New Roman" w:hAnsi="Times New Roman" w:cs="Times New Roman"/>
          <w:sz w:val="24"/>
          <w:szCs w:val="24"/>
        </w:rPr>
        <w:t xml:space="preserve">Finally, </w:t>
      </w:r>
      <w:r w:rsidR="007B7734">
        <w:rPr>
          <w:rFonts w:ascii="Times New Roman" w:hAnsi="Times New Roman" w:cs="Times New Roman"/>
          <w:sz w:val="24"/>
          <w:szCs w:val="24"/>
        </w:rPr>
        <w:t>while</w:t>
      </w:r>
      <w:r w:rsidR="00C57EE8">
        <w:rPr>
          <w:rFonts w:ascii="Times New Roman" w:hAnsi="Times New Roman" w:cs="Times New Roman"/>
          <w:sz w:val="24"/>
          <w:szCs w:val="24"/>
        </w:rPr>
        <w:t xml:space="preserve"> cold-adapted species appear to be faring poorly across all components of their subranges (Figure 3); warm-adapted species tend to exhibit the largest increases in occupancy probability towards the northern periphery of their ranges (Figure 3, Supplemental File S1)</w:t>
      </w:r>
      <w:r w:rsidR="00296FDD">
        <w:rPr>
          <w:rFonts w:ascii="Times New Roman" w:hAnsi="Times New Roman" w:cs="Times New Roman"/>
          <w:sz w:val="24"/>
          <w:szCs w:val="24"/>
        </w:rPr>
        <w:t xml:space="preserve">. </w:t>
      </w:r>
      <w:r w:rsidR="00E47EC6">
        <w:rPr>
          <w:rFonts w:ascii="Times New Roman" w:hAnsi="Times New Roman" w:cs="Times New Roman"/>
          <w:sz w:val="24"/>
          <w:szCs w:val="24"/>
        </w:rPr>
        <w:t xml:space="preserve">While these southern species can still track their thermal niches poleward, cold-adapted species may already be approaching the final course of the “escalator to extinction” </w:t>
      </w:r>
      <w:r w:rsidR="00D029E8">
        <w:rPr>
          <w:rFonts w:ascii="Times New Roman" w:hAnsi="Times New Roman" w:cs="Times New Roman"/>
          <w:sz w:val="24"/>
          <w:szCs w:val="24"/>
        </w:rPr>
        <w:t xml:space="preserve">as they run out of potentially suitable habitat in which to track their thermal niche </w:t>
      </w:r>
      <w:r w:rsidR="00D029E8">
        <w:rPr>
          <w:rFonts w:ascii="Times New Roman" w:hAnsi="Times New Roman" w:cs="Times New Roman"/>
          <w:sz w:val="24"/>
          <w:szCs w:val="24"/>
        </w:rPr>
        <w:fldChar w:fldCharType="begin"/>
      </w:r>
      <w:r w:rsidR="005151A1">
        <w:rPr>
          <w:rFonts w:ascii="Times New Roman" w:hAnsi="Times New Roman" w:cs="Times New Roman"/>
          <w:sz w:val="24"/>
          <w:szCs w:val="24"/>
        </w:rPr>
        <w:instrText xml:space="preserve"> ADDIN ZOTERO_ITEM CSL_CITATION {"citationID":"V5yERezN","properties":{"formattedCitation":"(Marris 2007; Freeman {\\i{}et al.} 2018; Urban 2018)","plainCitation":"(Marris 2007; Freeman et al. 2018; Urban 2018)","noteIndex":0},"citationItems":[{"id":1344,"uris":["http://zotero.org/users/3183432/items/QLUKF6LP"],"itemData":{"id":1344,"type":"article-journal","container-title":"Nature Reports Climate Change","note":"publisher: Nature Publishing Group","page":"94–96","title":"The escalator effect","volume":"1","author":[{"family":"Marris","given":"Emma"}],"issued":{"date-parts":[["2007"]]}}},{"id":1342,"uris":["http://zotero.org/users/3183432/items/WWW7X6QC"],"itemData":{"id":1342,"type":"article-journal","container-title":"Proceedings of the National Academy of Sciences","issue":"47","note":"publisher: National Acad Sciences","page":"11982–11987","title":"Climate change causes upslope shifts and mountaintop extirpations in a tropical bird community","volume":"115","author":[{"family":"Freeman","given":"Benjamin G"},{"family":"Scholer","given":"Micah N"},{"family":"Ruiz-Gutierrez","given":"Viviana"},{"family":"Fitzpatrick","given":"John W"}],"issued":{"date-parts":[["2018"]]}}},{"id":1343,"uris":["http://zotero.org/users/3183432/items/4GPZYSM4"],"itemData":{"id":1343,"type":"article-journal","container-title":"Proceedings of the National Academy of Sciences","issue":"47","note":"publisher: National Acad Sciences","page":"11871–11873","title":"Escalator to extinction","volume":"115","author":[{"family":"Urban","given":"Mark C"}],"issued":{"date-parts":[["2018"]]}}}],"schema":"https://github.com/citation-style-language/schema/raw/master/csl-citation.json"} </w:instrText>
      </w:r>
      <w:r w:rsidR="00D029E8">
        <w:rPr>
          <w:rFonts w:ascii="Times New Roman" w:hAnsi="Times New Roman" w:cs="Times New Roman"/>
          <w:sz w:val="24"/>
          <w:szCs w:val="24"/>
        </w:rPr>
        <w:fldChar w:fldCharType="separate"/>
      </w:r>
      <w:r w:rsidR="005151A1" w:rsidRPr="005151A1">
        <w:rPr>
          <w:rFonts w:ascii="Times New Roman" w:hAnsi="Times New Roman" w:cs="Times New Roman"/>
          <w:sz w:val="24"/>
          <w:szCs w:val="24"/>
        </w:rPr>
        <w:t xml:space="preserve">(Marris 2007; Freeman </w:t>
      </w:r>
      <w:r w:rsidR="005151A1" w:rsidRPr="005151A1">
        <w:rPr>
          <w:rFonts w:ascii="Times New Roman" w:hAnsi="Times New Roman" w:cs="Times New Roman"/>
          <w:i/>
          <w:iCs/>
          <w:sz w:val="24"/>
          <w:szCs w:val="24"/>
        </w:rPr>
        <w:t>et al.</w:t>
      </w:r>
      <w:r w:rsidR="005151A1" w:rsidRPr="005151A1">
        <w:rPr>
          <w:rFonts w:ascii="Times New Roman" w:hAnsi="Times New Roman" w:cs="Times New Roman"/>
          <w:sz w:val="24"/>
          <w:szCs w:val="24"/>
        </w:rPr>
        <w:t xml:space="preserve"> 2018; Urban 2018)</w:t>
      </w:r>
      <w:r w:rsidR="00D029E8">
        <w:rPr>
          <w:rFonts w:ascii="Times New Roman" w:hAnsi="Times New Roman" w:cs="Times New Roman"/>
          <w:sz w:val="24"/>
          <w:szCs w:val="24"/>
        </w:rPr>
        <w:fldChar w:fldCharType="end"/>
      </w:r>
      <w:r w:rsidR="00E47EC6">
        <w:rPr>
          <w:rFonts w:ascii="Times New Roman" w:hAnsi="Times New Roman" w:cs="Times New Roman"/>
          <w:sz w:val="24"/>
          <w:szCs w:val="24"/>
        </w:rPr>
        <w:t xml:space="preserve">. </w:t>
      </w:r>
    </w:p>
    <w:p w14:paraId="492F2AFA" w14:textId="4521B70F" w:rsidR="000A0D41"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r>
      <w:r w:rsidR="005151A1">
        <w:rPr>
          <w:rFonts w:ascii="Times New Roman" w:hAnsi="Times New Roman" w:cs="Times New Roman"/>
          <w:sz w:val="24"/>
          <w:szCs w:val="24"/>
        </w:rPr>
        <w:t xml:space="preserve">Thermal niche is indeed a critically important predictor of occupancy dynamics in our study system. </w:t>
      </w:r>
      <w:r w:rsidR="00253049">
        <w:rPr>
          <w:rFonts w:ascii="Times New Roman" w:hAnsi="Times New Roman" w:cs="Times New Roman"/>
          <w:sz w:val="24"/>
          <w:szCs w:val="24"/>
        </w:rPr>
        <w:t>O</w:t>
      </w:r>
      <w:r w:rsidR="0044477D">
        <w:rPr>
          <w:rFonts w:ascii="Times New Roman" w:hAnsi="Times New Roman" w:cs="Times New Roman"/>
          <w:sz w:val="24"/>
          <w:szCs w:val="24"/>
        </w:rPr>
        <w:t>ur</w:t>
      </w:r>
      <w:r w:rsidRPr="00703517">
        <w:rPr>
          <w:rFonts w:ascii="Times New Roman" w:hAnsi="Times New Roman" w:cs="Times New Roman"/>
          <w:sz w:val="24"/>
          <w:szCs w:val="24"/>
        </w:rPr>
        <w:t xml:space="preserve"> post-hoc analysis of species traits</w:t>
      </w:r>
      <w:r w:rsidR="00792165">
        <w:rPr>
          <w:rFonts w:ascii="Times New Roman" w:hAnsi="Times New Roman" w:cs="Times New Roman"/>
          <w:sz w:val="24"/>
          <w:szCs w:val="24"/>
        </w:rPr>
        <w:t xml:space="preserve"> confirmed</w:t>
      </w:r>
      <w:r w:rsidRPr="00703517">
        <w:rPr>
          <w:rFonts w:ascii="Times New Roman" w:hAnsi="Times New Roman" w:cs="Times New Roman"/>
          <w:sz w:val="24"/>
          <w:szCs w:val="24"/>
        </w:rPr>
        <w:t xml:space="preserve"> </w:t>
      </w:r>
      <w:r w:rsidR="0052407F" w:rsidRPr="00703517">
        <w:rPr>
          <w:rFonts w:ascii="Times New Roman" w:hAnsi="Times New Roman" w:cs="Times New Roman"/>
          <w:sz w:val="24"/>
          <w:szCs w:val="24"/>
        </w:rPr>
        <w:t>that a species’ range-wide temperature</w:t>
      </w:r>
      <w:r w:rsidR="00A254BA">
        <w:rPr>
          <w:rFonts w:ascii="Times New Roman" w:hAnsi="Times New Roman" w:cs="Times New Roman"/>
          <w:sz w:val="24"/>
          <w:szCs w:val="24"/>
        </w:rPr>
        <w:t xml:space="preserve"> </w:t>
      </w:r>
      <w:r w:rsidR="00792165">
        <w:rPr>
          <w:rFonts w:ascii="Times New Roman" w:hAnsi="Times New Roman" w:cs="Times New Roman"/>
          <w:sz w:val="24"/>
          <w:szCs w:val="24"/>
        </w:rPr>
        <w:t xml:space="preserve">was the top predictor of </w:t>
      </w:r>
      <w:r w:rsidR="0052407F" w:rsidRPr="00703517">
        <w:rPr>
          <w:rFonts w:ascii="Times New Roman" w:hAnsi="Times New Roman" w:cs="Times New Roman"/>
          <w:sz w:val="24"/>
          <w:szCs w:val="24"/>
        </w:rPr>
        <w:t>50-year occupancy shift across our study region</w:t>
      </w:r>
      <w:r w:rsidR="00315100" w:rsidRPr="00703517">
        <w:rPr>
          <w:rFonts w:ascii="Times New Roman" w:hAnsi="Times New Roman" w:cs="Times New Roman"/>
          <w:sz w:val="24"/>
          <w:szCs w:val="24"/>
        </w:rPr>
        <w:t xml:space="preserve"> </w:t>
      </w:r>
      <w:r w:rsidR="00A254BA">
        <w:rPr>
          <w:rFonts w:ascii="Times New Roman" w:hAnsi="Times New Roman" w:cs="Times New Roman"/>
          <w:sz w:val="24"/>
          <w:szCs w:val="24"/>
        </w:rPr>
        <w:t>(Supplemental Table S2</w:t>
      </w:r>
      <w:r w:rsidR="00D1010E">
        <w:rPr>
          <w:rFonts w:ascii="Times New Roman" w:hAnsi="Times New Roman" w:cs="Times New Roman"/>
          <w:sz w:val="24"/>
          <w:szCs w:val="24"/>
        </w:rPr>
        <w:t>; Model C/D</w:t>
      </w:r>
      <w:r w:rsidR="00A254BA">
        <w:rPr>
          <w:rFonts w:ascii="Times New Roman" w:hAnsi="Times New Roman" w:cs="Times New Roman"/>
          <w:sz w:val="24"/>
          <w:szCs w:val="24"/>
        </w:rPr>
        <w:t>).</w:t>
      </w:r>
      <w:r w:rsidR="00012098">
        <w:rPr>
          <w:rFonts w:ascii="Times New Roman" w:hAnsi="Times New Roman" w:cs="Times New Roman"/>
          <w:sz w:val="24"/>
          <w:szCs w:val="24"/>
        </w:rPr>
        <w:t xml:space="preserve"> </w:t>
      </w:r>
      <w:r w:rsidR="00785CB8">
        <w:rPr>
          <w:rFonts w:ascii="Times New Roman" w:hAnsi="Times New Roman" w:cs="Times New Roman"/>
          <w:sz w:val="24"/>
          <w:szCs w:val="24"/>
        </w:rPr>
        <w:t xml:space="preserve">Indeed, </w:t>
      </w:r>
      <w:r w:rsidR="00785CB8" w:rsidRPr="00703517">
        <w:rPr>
          <w:rFonts w:ascii="Times New Roman" w:hAnsi="Times New Roman" w:cs="Times New Roman"/>
          <w:sz w:val="24"/>
          <w:szCs w:val="24"/>
        </w:rPr>
        <w:t xml:space="preserve">species’ thermal niches are nearly ubiquitous predictors of range shifts across </w:t>
      </w:r>
      <w:r w:rsidR="00792165">
        <w:rPr>
          <w:rFonts w:ascii="Times New Roman" w:hAnsi="Times New Roman" w:cs="Times New Roman"/>
          <w:sz w:val="24"/>
          <w:szCs w:val="24"/>
        </w:rPr>
        <w:t>the tree of life</w:t>
      </w:r>
      <w:r w:rsidR="00785CB8" w:rsidRPr="00703517">
        <w:rPr>
          <w:rFonts w:ascii="Times New Roman" w:hAnsi="Times New Roman" w:cs="Times New Roman"/>
          <w:sz w:val="24"/>
          <w:szCs w:val="24"/>
        </w:rPr>
        <w:t xml:space="preserve"> </w:t>
      </w:r>
      <w:r w:rsidR="00785CB8" w:rsidRPr="00703517">
        <w:rPr>
          <w:rFonts w:ascii="Times New Roman" w:hAnsi="Times New Roman" w:cs="Times New Roman"/>
          <w:sz w:val="24"/>
          <w:szCs w:val="24"/>
        </w:rPr>
        <w:fldChar w:fldCharType="begin"/>
      </w:r>
      <w:r w:rsidR="00785CB8" w:rsidRPr="00703517">
        <w:rPr>
          <w:rFonts w:ascii="Times New Roman" w:hAnsi="Times New Roman" w:cs="Times New Roman"/>
          <w:sz w:val="24"/>
          <w:szCs w:val="24"/>
        </w:rPr>
        <w:instrText xml:space="preserve"> ADDIN ZOTERO_ITEM CSL_CITATION {"citationID":"ynMQQiJU","properties":{"formattedCitation":"(McMahon &amp; Hays 2006; Scridel {\\i{}et al.} 2017; Braschler {\\i{}et al.} 2020)","plainCitation":"(McMahon &amp; Hays 2006; Scridel et al. 2017; Braschler et al. 2020)","noteIndex":0},"citationItems":[{"id":832,"uris":["http://zotero.org/users/3183432/items/GSD5E9LH"],"itemData":{"id":832,"type":"article-journal","container-title":"Journal of Animal Ecology","issue":"12","note":"publisher: Wiley Online Library","page":"2863–2875","title":"Realised rather than fundamental thermal niches predict site occupancy: Implications for climate change forecasting","volume":"89","author":[{"family":"Braschler","given":"Brigitte"},{"family":"Duffy","given":"Grant A"},{"family":"Nortje","given":"Erika"},{"family":"Kritzinger-Klopper","given":"Suzaan"},{"family":"Plessis","given":"Dorette","non-dropping-particle":"du"},{"family":"Karenyi","given":"Natasha"},{"family":"Leihy","given":"Rachel I"},{"family":"Chown","given":"Steven L"}],"issued":{"date-parts":[["2020"]]}}},{"id":831,"uris":["http://zotero.org/users/3183432/items/TQXZQ5JT"],"itemData":{"id":831,"type":"article-journal","container-title":"Global Change Biology","issue":"7","note":"publisher: Wiley Online Library","page":"1330–1338","title":"Thermal niche, large-scale movements and implications of climate change for a critically endangered marine vertebrate","volume":"12","author":[{"family":"McMahon","given":"CLIVE R"},{"family":"Hays","given":"Graeme C"}],"issued":{"date-parts":[["2006"]]}}},{"id":829,"uris":["http://zotero.org/users/3183432/items/APKSC3FQ"],"itemData":{"id":829,"type":"article-journal","container-title":"Climate Research","issue":"3","page":"207–216","title":"Thermal niche predicts recent changes in range size for bird species","volume":"73","author":[{"family":"Scridel","given":"Davide"},{"family":"Bogliani","given":"Giuseppe"},{"family":"Pedrini","given":"Paolo"},{"family":"Iemma","given":"Aaron"},{"family":"Hardenberg","given":"Achaz","non-dropping-particle":"von"},{"family":"Brambilla","given":"Mattia"}],"issued":{"date-parts":[["2017"]]}}}],"schema":"https://github.com/citation-style-language/schema/raw/master/csl-citation.json"} </w:instrText>
      </w:r>
      <w:r w:rsidR="00785CB8" w:rsidRPr="00703517">
        <w:rPr>
          <w:rFonts w:ascii="Times New Roman" w:hAnsi="Times New Roman" w:cs="Times New Roman"/>
          <w:sz w:val="24"/>
          <w:szCs w:val="24"/>
        </w:rPr>
        <w:fldChar w:fldCharType="separate"/>
      </w:r>
      <w:r w:rsidR="00785CB8" w:rsidRPr="00703517">
        <w:rPr>
          <w:rFonts w:ascii="Times New Roman" w:hAnsi="Times New Roman" w:cs="Times New Roman"/>
          <w:sz w:val="24"/>
          <w:szCs w:val="24"/>
        </w:rPr>
        <w:t xml:space="preserve">(McMahon &amp; Hays 2006; Scridel </w:t>
      </w:r>
      <w:r w:rsidR="00785CB8" w:rsidRPr="00703517">
        <w:rPr>
          <w:rFonts w:ascii="Times New Roman" w:hAnsi="Times New Roman" w:cs="Times New Roman"/>
          <w:i/>
          <w:iCs/>
          <w:sz w:val="24"/>
          <w:szCs w:val="24"/>
        </w:rPr>
        <w:t>et al.</w:t>
      </w:r>
      <w:r w:rsidR="00785CB8" w:rsidRPr="00703517">
        <w:rPr>
          <w:rFonts w:ascii="Times New Roman" w:hAnsi="Times New Roman" w:cs="Times New Roman"/>
          <w:sz w:val="24"/>
          <w:szCs w:val="24"/>
        </w:rPr>
        <w:t xml:space="preserve"> 2017; Braschler </w:t>
      </w:r>
      <w:r w:rsidR="00785CB8" w:rsidRPr="00703517">
        <w:rPr>
          <w:rFonts w:ascii="Times New Roman" w:hAnsi="Times New Roman" w:cs="Times New Roman"/>
          <w:i/>
          <w:iCs/>
          <w:sz w:val="24"/>
          <w:szCs w:val="24"/>
        </w:rPr>
        <w:t>et al.</w:t>
      </w:r>
      <w:r w:rsidR="00785CB8" w:rsidRPr="00703517">
        <w:rPr>
          <w:rFonts w:ascii="Times New Roman" w:hAnsi="Times New Roman" w:cs="Times New Roman"/>
          <w:sz w:val="24"/>
          <w:szCs w:val="24"/>
        </w:rPr>
        <w:t xml:space="preserve"> 2020)</w:t>
      </w:r>
      <w:r w:rsidR="00785CB8" w:rsidRPr="00703517">
        <w:rPr>
          <w:rFonts w:ascii="Times New Roman" w:hAnsi="Times New Roman" w:cs="Times New Roman"/>
          <w:sz w:val="24"/>
          <w:szCs w:val="24"/>
        </w:rPr>
        <w:fldChar w:fldCharType="end"/>
      </w:r>
      <w:r w:rsidR="00785CB8" w:rsidRPr="00703517">
        <w:rPr>
          <w:rFonts w:ascii="Times New Roman" w:hAnsi="Times New Roman" w:cs="Times New Roman"/>
          <w:sz w:val="24"/>
          <w:szCs w:val="24"/>
        </w:rPr>
        <w:t>.</w:t>
      </w:r>
      <w:r w:rsidR="00792165">
        <w:rPr>
          <w:rFonts w:ascii="Times New Roman" w:hAnsi="Times New Roman" w:cs="Times New Roman"/>
          <w:sz w:val="24"/>
          <w:szCs w:val="24"/>
        </w:rPr>
        <w:t xml:space="preserve"> Further, given that we informed our estimates of occupancy probability by climatic variables, it is a positive confirmation that range-wide average annual temperature was a strong predictor of trends and that our methodology was </w:t>
      </w:r>
      <w:r w:rsidR="00364B9D">
        <w:rPr>
          <w:rFonts w:ascii="Times New Roman" w:hAnsi="Times New Roman" w:cs="Times New Roman"/>
          <w:sz w:val="24"/>
          <w:szCs w:val="24"/>
        </w:rPr>
        <w:t>reliable for</w:t>
      </w:r>
      <w:r w:rsidR="00792165">
        <w:rPr>
          <w:rFonts w:ascii="Times New Roman" w:hAnsi="Times New Roman" w:cs="Times New Roman"/>
          <w:sz w:val="24"/>
          <w:szCs w:val="24"/>
        </w:rPr>
        <w:t xml:space="preserve"> reconstructing ecologically sensible trends from sparse, presence-only data.</w:t>
      </w:r>
      <w:r w:rsidR="00E70B09" w:rsidRPr="00703517">
        <w:rPr>
          <w:rFonts w:ascii="Times New Roman" w:hAnsi="Times New Roman" w:cs="Times New Roman"/>
          <w:sz w:val="24"/>
          <w:szCs w:val="24"/>
        </w:rPr>
        <w:t xml:space="preserve"> </w:t>
      </w:r>
      <w:r w:rsidR="002105E7">
        <w:rPr>
          <w:rFonts w:ascii="Times New Roman" w:hAnsi="Times New Roman" w:cs="Times New Roman"/>
          <w:sz w:val="24"/>
          <w:szCs w:val="24"/>
        </w:rPr>
        <w:t xml:space="preserve">Taken together, these results suggest a more nuanced perspective of insect biodiversity decline </w:t>
      </w:r>
      <w:r w:rsidR="00364B9D">
        <w:rPr>
          <w:rFonts w:ascii="Times New Roman" w:hAnsi="Times New Roman" w:cs="Times New Roman"/>
          <w:sz w:val="24"/>
          <w:szCs w:val="24"/>
        </w:rPr>
        <w:t xml:space="preserve">in more northern regions </w:t>
      </w:r>
      <w:r w:rsidR="002105E7">
        <w:rPr>
          <w:rFonts w:ascii="Times New Roman" w:hAnsi="Times New Roman" w:cs="Times New Roman"/>
          <w:sz w:val="24"/>
          <w:szCs w:val="24"/>
        </w:rPr>
        <w:t xml:space="preserve">and suggest that a </w:t>
      </w:r>
      <w:r w:rsidR="002105E7">
        <w:rPr>
          <w:rFonts w:ascii="Times New Roman" w:hAnsi="Times New Roman" w:cs="Times New Roman"/>
          <w:sz w:val="24"/>
          <w:szCs w:val="24"/>
        </w:rPr>
        <w:lastRenderedPageBreak/>
        <w:t xml:space="preserve">scenario of </w:t>
      </w:r>
      <w:r w:rsidR="00364B9D">
        <w:rPr>
          <w:rFonts w:ascii="Times New Roman" w:hAnsi="Times New Roman" w:cs="Times New Roman"/>
          <w:sz w:val="24"/>
          <w:szCs w:val="24"/>
        </w:rPr>
        <w:t>climate</w:t>
      </w:r>
      <w:r w:rsidR="002105E7">
        <w:rPr>
          <w:rFonts w:ascii="Times New Roman" w:hAnsi="Times New Roman" w:cs="Times New Roman"/>
          <w:sz w:val="24"/>
          <w:szCs w:val="24"/>
        </w:rPr>
        <w:t xml:space="preserve"> “winners” and “losers” </w:t>
      </w:r>
      <w:r w:rsidR="00657D43">
        <w:rPr>
          <w:rFonts w:ascii="Times New Roman" w:hAnsi="Times New Roman" w:cs="Times New Roman"/>
          <w:sz w:val="24"/>
          <w:szCs w:val="24"/>
        </w:rPr>
        <w:fldChar w:fldCharType="begin"/>
      </w:r>
      <w:r w:rsidR="00657D43">
        <w:rPr>
          <w:rFonts w:ascii="Times New Roman" w:hAnsi="Times New Roman" w:cs="Times New Roman"/>
          <w:sz w:val="24"/>
          <w:szCs w:val="24"/>
        </w:rPr>
        <w:instrText xml:space="preserve"> ADDIN ZOTERO_ITEM CSL_CITATION {"citationID":"1l1ix17Y","properties":{"formattedCitation":"(Jackson {\\i{}et al.} 2022)","plainCitation":"(Jackson et al. 2022)","noteIndex":0},"citationItems":[{"id":607,"uris":["http://zotero.org/users/3183432/items/9I2V6R3X"],"itemData":{"id":607,"type":"article-journal","container-title":"Biology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K"}],"issued":{"date-parts":[["2022"]]}}}],"schema":"https://github.com/citation-style-language/schema/raw/master/csl-citation.json"} </w:instrText>
      </w:r>
      <w:r w:rsidR="00657D43">
        <w:rPr>
          <w:rFonts w:ascii="Times New Roman" w:hAnsi="Times New Roman" w:cs="Times New Roman"/>
          <w:sz w:val="24"/>
          <w:szCs w:val="24"/>
        </w:rPr>
        <w:fldChar w:fldCharType="separate"/>
      </w:r>
      <w:r w:rsidR="00657D43" w:rsidRPr="00657D43">
        <w:rPr>
          <w:rFonts w:ascii="Times New Roman" w:hAnsi="Times New Roman" w:cs="Times New Roman"/>
          <w:sz w:val="24"/>
          <w:szCs w:val="24"/>
        </w:rPr>
        <w:t xml:space="preserve">(Jackson </w:t>
      </w:r>
      <w:r w:rsidR="00657D43" w:rsidRPr="00657D43">
        <w:rPr>
          <w:rFonts w:ascii="Times New Roman" w:hAnsi="Times New Roman" w:cs="Times New Roman"/>
          <w:i/>
          <w:iCs/>
          <w:sz w:val="24"/>
          <w:szCs w:val="24"/>
        </w:rPr>
        <w:t>et al.</w:t>
      </w:r>
      <w:r w:rsidR="00657D43" w:rsidRPr="00657D43">
        <w:rPr>
          <w:rFonts w:ascii="Times New Roman" w:hAnsi="Times New Roman" w:cs="Times New Roman"/>
          <w:sz w:val="24"/>
          <w:szCs w:val="24"/>
        </w:rPr>
        <w:t xml:space="preserve"> 2022)</w:t>
      </w:r>
      <w:r w:rsidR="00657D43">
        <w:rPr>
          <w:rFonts w:ascii="Times New Roman" w:hAnsi="Times New Roman" w:cs="Times New Roman"/>
          <w:sz w:val="24"/>
          <w:szCs w:val="24"/>
        </w:rPr>
        <w:fldChar w:fldCharType="end"/>
      </w:r>
      <w:r w:rsidR="00657D43">
        <w:rPr>
          <w:rFonts w:ascii="Times New Roman" w:hAnsi="Times New Roman" w:cs="Times New Roman"/>
          <w:sz w:val="24"/>
          <w:szCs w:val="24"/>
        </w:rPr>
        <w:t xml:space="preserve"> </w:t>
      </w:r>
      <w:r w:rsidR="002105E7">
        <w:rPr>
          <w:rFonts w:ascii="Times New Roman" w:hAnsi="Times New Roman" w:cs="Times New Roman"/>
          <w:sz w:val="24"/>
          <w:szCs w:val="24"/>
        </w:rPr>
        <w:t xml:space="preserve">is </w:t>
      </w:r>
      <w:r w:rsidR="00364B9D">
        <w:rPr>
          <w:rFonts w:ascii="Times New Roman" w:hAnsi="Times New Roman" w:cs="Times New Roman"/>
          <w:sz w:val="24"/>
          <w:szCs w:val="24"/>
        </w:rPr>
        <w:t xml:space="preserve">the dominant pattern </w:t>
      </w:r>
      <w:r w:rsidR="002105E7">
        <w:rPr>
          <w:rFonts w:ascii="Times New Roman" w:hAnsi="Times New Roman" w:cs="Times New Roman"/>
          <w:sz w:val="24"/>
          <w:szCs w:val="24"/>
        </w:rPr>
        <w:t xml:space="preserve">likely occurring as opposed to </w:t>
      </w:r>
      <w:r w:rsidR="00D1010E">
        <w:rPr>
          <w:rFonts w:ascii="Times New Roman" w:hAnsi="Times New Roman" w:cs="Times New Roman"/>
          <w:sz w:val="24"/>
          <w:szCs w:val="24"/>
        </w:rPr>
        <w:t>ubiquitous</w:t>
      </w:r>
      <w:r w:rsidR="002105E7">
        <w:rPr>
          <w:rFonts w:ascii="Times New Roman" w:hAnsi="Times New Roman" w:cs="Times New Roman"/>
          <w:sz w:val="24"/>
          <w:szCs w:val="24"/>
        </w:rPr>
        <w:t xml:space="preserve"> declines.</w:t>
      </w:r>
      <w:r w:rsidR="001B37A3">
        <w:rPr>
          <w:rFonts w:ascii="Times New Roman" w:hAnsi="Times New Roman" w:cs="Times New Roman"/>
          <w:sz w:val="24"/>
          <w:szCs w:val="24"/>
        </w:rPr>
        <w:t xml:space="preserve"> </w:t>
      </w:r>
    </w:p>
    <w:p w14:paraId="495B7B6D" w14:textId="169EC738" w:rsidR="000E096B" w:rsidRPr="00703517" w:rsidRDefault="00D1010E" w:rsidP="00E90DB6">
      <w:pPr>
        <w:spacing w:line="480" w:lineRule="auto"/>
        <w:jc w:val="both"/>
        <w:rPr>
          <w:rFonts w:ascii="Times New Roman" w:hAnsi="Times New Roman" w:cs="Times New Roman"/>
          <w:sz w:val="24"/>
          <w:szCs w:val="24"/>
        </w:rPr>
      </w:pPr>
      <w:r>
        <w:rPr>
          <w:rFonts w:ascii="Times New Roman" w:hAnsi="Times New Roman" w:cs="Times New Roman"/>
          <w:sz w:val="24"/>
          <w:szCs w:val="24"/>
        </w:rPr>
        <w:tab/>
      </w:r>
      <w:del w:id="273" w:author="Vaughn Shirey" w:date="2023-09-18T11:24:00Z">
        <w:r w:rsidDel="0084464C">
          <w:rPr>
            <w:rFonts w:ascii="Times New Roman" w:hAnsi="Times New Roman" w:cs="Times New Roman"/>
            <w:sz w:val="24"/>
            <w:szCs w:val="24"/>
          </w:rPr>
          <w:delText xml:space="preserve">Since prediction is an important part of the scientific </w:delText>
        </w:r>
        <w:r w:rsidR="00D6038E" w:rsidDel="0084464C">
          <w:rPr>
            <w:rFonts w:ascii="Times New Roman" w:hAnsi="Times New Roman" w:cs="Times New Roman"/>
            <w:sz w:val="24"/>
            <w:szCs w:val="24"/>
          </w:rPr>
          <w:delText>enterprise</w:delText>
        </w:r>
        <w:r w:rsidDel="0084464C">
          <w:rPr>
            <w:rFonts w:ascii="Times New Roman" w:hAnsi="Times New Roman" w:cs="Times New Roman"/>
            <w:sz w:val="24"/>
            <w:szCs w:val="24"/>
          </w:rPr>
          <w:delText>, w</w:delText>
        </w:r>
      </w:del>
      <w:del w:id="274" w:author="Vaughn Shirey" w:date="2023-09-18T11:25:00Z">
        <w:r w:rsidDel="0084464C">
          <w:rPr>
            <w:rFonts w:ascii="Times New Roman" w:hAnsi="Times New Roman" w:cs="Times New Roman"/>
            <w:sz w:val="24"/>
            <w:szCs w:val="24"/>
          </w:rPr>
          <w:delText>e aimed to also test which traits, aside from range-wide temperature (if any), might also predict occupancy decline</w:delText>
        </w:r>
        <w:r w:rsidR="001966BF" w:rsidDel="0084464C">
          <w:rPr>
            <w:rFonts w:ascii="Times New Roman" w:hAnsi="Times New Roman" w:cs="Times New Roman"/>
            <w:sz w:val="24"/>
            <w:szCs w:val="24"/>
          </w:rPr>
          <w:delText>s</w:delText>
        </w:r>
        <w:r w:rsidDel="0084464C">
          <w:rPr>
            <w:rFonts w:ascii="Times New Roman" w:hAnsi="Times New Roman" w:cs="Times New Roman"/>
            <w:sz w:val="24"/>
            <w:szCs w:val="24"/>
          </w:rPr>
          <w:delText xml:space="preserve"> in our study region. </w:delText>
        </w:r>
        <w:r w:rsidR="00DB4FAC" w:rsidDel="0084464C">
          <w:rPr>
            <w:rFonts w:ascii="Times New Roman" w:hAnsi="Times New Roman" w:cs="Times New Roman"/>
            <w:sz w:val="24"/>
            <w:szCs w:val="24"/>
          </w:rPr>
          <w:delText>Among our models, Model G/H</w:delText>
        </w:r>
        <w:r w:rsidR="00395CB7" w:rsidDel="0084464C">
          <w:rPr>
            <w:rFonts w:ascii="Times New Roman" w:hAnsi="Times New Roman" w:cs="Times New Roman"/>
            <w:sz w:val="24"/>
            <w:szCs w:val="24"/>
          </w:rPr>
          <w:delText>, using average wingspan</w:delText>
        </w:r>
        <w:r w:rsidR="000C6A60" w:rsidDel="0084464C">
          <w:rPr>
            <w:rFonts w:ascii="Times New Roman" w:hAnsi="Times New Roman" w:cs="Times New Roman"/>
            <w:sz w:val="24"/>
            <w:szCs w:val="24"/>
          </w:rPr>
          <w:delText xml:space="preserve"> as a predictor</w:delText>
        </w:r>
        <w:r w:rsidR="00395CB7" w:rsidDel="0084464C">
          <w:rPr>
            <w:rFonts w:ascii="Times New Roman" w:hAnsi="Times New Roman" w:cs="Times New Roman"/>
            <w:sz w:val="24"/>
            <w:szCs w:val="24"/>
          </w:rPr>
          <w:delText>,</w:delText>
        </w:r>
        <w:r w:rsidR="00DB4FAC" w:rsidDel="0084464C">
          <w:rPr>
            <w:rFonts w:ascii="Times New Roman" w:hAnsi="Times New Roman" w:cs="Times New Roman"/>
            <w:sz w:val="24"/>
            <w:szCs w:val="24"/>
          </w:rPr>
          <w:delText xml:space="preserve"> emerged as a near equivalent</w:delText>
        </w:r>
        <w:r w:rsidR="00D962B7" w:rsidDel="0084464C">
          <w:rPr>
            <w:rFonts w:ascii="Times New Roman" w:hAnsi="Times New Roman" w:cs="Times New Roman"/>
            <w:sz w:val="24"/>
            <w:szCs w:val="24"/>
          </w:rPr>
          <w:delText>s</w:delText>
        </w:r>
        <w:r w:rsidR="00DB4FAC" w:rsidDel="0084464C">
          <w:rPr>
            <w:rFonts w:ascii="Times New Roman" w:hAnsi="Times New Roman" w:cs="Times New Roman"/>
            <w:sz w:val="24"/>
            <w:szCs w:val="24"/>
          </w:rPr>
          <w:delText xml:space="preserve"> to Model C/D </w:delText>
        </w:r>
        <w:r w:rsidR="00262E24" w:rsidDel="0084464C">
          <w:rPr>
            <w:rFonts w:ascii="Times New Roman" w:hAnsi="Times New Roman" w:cs="Times New Roman"/>
            <w:sz w:val="24"/>
            <w:szCs w:val="24"/>
          </w:rPr>
          <w:delText xml:space="preserve">(range-wide temperatures) </w:delText>
        </w:r>
        <w:r w:rsidR="00DB4FAC" w:rsidDel="0084464C">
          <w:rPr>
            <w:rFonts w:ascii="Times New Roman" w:hAnsi="Times New Roman" w:cs="Times New Roman"/>
            <w:sz w:val="24"/>
            <w:szCs w:val="24"/>
          </w:rPr>
          <w:delText xml:space="preserve">candidate for predicting occupancy trend </w:delText>
        </w:r>
        <w:r w:rsidR="00542FAB" w:rsidDel="0084464C">
          <w:rPr>
            <w:rFonts w:ascii="Times New Roman" w:hAnsi="Times New Roman" w:cs="Times New Roman"/>
            <w:sz w:val="24"/>
            <w:szCs w:val="24"/>
          </w:rPr>
          <w:delText xml:space="preserve">(Supplemental Table S2). </w:delText>
        </w:r>
        <w:r w:rsidR="00B9702F" w:rsidDel="0084464C">
          <w:rPr>
            <w:rFonts w:ascii="Times New Roman" w:hAnsi="Times New Roman" w:cs="Times New Roman"/>
            <w:sz w:val="24"/>
            <w:szCs w:val="24"/>
          </w:rPr>
          <w:delText xml:space="preserve">In these models, butterflies with larger wingspans are more likely to be increasing in occupancy probability </w:delText>
        </w:r>
        <w:r w:rsidR="00364B9D" w:rsidDel="0084464C">
          <w:rPr>
            <w:rFonts w:ascii="Times New Roman" w:hAnsi="Times New Roman" w:cs="Times New Roman"/>
            <w:sz w:val="24"/>
            <w:szCs w:val="24"/>
          </w:rPr>
          <w:delText xml:space="preserve">with </w:delText>
        </w:r>
        <w:r w:rsidR="00B9702F" w:rsidDel="0084464C">
          <w:rPr>
            <w:rFonts w:ascii="Times New Roman" w:hAnsi="Times New Roman" w:cs="Times New Roman"/>
            <w:sz w:val="24"/>
            <w:szCs w:val="24"/>
          </w:rPr>
          <w:delText xml:space="preserve">smaller butterflies more likely to be in decline (Figure 4b). </w:delText>
        </w:r>
        <w:r w:rsidR="00350F05" w:rsidDel="0084464C">
          <w:rPr>
            <w:rFonts w:ascii="Times New Roman" w:hAnsi="Times New Roman" w:cs="Times New Roman"/>
            <w:sz w:val="24"/>
            <w:szCs w:val="24"/>
          </w:rPr>
          <w:delText xml:space="preserve">Wingspan is often used as a proxy for mobility where species with larger wingspans are typically considered to have greater flying ability and, consequently, improved odds of navigating to new, suitable habitats </w:delText>
        </w:r>
        <w:r w:rsidR="00D60C9B" w:rsidDel="0084464C">
          <w:rPr>
            <w:rFonts w:ascii="Times New Roman" w:hAnsi="Times New Roman" w:cs="Times New Roman"/>
            <w:sz w:val="24"/>
            <w:szCs w:val="24"/>
          </w:rPr>
          <w:fldChar w:fldCharType="begin"/>
        </w:r>
        <w:r w:rsidR="00D60C9B" w:rsidDel="0084464C">
          <w:rPr>
            <w:rFonts w:ascii="Times New Roman" w:hAnsi="Times New Roman" w:cs="Times New Roman"/>
            <w:sz w:val="24"/>
            <w:szCs w:val="24"/>
          </w:rPr>
          <w:delInstrText xml:space="preserve"> ADDIN ZOTERO_ITEM CSL_CITATION {"citationID":"lBhLa9iH","properties":{"formattedCitation":"(Sekar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delInstrText>
        </w:r>
        <w:r w:rsidR="00D60C9B" w:rsidDel="0084464C">
          <w:rPr>
            <w:rFonts w:ascii="Times New Roman" w:hAnsi="Times New Roman" w:cs="Times New Roman"/>
            <w:sz w:val="24"/>
            <w:szCs w:val="24"/>
          </w:rPr>
          <w:fldChar w:fldCharType="separate"/>
        </w:r>
        <w:r w:rsidR="00D60C9B" w:rsidRPr="00D60C9B" w:rsidDel="0084464C">
          <w:rPr>
            <w:rFonts w:ascii="Times New Roman" w:hAnsi="Times New Roman" w:cs="Times New Roman"/>
            <w:sz w:val="24"/>
          </w:rPr>
          <w:delText>(Sekar 2012)</w:delText>
        </w:r>
        <w:r w:rsidR="00D60C9B" w:rsidDel="0084464C">
          <w:rPr>
            <w:rFonts w:ascii="Times New Roman" w:hAnsi="Times New Roman" w:cs="Times New Roman"/>
            <w:sz w:val="24"/>
            <w:szCs w:val="24"/>
          </w:rPr>
          <w:fldChar w:fldCharType="end"/>
        </w:r>
        <w:r w:rsidR="00350F05" w:rsidDel="0084464C">
          <w:rPr>
            <w:rFonts w:ascii="Times New Roman" w:hAnsi="Times New Roman" w:cs="Times New Roman"/>
            <w:sz w:val="24"/>
            <w:szCs w:val="24"/>
          </w:rPr>
          <w:delText>.</w:delText>
        </w:r>
        <w:r w:rsidR="00CB2DD8" w:rsidDel="0084464C">
          <w:rPr>
            <w:rFonts w:ascii="Times New Roman" w:hAnsi="Times New Roman" w:cs="Times New Roman"/>
            <w:sz w:val="24"/>
            <w:szCs w:val="24"/>
          </w:rPr>
          <w:delText xml:space="preserve"> </w:delText>
        </w:r>
        <w:r w:rsidR="00633EE6" w:rsidDel="0084464C">
          <w:rPr>
            <w:rFonts w:ascii="Times New Roman" w:hAnsi="Times New Roman" w:cs="Times New Roman"/>
            <w:sz w:val="24"/>
            <w:szCs w:val="24"/>
          </w:rPr>
          <w:delText>Further, w</w:delText>
        </w:r>
        <w:r w:rsidR="00BC2970" w:rsidDel="0084464C">
          <w:rPr>
            <w:rFonts w:ascii="Times New Roman" w:hAnsi="Times New Roman" w:cs="Times New Roman"/>
            <w:sz w:val="24"/>
            <w:szCs w:val="24"/>
          </w:rPr>
          <w:delText>e note that w</w:delText>
        </w:r>
        <w:r w:rsidR="00263984" w:rsidDel="0084464C">
          <w:rPr>
            <w:rFonts w:ascii="Times New Roman" w:hAnsi="Times New Roman" w:cs="Times New Roman"/>
            <w:sz w:val="24"/>
            <w:szCs w:val="24"/>
          </w:rPr>
          <w:delText>ingspan as a proxy for mobility appears to operate at both intra- and interspecific scales of variation. For example, in the Monarch butterfly (</w:delText>
        </w:r>
        <w:r w:rsidR="00263984" w:rsidDel="0084464C">
          <w:rPr>
            <w:rFonts w:ascii="Times New Roman" w:hAnsi="Times New Roman" w:cs="Times New Roman"/>
            <w:i/>
            <w:iCs/>
            <w:sz w:val="24"/>
            <w:szCs w:val="24"/>
          </w:rPr>
          <w:delText>Danaus plexippus</w:delText>
        </w:r>
        <w:r w:rsidR="00263984" w:rsidDel="0084464C">
          <w:rPr>
            <w:rFonts w:ascii="Times New Roman" w:hAnsi="Times New Roman" w:cs="Times New Roman"/>
            <w:sz w:val="24"/>
            <w:szCs w:val="24"/>
          </w:rPr>
          <w:delText xml:space="preserve">, not modeled here due to its exceptional migratory status), long-distance migrants exhibit larger wingspans than generations that do not make the long flight to the overwintering grounds in Mexico </w:delText>
        </w:r>
        <w:r w:rsidR="00370164" w:rsidDel="0084464C">
          <w:rPr>
            <w:rFonts w:ascii="Times New Roman" w:hAnsi="Times New Roman" w:cs="Times New Roman"/>
            <w:sz w:val="24"/>
            <w:szCs w:val="24"/>
          </w:rPr>
          <w:fldChar w:fldCharType="begin"/>
        </w:r>
        <w:r w:rsidR="00370164" w:rsidDel="0084464C">
          <w:rPr>
            <w:rFonts w:ascii="Times New Roman" w:hAnsi="Times New Roman" w:cs="Times New Roman"/>
            <w:sz w:val="24"/>
            <w:szCs w:val="24"/>
          </w:rPr>
          <w:delInstrText xml:space="preserve"> ADDIN ZOTERO_ITEM CSL_CITATION {"citationID":"HDmXkrXn","properties":{"formattedCitation":"(Dockx 2007; Freedman &amp; Dingle 2018; Freedman {\\i{}et al.} 2020)","plainCitation":"(Dockx 2007; Freedman &amp; Dingle 2018; Freedman et al. 2020)","noteIndex":0},"citationItems":[{"id":1241,"uris":["http://zotero.org/users/3183432/items/BHEIRQWN"],"itemData":{"id":1241,"type":"article-journal","container-title":"Biological Journal of the Linnean Society","issue":"4","note":"publisher: Oxford University Press","page":"605–616","title":"Directional and stabilizing selection on wing size and shape in migrant and resident monarch butterflies, Danaus plexippus (L.), in Cuba","volume":"92","author":[{"family":"Dockx","given":"Cristina"}],"issued":{"date-parts":[["2007"]]}}},{"id":1242,"uris":["http://zotero.org/users/3183432/items/6UPHNWIK"],"itemData":{"id":1242,"type":"article-journal","container-title":"Animal Migration","issue":"1","note":"publisher: De Gruyter Open Access","page":"61–73","title":"Wing morphology in migratory North American monarchs: characterizing sources of variation and understanding changes through time","volume":"5","author":[{"family":"Freedman","given":"Micah G"},{"family":"Dingle","given":"Hugh"}],"issued":{"date-parts":[["2018"]]}}},{"id":652,"uris":["http://zotero.org/users/3183432/items/NBU5MASY"],"itemData":{"id":652,"type":"article-journal","container-title":"Proceedings of the National Academy of Sciences","issue":"46","note":"publisher: National Acad Sciences","page":"28887–28893","title":"Two centuries of monarch butterfly collections reveal contrasting effects of range expansion and migration loss on wing traits","volume":"117","author":[{"family":"Freedman","given":"Micah G"},{"family":"Dingle","given":"Hugh"},{"family":"Strauss","given":"Sharon Y"},{"family":"Ramírez","given":"Santiago R"}],"issued":{"date-parts":[["2020"]]}}}],"schema":"https://github.com/citation-style-language/schema/raw/master/csl-citation.json"} </w:delInstrText>
        </w:r>
        <w:r w:rsidR="00370164" w:rsidDel="0084464C">
          <w:rPr>
            <w:rFonts w:ascii="Times New Roman" w:hAnsi="Times New Roman" w:cs="Times New Roman"/>
            <w:sz w:val="24"/>
            <w:szCs w:val="24"/>
          </w:rPr>
          <w:fldChar w:fldCharType="separate"/>
        </w:r>
        <w:r w:rsidR="00370164" w:rsidRPr="00370164" w:rsidDel="0084464C">
          <w:rPr>
            <w:rFonts w:ascii="Times New Roman" w:hAnsi="Times New Roman" w:cs="Times New Roman"/>
            <w:sz w:val="24"/>
            <w:szCs w:val="24"/>
          </w:rPr>
          <w:delText xml:space="preserve">(Dockx 2007; Freedman &amp; Dingle 2018; Freedman </w:delText>
        </w:r>
        <w:r w:rsidR="00370164" w:rsidRPr="00370164" w:rsidDel="0084464C">
          <w:rPr>
            <w:rFonts w:ascii="Times New Roman" w:hAnsi="Times New Roman" w:cs="Times New Roman"/>
            <w:i/>
            <w:iCs/>
            <w:sz w:val="24"/>
            <w:szCs w:val="24"/>
          </w:rPr>
          <w:delText>et al.</w:delText>
        </w:r>
        <w:r w:rsidR="00370164" w:rsidRPr="00370164" w:rsidDel="0084464C">
          <w:rPr>
            <w:rFonts w:ascii="Times New Roman" w:hAnsi="Times New Roman" w:cs="Times New Roman"/>
            <w:sz w:val="24"/>
            <w:szCs w:val="24"/>
          </w:rPr>
          <w:delText xml:space="preserve"> 2020)</w:delText>
        </w:r>
        <w:r w:rsidR="00370164" w:rsidDel="0084464C">
          <w:rPr>
            <w:rFonts w:ascii="Times New Roman" w:hAnsi="Times New Roman" w:cs="Times New Roman"/>
            <w:sz w:val="24"/>
            <w:szCs w:val="24"/>
          </w:rPr>
          <w:fldChar w:fldCharType="end"/>
        </w:r>
        <w:r w:rsidR="00263984" w:rsidDel="0084464C">
          <w:rPr>
            <w:rFonts w:ascii="Times New Roman" w:hAnsi="Times New Roman" w:cs="Times New Roman"/>
            <w:sz w:val="24"/>
            <w:szCs w:val="24"/>
          </w:rPr>
          <w:delText xml:space="preserve">. </w:delText>
        </w:r>
        <w:r w:rsidR="005326A0" w:rsidDel="0084464C">
          <w:rPr>
            <w:rFonts w:ascii="Times New Roman" w:hAnsi="Times New Roman" w:cs="Times New Roman"/>
            <w:sz w:val="24"/>
            <w:szCs w:val="24"/>
          </w:rPr>
          <w:delText>Emerging work on the impacts of climate on morphology have shown that butterflies fluctuate in size</w:delText>
        </w:r>
        <w:r w:rsidR="00AA3A48" w:rsidDel="0084464C">
          <w:rPr>
            <w:rFonts w:ascii="Times New Roman" w:hAnsi="Times New Roman" w:cs="Times New Roman"/>
            <w:sz w:val="24"/>
            <w:szCs w:val="24"/>
          </w:rPr>
          <w:delText xml:space="preserve"> </w:delText>
        </w:r>
        <w:r w:rsidR="00370164" w:rsidDel="0084464C">
          <w:rPr>
            <w:rFonts w:ascii="Times New Roman" w:hAnsi="Times New Roman" w:cs="Times New Roman"/>
            <w:sz w:val="24"/>
            <w:szCs w:val="24"/>
          </w:rPr>
          <w:fldChar w:fldCharType="begin"/>
        </w:r>
        <w:r w:rsidR="00370164" w:rsidDel="0084464C">
          <w:rPr>
            <w:rFonts w:ascii="Times New Roman" w:hAnsi="Times New Roman" w:cs="Times New Roman"/>
            <w:sz w:val="24"/>
            <w:szCs w:val="24"/>
          </w:rPr>
          <w:delInstrText xml:space="preserve"> ADDIN ZOTERO_ITEM CSL_CITATION {"citationID":"F6Qqx3i8","properties":{"formattedCitation":"(Bowden {\\i{}et al.} 2015; Daly 2018)","plainCitation":"(Bowden et al. 2015; Daly 2018)","noteIndex":0},"citationItems":[{"id":644,"uris":["http://zotero.org/users/3183432/items/TCC7JWLY"],"itemData":{"id":644,"type":"article-journal","container-title":"Biology Letters","issue":"10","note":"publisher: The Royal Society","page":"20150574","title":"High-Arctic butterflies become smaller with rising temperatures","volume":"11","author":[{"family":"Bowden","given":"Joseph J"},{"family":"Eskildsen","given":"Anne"},{"family":"Hansen","given":"Rikke R"},{"family":"Olsen","given":"Kent"},{"family":"Kurle","given":"Carolyn M"},{"family":"Høye","given":"Toke T"}],"issued":{"date-parts":[["2015"]]}}},{"id":645,"uris":["http://zotero.org/users/3183432/items/47K2KJFP"],"itemData":{"id":645,"type":"thesis","genre":"PhD Thesis","title":"Morphological and phenological responses of butterflies to seasonal temperature increase in Alaska","author":[{"family":"Daly","given":"Kathryn Margaret"}],"issued":{"date-parts":[["2018"]]}}}],"schema":"https://github.com/citation-style-language/schema/raw/master/csl-citation.json"} </w:delInstrText>
        </w:r>
        <w:r w:rsidR="00370164" w:rsidDel="0084464C">
          <w:rPr>
            <w:rFonts w:ascii="Times New Roman" w:hAnsi="Times New Roman" w:cs="Times New Roman"/>
            <w:sz w:val="24"/>
            <w:szCs w:val="24"/>
          </w:rPr>
          <w:fldChar w:fldCharType="separate"/>
        </w:r>
        <w:r w:rsidR="00370164" w:rsidRPr="00370164" w:rsidDel="0084464C">
          <w:rPr>
            <w:rFonts w:ascii="Times New Roman" w:hAnsi="Times New Roman" w:cs="Times New Roman"/>
            <w:sz w:val="24"/>
            <w:szCs w:val="24"/>
          </w:rPr>
          <w:delText xml:space="preserve">(Bowden </w:delText>
        </w:r>
        <w:r w:rsidR="00370164" w:rsidRPr="00370164" w:rsidDel="0084464C">
          <w:rPr>
            <w:rFonts w:ascii="Times New Roman" w:hAnsi="Times New Roman" w:cs="Times New Roman"/>
            <w:i/>
            <w:iCs/>
            <w:sz w:val="24"/>
            <w:szCs w:val="24"/>
          </w:rPr>
          <w:delText>et al.</w:delText>
        </w:r>
        <w:r w:rsidR="00370164" w:rsidRPr="00370164" w:rsidDel="0084464C">
          <w:rPr>
            <w:rFonts w:ascii="Times New Roman" w:hAnsi="Times New Roman" w:cs="Times New Roman"/>
            <w:sz w:val="24"/>
            <w:szCs w:val="24"/>
          </w:rPr>
          <w:delText xml:space="preserve"> 2015; Daly 2018)</w:delText>
        </w:r>
        <w:r w:rsidR="00370164" w:rsidDel="0084464C">
          <w:rPr>
            <w:rFonts w:ascii="Times New Roman" w:hAnsi="Times New Roman" w:cs="Times New Roman"/>
            <w:sz w:val="24"/>
            <w:szCs w:val="24"/>
          </w:rPr>
          <w:fldChar w:fldCharType="end"/>
        </w:r>
        <w:r w:rsidR="005326A0" w:rsidDel="0084464C">
          <w:rPr>
            <w:rFonts w:ascii="Times New Roman" w:hAnsi="Times New Roman" w:cs="Times New Roman"/>
            <w:sz w:val="24"/>
            <w:szCs w:val="24"/>
          </w:rPr>
          <w:delText xml:space="preserve"> and thus future work should consider how intraspecific variation in morphology</w:delText>
        </w:r>
        <w:r w:rsidR="006676DA" w:rsidDel="0084464C">
          <w:rPr>
            <w:rFonts w:ascii="Times New Roman" w:hAnsi="Times New Roman" w:cs="Times New Roman"/>
            <w:sz w:val="24"/>
            <w:szCs w:val="24"/>
          </w:rPr>
          <w:delText>, driven by global change,</w:delText>
        </w:r>
        <w:r w:rsidR="005326A0" w:rsidDel="0084464C">
          <w:rPr>
            <w:rFonts w:ascii="Times New Roman" w:hAnsi="Times New Roman" w:cs="Times New Roman"/>
            <w:sz w:val="24"/>
            <w:szCs w:val="24"/>
          </w:rPr>
          <w:delText xml:space="preserve"> may </w:delText>
        </w:r>
        <w:r w:rsidR="00050577" w:rsidDel="0084464C">
          <w:rPr>
            <w:rFonts w:ascii="Times New Roman" w:hAnsi="Times New Roman" w:cs="Times New Roman"/>
            <w:sz w:val="24"/>
            <w:szCs w:val="24"/>
          </w:rPr>
          <w:delText xml:space="preserve">predict, </w:delText>
        </w:r>
        <w:r w:rsidR="005326A0" w:rsidDel="0084464C">
          <w:rPr>
            <w:rFonts w:ascii="Times New Roman" w:hAnsi="Times New Roman" w:cs="Times New Roman"/>
            <w:sz w:val="24"/>
            <w:szCs w:val="24"/>
          </w:rPr>
          <w:delText>exacerbate</w:delText>
        </w:r>
        <w:r w:rsidR="00050577" w:rsidDel="0084464C">
          <w:rPr>
            <w:rFonts w:ascii="Times New Roman" w:hAnsi="Times New Roman" w:cs="Times New Roman"/>
            <w:sz w:val="24"/>
            <w:szCs w:val="24"/>
          </w:rPr>
          <w:delText>,</w:delText>
        </w:r>
        <w:r w:rsidR="005326A0" w:rsidDel="0084464C">
          <w:rPr>
            <w:rFonts w:ascii="Times New Roman" w:hAnsi="Times New Roman" w:cs="Times New Roman"/>
            <w:sz w:val="24"/>
            <w:szCs w:val="24"/>
          </w:rPr>
          <w:delText xml:space="preserve"> or mitigate occupancy trends</w:delText>
        </w:r>
        <w:r w:rsidR="002C4954" w:rsidDel="0084464C">
          <w:rPr>
            <w:rFonts w:ascii="Times New Roman" w:hAnsi="Times New Roman" w:cs="Times New Roman"/>
            <w:sz w:val="24"/>
            <w:szCs w:val="24"/>
          </w:rPr>
          <w:delText xml:space="preserve"> at</w:delText>
        </w:r>
        <w:r w:rsidR="00565D61" w:rsidDel="0084464C">
          <w:rPr>
            <w:rFonts w:ascii="Times New Roman" w:hAnsi="Times New Roman" w:cs="Times New Roman"/>
            <w:sz w:val="24"/>
            <w:szCs w:val="24"/>
          </w:rPr>
          <w:delText xml:space="preserve"> various spatial</w:delText>
        </w:r>
        <w:r w:rsidR="002C4954" w:rsidDel="0084464C">
          <w:rPr>
            <w:rFonts w:ascii="Times New Roman" w:hAnsi="Times New Roman" w:cs="Times New Roman"/>
            <w:sz w:val="24"/>
            <w:szCs w:val="24"/>
          </w:rPr>
          <w:delText xml:space="preserve"> scale</w:delText>
        </w:r>
        <w:r w:rsidR="00565D61" w:rsidDel="0084464C">
          <w:rPr>
            <w:rFonts w:ascii="Times New Roman" w:hAnsi="Times New Roman" w:cs="Times New Roman"/>
            <w:sz w:val="24"/>
            <w:szCs w:val="24"/>
          </w:rPr>
          <w:delText>s</w:delText>
        </w:r>
        <w:r w:rsidR="005326A0" w:rsidDel="0084464C">
          <w:rPr>
            <w:rFonts w:ascii="Times New Roman" w:hAnsi="Times New Roman" w:cs="Times New Roman"/>
            <w:sz w:val="24"/>
            <w:szCs w:val="24"/>
          </w:rPr>
          <w:delText xml:space="preserve">. </w:delText>
        </w:r>
        <w:r w:rsidR="00370164" w:rsidDel="0084464C">
          <w:rPr>
            <w:rFonts w:ascii="Times New Roman" w:hAnsi="Times New Roman" w:cs="Times New Roman"/>
            <w:sz w:val="24"/>
            <w:szCs w:val="24"/>
          </w:rPr>
          <w:delText>For example, if butterflies are becoming smaller due to climate change, this may, in turn, impact their mobility, and consequently, the ability for them to track their thermal niche. The degree to which these effects are</w:delText>
        </w:r>
        <w:r w:rsidR="006D0AC9" w:rsidDel="0084464C">
          <w:rPr>
            <w:rFonts w:ascii="Times New Roman" w:hAnsi="Times New Roman" w:cs="Times New Roman"/>
            <w:sz w:val="24"/>
            <w:szCs w:val="24"/>
          </w:rPr>
          <w:delText xml:space="preserve"> not</w:delText>
        </w:r>
        <w:r w:rsidR="00370164" w:rsidDel="0084464C">
          <w:rPr>
            <w:rFonts w:ascii="Times New Roman" w:hAnsi="Times New Roman" w:cs="Times New Roman"/>
            <w:sz w:val="24"/>
            <w:szCs w:val="24"/>
          </w:rPr>
          <w:delText xml:space="preserve"> captured by models that don’t account for intraspecific variation in these factors across a species range remains to be test</w:delText>
        </w:r>
        <w:r w:rsidR="00364B9D" w:rsidDel="0084464C">
          <w:rPr>
            <w:rFonts w:ascii="Times New Roman" w:hAnsi="Times New Roman" w:cs="Times New Roman"/>
            <w:sz w:val="24"/>
            <w:szCs w:val="24"/>
          </w:rPr>
          <w:delText>ed</w:delText>
        </w:r>
        <w:r w:rsidR="00370164" w:rsidDel="0084464C">
          <w:rPr>
            <w:rFonts w:ascii="Times New Roman" w:hAnsi="Times New Roman" w:cs="Times New Roman"/>
            <w:sz w:val="24"/>
            <w:szCs w:val="24"/>
          </w:rPr>
          <w:delText>.</w:delText>
        </w:r>
        <w:r w:rsidR="00530F5D" w:rsidDel="0084464C">
          <w:rPr>
            <w:rFonts w:ascii="Times New Roman" w:hAnsi="Times New Roman" w:cs="Times New Roman"/>
            <w:sz w:val="24"/>
            <w:szCs w:val="24"/>
          </w:rPr>
          <w:delText xml:space="preserve"> Our model results point to a scenario where larger butterflies typically fare better with </w:delText>
        </w:r>
        <w:r w:rsidR="00530F5D" w:rsidDel="0084464C">
          <w:rPr>
            <w:rFonts w:ascii="Times New Roman" w:hAnsi="Times New Roman" w:cs="Times New Roman"/>
            <w:sz w:val="24"/>
            <w:szCs w:val="24"/>
          </w:rPr>
          <w:lastRenderedPageBreak/>
          <w:delText xml:space="preserve">respect to occupancy declines, which, in the absence of connectivity data, suggest by proxy that species’ mobility is an important factor for persistence under rapidly changing climates in the region. </w:delText>
        </w:r>
        <w:r w:rsidR="00530F5D" w:rsidRPr="00703517" w:rsidDel="0084464C">
          <w:rPr>
            <w:rFonts w:ascii="Times New Roman" w:hAnsi="Times New Roman" w:cs="Times New Roman"/>
            <w:sz w:val="24"/>
            <w:szCs w:val="24"/>
          </w:rPr>
          <w:delText>Limited ability to colonize newly available habitat in this region is the leading hypothesis surrounding why so much climate debt has accrued for butterflies</w:delText>
        </w:r>
        <w:r w:rsidR="00530F5D" w:rsidDel="0084464C">
          <w:rPr>
            <w:rFonts w:ascii="Times New Roman" w:hAnsi="Times New Roman" w:cs="Times New Roman"/>
            <w:sz w:val="24"/>
            <w:szCs w:val="24"/>
          </w:rPr>
          <w:delText xml:space="preserve"> here</w:delText>
        </w:r>
        <w:r w:rsidR="00530F5D" w:rsidRPr="00703517" w:rsidDel="0084464C">
          <w:rPr>
            <w:rFonts w:ascii="Times New Roman" w:hAnsi="Times New Roman" w:cs="Times New Roman"/>
            <w:sz w:val="24"/>
            <w:szCs w:val="24"/>
          </w:rPr>
          <w:delText xml:space="preserve"> </w:delText>
        </w:r>
        <w:r w:rsidR="00530F5D" w:rsidRPr="00703517" w:rsidDel="0084464C">
          <w:rPr>
            <w:rFonts w:ascii="Times New Roman" w:hAnsi="Times New Roman" w:cs="Times New Roman"/>
            <w:sz w:val="24"/>
            <w:szCs w:val="24"/>
          </w:rPr>
          <w:fldChar w:fldCharType="begin"/>
        </w:r>
        <w:r w:rsidR="00530F5D" w:rsidRPr="00703517" w:rsidDel="0084464C">
          <w:rPr>
            <w:rFonts w:ascii="Times New Roman" w:hAnsi="Times New Roman" w:cs="Times New Roman"/>
            <w:sz w:val="24"/>
            <w:szCs w:val="24"/>
          </w:rPr>
          <w:delInstrText xml:space="preserve"> ADDIN ZOTERO_ITEM CSL_CITATION {"citationID":"u6rPtZs7","properties":{"formattedCitation":"(Lewthwaite {\\i{}et al.} 2017, 2018)","plainCitation":"(Lewthwaite et al. 2017, 2018)","noteIndex":0},"citationItems":[{"id":796,"uris":["http://zotero.org/users/3183432/items/EYNT7PMJ"],"itemData":{"id":796,"type":"article-journal","container-title":"Global Ecology and Biogeography","issue":"4","note":"publisher: Wiley Online Library","page":"459–471","title":"High community turnover and dispersal limitation relative to rapid climate change","volume":"26","author":[{"family":"Lewthwaite","given":"Jayme MM"},{"family":"Debinski","given":"Diane M"},{"family":"Kerr","given":"Jeremy T"}],"issued":{"date-parts":[["2017"]]}}},{"id":344,"uris":["http://zotero.org/users/3183432/items/37QIQ83K"],"itemData":{"id":344,"type":"article-journal","container-title":"Ecography","issue":"12","page":"2005-2015","title":"Canadian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delInstrText>
        </w:r>
        <w:r w:rsidR="00530F5D" w:rsidRPr="00703517" w:rsidDel="0084464C">
          <w:rPr>
            <w:rFonts w:ascii="Times New Roman" w:hAnsi="Times New Roman" w:cs="Times New Roman"/>
            <w:sz w:val="24"/>
            <w:szCs w:val="24"/>
          </w:rPr>
          <w:fldChar w:fldCharType="separate"/>
        </w:r>
        <w:r w:rsidR="00530F5D" w:rsidRPr="00703517" w:rsidDel="0084464C">
          <w:rPr>
            <w:rFonts w:ascii="Times New Roman" w:hAnsi="Times New Roman" w:cs="Times New Roman"/>
            <w:sz w:val="24"/>
            <w:szCs w:val="24"/>
          </w:rPr>
          <w:delText xml:space="preserve">(Lewthwaite </w:delText>
        </w:r>
        <w:r w:rsidR="00530F5D" w:rsidRPr="00703517" w:rsidDel="0084464C">
          <w:rPr>
            <w:rFonts w:ascii="Times New Roman" w:hAnsi="Times New Roman" w:cs="Times New Roman"/>
            <w:i/>
            <w:iCs/>
            <w:sz w:val="24"/>
            <w:szCs w:val="24"/>
          </w:rPr>
          <w:delText>et al.</w:delText>
        </w:r>
        <w:r w:rsidR="00530F5D" w:rsidRPr="00703517" w:rsidDel="0084464C">
          <w:rPr>
            <w:rFonts w:ascii="Times New Roman" w:hAnsi="Times New Roman" w:cs="Times New Roman"/>
            <w:sz w:val="24"/>
            <w:szCs w:val="24"/>
          </w:rPr>
          <w:delText xml:space="preserve"> 2017, 2018)</w:delText>
        </w:r>
        <w:r w:rsidR="00530F5D" w:rsidRPr="00703517" w:rsidDel="0084464C">
          <w:rPr>
            <w:rFonts w:ascii="Times New Roman" w:hAnsi="Times New Roman" w:cs="Times New Roman"/>
            <w:sz w:val="24"/>
            <w:szCs w:val="24"/>
          </w:rPr>
          <w:fldChar w:fldCharType="end"/>
        </w:r>
        <w:r w:rsidR="00530F5D" w:rsidRPr="00703517" w:rsidDel="0084464C">
          <w:rPr>
            <w:rFonts w:ascii="Times New Roman" w:hAnsi="Times New Roman" w:cs="Times New Roman"/>
            <w:sz w:val="24"/>
            <w:szCs w:val="24"/>
          </w:rPr>
          <w:delText xml:space="preserve">.  </w:delText>
        </w:r>
      </w:del>
    </w:p>
    <w:p w14:paraId="6DB95031" w14:textId="43D958EB" w:rsidR="00560465" w:rsidRDefault="001F7490" w:rsidP="001E737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Limitations to species’ mobility may be </w:t>
      </w:r>
      <w:r w:rsidR="00393B4E">
        <w:rPr>
          <w:rFonts w:ascii="Times New Roman" w:hAnsi="Times New Roman" w:cs="Times New Roman"/>
          <w:sz w:val="24"/>
          <w:szCs w:val="24"/>
        </w:rPr>
        <w:t>intrinsic</w:t>
      </w:r>
      <w:r>
        <w:rPr>
          <w:rFonts w:ascii="Times New Roman" w:hAnsi="Times New Roman" w:cs="Times New Roman"/>
          <w:sz w:val="24"/>
          <w:szCs w:val="24"/>
        </w:rPr>
        <w:t xml:space="preserve"> to the species (</w:t>
      </w:r>
      <w:r w:rsidR="00393B4E">
        <w:rPr>
          <w:rFonts w:ascii="Times New Roman" w:hAnsi="Times New Roman" w:cs="Times New Roman"/>
          <w:sz w:val="24"/>
          <w:szCs w:val="24"/>
        </w:rPr>
        <w:t>e.g.,</w:t>
      </w:r>
      <w:r>
        <w:rPr>
          <w:rFonts w:ascii="Times New Roman" w:hAnsi="Times New Roman" w:cs="Times New Roman"/>
          <w:sz w:val="24"/>
          <w:szCs w:val="24"/>
        </w:rPr>
        <w:t xml:space="preserve"> mobility) or to the landscape. </w:t>
      </w:r>
      <w:ins w:id="275" w:author="Vaughn Shirey" w:date="2023-09-18T11:26:00Z">
        <w:r w:rsidR="0084464C">
          <w:rPr>
            <w:rFonts w:ascii="Times New Roman" w:hAnsi="Times New Roman" w:cs="Times New Roman"/>
            <w:sz w:val="24"/>
            <w:szCs w:val="24"/>
          </w:rPr>
          <w:t xml:space="preserve">We did not find a coherent signal of </w:t>
        </w:r>
      </w:ins>
      <w:ins w:id="276" w:author="Vaughn Shirey" w:date="2023-09-18T11:27:00Z">
        <w:r w:rsidR="0084464C">
          <w:rPr>
            <w:rFonts w:ascii="Times New Roman" w:hAnsi="Times New Roman" w:cs="Times New Roman"/>
            <w:sz w:val="24"/>
            <w:szCs w:val="24"/>
          </w:rPr>
          <w:t xml:space="preserve">our proxy of mobility (wingspan) among occupancy trends. </w:t>
        </w:r>
        <w:r w:rsidR="000B4625">
          <w:rPr>
            <w:rFonts w:ascii="Times New Roman" w:hAnsi="Times New Roman" w:cs="Times New Roman"/>
            <w:sz w:val="24"/>
            <w:szCs w:val="24"/>
          </w:rPr>
          <w:t xml:space="preserve">Further, </w:t>
        </w:r>
      </w:ins>
      <w:del w:id="277" w:author="Vaughn Shirey" w:date="2023-09-18T11:27:00Z">
        <w:r w:rsidR="00560465" w:rsidRPr="00703517" w:rsidDel="000B4625">
          <w:rPr>
            <w:rFonts w:ascii="Times New Roman" w:hAnsi="Times New Roman" w:cs="Times New Roman"/>
            <w:sz w:val="24"/>
            <w:szCs w:val="24"/>
          </w:rPr>
          <w:delText>W</w:delText>
        </w:r>
      </w:del>
      <w:ins w:id="278" w:author="Vaughn Shirey" w:date="2023-09-18T11:27:00Z">
        <w:r w:rsidR="000B4625">
          <w:rPr>
            <w:rFonts w:ascii="Times New Roman" w:hAnsi="Times New Roman" w:cs="Times New Roman"/>
            <w:sz w:val="24"/>
            <w:szCs w:val="24"/>
          </w:rPr>
          <w:t>w</w:t>
        </w:r>
      </w:ins>
      <w:r w:rsidR="00560465" w:rsidRPr="00703517">
        <w:rPr>
          <w:rFonts w:ascii="Times New Roman" w:hAnsi="Times New Roman" w:cs="Times New Roman"/>
          <w:sz w:val="24"/>
          <w:szCs w:val="24"/>
        </w:rPr>
        <w:t>hile we examined the impacts of climate on species-specific occupancy trends, the importance of changing land-cover</w:t>
      </w:r>
      <w:del w:id="279" w:author="Vaughn Shirey" w:date="2023-09-18T11:00:00Z">
        <w:r w:rsidR="00560465" w:rsidRPr="00703517" w:rsidDel="005C6DD1">
          <w:rPr>
            <w:rFonts w:ascii="Times New Roman" w:hAnsi="Times New Roman" w:cs="Times New Roman"/>
            <w:sz w:val="24"/>
            <w:szCs w:val="24"/>
          </w:rPr>
          <w:delText>/use</w:delText>
        </w:r>
      </w:del>
      <w:r w:rsidR="00560465" w:rsidRPr="00703517">
        <w:rPr>
          <w:rFonts w:ascii="Times New Roman" w:hAnsi="Times New Roman" w:cs="Times New Roman"/>
          <w:sz w:val="24"/>
          <w:szCs w:val="24"/>
        </w:rPr>
        <w:t xml:space="preserve"> on boreal and Arctic butterflies cannot be ignored. Butterflies are especially sensitive to habitat type and disturbance as well as the availability of corridors to navigate to new, suitable habitats. In boreal Canada, butterfly abundance and species richness increases along human-made cutlines </w:t>
      </w:r>
      <w:r w:rsidR="005604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{"citationID":"UuSr7Adh","properties":{"formattedCitation":"(Riva {\\i{}et al.} 2018a)","plainCitation":"(Riva et al. 2018a)","noteIndex":0},"citationItems":[{"id":735,"uris":["http://zotero.org/users/3183432/items/VHVIT3RS"],"itemData":{"id":735,"type":"article-journal","container-title":"Biological Conservation","note":"publisher: Elsevier","page":"173–180","title":"Localized disturbances from oil sands developments increase butterfly diversity and abundance in Alberta's boreal forests","volume":"217","author":[{"family":"Riva","given":"Federico"},{"family":"Acorn","given":"John H"},{"family":"Nielsen","given":"Scott E"}],"issued":{"date-parts":[["2018"]]}}}],"schema":"https://github.com/citation-style-language/schema/raw/master/csl-citation.json"}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2018a)</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xml:space="preserve">. Additionally, increasing frequency and intensity of forest fire in the region may also contribute to both opportunities and challenges for </w:t>
      </w:r>
      <w:ins w:id="280" w:author="Vaughn Shirey" w:date="2023-09-18T11:27:00Z">
        <w:r w:rsidR="0039406B">
          <w:rPr>
            <w:rFonts w:ascii="Times New Roman" w:hAnsi="Times New Roman" w:cs="Times New Roman"/>
            <w:sz w:val="24"/>
            <w:szCs w:val="24"/>
          </w:rPr>
          <w:t>the surviva</w:t>
        </w:r>
        <w:r w:rsidR="00882650">
          <w:rPr>
            <w:rFonts w:ascii="Times New Roman" w:hAnsi="Times New Roman" w:cs="Times New Roman"/>
            <w:sz w:val="24"/>
            <w:szCs w:val="24"/>
          </w:rPr>
          <w:t xml:space="preserve">l </w:t>
        </w:r>
      </w:ins>
      <w:r w:rsidR="00560465" w:rsidRPr="00703517">
        <w:rPr>
          <w:rFonts w:ascii="Times New Roman" w:hAnsi="Times New Roman" w:cs="Times New Roman"/>
          <w:sz w:val="24"/>
          <w:szCs w:val="24"/>
        </w:rPr>
        <w:t xml:space="preserve">high-latitude butterflies </w:t>
      </w:r>
      <w:r w:rsidR="005604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{"citationID":"Izgncdjo","properties":{"formattedCitation":"(Girardin &amp; Mudelsee 2008; Hanes {\\i{}et al.} 2019)","plainCitation":"(Girardin &amp; Mudelsee 2008; Hanes et al. 2019)","noteIndex":0},"citationItems":[{"id":793,"uris":["http://zotero.org/users/3183432/items/NEUF8R3V"],"itemData":{"id":793,"type":"article-journal","container-title":"Ecological Applications","issue":"2","note":"publisher: Wiley Online Library","page":"391–406","title":"Past and future changes in Canadian boreal wildfire activity","volume":"18","author":[{"family":"Girardin","given":"Martin P"},{"family":"Mudelsee","given":"Manfred"}],"issued":{"date-parts":[["2008"]]}}},{"id":794,"uris":["http://zotero.org/users/3183432/items/36DUXEVB"],"itemData":{"id":794,"type":"article-journal","container-title":"Canadian Journal of Forest Research","issue":"3","note":"publisher: NRC Research Press","page":"256–269","title":"Fire-regime changes in Canada over the last half century","volume":"49","author":[{"family":"Hanes","given":"Chelene C"},{"family":"Wang","given":"Xianli"},{"family":"Jain","given":"Piyush"},{"family":"Parisien","given":"Marc-André"},{"family":"Little","given":"John M"},{"family":"Flannigan","given":"Mike D"}],"issued":{"date-parts":[["2019"]]}}}],"schema":"https://github.com/citation-style-language/schema/raw/master/csl-citation.json"}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(Girardin &amp; Mudelsee 2008; Hanes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Forest fire (of varying severity) may contribute to initial negative butterfly abundance patterns, but over</w:t>
      </w:r>
      <w:r w:rsidR="008446F7" w:rsidRPr="00703517">
        <w:rPr>
          <w:rFonts w:ascii="Times New Roman" w:hAnsi="Times New Roman" w:cs="Times New Roman"/>
          <w:sz w:val="24"/>
          <w:szCs w:val="24"/>
        </w:rPr>
        <w:t xml:space="preserve"> </w:t>
      </w:r>
      <w:r w:rsidR="00560465" w:rsidRPr="00703517">
        <w:rPr>
          <w:rFonts w:ascii="Times New Roman" w:hAnsi="Times New Roman" w:cs="Times New Roman"/>
          <w:sz w:val="24"/>
          <w:szCs w:val="24"/>
        </w:rPr>
        <w:t xml:space="preserve">time, butterflies may benefit from the presence of early successional and open canopy habitats </w:t>
      </w:r>
      <w:r w:rsidR="005604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{"citationID":"cbWZo7KZ","properties":{"formattedCitation":"(Johansson {\\i{}et al.} 2020; Mason Jr {\\i{}et al.} 2021; Ulyshen {\\i{}et al.} 2022)","plainCitation":"(Johansson et al. 2020; Mason Jr et al. 2021; Ulyshen et al. 2022)","noteIndex":0},"citationItems":[{"id":828,"uris":["http://zotero.org/users/3183432/items/WS42H5B9"],"itemData":{"id":828,"type":"article-journal","container-title":"Forest Ecology and Management","note":"publisher: Elsevier","page":"118033","title":"Fewer butterflies and a different composition of bees, wasps and hoverflies on recently burned compared to unburned clear-cuts, regardless of burn severity","volume":"463","author":[{"family":"Johansson","given":"Victor"},{"family":"Gustafsson","given":"Lena"},{"family":"Andersson","given":"Petter"},{"family":"Hylander","given":"Kristoffer"}],"issued":{"date-parts":[["2020"]]}}},{"id":826,"uris":["http://zotero.org/users/3183432/items/HMJ937WH"],"itemData":{"id":826,"type":"article-journal","container-title":"Biological Conservation","note":"publisher: Elsevier","page":"109265","title":"Responses from bees, butterflies, and ground beetles to different fire and site characteristics: a global meta-analysis","volume":"261","author":[{"family":"Mason Jr","given":"Stephen C"},{"family":"Shirey","given":"Vaughn"},{"family":"Ponisio","given":"Lauren C"},{"family":"Gelhaus","given":"Jon K"}],"issued":{"date-parts":[["2021"]]}}},{"id":827,"uris":["http://zotero.org/users/3183432/items/ZLAP8W2E"],"itemData":{"id":827,"type":"article-journal","container-title":"Frontiers in Ecology and the Environment","issue":"2","note":"publisher: Wiley Online Library","page":"78–83","title":"Pyrodiversity promotes pollinator diversity in a fire-adapted landscape","volume":"20","author":[{"family":"Ulyshen","given":"Michael D"},{"family":"Hiers","given":"J Kevin"},{"family":"Pokswinksi","given":"Scott M"},{"family":"Fair","given":"Conor"}],"issued":{"date-parts":[["2022"]]}}}],"schema":"https://github.com/citation-style-language/schema/raw/master/csl-citation.json"}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(Johansson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Mason Jr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 Ulyshen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xml:space="preserve">. Further, open canopy areas (including roadsides, smaller cutlines, and trails) may act as corridors for butterfly movement </w:t>
      </w:r>
      <w:r w:rsidR="005604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{"citationID":"DjynwOTC","properties":{"formattedCitation":"(Haddad 1999; Haddad &amp; Tewksbury 2005; Riva {\\i{}et al.} 2018b)","plainCitation":"(Haddad 1999; Haddad &amp; Tewksbury 2005; Riva et al. 2018b)","noteIndex":0},"citationItems":[{"id":806,"uris":["http://zotero.org/users/3183432/items/ICZ3QDJE"],"itemData":{"id":806,"type":"article-journal","container-title":"Ecological Applications","issue":"2","note":"publisher: Wiley Online Library","page":"612–622","title":"Corridor and distance effects on interpatch movements: a landscape experiment with butterflies","volume":"9","author":[{"family":"Haddad","given":"Nick M"}],"issued":{"date-parts":[["1999"]]}}},{"id":805,"uris":["http://zotero.org/users/3183432/items/IHAMFCL6"],"itemData":{"id":805,"type":"article-journal","container-title":"Ecological Applications","issue":"1","note":"publisher: Wiley Online Library","page":"250–257","title":"Low-quality habitat corridors as movement conduits for two butterfly species","volume":"15","author":[{"family":"Haddad","given":"Nick M"},{"family":"Tewksbury","given":"Joshua J"}],"issued":{"date-parts":[["2005"]]}}},{"id":804,"uris":["http://zotero.org/users/3183432/items/6823R8A6"],"itemData":{"id":804,"type":"article-journal","container-title":"Biology Letters","issue":"2","note":"publisher: The Royal Society","page":"20170770","title":"Narrow anthropogenic corridors direct the movement of a generalist boreal butterfly","volume":"14","author":[{"family":"Riva","given":"Federico"},{"family":"Acorn","given":"John H"},{"family":"Nielsen","given":"Scott E"}],"issued":{"date-parts":[["2018"]]}}}],"schema":"https://github.com/citation-style-language/schema/raw/master/csl-citation.json"}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(Haddad 1999; Haddad &amp; Tewksbury 2005; 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2018b)</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Low connectivity of habitat</w:t>
      </w:r>
      <w:ins w:id="281" w:author="Vaughn Shirey" w:date="2023-09-18T11:00:00Z">
        <w:r w:rsidR="005C6DD1">
          <w:rPr>
            <w:rFonts w:ascii="Times New Roman" w:hAnsi="Times New Roman" w:cs="Times New Roman"/>
            <w:sz w:val="24"/>
            <w:szCs w:val="24"/>
          </w:rPr>
          <w:t xml:space="preserve"> or </w:t>
        </w:r>
      </w:ins>
      <w:del w:id="282" w:author="Vaughn Shirey" w:date="2023-09-18T11:00:00Z">
        <w:r w:rsidR="00560465" w:rsidRPr="00703517" w:rsidDel="005C6DD1">
          <w:rPr>
            <w:rFonts w:ascii="Times New Roman" w:hAnsi="Times New Roman" w:cs="Times New Roman"/>
            <w:sz w:val="24"/>
            <w:szCs w:val="24"/>
          </w:rPr>
          <w:delText>/</w:delText>
        </w:r>
      </w:del>
      <w:r w:rsidR="00560465" w:rsidRPr="00703517">
        <w:rPr>
          <w:rFonts w:ascii="Times New Roman" w:hAnsi="Times New Roman" w:cs="Times New Roman"/>
          <w:sz w:val="24"/>
          <w:szCs w:val="24"/>
        </w:rPr>
        <w:t xml:space="preserve">mobility of species can make it more challenging for more southern distributed butterflies to navigate and colonize new habitats as they track their thermal tolerances </w:t>
      </w:r>
      <w:r w:rsidR="005604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{"citationID":"8yizyUzW","properties":{"formattedCitation":"(Hodgson {\\i{}et al.} 2012)","plainCitation":"(Hodgson et al. 2012)","noteIndex":0},"citationItems":[{"id":807,"uris":["http://zotero.org/users/3183432/items/K89Y8E53"],"itemData":{"id":807,"type":"article-journal","note":"publisher: Public Library of Science San Francisco, USA","title":"The speed of range shifts in fragmented landscapes","author":[{"family":"Hodgson","given":"Jenny A"},{"family":"Thomas","given":"Chris D"},{"family":"Dytham","given":"Calvin"},{"family":"Travis","given":"Justin MJ"},{"family":"Cornell","given":"Stephen J"}],"issued":{"date-parts":[["2012"]]}}}],"schema":"https://github.com/citation-style-language/schema/raw/master/csl-citation.json"}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(Hodgson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2012)</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xml:space="preserve">. </w:t>
      </w:r>
    </w:p>
    <w:p w14:paraId="03341479" w14:textId="0865C266" w:rsidR="00F70586" w:rsidRDefault="00F70586" w:rsidP="001E737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Recent work in the western United States has revealed parallel sensitivity of butterfly species to global climate change. In particular, warmer autumn months has been identified as a potential driver for fewer butterflies being seen by community scientists in the western United States (below our study region)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{"citationID":"6b8ts4QN","properties":{"formattedCitation":"(Forister {\\i{}et al.} 2021)","plainCitation":"(Forister et al. 2021)","noteIndex":0},"citationItems":[{"id":678,"uris":["http://zotero.org/users/3183432/items/BGY4LYEB"],"itemData":{"id":678,"type":"article-journal","container-title":"Science","issue":"6533","note":"publisher: American Association for the Advancement of Science","page":"1042–1045","title":"Fewer butterflies seen by community scientists across the warming and drying landscapes of the American West","volume":"371","author":[{"family":"Forister","given":"ML"},{"family":"Halsch","given":"CA"},{"family":"Nice","given":"CC"},{"family":"Fordyce","given":"JA"},{"family":"Dilts","given":"TE"},{"family":"Oliver","given":"JC"},{"family":"Prudic","given":"KL"},{"family":"Shapiro","given":"AM"},{"family":"Wilson","given":"JK"},{"family":"Glassberg","given":"J"}],"issued":{"date-parts":[["2021"]]}}}],"schema":"https://github.com/citation-style-language/schema/raw/master/csl-citation.json"} </w:instrText>
      </w:r>
      <w:r>
        <w:rPr>
          <w:rFonts w:ascii="Times New Roman" w:hAnsi="Times New Roman" w:cs="Times New Roman"/>
          <w:sz w:val="24"/>
          <w:szCs w:val="24"/>
        </w:rPr>
        <w:fldChar w:fldCharType="separate"/>
      </w:r>
      <w:r w:rsidRPr="000A0D41">
        <w:rPr>
          <w:rFonts w:ascii="Times New Roman" w:hAnsi="Times New Roman" w:cs="Times New Roman"/>
          <w:sz w:val="24"/>
          <w:szCs w:val="24"/>
        </w:rPr>
        <w:t xml:space="preserve">(Forister </w:t>
      </w:r>
      <w:r w:rsidRPr="000A0D41">
        <w:rPr>
          <w:rFonts w:ascii="Times New Roman" w:hAnsi="Times New Roman" w:cs="Times New Roman"/>
          <w:i/>
          <w:iCs/>
          <w:sz w:val="24"/>
          <w:szCs w:val="24"/>
        </w:rPr>
        <w:t>et al.</w:t>
      </w:r>
      <w:r w:rsidRPr="000A0D41">
        <w:rPr>
          <w:rFonts w:ascii="Times New Roman" w:hAnsi="Times New Roman" w:cs="Times New Roman"/>
          <w:sz w:val="24"/>
          <w:szCs w:val="24"/>
        </w:rPr>
        <w:t xml:space="preserve"> 2021)</w:t>
      </w:r>
      <w:r>
        <w:rPr>
          <w:rFonts w:ascii="Times New Roman" w:hAnsi="Times New Roman" w:cs="Times New Roman"/>
          <w:sz w:val="24"/>
          <w:szCs w:val="24"/>
        </w:rPr>
        <w:fldChar w:fldCharType="end"/>
      </w:r>
      <w:r>
        <w:rPr>
          <w:rFonts w:ascii="Times New Roman" w:hAnsi="Times New Roman" w:cs="Times New Roman"/>
          <w:sz w:val="24"/>
          <w:szCs w:val="24"/>
        </w:rPr>
        <w:t xml:space="preserve">. In comparison to work from the Forister team, we find that similar species in our study also exhibit declines including, the Large Marble, </w:t>
      </w:r>
      <w:r>
        <w:rPr>
          <w:rFonts w:ascii="Times New Roman" w:hAnsi="Times New Roman" w:cs="Times New Roman"/>
          <w:i/>
          <w:iCs/>
          <w:sz w:val="24"/>
          <w:szCs w:val="24"/>
        </w:rPr>
        <w:t xml:space="preserve">Euchloe ausonides </w:t>
      </w:r>
      <w:r>
        <w:rPr>
          <w:rFonts w:ascii="Times New Roman" w:hAnsi="Times New Roman" w:cs="Times New Roman"/>
          <w:sz w:val="24"/>
          <w:szCs w:val="24"/>
        </w:rPr>
        <w:t xml:space="preserve">(Lepidoptera: Pieridae) and the Anicia Checkerspot, </w:t>
      </w:r>
      <w:r>
        <w:rPr>
          <w:rFonts w:ascii="Times New Roman" w:hAnsi="Times New Roman" w:cs="Times New Roman"/>
          <w:i/>
          <w:iCs/>
          <w:sz w:val="24"/>
          <w:szCs w:val="24"/>
        </w:rPr>
        <w:t>Euphydryas anicia</w:t>
      </w:r>
      <w:r>
        <w:rPr>
          <w:rFonts w:ascii="Times New Roman" w:hAnsi="Times New Roman" w:cs="Times New Roman"/>
          <w:sz w:val="24"/>
          <w:szCs w:val="24"/>
        </w:rPr>
        <w:t xml:space="preserve"> (Lepidoptera: Nymphalidae) are in declines. Our trends are an important addition to this work and provide context for some of the same species in the northernmost reaches of their ranges.</w:t>
      </w:r>
    </w:p>
    <w:p w14:paraId="7C4A1EC7" w14:textId="45F4FCE8" w:rsidR="00810EFE" w:rsidRPr="00703517" w:rsidRDefault="00810EFE" w:rsidP="0056046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Finally, to contextualize our results back into the world of modeling practice, we note several key findings from researchers on the forefront of statistical modeling with presence-only data. </w:t>
      </w:r>
      <w:r w:rsidR="00242223">
        <w:rPr>
          <w:rFonts w:ascii="Times New Roman" w:hAnsi="Times New Roman" w:cs="Times New Roman"/>
          <w:sz w:val="24"/>
          <w:szCs w:val="24"/>
        </w:rPr>
        <w:t xml:space="preserve">First, several statistical advances have emerged from research teams to process community sourced survey data to estimate </w:t>
      </w:r>
      <w:r w:rsidR="00605B7A">
        <w:rPr>
          <w:rFonts w:ascii="Times New Roman" w:hAnsi="Times New Roman" w:cs="Times New Roman"/>
          <w:sz w:val="24"/>
          <w:szCs w:val="24"/>
        </w:rPr>
        <w:t xml:space="preserve">various </w:t>
      </w:r>
      <w:r w:rsidR="00242223">
        <w:rPr>
          <w:rFonts w:ascii="Times New Roman" w:hAnsi="Times New Roman" w:cs="Times New Roman"/>
          <w:sz w:val="24"/>
          <w:szCs w:val="24"/>
        </w:rPr>
        <w:t xml:space="preserve">biodiversity metrics </w:t>
      </w:r>
      <w:r w:rsidR="006E2213">
        <w:rPr>
          <w:rFonts w:ascii="Times New Roman" w:hAnsi="Times New Roman" w:cs="Times New Roman"/>
          <w:sz w:val="24"/>
          <w:szCs w:val="24"/>
        </w:rPr>
        <w:fldChar w:fldCharType="begin"/>
      </w:r>
      <w:r w:rsidR="009D626B">
        <w:rPr>
          <w:rFonts w:ascii="Times New Roman" w:hAnsi="Times New Roman" w:cs="Times New Roman"/>
          <w:sz w:val="24"/>
          <w:szCs w:val="24"/>
        </w:rPr>
        <w:instrText xml:space="preserve"> ADDIN ZOTERO_ITEM CSL_CITATION {"citationID":"8eHr3zzF","properties":{"formattedCitation":"(Dennis {\\i{}et al.} 2021; Belitz {\\i{}et al.} 2022)","plainCitation":"(Dennis et al. 2021; Belitz et al. 2022)","noteIndex":0},"citationItems":[{"id":1247,"uris":["http://zotero.org/users/3183432/items/BXKM7QH4"],"itemData":{"id":1247,"type":"article-journal","container-title":"Ecological Modelling","note":"publisher: Elsevier","page":"109408","title":"Integrated modelling of insect population dynamics at two temporal scales","volume":"441","author":[{"family":"Dennis","given":"Emily B"},{"family":"Kéry","given":"Marc"},{"family":"Morgan","given":"Byron JT"},{"family":"Coray","given":"Armin"},{"family":"Schaub","given":"Michael"},{"family":"Baur","given":"Bruno"}],"issued":{"date-parts":[["2021"]]}}},{"id":682,"uris":["http://zotero.org/users/3183432/items/5NKQYBBU"],"itemData":{"id":682,"type":"article-journal","abstract":"Abstract Natural history collections (NHCs) have been indispensable to understanding longer-term trends of the timing of seasonal events. Massive-scale digitization of specimens promises to further enable phenological research, especially the ability to move towards a deeper understanding of drivers of change and how trait-environment interactions shape phenological sensitivity. Despite the promise of NHCs to answer fundamental phenology questions, use of these data resources present unique and often overlooked challenges requiring specialized workflow steps, such as assembling multisource data, accounting for date imprecision, and making decisions about trade-offs between data density and spatial resolution. We provide a set of key best practice recommendations and showcase these via a case study that utilizes NHC data to test hypotheses about spatiotemporal trends in adult Lepidoptera (i.e., butterflies and moths) flight timing across North America. Our case study is a worked example of these best practices, helping practitioners recognize and overcome potential pitfalls at each step, from data acquisition and cleaning, to delineating spatial units and proper estimation of phenological metrics and associated uncertainty, to building appropriate models. We confirm and extend the critical importance of voltinism and diapause strategy, but less-so daily activity patterns, for predicting Lepidoptera phenology spatiotemporal trends. Our case study also showcases the unique power of NHC data to test existing hypotheses and generate new insights about temporal phenological trends. Specifically, migratory species and species that enter diapause as adults are advancing the start of flight periods in more recent years, even after accounting for climate context. These results highlight the physiological and adaptive differences between species with different overwintering strategies. We close by noting the value of partnerships between data scientists, museum experts, and ecological modelers to fully harness the power of digital data resources to address pressing global change challenges. These partnerships can extend approaches for integrating multiple data types to fully unlock our understanding of the tempo, mode, drivers, and outcomes of phenological changes at greater spatial, temporal, and taxonomic scales.","container-title":"Functional Ecology","DOI":"https://doi.org/10.1111/1365-2435.14173","note":"_eprint: https://besjournals.onlinelibrary.wiley.com/doi/pdf/10.1111/1365-2435.14173","title":"Phenological research based on natural history collections: practical guidelines and a Lepidopteran case study","URL":"https://besjournals.onlinelibrary.wiley.com/doi/abs/10.1111/1365-2435.14173","volume":"Early View","author":[{"family":"Belitz","given":"Michael W."},{"family":"Larsen","given":"Elise A."},{"family":"Shirey","given":"Vaughn"},{"family":"Li","given":"Daijiang"},{"family":"Guralnick","given":"Robert P."}],"issued":{"date-parts":[["2022"]]}}}],"schema":"https://github.com/citation-style-language/schema/raw/master/csl-citation.json"} </w:instrText>
      </w:r>
      <w:r w:rsidR="006E2213">
        <w:rPr>
          <w:rFonts w:ascii="Times New Roman" w:hAnsi="Times New Roman" w:cs="Times New Roman"/>
          <w:sz w:val="24"/>
          <w:szCs w:val="24"/>
        </w:rPr>
        <w:fldChar w:fldCharType="separate"/>
      </w:r>
      <w:r w:rsidR="009D626B" w:rsidRPr="009D626B">
        <w:rPr>
          <w:rFonts w:ascii="Times New Roman" w:hAnsi="Times New Roman" w:cs="Times New Roman"/>
          <w:sz w:val="24"/>
          <w:szCs w:val="24"/>
        </w:rPr>
        <w:t xml:space="preserve">(Dennis </w:t>
      </w:r>
      <w:r w:rsidR="009D626B" w:rsidRPr="009D626B">
        <w:rPr>
          <w:rFonts w:ascii="Times New Roman" w:hAnsi="Times New Roman" w:cs="Times New Roman"/>
          <w:i/>
          <w:iCs/>
          <w:sz w:val="24"/>
          <w:szCs w:val="24"/>
        </w:rPr>
        <w:t>et al.</w:t>
      </w:r>
      <w:r w:rsidR="009D626B" w:rsidRPr="009D626B">
        <w:rPr>
          <w:rFonts w:ascii="Times New Roman" w:hAnsi="Times New Roman" w:cs="Times New Roman"/>
          <w:sz w:val="24"/>
          <w:szCs w:val="24"/>
        </w:rPr>
        <w:t xml:space="preserve"> 2021; Belitz </w:t>
      </w:r>
      <w:r w:rsidR="009D626B" w:rsidRPr="009D626B">
        <w:rPr>
          <w:rFonts w:ascii="Times New Roman" w:hAnsi="Times New Roman" w:cs="Times New Roman"/>
          <w:i/>
          <w:iCs/>
          <w:sz w:val="24"/>
          <w:szCs w:val="24"/>
        </w:rPr>
        <w:t>et al.</w:t>
      </w:r>
      <w:r w:rsidR="009D626B" w:rsidRPr="009D626B">
        <w:rPr>
          <w:rFonts w:ascii="Times New Roman" w:hAnsi="Times New Roman" w:cs="Times New Roman"/>
          <w:sz w:val="24"/>
          <w:szCs w:val="24"/>
        </w:rPr>
        <w:t xml:space="preserve"> 2022)</w:t>
      </w:r>
      <w:r w:rsidR="006E2213">
        <w:rPr>
          <w:rFonts w:ascii="Times New Roman" w:hAnsi="Times New Roman" w:cs="Times New Roman"/>
          <w:sz w:val="24"/>
          <w:szCs w:val="24"/>
        </w:rPr>
        <w:fldChar w:fldCharType="end"/>
      </w:r>
      <w:r w:rsidR="00242223">
        <w:rPr>
          <w:rFonts w:ascii="Times New Roman" w:hAnsi="Times New Roman" w:cs="Times New Roman"/>
          <w:sz w:val="24"/>
          <w:szCs w:val="24"/>
        </w:rPr>
        <w:t xml:space="preserve">. </w:t>
      </w:r>
      <w:r w:rsidR="00675ACB">
        <w:rPr>
          <w:rFonts w:ascii="Times New Roman" w:hAnsi="Times New Roman" w:cs="Times New Roman"/>
          <w:sz w:val="24"/>
          <w:szCs w:val="24"/>
        </w:rPr>
        <w:t xml:space="preserve">These advancements are exciting and with the integration of emerging technologies, </w:t>
      </w:r>
      <w:r w:rsidR="008058F9">
        <w:rPr>
          <w:rFonts w:ascii="Times New Roman" w:hAnsi="Times New Roman" w:cs="Times New Roman"/>
          <w:sz w:val="24"/>
          <w:szCs w:val="24"/>
        </w:rPr>
        <w:t xml:space="preserve">including </w:t>
      </w:r>
      <w:r w:rsidR="00675ACB">
        <w:rPr>
          <w:rFonts w:ascii="Times New Roman" w:hAnsi="Times New Roman" w:cs="Times New Roman"/>
          <w:sz w:val="24"/>
          <w:szCs w:val="24"/>
        </w:rPr>
        <w:t xml:space="preserve">those from machine-learning </w:t>
      </w:r>
      <w:r w:rsidR="00675ACB">
        <w:rPr>
          <w:rFonts w:ascii="Times New Roman" w:hAnsi="Times New Roman" w:cs="Times New Roman"/>
          <w:sz w:val="24"/>
          <w:szCs w:val="24"/>
        </w:rPr>
        <w:fldChar w:fldCharType="begin"/>
      </w:r>
      <w:r w:rsidR="00675ACB">
        <w:rPr>
          <w:rFonts w:ascii="Times New Roman" w:hAnsi="Times New Roman" w:cs="Times New Roman"/>
          <w:sz w:val="24"/>
          <w:szCs w:val="24"/>
        </w:rPr>
        <w:instrText xml:space="preserve"> ADDIN ZOTERO_ITEM CSL_CITATION {"citationID":"0ZyrgwjB","properties":{"formattedCitation":"(Joseph 2020)","plainCitation":"(Joseph 2020)","noteIndex":0},"citationItems":[{"id":1248,"uris":["http://zotero.org/users/3183432/items/UJ3MLDXY"],"itemData":{"id":1248,"type":"article-journal","container-title":"Ecology Letters","issue":"4","note":"publisher: Wiley Online Library","page":"734–747","title":"Neural hierarchical models of ecological populations","volume":"23","author":[{"family":"Joseph","given":"Maxwell B"}],"issued":{"date-parts":[["2020"]]}}}],"schema":"https://github.com/citation-style-language/schema/raw/master/csl-citation.json"} </w:instrText>
      </w:r>
      <w:r w:rsidR="00675ACB">
        <w:rPr>
          <w:rFonts w:ascii="Times New Roman" w:hAnsi="Times New Roman" w:cs="Times New Roman"/>
          <w:sz w:val="24"/>
          <w:szCs w:val="24"/>
        </w:rPr>
        <w:fldChar w:fldCharType="separate"/>
      </w:r>
      <w:r w:rsidR="00675ACB" w:rsidRPr="00675ACB">
        <w:rPr>
          <w:rFonts w:ascii="Times New Roman" w:hAnsi="Times New Roman" w:cs="Times New Roman"/>
          <w:sz w:val="24"/>
        </w:rPr>
        <w:t>(Joseph 2020)</w:t>
      </w:r>
      <w:r w:rsidR="00675ACB">
        <w:rPr>
          <w:rFonts w:ascii="Times New Roman" w:hAnsi="Times New Roman" w:cs="Times New Roman"/>
          <w:sz w:val="24"/>
          <w:szCs w:val="24"/>
        </w:rPr>
        <w:fldChar w:fldCharType="end"/>
      </w:r>
      <w:r w:rsidR="00675ACB">
        <w:rPr>
          <w:rFonts w:ascii="Times New Roman" w:hAnsi="Times New Roman" w:cs="Times New Roman"/>
          <w:sz w:val="24"/>
          <w:szCs w:val="24"/>
        </w:rPr>
        <w:t xml:space="preserve"> we may be approaching a </w:t>
      </w:r>
      <w:r w:rsidR="005B0104">
        <w:rPr>
          <w:rFonts w:ascii="Times New Roman" w:hAnsi="Times New Roman" w:cs="Times New Roman"/>
          <w:sz w:val="24"/>
          <w:szCs w:val="24"/>
        </w:rPr>
        <w:t xml:space="preserve">technological </w:t>
      </w:r>
      <w:r w:rsidR="001E737E">
        <w:rPr>
          <w:rFonts w:ascii="Times New Roman" w:hAnsi="Times New Roman" w:cs="Times New Roman"/>
          <w:sz w:val="24"/>
          <w:szCs w:val="24"/>
        </w:rPr>
        <w:t xml:space="preserve">boom </w:t>
      </w:r>
      <w:r w:rsidR="00DF1B26">
        <w:rPr>
          <w:rFonts w:ascii="Times New Roman" w:hAnsi="Times New Roman" w:cs="Times New Roman"/>
          <w:sz w:val="24"/>
          <w:szCs w:val="24"/>
        </w:rPr>
        <w:t>in biodiversity science</w:t>
      </w:r>
      <w:r w:rsidR="008058F9">
        <w:rPr>
          <w:rFonts w:ascii="Times New Roman" w:hAnsi="Times New Roman" w:cs="Times New Roman"/>
          <w:sz w:val="24"/>
          <w:szCs w:val="24"/>
        </w:rPr>
        <w:t>, especia</w:t>
      </w:r>
      <w:r w:rsidR="00907726">
        <w:rPr>
          <w:rFonts w:ascii="Times New Roman" w:hAnsi="Times New Roman" w:cs="Times New Roman"/>
          <w:sz w:val="24"/>
          <w:szCs w:val="24"/>
        </w:rPr>
        <w:t xml:space="preserve">lly as it pertains to </w:t>
      </w:r>
      <w:r w:rsidR="005F045E">
        <w:rPr>
          <w:rFonts w:ascii="Times New Roman" w:hAnsi="Times New Roman" w:cs="Times New Roman"/>
          <w:sz w:val="24"/>
          <w:szCs w:val="24"/>
        </w:rPr>
        <w:t xml:space="preserve">reconstructing </w:t>
      </w:r>
      <w:r w:rsidR="00907726">
        <w:rPr>
          <w:rFonts w:ascii="Times New Roman" w:hAnsi="Times New Roman" w:cs="Times New Roman"/>
          <w:sz w:val="24"/>
          <w:szCs w:val="24"/>
        </w:rPr>
        <w:t xml:space="preserve">historical </w:t>
      </w:r>
      <w:r w:rsidR="00563E72">
        <w:rPr>
          <w:rFonts w:ascii="Times New Roman" w:hAnsi="Times New Roman" w:cs="Times New Roman"/>
          <w:sz w:val="24"/>
          <w:szCs w:val="24"/>
        </w:rPr>
        <w:t>distributions</w:t>
      </w:r>
      <w:r w:rsidR="00DF1B26">
        <w:rPr>
          <w:rFonts w:ascii="Times New Roman" w:hAnsi="Times New Roman" w:cs="Times New Roman"/>
          <w:sz w:val="24"/>
          <w:szCs w:val="24"/>
        </w:rPr>
        <w:t>.</w:t>
      </w:r>
      <w:r w:rsidR="00C85388">
        <w:rPr>
          <w:rFonts w:ascii="Times New Roman" w:hAnsi="Times New Roman" w:cs="Times New Roman"/>
          <w:sz w:val="24"/>
          <w:szCs w:val="24"/>
        </w:rPr>
        <w:t xml:space="preserve"> Our ecologically sensible trends found in this paper may mean that the occupancy-detection framework is readily extensible to other data poor regions of the planet.</w:t>
      </w:r>
      <w:r w:rsidR="00DF1B26">
        <w:rPr>
          <w:rFonts w:ascii="Times New Roman" w:hAnsi="Times New Roman" w:cs="Times New Roman"/>
          <w:sz w:val="24"/>
          <w:szCs w:val="24"/>
        </w:rPr>
        <w:t xml:space="preserve"> </w:t>
      </w:r>
      <w:r w:rsidR="00B34650">
        <w:rPr>
          <w:rFonts w:ascii="Times New Roman" w:hAnsi="Times New Roman" w:cs="Times New Roman"/>
          <w:sz w:val="24"/>
          <w:szCs w:val="24"/>
        </w:rPr>
        <w:t>F</w:t>
      </w:r>
      <w:r w:rsidR="007C6D83">
        <w:rPr>
          <w:rFonts w:ascii="Times New Roman" w:hAnsi="Times New Roman" w:cs="Times New Roman"/>
          <w:sz w:val="24"/>
          <w:szCs w:val="24"/>
        </w:rPr>
        <w:t>inally</w:t>
      </w:r>
      <w:r w:rsidR="00B34650">
        <w:rPr>
          <w:rFonts w:ascii="Times New Roman" w:hAnsi="Times New Roman" w:cs="Times New Roman"/>
          <w:sz w:val="24"/>
          <w:szCs w:val="24"/>
        </w:rPr>
        <w:t xml:space="preserve">, </w:t>
      </w:r>
      <w:r w:rsidR="007C6D83">
        <w:rPr>
          <w:rFonts w:ascii="Times New Roman" w:hAnsi="Times New Roman" w:cs="Times New Roman"/>
          <w:sz w:val="24"/>
          <w:szCs w:val="24"/>
        </w:rPr>
        <w:t>we note that there</w:t>
      </w:r>
      <w:r w:rsidR="00B34650">
        <w:rPr>
          <w:rFonts w:ascii="Times New Roman" w:hAnsi="Times New Roman" w:cs="Times New Roman"/>
          <w:sz w:val="24"/>
          <w:szCs w:val="24"/>
        </w:rPr>
        <w:t xml:space="preserve"> are the</w:t>
      </w:r>
      <w:r w:rsidR="001D5356">
        <w:rPr>
          <w:rFonts w:ascii="Times New Roman" w:hAnsi="Times New Roman" w:cs="Times New Roman"/>
          <w:sz w:val="24"/>
          <w:szCs w:val="24"/>
        </w:rPr>
        <w:t xml:space="preserve"> robust</w:t>
      </w:r>
      <w:r w:rsidR="00B34650">
        <w:rPr>
          <w:rFonts w:ascii="Times New Roman" w:hAnsi="Times New Roman" w:cs="Times New Roman"/>
          <w:sz w:val="24"/>
          <w:szCs w:val="24"/>
        </w:rPr>
        <w:t xml:space="preserve"> relationships between occupancy and abundance </w:t>
      </w:r>
      <w:r w:rsidR="00B34650">
        <w:rPr>
          <w:rFonts w:ascii="Times New Roman" w:hAnsi="Times New Roman" w:cs="Times New Roman"/>
          <w:sz w:val="24"/>
          <w:szCs w:val="24"/>
        </w:rPr>
        <w:fldChar w:fldCharType="begin"/>
      </w:r>
      <w:r w:rsidR="00C705AE">
        <w:rPr>
          <w:rFonts w:ascii="Times New Roman" w:hAnsi="Times New Roman" w:cs="Times New Roman"/>
          <w:sz w:val="24"/>
          <w:szCs w:val="24"/>
        </w:rPr>
        <w:instrText xml:space="preserve"> ADDIN ZOTERO_ITEM CSL_CITATION {"citationID":"QRh3b81v","properties":{"formattedCitation":"(Gaston {\\i{}et al.} 2000; Zuckerberg {\\i{}et al.} 2009)","plainCitation":"(Gaston et al. 2000; Zuckerberg et al. 2009)","dontUpdate":true,"noteIndex":0},"citationItems":[{"id":1228,"uris":["http://zotero.org/users/3183432/items/B55F54XN"],"itemData":{"id":1228,"type":"article-journal","container-title":"Journal of Applied Ecology","note":"publisher: Wiley Online Library","page":"39–59","title":"Abundance–occupancy relationships","volume":"37","author":[{"family":"Gaston","given":"Kevin J"},{"family":"Blackburn","given":"Tim M"},{"family":"Greenwood","given":"Jeremy JD"},{"family":"Gregory","given":"Richard D"},{"family":"Quinn","given":"Rachel M"},{"family":"Lawton","given":"John H"}],"issued":{"date-parts":[["2000"]]}}},{"id":1244,"uris":["http://zotero.org/users/3183432/items/D3UUC4QP"],"itemData":{"id":1244,"type":"article-journal","container-title":"Journal of Animal Ecology","issue":"1","note":"publisher: Wiley Online Library","page":"172–181","title":"The consistency and stability of abundance–occupancy relationships in large-scale population dynamics","volume":"78","author":[{"family":"Zuckerberg","given":"Benjamin"},{"family":"Porter","given":"William F"},{"family":"Corwin","given":"Kimberley"}],"issued":{"date-parts":[["2009"]]}}}],"schema":"https://github.com/citation-style-language/schema/raw/master/csl-citation.json"} </w:instrText>
      </w:r>
      <w:r w:rsidR="00B34650">
        <w:rPr>
          <w:rFonts w:ascii="Times New Roman" w:hAnsi="Times New Roman" w:cs="Times New Roman"/>
          <w:sz w:val="24"/>
          <w:szCs w:val="24"/>
        </w:rPr>
        <w:fldChar w:fldCharType="separate"/>
      </w:r>
      <w:r w:rsidR="00E32362" w:rsidRPr="00E32362">
        <w:rPr>
          <w:rFonts w:ascii="Times New Roman" w:hAnsi="Times New Roman" w:cs="Times New Roman"/>
          <w:sz w:val="24"/>
          <w:szCs w:val="24"/>
        </w:rPr>
        <w:t xml:space="preserve">(Gaston </w:t>
      </w:r>
      <w:r w:rsidR="00E32362" w:rsidRPr="00E32362">
        <w:rPr>
          <w:rFonts w:ascii="Times New Roman" w:hAnsi="Times New Roman" w:cs="Times New Roman"/>
          <w:i/>
          <w:iCs/>
          <w:sz w:val="24"/>
          <w:szCs w:val="24"/>
        </w:rPr>
        <w:t>et al.</w:t>
      </w:r>
      <w:r w:rsidR="00E32362" w:rsidRPr="00E32362">
        <w:rPr>
          <w:rFonts w:ascii="Times New Roman" w:hAnsi="Times New Roman" w:cs="Times New Roman"/>
          <w:sz w:val="24"/>
          <w:szCs w:val="24"/>
        </w:rPr>
        <w:t xml:space="preserve"> 2000; Zuckerberg </w:t>
      </w:r>
      <w:r w:rsidR="00E32362" w:rsidRPr="00E32362">
        <w:rPr>
          <w:rFonts w:ascii="Times New Roman" w:hAnsi="Times New Roman" w:cs="Times New Roman"/>
          <w:i/>
          <w:iCs/>
          <w:sz w:val="24"/>
          <w:szCs w:val="24"/>
        </w:rPr>
        <w:t>et al.</w:t>
      </w:r>
      <w:r w:rsidR="00E32362" w:rsidRPr="00E32362">
        <w:rPr>
          <w:rFonts w:ascii="Times New Roman" w:hAnsi="Times New Roman" w:cs="Times New Roman"/>
          <w:sz w:val="24"/>
          <w:szCs w:val="24"/>
        </w:rPr>
        <w:t xml:space="preserve"> 2009</w:t>
      </w:r>
      <w:r w:rsidR="00B34650">
        <w:rPr>
          <w:rFonts w:ascii="Times New Roman" w:hAnsi="Times New Roman" w:cs="Times New Roman"/>
          <w:sz w:val="24"/>
          <w:szCs w:val="24"/>
        </w:rPr>
        <w:fldChar w:fldCharType="end"/>
      </w:r>
      <w:r w:rsidR="00B06437">
        <w:rPr>
          <w:rFonts w:ascii="Times New Roman" w:hAnsi="Times New Roman" w:cs="Times New Roman"/>
          <w:sz w:val="24"/>
          <w:szCs w:val="24"/>
        </w:rPr>
        <w:t xml:space="preserve">; but see </w:t>
      </w:r>
      <w:r w:rsidR="00B06437">
        <w:rPr>
          <w:rFonts w:ascii="Times New Roman" w:hAnsi="Times New Roman" w:cs="Times New Roman"/>
          <w:sz w:val="24"/>
          <w:szCs w:val="24"/>
        </w:rPr>
        <w:fldChar w:fldCharType="begin"/>
      </w:r>
      <w:r w:rsidR="00C705AE">
        <w:rPr>
          <w:rFonts w:ascii="Times New Roman" w:hAnsi="Times New Roman" w:cs="Times New Roman"/>
          <w:sz w:val="24"/>
          <w:szCs w:val="24"/>
        </w:rPr>
        <w:instrText xml:space="preserve"> ADDIN ZOTERO_ITEM CSL_CITATION {"citationID":"GKGV2sTW","properties":{"formattedCitation":"(Dennis {\\i{}et al.} 2019)","plainCitation":"(Dennis et al. 2019)","dontUpdate":true,"noteIndex":0},"citationItems":[{"id":1246,"uris":["http://zotero.org/users/3183432/items/PHV4Z9E2"],"itemData":{"id":1246,"type":"article-journal","container-title":"Ecological Indicators","note":"publisher: Elsevier","page":"156–165","title":"Functional data analysis of multi-species abundance and occupancy data sets","volume":"104","author":[{"family":"Dennis","given":"Emily B"},{"family":"Morgan","given":"Byron JT"},{"family":"Fox","given":"Richard"},{"family":"Roy","given":"David B"},{"family":"Brereton","given":"Tom M"}],"issued":{"date-parts":[["2019"]]}}}],"schema":"https://github.com/citation-style-language/schema/raw/master/csl-citation.json"} </w:instrText>
      </w:r>
      <w:r w:rsidR="00B06437">
        <w:rPr>
          <w:rFonts w:ascii="Times New Roman" w:hAnsi="Times New Roman" w:cs="Times New Roman"/>
          <w:sz w:val="24"/>
          <w:szCs w:val="24"/>
        </w:rPr>
        <w:fldChar w:fldCharType="separate"/>
      </w:r>
      <w:r w:rsidR="00B06437" w:rsidRPr="00B06437">
        <w:rPr>
          <w:rFonts w:ascii="Times New Roman" w:hAnsi="Times New Roman" w:cs="Times New Roman"/>
          <w:sz w:val="24"/>
          <w:szCs w:val="24"/>
        </w:rPr>
        <w:t xml:space="preserve">Dennis </w:t>
      </w:r>
      <w:r w:rsidR="00B06437" w:rsidRPr="00B06437">
        <w:rPr>
          <w:rFonts w:ascii="Times New Roman" w:hAnsi="Times New Roman" w:cs="Times New Roman"/>
          <w:i/>
          <w:iCs/>
          <w:sz w:val="24"/>
          <w:szCs w:val="24"/>
        </w:rPr>
        <w:t>et al.</w:t>
      </w:r>
      <w:r w:rsidR="00B06437" w:rsidRPr="00B06437">
        <w:rPr>
          <w:rFonts w:ascii="Times New Roman" w:hAnsi="Times New Roman" w:cs="Times New Roman"/>
          <w:sz w:val="24"/>
          <w:szCs w:val="24"/>
        </w:rPr>
        <w:t xml:space="preserve"> 2019)</w:t>
      </w:r>
      <w:r w:rsidR="00B06437">
        <w:rPr>
          <w:rFonts w:ascii="Times New Roman" w:hAnsi="Times New Roman" w:cs="Times New Roman"/>
          <w:sz w:val="24"/>
          <w:szCs w:val="24"/>
        </w:rPr>
        <w:fldChar w:fldCharType="end"/>
      </w:r>
      <w:r w:rsidR="00563E72">
        <w:rPr>
          <w:rFonts w:ascii="Times New Roman" w:hAnsi="Times New Roman" w:cs="Times New Roman"/>
          <w:sz w:val="24"/>
          <w:szCs w:val="24"/>
        </w:rPr>
        <w:t xml:space="preserve"> </w:t>
      </w:r>
      <w:r w:rsidR="005A2EEE">
        <w:rPr>
          <w:rFonts w:ascii="Times New Roman" w:hAnsi="Times New Roman" w:cs="Times New Roman"/>
          <w:sz w:val="24"/>
          <w:szCs w:val="24"/>
        </w:rPr>
        <w:t xml:space="preserve">which may </w:t>
      </w:r>
      <w:r w:rsidR="00563E72">
        <w:rPr>
          <w:rFonts w:ascii="Times New Roman" w:hAnsi="Times New Roman" w:cs="Times New Roman"/>
          <w:sz w:val="24"/>
          <w:szCs w:val="24"/>
        </w:rPr>
        <w:t xml:space="preserve">support the use of occupancy dynamics as an appropriate proxy for abundance trajectories </w:t>
      </w:r>
      <w:r w:rsidR="005A7474">
        <w:rPr>
          <w:rFonts w:ascii="Times New Roman" w:hAnsi="Times New Roman" w:cs="Times New Roman"/>
          <w:sz w:val="24"/>
          <w:szCs w:val="24"/>
        </w:rPr>
        <w:t xml:space="preserve">. </w:t>
      </w:r>
      <w:r w:rsidR="00E32362">
        <w:rPr>
          <w:rFonts w:ascii="Times New Roman" w:hAnsi="Times New Roman" w:cs="Times New Roman"/>
          <w:sz w:val="24"/>
          <w:szCs w:val="24"/>
        </w:rPr>
        <w:t>Estimating abundance has been the statistical “</w:t>
      </w:r>
      <w:r w:rsidR="003C3FD9">
        <w:rPr>
          <w:rFonts w:ascii="Times New Roman" w:hAnsi="Times New Roman" w:cs="Times New Roman"/>
          <w:sz w:val="24"/>
          <w:szCs w:val="24"/>
        </w:rPr>
        <w:t>H</w:t>
      </w:r>
      <w:r w:rsidR="00E32362">
        <w:rPr>
          <w:rFonts w:ascii="Times New Roman" w:hAnsi="Times New Roman" w:cs="Times New Roman"/>
          <w:sz w:val="24"/>
          <w:szCs w:val="24"/>
        </w:rPr>
        <w:t xml:space="preserve">oly </w:t>
      </w:r>
      <w:r w:rsidR="003C3FD9">
        <w:rPr>
          <w:rFonts w:ascii="Times New Roman" w:hAnsi="Times New Roman" w:cs="Times New Roman"/>
          <w:sz w:val="24"/>
          <w:szCs w:val="24"/>
        </w:rPr>
        <w:t>G</w:t>
      </w:r>
      <w:r w:rsidR="00E32362">
        <w:rPr>
          <w:rFonts w:ascii="Times New Roman" w:hAnsi="Times New Roman" w:cs="Times New Roman"/>
          <w:sz w:val="24"/>
          <w:szCs w:val="24"/>
        </w:rPr>
        <w:t xml:space="preserve">rail” for ecologists working to reconstruct historical trends, especially since we can never go back in time to conduct structured surveys of historical populations. </w:t>
      </w:r>
      <w:r w:rsidR="003327E5">
        <w:rPr>
          <w:rFonts w:ascii="Times New Roman" w:hAnsi="Times New Roman" w:cs="Times New Roman"/>
          <w:sz w:val="24"/>
          <w:szCs w:val="24"/>
        </w:rPr>
        <w:t xml:space="preserve">We are optimistic about the use of hierarchical and integrated modeling approaches in this space </w:t>
      </w:r>
      <w:r w:rsidR="003327E5">
        <w:rPr>
          <w:rFonts w:ascii="Times New Roman" w:hAnsi="Times New Roman" w:cs="Times New Roman"/>
          <w:sz w:val="24"/>
          <w:szCs w:val="24"/>
        </w:rPr>
        <w:fldChar w:fldCharType="begin"/>
      </w:r>
      <w:r w:rsidR="003327E5">
        <w:rPr>
          <w:rFonts w:ascii="Times New Roman" w:hAnsi="Times New Roman" w:cs="Times New Roman"/>
          <w:sz w:val="24"/>
          <w:szCs w:val="24"/>
        </w:rPr>
        <w:instrText xml:space="preserve"> ADDIN ZOTERO_ITEM CSL_CITATION {"citationID":"hDmsfgFf","properties":{"formattedCitation":"(Davis {\\i{}et al.} 2023)","plainCitation":"(Davis et al. 2023)","noteIndex":0},"citationItems":[{"id":1245,"uris":["http://zotero.org/users/3183432/items/ICTMUFDQ"],"itemData":{"id":1245,"type":"article-journal","container-title":"Journal of Animal Ecology","issue":"2","note":"publisher: Wiley Online Library","page":"237–249","title":"Challenges and opportunities for using natural history collections to estimate insect population trends","volume":"92","author":[{"family":"Davis","given":"Courtney L"},{"family":"Guralnick","given":"Robert P"},{"family":"Zipkin","given":"Elise F"}],"issued":{"date-parts":[["2023"]]}}}],"schema":"https://github.com/citation-style-language/schema/raw/master/csl-citation.json"} </w:instrText>
      </w:r>
      <w:r w:rsidR="003327E5">
        <w:rPr>
          <w:rFonts w:ascii="Times New Roman" w:hAnsi="Times New Roman" w:cs="Times New Roman"/>
          <w:sz w:val="24"/>
          <w:szCs w:val="24"/>
        </w:rPr>
        <w:fldChar w:fldCharType="separate"/>
      </w:r>
      <w:r w:rsidR="003327E5" w:rsidRPr="003327E5">
        <w:rPr>
          <w:rFonts w:ascii="Times New Roman" w:hAnsi="Times New Roman" w:cs="Times New Roman"/>
          <w:sz w:val="24"/>
          <w:szCs w:val="24"/>
        </w:rPr>
        <w:t xml:space="preserve">(Davis </w:t>
      </w:r>
      <w:r w:rsidR="003327E5" w:rsidRPr="003327E5">
        <w:rPr>
          <w:rFonts w:ascii="Times New Roman" w:hAnsi="Times New Roman" w:cs="Times New Roman"/>
          <w:i/>
          <w:iCs/>
          <w:sz w:val="24"/>
          <w:szCs w:val="24"/>
        </w:rPr>
        <w:t>et al.</w:t>
      </w:r>
      <w:r w:rsidR="003327E5" w:rsidRPr="003327E5">
        <w:rPr>
          <w:rFonts w:ascii="Times New Roman" w:hAnsi="Times New Roman" w:cs="Times New Roman"/>
          <w:sz w:val="24"/>
          <w:szCs w:val="24"/>
        </w:rPr>
        <w:t xml:space="preserve"> 2023)</w:t>
      </w:r>
      <w:r w:rsidR="003327E5">
        <w:rPr>
          <w:rFonts w:ascii="Times New Roman" w:hAnsi="Times New Roman" w:cs="Times New Roman"/>
          <w:sz w:val="24"/>
          <w:szCs w:val="24"/>
        </w:rPr>
        <w:fldChar w:fldCharType="end"/>
      </w:r>
      <w:r w:rsidR="003327E5">
        <w:rPr>
          <w:rFonts w:ascii="Times New Roman" w:hAnsi="Times New Roman" w:cs="Times New Roman"/>
          <w:sz w:val="24"/>
          <w:szCs w:val="24"/>
        </w:rPr>
        <w:t xml:space="preserve"> and, to the </w:t>
      </w:r>
      <w:r w:rsidR="003327E5">
        <w:rPr>
          <w:rFonts w:ascii="Times New Roman" w:hAnsi="Times New Roman" w:cs="Times New Roman"/>
          <w:sz w:val="24"/>
          <w:szCs w:val="24"/>
        </w:rPr>
        <w:lastRenderedPageBreak/>
        <w:t xml:space="preserve">extent that occupancy can be considered a proxy for </w:t>
      </w:r>
      <w:r w:rsidR="00201292">
        <w:rPr>
          <w:rFonts w:ascii="Times New Roman" w:hAnsi="Times New Roman" w:cs="Times New Roman"/>
          <w:sz w:val="24"/>
          <w:szCs w:val="24"/>
        </w:rPr>
        <w:t xml:space="preserve">underlying </w:t>
      </w:r>
      <w:r w:rsidR="003327E5">
        <w:rPr>
          <w:rFonts w:ascii="Times New Roman" w:hAnsi="Times New Roman" w:cs="Times New Roman"/>
          <w:sz w:val="24"/>
          <w:szCs w:val="24"/>
        </w:rPr>
        <w:t>abundance</w:t>
      </w:r>
      <w:r w:rsidR="00201292">
        <w:rPr>
          <w:rFonts w:ascii="Times New Roman" w:hAnsi="Times New Roman" w:cs="Times New Roman"/>
          <w:sz w:val="24"/>
          <w:szCs w:val="24"/>
        </w:rPr>
        <w:t xml:space="preserve"> patterns</w:t>
      </w:r>
      <w:r w:rsidR="003327E5">
        <w:rPr>
          <w:rFonts w:ascii="Times New Roman" w:hAnsi="Times New Roman" w:cs="Times New Roman"/>
          <w:sz w:val="24"/>
          <w:szCs w:val="24"/>
        </w:rPr>
        <w:t>, suggest that well-craft</w:t>
      </w:r>
      <w:r w:rsidR="006D7FBF">
        <w:rPr>
          <w:rFonts w:ascii="Times New Roman" w:hAnsi="Times New Roman" w:cs="Times New Roman"/>
          <w:sz w:val="24"/>
          <w:szCs w:val="24"/>
        </w:rPr>
        <w:t>ed</w:t>
      </w:r>
      <w:r w:rsidR="003327E5">
        <w:rPr>
          <w:rFonts w:ascii="Times New Roman" w:hAnsi="Times New Roman" w:cs="Times New Roman"/>
          <w:sz w:val="24"/>
          <w:szCs w:val="24"/>
        </w:rPr>
        <w:t xml:space="preserve"> occupancy-detection approaches are a </w:t>
      </w:r>
      <w:r w:rsidR="00563E72">
        <w:rPr>
          <w:rFonts w:ascii="Times New Roman" w:hAnsi="Times New Roman" w:cs="Times New Roman"/>
          <w:sz w:val="24"/>
          <w:szCs w:val="24"/>
        </w:rPr>
        <w:t xml:space="preserve">substantial </w:t>
      </w:r>
      <w:r w:rsidR="0080181B">
        <w:rPr>
          <w:rFonts w:ascii="Times New Roman" w:hAnsi="Times New Roman" w:cs="Times New Roman"/>
          <w:sz w:val="24"/>
          <w:szCs w:val="24"/>
        </w:rPr>
        <w:t xml:space="preserve">leap forward </w:t>
      </w:r>
      <w:r w:rsidR="003327E5">
        <w:rPr>
          <w:rFonts w:ascii="Times New Roman" w:hAnsi="Times New Roman" w:cs="Times New Roman"/>
          <w:sz w:val="24"/>
          <w:szCs w:val="24"/>
        </w:rPr>
        <w:t xml:space="preserve">in the use of presence-only data to assess insect declines.  </w:t>
      </w:r>
    </w:p>
    <w:p w14:paraId="1A64F02E" w14:textId="77777777"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r>
    </w:p>
    <w:p w14:paraId="2D5EDFA4"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5. CONCLUSION</w:t>
      </w:r>
    </w:p>
    <w:p w14:paraId="7E423D9C" w14:textId="6C9904E0" w:rsidR="00DD3B5F"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Global climate change is impacting high-latitude butterfly communities across North America</w:t>
      </w:r>
      <w:r w:rsidR="00021EE6">
        <w:rPr>
          <w:rFonts w:ascii="Times New Roman" w:hAnsi="Times New Roman" w:cs="Times New Roman"/>
          <w:sz w:val="24"/>
          <w:szCs w:val="24"/>
        </w:rPr>
        <w:t>; h</w:t>
      </w:r>
      <w:r w:rsidRPr="00703517">
        <w:rPr>
          <w:rFonts w:ascii="Times New Roman" w:hAnsi="Times New Roman" w:cs="Times New Roman"/>
          <w:sz w:val="24"/>
          <w:szCs w:val="24"/>
        </w:rPr>
        <w:t>owever, it is important to recognize that not all species are being impacted equally. Our research, in tandem with recent occupancy analyses of other</w:t>
      </w:r>
      <w:r w:rsidR="00381C81" w:rsidRPr="00703517">
        <w:rPr>
          <w:rFonts w:ascii="Times New Roman" w:hAnsi="Times New Roman" w:cs="Times New Roman"/>
          <w:sz w:val="24"/>
          <w:szCs w:val="24"/>
        </w:rPr>
        <w:t xml:space="preserve"> groups</w:t>
      </w:r>
      <w:r w:rsidRPr="00703517">
        <w:rPr>
          <w:rFonts w:ascii="Times New Roman" w:hAnsi="Times New Roman" w:cs="Times New Roman"/>
          <w:sz w:val="24"/>
          <w:szCs w:val="24"/>
        </w:rPr>
        <w:t xml:space="preserve"> demonstrates the importance of understanding how climatic shifts will impact insects on a species-specific level. Further, we show that occupancy-detection models can be used with sparse, presence-only data to extract clear ecological signals over large spatiotemporal scales. As such, occupancy-detection models will be an important tool for ecologists and conservation biologists, especially for hyper</w:t>
      </w:r>
      <w:r w:rsidR="00832E44">
        <w:rPr>
          <w:rFonts w:ascii="Times New Roman" w:hAnsi="Times New Roman" w:cs="Times New Roman"/>
          <w:sz w:val="24"/>
          <w:szCs w:val="24"/>
        </w:rPr>
        <w:t>-</w:t>
      </w:r>
      <w:r w:rsidRPr="00703517">
        <w:rPr>
          <w:rFonts w:ascii="Times New Roman" w:hAnsi="Times New Roman" w:cs="Times New Roman"/>
          <w:sz w:val="24"/>
          <w:szCs w:val="24"/>
        </w:rPr>
        <w:t xml:space="preserve">diverse groups like insects, where structured monitoring data are often unavailable. While an overall perspective shows that rising minimum temperatures may benefit </w:t>
      </w:r>
      <w:r w:rsidR="000D3171">
        <w:rPr>
          <w:rFonts w:ascii="Times New Roman" w:hAnsi="Times New Roman" w:cs="Times New Roman"/>
          <w:sz w:val="24"/>
          <w:szCs w:val="24"/>
        </w:rPr>
        <w:t xml:space="preserve">the majority of </w:t>
      </w:r>
      <w:r w:rsidRPr="00703517">
        <w:rPr>
          <w:rFonts w:ascii="Times New Roman" w:hAnsi="Times New Roman" w:cs="Times New Roman"/>
          <w:sz w:val="24"/>
          <w:szCs w:val="24"/>
        </w:rPr>
        <w:t>butterflies; cold-adapted species typically do not benefit</w:t>
      </w:r>
      <w:r w:rsidR="00CB0D29">
        <w:rPr>
          <w:rFonts w:ascii="Times New Roman" w:hAnsi="Times New Roman" w:cs="Times New Roman"/>
          <w:sz w:val="24"/>
          <w:szCs w:val="24"/>
        </w:rPr>
        <w:t>.</w:t>
      </w:r>
      <w:ins w:id="283" w:author="Vaughn Shirey" w:date="2023-09-18T11:29:00Z">
        <w:r w:rsidR="00295DA9">
          <w:rPr>
            <w:rFonts w:ascii="Times New Roman" w:hAnsi="Times New Roman" w:cs="Times New Roman"/>
            <w:sz w:val="24"/>
            <w:szCs w:val="24"/>
          </w:rPr>
          <w:t xml:space="preserve"> Further study which examines the influence of season</w:t>
        </w:r>
      </w:ins>
      <w:ins w:id="284" w:author="Vaughn Shirey" w:date="2023-09-18T11:30:00Z">
        <w:r w:rsidR="00295DA9">
          <w:rPr>
            <w:rFonts w:ascii="Times New Roman" w:hAnsi="Times New Roman" w:cs="Times New Roman"/>
            <w:sz w:val="24"/>
            <w:szCs w:val="24"/>
          </w:rPr>
          <w:t>al temperature trends is needed to clarify why cold-adapted species are declining.</w:t>
        </w:r>
      </w:ins>
      <w:r w:rsidR="00381C81" w:rsidRPr="00703517">
        <w:rPr>
          <w:rFonts w:ascii="Times New Roman" w:hAnsi="Times New Roman" w:cs="Times New Roman"/>
          <w:sz w:val="24"/>
          <w:szCs w:val="24"/>
        </w:rPr>
        <w:t xml:space="preserve"> </w:t>
      </w:r>
      <w:r w:rsidR="000364A6">
        <w:rPr>
          <w:rFonts w:ascii="Times New Roman" w:hAnsi="Times New Roman" w:cs="Times New Roman"/>
          <w:sz w:val="24"/>
          <w:szCs w:val="24"/>
        </w:rPr>
        <w:t xml:space="preserve">Species’ range-wide temperature and wingspan are the best predictors of </w:t>
      </w:r>
      <w:r w:rsidR="0011280E">
        <w:rPr>
          <w:rFonts w:ascii="Times New Roman" w:hAnsi="Times New Roman" w:cs="Times New Roman"/>
          <w:sz w:val="24"/>
          <w:szCs w:val="24"/>
        </w:rPr>
        <w:t xml:space="preserve">overall </w:t>
      </w:r>
      <w:r w:rsidR="000364A6">
        <w:rPr>
          <w:rFonts w:ascii="Times New Roman" w:hAnsi="Times New Roman" w:cs="Times New Roman"/>
          <w:sz w:val="24"/>
          <w:szCs w:val="24"/>
        </w:rPr>
        <w:t>occupancy trend, pointing to both the ability of the occupancy-detection approach for reconstructing historical trends from presence-only data but also the importance of mobility for butterflies in the region</w:t>
      </w:r>
      <w:r w:rsidR="00DE1986">
        <w:rPr>
          <w:rFonts w:ascii="Times New Roman" w:hAnsi="Times New Roman" w:cs="Times New Roman"/>
          <w:sz w:val="24"/>
          <w:szCs w:val="24"/>
        </w:rPr>
        <w:t xml:space="preserve"> as they aim to track their thermal tolerances</w:t>
      </w:r>
      <w:r w:rsidR="000364A6">
        <w:rPr>
          <w:rFonts w:ascii="Times New Roman" w:hAnsi="Times New Roman" w:cs="Times New Roman"/>
          <w:sz w:val="24"/>
          <w:szCs w:val="24"/>
        </w:rPr>
        <w:t>.</w:t>
      </w:r>
      <w:r w:rsidR="0054782A" w:rsidRPr="00703517">
        <w:rPr>
          <w:rFonts w:ascii="Times New Roman" w:hAnsi="Times New Roman" w:cs="Times New Roman"/>
          <w:sz w:val="24"/>
          <w:szCs w:val="24"/>
        </w:rPr>
        <w:t xml:space="preserve"> </w:t>
      </w:r>
      <w:r w:rsidR="005B7530" w:rsidRPr="00703517">
        <w:rPr>
          <w:rFonts w:ascii="Times New Roman" w:hAnsi="Times New Roman" w:cs="Times New Roman"/>
          <w:sz w:val="24"/>
          <w:szCs w:val="24"/>
        </w:rPr>
        <w:t>Further research on the interplay of traits including the role of intraspecific variation in thermal tolerance, phenological and morphological adaptation, and genetic variation</w:t>
      </w:r>
      <w:ins w:id="285" w:author="Vaughn Shirey" w:date="2023-09-18T11:01:00Z">
        <w:r w:rsidR="005C6DD1">
          <w:rPr>
            <w:rFonts w:ascii="Times New Roman" w:hAnsi="Times New Roman" w:cs="Times New Roman"/>
            <w:sz w:val="24"/>
            <w:szCs w:val="24"/>
          </w:rPr>
          <w:t xml:space="preserve"> and </w:t>
        </w:r>
      </w:ins>
      <w:del w:id="286" w:author="Vaughn Shirey" w:date="2023-09-18T11:01:00Z">
        <w:r w:rsidR="005B7530" w:rsidRPr="00703517" w:rsidDel="005C6DD1">
          <w:rPr>
            <w:rFonts w:ascii="Times New Roman" w:hAnsi="Times New Roman" w:cs="Times New Roman"/>
            <w:sz w:val="24"/>
            <w:szCs w:val="24"/>
          </w:rPr>
          <w:delText>/</w:delText>
        </w:r>
      </w:del>
      <w:r w:rsidR="005B7530" w:rsidRPr="00703517">
        <w:rPr>
          <w:rFonts w:ascii="Times New Roman" w:hAnsi="Times New Roman" w:cs="Times New Roman"/>
          <w:sz w:val="24"/>
          <w:szCs w:val="24"/>
        </w:rPr>
        <w:t>effective population size are needed to contextualize these broad scale patterns further</w:t>
      </w:r>
      <w:r w:rsidR="009A154A">
        <w:rPr>
          <w:rFonts w:ascii="Times New Roman" w:hAnsi="Times New Roman" w:cs="Times New Roman"/>
          <w:sz w:val="24"/>
          <w:szCs w:val="24"/>
        </w:rPr>
        <w:t xml:space="preserve"> and support predictive frameworks for </w:t>
      </w:r>
      <w:r w:rsidR="00962AE5">
        <w:rPr>
          <w:rFonts w:ascii="Times New Roman" w:hAnsi="Times New Roman" w:cs="Times New Roman"/>
          <w:sz w:val="24"/>
          <w:szCs w:val="24"/>
        </w:rPr>
        <w:t xml:space="preserve">insect </w:t>
      </w:r>
      <w:r w:rsidR="009A154A">
        <w:rPr>
          <w:rFonts w:ascii="Times New Roman" w:hAnsi="Times New Roman" w:cs="Times New Roman"/>
          <w:sz w:val="24"/>
          <w:szCs w:val="24"/>
        </w:rPr>
        <w:t>biodiversity decline</w:t>
      </w:r>
      <w:r w:rsidR="005B7530" w:rsidRPr="00703517">
        <w:rPr>
          <w:rFonts w:ascii="Times New Roman" w:hAnsi="Times New Roman" w:cs="Times New Roman"/>
          <w:sz w:val="24"/>
          <w:szCs w:val="24"/>
        </w:rPr>
        <w:t xml:space="preserve">.  </w:t>
      </w:r>
    </w:p>
    <w:p w14:paraId="5F10F1C1" w14:textId="77777777" w:rsidR="00770476" w:rsidRPr="00703517" w:rsidRDefault="00770476">
      <w:pPr>
        <w:spacing w:line="480" w:lineRule="auto"/>
        <w:jc w:val="both"/>
        <w:rPr>
          <w:rFonts w:ascii="Times New Roman" w:hAnsi="Times New Roman" w:cs="Times New Roman"/>
          <w:b/>
          <w:bCs/>
          <w:sz w:val="24"/>
          <w:szCs w:val="24"/>
        </w:rPr>
      </w:pPr>
    </w:p>
    <w:p w14:paraId="3AEE51BA" w14:textId="4DEA501B" w:rsidR="00DD3B5F" w:rsidRPr="004C5778"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t>Conflict of Interest</w:t>
      </w:r>
      <w:r w:rsidR="004C5778">
        <w:rPr>
          <w:rFonts w:ascii="Times New Roman" w:hAnsi="Times New Roman" w:cs="Times New Roman"/>
          <w:b/>
          <w:bCs/>
          <w:sz w:val="24"/>
          <w:szCs w:val="24"/>
        </w:rPr>
        <w:t xml:space="preserve">: </w:t>
      </w:r>
      <w:r w:rsidRPr="00703517">
        <w:rPr>
          <w:rFonts w:ascii="Times New Roman" w:hAnsi="Times New Roman" w:cs="Times New Roman"/>
          <w:sz w:val="24"/>
          <w:szCs w:val="24"/>
        </w:rPr>
        <w:t>The authors declare no conflict of interest in completing this work.</w:t>
      </w:r>
    </w:p>
    <w:p w14:paraId="11250208" w14:textId="77777777" w:rsidR="00DD3B5F" w:rsidRPr="00703517" w:rsidRDefault="00DD3B5F">
      <w:pPr>
        <w:spacing w:line="480" w:lineRule="auto"/>
        <w:jc w:val="both"/>
        <w:rPr>
          <w:rFonts w:ascii="Times New Roman" w:hAnsi="Times New Roman" w:cs="Times New Roman"/>
          <w:sz w:val="24"/>
          <w:szCs w:val="24"/>
        </w:rPr>
      </w:pPr>
    </w:p>
    <w:p w14:paraId="2BB662A2" w14:textId="4469D4E1" w:rsidR="00F21671" w:rsidRPr="00320FE5"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t>Data Availability Statement</w:t>
      </w:r>
      <w:r w:rsidR="00320FE5">
        <w:rPr>
          <w:rFonts w:ascii="Times New Roman" w:hAnsi="Times New Roman" w:cs="Times New Roman"/>
          <w:b/>
          <w:bCs/>
          <w:sz w:val="24"/>
          <w:szCs w:val="24"/>
        </w:rPr>
        <w:t xml:space="preserve">: </w:t>
      </w:r>
      <w:r w:rsidRPr="00703517">
        <w:rPr>
          <w:rFonts w:ascii="Times New Roman" w:hAnsi="Times New Roman" w:cs="Times New Roman"/>
          <w:sz w:val="24"/>
          <w:szCs w:val="24"/>
        </w:rPr>
        <w:t xml:space="preserve">The code utilized in this analysis are freely available via GitHub at </w:t>
      </w:r>
      <w:hyperlink r:id="rId44" w:history="1">
        <w:r w:rsidR="00E345FD" w:rsidRPr="003A6E53">
          <w:rPr>
            <w:rStyle w:val="Hyperlink"/>
            <w:rFonts w:ascii="Times New Roman" w:hAnsi="Times New Roman" w:cs="Times New Roman"/>
            <w:sz w:val="24"/>
            <w:szCs w:val="24"/>
          </w:rPr>
          <w:t>https://github.com/vmshirey/HighLatitudeNorthAmericanButterflyOccupancy</w:t>
        </w:r>
      </w:hyperlink>
      <w:r w:rsidR="00E345FD">
        <w:rPr>
          <w:rFonts w:ascii="Times New Roman" w:hAnsi="Times New Roman" w:cs="Times New Roman"/>
          <w:sz w:val="24"/>
          <w:szCs w:val="24"/>
        </w:rPr>
        <w:t xml:space="preserve"> </w:t>
      </w:r>
      <w:r w:rsidRPr="00703517">
        <w:rPr>
          <w:rFonts w:ascii="Times New Roman" w:hAnsi="Times New Roman" w:cs="Times New Roman"/>
          <w:sz w:val="24"/>
          <w:szCs w:val="24"/>
        </w:rPr>
        <w:t xml:space="preserve">and via </w:t>
      </w:r>
      <w:r w:rsidR="00475560">
        <w:rPr>
          <w:rFonts w:ascii="Times New Roman" w:hAnsi="Times New Roman" w:cs="Times New Roman"/>
          <w:sz w:val="24"/>
          <w:szCs w:val="24"/>
        </w:rPr>
        <w:t>DataDryad</w:t>
      </w:r>
      <w:r w:rsidRPr="00703517">
        <w:rPr>
          <w:rFonts w:ascii="Times New Roman" w:hAnsi="Times New Roman" w:cs="Times New Roman"/>
          <w:sz w:val="24"/>
          <w:szCs w:val="24"/>
        </w:rPr>
        <w:t xml:space="preserve"> at the following DOI: xxx. </w:t>
      </w:r>
      <w:r w:rsidR="00375D84">
        <w:rPr>
          <w:rFonts w:ascii="Times New Roman" w:hAnsi="Times New Roman" w:cs="Times New Roman"/>
          <w:sz w:val="24"/>
          <w:szCs w:val="24"/>
        </w:rPr>
        <w:t>Data related to model inferences</w:t>
      </w:r>
      <w:r w:rsidRPr="00703517">
        <w:rPr>
          <w:rFonts w:ascii="Times New Roman" w:hAnsi="Times New Roman" w:cs="Times New Roman"/>
          <w:sz w:val="24"/>
          <w:szCs w:val="24"/>
        </w:rPr>
        <w:t xml:space="preserve"> can be found on GitHub and also at DataDryad</w:t>
      </w:r>
      <w:r w:rsidR="00867D19">
        <w:rPr>
          <w:rFonts w:ascii="Times New Roman" w:hAnsi="Times New Roman" w:cs="Times New Roman"/>
          <w:sz w:val="24"/>
          <w:szCs w:val="24"/>
        </w:rPr>
        <w:t xml:space="preserve">. </w:t>
      </w:r>
      <w:r w:rsidRPr="00703517">
        <w:rPr>
          <w:rFonts w:ascii="Times New Roman" w:hAnsi="Times New Roman" w:cs="Times New Roman"/>
          <w:sz w:val="24"/>
          <w:szCs w:val="24"/>
        </w:rPr>
        <w:t>Range maps used in this analysis can be made available upon request.</w:t>
      </w:r>
      <w:r w:rsidRPr="00703517">
        <w:rPr>
          <w:rFonts w:ascii="Times New Roman" w:hAnsi="Times New Roman" w:cs="Times New Roman"/>
          <w:sz w:val="24"/>
          <w:szCs w:val="24"/>
        </w:rPr>
        <w:br w:type="page"/>
      </w:r>
    </w:p>
    <w:p w14:paraId="70C1BDDB" w14:textId="21799EB8" w:rsidR="00F21671" w:rsidRPr="000E6525" w:rsidRDefault="00341DE7" w:rsidP="006C5C39">
      <w:pPr>
        <w:spacing w:line="480" w:lineRule="auto"/>
        <w:jc w:val="center"/>
        <w:rPr>
          <w:rFonts w:ascii="Times New Roman" w:hAnsi="Times New Roman" w:cs="Times New Roman"/>
          <w:b/>
          <w:sz w:val="24"/>
          <w:szCs w:val="24"/>
          <w:lang w:val="en-US"/>
        </w:rPr>
      </w:pPr>
      <w:r w:rsidRPr="000E6525">
        <w:rPr>
          <w:rFonts w:ascii="Times New Roman" w:hAnsi="Times New Roman" w:cs="Times New Roman"/>
          <w:b/>
          <w:sz w:val="24"/>
          <w:szCs w:val="24"/>
          <w:lang w:val="en-US"/>
        </w:rPr>
        <w:lastRenderedPageBreak/>
        <w:t>REFERENCES</w:t>
      </w:r>
    </w:p>
    <w:p w14:paraId="359FF219" w14:textId="77777777" w:rsidR="00AB26E9" w:rsidRDefault="006C5C39" w:rsidP="00AB26E9">
      <w:pPr>
        <w:pStyle w:val="Bibliography"/>
      </w:pPr>
      <w:r w:rsidRPr="00703517">
        <w:fldChar w:fldCharType="begin"/>
      </w:r>
      <w:r w:rsidR="008662DD">
        <w:rPr>
          <w:lang w:val="en-US"/>
        </w:rPr>
        <w:instrText xml:space="preserve"> ADDIN ZOTERO_BIBL {"uncited":[],"omitted":[],"custom":[]} CSL_BIBLIOGRAPHY </w:instrText>
      </w:r>
      <w:r w:rsidRPr="00703517">
        <w:fldChar w:fldCharType="separate"/>
      </w:r>
      <w:r w:rsidR="00AB26E9">
        <w:t xml:space="preserve">Abarca, M., Larsen, E.A. &amp; Ries, L. (2019). Heatwaves and novel host consumption increase overwinter mortality of an imperiled wetland butterfly. </w:t>
      </w:r>
      <w:r w:rsidR="00AB26E9">
        <w:rPr>
          <w:i/>
          <w:iCs/>
        </w:rPr>
        <w:t>Frontiers in Ecology and Evolution</w:t>
      </w:r>
      <w:r w:rsidR="00AB26E9">
        <w:t>, 7, 193.</w:t>
      </w:r>
    </w:p>
    <w:p w14:paraId="541771B0" w14:textId="77777777" w:rsidR="00AB26E9" w:rsidRDefault="00AB26E9" w:rsidP="00AB26E9">
      <w:pPr>
        <w:pStyle w:val="Bibliography"/>
      </w:pPr>
      <w:r>
        <w:t xml:space="preserve">Adamo, M., Chialva, M., Calevo, J., Bertoni, F., Dixon, K. &amp; Mammola, S. (2021). Plant scientists’ research attention is skewed towards colourful, conspicuous and broadly distributed flowers. </w:t>
      </w:r>
      <w:r>
        <w:rPr>
          <w:i/>
          <w:iCs/>
        </w:rPr>
        <w:t>Nature plants</w:t>
      </w:r>
      <w:r>
        <w:t>, 7, 574–578.</w:t>
      </w:r>
    </w:p>
    <w:p w14:paraId="22714727" w14:textId="77777777" w:rsidR="00AB26E9" w:rsidRDefault="00AB26E9" w:rsidP="00AB26E9">
      <w:pPr>
        <w:pStyle w:val="Bibliography"/>
      </w:pPr>
      <w:r>
        <w:t xml:space="preserve">Ascher, J.S., Marshall, L., Meiners, J., Yanega, D. &amp; Vereecken, N.J. (2020). Heterogeneity in large-scale databases and the role of climate change as a driver of bumble bee decline. </w:t>
      </w:r>
      <w:r>
        <w:rPr>
          <w:i/>
          <w:iCs/>
        </w:rPr>
        <w:t>Science</w:t>
      </w:r>
      <w:r>
        <w:t>, 8, 685.</w:t>
      </w:r>
    </w:p>
    <w:p w14:paraId="6EC37151" w14:textId="77777777" w:rsidR="00AB26E9" w:rsidRDefault="00AB26E9" w:rsidP="00AB26E9">
      <w:pPr>
        <w:pStyle w:val="Bibliography"/>
      </w:pPr>
      <w:r>
        <w:t xml:space="preserve">Belitz, M.W., Larsen, E.A., Shirey, V., Li, D. &amp; Guralnick, R.P. (2022). Phenological research based on natural history collections: practical guidelines and a Lepidopteran case study. </w:t>
      </w:r>
      <w:r>
        <w:rPr>
          <w:i/>
          <w:iCs/>
        </w:rPr>
        <w:t>Functional Ecology</w:t>
      </w:r>
      <w:r>
        <w:t>, Early View.</w:t>
      </w:r>
    </w:p>
    <w:p w14:paraId="5ADF1B92" w14:textId="77777777" w:rsidR="00AB26E9" w:rsidRDefault="00AB26E9" w:rsidP="00AB26E9">
      <w:pPr>
        <w:pStyle w:val="Bibliography"/>
      </w:pPr>
      <w:r>
        <w:t xml:space="preserve">Beniston, M. (2005). Warm winter spells in the Swiss Alps: Strong heat waves in a cold season? A study focusing on climate observations at the Saentis high mountain site. </w:t>
      </w:r>
      <w:r>
        <w:rPr>
          <w:i/>
          <w:iCs/>
        </w:rPr>
        <w:t>Geophysical Research Letters</w:t>
      </w:r>
      <w:r>
        <w:t>, 32.</w:t>
      </w:r>
    </w:p>
    <w:p w14:paraId="3C31A6A7" w14:textId="77777777" w:rsidR="00AB26E9" w:rsidRDefault="00AB26E9" w:rsidP="00AB26E9">
      <w:pPr>
        <w:pStyle w:val="Bibliography"/>
      </w:pPr>
      <w:r>
        <w:t xml:space="preserve">Bintanja, R. &amp; Andry, O. (2017). Towards a rain-dominated Arctic. </w:t>
      </w:r>
      <w:r>
        <w:rPr>
          <w:i/>
          <w:iCs/>
        </w:rPr>
        <w:t>Nature Climate Change</w:t>
      </w:r>
      <w:r>
        <w:t>, 7, 263–267.</w:t>
      </w:r>
    </w:p>
    <w:p w14:paraId="57D31CBF" w14:textId="77777777" w:rsidR="00AB26E9" w:rsidRDefault="00AB26E9" w:rsidP="00AB26E9">
      <w:pPr>
        <w:pStyle w:val="Bibliography"/>
      </w:pPr>
      <w:r>
        <w:t xml:space="preserve">Bowden, J.J., Eskildsen, A., Hansen, R.R., Olsen, K., Kurle, C.M. &amp; Høye, T.T. (2015). High-Arctic butterflies become smaller with rising temperatures. </w:t>
      </w:r>
      <w:r>
        <w:rPr>
          <w:i/>
          <w:iCs/>
        </w:rPr>
        <w:t>Biology Letters</w:t>
      </w:r>
      <w:r>
        <w:t>, 11, 20150574.</w:t>
      </w:r>
    </w:p>
    <w:p w14:paraId="5902C18C" w14:textId="77777777" w:rsidR="00AB26E9" w:rsidRDefault="00AB26E9" w:rsidP="00AB26E9">
      <w:pPr>
        <w:pStyle w:val="Bibliography"/>
      </w:pPr>
      <w:r>
        <w:t xml:space="preserve">Brackley, A. (2021). </w:t>
      </w:r>
      <w:r>
        <w:rPr>
          <w:i/>
          <w:iCs/>
        </w:rPr>
        <w:t>No Longer Forgotten: Pupation as a Critical Link in the Lepidopteran Life Cycle</w:t>
      </w:r>
      <w:r>
        <w:t>. Georgetown University.</w:t>
      </w:r>
    </w:p>
    <w:p w14:paraId="59C802DB" w14:textId="77777777" w:rsidR="00AB26E9" w:rsidRDefault="00AB26E9" w:rsidP="00AB26E9">
      <w:pPr>
        <w:pStyle w:val="Bibliography"/>
      </w:pPr>
      <w:r>
        <w:t xml:space="preserve">Brackley, A., Lill, J.T. &amp; Weiss, M.R. (2021). Adaptive ontogenetic shifts in larval responses to environmental cues. </w:t>
      </w:r>
      <w:r>
        <w:rPr>
          <w:i/>
          <w:iCs/>
        </w:rPr>
        <w:t>Entomologia Experimentalis et Applicata</w:t>
      </w:r>
      <w:r>
        <w:t>, 169, 1147–1156.</w:t>
      </w:r>
    </w:p>
    <w:p w14:paraId="69227415" w14:textId="77777777" w:rsidR="00AB26E9" w:rsidRDefault="00AB26E9" w:rsidP="00AB26E9">
      <w:pPr>
        <w:pStyle w:val="Bibliography"/>
      </w:pPr>
      <w:r>
        <w:t xml:space="preserve">Braschler, B., Duffy, G.A., Nortje, E., Kritzinger-Klopper, S., du Plessis, D., Karenyi, N., </w:t>
      </w:r>
      <w:r>
        <w:rPr>
          <w:i/>
          <w:iCs/>
        </w:rPr>
        <w:t>et al.</w:t>
      </w:r>
      <w:r>
        <w:t xml:space="preserve"> (2020). Realised rather than fundamental thermal niches predict site occupancy: Implications for climate change forecasting. </w:t>
      </w:r>
      <w:r>
        <w:rPr>
          <w:i/>
          <w:iCs/>
        </w:rPr>
        <w:t>Journal of Animal Ecology</w:t>
      </w:r>
      <w:r>
        <w:t>, 89, 2863–2875.</w:t>
      </w:r>
    </w:p>
    <w:p w14:paraId="69CC3260" w14:textId="77777777" w:rsidR="00AB26E9" w:rsidRDefault="00AB26E9" w:rsidP="00AB26E9">
      <w:pPr>
        <w:pStyle w:val="Bibliography"/>
      </w:pPr>
      <w:r>
        <w:t xml:space="preserve">Breed, G., Stichter, S. &amp; Crone, E. (2013). Climate-driven changes in northeastern US butterfly communities. </w:t>
      </w:r>
      <w:r>
        <w:rPr>
          <w:i/>
          <w:iCs/>
        </w:rPr>
        <w:t>Nature Climate Change</w:t>
      </w:r>
      <w:r>
        <w:t>, 3, 142–145.</w:t>
      </w:r>
    </w:p>
    <w:p w14:paraId="59B58A87" w14:textId="77777777" w:rsidR="00AB26E9" w:rsidRDefault="00AB26E9" w:rsidP="00AB26E9">
      <w:pPr>
        <w:pStyle w:val="Bibliography"/>
      </w:pPr>
      <w:r>
        <w:t xml:space="preserve">Brock, J.P. &amp; Kaufman, K. (2006). </w:t>
      </w:r>
      <w:r>
        <w:rPr>
          <w:i/>
          <w:iCs/>
        </w:rPr>
        <w:t>Kaufman field guide to butterflies of North America</w:t>
      </w:r>
      <w:r>
        <w:t>. Houghton Mifflin Harcourt.</w:t>
      </w:r>
    </w:p>
    <w:p w14:paraId="24904E56" w14:textId="77777777" w:rsidR="00AB26E9" w:rsidRDefault="00AB26E9" w:rsidP="00AB26E9">
      <w:pPr>
        <w:pStyle w:val="Bibliography"/>
      </w:pPr>
      <w:r>
        <w:t xml:space="preserve">Bürkner, P.-C. (2017). brms: An R package for Bayesian multilevel models using Stan. </w:t>
      </w:r>
      <w:r>
        <w:rPr>
          <w:i/>
          <w:iCs/>
        </w:rPr>
        <w:t>Journal of statistical software</w:t>
      </w:r>
      <w:r>
        <w:t>, 80, 1–28.</w:t>
      </w:r>
    </w:p>
    <w:p w14:paraId="4F1A054B" w14:textId="77777777" w:rsidR="00AB26E9" w:rsidRDefault="00AB26E9" w:rsidP="00AB26E9">
      <w:pPr>
        <w:pStyle w:val="Bibliography"/>
      </w:pPr>
      <w:r>
        <w:t xml:space="preserve">Cardoso, P., Barton, P., Birkhofer, K., Chichorro, F., Deacon, C., Fartmann, T., </w:t>
      </w:r>
      <w:r>
        <w:rPr>
          <w:i/>
          <w:iCs/>
        </w:rPr>
        <w:t>et al.</w:t>
      </w:r>
      <w:r>
        <w:t xml:space="preserve"> (2020). Scientists’ warning to humanity on insect extinctions. </w:t>
      </w:r>
      <w:r>
        <w:rPr>
          <w:i/>
          <w:iCs/>
        </w:rPr>
        <w:t>Biological Conservation</w:t>
      </w:r>
      <w:r>
        <w:t>, 242.</w:t>
      </w:r>
    </w:p>
    <w:p w14:paraId="3449F619" w14:textId="77777777" w:rsidR="00AB26E9" w:rsidRDefault="00AB26E9" w:rsidP="00AB26E9">
      <w:pPr>
        <w:pStyle w:val="Bibliography"/>
      </w:pPr>
      <w:r>
        <w:t xml:space="preserve">Cardoso, P., Erwin, T.L. &amp; Borges, P.A.V. (2011). The seven impediments in invertebrate conservation and how to overcome them. </w:t>
      </w:r>
      <w:r>
        <w:rPr>
          <w:i/>
          <w:iCs/>
        </w:rPr>
        <w:t>Biological Conservation</w:t>
      </w:r>
      <w:r>
        <w:t>, 144, 2647–2655.</w:t>
      </w:r>
    </w:p>
    <w:p w14:paraId="1472ED7C" w14:textId="77777777" w:rsidR="00AB26E9" w:rsidRPr="00AB26E9" w:rsidRDefault="00AB26E9" w:rsidP="00AB26E9">
      <w:pPr>
        <w:pStyle w:val="Bibliography"/>
        <w:rPr>
          <w:lang w:val="pt-BR"/>
          <w:rPrChange w:id="287" w:author="Vaughn Shirey" w:date="2023-09-18T10:56:00Z">
            <w:rPr/>
          </w:rPrChange>
        </w:rPr>
      </w:pPr>
      <w:r>
        <w:t xml:space="preserve">Chichorro, F., Juslén, A. &amp; Cardoso, P. (2019). A review of the relation between species traits and extinction risk. </w:t>
      </w:r>
      <w:r w:rsidRPr="00AB26E9">
        <w:rPr>
          <w:i/>
          <w:iCs/>
          <w:lang w:val="pt-BR"/>
          <w:rPrChange w:id="288" w:author="Vaughn Shirey" w:date="2023-09-18T10:56:00Z">
            <w:rPr>
              <w:i/>
              <w:iCs/>
            </w:rPr>
          </w:rPrChange>
        </w:rPr>
        <w:t>Biological Conservation</w:t>
      </w:r>
      <w:r w:rsidRPr="00AB26E9">
        <w:rPr>
          <w:lang w:val="pt-BR"/>
          <w:rPrChange w:id="289" w:author="Vaughn Shirey" w:date="2023-09-18T10:56:00Z">
            <w:rPr/>
          </w:rPrChange>
        </w:rPr>
        <w:t>, 237, 220–229.</w:t>
      </w:r>
    </w:p>
    <w:p w14:paraId="180D5DB4" w14:textId="77777777" w:rsidR="00AB26E9" w:rsidRDefault="00AB26E9" w:rsidP="00AB26E9">
      <w:pPr>
        <w:pStyle w:val="Bibliography"/>
      </w:pPr>
      <w:r w:rsidRPr="00AB26E9">
        <w:rPr>
          <w:lang w:val="pt-BR"/>
          <w:rPrChange w:id="290" w:author="Vaughn Shirey" w:date="2023-09-18T10:56:00Z">
            <w:rPr/>
          </w:rPrChange>
        </w:rPr>
        <w:t xml:space="preserve">Chichorro, F., Urbano, F., Teixeira, D., Väre, H., Pinto, T., Brummitt, N., </w:t>
      </w:r>
      <w:r w:rsidRPr="00AB26E9">
        <w:rPr>
          <w:i/>
          <w:iCs/>
          <w:lang w:val="pt-BR"/>
          <w:rPrChange w:id="291" w:author="Vaughn Shirey" w:date="2023-09-18T10:56:00Z">
            <w:rPr>
              <w:i/>
              <w:iCs/>
            </w:rPr>
          </w:rPrChange>
        </w:rPr>
        <w:t>et al.</w:t>
      </w:r>
      <w:r w:rsidRPr="00AB26E9">
        <w:rPr>
          <w:lang w:val="pt-BR"/>
          <w:rPrChange w:id="292" w:author="Vaughn Shirey" w:date="2023-09-18T10:56:00Z">
            <w:rPr/>
          </w:rPrChange>
        </w:rPr>
        <w:t xml:space="preserve"> </w:t>
      </w:r>
      <w:r>
        <w:t xml:space="preserve">(2022). Trait-based prediction of extinction risk across terrestrial taxa. </w:t>
      </w:r>
      <w:r>
        <w:rPr>
          <w:i/>
          <w:iCs/>
        </w:rPr>
        <w:t>Biological Conservation</w:t>
      </w:r>
      <w:r>
        <w:t>, 274, 109738.</w:t>
      </w:r>
    </w:p>
    <w:p w14:paraId="53D089F2" w14:textId="77777777" w:rsidR="00AB26E9" w:rsidRDefault="00AB26E9" w:rsidP="00AB26E9">
      <w:pPr>
        <w:pStyle w:val="Bibliography"/>
      </w:pPr>
      <w:r>
        <w:t>Climate Prediction Center. (2022). Global Temperature data provided by the NOAA/OAR/ESRL PSL.</w:t>
      </w:r>
    </w:p>
    <w:p w14:paraId="0248F4AA" w14:textId="77777777" w:rsidR="00AB26E9" w:rsidRDefault="00AB26E9" w:rsidP="00AB26E9">
      <w:pPr>
        <w:pStyle w:val="Bibliography"/>
      </w:pPr>
      <w:r>
        <w:t xml:space="preserve">Corlett, R.T. &amp; Westcott, D.A. (2013). Will plant movements keep up with climate change? </w:t>
      </w:r>
      <w:r>
        <w:rPr>
          <w:i/>
          <w:iCs/>
        </w:rPr>
        <w:t>Trends in ecology &amp; evolution</w:t>
      </w:r>
      <w:r>
        <w:t>, 28, 482–488.</w:t>
      </w:r>
    </w:p>
    <w:p w14:paraId="43DED8E0" w14:textId="77777777" w:rsidR="00AB26E9" w:rsidRDefault="00AB26E9" w:rsidP="00AB26E9">
      <w:pPr>
        <w:pStyle w:val="Bibliography"/>
      </w:pPr>
      <w:r>
        <w:t xml:space="preserve">Crozier, L. (2003). Winter warming facilitates range expansion: cold tolerance of the butterfly Atalopedes campestris. </w:t>
      </w:r>
      <w:r>
        <w:rPr>
          <w:i/>
          <w:iCs/>
        </w:rPr>
        <w:t>Oecologia</w:t>
      </w:r>
      <w:r>
        <w:t>, 135, 648–656.</w:t>
      </w:r>
    </w:p>
    <w:p w14:paraId="5732EF47" w14:textId="77777777" w:rsidR="00AB26E9" w:rsidRDefault="00AB26E9" w:rsidP="00AB26E9">
      <w:pPr>
        <w:pStyle w:val="Bibliography"/>
      </w:pPr>
      <w:r>
        <w:lastRenderedPageBreak/>
        <w:t xml:space="preserve">Crozier, L. (2004). Warmer winters drive butterfly range expansion by increasing survivorship. </w:t>
      </w:r>
      <w:r>
        <w:rPr>
          <w:i/>
          <w:iCs/>
        </w:rPr>
        <w:t>Ecology</w:t>
      </w:r>
      <w:r>
        <w:t>, 85, 231–241.</w:t>
      </w:r>
    </w:p>
    <w:p w14:paraId="581268D5" w14:textId="77777777" w:rsidR="00AB26E9" w:rsidRDefault="00AB26E9" w:rsidP="00AB26E9">
      <w:pPr>
        <w:pStyle w:val="Bibliography"/>
      </w:pPr>
      <w:r>
        <w:t>Daly, K.M. (2018). Morphological and phenological responses of butterflies to seasonal temperature increase in Alaska. PhD Thesis. .</w:t>
      </w:r>
    </w:p>
    <w:p w14:paraId="554C9EC0" w14:textId="77777777" w:rsidR="00AB26E9" w:rsidRDefault="00AB26E9" w:rsidP="00AB26E9">
      <w:pPr>
        <w:pStyle w:val="Bibliography"/>
      </w:pPr>
      <w:r>
        <w:t xml:space="preserve">Davis, C.L., Guralnick, R.P. &amp; Zipkin, E.F. (2023). Challenges and opportunities for using natural history collections to estimate insect population trends. </w:t>
      </w:r>
      <w:r>
        <w:rPr>
          <w:i/>
          <w:iCs/>
        </w:rPr>
        <w:t>Journal of Animal Ecology</w:t>
      </w:r>
      <w:r>
        <w:t>, 92, 237–249.</w:t>
      </w:r>
    </w:p>
    <w:p w14:paraId="777310C0" w14:textId="77777777" w:rsidR="00AB26E9" w:rsidRDefault="00AB26E9" w:rsidP="00AB26E9">
      <w:pPr>
        <w:pStyle w:val="Bibliography"/>
      </w:pPr>
      <w:r>
        <w:t xml:space="preserve">Dennis, E.B., Kéry, M., Morgan, B.J., Coray, A., Schaub, M. &amp; Baur, B. (2021). Integrated modelling of insect population dynamics at two temporal scales. </w:t>
      </w:r>
      <w:r>
        <w:rPr>
          <w:i/>
          <w:iCs/>
        </w:rPr>
        <w:t>Ecological Modelling</w:t>
      </w:r>
      <w:r>
        <w:t>, 441, 109408.</w:t>
      </w:r>
    </w:p>
    <w:p w14:paraId="14569043" w14:textId="77777777" w:rsidR="00AB26E9" w:rsidRDefault="00AB26E9" w:rsidP="00AB26E9">
      <w:pPr>
        <w:pStyle w:val="Bibliography"/>
      </w:pPr>
      <w:r>
        <w:t xml:space="preserve">Dennis, E.B., Morgan, B.J., Fox, R., Roy, D.B. &amp; Brereton, T.M. (2019). Functional data analysis of multi-species abundance and occupancy data sets. </w:t>
      </w:r>
      <w:r>
        <w:rPr>
          <w:i/>
          <w:iCs/>
        </w:rPr>
        <w:t>Ecological Indicators</w:t>
      </w:r>
      <w:r>
        <w:t>, 104, 156–165.</w:t>
      </w:r>
    </w:p>
    <w:p w14:paraId="57E90D37" w14:textId="77777777" w:rsidR="00AB26E9" w:rsidRDefault="00AB26E9" w:rsidP="00AB26E9">
      <w:pPr>
        <w:pStyle w:val="Bibliography"/>
      </w:pPr>
      <w:r>
        <w:t xml:space="preserve">Deutsch, C.A., Tewksbury, J.J., Huey, R.B., Sheldon, K.S., Ghalambor, C.K., Haak, D.C., </w:t>
      </w:r>
      <w:r>
        <w:rPr>
          <w:i/>
          <w:iCs/>
        </w:rPr>
        <w:t>et al.</w:t>
      </w:r>
      <w:r>
        <w:t xml:space="preserve"> (2008). Impacts of climate warming on terrestrial ectotherms across latitude. </w:t>
      </w:r>
      <w:r>
        <w:rPr>
          <w:i/>
          <w:iCs/>
        </w:rPr>
        <w:t>Proceedings of the National Academy of Sciences</w:t>
      </w:r>
      <w:r>
        <w:t>, 105, 6668–6672.</w:t>
      </w:r>
    </w:p>
    <w:p w14:paraId="22ACDDA2" w14:textId="77777777" w:rsidR="00AB26E9" w:rsidRDefault="00AB26E9" w:rsidP="00AB26E9">
      <w:pPr>
        <w:pStyle w:val="Bibliography"/>
      </w:pPr>
      <w:r>
        <w:t xml:space="preserve">Dockx, C. (2007). Directional and stabilizing selection on wing size and shape in migrant and resident monarch butterflies, Danaus plexippus (L.), in Cuba. </w:t>
      </w:r>
      <w:r>
        <w:rPr>
          <w:i/>
          <w:iCs/>
        </w:rPr>
        <w:t>Biological Journal of the Linnean Society</w:t>
      </w:r>
      <w:r>
        <w:t>, 92, 605–616.</w:t>
      </w:r>
    </w:p>
    <w:p w14:paraId="5CBF63D8" w14:textId="77777777" w:rsidR="00AB26E9" w:rsidRDefault="00AB26E9" w:rsidP="00AB26E9">
      <w:pPr>
        <w:pStyle w:val="Bibliography"/>
      </w:pPr>
      <w:r>
        <w:t xml:space="preserve">Dorazio, R.M. &amp; Royle, J.A. (2005). Estimating size and composition of biological communities by modeling the occurrence of species. </w:t>
      </w:r>
      <w:r>
        <w:rPr>
          <w:i/>
          <w:iCs/>
        </w:rPr>
        <w:t>Journal of the American Statistical Association</w:t>
      </w:r>
      <w:r>
        <w:t>, 100, 389–398.</w:t>
      </w:r>
    </w:p>
    <w:p w14:paraId="35664710" w14:textId="77777777" w:rsidR="00AB26E9" w:rsidRDefault="00AB26E9" w:rsidP="00AB26E9">
      <w:pPr>
        <w:pStyle w:val="Bibliography"/>
      </w:pPr>
      <w:r>
        <w:t xml:space="preserve">Downes, J. (1965). Adaptations of insects in the Arctic. </w:t>
      </w:r>
      <w:r>
        <w:rPr>
          <w:i/>
          <w:iCs/>
        </w:rPr>
        <w:t>Annual Review of Entomology</w:t>
      </w:r>
      <w:r>
        <w:t>, 10, 257–274.</w:t>
      </w:r>
    </w:p>
    <w:p w14:paraId="2FC0F260" w14:textId="77777777" w:rsidR="00AB26E9" w:rsidRDefault="00AB26E9" w:rsidP="00AB26E9">
      <w:pPr>
        <w:pStyle w:val="Bibliography"/>
      </w:pPr>
      <w:r>
        <w:t xml:space="preserve">Dunne, J.A., Williams, R.J. &amp; Martinez, N.D. (2002). Network structure and biodiversity loss in food webs: robustness increases with connectance. </w:t>
      </w:r>
      <w:r>
        <w:rPr>
          <w:i/>
          <w:iCs/>
        </w:rPr>
        <w:t>Ecology letters</w:t>
      </w:r>
      <w:r>
        <w:t>, 5, 558–567.</w:t>
      </w:r>
    </w:p>
    <w:p w14:paraId="181F243F" w14:textId="77777777" w:rsidR="00AB26E9" w:rsidRDefault="00AB26E9" w:rsidP="00AB26E9">
      <w:pPr>
        <w:pStyle w:val="Bibliography"/>
      </w:pPr>
      <w:r>
        <w:t xml:space="preserve">Earl, C., Belitz, M.W., Laffan, S.W., Barve, V., Barve, N., Soltis, D.E., </w:t>
      </w:r>
      <w:r>
        <w:rPr>
          <w:i/>
          <w:iCs/>
        </w:rPr>
        <w:t>et al.</w:t>
      </w:r>
      <w:r>
        <w:t xml:space="preserve"> (2021). Spatial phylogenetics of butterflies in relation to environmental drivers and angiosperm diversity across North America. </w:t>
      </w:r>
      <w:r>
        <w:rPr>
          <w:i/>
          <w:iCs/>
        </w:rPr>
        <w:t>iScience</w:t>
      </w:r>
      <w:r>
        <w:t>, 24, 102239.</w:t>
      </w:r>
    </w:p>
    <w:p w14:paraId="7DBE306B" w14:textId="77777777" w:rsidR="00AB26E9" w:rsidRDefault="00AB26E9" w:rsidP="00AB26E9">
      <w:pPr>
        <w:pStyle w:val="Bibliography"/>
      </w:pPr>
      <w:r>
        <w:t xml:space="preserve">Elith*, J., H. Graham*, C., P. Anderson, R., Dudík, M., Ferrier, S., Guisan, A., </w:t>
      </w:r>
      <w:r>
        <w:rPr>
          <w:i/>
          <w:iCs/>
        </w:rPr>
        <w:t>et al.</w:t>
      </w:r>
      <w:r>
        <w:t xml:space="preserve"> (2006). Novel methods improve prediction of species’ distributions from occurrence data. </w:t>
      </w:r>
      <w:r>
        <w:rPr>
          <w:i/>
          <w:iCs/>
        </w:rPr>
        <w:t>Ecography</w:t>
      </w:r>
      <w:r>
        <w:t>, 29, 129–151.</w:t>
      </w:r>
    </w:p>
    <w:p w14:paraId="0454672B" w14:textId="77777777" w:rsidR="00AB26E9" w:rsidRDefault="00AB26E9" w:rsidP="00AB26E9">
      <w:pPr>
        <w:pStyle w:val="Bibliography"/>
      </w:pPr>
      <w:r>
        <w:t xml:space="preserve">Elith, J. &amp; Leathwick, J.R. (2009). Species distribution models: ecological explanation and prediction across space and time. </w:t>
      </w:r>
      <w:r>
        <w:rPr>
          <w:i/>
          <w:iCs/>
        </w:rPr>
        <w:t>Annual review of ecology, evolution, and systematics</w:t>
      </w:r>
      <w:r>
        <w:t>, 40, 677–697.</w:t>
      </w:r>
    </w:p>
    <w:p w14:paraId="35069E7C" w14:textId="77777777" w:rsidR="00AB26E9" w:rsidRDefault="00AB26E9" w:rsidP="00AB26E9">
      <w:pPr>
        <w:pStyle w:val="Bibliography"/>
      </w:pPr>
      <w:r>
        <w:t xml:space="preserve">Engelhardt, E.K., Biber, M.F., Dolek, M., Fartmann, T., Hochkirch, A., Leidinger, J., </w:t>
      </w:r>
      <w:r>
        <w:rPr>
          <w:i/>
          <w:iCs/>
        </w:rPr>
        <w:t>et al.</w:t>
      </w:r>
      <w:r>
        <w:t xml:space="preserve"> (2022). Consistent signals of a warming climate in occupancy changes of three insect taxa over 40 years in central Europe. </w:t>
      </w:r>
      <w:r>
        <w:rPr>
          <w:i/>
          <w:iCs/>
        </w:rPr>
        <w:t>Global Change Biology</w:t>
      </w:r>
      <w:r>
        <w:t>, 28, 3998–4012.</w:t>
      </w:r>
    </w:p>
    <w:p w14:paraId="59FAC7EC" w14:textId="77777777" w:rsidR="00AB26E9" w:rsidRDefault="00AB26E9" w:rsidP="00AB26E9">
      <w:pPr>
        <w:pStyle w:val="Bibliography"/>
      </w:pPr>
      <w:r>
        <w:t xml:space="preserve">Fagan, W., Meir, E., Prendergast, J., Folarin, A. &amp; Karieva, P. (2001). Characterizing population vulnerability for 758 species. </w:t>
      </w:r>
      <w:r>
        <w:rPr>
          <w:i/>
          <w:iCs/>
        </w:rPr>
        <w:t>Ecology Letters</w:t>
      </w:r>
      <w:r>
        <w:t>, 4, 132–138.</w:t>
      </w:r>
    </w:p>
    <w:p w14:paraId="04D49084" w14:textId="77777777" w:rsidR="00AB26E9" w:rsidRDefault="00AB26E9" w:rsidP="00AB26E9">
      <w:pPr>
        <w:pStyle w:val="Bibliography"/>
      </w:pPr>
      <w:r>
        <w:t xml:space="preserve">Forister, M., Halsch, C., Nice, C., Fordyce, J., Dilts, T., Oliver, J., </w:t>
      </w:r>
      <w:r>
        <w:rPr>
          <w:i/>
          <w:iCs/>
        </w:rPr>
        <w:t>et al.</w:t>
      </w:r>
      <w:r>
        <w:t xml:space="preserve"> (2021). Fewer butterflies seen by community scientists across the warming and drying landscapes of the American West. </w:t>
      </w:r>
      <w:r>
        <w:rPr>
          <w:i/>
          <w:iCs/>
        </w:rPr>
        <w:t>Science</w:t>
      </w:r>
      <w:r>
        <w:t>, 371, 1042–1045.</w:t>
      </w:r>
    </w:p>
    <w:p w14:paraId="69B8BB04" w14:textId="77777777" w:rsidR="00AB26E9" w:rsidRDefault="00AB26E9" w:rsidP="00AB26E9">
      <w:pPr>
        <w:pStyle w:val="Bibliography"/>
      </w:pPr>
      <w:r>
        <w:t xml:space="preserve">Freckleton, R.P., Harvey, P.H. &amp; Pagel, M. (2002). Phylogenetic analysis and comparative data: a test and review of evidence. </w:t>
      </w:r>
      <w:r>
        <w:rPr>
          <w:i/>
          <w:iCs/>
        </w:rPr>
        <w:t>The American Naturalist</w:t>
      </w:r>
      <w:r>
        <w:t>, 160.</w:t>
      </w:r>
    </w:p>
    <w:p w14:paraId="6EEB88F4" w14:textId="77777777" w:rsidR="00AB26E9" w:rsidRDefault="00AB26E9" w:rsidP="00AB26E9">
      <w:pPr>
        <w:pStyle w:val="Bibliography"/>
      </w:pPr>
      <w:r>
        <w:t xml:space="preserve">Freedman, M.G. &amp; Dingle, H. (2018). Wing morphology in migratory North American monarchs: characterizing sources of variation and understanding changes through time. </w:t>
      </w:r>
      <w:r>
        <w:rPr>
          <w:i/>
          <w:iCs/>
        </w:rPr>
        <w:t>Animal Migration</w:t>
      </w:r>
      <w:r>
        <w:t>, 5, 61–73.</w:t>
      </w:r>
    </w:p>
    <w:p w14:paraId="5CF1E62F" w14:textId="77777777" w:rsidR="00AB26E9" w:rsidRDefault="00AB26E9" w:rsidP="00AB26E9">
      <w:pPr>
        <w:pStyle w:val="Bibliography"/>
      </w:pPr>
      <w:r>
        <w:t xml:space="preserve">Freedman, M.G., Dingle, H., Strauss, S.Y. &amp; Ramírez, S.R. (2020). Two centuries of monarch butterfly collections reveal contrasting effects of range expansion and migration loss on wing traits. </w:t>
      </w:r>
      <w:r>
        <w:rPr>
          <w:i/>
          <w:iCs/>
        </w:rPr>
        <w:t>Proceedings of the National Academy of Sciences</w:t>
      </w:r>
      <w:r>
        <w:t>, 117, 28887–28893.</w:t>
      </w:r>
    </w:p>
    <w:p w14:paraId="4718887E" w14:textId="77777777" w:rsidR="00AB26E9" w:rsidRDefault="00AB26E9" w:rsidP="00AB26E9">
      <w:pPr>
        <w:pStyle w:val="Bibliography"/>
      </w:pPr>
      <w:r>
        <w:lastRenderedPageBreak/>
        <w:t xml:space="preserve">Freeman, B.G., Scholer, M.N., Ruiz-Gutierrez, V. &amp; Fitzpatrick, J.W. (2018). Climate change causes upslope shifts and mountaintop extirpations in a tropical bird community. </w:t>
      </w:r>
      <w:r>
        <w:rPr>
          <w:i/>
          <w:iCs/>
        </w:rPr>
        <w:t>Proceedings of the National Academy of Sciences</w:t>
      </w:r>
      <w:r>
        <w:t>, 115, 11982–11987.</w:t>
      </w:r>
    </w:p>
    <w:p w14:paraId="13392770" w14:textId="77777777" w:rsidR="00AB26E9" w:rsidRDefault="00AB26E9" w:rsidP="00AB26E9">
      <w:pPr>
        <w:pStyle w:val="Bibliography"/>
      </w:pPr>
      <w:r>
        <w:t xml:space="preserve">Gaston, K.J., Blackburn, T.M., Greenwood, J.J., Gregory, R.D., Quinn, R.M. &amp; Lawton, J.H. (2000). Abundance–occupancy relationships. </w:t>
      </w:r>
      <w:r>
        <w:rPr>
          <w:i/>
          <w:iCs/>
        </w:rPr>
        <w:t>Journal of Applied Ecology</w:t>
      </w:r>
      <w:r>
        <w:t>, 37, 39–59.</w:t>
      </w:r>
    </w:p>
    <w:p w14:paraId="12AAA91D" w14:textId="77777777" w:rsidR="00AB26E9" w:rsidRDefault="00AB26E9" w:rsidP="00AB26E9">
      <w:pPr>
        <w:pStyle w:val="Bibliography"/>
      </w:pPr>
      <w:r>
        <w:t>GBIF.org. (2022). Occurrence Download for High Latitude, North American Butterflies.</w:t>
      </w:r>
    </w:p>
    <w:p w14:paraId="38268491" w14:textId="77777777" w:rsidR="00AB26E9" w:rsidRDefault="00AB26E9" w:rsidP="00AB26E9">
      <w:pPr>
        <w:pStyle w:val="Bibliography"/>
      </w:pPr>
      <w:r>
        <w:t xml:space="preserve">Gelman, A. &amp; Rubin, D.B. (1992). Inference from iterative simulation using multiple sequences. </w:t>
      </w:r>
      <w:r>
        <w:rPr>
          <w:i/>
          <w:iCs/>
        </w:rPr>
        <w:t>Statistical science</w:t>
      </w:r>
      <w:r>
        <w:t>, 457–472.</w:t>
      </w:r>
    </w:p>
    <w:p w14:paraId="38B89002" w14:textId="77777777" w:rsidR="00AB26E9" w:rsidRDefault="00AB26E9" w:rsidP="00AB26E9">
      <w:pPr>
        <w:pStyle w:val="Bibliography"/>
      </w:pPr>
      <w:r>
        <w:t xml:space="preserve">Girardin, M.P. &amp; Mudelsee, M. (2008). Past and future changes in Canadian boreal wildfire activity. </w:t>
      </w:r>
      <w:r>
        <w:rPr>
          <w:i/>
          <w:iCs/>
        </w:rPr>
        <w:t>Ecological Applications</w:t>
      </w:r>
      <w:r>
        <w:t>, 18, 391–406.</w:t>
      </w:r>
    </w:p>
    <w:p w14:paraId="1B7974B2" w14:textId="77777777" w:rsidR="00AB26E9" w:rsidRDefault="00AB26E9" w:rsidP="00AB26E9">
      <w:pPr>
        <w:pStyle w:val="Bibliography"/>
      </w:pPr>
      <w:r>
        <w:t xml:space="preserve">Glassberg, J. (2018). </w:t>
      </w:r>
      <w:r>
        <w:rPr>
          <w:i/>
          <w:iCs/>
        </w:rPr>
        <w:t>A swift guide to butterflies of Mexico and Central America</w:t>
      </w:r>
      <w:r>
        <w:t>. Princeton University Press.</w:t>
      </w:r>
    </w:p>
    <w:p w14:paraId="1D7E8D95" w14:textId="77777777" w:rsidR="00AB26E9" w:rsidRDefault="00AB26E9" w:rsidP="00AB26E9">
      <w:pPr>
        <w:pStyle w:val="Bibliography"/>
      </w:pPr>
      <w:r>
        <w:t xml:space="preserve">Grames, E.M., Montgomery, G.A., Youngflesh, C., Tingley, M.W. &amp; Elphick, C.S. (2023). The effect of insect food availability on songbird reproductive success and chick body condition: Evidence from a systematic review and meta-analysis. </w:t>
      </w:r>
      <w:r>
        <w:rPr>
          <w:i/>
          <w:iCs/>
        </w:rPr>
        <w:t>Ecology Letters</w:t>
      </w:r>
      <w:r>
        <w:t>.</w:t>
      </w:r>
    </w:p>
    <w:p w14:paraId="1B0A5A75" w14:textId="77777777" w:rsidR="00AB26E9" w:rsidRDefault="00AB26E9" w:rsidP="00AB26E9">
      <w:pPr>
        <w:pStyle w:val="Bibliography"/>
      </w:pPr>
      <w:r>
        <w:t xml:space="preserve">Guzman, L.M., Johnson, S.A., Mooers, A.O. &amp; M’Gonigle, L.K. (2021). Using historical data to estimate bumble bee occurrence: Variable trends across species provide little support for community-level declines. </w:t>
      </w:r>
      <w:r>
        <w:rPr>
          <w:i/>
          <w:iCs/>
        </w:rPr>
        <w:t>Biological Conservation</w:t>
      </w:r>
      <w:r>
        <w:t>, 257, 109141.</w:t>
      </w:r>
    </w:p>
    <w:p w14:paraId="773CFF5C" w14:textId="77777777" w:rsidR="00AB26E9" w:rsidRDefault="00AB26E9" w:rsidP="00AB26E9">
      <w:pPr>
        <w:pStyle w:val="Bibliography"/>
      </w:pPr>
      <w:r>
        <w:t xml:space="preserve">Haddad, N.M. (1999). Corridor and distance effects on interpatch movements: a landscape experiment with butterflies. </w:t>
      </w:r>
      <w:r>
        <w:rPr>
          <w:i/>
          <w:iCs/>
        </w:rPr>
        <w:t>Ecological Applications</w:t>
      </w:r>
      <w:r>
        <w:t>, 9, 612–622.</w:t>
      </w:r>
    </w:p>
    <w:p w14:paraId="7A1D69D9" w14:textId="77777777" w:rsidR="00AB26E9" w:rsidRDefault="00AB26E9" w:rsidP="00AB26E9">
      <w:pPr>
        <w:pStyle w:val="Bibliography"/>
      </w:pPr>
      <w:r>
        <w:t xml:space="preserve">Haddad, N.M. &amp; Tewksbury, J.J. (2005). Low-quality habitat corridors as movement conduits for two butterfly species. </w:t>
      </w:r>
      <w:r>
        <w:rPr>
          <w:i/>
          <w:iCs/>
        </w:rPr>
        <w:t>Ecological Applications</w:t>
      </w:r>
      <w:r>
        <w:t>, 15, 250–257.</w:t>
      </w:r>
    </w:p>
    <w:p w14:paraId="5572ACBB" w14:textId="77777777" w:rsidR="00AB26E9" w:rsidRDefault="00AB26E9" w:rsidP="00AB26E9">
      <w:pPr>
        <w:pStyle w:val="Bibliography"/>
      </w:pPr>
      <w:r>
        <w:t xml:space="preserve">Hällfors, M., Poyry, J., Heliola, J., Kohonen, I., Kuussaari, M., Leinonen, R., </w:t>
      </w:r>
      <w:r>
        <w:rPr>
          <w:i/>
          <w:iCs/>
        </w:rPr>
        <w:t>et al.</w:t>
      </w:r>
      <w:r>
        <w:t xml:space="preserve"> (2021). Combining range and phenology shifts offers a winning strategy for boreal Lepidoptera. </w:t>
      </w:r>
      <w:r>
        <w:rPr>
          <w:i/>
          <w:iCs/>
        </w:rPr>
        <w:t>Ecology Letters</w:t>
      </w:r>
      <w:r>
        <w:t>, 24, 1619–1632.</w:t>
      </w:r>
    </w:p>
    <w:p w14:paraId="2B59685D" w14:textId="77777777" w:rsidR="00AB26E9" w:rsidRDefault="00AB26E9" w:rsidP="00AB26E9">
      <w:pPr>
        <w:pStyle w:val="Bibliography"/>
      </w:pPr>
      <w:r>
        <w:t xml:space="preserve">Hällfors, M.H., Heikkinen, R.K., Kuussaari, M., Lehikoinen, A., Luoto, M., Pöyry, J., </w:t>
      </w:r>
      <w:r>
        <w:rPr>
          <w:i/>
          <w:iCs/>
        </w:rPr>
        <w:t>et al.</w:t>
      </w:r>
      <w:r>
        <w:t xml:space="preserve"> (2023). Recent range shifts of moths, butterflies, and birds are driven by the breadth of their climatic niche. </w:t>
      </w:r>
      <w:r>
        <w:rPr>
          <w:i/>
          <w:iCs/>
        </w:rPr>
        <w:t>Evolution Letters</w:t>
      </w:r>
      <w:r>
        <w:t>, qrad004.</w:t>
      </w:r>
    </w:p>
    <w:p w14:paraId="200576E1" w14:textId="77777777" w:rsidR="00AB26E9" w:rsidRDefault="00AB26E9" w:rsidP="00AB26E9">
      <w:pPr>
        <w:pStyle w:val="Bibliography"/>
      </w:pPr>
      <w:r>
        <w:t xml:space="preserve">Hanes, C.C., Wang, X., Jain, P., Parisien, M.-A., Little, J.M. &amp; Flannigan, M.D. (2019). Fire-regime changes in Canada over the last half century. </w:t>
      </w:r>
      <w:r>
        <w:rPr>
          <w:i/>
          <w:iCs/>
        </w:rPr>
        <w:t>Canadian Journal of Forest Research</w:t>
      </w:r>
      <w:r>
        <w:t>, 49, 256–269.</w:t>
      </w:r>
    </w:p>
    <w:p w14:paraId="0CAE46F8" w14:textId="77777777" w:rsidR="00AB26E9" w:rsidRDefault="00AB26E9" w:rsidP="00AB26E9">
      <w:pPr>
        <w:pStyle w:val="Bibliography"/>
      </w:pPr>
      <w:r>
        <w:t xml:space="preserve">Harris, I., Osborn, T.J., Jones, P. &amp; Lister, D. (2020a). Version 4 of the CRU TS monthly high-resolution gridded multivariate climate dataset. </w:t>
      </w:r>
      <w:r>
        <w:rPr>
          <w:i/>
          <w:iCs/>
        </w:rPr>
        <w:t>Scientific data</w:t>
      </w:r>
      <w:r>
        <w:t>, 7, 1–18.</w:t>
      </w:r>
    </w:p>
    <w:p w14:paraId="14E55889" w14:textId="77777777" w:rsidR="00AB26E9" w:rsidRDefault="00AB26E9" w:rsidP="00AB26E9">
      <w:pPr>
        <w:pStyle w:val="Bibliography"/>
      </w:pPr>
      <w:r>
        <w:t>Harris, I.C., Jones, P.D. &amp; Osborn, T. (2020b). CRU TS4.04: Climatic Research Unit (CRU) Time-Series (TS) version 4.04 of high-resolution gridded data of month-by-month variation in climate (January 1901 – December 2019).</w:t>
      </w:r>
    </w:p>
    <w:p w14:paraId="3D823B57" w14:textId="77777777" w:rsidR="00AB26E9" w:rsidRDefault="00AB26E9" w:rsidP="00AB26E9">
      <w:pPr>
        <w:pStyle w:val="Bibliography"/>
      </w:pPr>
      <w:r>
        <w:t xml:space="preserve">Heikkinen, R., Luoto, M., Leikola, N., Poyry, J., Settele, J., Kudrna, O., </w:t>
      </w:r>
      <w:r>
        <w:rPr>
          <w:i/>
          <w:iCs/>
        </w:rPr>
        <w:t>et al.</w:t>
      </w:r>
      <w:r>
        <w:t xml:space="preserve"> (2010). Assessing the vulnerability of European butterflies to climate change using multiple criteria. </w:t>
      </w:r>
      <w:r>
        <w:rPr>
          <w:i/>
          <w:iCs/>
        </w:rPr>
        <w:t>Biodiversity and Conservation</w:t>
      </w:r>
      <w:r>
        <w:t>, 19, 695–723.</w:t>
      </w:r>
    </w:p>
    <w:p w14:paraId="482B3B97" w14:textId="77777777" w:rsidR="00AB26E9" w:rsidRDefault="00AB26E9" w:rsidP="00AB26E9">
      <w:pPr>
        <w:pStyle w:val="Bibliography"/>
      </w:pPr>
      <w:r>
        <w:t>Heinrich, P.L., Gilbert, E., Cobb, N.S. &amp; Franz, N. (2015). Symbiota collections of arthropods network (SCAN): A data portal built to visualize, manipulate, and export species occurrences.</w:t>
      </w:r>
    </w:p>
    <w:p w14:paraId="3D99F888" w14:textId="77777777" w:rsidR="00AB26E9" w:rsidRDefault="00AB26E9" w:rsidP="00AB26E9">
      <w:pPr>
        <w:pStyle w:val="Bibliography"/>
      </w:pPr>
      <w:r>
        <w:t xml:space="preserve">Hijmans, R.J., Van Etten, J., Cheng, J., Mattiuzzi, M., Sumner, M., Greenberg, J.A., </w:t>
      </w:r>
      <w:r>
        <w:rPr>
          <w:i/>
          <w:iCs/>
        </w:rPr>
        <w:t>et al.</w:t>
      </w:r>
      <w:r>
        <w:t xml:space="preserve"> (2015). Package ‘raster.’ </w:t>
      </w:r>
      <w:r>
        <w:rPr>
          <w:i/>
          <w:iCs/>
        </w:rPr>
        <w:t>R package</w:t>
      </w:r>
      <w:r>
        <w:t>, 734, 473.</w:t>
      </w:r>
    </w:p>
    <w:p w14:paraId="56E049BA" w14:textId="77777777" w:rsidR="00AB26E9" w:rsidRDefault="00AB26E9" w:rsidP="00AB26E9">
      <w:pPr>
        <w:pStyle w:val="Bibliography"/>
      </w:pPr>
      <w:r>
        <w:t xml:space="preserve">Hill, J., Thomas, C., Fox, R., Telfer, M., Willis, S., Asher, J., </w:t>
      </w:r>
      <w:r>
        <w:rPr>
          <w:i/>
          <w:iCs/>
        </w:rPr>
        <w:t>et al.</w:t>
      </w:r>
      <w:r>
        <w:t xml:space="preserve"> (2002). Responses of butterflies to twentieth century climate warming: implications for future ranges. </w:t>
      </w:r>
      <w:r>
        <w:rPr>
          <w:i/>
          <w:iCs/>
        </w:rPr>
        <w:t>Proceedings of the Royal Society B-Biological Sciences</w:t>
      </w:r>
      <w:r>
        <w:t>, 269, 2163–2171.</w:t>
      </w:r>
    </w:p>
    <w:p w14:paraId="757959FB" w14:textId="77777777" w:rsidR="00AB26E9" w:rsidRDefault="00AB26E9" w:rsidP="00AB26E9">
      <w:pPr>
        <w:pStyle w:val="Bibliography"/>
      </w:pPr>
      <w:r>
        <w:t>Hodgson, J.A., Thomas, C.D., Dytham, C., Travis, J.M. &amp; Cornell, S.J. (2012). The speed of range shifts in fragmented landscapes.</w:t>
      </w:r>
    </w:p>
    <w:p w14:paraId="4B7DE439" w14:textId="77777777" w:rsidR="00AB26E9" w:rsidRDefault="00AB26E9" w:rsidP="00AB26E9">
      <w:pPr>
        <w:pStyle w:val="Bibliography"/>
      </w:pPr>
      <w:r>
        <w:t xml:space="preserve">Holland, M.M. &amp; Bitz, C.M. (2003). Polar amplification of climate change in coupled models. </w:t>
      </w:r>
      <w:r>
        <w:rPr>
          <w:i/>
          <w:iCs/>
        </w:rPr>
        <w:t>Climate dynamics</w:t>
      </w:r>
      <w:r>
        <w:t>, 21, 221–232.</w:t>
      </w:r>
    </w:p>
    <w:p w14:paraId="37A94A3B" w14:textId="77777777" w:rsidR="00AB26E9" w:rsidRDefault="00AB26E9" w:rsidP="00AB26E9">
      <w:pPr>
        <w:pStyle w:val="Bibliography"/>
      </w:pPr>
      <w:r>
        <w:lastRenderedPageBreak/>
        <w:t xml:space="preserve">Jackson, H.M., Johnson, S.A., Morandin, L.A., Richardson, L.L., Guzman, L.M. &amp; M’Gonigle, L.K. (2022). Climate change winners and losers among North American bumblebees. </w:t>
      </w:r>
      <w:r>
        <w:rPr>
          <w:i/>
          <w:iCs/>
        </w:rPr>
        <w:t>Biology Letters</w:t>
      </w:r>
      <w:r>
        <w:t>, 18, 20210551.</w:t>
      </w:r>
    </w:p>
    <w:p w14:paraId="74918602" w14:textId="77777777" w:rsidR="00AB26E9" w:rsidRDefault="00AB26E9" w:rsidP="00AB26E9">
      <w:pPr>
        <w:pStyle w:val="Bibliography"/>
      </w:pPr>
      <w:r>
        <w:t xml:space="preserve">Johansson, V., Gustafsson, L., Andersson, P. &amp; Hylander, K. (2020). Fewer butterflies and a different composition of bees, wasps and hoverflies on recently burned compared to unburned clear-cuts, regardless of burn severity. </w:t>
      </w:r>
      <w:r>
        <w:rPr>
          <w:i/>
          <w:iCs/>
        </w:rPr>
        <w:t>Forest Ecology and Management</w:t>
      </w:r>
      <w:r>
        <w:t>, 463, 118033.</w:t>
      </w:r>
    </w:p>
    <w:p w14:paraId="0DCEECFF" w14:textId="77777777" w:rsidR="00AB26E9" w:rsidRDefault="00AB26E9" w:rsidP="00AB26E9">
      <w:pPr>
        <w:pStyle w:val="Bibliography"/>
      </w:pPr>
      <w:r>
        <w:t xml:space="preserve">Jönsson, G.M., Broad, G.R., Sumner, S. &amp; Isaac, N.J. (2021). A century of social wasp occupancy trends from natural history collections: spatiotemporal resolutions have little effect on model performance. </w:t>
      </w:r>
      <w:r>
        <w:rPr>
          <w:i/>
          <w:iCs/>
        </w:rPr>
        <w:t>Insect Conservation and Diversity</w:t>
      </w:r>
      <w:r>
        <w:t>, 14, 543–555.</w:t>
      </w:r>
    </w:p>
    <w:p w14:paraId="5666A643" w14:textId="77777777" w:rsidR="00AB26E9" w:rsidRDefault="00AB26E9" w:rsidP="00AB26E9">
      <w:pPr>
        <w:pStyle w:val="Bibliography"/>
      </w:pPr>
      <w:r>
        <w:t xml:space="preserve">Joseph, M.B. (2020). Neural hierarchical models of ecological populations. </w:t>
      </w:r>
      <w:r>
        <w:rPr>
          <w:i/>
          <w:iCs/>
        </w:rPr>
        <w:t>Ecology Letters</w:t>
      </w:r>
      <w:r>
        <w:t>, 23, 734–747.</w:t>
      </w:r>
    </w:p>
    <w:p w14:paraId="3B0537F3" w14:textId="77777777" w:rsidR="00AB26E9" w:rsidRDefault="00AB26E9" w:rsidP="00AB26E9">
      <w:pPr>
        <w:pStyle w:val="Bibliography"/>
      </w:pPr>
      <w:r>
        <w:t xml:space="preserve">Keinath, D.A., Doak, D.F., Hodges, K.E., Prugh, L.R., Fagan, W., Sekercioglu, C.H., </w:t>
      </w:r>
      <w:r>
        <w:rPr>
          <w:i/>
          <w:iCs/>
        </w:rPr>
        <w:t>et al.</w:t>
      </w:r>
      <w:r>
        <w:t xml:space="preserve"> (2017). A global analysis of traits predicting species sensitivity to habitat fragmentation. </w:t>
      </w:r>
      <w:r>
        <w:rPr>
          <w:i/>
          <w:iCs/>
        </w:rPr>
        <w:t>Global Ecology and Biogeography</w:t>
      </w:r>
      <w:r>
        <w:t>, 26, 115–127.</w:t>
      </w:r>
    </w:p>
    <w:p w14:paraId="5240366D" w14:textId="77777777" w:rsidR="00AB26E9" w:rsidRDefault="00AB26E9" w:rsidP="00AB26E9">
      <w:pPr>
        <w:pStyle w:val="Bibliography"/>
      </w:pPr>
      <w:r>
        <w:t xml:space="preserve">Kellermann, V. &amp; van Heerwaarden, B. (2019). Terrestrial insects and climate change: adaptive responses in key traits. </w:t>
      </w:r>
      <w:r>
        <w:rPr>
          <w:i/>
          <w:iCs/>
        </w:rPr>
        <w:t>Physiological Entomology</w:t>
      </w:r>
      <w:r>
        <w:t>, 44, 99–115.</w:t>
      </w:r>
    </w:p>
    <w:p w14:paraId="0474C293" w14:textId="77777777" w:rsidR="00AB26E9" w:rsidRDefault="00AB26E9" w:rsidP="00AB26E9">
      <w:pPr>
        <w:pStyle w:val="Bibliography"/>
      </w:pPr>
      <w:r>
        <w:t xml:space="preserve">Kelling, S., Johnston, A., Bonn, A., Fink, D., Ruiz-Gutierrez, V., Bonney, R., </w:t>
      </w:r>
      <w:r>
        <w:rPr>
          <w:i/>
          <w:iCs/>
        </w:rPr>
        <w:t>et al.</w:t>
      </w:r>
      <w:r>
        <w:t xml:space="preserve"> (2019). Using semistructured surveys to improve citizen science data for monitoring biodiversity. </w:t>
      </w:r>
      <w:r>
        <w:rPr>
          <w:i/>
          <w:iCs/>
        </w:rPr>
        <w:t>BioScience</w:t>
      </w:r>
      <w:r>
        <w:t>, 69, 170–179.</w:t>
      </w:r>
    </w:p>
    <w:p w14:paraId="0E59461D" w14:textId="77777777" w:rsidR="00AB26E9" w:rsidRDefault="00AB26E9" w:rsidP="00AB26E9">
      <w:pPr>
        <w:pStyle w:val="Bibliography"/>
      </w:pPr>
      <w:r>
        <w:t xml:space="preserve">Kellner, K. (2021). </w:t>
      </w:r>
      <w:r>
        <w:rPr>
          <w:i/>
          <w:iCs/>
        </w:rPr>
        <w:t>jagsUI: A Wrapper Around “rjags” to Streamline “JAGS” Analyses</w:t>
      </w:r>
      <w:r>
        <w:t>.</w:t>
      </w:r>
    </w:p>
    <w:p w14:paraId="11E38FAB" w14:textId="77777777" w:rsidR="00AB26E9" w:rsidRDefault="00AB26E9" w:rsidP="00AB26E9">
      <w:pPr>
        <w:pStyle w:val="Bibliography"/>
      </w:pPr>
      <w:r>
        <w:t xml:space="preserve">Keret, N., Mutanen, M., Orell, M., Itamies, J. &amp; Valimaki, P. (2020). Climate change-driven elevational changes among boreal nocturnal moths. </w:t>
      </w:r>
      <w:r>
        <w:rPr>
          <w:i/>
          <w:iCs/>
        </w:rPr>
        <w:t>Oecologia</w:t>
      </w:r>
      <w:r>
        <w:t>, 192, 1085–1098.</w:t>
      </w:r>
    </w:p>
    <w:p w14:paraId="620B5162" w14:textId="77777777" w:rsidR="00AB26E9" w:rsidRDefault="00AB26E9" w:rsidP="00AB26E9">
      <w:pPr>
        <w:pStyle w:val="Bibliography"/>
      </w:pPr>
      <w:r>
        <w:t>Kéry, M. &amp; Royle, J.A. (2015). Applied Hierarchical Modeling in Ecology: Analysis of Distribution, Abundance and Species Richness in R and BUGS.</w:t>
      </w:r>
    </w:p>
    <w:p w14:paraId="673E1AA1" w14:textId="77777777" w:rsidR="00AB26E9" w:rsidRDefault="00AB26E9" w:rsidP="00AB26E9">
      <w:pPr>
        <w:pStyle w:val="Bibliography"/>
      </w:pPr>
      <w:r>
        <w:t xml:space="preserve">Kremen, C., Chaplin-Kramer, R., &amp; others. (2007). Insects as providers of ecosystem services: crop pollination and pest control. In: </w:t>
      </w:r>
      <w:r>
        <w:rPr>
          <w:i/>
          <w:iCs/>
        </w:rPr>
        <w:t>Insect conservation biology: proceedings of the royal entomological society’s 23rd symposium</w:t>
      </w:r>
      <w:r>
        <w:t>. CABI Publishing, pp. 349–382.</w:t>
      </w:r>
    </w:p>
    <w:p w14:paraId="54908042" w14:textId="77777777" w:rsidR="00AB26E9" w:rsidRDefault="00AB26E9" w:rsidP="00AB26E9">
      <w:pPr>
        <w:pStyle w:val="Bibliography"/>
      </w:pPr>
      <w:r>
        <w:t xml:space="preserve">Lamas, G. (2015). </w:t>
      </w:r>
      <w:r>
        <w:rPr>
          <w:i/>
          <w:iCs/>
        </w:rPr>
        <w:t>Catalog of the butterflies (Papilionoidea)</w:t>
      </w:r>
      <w:r>
        <w:t>. Available from author.</w:t>
      </w:r>
    </w:p>
    <w:p w14:paraId="469541C9" w14:textId="77777777" w:rsidR="00AB26E9" w:rsidRDefault="00AB26E9" w:rsidP="00AB26E9">
      <w:pPr>
        <w:pStyle w:val="Bibliography"/>
      </w:pPr>
      <w:r>
        <w:t xml:space="preserve">Larsen, E.A. &amp; Shirey, V. (2021). Method matters: pitfalls in analysing phenology from occurrence records. </w:t>
      </w:r>
      <w:r>
        <w:rPr>
          <w:i/>
          <w:iCs/>
        </w:rPr>
        <w:t>Ecology Letters</w:t>
      </w:r>
      <w:r>
        <w:t>, 24, 1287–1289.</w:t>
      </w:r>
    </w:p>
    <w:p w14:paraId="6709A5BE" w14:textId="77777777" w:rsidR="00AB26E9" w:rsidRDefault="00AB26E9" w:rsidP="00AB26E9">
      <w:pPr>
        <w:pStyle w:val="Bibliography"/>
      </w:pPr>
      <w:r>
        <w:t xml:space="preserve">Layne Jr, J.R. &amp; Kuharsky, D.K. (2000). Triggering of cryoprotectant synthesis in the woolly bear caterpillar (Pyrrharctia isabella Lepidoptera: Arctiidae). </w:t>
      </w:r>
      <w:r>
        <w:rPr>
          <w:i/>
          <w:iCs/>
        </w:rPr>
        <w:t>Journal of Experimental Zoology</w:t>
      </w:r>
      <w:r>
        <w:t>, 286, 367–371.</w:t>
      </w:r>
    </w:p>
    <w:p w14:paraId="78284F2C" w14:textId="77777777" w:rsidR="00AB26E9" w:rsidRDefault="00AB26E9" w:rsidP="00AB26E9">
      <w:pPr>
        <w:pStyle w:val="Bibliography"/>
      </w:pPr>
      <w:r>
        <w:t xml:space="preserve">Lewthwaite, J.M., Debinski, D.M. &amp; Kerr, J.T. (2017). High community turnover and dispersal limitation relative to rapid climate change. </w:t>
      </w:r>
      <w:r>
        <w:rPr>
          <w:i/>
          <w:iCs/>
        </w:rPr>
        <w:t>Global Ecology and Biogeography</w:t>
      </w:r>
      <w:r>
        <w:t>, 26, 459–471.</w:t>
      </w:r>
    </w:p>
    <w:p w14:paraId="3D72536E" w14:textId="77777777" w:rsidR="00AB26E9" w:rsidRDefault="00AB26E9" w:rsidP="00AB26E9">
      <w:pPr>
        <w:pStyle w:val="Bibliography"/>
      </w:pPr>
      <w:r>
        <w:t xml:space="preserve">Lewthwaite, J.M.M., Angert, A.L., Kembel, S.W., Goring, S.J., Davies, T.J., Mooers, A.Ø., </w:t>
      </w:r>
      <w:r>
        <w:rPr>
          <w:i/>
          <w:iCs/>
        </w:rPr>
        <w:t>et al.</w:t>
      </w:r>
      <w:r>
        <w:t xml:space="preserve"> (2018). Canadian butterfly climate debt is significant and correlated with range size. </w:t>
      </w:r>
      <w:r>
        <w:rPr>
          <w:i/>
          <w:iCs/>
        </w:rPr>
        <w:t>Ecography</w:t>
      </w:r>
      <w:r>
        <w:t>, 41, 2005–2015.</w:t>
      </w:r>
    </w:p>
    <w:p w14:paraId="65F773F5" w14:textId="77777777" w:rsidR="00AB26E9" w:rsidRDefault="00AB26E9" w:rsidP="00AB26E9">
      <w:pPr>
        <w:pStyle w:val="Bibliography"/>
      </w:pPr>
      <w:r>
        <w:t xml:space="preserve">MacKenzie, D.I., Nichols, J.D., Lachman, G.B., Droege, S., Andrew Royle, J. &amp; Langtimm, C.A. (2002). Estimating site occupancy rates when detection probabilities are less than one. </w:t>
      </w:r>
      <w:r>
        <w:rPr>
          <w:i/>
          <w:iCs/>
        </w:rPr>
        <w:t>Ecology</w:t>
      </w:r>
      <w:r>
        <w:t>, 83, 2248–2255.</w:t>
      </w:r>
    </w:p>
    <w:p w14:paraId="61286567" w14:textId="77777777" w:rsidR="00AB26E9" w:rsidRDefault="00AB26E9" w:rsidP="00AB26E9">
      <w:pPr>
        <w:pStyle w:val="Bibliography"/>
      </w:pPr>
      <w:r>
        <w:t xml:space="preserve">Marris, E. (2007). The escalator effect. </w:t>
      </w:r>
      <w:r>
        <w:rPr>
          <w:i/>
          <w:iCs/>
        </w:rPr>
        <w:t>Nature Reports Climate Change</w:t>
      </w:r>
      <w:r>
        <w:t>, 1, 94–96.</w:t>
      </w:r>
    </w:p>
    <w:p w14:paraId="65C713BB" w14:textId="77777777" w:rsidR="00AB26E9" w:rsidRDefault="00AB26E9" w:rsidP="00AB26E9">
      <w:pPr>
        <w:pStyle w:val="Bibliography"/>
      </w:pPr>
      <w:r>
        <w:t xml:space="preserve">Mason Jr, S.C., Shirey, V., Ponisio, L.C. &amp; Gelhaus, J.K. (2021). Responses from bees, butterflies, and ground beetles to different fire and site characteristics: a global meta-analysis. </w:t>
      </w:r>
      <w:r>
        <w:rPr>
          <w:i/>
          <w:iCs/>
        </w:rPr>
        <w:t>Biological Conservation</w:t>
      </w:r>
      <w:r>
        <w:t>, 261, 109265.</w:t>
      </w:r>
    </w:p>
    <w:p w14:paraId="214CDBAE" w14:textId="77777777" w:rsidR="00AB26E9" w:rsidRDefault="00AB26E9" w:rsidP="00AB26E9">
      <w:pPr>
        <w:pStyle w:val="Bibliography"/>
      </w:pPr>
      <w:r>
        <w:t xml:space="preserve">McCrystall, M.R., Stroeve, J., Serreze, M., Forbes, B.C. &amp; Screen, J.A. (2021). New climate models reveal faster and larger increases in Arctic precipitation than previously projected. </w:t>
      </w:r>
      <w:r>
        <w:rPr>
          <w:i/>
          <w:iCs/>
        </w:rPr>
        <w:t>Nature communications</w:t>
      </w:r>
      <w:r>
        <w:t>, 12, 1–12.</w:t>
      </w:r>
    </w:p>
    <w:p w14:paraId="1C946786" w14:textId="77777777" w:rsidR="00AB26E9" w:rsidRDefault="00AB26E9" w:rsidP="00AB26E9">
      <w:pPr>
        <w:pStyle w:val="Bibliography"/>
      </w:pPr>
      <w:r>
        <w:lastRenderedPageBreak/>
        <w:t xml:space="preserve">McMahon, C.R. &amp; Hays, G.C. (2006). Thermal niche, large-scale movements and implications of climate change for a critically endangered marine vertebrate. </w:t>
      </w:r>
      <w:r>
        <w:rPr>
          <w:i/>
          <w:iCs/>
        </w:rPr>
        <w:t>Global Change Biology</w:t>
      </w:r>
      <w:r>
        <w:t>, 12, 1330–1338.</w:t>
      </w:r>
    </w:p>
    <w:p w14:paraId="045433D5" w14:textId="77777777" w:rsidR="00AB26E9" w:rsidRDefault="00AB26E9" w:rsidP="00AB26E9">
      <w:pPr>
        <w:pStyle w:val="Bibliography"/>
      </w:pPr>
      <w:r>
        <w:t xml:space="preserve">Memmott, J., Waser, N.M. &amp; Price, M.V. (2004). Tolerance of pollination networks to species extinctions. </w:t>
      </w:r>
      <w:r>
        <w:rPr>
          <w:i/>
          <w:iCs/>
        </w:rPr>
        <w:t>Proceedings of the Royal Society of London. Series B: Biological Sciences</w:t>
      </w:r>
      <w:r>
        <w:t>, 271, 2605–2611.</w:t>
      </w:r>
    </w:p>
    <w:p w14:paraId="2D55360A" w14:textId="77777777" w:rsidR="00AB26E9" w:rsidRDefault="00AB26E9" w:rsidP="00AB26E9">
      <w:pPr>
        <w:pStyle w:val="Bibliography"/>
      </w:pPr>
      <w:r>
        <w:t xml:space="preserve">Meyer, C., Jetz, W., Guralnick, R.P., Fritz, S.A. &amp; Kreft, H. (2016). Range geometry and socio-economics dominate species-level biases in occurrence information. </w:t>
      </w:r>
      <w:r>
        <w:rPr>
          <w:i/>
          <w:iCs/>
        </w:rPr>
        <w:t>Global Ecology and Biogeography</w:t>
      </w:r>
      <w:r>
        <w:t>, 25, 1181–1193.</w:t>
      </w:r>
    </w:p>
    <w:p w14:paraId="3906F84C" w14:textId="77777777" w:rsidR="00AB26E9" w:rsidRDefault="00AB26E9" w:rsidP="00AB26E9">
      <w:pPr>
        <w:pStyle w:val="Bibliography"/>
      </w:pPr>
      <w:r>
        <w:t xml:space="preserve">Ono, J., Watanabe, M., Komuro, Y., Tatebe, H. &amp; Abe, M. (2022). Enhanced Arctic warming amplification revealed in a low-emission scenario. </w:t>
      </w:r>
      <w:r>
        <w:rPr>
          <w:i/>
          <w:iCs/>
        </w:rPr>
        <w:t>Communications Earth &amp; Environment</w:t>
      </w:r>
      <w:r>
        <w:t>, 3, 27.</w:t>
      </w:r>
    </w:p>
    <w:p w14:paraId="5B704D34" w14:textId="77777777" w:rsidR="00AB26E9" w:rsidRDefault="00AB26E9" w:rsidP="00AB26E9">
      <w:pPr>
        <w:pStyle w:val="Bibliography"/>
      </w:pPr>
      <w:r>
        <w:t xml:space="preserve">Pagel, M. (1999). Inferring the historical patterns of biological evolution. </w:t>
      </w:r>
      <w:r>
        <w:rPr>
          <w:i/>
          <w:iCs/>
        </w:rPr>
        <w:t>Nature</w:t>
      </w:r>
      <w:r>
        <w:t>, 401, 877–884.</w:t>
      </w:r>
    </w:p>
    <w:p w14:paraId="7E4EBCAC" w14:textId="77777777" w:rsidR="00AB26E9" w:rsidRDefault="00AB26E9" w:rsidP="00AB26E9">
      <w:pPr>
        <w:pStyle w:val="Bibliography"/>
      </w:pPr>
      <w:r>
        <w:t xml:space="preserve">Parmesan, C., Ryrholm, N., Stefanescu, C., Hill, J., Thomas, C., Descimon, H., </w:t>
      </w:r>
      <w:r>
        <w:rPr>
          <w:i/>
          <w:iCs/>
        </w:rPr>
        <w:t>et al.</w:t>
      </w:r>
      <w:r>
        <w:t xml:space="preserve"> (1999). Poleward shifts in geographical ranges of butterfly species associated with regional warming. </w:t>
      </w:r>
      <w:r>
        <w:rPr>
          <w:i/>
          <w:iCs/>
        </w:rPr>
        <w:t>Nature</w:t>
      </w:r>
      <w:r>
        <w:t>, 399, 579–583.</w:t>
      </w:r>
    </w:p>
    <w:p w14:paraId="2DA90B32" w14:textId="77777777" w:rsidR="00AB26E9" w:rsidRDefault="00AB26E9" w:rsidP="00AB26E9">
      <w:pPr>
        <w:pStyle w:val="Bibliography"/>
      </w:pPr>
      <w:r>
        <w:t>Pavulaan, H. &amp; Wright, D.M. (2000). The Biology, Life History, and Taxonomy of Celastrina neglectamajor (Lycaenidae: Polyommatinae).</w:t>
      </w:r>
    </w:p>
    <w:p w14:paraId="491F489E" w14:textId="77777777" w:rsidR="00AB26E9" w:rsidRDefault="00AB26E9" w:rsidP="00AB26E9">
      <w:pPr>
        <w:pStyle w:val="Bibliography"/>
      </w:pPr>
      <w:r>
        <w:t>Pavulaan, H. &amp; Wright, D.M. (2005). Celastrina serotina (Lycaenidae: Polyommatinae): a new butterfly species from the northeastern United States and eastern Canada.</w:t>
      </w:r>
    </w:p>
    <w:p w14:paraId="5031ABDD" w14:textId="77777777" w:rsidR="00AB26E9" w:rsidRDefault="00AB26E9" w:rsidP="00AB26E9">
      <w:pPr>
        <w:pStyle w:val="Bibliography"/>
      </w:pPr>
      <w:r>
        <w:t xml:space="preserve">Plummer, M. (2003). JAGS: A program for analysis of Bayesian graphical models using Gibbs sampling. In: </w:t>
      </w:r>
      <w:r>
        <w:rPr>
          <w:i/>
          <w:iCs/>
        </w:rPr>
        <w:t>Proceedings of the 3rd international workshop on distributed statistical computing</w:t>
      </w:r>
      <w:r>
        <w:t>. Vienna, Austria., pp. 1–10.</w:t>
      </w:r>
    </w:p>
    <w:p w14:paraId="1C9B2EA7" w14:textId="77777777" w:rsidR="00AB26E9" w:rsidRDefault="00AB26E9" w:rsidP="00AB26E9">
      <w:pPr>
        <w:pStyle w:val="Bibliography"/>
      </w:pPr>
      <w:r>
        <w:t xml:space="preserve">Pöyry, J., Luoto, M., Heikkinen, R., Kuussaari, M. &amp; Saarinen, K. (2009). Species traits explain recent range shifts of Finnish butterflies. </w:t>
      </w:r>
      <w:r>
        <w:rPr>
          <w:i/>
          <w:iCs/>
        </w:rPr>
        <w:t>Global Change Biology</w:t>
      </w:r>
      <w:r>
        <w:t>, 15, 732–743.</w:t>
      </w:r>
    </w:p>
    <w:p w14:paraId="08598FB1" w14:textId="77777777" w:rsidR="00AB26E9" w:rsidRDefault="00AB26E9" w:rsidP="00AB26E9">
      <w:pPr>
        <w:pStyle w:val="Bibliography"/>
      </w:pPr>
      <w:r>
        <w:t xml:space="preserve">Ries, L., Zipkin, E.F. &amp; Guralnick, R.P. (2019). Tracking trends in monarch abundance over the 20th century is currently impossible using museum records. </w:t>
      </w:r>
      <w:r>
        <w:rPr>
          <w:i/>
          <w:iCs/>
        </w:rPr>
        <w:t>Proceedings of the National Academy of Sciences</w:t>
      </w:r>
      <w:r>
        <w:t>, 116, 13745–13748.</w:t>
      </w:r>
    </w:p>
    <w:p w14:paraId="6EEA36AA" w14:textId="77777777" w:rsidR="00AB26E9" w:rsidRDefault="00AB26E9" w:rsidP="00AB26E9">
      <w:pPr>
        <w:pStyle w:val="Bibliography"/>
      </w:pPr>
      <w:r>
        <w:t xml:space="preserve">Riva, F., Acorn, J.H. &amp; Nielsen, S.E. (2018a). Localized disturbances from oil sands developments increase butterfly diversity and abundance in Alberta’s boreal forests. </w:t>
      </w:r>
      <w:r>
        <w:rPr>
          <w:i/>
          <w:iCs/>
        </w:rPr>
        <w:t>Biological Conservation</w:t>
      </w:r>
      <w:r>
        <w:t>, 217, 173–180.</w:t>
      </w:r>
    </w:p>
    <w:p w14:paraId="2A400EE5" w14:textId="77777777" w:rsidR="00AB26E9" w:rsidRDefault="00AB26E9" w:rsidP="00AB26E9">
      <w:pPr>
        <w:pStyle w:val="Bibliography"/>
      </w:pPr>
      <w:r>
        <w:t xml:space="preserve">Riva, F., Acorn, J.H. &amp; Nielsen, S.E. (2018b). Narrow anthropogenic corridors direct the movement of a generalist boreal butterfly. </w:t>
      </w:r>
      <w:r>
        <w:rPr>
          <w:i/>
          <w:iCs/>
        </w:rPr>
        <w:t>Biology Letters</w:t>
      </w:r>
      <w:r>
        <w:t>, 14, 20170770.</w:t>
      </w:r>
    </w:p>
    <w:p w14:paraId="768839D6" w14:textId="77777777" w:rsidR="00AB26E9" w:rsidRDefault="00AB26E9" w:rsidP="00AB26E9">
      <w:pPr>
        <w:pStyle w:val="Bibliography"/>
      </w:pPr>
      <w:r>
        <w:t xml:space="preserve">Scott Chamberlain &amp; Eduard Szocs. (2013). taxize - taxonomic search and retrieval in R. </w:t>
      </w:r>
      <w:r>
        <w:rPr>
          <w:i/>
          <w:iCs/>
        </w:rPr>
        <w:t>F1000Research</w:t>
      </w:r>
      <w:r>
        <w:t>.</w:t>
      </w:r>
    </w:p>
    <w:p w14:paraId="631FADFE" w14:textId="77777777" w:rsidR="00AB26E9" w:rsidRDefault="00AB26E9" w:rsidP="00AB26E9">
      <w:pPr>
        <w:pStyle w:val="Bibliography"/>
      </w:pPr>
      <w:r>
        <w:t xml:space="preserve">Scridel, D., Bogliani, G., Pedrini, P., Iemma, A., von Hardenberg, A. &amp; Brambilla, M. (2017). Thermal niche predicts recent changes in range size for bird species. </w:t>
      </w:r>
      <w:r>
        <w:rPr>
          <w:i/>
          <w:iCs/>
        </w:rPr>
        <w:t>Climate Research</w:t>
      </w:r>
      <w:r>
        <w:t>, 73, 207–216.</w:t>
      </w:r>
    </w:p>
    <w:p w14:paraId="5162CECD" w14:textId="77777777" w:rsidR="00AB26E9" w:rsidRDefault="00AB26E9" w:rsidP="00AB26E9">
      <w:pPr>
        <w:pStyle w:val="Bibliography"/>
      </w:pPr>
      <w:r>
        <w:t xml:space="preserve">Sekar, S. (2012). A meta-analysis of the traits affecting dispersal ability in butterflies: can wingspan be used as a proxy? </w:t>
      </w:r>
      <w:r>
        <w:rPr>
          <w:i/>
          <w:iCs/>
        </w:rPr>
        <w:t>Journal of Animal Ecology</w:t>
      </w:r>
      <w:r>
        <w:t>, 81, 174–184.</w:t>
      </w:r>
    </w:p>
    <w:p w14:paraId="56A46D08" w14:textId="77777777" w:rsidR="00AB26E9" w:rsidRDefault="00AB26E9" w:rsidP="00AB26E9">
      <w:pPr>
        <w:pStyle w:val="Bibliography"/>
      </w:pPr>
      <w:r>
        <w:t xml:space="preserve">Shirey, V., Belitz, M.W., Barve, V. &amp; Guralnick, R. (2021). A complete inventory of North American butterfly occurrence data: narrowing data gaps, but increasing bias. </w:t>
      </w:r>
      <w:r>
        <w:rPr>
          <w:i/>
          <w:iCs/>
        </w:rPr>
        <w:t>Ecography</w:t>
      </w:r>
      <w:r>
        <w:t>, 44.</w:t>
      </w:r>
    </w:p>
    <w:p w14:paraId="7CF7AE95" w14:textId="77777777" w:rsidR="00AB26E9" w:rsidRDefault="00AB26E9" w:rsidP="00AB26E9">
      <w:pPr>
        <w:pStyle w:val="Bibliography"/>
      </w:pPr>
      <w:r>
        <w:t xml:space="preserve">Shirey, V., Khelifa, R., M’Gonigle, L.K. &amp; Guzman, L.M. (2022a). Occupancy-detection models for natural history museum data: promise and pitfalls. </w:t>
      </w:r>
      <w:r>
        <w:rPr>
          <w:i/>
          <w:iCs/>
        </w:rPr>
        <w:t>Methods in Ecology and Evolution</w:t>
      </w:r>
      <w:r>
        <w:t>, Early View.</w:t>
      </w:r>
    </w:p>
    <w:p w14:paraId="44F192CC" w14:textId="77777777" w:rsidR="00AB26E9" w:rsidRDefault="00AB26E9" w:rsidP="00AB26E9">
      <w:pPr>
        <w:pStyle w:val="Bibliography"/>
      </w:pPr>
      <w:r>
        <w:t xml:space="preserve">Shirey, V., Larsen, E., Doherty, A., Kim, C.A., Al-Sulaiman, F.T., Hinolan, J.D., </w:t>
      </w:r>
      <w:r>
        <w:rPr>
          <w:i/>
          <w:iCs/>
        </w:rPr>
        <w:t>et al.</w:t>
      </w:r>
      <w:r>
        <w:t xml:space="preserve"> (2022b). LepTraits 1.0 A globally comprehensive dataset of butterfly traits. </w:t>
      </w:r>
      <w:r>
        <w:rPr>
          <w:i/>
          <w:iCs/>
        </w:rPr>
        <w:t>Scientific data</w:t>
      </w:r>
      <w:r>
        <w:t>, 9, 1–7.</w:t>
      </w:r>
    </w:p>
    <w:p w14:paraId="029981F1" w14:textId="77777777" w:rsidR="00AB26E9" w:rsidRDefault="00AB26E9" w:rsidP="00AB26E9">
      <w:pPr>
        <w:pStyle w:val="Bibliography"/>
      </w:pPr>
      <w:r>
        <w:t xml:space="preserve">Slivinski, L.C., Compo, G.P., Whitaker, J.S., Sardeshmukh, P.D., Giese, B.S., McColl, C., </w:t>
      </w:r>
      <w:r>
        <w:rPr>
          <w:i/>
          <w:iCs/>
        </w:rPr>
        <w:t>et al.</w:t>
      </w:r>
      <w:r>
        <w:t xml:space="preserve"> (2019). Towards a more reliable historical reanalysis: Improvements for version 3 of the </w:t>
      </w:r>
      <w:r>
        <w:lastRenderedPageBreak/>
        <w:t xml:space="preserve">Twentieth Century Reanalysis system. </w:t>
      </w:r>
      <w:r>
        <w:rPr>
          <w:i/>
          <w:iCs/>
        </w:rPr>
        <w:t>Quarterly Journal of the Royal Meteorological Society</w:t>
      </w:r>
      <w:r>
        <w:t>, 145, 2876–2908.</w:t>
      </w:r>
    </w:p>
    <w:p w14:paraId="561AA842" w14:textId="77777777" w:rsidR="00AB26E9" w:rsidRDefault="00AB26E9" w:rsidP="00AB26E9">
      <w:pPr>
        <w:pStyle w:val="Bibliography"/>
      </w:pPr>
      <w:r>
        <w:t xml:space="preserve">van Strien, A.J., van Swaay, C.A.M. &amp; Termaat, T. (2013). Opportunistic citizen science data of animal species produce reliable estimates of distribution trends if analysed with occupancy models. </w:t>
      </w:r>
      <w:r>
        <w:rPr>
          <w:i/>
          <w:iCs/>
        </w:rPr>
        <w:t>Journal of Applied Ecology</w:t>
      </w:r>
      <w:r>
        <w:t>, 50, 1450–1458.</w:t>
      </w:r>
    </w:p>
    <w:p w14:paraId="57B5BE2D" w14:textId="77777777" w:rsidR="00AB26E9" w:rsidRDefault="00AB26E9" w:rsidP="00AB26E9">
      <w:pPr>
        <w:pStyle w:val="Bibliography"/>
      </w:pPr>
      <w:r>
        <w:t xml:space="preserve">Ulyshen, M.D., Hiers, J.K., Pokswinksi, S.M. &amp; Fair, C. (2022). Pyrodiversity promotes pollinator diversity in a fire-adapted landscape. </w:t>
      </w:r>
      <w:r>
        <w:rPr>
          <w:i/>
          <w:iCs/>
        </w:rPr>
        <w:t>Frontiers in Ecology and the Environment</w:t>
      </w:r>
      <w:r>
        <w:t>, 20, 78–83.</w:t>
      </w:r>
    </w:p>
    <w:p w14:paraId="724D98CA" w14:textId="77777777" w:rsidR="00AB26E9" w:rsidRDefault="00AB26E9" w:rsidP="00AB26E9">
      <w:pPr>
        <w:pStyle w:val="Bibliography"/>
      </w:pPr>
      <w:r>
        <w:t xml:space="preserve">Urban, M.C. (2018). Escalator to extinction. </w:t>
      </w:r>
      <w:r>
        <w:rPr>
          <w:i/>
          <w:iCs/>
        </w:rPr>
        <w:t>Proceedings of the National Academy of Sciences</w:t>
      </w:r>
      <w:r>
        <w:t>, 115, 11871–11873.</w:t>
      </w:r>
    </w:p>
    <w:p w14:paraId="25EB726C" w14:textId="77777777" w:rsidR="00AB26E9" w:rsidRDefault="00AB26E9" w:rsidP="00AB26E9">
      <w:pPr>
        <w:pStyle w:val="Bibliography"/>
      </w:pPr>
      <w:r>
        <w:t xml:space="preserve">Vehtari, A., Gelman, A. &amp; Gabry, J. (2017). Practical Bayesian model evaluation using leave-one-out cross-validation and WAIC. </w:t>
      </w:r>
      <w:r>
        <w:rPr>
          <w:i/>
          <w:iCs/>
        </w:rPr>
        <w:t>Statistics and computing</w:t>
      </w:r>
      <w:r>
        <w:t>, 27, 1413–1432.</w:t>
      </w:r>
    </w:p>
    <w:p w14:paraId="54916895" w14:textId="77777777" w:rsidR="00AB26E9" w:rsidRDefault="00AB26E9" w:rsidP="00AB26E9">
      <w:pPr>
        <w:pStyle w:val="Bibliography"/>
      </w:pPr>
      <w:r>
        <w:t xml:space="preserve">Vikhamar-Schuler, D., Isaksen, K., Haugen, J.E., Tømmervik, H., Luks, B., Schuler, T.V., </w:t>
      </w:r>
      <w:r>
        <w:rPr>
          <w:i/>
          <w:iCs/>
        </w:rPr>
        <w:t>et al.</w:t>
      </w:r>
      <w:r>
        <w:t xml:space="preserve"> (2016). Changes in winter warming events in the Nordic Arctic Region. </w:t>
      </w:r>
      <w:r>
        <w:rPr>
          <w:i/>
          <w:iCs/>
        </w:rPr>
        <w:t>Journal of climate</w:t>
      </w:r>
      <w:r>
        <w:t>, 29, 6223–6244.</w:t>
      </w:r>
    </w:p>
    <w:p w14:paraId="696603AD" w14:textId="77777777" w:rsidR="00AB26E9" w:rsidRDefault="00AB26E9" w:rsidP="00AB26E9">
      <w:pPr>
        <w:pStyle w:val="Bibliography"/>
      </w:pPr>
      <w:r>
        <w:t xml:space="preserve">Wagner, D., Fox, R., Salcido, D. &amp; Dyer, L. (2021a). A window to the world of global insect declines: Moth biodiversity trends are complex and heterogeneous. </w:t>
      </w:r>
      <w:r>
        <w:rPr>
          <w:i/>
          <w:iCs/>
        </w:rPr>
        <w:t>Proceedings of the National Academy of Sciences of the United States of America</w:t>
      </w:r>
      <w:r>
        <w:t>, 118.</w:t>
      </w:r>
    </w:p>
    <w:p w14:paraId="09A8051A" w14:textId="77777777" w:rsidR="00AB26E9" w:rsidRDefault="00AB26E9" w:rsidP="00AB26E9">
      <w:pPr>
        <w:pStyle w:val="Bibliography"/>
      </w:pPr>
      <w:r>
        <w:t xml:space="preserve">Wagner, D.L., Grames, E.M., Forister, M.L., Berenbaum, M.R. &amp; Stopak, D. (2021b). Insect decline in the Anthropocene: Death by a thousand cuts. </w:t>
      </w:r>
      <w:r>
        <w:rPr>
          <w:i/>
          <w:iCs/>
        </w:rPr>
        <w:t>Proceedings of the National Academy of Sciences</w:t>
      </w:r>
      <w:r>
        <w:t>, 118, e2023989118.</w:t>
      </w:r>
    </w:p>
    <w:p w14:paraId="0DD87696" w14:textId="77777777" w:rsidR="00AB26E9" w:rsidRDefault="00AB26E9" w:rsidP="00AB26E9">
      <w:pPr>
        <w:pStyle w:val="Bibliography"/>
      </w:pPr>
      <w:r>
        <w:t xml:space="preserve">Wepprich, T. (2019). Monarch butterfly trends are sensitive to unexamined changes in museum collections over time. </w:t>
      </w:r>
      <w:r>
        <w:rPr>
          <w:i/>
          <w:iCs/>
        </w:rPr>
        <w:t>Proceedings of the National Academy of Sciences</w:t>
      </w:r>
      <w:r>
        <w:t>, 116, 13742–13744.</w:t>
      </w:r>
    </w:p>
    <w:p w14:paraId="444A1E8D" w14:textId="77777777" w:rsidR="00AB26E9" w:rsidRDefault="00AB26E9" w:rsidP="00AB26E9">
      <w:pPr>
        <w:pStyle w:val="Bibliography"/>
      </w:pPr>
      <w:r>
        <w:t>Wright, D.M. &amp; Pavulaan, H. (1999). Celastrina idella (Lycaenidae: Polyommatinae): a new butterfly species from the Atlantic coastal plain.</w:t>
      </w:r>
    </w:p>
    <w:p w14:paraId="6A82DAB1" w14:textId="77777777" w:rsidR="00AB26E9" w:rsidRDefault="00AB26E9" w:rsidP="00AB26E9">
      <w:pPr>
        <w:pStyle w:val="Bibliography"/>
      </w:pPr>
      <w:r>
        <w:t xml:space="preserve">Yackulic, C.B., Chandler, R., Zipkin, E.F., Royle, J.A., Nichols, J.D., Campbell Grant, E.H., </w:t>
      </w:r>
      <w:r>
        <w:rPr>
          <w:i/>
          <w:iCs/>
        </w:rPr>
        <w:t>et al.</w:t>
      </w:r>
      <w:r>
        <w:t xml:space="preserve"> (2013). Presence-only modelling using MAXENT: when can we trust the inferences? </w:t>
      </w:r>
      <w:r>
        <w:rPr>
          <w:i/>
          <w:iCs/>
        </w:rPr>
        <w:t>Methods in Ecology and Evolution</w:t>
      </w:r>
      <w:r>
        <w:t>, 4, 236–243.</w:t>
      </w:r>
    </w:p>
    <w:p w14:paraId="390C9F7A" w14:textId="77777777" w:rsidR="00AB26E9" w:rsidRDefault="00AB26E9" w:rsidP="00AB26E9">
      <w:pPr>
        <w:pStyle w:val="Bibliography"/>
      </w:pPr>
      <w:r>
        <w:t xml:space="preserve">You, Q., Cai, Z., Pepin, N., Chen, D., Ahrens, B., Jiang, Z., </w:t>
      </w:r>
      <w:r>
        <w:rPr>
          <w:i/>
          <w:iCs/>
        </w:rPr>
        <w:t>et al.</w:t>
      </w:r>
      <w:r>
        <w:t xml:space="preserve"> (2021). Warming amplification over the Arctic Pole and Third Pole: Trends, mechanisms and consequences. </w:t>
      </w:r>
      <w:r>
        <w:rPr>
          <w:i/>
          <w:iCs/>
        </w:rPr>
        <w:t>Earth-Science Reviews</w:t>
      </w:r>
      <w:r>
        <w:t>, 217, 103625.</w:t>
      </w:r>
    </w:p>
    <w:p w14:paraId="344EE9BB" w14:textId="77777777" w:rsidR="00AB26E9" w:rsidRDefault="00AB26E9" w:rsidP="00AB26E9">
      <w:pPr>
        <w:pStyle w:val="Bibliography"/>
      </w:pPr>
      <w:r>
        <w:t xml:space="preserve">Youngflesh, C. (2018). MCMCvis: Tools to visualize, manipulate, and summarize MCMC output. </w:t>
      </w:r>
      <w:r>
        <w:rPr>
          <w:i/>
          <w:iCs/>
        </w:rPr>
        <w:t>Journal of Open Source Software</w:t>
      </w:r>
      <w:r>
        <w:t>, 3, 640.</w:t>
      </w:r>
    </w:p>
    <w:p w14:paraId="52697FAD" w14:textId="77777777" w:rsidR="00AB26E9" w:rsidRDefault="00AB26E9" w:rsidP="00AB26E9">
      <w:pPr>
        <w:pStyle w:val="Bibliography"/>
      </w:pPr>
      <w:r>
        <w:t xml:space="preserve">Zhou, Y., Zhang, H., Liu, D., Khashaveh, A., Li, Q., Wyckhuys, K.A., </w:t>
      </w:r>
      <w:r>
        <w:rPr>
          <w:i/>
          <w:iCs/>
        </w:rPr>
        <w:t>et al.</w:t>
      </w:r>
      <w:r>
        <w:t xml:space="preserve"> (2023). Long-term insect censuses capture progressive loss of ecosystem functioning in East Asia. </w:t>
      </w:r>
      <w:r>
        <w:rPr>
          <w:i/>
          <w:iCs/>
        </w:rPr>
        <w:t>Science Advances</w:t>
      </w:r>
      <w:r>
        <w:t>, 9, eade9341.</w:t>
      </w:r>
    </w:p>
    <w:p w14:paraId="3453FA66" w14:textId="77777777" w:rsidR="00AB26E9" w:rsidRDefault="00AB26E9" w:rsidP="00AB26E9">
      <w:pPr>
        <w:pStyle w:val="Bibliography"/>
      </w:pPr>
      <w:r>
        <w:t xml:space="preserve">Zipkin, E.F., Royle, J.A., Dawson, D.K. &amp; Bates, S. (2010). Multi-species occurrence models to evaluate the effects of conservation and management actions. </w:t>
      </w:r>
      <w:r>
        <w:rPr>
          <w:i/>
          <w:iCs/>
        </w:rPr>
        <w:t>Biological Conservation</w:t>
      </w:r>
      <w:r>
        <w:t>, 143, 479–484.</w:t>
      </w:r>
    </w:p>
    <w:p w14:paraId="14B9D9C6" w14:textId="77777777" w:rsidR="00AB26E9" w:rsidRDefault="00AB26E9" w:rsidP="00AB26E9">
      <w:pPr>
        <w:pStyle w:val="Bibliography"/>
      </w:pPr>
      <w:r>
        <w:t xml:space="preserve">Zuckerberg, B., Porter, W.F. &amp; Corwin, K. (2009). The consistency and stability of abundance–occupancy relationships in large-scale population dynamics. </w:t>
      </w:r>
      <w:r>
        <w:rPr>
          <w:i/>
          <w:iCs/>
        </w:rPr>
        <w:t>Journal of Animal Ecology</w:t>
      </w:r>
      <w:r>
        <w:t>, 78, 172–181.</w:t>
      </w:r>
    </w:p>
    <w:p w14:paraId="05CD5456" w14:textId="6FF782AB" w:rsidR="00BB4B93" w:rsidRPr="00703517" w:rsidRDefault="006C5C39" w:rsidP="006C5C39">
      <w:pPr>
        <w:spacing w:line="480" w:lineRule="auto"/>
        <w:jc w:val="center"/>
        <w:rPr>
          <w:rFonts w:ascii="Times New Roman" w:hAnsi="Times New Roman" w:cs="Times New Roman"/>
          <w:sz w:val="24"/>
          <w:szCs w:val="24"/>
        </w:rPr>
        <w:sectPr w:rsidR="00BB4B93" w:rsidRPr="00703517" w:rsidSect="00D24C01">
          <w:footerReference w:type="default" r:id="rId45"/>
          <w:footerReference w:type="first" r:id="rId46"/>
          <w:pgSz w:w="12240" w:h="15840"/>
          <w:pgMar w:top="1440" w:right="1440" w:bottom="1440" w:left="1440" w:header="720" w:footer="720" w:gutter="0"/>
          <w:lnNumType w:countBy="1" w:restart="continuous"/>
          <w:cols w:space="720"/>
          <w:docGrid w:linePitch="299"/>
        </w:sectPr>
      </w:pPr>
      <w:r w:rsidRPr="00703517">
        <w:rPr>
          <w:rFonts w:ascii="Times New Roman" w:hAnsi="Times New Roman" w:cs="Times New Roman"/>
          <w:sz w:val="24"/>
          <w:szCs w:val="24"/>
        </w:rPr>
        <w:fldChar w:fldCharType="end"/>
      </w:r>
    </w:p>
    <w:p w14:paraId="448D6FA1" w14:textId="77777777" w:rsidR="00261298" w:rsidRDefault="004A23FC" w:rsidP="00261298">
      <w:pPr>
        <w:jc w:val="center"/>
        <w:rPr>
          <w:rFonts w:ascii="Times New Roman" w:hAnsi="Times New Roman" w:cs="Times New Roman"/>
          <w:b/>
          <w:sz w:val="24"/>
          <w:szCs w:val="24"/>
        </w:rPr>
      </w:pPr>
      <w:r>
        <w:rPr>
          <w:rFonts w:ascii="Times New Roman" w:hAnsi="Times New Roman" w:cs="Times New Roman"/>
          <w:b/>
          <w:sz w:val="24"/>
          <w:szCs w:val="24"/>
        </w:rPr>
        <w:lastRenderedPageBreak/>
        <w:t>TABLES</w:t>
      </w:r>
    </w:p>
    <w:p w14:paraId="056C6CA1" w14:textId="77777777" w:rsidR="00261298" w:rsidRDefault="00261298" w:rsidP="00261298">
      <w:pPr>
        <w:rPr>
          <w:rFonts w:ascii="Times New Roman" w:hAnsi="Times New Roman" w:cs="Times New Roman"/>
          <w:b/>
          <w:sz w:val="24"/>
          <w:szCs w:val="24"/>
        </w:rPr>
      </w:pPr>
    </w:p>
    <w:p w14:paraId="01DB7660" w14:textId="77777777" w:rsidR="00B37472" w:rsidRDefault="00B37472" w:rsidP="00261298">
      <w:pPr>
        <w:rPr>
          <w:rFonts w:ascii="Times New Roman" w:hAnsi="Times New Roman" w:cs="Times New Roman"/>
          <w:b/>
          <w:sz w:val="24"/>
          <w:szCs w:val="24"/>
        </w:rPr>
        <w:sectPr w:rsidR="00B37472" w:rsidSect="00E177F2">
          <w:pgSz w:w="12240" w:h="15840"/>
          <w:pgMar w:top="1440" w:right="1440" w:bottom="1440" w:left="1440" w:header="720" w:footer="720" w:gutter="0"/>
          <w:cols w:space="720"/>
        </w:sectPr>
      </w:pPr>
    </w:p>
    <w:p w14:paraId="7F772659" w14:textId="2B900C72" w:rsidR="002A2F18" w:rsidRDefault="00261298" w:rsidP="00261298">
      <w:pPr>
        <w:rPr>
          <w:rFonts w:ascii="Times New Roman" w:hAnsi="Times New Roman" w:cs="Times New Roman"/>
          <w:b/>
          <w:sz w:val="24"/>
          <w:szCs w:val="24"/>
        </w:rPr>
      </w:pPr>
      <w:r>
        <w:rPr>
          <w:rFonts w:ascii="Times New Roman" w:hAnsi="Times New Roman" w:cs="Times New Roman"/>
          <w:b/>
          <w:sz w:val="24"/>
          <w:szCs w:val="24"/>
        </w:rPr>
        <w:lastRenderedPageBreak/>
        <w:t xml:space="preserve">Table 1. </w:t>
      </w:r>
      <w:r>
        <w:rPr>
          <w:rFonts w:ascii="Times New Roman" w:hAnsi="Times New Roman" w:cs="Times New Roman"/>
          <w:bCs/>
          <w:sz w:val="24"/>
          <w:szCs w:val="24"/>
        </w:rPr>
        <w:t>Descriptions of the trait-based models of occupancy trend used in our post-hoc analysis. Model codes are provided as well as mathematical definitions of the model. Supporting literature for each model is also provided.</w:t>
      </w:r>
      <w:r w:rsidR="004A23FC">
        <w:rPr>
          <w:rFonts w:ascii="Times New Roman" w:hAnsi="Times New Roman" w:cs="Times New Roman"/>
          <w:b/>
          <w:sz w:val="24"/>
          <w:szCs w:val="24"/>
        </w:rPr>
        <w:br w:type="page"/>
      </w:r>
    </w:p>
    <w:tbl>
      <w:tblPr>
        <w:tblStyle w:val="TableGrid"/>
        <w:tblW w:w="0" w:type="auto"/>
        <w:tblLook w:val="04A0" w:firstRow="1" w:lastRow="0" w:firstColumn="1" w:lastColumn="0" w:noHBand="0" w:noVBand="1"/>
      </w:tblPr>
      <w:tblGrid>
        <w:gridCol w:w="2155"/>
        <w:gridCol w:w="6750"/>
        <w:gridCol w:w="4009"/>
      </w:tblGrid>
      <w:tr w:rsidR="002A2F18" w:rsidRPr="00277E80" w14:paraId="7D60D89E" w14:textId="77777777" w:rsidTr="008140DC">
        <w:trPr>
          <w:trHeight w:val="297"/>
        </w:trPr>
        <w:tc>
          <w:tcPr>
            <w:tcW w:w="2155" w:type="dxa"/>
            <w:shd w:val="clear" w:color="auto" w:fill="000000" w:themeFill="text1"/>
            <w:vAlign w:val="center"/>
          </w:tcPr>
          <w:p w14:paraId="19072E5A" w14:textId="77777777" w:rsidR="002A2F18" w:rsidRPr="00277E80" w:rsidRDefault="002A2F18" w:rsidP="008140DC">
            <w:pPr>
              <w:jc w:val="center"/>
              <w:rPr>
                <w:rFonts w:ascii="Times New Roman" w:hAnsi="Times New Roman" w:cs="Times New Roman"/>
                <w:b/>
                <w:bCs/>
                <w:sz w:val="24"/>
                <w:szCs w:val="24"/>
              </w:rPr>
            </w:pPr>
            <w:r w:rsidRPr="00277E80">
              <w:rPr>
                <w:rFonts w:ascii="Times New Roman" w:hAnsi="Times New Roman" w:cs="Times New Roman"/>
                <w:b/>
                <w:bCs/>
                <w:sz w:val="24"/>
                <w:szCs w:val="24"/>
              </w:rPr>
              <w:lastRenderedPageBreak/>
              <w:t>Model ID</w:t>
            </w:r>
          </w:p>
        </w:tc>
        <w:tc>
          <w:tcPr>
            <w:tcW w:w="6750" w:type="dxa"/>
            <w:shd w:val="clear" w:color="auto" w:fill="000000" w:themeFill="text1"/>
            <w:vAlign w:val="center"/>
          </w:tcPr>
          <w:p w14:paraId="4389FCA6" w14:textId="77777777" w:rsidR="002A2F18" w:rsidRPr="00277E80" w:rsidRDefault="002A2F18" w:rsidP="008140DC">
            <w:pPr>
              <w:jc w:val="center"/>
              <w:rPr>
                <w:rFonts w:ascii="Times New Roman" w:hAnsi="Times New Roman" w:cs="Times New Roman"/>
                <w:b/>
                <w:bCs/>
                <w:sz w:val="24"/>
                <w:szCs w:val="24"/>
              </w:rPr>
            </w:pPr>
            <w:r w:rsidRPr="00277E80">
              <w:rPr>
                <w:rFonts w:ascii="Times New Roman" w:hAnsi="Times New Roman" w:cs="Times New Roman"/>
                <w:b/>
                <w:bCs/>
                <w:sz w:val="24"/>
                <w:szCs w:val="24"/>
              </w:rPr>
              <w:t>Model Specification</w:t>
            </w:r>
          </w:p>
        </w:tc>
        <w:tc>
          <w:tcPr>
            <w:tcW w:w="4009" w:type="dxa"/>
            <w:shd w:val="clear" w:color="auto" w:fill="000000" w:themeFill="text1"/>
            <w:vAlign w:val="center"/>
          </w:tcPr>
          <w:p w14:paraId="1FAE50DC" w14:textId="77777777" w:rsidR="002A2F18" w:rsidRPr="00277E80" w:rsidRDefault="002A2F18" w:rsidP="008140DC">
            <w:pPr>
              <w:jc w:val="center"/>
              <w:rPr>
                <w:rFonts w:ascii="Times New Roman" w:hAnsi="Times New Roman" w:cs="Times New Roman"/>
                <w:b/>
                <w:bCs/>
                <w:sz w:val="24"/>
                <w:szCs w:val="24"/>
              </w:rPr>
            </w:pPr>
            <w:r w:rsidRPr="00277E80">
              <w:rPr>
                <w:rFonts w:ascii="Times New Roman" w:hAnsi="Times New Roman" w:cs="Times New Roman"/>
                <w:b/>
                <w:bCs/>
                <w:sz w:val="24"/>
                <w:szCs w:val="24"/>
              </w:rPr>
              <w:t>Rationale</w:t>
            </w:r>
          </w:p>
        </w:tc>
      </w:tr>
      <w:tr w:rsidR="002A2F18" w:rsidRPr="0015403E" w14:paraId="0AAC07B1" w14:textId="77777777" w:rsidTr="008140DC">
        <w:trPr>
          <w:trHeight w:val="575"/>
        </w:trPr>
        <w:tc>
          <w:tcPr>
            <w:tcW w:w="2155" w:type="dxa"/>
            <w:shd w:val="clear" w:color="auto" w:fill="auto"/>
            <w:vAlign w:val="center"/>
          </w:tcPr>
          <w:p w14:paraId="0763174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A</w:t>
            </w:r>
          </w:p>
          <w:p w14:paraId="7F814F51"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“Null”</w:t>
            </w:r>
          </w:p>
        </w:tc>
        <w:tc>
          <w:tcPr>
            <w:tcW w:w="6750" w:type="dxa"/>
            <w:shd w:val="clear" w:color="auto" w:fill="auto"/>
            <w:vAlign w:val="center"/>
          </w:tcPr>
          <w:p w14:paraId="1ECCC3AC" w14:textId="77777777" w:rsidR="002A2F18" w:rsidRPr="0015403E" w:rsidRDefault="002A2F18" w:rsidP="00E4793C">
            <w:pPr>
              <w:rPr>
                <w:rFonts w:ascii="Times New Roman" w:hAnsi="Times New Roman" w:cs="Times New Roman"/>
                <w:sz w:val="20"/>
                <w:szCs w:val="20"/>
              </w:rPr>
            </w:pPr>
            <m:oMathPara>
              <m:oMath>
                <m:r>
                  <w:rPr>
                    <w:rFonts w:ascii="Cambria Math" w:hAnsi="Cambria Math" w:cs="Times New Roman"/>
                    <w:sz w:val="20"/>
                    <w:szCs w:val="20"/>
                  </w:rPr>
                  <m:t>Trend~</m:t>
                </m:r>
                <m:r>
                  <m:rPr>
                    <m:sty m:val="p"/>
                  </m:rPr>
                  <w:rPr>
                    <w:rFonts w:ascii="Cambria Math" w:hAnsi="Cambria Math" w:cs="Times New Roman"/>
                    <w:sz w:val="20"/>
                    <w:szCs w:val="20"/>
                  </w:rPr>
                  <m:t>α</m:t>
                </m:r>
              </m:oMath>
            </m:oMathPara>
          </w:p>
        </w:tc>
        <w:tc>
          <w:tcPr>
            <w:tcW w:w="4009" w:type="dxa"/>
            <w:shd w:val="clear" w:color="auto" w:fill="auto"/>
            <w:vAlign w:val="center"/>
          </w:tcPr>
          <w:p w14:paraId="307B710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Ecological “null” model,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all occupancy trends are predicted by an average intercept.</w:t>
            </w:r>
          </w:p>
        </w:tc>
      </w:tr>
      <w:tr w:rsidR="002A2F18" w:rsidRPr="0015403E" w14:paraId="78251260" w14:textId="77777777" w:rsidTr="008140DC">
        <w:trPr>
          <w:trHeight w:val="1070"/>
        </w:trPr>
        <w:tc>
          <w:tcPr>
            <w:tcW w:w="2155" w:type="dxa"/>
            <w:shd w:val="clear" w:color="auto" w:fill="auto"/>
            <w:vAlign w:val="center"/>
          </w:tcPr>
          <w:p w14:paraId="04AFC53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B</w:t>
            </w:r>
          </w:p>
          <w:p w14:paraId="662E1730"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“Null + Phylo”</w:t>
            </w:r>
          </w:p>
        </w:tc>
        <w:tc>
          <w:tcPr>
            <w:tcW w:w="6750" w:type="dxa"/>
            <w:shd w:val="clear" w:color="auto" w:fill="auto"/>
            <w:vAlign w:val="center"/>
          </w:tcPr>
          <w:p w14:paraId="113C7378"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oMath>
            </m:oMathPara>
          </w:p>
        </w:tc>
        <w:tc>
          <w:tcPr>
            <w:tcW w:w="4009" w:type="dxa"/>
            <w:shd w:val="clear" w:color="auto" w:fill="auto"/>
            <w:vAlign w:val="center"/>
          </w:tcPr>
          <w:p w14:paraId="57266CB4"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Model A with a phylogenetic random intercept term,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species occupancy trends are predicted by an average intercept and species-specific, phylogenetic intercept.</w:t>
            </w:r>
          </w:p>
        </w:tc>
      </w:tr>
      <w:tr w:rsidR="002A2F18" w:rsidRPr="0015403E" w14:paraId="04BB5CC6" w14:textId="77777777" w:rsidTr="008140DC">
        <w:trPr>
          <w:trHeight w:val="800"/>
        </w:trPr>
        <w:tc>
          <w:tcPr>
            <w:tcW w:w="2155" w:type="dxa"/>
            <w:shd w:val="clear" w:color="auto" w:fill="auto"/>
            <w:vAlign w:val="center"/>
          </w:tcPr>
          <w:p w14:paraId="413ED6AD"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C</w:t>
            </w:r>
          </w:p>
          <w:p w14:paraId="22BE709C"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“Temp”</w:t>
            </w:r>
          </w:p>
        </w:tc>
        <w:tc>
          <w:tcPr>
            <w:tcW w:w="6750" w:type="dxa"/>
            <w:shd w:val="clear" w:color="auto" w:fill="auto"/>
            <w:vAlign w:val="center"/>
          </w:tcPr>
          <w:p w14:paraId="7EF2C844"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oMath>
            </m:oMathPara>
          </w:p>
        </w:tc>
        <w:tc>
          <w:tcPr>
            <w:tcW w:w="4009" w:type="dxa"/>
            <w:shd w:val="clear" w:color="auto" w:fill="auto"/>
            <w:vAlign w:val="center"/>
          </w:tcPr>
          <w:p w14:paraId="42F9D05D"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range-wide average annual temperature.</w:t>
            </w:r>
            <w:r>
              <w:rPr>
                <w:rFonts w:ascii="Times New Roman" w:hAnsi="Times New Roman" w:cs="Times New Roman"/>
                <w:sz w:val="20"/>
                <w:szCs w:val="20"/>
              </w:rPr>
              <w:t xml:space="preserve"> Warmer, southern species will exhibit increases in occupancy probability.</w:t>
            </w:r>
          </w:p>
        </w:tc>
      </w:tr>
      <w:tr w:rsidR="002A2F18" w:rsidRPr="0015403E" w14:paraId="402C27F1" w14:textId="77777777" w:rsidTr="008140DC">
        <w:trPr>
          <w:trHeight w:val="1070"/>
        </w:trPr>
        <w:tc>
          <w:tcPr>
            <w:tcW w:w="2155" w:type="dxa"/>
            <w:shd w:val="clear" w:color="auto" w:fill="auto"/>
            <w:vAlign w:val="center"/>
          </w:tcPr>
          <w:p w14:paraId="22E2DB5E"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D</w:t>
            </w:r>
          </w:p>
          <w:p w14:paraId="74066AE7"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“Temp + Phylo”</w:t>
            </w:r>
          </w:p>
        </w:tc>
        <w:tc>
          <w:tcPr>
            <w:tcW w:w="6750" w:type="dxa"/>
            <w:shd w:val="clear" w:color="auto" w:fill="auto"/>
            <w:vAlign w:val="center"/>
          </w:tcPr>
          <w:p w14:paraId="3540243E"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oMath>
            </m:oMathPara>
          </w:p>
        </w:tc>
        <w:tc>
          <w:tcPr>
            <w:tcW w:w="4009" w:type="dxa"/>
            <w:shd w:val="clear" w:color="auto" w:fill="auto"/>
            <w:vAlign w:val="center"/>
          </w:tcPr>
          <w:p w14:paraId="78BB2FF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range-wide average annual temperature and a species-specific, phylogenetic intercept.</w:t>
            </w:r>
            <w:r>
              <w:rPr>
                <w:rFonts w:ascii="Times New Roman" w:hAnsi="Times New Roman" w:cs="Times New Roman"/>
                <w:sz w:val="20"/>
                <w:szCs w:val="20"/>
              </w:rPr>
              <w:t xml:space="preserve"> Warmer, southern species will exhibit increases in occupancy probability.</w:t>
            </w:r>
          </w:p>
        </w:tc>
      </w:tr>
      <w:tr w:rsidR="00760DB7" w:rsidRPr="0015403E" w14:paraId="2ED91AE3" w14:textId="77777777" w:rsidTr="008140DC">
        <w:trPr>
          <w:trHeight w:val="1070"/>
          <w:ins w:id="293" w:author="Vaughn Shirey" w:date="2023-08-25T09:58:00Z"/>
        </w:trPr>
        <w:tc>
          <w:tcPr>
            <w:tcW w:w="2155" w:type="dxa"/>
            <w:shd w:val="clear" w:color="auto" w:fill="auto"/>
            <w:vAlign w:val="center"/>
          </w:tcPr>
          <w:p w14:paraId="31D738D8" w14:textId="77777777" w:rsidR="00760DB7" w:rsidRDefault="00760DB7" w:rsidP="00E4793C">
            <w:pPr>
              <w:rPr>
                <w:ins w:id="294" w:author="Vaughn Shirey" w:date="2023-08-25T09:58:00Z"/>
                <w:rFonts w:ascii="Times New Roman" w:hAnsi="Times New Roman" w:cs="Times New Roman"/>
                <w:sz w:val="20"/>
                <w:szCs w:val="20"/>
              </w:rPr>
            </w:pPr>
            <w:ins w:id="295" w:author="Vaughn Shirey" w:date="2023-08-25T09:58:00Z">
              <w:r>
                <w:rPr>
                  <w:rFonts w:ascii="Times New Roman" w:hAnsi="Times New Roman" w:cs="Times New Roman"/>
                  <w:sz w:val="20"/>
                  <w:szCs w:val="20"/>
                </w:rPr>
                <w:t>E</w:t>
              </w:r>
            </w:ins>
          </w:p>
          <w:p w14:paraId="29C16A59" w14:textId="49201ED7" w:rsidR="00760DB7" w:rsidRPr="0015403E" w:rsidRDefault="00760DB7" w:rsidP="00E4793C">
            <w:pPr>
              <w:rPr>
                <w:ins w:id="296" w:author="Vaughn Shirey" w:date="2023-08-25T09:58:00Z"/>
                <w:rFonts w:ascii="Times New Roman" w:hAnsi="Times New Roman" w:cs="Times New Roman"/>
                <w:sz w:val="20"/>
                <w:szCs w:val="20"/>
              </w:rPr>
            </w:pPr>
            <w:ins w:id="297" w:author="Vaughn Shirey" w:date="2023-08-25T09:58:00Z">
              <w:r>
                <w:rPr>
                  <w:rFonts w:ascii="Times New Roman" w:hAnsi="Times New Roman" w:cs="Times New Roman"/>
                  <w:sz w:val="20"/>
                  <w:szCs w:val="20"/>
                </w:rPr>
                <w:t>“Temp Range”</w:t>
              </w:r>
            </w:ins>
          </w:p>
        </w:tc>
        <w:tc>
          <w:tcPr>
            <w:tcW w:w="6750" w:type="dxa"/>
            <w:shd w:val="clear" w:color="auto" w:fill="auto"/>
            <w:vAlign w:val="center"/>
          </w:tcPr>
          <w:p w14:paraId="7C19AFD8" w14:textId="5EEE81EC" w:rsidR="00760DB7" w:rsidRDefault="00D05A24" w:rsidP="00E4793C">
            <w:pPr>
              <w:rPr>
                <w:ins w:id="298" w:author="Vaughn Shirey" w:date="2023-08-25T09:58:00Z"/>
                <w:rFonts w:ascii="Times New Roman" w:hAnsi="Times New Roman" w:cs="Times New Roman"/>
                <w:noProof/>
                <w:sz w:val="20"/>
                <w:szCs w:val="20"/>
              </w:rPr>
            </w:pPr>
            <m:oMathPara>
              <m:oMath>
                <m:r>
                  <w:ins w:id="299" w:author="Vaughn Shirey" w:date="2023-08-25T09:59:00Z">
                    <w:rPr>
                      <w:rFonts w:ascii="Cambria Math" w:hAnsi="Cambria Math" w:cs="Times New Roman"/>
                      <w:noProof/>
                      <w:sz w:val="20"/>
                      <w:szCs w:val="20"/>
                    </w:rPr>
                    <m:t>Trend~</m:t>
                  </w:ins>
                </m:r>
                <m:r>
                  <w:ins w:id="300" w:author="Vaughn Shirey" w:date="2023-08-25T09:59:00Z">
                    <m:rPr>
                      <m:sty m:val="p"/>
                    </m:rPr>
                    <w:rPr>
                      <w:rFonts w:ascii="Cambria Math" w:hAnsi="Cambria Math" w:cs="Times New Roman"/>
                      <w:noProof/>
                      <w:sz w:val="20"/>
                      <w:szCs w:val="20"/>
                    </w:rPr>
                    <m:t>α</m:t>
                  </w:ins>
                </m:r>
                <m:r>
                  <w:ins w:id="301" w:author="Vaughn Shirey" w:date="2023-08-25T09:59:00Z">
                    <w:rPr>
                      <w:rFonts w:ascii="Cambria Math" w:hAnsi="Cambria Math" w:cs="Times New Roman"/>
                      <w:noProof/>
                      <w:sz w:val="20"/>
                      <w:szCs w:val="20"/>
                    </w:rPr>
                    <m:t>+</m:t>
                  </w:ins>
                </m:r>
                <m:sSub>
                  <m:sSubPr>
                    <m:ctrlPr>
                      <w:ins w:id="302" w:author="Vaughn Shirey" w:date="2023-08-25T09:59:00Z">
                        <w:rPr>
                          <w:rFonts w:ascii="Cambria Math" w:hAnsi="Cambria Math" w:cs="Times New Roman"/>
                          <w:bCs/>
                          <w:i/>
                          <w:noProof/>
                          <w:sz w:val="20"/>
                          <w:szCs w:val="20"/>
                        </w:rPr>
                      </w:ins>
                    </m:ctrlPr>
                  </m:sSubPr>
                  <m:e>
                    <m:r>
                      <w:ins w:id="303" w:author="Vaughn Shirey" w:date="2023-08-25T09:59:00Z">
                        <m:rPr>
                          <m:sty m:val="p"/>
                        </m:rPr>
                        <w:rPr>
                          <w:rFonts w:ascii="Cambria Math" w:hAnsi="Cambria Math" w:cs="Times New Roman"/>
                          <w:noProof/>
                          <w:sz w:val="20"/>
                          <w:szCs w:val="20"/>
                        </w:rPr>
                        <m:t>β</m:t>
                      </w:ins>
                    </m:r>
                  </m:e>
                  <m:sub>
                    <m:r>
                      <w:ins w:id="304" w:author="Vaughn Shirey" w:date="2023-08-25T09:59:00Z">
                        <w:rPr>
                          <w:rFonts w:ascii="Cambria Math" w:hAnsi="Cambria Math" w:cs="Times New Roman"/>
                          <w:noProof/>
                          <w:sz w:val="20"/>
                          <w:szCs w:val="20"/>
                        </w:rPr>
                        <m:t>1</m:t>
                      </w:ins>
                    </m:r>
                  </m:sub>
                </m:sSub>
                <m:r>
                  <w:ins w:id="305" w:author="Vaughn Shirey" w:date="2023-08-25T09:59:00Z">
                    <m:rPr>
                      <m:sty m:val="p"/>
                    </m:rPr>
                    <w:rPr>
                      <w:rFonts w:ascii="Cambria Math" w:hAnsi="Cambria Math" w:cs="Times New Roman"/>
                      <w:noProof/>
                      <w:sz w:val="20"/>
                      <w:szCs w:val="20"/>
                    </w:rPr>
                    <m:t>×</m:t>
                  </w:ins>
                </m:r>
                <m:r>
                  <w:ins w:id="306" w:author="Vaughn Shirey" w:date="2023-08-25T09:59:00Z">
                    <w:rPr>
                      <w:rFonts w:ascii="Cambria Math" w:hAnsi="Cambria Math" w:cs="Times New Roman"/>
                      <w:noProof/>
                      <w:sz w:val="20"/>
                      <w:szCs w:val="20"/>
                    </w:rPr>
                    <m:t>RangeTempDiff</m:t>
                  </w:ins>
                </m:r>
              </m:oMath>
            </m:oMathPara>
          </w:p>
        </w:tc>
        <w:tc>
          <w:tcPr>
            <w:tcW w:w="4009" w:type="dxa"/>
            <w:shd w:val="clear" w:color="auto" w:fill="auto"/>
            <w:vAlign w:val="center"/>
          </w:tcPr>
          <w:p w14:paraId="007BF7AB" w14:textId="24CC6BAD" w:rsidR="00760DB7" w:rsidRPr="0015403E" w:rsidRDefault="00D05A24" w:rsidP="00E4793C">
            <w:pPr>
              <w:rPr>
                <w:ins w:id="307" w:author="Vaughn Shirey" w:date="2023-08-25T09:58:00Z"/>
                <w:rFonts w:ascii="Times New Roman" w:hAnsi="Times New Roman" w:cs="Times New Roman"/>
                <w:sz w:val="20"/>
                <w:szCs w:val="20"/>
              </w:rPr>
            </w:pPr>
            <w:ins w:id="308" w:author="Vaughn Shirey" w:date="2023-08-25T09:59:00Z">
              <w:r>
                <w:rPr>
                  <w:rFonts w:ascii="Times New Roman" w:hAnsi="Times New Roman" w:cs="Times New Roman"/>
                  <w:sz w:val="20"/>
                  <w:szCs w:val="20"/>
                </w:rPr>
                <w:t xml:space="preserve">Occupancy trends are best predicted by the range of </w:t>
              </w:r>
            </w:ins>
            <w:ins w:id="309" w:author="Vaughn Shirey" w:date="2023-08-25T10:00:00Z">
              <w:r>
                <w:rPr>
                  <w:rFonts w:ascii="Times New Roman" w:hAnsi="Times New Roman" w:cs="Times New Roman"/>
                  <w:sz w:val="20"/>
                  <w:szCs w:val="20"/>
                </w:rPr>
                <w:t>average annual temperatures experienced by the species across its range. Species with larger temperature ranges will exhibit increases in occupancy probability.</w:t>
              </w:r>
            </w:ins>
          </w:p>
        </w:tc>
      </w:tr>
      <w:tr w:rsidR="00760DB7" w:rsidRPr="0015403E" w14:paraId="2A7A39C7" w14:textId="77777777" w:rsidTr="008140DC">
        <w:trPr>
          <w:trHeight w:val="1070"/>
          <w:ins w:id="310" w:author="Vaughn Shirey" w:date="2023-08-25T09:58:00Z"/>
        </w:trPr>
        <w:tc>
          <w:tcPr>
            <w:tcW w:w="2155" w:type="dxa"/>
            <w:shd w:val="clear" w:color="auto" w:fill="auto"/>
            <w:vAlign w:val="center"/>
          </w:tcPr>
          <w:p w14:paraId="0C8C3989" w14:textId="77777777" w:rsidR="00760DB7" w:rsidRDefault="00760DB7" w:rsidP="00E4793C">
            <w:pPr>
              <w:rPr>
                <w:ins w:id="311" w:author="Vaughn Shirey" w:date="2023-08-25T09:58:00Z"/>
                <w:rFonts w:ascii="Times New Roman" w:hAnsi="Times New Roman" w:cs="Times New Roman"/>
                <w:sz w:val="20"/>
                <w:szCs w:val="20"/>
              </w:rPr>
            </w:pPr>
            <w:ins w:id="312" w:author="Vaughn Shirey" w:date="2023-08-25T09:58:00Z">
              <w:r>
                <w:rPr>
                  <w:rFonts w:ascii="Times New Roman" w:hAnsi="Times New Roman" w:cs="Times New Roman"/>
                  <w:sz w:val="20"/>
                  <w:szCs w:val="20"/>
                </w:rPr>
                <w:t>F</w:t>
              </w:r>
            </w:ins>
          </w:p>
          <w:p w14:paraId="6C9EB422" w14:textId="0085AAA6" w:rsidR="00760DB7" w:rsidRPr="0015403E" w:rsidRDefault="00760DB7" w:rsidP="00E4793C">
            <w:pPr>
              <w:rPr>
                <w:ins w:id="313" w:author="Vaughn Shirey" w:date="2023-08-25T09:58:00Z"/>
                <w:rFonts w:ascii="Times New Roman" w:hAnsi="Times New Roman" w:cs="Times New Roman"/>
                <w:sz w:val="20"/>
                <w:szCs w:val="20"/>
              </w:rPr>
            </w:pPr>
            <w:ins w:id="314" w:author="Vaughn Shirey" w:date="2023-08-25T09:58:00Z">
              <w:r>
                <w:rPr>
                  <w:rFonts w:ascii="Times New Roman" w:hAnsi="Times New Roman" w:cs="Times New Roman"/>
                  <w:sz w:val="20"/>
                  <w:szCs w:val="20"/>
                </w:rPr>
                <w:t>“Temp Range + Phylo”</w:t>
              </w:r>
            </w:ins>
          </w:p>
        </w:tc>
        <w:tc>
          <w:tcPr>
            <w:tcW w:w="6750" w:type="dxa"/>
            <w:shd w:val="clear" w:color="auto" w:fill="auto"/>
            <w:vAlign w:val="center"/>
          </w:tcPr>
          <w:p w14:paraId="1F717331" w14:textId="78C62D9C" w:rsidR="00760DB7" w:rsidRDefault="00D05A24" w:rsidP="00E4793C">
            <w:pPr>
              <w:rPr>
                <w:ins w:id="315" w:author="Vaughn Shirey" w:date="2023-08-25T09:58:00Z"/>
                <w:rFonts w:ascii="Times New Roman" w:hAnsi="Times New Roman" w:cs="Times New Roman"/>
                <w:noProof/>
                <w:sz w:val="20"/>
                <w:szCs w:val="20"/>
              </w:rPr>
            </w:pPr>
            <m:oMathPara>
              <m:oMath>
                <m:r>
                  <w:ins w:id="316" w:author="Vaughn Shirey" w:date="2023-08-25T09:59:00Z">
                    <w:rPr>
                      <w:rFonts w:ascii="Cambria Math" w:hAnsi="Cambria Math" w:cs="Times New Roman"/>
                      <w:noProof/>
                      <w:sz w:val="20"/>
                      <w:szCs w:val="20"/>
                    </w:rPr>
                    <m:t>Trend~</m:t>
                  </w:ins>
                </m:r>
                <m:r>
                  <w:ins w:id="317" w:author="Vaughn Shirey" w:date="2023-08-25T09:59:00Z">
                    <m:rPr>
                      <m:sty m:val="p"/>
                    </m:rPr>
                    <w:rPr>
                      <w:rFonts w:ascii="Cambria Math" w:hAnsi="Cambria Math" w:cs="Times New Roman"/>
                      <w:noProof/>
                      <w:sz w:val="20"/>
                      <w:szCs w:val="20"/>
                    </w:rPr>
                    <m:t>α</m:t>
                  </w:ins>
                </m:r>
                <m:r>
                  <w:ins w:id="318" w:author="Vaughn Shirey" w:date="2023-08-25T09:59:00Z">
                    <w:rPr>
                      <w:rFonts w:ascii="Cambria Math" w:hAnsi="Cambria Math" w:cs="Times New Roman"/>
                      <w:noProof/>
                      <w:sz w:val="20"/>
                      <w:szCs w:val="20"/>
                    </w:rPr>
                    <m:t>+</m:t>
                  </w:ins>
                </m:r>
                <m:sSub>
                  <m:sSubPr>
                    <m:ctrlPr>
                      <w:ins w:id="319" w:author="Vaughn Shirey" w:date="2023-08-25T09:59:00Z">
                        <w:rPr>
                          <w:rFonts w:ascii="Cambria Math" w:hAnsi="Cambria Math" w:cs="Times New Roman"/>
                          <w:bCs/>
                          <w:i/>
                          <w:noProof/>
                          <w:sz w:val="20"/>
                          <w:szCs w:val="20"/>
                        </w:rPr>
                      </w:ins>
                    </m:ctrlPr>
                  </m:sSubPr>
                  <m:e>
                    <m:r>
                      <w:ins w:id="320" w:author="Vaughn Shirey" w:date="2023-08-25T09:59:00Z">
                        <m:rPr>
                          <m:sty m:val="p"/>
                        </m:rPr>
                        <w:rPr>
                          <w:rFonts w:ascii="Cambria Math" w:hAnsi="Cambria Math" w:cs="Times New Roman"/>
                          <w:noProof/>
                          <w:sz w:val="20"/>
                          <w:szCs w:val="20"/>
                        </w:rPr>
                        <m:t>α</m:t>
                      </w:ins>
                    </m:r>
                  </m:e>
                  <m:sub>
                    <m:r>
                      <w:ins w:id="321" w:author="Vaughn Shirey" w:date="2023-08-25T09:59:00Z">
                        <w:rPr>
                          <w:rFonts w:ascii="Cambria Math" w:hAnsi="Cambria Math" w:cs="Times New Roman"/>
                          <w:noProof/>
                          <w:sz w:val="20"/>
                          <w:szCs w:val="20"/>
                        </w:rPr>
                        <m:t>phylo</m:t>
                      </w:ins>
                    </m:r>
                  </m:sub>
                </m:sSub>
                <m:r>
                  <w:ins w:id="322" w:author="Vaughn Shirey" w:date="2023-08-25T09:59:00Z">
                    <w:rPr>
                      <w:rFonts w:ascii="Cambria Math" w:hAnsi="Cambria Math" w:cs="Times New Roman"/>
                      <w:noProof/>
                      <w:sz w:val="20"/>
                      <w:szCs w:val="20"/>
                    </w:rPr>
                    <m:t>+</m:t>
                  </w:ins>
                </m:r>
                <m:sSub>
                  <m:sSubPr>
                    <m:ctrlPr>
                      <w:ins w:id="323" w:author="Vaughn Shirey" w:date="2023-08-25T09:59:00Z">
                        <w:rPr>
                          <w:rFonts w:ascii="Cambria Math" w:hAnsi="Cambria Math" w:cs="Times New Roman"/>
                          <w:bCs/>
                          <w:i/>
                          <w:noProof/>
                          <w:sz w:val="20"/>
                          <w:szCs w:val="20"/>
                        </w:rPr>
                      </w:ins>
                    </m:ctrlPr>
                  </m:sSubPr>
                  <m:e>
                    <m:r>
                      <w:ins w:id="324" w:author="Vaughn Shirey" w:date="2023-08-25T09:59:00Z">
                        <m:rPr>
                          <m:sty m:val="p"/>
                        </m:rPr>
                        <w:rPr>
                          <w:rFonts w:ascii="Cambria Math" w:hAnsi="Cambria Math" w:cs="Times New Roman"/>
                          <w:noProof/>
                          <w:sz w:val="20"/>
                          <w:szCs w:val="20"/>
                        </w:rPr>
                        <m:t>β</m:t>
                      </w:ins>
                    </m:r>
                  </m:e>
                  <m:sub>
                    <m:r>
                      <w:ins w:id="325" w:author="Vaughn Shirey" w:date="2023-08-25T09:59:00Z">
                        <w:rPr>
                          <w:rFonts w:ascii="Cambria Math" w:hAnsi="Cambria Math" w:cs="Times New Roman"/>
                          <w:noProof/>
                          <w:sz w:val="20"/>
                          <w:szCs w:val="20"/>
                        </w:rPr>
                        <m:t>1</m:t>
                      </w:ins>
                    </m:r>
                  </m:sub>
                </m:sSub>
                <m:r>
                  <w:ins w:id="326" w:author="Vaughn Shirey" w:date="2023-08-25T09:59:00Z">
                    <m:rPr>
                      <m:sty m:val="p"/>
                    </m:rPr>
                    <w:rPr>
                      <w:rFonts w:ascii="Cambria Math" w:hAnsi="Cambria Math" w:cs="Times New Roman"/>
                      <w:noProof/>
                      <w:sz w:val="20"/>
                      <w:szCs w:val="20"/>
                    </w:rPr>
                    <m:t>×</m:t>
                  </w:ins>
                </m:r>
                <m:r>
                  <w:ins w:id="327" w:author="Vaughn Shirey" w:date="2023-08-25T09:59:00Z">
                    <w:rPr>
                      <w:rFonts w:ascii="Cambria Math" w:hAnsi="Cambria Math" w:cs="Times New Roman"/>
                      <w:noProof/>
                      <w:sz w:val="20"/>
                      <w:szCs w:val="20"/>
                    </w:rPr>
                    <m:t>RangeTempDiff</m:t>
                  </w:ins>
                </m:r>
              </m:oMath>
            </m:oMathPara>
          </w:p>
        </w:tc>
        <w:tc>
          <w:tcPr>
            <w:tcW w:w="4009" w:type="dxa"/>
            <w:shd w:val="clear" w:color="auto" w:fill="auto"/>
            <w:vAlign w:val="center"/>
          </w:tcPr>
          <w:p w14:paraId="5E5CD592" w14:textId="4F8ACB82" w:rsidR="00760DB7" w:rsidRPr="0015403E" w:rsidRDefault="00D05A24" w:rsidP="00E4793C">
            <w:pPr>
              <w:rPr>
                <w:ins w:id="328" w:author="Vaughn Shirey" w:date="2023-08-25T09:58:00Z"/>
                <w:rFonts w:ascii="Times New Roman" w:hAnsi="Times New Roman" w:cs="Times New Roman"/>
                <w:sz w:val="20"/>
                <w:szCs w:val="20"/>
              </w:rPr>
            </w:pPr>
            <w:ins w:id="329" w:author="Vaughn Shirey" w:date="2023-08-25T10:00:00Z">
              <w:r>
                <w:rPr>
                  <w:rFonts w:ascii="Times New Roman" w:hAnsi="Times New Roman" w:cs="Times New Roman"/>
                  <w:sz w:val="20"/>
                  <w:szCs w:val="20"/>
                </w:rPr>
                <w:t>Occupancy trends are best predicted by the range of average annual temperatures experienced by the species across its range and a species-specific phylogenetic intercept. Species with larger temperature ranges will exhibit increases in occupancy probability.</w:t>
              </w:r>
            </w:ins>
          </w:p>
        </w:tc>
      </w:tr>
      <w:tr w:rsidR="002A2F18" w:rsidRPr="0015403E" w14:paraId="08F28AB4" w14:textId="77777777" w:rsidTr="008140DC">
        <w:trPr>
          <w:trHeight w:val="710"/>
        </w:trPr>
        <w:tc>
          <w:tcPr>
            <w:tcW w:w="2155" w:type="dxa"/>
            <w:shd w:val="clear" w:color="auto" w:fill="auto"/>
            <w:vAlign w:val="center"/>
          </w:tcPr>
          <w:p w14:paraId="79052349" w14:textId="26E39B65" w:rsidR="002A2F18" w:rsidRPr="0015403E" w:rsidRDefault="00760DB7" w:rsidP="00E4793C">
            <w:pPr>
              <w:rPr>
                <w:rFonts w:ascii="Times New Roman" w:hAnsi="Times New Roman" w:cs="Times New Roman"/>
                <w:sz w:val="20"/>
                <w:szCs w:val="20"/>
              </w:rPr>
            </w:pPr>
            <w:ins w:id="330" w:author="Vaughn Shirey" w:date="2023-08-25T09:58:00Z">
              <w:r>
                <w:rPr>
                  <w:rFonts w:ascii="Times New Roman" w:hAnsi="Times New Roman" w:cs="Times New Roman"/>
                  <w:sz w:val="20"/>
                  <w:szCs w:val="20"/>
                </w:rPr>
                <w:t>G</w:t>
              </w:r>
            </w:ins>
            <w:del w:id="331" w:author="Vaughn Shirey" w:date="2023-08-25T09:58:00Z">
              <w:r w:rsidR="002A2F18" w:rsidRPr="0015403E" w:rsidDel="00760DB7">
                <w:rPr>
                  <w:rFonts w:ascii="Times New Roman" w:hAnsi="Times New Roman" w:cs="Times New Roman"/>
                  <w:sz w:val="20"/>
                  <w:szCs w:val="20"/>
                </w:rPr>
                <w:delText>E</w:delText>
              </w:r>
            </w:del>
          </w:p>
          <w:p w14:paraId="5527A672"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“Range”</w:t>
            </w:r>
          </w:p>
        </w:tc>
        <w:tc>
          <w:tcPr>
            <w:tcW w:w="6750" w:type="dxa"/>
            <w:shd w:val="clear" w:color="auto" w:fill="auto"/>
            <w:vAlign w:val="center"/>
          </w:tcPr>
          <w:p w14:paraId="6D29583A"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RangeSize</m:t>
                </m:r>
              </m:oMath>
            </m:oMathPara>
          </w:p>
        </w:tc>
        <w:tc>
          <w:tcPr>
            <w:tcW w:w="4009" w:type="dxa"/>
            <w:shd w:val="clear" w:color="auto" w:fill="auto"/>
            <w:vAlign w:val="center"/>
          </w:tcPr>
          <w:p w14:paraId="662A89BA"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w:t>
            </w:r>
            <w:r>
              <w:rPr>
                <w:rFonts w:ascii="Times New Roman" w:hAnsi="Times New Roman" w:cs="Times New Roman"/>
                <w:sz w:val="20"/>
                <w:szCs w:val="20"/>
              </w:rPr>
              <w:t xml:space="preserve"> Widely distributed species will exhibit increases in occupancy probability due to wider environmental tolerance. </w:t>
            </w:r>
          </w:p>
        </w:tc>
      </w:tr>
      <w:tr w:rsidR="002A2F18" w:rsidRPr="0015403E" w14:paraId="3090F4DF" w14:textId="77777777" w:rsidTr="008140DC">
        <w:trPr>
          <w:trHeight w:val="890"/>
        </w:trPr>
        <w:tc>
          <w:tcPr>
            <w:tcW w:w="2155" w:type="dxa"/>
            <w:shd w:val="clear" w:color="auto" w:fill="auto"/>
            <w:vAlign w:val="center"/>
          </w:tcPr>
          <w:p w14:paraId="5BBFBE9B" w14:textId="473B5A20" w:rsidR="002A2F18" w:rsidRPr="0015403E" w:rsidRDefault="00760DB7" w:rsidP="00E4793C">
            <w:pPr>
              <w:rPr>
                <w:rFonts w:ascii="Times New Roman" w:hAnsi="Times New Roman" w:cs="Times New Roman"/>
                <w:sz w:val="20"/>
                <w:szCs w:val="20"/>
              </w:rPr>
            </w:pPr>
            <w:ins w:id="332" w:author="Vaughn Shirey" w:date="2023-08-25T09:58:00Z">
              <w:r>
                <w:rPr>
                  <w:rFonts w:ascii="Times New Roman" w:hAnsi="Times New Roman" w:cs="Times New Roman"/>
                  <w:sz w:val="20"/>
                  <w:szCs w:val="20"/>
                </w:rPr>
                <w:t>H</w:t>
              </w:r>
            </w:ins>
            <w:del w:id="333" w:author="Vaughn Shirey" w:date="2023-08-25T09:58:00Z">
              <w:r w:rsidR="002A2F18" w:rsidRPr="0015403E" w:rsidDel="00760DB7">
                <w:rPr>
                  <w:rFonts w:ascii="Times New Roman" w:hAnsi="Times New Roman" w:cs="Times New Roman"/>
                  <w:sz w:val="20"/>
                  <w:szCs w:val="20"/>
                </w:rPr>
                <w:delText>F</w:delText>
              </w:r>
            </w:del>
          </w:p>
          <w:p w14:paraId="66002862"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“Range + Phylo”</w:t>
            </w:r>
          </w:p>
        </w:tc>
        <w:tc>
          <w:tcPr>
            <w:tcW w:w="6750" w:type="dxa"/>
            <w:shd w:val="clear" w:color="auto" w:fill="auto"/>
            <w:vAlign w:val="center"/>
          </w:tcPr>
          <w:p w14:paraId="2F1A1CE8"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RangeSize</m:t>
                </m:r>
              </m:oMath>
            </m:oMathPara>
          </w:p>
        </w:tc>
        <w:tc>
          <w:tcPr>
            <w:tcW w:w="4009" w:type="dxa"/>
            <w:shd w:val="clear" w:color="auto" w:fill="auto"/>
            <w:vAlign w:val="center"/>
          </w:tcPr>
          <w:p w14:paraId="17D3B9F0"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 and a species-specific phylogenetic intercept.</w:t>
            </w:r>
            <w:r>
              <w:rPr>
                <w:rFonts w:ascii="Times New Roman" w:hAnsi="Times New Roman" w:cs="Times New Roman"/>
                <w:sz w:val="20"/>
                <w:szCs w:val="20"/>
              </w:rPr>
              <w:t xml:space="preserve"> Widely distributed species will exhibit increases in occupancy probability due to wider environmental tolerance.</w:t>
            </w:r>
          </w:p>
        </w:tc>
      </w:tr>
      <w:tr w:rsidR="002A2F18" w:rsidRPr="0015403E" w14:paraId="7053D40F" w14:textId="77777777" w:rsidTr="008140DC">
        <w:trPr>
          <w:trHeight w:val="710"/>
        </w:trPr>
        <w:tc>
          <w:tcPr>
            <w:tcW w:w="2155" w:type="dxa"/>
            <w:shd w:val="clear" w:color="auto" w:fill="auto"/>
            <w:vAlign w:val="center"/>
          </w:tcPr>
          <w:p w14:paraId="440EC9D5" w14:textId="56F42D74" w:rsidR="002A2F18" w:rsidRPr="0015403E" w:rsidRDefault="00760DB7" w:rsidP="00E4793C">
            <w:pPr>
              <w:rPr>
                <w:rFonts w:ascii="Times New Roman" w:hAnsi="Times New Roman" w:cs="Times New Roman"/>
                <w:sz w:val="20"/>
                <w:szCs w:val="20"/>
              </w:rPr>
            </w:pPr>
            <w:ins w:id="334" w:author="Vaughn Shirey" w:date="2023-08-25T09:58:00Z">
              <w:r>
                <w:rPr>
                  <w:rFonts w:ascii="Times New Roman" w:hAnsi="Times New Roman" w:cs="Times New Roman"/>
                  <w:sz w:val="20"/>
                  <w:szCs w:val="20"/>
                </w:rPr>
                <w:lastRenderedPageBreak/>
                <w:t>I</w:t>
              </w:r>
            </w:ins>
            <w:del w:id="335" w:author="Vaughn Shirey" w:date="2023-08-25T09:58:00Z">
              <w:r w:rsidR="002A2F18" w:rsidRPr="0015403E" w:rsidDel="00760DB7">
                <w:rPr>
                  <w:rFonts w:ascii="Times New Roman" w:hAnsi="Times New Roman" w:cs="Times New Roman"/>
                  <w:sz w:val="20"/>
                  <w:szCs w:val="20"/>
                </w:rPr>
                <w:delText>G</w:delText>
              </w:r>
            </w:del>
          </w:p>
          <w:p w14:paraId="0661BA69"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“Size”</w:t>
            </w:r>
          </w:p>
        </w:tc>
        <w:tc>
          <w:tcPr>
            <w:tcW w:w="6750" w:type="dxa"/>
            <w:shd w:val="clear" w:color="auto" w:fill="auto"/>
            <w:vAlign w:val="center"/>
          </w:tcPr>
          <w:p w14:paraId="6E39134D"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Wingspan</m:t>
                </m:r>
              </m:oMath>
            </m:oMathPara>
          </w:p>
        </w:tc>
        <w:tc>
          <w:tcPr>
            <w:tcW w:w="4009" w:type="dxa"/>
            <w:shd w:val="clear" w:color="auto" w:fill="auto"/>
            <w:vAlign w:val="center"/>
          </w:tcPr>
          <w:p w14:paraId="1EA663EA" w14:textId="335895DE" w:rsidR="002A2F18" w:rsidRPr="00E4793C" w:rsidRDefault="002A2F18" w:rsidP="00E4793C">
            <w:pPr>
              <w:rPr>
                <w:rFonts w:ascii="Times New Roman" w:hAnsi="Times New Roman" w:cs="Times New Roman"/>
                <w:sz w:val="20"/>
                <w:szCs w:val="20"/>
              </w:rPr>
            </w:pPr>
            <w:r w:rsidRPr="00E4793C">
              <w:rPr>
                <w:rFonts w:ascii="Times New Roman" w:hAnsi="Times New Roman" w:cs="Times New Roman"/>
                <w:sz w:val="20"/>
                <w:szCs w:val="20"/>
              </w:rPr>
              <w:t>Occupancy trends are best predicted by species’ average wingspan. Larger species will exhibit increases in occupancy probability due to greater mobility</w:t>
            </w:r>
            <w:r w:rsidR="00E4793C" w:rsidRPr="00E4793C">
              <w:rPr>
                <w:rFonts w:ascii="Times New Roman" w:hAnsi="Times New Roman" w:cs="Times New Roman"/>
                <w:sz w:val="20"/>
                <w:szCs w:val="20"/>
              </w:rPr>
              <w:t xml:space="preserve"> </w:t>
            </w:r>
            <w:r w:rsidR="00E4793C" w:rsidRPr="00E4793C">
              <w:rPr>
                <w:rFonts w:ascii="Times New Roman" w:hAnsi="Times New Roman" w:cs="Times New Roman"/>
                <w:sz w:val="20"/>
                <w:szCs w:val="20"/>
              </w:rPr>
              <w:fldChar w:fldCharType="begin"/>
            </w:r>
            <w:r w:rsidR="00E4793C" w:rsidRPr="00E4793C">
              <w:rPr>
                <w:rFonts w:ascii="Times New Roman" w:hAnsi="Times New Roman" w:cs="Times New Roman"/>
                <w:sz w:val="20"/>
                <w:szCs w:val="20"/>
              </w:rPr>
              <w:instrText xml:space="preserve"> ADDIN ZOTERO_ITEM CSL_CITATION {"citationID":"cl6bVZZY","properties":{"formattedCitation":"(Sekar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E4793C" w:rsidRPr="00E4793C">
              <w:rPr>
                <w:rFonts w:ascii="Times New Roman" w:hAnsi="Times New Roman" w:cs="Times New Roman"/>
                <w:sz w:val="20"/>
                <w:szCs w:val="20"/>
              </w:rPr>
              <w:fldChar w:fldCharType="separate"/>
            </w:r>
            <w:r w:rsidR="00E4793C" w:rsidRPr="00E4793C">
              <w:rPr>
                <w:rFonts w:ascii="Times New Roman" w:hAnsi="Times New Roman" w:cs="Times New Roman"/>
                <w:sz w:val="20"/>
                <w:szCs w:val="20"/>
              </w:rPr>
              <w:t>(Sekar 2012)</w:t>
            </w:r>
            <w:r w:rsidR="00E4793C" w:rsidRPr="00E4793C">
              <w:rPr>
                <w:rFonts w:ascii="Times New Roman" w:hAnsi="Times New Roman" w:cs="Times New Roman"/>
                <w:sz w:val="20"/>
                <w:szCs w:val="20"/>
              </w:rPr>
              <w:fldChar w:fldCharType="end"/>
            </w:r>
            <w:r w:rsidRPr="00E4793C">
              <w:rPr>
                <w:rFonts w:ascii="Times New Roman" w:hAnsi="Times New Roman" w:cs="Times New Roman"/>
                <w:sz w:val="20"/>
                <w:szCs w:val="20"/>
              </w:rPr>
              <w:t>.</w:t>
            </w:r>
          </w:p>
        </w:tc>
      </w:tr>
      <w:tr w:rsidR="002A2F18" w:rsidRPr="0015403E" w14:paraId="0C7BB044" w14:textId="77777777" w:rsidTr="008140DC">
        <w:trPr>
          <w:trHeight w:val="890"/>
        </w:trPr>
        <w:tc>
          <w:tcPr>
            <w:tcW w:w="2155" w:type="dxa"/>
            <w:shd w:val="clear" w:color="auto" w:fill="auto"/>
            <w:vAlign w:val="center"/>
          </w:tcPr>
          <w:p w14:paraId="5AFB2B4C" w14:textId="39740FDF" w:rsidR="002A2F18" w:rsidRPr="0015403E" w:rsidRDefault="002A2F18" w:rsidP="00E4793C">
            <w:pPr>
              <w:rPr>
                <w:rFonts w:ascii="Times New Roman" w:hAnsi="Times New Roman" w:cs="Times New Roman"/>
                <w:sz w:val="20"/>
                <w:szCs w:val="20"/>
              </w:rPr>
            </w:pPr>
            <w:del w:id="336" w:author="Vaughn Shirey" w:date="2023-08-25T09:59:00Z">
              <w:r w:rsidRPr="0015403E" w:rsidDel="00760DB7">
                <w:rPr>
                  <w:rFonts w:ascii="Times New Roman" w:hAnsi="Times New Roman" w:cs="Times New Roman"/>
                  <w:sz w:val="20"/>
                  <w:szCs w:val="20"/>
                </w:rPr>
                <w:delText>H</w:delText>
              </w:r>
            </w:del>
            <w:ins w:id="337" w:author="Vaughn Shirey" w:date="2023-08-25T09:59:00Z">
              <w:r w:rsidR="00760DB7">
                <w:rPr>
                  <w:rFonts w:ascii="Times New Roman" w:hAnsi="Times New Roman" w:cs="Times New Roman"/>
                  <w:sz w:val="20"/>
                  <w:szCs w:val="20"/>
                </w:rPr>
                <w:t>J</w:t>
              </w:r>
            </w:ins>
          </w:p>
          <w:p w14:paraId="70B8F985"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“Size + Phylo”</w:t>
            </w:r>
          </w:p>
        </w:tc>
        <w:tc>
          <w:tcPr>
            <w:tcW w:w="6750" w:type="dxa"/>
            <w:shd w:val="clear" w:color="auto" w:fill="auto"/>
            <w:vAlign w:val="center"/>
          </w:tcPr>
          <w:p w14:paraId="03494746"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Wingspan</m:t>
                </m:r>
              </m:oMath>
            </m:oMathPara>
          </w:p>
        </w:tc>
        <w:tc>
          <w:tcPr>
            <w:tcW w:w="4009" w:type="dxa"/>
            <w:shd w:val="clear" w:color="auto" w:fill="auto"/>
            <w:vAlign w:val="center"/>
          </w:tcPr>
          <w:p w14:paraId="2D4007E5" w14:textId="5A862E73" w:rsidR="002A2F18" w:rsidRPr="00E4793C" w:rsidRDefault="002A2F18" w:rsidP="00E4793C">
            <w:pPr>
              <w:rPr>
                <w:rFonts w:ascii="Times New Roman" w:hAnsi="Times New Roman" w:cs="Times New Roman"/>
                <w:sz w:val="20"/>
                <w:szCs w:val="20"/>
              </w:rPr>
            </w:pPr>
            <w:r w:rsidRPr="00E4793C">
              <w:rPr>
                <w:rFonts w:ascii="Times New Roman" w:hAnsi="Times New Roman" w:cs="Times New Roman"/>
                <w:sz w:val="20"/>
                <w:szCs w:val="20"/>
              </w:rPr>
              <w:t>Occupancy trends are best predicted by species’ average wingspan and a species-specific phylogenetic intercept. Larger species will exhibit increases in occupancy probability due to greater mobility</w:t>
            </w:r>
            <w:r w:rsidR="00E4793C" w:rsidRPr="00E4793C">
              <w:rPr>
                <w:rFonts w:ascii="Times New Roman" w:hAnsi="Times New Roman" w:cs="Times New Roman"/>
                <w:sz w:val="20"/>
                <w:szCs w:val="20"/>
              </w:rPr>
              <w:t xml:space="preserve"> </w:t>
            </w:r>
            <w:r w:rsidR="00E4793C" w:rsidRPr="00E4793C">
              <w:rPr>
                <w:rFonts w:ascii="Times New Roman" w:hAnsi="Times New Roman" w:cs="Times New Roman"/>
                <w:sz w:val="20"/>
                <w:szCs w:val="20"/>
              </w:rPr>
              <w:fldChar w:fldCharType="begin"/>
            </w:r>
            <w:r w:rsidR="00AA1279">
              <w:rPr>
                <w:rFonts w:ascii="Times New Roman" w:hAnsi="Times New Roman" w:cs="Times New Roman"/>
                <w:sz w:val="20"/>
                <w:szCs w:val="20"/>
              </w:rPr>
              <w:instrText xml:space="preserve"> ADDIN ZOTERO_ITEM CSL_CITATION {"citationID":"ILfmPgtm","properties":{"formattedCitation":"(Sekar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E4793C" w:rsidRPr="00E4793C">
              <w:rPr>
                <w:rFonts w:ascii="Times New Roman" w:hAnsi="Times New Roman" w:cs="Times New Roman"/>
                <w:sz w:val="20"/>
                <w:szCs w:val="20"/>
              </w:rPr>
              <w:fldChar w:fldCharType="separate"/>
            </w:r>
            <w:r w:rsidR="00E4793C" w:rsidRPr="00E4793C">
              <w:rPr>
                <w:rFonts w:ascii="Times New Roman" w:hAnsi="Times New Roman" w:cs="Times New Roman"/>
                <w:sz w:val="20"/>
                <w:szCs w:val="20"/>
              </w:rPr>
              <w:t>(Sekar 2012)</w:t>
            </w:r>
            <w:r w:rsidR="00E4793C" w:rsidRPr="00E4793C">
              <w:rPr>
                <w:rFonts w:ascii="Times New Roman" w:hAnsi="Times New Roman" w:cs="Times New Roman"/>
                <w:sz w:val="20"/>
                <w:szCs w:val="20"/>
              </w:rPr>
              <w:fldChar w:fldCharType="end"/>
            </w:r>
            <w:r w:rsidRPr="00E4793C">
              <w:rPr>
                <w:rFonts w:ascii="Times New Roman" w:hAnsi="Times New Roman" w:cs="Times New Roman"/>
                <w:sz w:val="20"/>
                <w:szCs w:val="20"/>
              </w:rPr>
              <w:t>.</w:t>
            </w:r>
          </w:p>
        </w:tc>
      </w:tr>
      <w:tr w:rsidR="002A2F18" w:rsidRPr="0015403E" w14:paraId="35496811" w14:textId="77777777" w:rsidTr="008140DC">
        <w:trPr>
          <w:trHeight w:val="710"/>
        </w:trPr>
        <w:tc>
          <w:tcPr>
            <w:tcW w:w="2155" w:type="dxa"/>
            <w:shd w:val="clear" w:color="auto" w:fill="auto"/>
            <w:vAlign w:val="center"/>
          </w:tcPr>
          <w:p w14:paraId="0025E38B" w14:textId="726EC338" w:rsidR="002A2F18" w:rsidRPr="0015403E" w:rsidRDefault="00760DB7" w:rsidP="00E4793C">
            <w:pPr>
              <w:rPr>
                <w:rFonts w:ascii="Times New Roman" w:hAnsi="Times New Roman" w:cs="Times New Roman"/>
                <w:sz w:val="20"/>
                <w:szCs w:val="20"/>
              </w:rPr>
            </w:pPr>
            <w:ins w:id="338" w:author="Vaughn Shirey" w:date="2023-08-25T09:59:00Z">
              <w:r>
                <w:rPr>
                  <w:rFonts w:ascii="Times New Roman" w:hAnsi="Times New Roman" w:cs="Times New Roman"/>
                  <w:sz w:val="20"/>
                  <w:szCs w:val="20"/>
                </w:rPr>
                <w:t>K</w:t>
              </w:r>
            </w:ins>
            <w:del w:id="339" w:author="Vaughn Shirey" w:date="2023-08-25T09:59:00Z">
              <w:r w:rsidR="002A2F18" w:rsidRPr="0015403E" w:rsidDel="00760DB7">
                <w:rPr>
                  <w:rFonts w:ascii="Times New Roman" w:hAnsi="Times New Roman" w:cs="Times New Roman"/>
                  <w:sz w:val="20"/>
                  <w:szCs w:val="20"/>
                </w:rPr>
                <w:delText>I</w:delText>
              </w:r>
            </w:del>
          </w:p>
          <w:p w14:paraId="4896FFDF"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“Resource”</w:t>
            </w:r>
          </w:p>
        </w:tc>
        <w:tc>
          <w:tcPr>
            <w:tcW w:w="6750" w:type="dxa"/>
            <w:shd w:val="clear" w:color="auto" w:fill="auto"/>
            <w:vAlign w:val="center"/>
          </w:tcPr>
          <w:p w14:paraId="63E2E694"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HostPlantBreadth</m:t>
                </m:r>
              </m:oMath>
            </m:oMathPara>
          </w:p>
        </w:tc>
        <w:tc>
          <w:tcPr>
            <w:tcW w:w="4009" w:type="dxa"/>
            <w:shd w:val="clear" w:color="auto" w:fill="auto"/>
            <w:vAlign w:val="center"/>
          </w:tcPr>
          <w:p w14:paraId="12B49874"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w:t>
            </w:r>
            <w:r>
              <w:rPr>
                <w:rFonts w:ascii="Times New Roman" w:hAnsi="Times New Roman" w:cs="Times New Roman"/>
                <w:sz w:val="20"/>
                <w:szCs w:val="20"/>
              </w:rPr>
              <w:t xml:space="preserve"> Species with greater host plant breadth will exhibit increases in occupancy probability due to broader resource availability.</w:t>
            </w:r>
          </w:p>
        </w:tc>
      </w:tr>
      <w:tr w:rsidR="002A2F18" w:rsidRPr="0015403E" w14:paraId="3B9F1A41" w14:textId="77777777" w:rsidTr="008140DC">
        <w:trPr>
          <w:trHeight w:val="890"/>
        </w:trPr>
        <w:tc>
          <w:tcPr>
            <w:tcW w:w="2155" w:type="dxa"/>
            <w:shd w:val="clear" w:color="auto" w:fill="auto"/>
            <w:vAlign w:val="center"/>
          </w:tcPr>
          <w:p w14:paraId="5C2A2A6B" w14:textId="66BC66EE" w:rsidR="002A2F18" w:rsidRPr="0015403E" w:rsidRDefault="00760DB7" w:rsidP="00E4793C">
            <w:pPr>
              <w:rPr>
                <w:rFonts w:ascii="Times New Roman" w:hAnsi="Times New Roman" w:cs="Times New Roman"/>
                <w:sz w:val="20"/>
                <w:szCs w:val="20"/>
              </w:rPr>
            </w:pPr>
            <w:ins w:id="340" w:author="Vaughn Shirey" w:date="2023-08-25T09:59:00Z">
              <w:r>
                <w:rPr>
                  <w:rFonts w:ascii="Times New Roman" w:hAnsi="Times New Roman" w:cs="Times New Roman"/>
                  <w:sz w:val="20"/>
                  <w:szCs w:val="20"/>
                </w:rPr>
                <w:t>L</w:t>
              </w:r>
            </w:ins>
            <w:del w:id="341" w:author="Vaughn Shirey" w:date="2023-08-25T09:59:00Z">
              <w:r w:rsidR="002A2F18" w:rsidRPr="0015403E" w:rsidDel="00760DB7">
                <w:rPr>
                  <w:rFonts w:ascii="Times New Roman" w:hAnsi="Times New Roman" w:cs="Times New Roman"/>
                  <w:sz w:val="20"/>
                  <w:szCs w:val="20"/>
                </w:rPr>
                <w:delText>J</w:delText>
              </w:r>
            </w:del>
          </w:p>
          <w:p w14:paraId="58AA2755"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“Resource + Phylo”</w:t>
            </w:r>
          </w:p>
        </w:tc>
        <w:tc>
          <w:tcPr>
            <w:tcW w:w="6750" w:type="dxa"/>
            <w:shd w:val="clear" w:color="auto" w:fill="auto"/>
            <w:vAlign w:val="center"/>
          </w:tcPr>
          <w:p w14:paraId="12B3C744"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HostPlantBreadth</m:t>
                </m:r>
              </m:oMath>
            </m:oMathPara>
          </w:p>
        </w:tc>
        <w:tc>
          <w:tcPr>
            <w:tcW w:w="4009" w:type="dxa"/>
            <w:shd w:val="clear" w:color="auto" w:fill="auto"/>
            <w:vAlign w:val="center"/>
          </w:tcPr>
          <w:p w14:paraId="15F037F3"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 and a species-specific phylogenetic intercept.</w:t>
            </w:r>
            <w:r>
              <w:rPr>
                <w:rFonts w:ascii="Times New Roman" w:hAnsi="Times New Roman" w:cs="Times New Roman"/>
                <w:sz w:val="20"/>
                <w:szCs w:val="20"/>
              </w:rPr>
              <w:t xml:space="preserve"> Species with greater host plant breadth will exhibit increases in occupancy probability due to broader resource availability.</w:t>
            </w:r>
          </w:p>
        </w:tc>
      </w:tr>
      <w:tr w:rsidR="002A2F18" w:rsidRPr="0015403E" w14:paraId="61FED5CF" w14:textId="77777777" w:rsidTr="008140DC">
        <w:trPr>
          <w:trHeight w:val="890"/>
        </w:trPr>
        <w:tc>
          <w:tcPr>
            <w:tcW w:w="2155" w:type="dxa"/>
            <w:shd w:val="clear" w:color="auto" w:fill="auto"/>
            <w:vAlign w:val="center"/>
          </w:tcPr>
          <w:p w14:paraId="61BEF332" w14:textId="6F8125CD" w:rsidR="002A2F18" w:rsidRPr="0015403E" w:rsidRDefault="00760DB7" w:rsidP="00E4793C">
            <w:pPr>
              <w:rPr>
                <w:rFonts w:ascii="Times New Roman" w:hAnsi="Times New Roman" w:cs="Times New Roman"/>
                <w:sz w:val="20"/>
                <w:szCs w:val="20"/>
              </w:rPr>
            </w:pPr>
            <w:ins w:id="342" w:author="Vaughn Shirey" w:date="2023-08-25T09:59:00Z">
              <w:r>
                <w:rPr>
                  <w:rFonts w:ascii="Times New Roman" w:hAnsi="Times New Roman" w:cs="Times New Roman"/>
                  <w:sz w:val="20"/>
                  <w:szCs w:val="20"/>
                </w:rPr>
                <w:t>M</w:t>
              </w:r>
            </w:ins>
            <w:del w:id="343" w:author="Vaughn Shirey" w:date="2023-08-25T09:59:00Z">
              <w:r w:rsidR="002A2F18" w:rsidRPr="0015403E" w:rsidDel="00760DB7">
                <w:rPr>
                  <w:rFonts w:ascii="Times New Roman" w:hAnsi="Times New Roman" w:cs="Times New Roman"/>
                  <w:sz w:val="20"/>
                  <w:szCs w:val="20"/>
                </w:rPr>
                <w:delText>K</w:delText>
              </w:r>
            </w:del>
          </w:p>
          <w:p w14:paraId="7584BF3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“Overwinter”</w:t>
            </w:r>
          </w:p>
        </w:tc>
        <w:tc>
          <w:tcPr>
            <w:tcW w:w="6750" w:type="dxa"/>
            <w:shd w:val="clear" w:color="auto" w:fill="auto"/>
            <w:vAlign w:val="center"/>
          </w:tcPr>
          <w:p w14:paraId="00A8C36E"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2</m:t>
                    </m:r>
                  </m:sub>
                </m:sSub>
                <m:r>
                  <m:rPr>
                    <m:sty m:val="p"/>
                  </m:rPr>
                  <w:rPr>
                    <w:rFonts w:ascii="Cambria Math" w:hAnsi="Cambria Math" w:cs="Times New Roman"/>
                    <w:noProof/>
                    <w:sz w:val="20"/>
                    <w:szCs w:val="20"/>
                  </w:rPr>
                  <m:t>×</m:t>
                </m:r>
                <m:r>
                  <w:rPr>
                    <w:rFonts w:ascii="Cambria Math" w:hAnsi="Cambria Math" w:cs="Times New Roman"/>
                    <w:noProof/>
                    <w:sz w:val="20"/>
                    <w:szCs w:val="20"/>
                  </w:rPr>
                  <m:t>OverwinterStage+</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3</m:t>
                    </m:r>
                  </m:sub>
                </m:sSub>
                <m:r>
                  <m:rPr>
                    <m:sty m:val="p"/>
                  </m:rPr>
                  <w:rPr>
                    <w:rFonts w:ascii="Cambria Math" w:hAnsi="Cambria Math" w:cs="Times New Roman"/>
                    <w:noProof/>
                    <w:sz w:val="20"/>
                    <w:szCs w:val="20"/>
                  </w:rPr>
                  <m:t>×</m:t>
                </m:r>
                <m:d>
                  <m:dPr>
                    <m:ctrlPr>
                      <w:rPr>
                        <w:rFonts w:ascii="Cambria Math" w:hAnsi="Cambria Math" w:cs="Times New Roman"/>
                        <w:bCs/>
                        <w:i/>
                        <w:noProof/>
                        <w:sz w:val="20"/>
                        <w:szCs w:val="20"/>
                      </w:rPr>
                    </m:ctrlPr>
                  </m:dPr>
                  <m:e>
                    <m:r>
                      <w:rPr>
                        <w:rFonts w:ascii="Cambria Math" w:hAnsi="Cambria Math" w:cs="Times New Roman"/>
                        <w:noProof/>
                        <w:sz w:val="20"/>
                        <w:szCs w:val="20"/>
                      </w:rPr>
                      <m:t>RangeTemp:OverwinterStage</m:t>
                    </m:r>
                  </m:e>
                </m:d>
              </m:oMath>
            </m:oMathPara>
          </w:p>
        </w:tc>
        <w:tc>
          <w:tcPr>
            <w:tcW w:w="4009" w:type="dxa"/>
            <w:shd w:val="clear" w:color="auto" w:fill="auto"/>
            <w:vAlign w:val="center"/>
          </w:tcPr>
          <w:p w14:paraId="655DFEA4" w14:textId="15A11892"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and the interaction between those two factors.</w:t>
            </w:r>
            <w:r>
              <w:rPr>
                <w:rFonts w:ascii="Times New Roman" w:hAnsi="Times New Roman" w:cs="Times New Roman"/>
                <w:sz w:val="20"/>
                <w:szCs w:val="20"/>
              </w:rPr>
              <w:t xml:space="preserve"> </w:t>
            </w:r>
            <w:r w:rsidR="001F75E5" w:rsidRPr="001F75E5">
              <w:rPr>
                <w:rFonts w:ascii="Times New Roman" w:hAnsi="Times New Roman" w:cs="Times New Roman"/>
                <w:sz w:val="20"/>
                <w:szCs w:val="20"/>
              </w:rPr>
              <w:t xml:space="preserve">We included an interaction term here since physiological or behavioral overwintering strategies could vary by a species’ thermal adaptability. For example, some species of Lepidoptera possess the ability to synthesize antifreeze compounds while others may burrow underground or find other sheltering mechanisms to survive winter conditions </w:t>
            </w:r>
            <w:r w:rsidR="001F75E5" w:rsidRPr="001F75E5">
              <w:rPr>
                <w:rFonts w:ascii="Times New Roman" w:hAnsi="Times New Roman" w:cs="Times New Roman"/>
                <w:sz w:val="20"/>
                <w:szCs w:val="20"/>
              </w:rPr>
              <w:fldChar w:fldCharType="begin"/>
            </w:r>
            <w:r w:rsidR="001F75E5" w:rsidRPr="001F75E5">
              <w:rPr>
                <w:rFonts w:ascii="Times New Roman" w:hAnsi="Times New Roman" w:cs="Times New Roman"/>
                <w:sz w:val="20"/>
                <w:szCs w:val="20"/>
              </w:rPr>
              <w:instrText xml:space="preserve"> ADDIN ZOTERO_ITEM CSL_CITATION {"citationID":"fSAf5k0F","properties":{"formattedCitation":"(Downes 1965; Layne Jr &amp; Kuharsky 2000; Brackley 2021)","plainCitation":"(Downes 1965; Layne Jr &amp; Kuharsky 2000; Brackley 2021)","noteIndex":0},"citationItems":[{"id":1240,"uris":["http://zotero.org/users/3183432/items/MKF9ZD65"],"itemData":{"id":1240,"type":"article-journal","container-title":"Annual Review of Entomology","issue":"1","note":"publisher: Annual Reviews 4139 El Camino Way, PO Box 10139, Palo Alto, CA 94303-0139, USA","page":"257–274","title":"Adaptations of insects in the Arctic","volume":"10","author":[{"family":"Downes","given":"JA"}],"issued":{"date-parts":[["1965"]]}}},{"id":1239,"uris":["http://zotero.org/users/3183432/items/B6ZP5ARI"],"itemData":{"id":1239,"type":"article-journal","container-title":"Journal of Experimental Zoology","issue":"4","note":"publisher: Wiley Online Library","page":"367–371","title":"Triggering of cryoprotectant synthesis in the woolly bear caterpillar (Pyrrharctia isabella Lepidoptera: Arctiidae)","volume":"286","author":[{"family":"Layne Jr","given":"Jack R"},{"family":"Kuharsky","given":"Diane K"}],"issued":{"date-parts":[["2000"]]}}},{"id":1238,"uris":["http://zotero.org/users/3183432/items/HNQDR338"],"itemData":{"id":1238,"type":"book","publisher":"Georgetown University","title":"No Longer Forgotten: Pupation as a Critical Link in the Lepidopteran Life Cycle","author":[{"family":"Brackley","given":"Allison"}],"issued":{"date-parts":[["2021"]]}}}],"schema":"https://github.com/citation-style-language/schema/raw/master/csl-citation.json"} </w:instrText>
            </w:r>
            <w:r w:rsidR="001F75E5" w:rsidRPr="001F75E5">
              <w:rPr>
                <w:rFonts w:ascii="Times New Roman" w:hAnsi="Times New Roman" w:cs="Times New Roman"/>
                <w:sz w:val="20"/>
                <w:szCs w:val="20"/>
              </w:rPr>
              <w:fldChar w:fldCharType="separate"/>
            </w:r>
            <w:r w:rsidR="001F75E5" w:rsidRPr="001F75E5">
              <w:rPr>
                <w:rFonts w:ascii="Times New Roman" w:hAnsi="Times New Roman" w:cs="Times New Roman"/>
                <w:sz w:val="20"/>
                <w:szCs w:val="20"/>
              </w:rPr>
              <w:t>(Downes 1965; Layne Jr &amp; Kuharsky 2000; Brackley 2021)</w:t>
            </w:r>
            <w:r w:rsidR="001F75E5" w:rsidRPr="001F75E5">
              <w:rPr>
                <w:rFonts w:ascii="Times New Roman" w:hAnsi="Times New Roman" w:cs="Times New Roman"/>
                <w:sz w:val="20"/>
                <w:szCs w:val="20"/>
              </w:rPr>
              <w:fldChar w:fldCharType="end"/>
            </w:r>
            <w:r w:rsidR="001F75E5" w:rsidRPr="001F75E5">
              <w:rPr>
                <w:rFonts w:ascii="Times New Roman" w:hAnsi="Times New Roman" w:cs="Times New Roman"/>
                <w:sz w:val="20"/>
                <w:szCs w:val="20"/>
              </w:rPr>
              <w:t xml:space="preserve">. Further, responses to environmental cues can vary ontogenetically </w:t>
            </w:r>
            <w:r w:rsidR="001F75E5" w:rsidRPr="001F75E5">
              <w:rPr>
                <w:rFonts w:ascii="Times New Roman" w:hAnsi="Times New Roman" w:cs="Times New Roman"/>
                <w:sz w:val="20"/>
                <w:szCs w:val="20"/>
              </w:rPr>
              <w:fldChar w:fldCharType="begin"/>
            </w:r>
            <w:r w:rsidR="001F75E5" w:rsidRPr="001F75E5">
              <w:rPr>
                <w:rFonts w:ascii="Times New Roman" w:hAnsi="Times New Roman" w:cs="Times New Roman"/>
                <w:sz w:val="20"/>
                <w:szCs w:val="20"/>
              </w:rPr>
              <w:instrText xml:space="preserve"> ADDIN ZOTERO_ITEM CSL_CITATION {"citationID":"rrpRQiCX","properties":{"formattedCitation":"(Brackley {\\i{}et al.} 2021)","plainCitation":"(Brackley et al. 2021)","noteIndex":0},"citationItems":[{"id":1237,"uris":["http://zotero.org/users/3183432/items/MM2V8BWE"],"itemData":{"id":1237,"type":"article-journal","container-title":"Entomologia Experimentalis et Applicata","issue":"12","note":"publisher: Wiley Online Library","page":"1147–1156","title":"Adaptive ontogenetic shifts in larval responses to environmental cues","volume":"169","author":[{"family":"Brackley","given":"Allison"},{"family":"Lill","given":"John T"},{"family":"Weiss","given":"Martha R"}],"issued":{"date-parts":[["2021"]]}}}],"schema":"https://github.com/citation-style-language/schema/raw/master/csl-citation.json"} </w:instrText>
            </w:r>
            <w:r w:rsidR="001F75E5" w:rsidRPr="001F75E5">
              <w:rPr>
                <w:rFonts w:ascii="Times New Roman" w:hAnsi="Times New Roman" w:cs="Times New Roman"/>
                <w:sz w:val="20"/>
                <w:szCs w:val="20"/>
              </w:rPr>
              <w:fldChar w:fldCharType="separate"/>
            </w:r>
            <w:r w:rsidR="001F75E5" w:rsidRPr="001F75E5">
              <w:rPr>
                <w:rFonts w:ascii="Times New Roman" w:hAnsi="Times New Roman" w:cs="Times New Roman"/>
                <w:sz w:val="20"/>
                <w:szCs w:val="20"/>
              </w:rPr>
              <w:t xml:space="preserve">(Brackley </w:t>
            </w:r>
            <w:r w:rsidR="001F75E5" w:rsidRPr="001F75E5">
              <w:rPr>
                <w:rFonts w:ascii="Times New Roman" w:hAnsi="Times New Roman" w:cs="Times New Roman"/>
                <w:i/>
                <w:iCs/>
                <w:sz w:val="20"/>
                <w:szCs w:val="20"/>
              </w:rPr>
              <w:t>et al.</w:t>
            </w:r>
            <w:r w:rsidR="001F75E5" w:rsidRPr="001F75E5">
              <w:rPr>
                <w:rFonts w:ascii="Times New Roman" w:hAnsi="Times New Roman" w:cs="Times New Roman"/>
                <w:sz w:val="20"/>
                <w:szCs w:val="20"/>
              </w:rPr>
              <w:t xml:space="preserve"> 2021)</w:t>
            </w:r>
            <w:r w:rsidR="001F75E5" w:rsidRPr="001F75E5">
              <w:rPr>
                <w:rFonts w:ascii="Times New Roman" w:hAnsi="Times New Roman" w:cs="Times New Roman"/>
                <w:sz w:val="20"/>
                <w:szCs w:val="20"/>
              </w:rPr>
              <w:fldChar w:fldCharType="end"/>
            </w:r>
            <w:r w:rsidR="001F75E5" w:rsidRPr="001F75E5">
              <w:rPr>
                <w:rFonts w:ascii="Times New Roman" w:hAnsi="Times New Roman" w:cs="Times New Roman"/>
                <w:sz w:val="20"/>
                <w:szCs w:val="20"/>
              </w:rPr>
              <w:t>.</w:t>
            </w:r>
          </w:p>
        </w:tc>
      </w:tr>
      <w:tr w:rsidR="002A2F18" w:rsidRPr="0015403E" w14:paraId="051F50A8" w14:textId="77777777" w:rsidTr="008140DC">
        <w:trPr>
          <w:trHeight w:val="980"/>
        </w:trPr>
        <w:tc>
          <w:tcPr>
            <w:tcW w:w="2155" w:type="dxa"/>
            <w:shd w:val="clear" w:color="auto" w:fill="auto"/>
            <w:vAlign w:val="center"/>
          </w:tcPr>
          <w:p w14:paraId="085D51A6" w14:textId="50B1B05E" w:rsidR="002A2F18" w:rsidRPr="0015403E" w:rsidRDefault="00760DB7" w:rsidP="00E4793C">
            <w:pPr>
              <w:rPr>
                <w:rFonts w:ascii="Times New Roman" w:hAnsi="Times New Roman" w:cs="Times New Roman"/>
                <w:sz w:val="20"/>
                <w:szCs w:val="20"/>
              </w:rPr>
            </w:pPr>
            <w:ins w:id="344" w:author="Vaughn Shirey" w:date="2023-08-25T09:59:00Z">
              <w:r>
                <w:rPr>
                  <w:rFonts w:ascii="Times New Roman" w:hAnsi="Times New Roman" w:cs="Times New Roman"/>
                  <w:sz w:val="20"/>
                  <w:szCs w:val="20"/>
                </w:rPr>
                <w:t>N</w:t>
              </w:r>
            </w:ins>
            <w:del w:id="345" w:author="Vaughn Shirey" w:date="2023-08-25T09:59:00Z">
              <w:r w:rsidR="002A2F18" w:rsidRPr="0015403E" w:rsidDel="00760DB7">
                <w:rPr>
                  <w:rFonts w:ascii="Times New Roman" w:hAnsi="Times New Roman" w:cs="Times New Roman"/>
                  <w:sz w:val="20"/>
                  <w:szCs w:val="20"/>
                </w:rPr>
                <w:delText>L</w:delText>
              </w:r>
            </w:del>
          </w:p>
          <w:p w14:paraId="7F1212E9"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“Overwinter + Phylo”</w:t>
            </w:r>
          </w:p>
        </w:tc>
        <w:tc>
          <w:tcPr>
            <w:tcW w:w="6750" w:type="dxa"/>
            <w:shd w:val="clear" w:color="auto" w:fill="auto"/>
            <w:vAlign w:val="center"/>
          </w:tcPr>
          <w:p w14:paraId="736C6B07"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 xml:space="preserve"> +</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2</m:t>
                    </m:r>
                  </m:sub>
                </m:sSub>
                <m:r>
                  <m:rPr>
                    <m:sty m:val="p"/>
                  </m:rPr>
                  <w:rPr>
                    <w:rFonts w:ascii="Cambria Math" w:hAnsi="Cambria Math" w:cs="Times New Roman"/>
                    <w:noProof/>
                    <w:sz w:val="20"/>
                    <w:szCs w:val="20"/>
                  </w:rPr>
                  <m:t>×</m:t>
                </m:r>
                <m:r>
                  <w:rPr>
                    <w:rFonts w:ascii="Cambria Math" w:hAnsi="Cambria Math" w:cs="Times New Roman"/>
                    <w:noProof/>
                    <w:sz w:val="20"/>
                    <w:szCs w:val="20"/>
                  </w:rPr>
                  <m:t>OverwinterStage+</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3</m:t>
                    </m:r>
                  </m:sub>
                </m:sSub>
                <m:r>
                  <m:rPr>
                    <m:sty m:val="p"/>
                  </m:rPr>
                  <w:rPr>
                    <w:rFonts w:ascii="Cambria Math" w:hAnsi="Cambria Math" w:cs="Times New Roman"/>
                    <w:noProof/>
                    <w:sz w:val="20"/>
                    <w:szCs w:val="20"/>
                  </w:rPr>
                  <m:t>×</m:t>
                </m:r>
                <m:d>
                  <m:dPr>
                    <m:ctrlPr>
                      <w:rPr>
                        <w:rFonts w:ascii="Cambria Math" w:hAnsi="Cambria Math" w:cs="Times New Roman"/>
                        <w:bCs/>
                        <w:i/>
                        <w:noProof/>
                        <w:sz w:val="20"/>
                        <w:szCs w:val="20"/>
                      </w:rPr>
                    </m:ctrlPr>
                  </m:dPr>
                  <m:e>
                    <m:r>
                      <w:rPr>
                        <w:rFonts w:ascii="Cambria Math" w:hAnsi="Cambria Math" w:cs="Times New Roman"/>
                        <w:noProof/>
                        <w:sz w:val="20"/>
                        <w:szCs w:val="20"/>
                      </w:rPr>
                      <m:t>RangeTemp:OverwinterStage</m:t>
                    </m:r>
                  </m:e>
                </m:d>
              </m:oMath>
            </m:oMathPara>
          </w:p>
        </w:tc>
        <w:tc>
          <w:tcPr>
            <w:tcW w:w="4009" w:type="dxa"/>
            <w:shd w:val="clear" w:color="auto" w:fill="auto"/>
            <w:vAlign w:val="center"/>
          </w:tcPr>
          <w:p w14:paraId="2152EB73" w14:textId="476DCC03"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the interaction between those two factors and a species-specific, phylogenetic intercept.</w:t>
            </w:r>
            <w:r>
              <w:rPr>
                <w:rFonts w:ascii="Times New Roman" w:hAnsi="Times New Roman" w:cs="Times New Roman"/>
                <w:sz w:val="20"/>
                <w:szCs w:val="20"/>
              </w:rPr>
              <w:t xml:space="preserve"> </w:t>
            </w:r>
            <w:r w:rsidR="00B1612F">
              <w:rPr>
                <w:rFonts w:ascii="Times New Roman" w:hAnsi="Times New Roman" w:cs="Times New Roman"/>
                <w:sz w:val="20"/>
                <w:szCs w:val="20"/>
              </w:rPr>
              <w:t>Following the same logic as Model K.</w:t>
            </w:r>
          </w:p>
        </w:tc>
      </w:tr>
      <w:tr w:rsidR="002A2F18" w:rsidRPr="0015403E" w14:paraId="56C5802F" w14:textId="77777777" w:rsidTr="008140DC">
        <w:trPr>
          <w:trHeight w:val="890"/>
        </w:trPr>
        <w:tc>
          <w:tcPr>
            <w:tcW w:w="2155" w:type="dxa"/>
            <w:shd w:val="clear" w:color="auto" w:fill="auto"/>
            <w:vAlign w:val="center"/>
          </w:tcPr>
          <w:p w14:paraId="1D65E126" w14:textId="0DCD333D" w:rsidR="002A2F18" w:rsidRPr="0015403E" w:rsidRDefault="00760DB7" w:rsidP="00E4793C">
            <w:pPr>
              <w:rPr>
                <w:rFonts w:ascii="Times New Roman" w:hAnsi="Times New Roman" w:cs="Times New Roman"/>
                <w:sz w:val="20"/>
                <w:szCs w:val="20"/>
              </w:rPr>
            </w:pPr>
            <w:ins w:id="346" w:author="Vaughn Shirey" w:date="2023-08-25T09:59:00Z">
              <w:r>
                <w:rPr>
                  <w:rFonts w:ascii="Times New Roman" w:hAnsi="Times New Roman" w:cs="Times New Roman"/>
                  <w:sz w:val="20"/>
                  <w:szCs w:val="20"/>
                </w:rPr>
                <w:lastRenderedPageBreak/>
                <w:t>O</w:t>
              </w:r>
            </w:ins>
            <w:del w:id="347" w:author="Vaughn Shirey" w:date="2023-08-25T09:59:00Z">
              <w:r w:rsidR="002A2F18" w:rsidRPr="0015403E" w:rsidDel="00760DB7">
                <w:rPr>
                  <w:rFonts w:ascii="Times New Roman" w:hAnsi="Times New Roman" w:cs="Times New Roman"/>
                  <w:sz w:val="20"/>
                  <w:szCs w:val="20"/>
                </w:rPr>
                <w:delText>M</w:delText>
              </w:r>
            </w:del>
          </w:p>
          <w:p w14:paraId="687B376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“Complex”</w:t>
            </w:r>
          </w:p>
        </w:tc>
        <w:tc>
          <w:tcPr>
            <w:tcW w:w="6750" w:type="dxa"/>
            <w:shd w:val="clear" w:color="auto" w:fill="auto"/>
            <w:vAlign w:val="center"/>
          </w:tcPr>
          <w:p w14:paraId="5A09915B"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1</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n</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n</m:t>
                    </m:r>
                  </m:sub>
                </m:sSub>
              </m:oMath>
            </m:oMathPara>
          </w:p>
        </w:tc>
        <w:tc>
          <w:tcPr>
            <w:tcW w:w="4009" w:type="dxa"/>
            <w:shd w:val="clear" w:color="auto" w:fill="auto"/>
            <w:vAlign w:val="center"/>
          </w:tcPr>
          <w:p w14:paraId="3C1A4493"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a model that includes all available trait information.</w:t>
            </w:r>
            <w:r>
              <w:rPr>
                <w:rFonts w:ascii="Times New Roman" w:hAnsi="Times New Roman" w:cs="Times New Roman"/>
                <w:sz w:val="20"/>
                <w:szCs w:val="20"/>
              </w:rPr>
              <w:t xml:space="preserve"> Many traits predict occupancy trend.</w:t>
            </w:r>
          </w:p>
        </w:tc>
      </w:tr>
      <w:tr w:rsidR="002A2F18" w:rsidRPr="0015403E" w14:paraId="01C536B3" w14:textId="77777777" w:rsidTr="008140DC">
        <w:trPr>
          <w:trHeight w:val="980"/>
        </w:trPr>
        <w:tc>
          <w:tcPr>
            <w:tcW w:w="2155" w:type="dxa"/>
            <w:shd w:val="clear" w:color="auto" w:fill="auto"/>
            <w:vAlign w:val="center"/>
          </w:tcPr>
          <w:p w14:paraId="71D38188" w14:textId="4E397FF0" w:rsidR="002A2F18" w:rsidRPr="0015403E" w:rsidRDefault="00760DB7" w:rsidP="00E4793C">
            <w:pPr>
              <w:rPr>
                <w:rFonts w:ascii="Times New Roman" w:hAnsi="Times New Roman" w:cs="Times New Roman"/>
                <w:sz w:val="20"/>
                <w:szCs w:val="20"/>
              </w:rPr>
            </w:pPr>
            <w:ins w:id="348" w:author="Vaughn Shirey" w:date="2023-08-25T09:59:00Z">
              <w:r>
                <w:rPr>
                  <w:rFonts w:ascii="Times New Roman" w:hAnsi="Times New Roman" w:cs="Times New Roman"/>
                  <w:sz w:val="20"/>
                  <w:szCs w:val="20"/>
                </w:rPr>
                <w:t>P</w:t>
              </w:r>
            </w:ins>
            <w:del w:id="349" w:author="Vaughn Shirey" w:date="2023-08-25T09:59:00Z">
              <w:r w:rsidR="002A2F18" w:rsidRPr="0015403E" w:rsidDel="00760DB7">
                <w:rPr>
                  <w:rFonts w:ascii="Times New Roman" w:hAnsi="Times New Roman" w:cs="Times New Roman"/>
                  <w:sz w:val="20"/>
                  <w:szCs w:val="20"/>
                </w:rPr>
                <w:delText>N</w:delText>
              </w:r>
            </w:del>
          </w:p>
          <w:p w14:paraId="5A1D4547"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“Complex + Phylo”</w:t>
            </w:r>
          </w:p>
        </w:tc>
        <w:tc>
          <w:tcPr>
            <w:tcW w:w="6750" w:type="dxa"/>
            <w:shd w:val="clear" w:color="auto" w:fill="auto"/>
            <w:vAlign w:val="center"/>
          </w:tcPr>
          <w:p w14:paraId="2FF78CD6"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1</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n</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n</m:t>
                    </m:r>
                  </m:sub>
                </m:sSub>
              </m:oMath>
            </m:oMathPara>
          </w:p>
        </w:tc>
        <w:tc>
          <w:tcPr>
            <w:tcW w:w="4009" w:type="dxa"/>
            <w:shd w:val="clear" w:color="auto" w:fill="auto"/>
            <w:vAlign w:val="center"/>
          </w:tcPr>
          <w:p w14:paraId="46E2B1A1"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Occupancy trends are best predicted by a model that includes all available trait information and a species-specific, phylogenetic intercept. </w:t>
            </w:r>
            <w:r>
              <w:rPr>
                <w:rFonts w:ascii="Times New Roman" w:hAnsi="Times New Roman" w:cs="Times New Roman"/>
                <w:sz w:val="20"/>
                <w:szCs w:val="20"/>
              </w:rPr>
              <w:t>Many traits predict occupancy trend.</w:t>
            </w:r>
          </w:p>
        </w:tc>
      </w:tr>
    </w:tbl>
    <w:p w14:paraId="2F6069A7" w14:textId="0C9A53F5" w:rsidR="00EF2E40" w:rsidRDefault="00EF2E40" w:rsidP="00E177F2">
      <w:pPr>
        <w:rPr>
          <w:ins w:id="350" w:author="Vaughn Shirey" w:date="2023-09-18T11:17:00Z"/>
          <w:rFonts w:ascii="Times New Roman" w:hAnsi="Times New Roman" w:cs="Times New Roman"/>
          <w:b/>
          <w:sz w:val="24"/>
          <w:szCs w:val="24"/>
        </w:rPr>
      </w:pPr>
    </w:p>
    <w:p w14:paraId="179394C7" w14:textId="77777777" w:rsidR="00EF2E40" w:rsidRDefault="00EF2E40">
      <w:pPr>
        <w:rPr>
          <w:ins w:id="351" w:author="Vaughn Shirey" w:date="2023-09-18T11:17:00Z"/>
          <w:rFonts w:ascii="Times New Roman" w:hAnsi="Times New Roman" w:cs="Times New Roman"/>
          <w:b/>
          <w:sz w:val="24"/>
          <w:szCs w:val="24"/>
        </w:rPr>
      </w:pPr>
      <w:ins w:id="352" w:author="Vaughn Shirey" w:date="2023-09-18T11:17:00Z">
        <w:r>
          <w:rPr>
            <w:rFonts w:ascii="Times New Roman" w:hAnsi="Times New Roman" w:cs="Times New Roman"/>
            <w:b/>
            <w:sz w:val="24"/>
            <w:szCs w:val="24"/>
          </w:rPr>
          <w:br w:type="page"/>
        </w:r>
      </w:ins>
    </w:p>
    <w:p w14:paraId="126FF783" w14:textId="77777777" w:rsidR="00927651" w:rsidRDefault="00EF2E40">
      <w:pPr>
        <w:rPr>
          <w:ins w:id="353" w:author="Vaughn Shirey" w:date="2023-09-18T11:32:00Z"/>
          <w:rFonts w:ascii="Times New Roman" w:hAnsi="Times New Roman" w:cs="Times New Roman"/>
          <w:bCs/>
          <w:sz w:val="24"/>
          <w:szCs w:val="24"/>
        </w:rPr>
      </w:pPr>
      <w:ins w:id="354" w:author="Vaughn Shirey" w:date="2023-09-18T11:17:00Z">
        <w:r w:rsidRPr="00EF2E40">
          <w:rPr>
            <w:rFonts w:ascii="Times New Roman" w:hAnsi="Times New Roman" w:cs="Times New Roman"/>
            <w:b/>
            <w:sz w:val="24"/>
            <w:szCs w:val="24"/>
            <w:rPrChange w:id="355" w:author="Vaughn Shirey" w:date="2023-09-18T11:17:00Z">
              <w:rPr>
                <w:rFonts w:ascii="Times New Roman" w:hAnsi="Times New Roman" w:cs="Times New Roman"/>
                <w:bCs/>
                <w:sz w:val="24"/>
                <w:szCs w:val="24"/>
              </w:rPr>
            </w:rPrChange>
          </w:rPr>
          <w:lastRenderedPageBreak/>
          <w:t xml:space="preserve">Table 2. </w:t>
        </w:r>
        <w:r>
          <w:rPr>
            <w:rFonts w:ascii="Times New Roman" w:hAnsi="Times New Roman" w:cs="Times New Roman"/>
            <w:bCs/>
            <w:sz w:val="24"/>
            <w:szCs w:val="24"/>
          </w:rPr>
          <w:t>Model statistics from the top models (M</w:t>
        </w:r>
      </w:ins>
      <w:ins w:id="356" w:author="Vaughn Shirey" w:date="2023-09-18T11:18:00Z">
        <w:r>
          <w:rPr>
            <w:rFonts w:ascii="Times New Roman" w:hAnsi="Times New Roman" w:cs="Times New Roman"/>
            <w:bCs/>
            <w:sz w:val="24"/>
            <w:szCs w:val="24"/>
          </w:rPr>
          <w:t xml:space="preserve">odel C/D) which uses range-wide average temperature to predict changes in butterfly occupancy probability over time. </w:t>
        </w:r>
        <w:r w:rsidR="00927651">
          <w:rPr>
            <w:rFonts w:ascii="Times New Roman" w:hAnsi="Times New Roman" w:cs="Times New Roman"/>
            <w:bCs/>
            <w:sz w:val="24"/>
            <w:szCs w:val="24"/>
          </w:rPr>
          <w:t xml:space="preserve"> Results are shown for the 100-kilometer scale temperature analysis.</w:t>
        </w:r>
      </w:ins>
    </w:p>
    <w:p w14:paraId="1AD801A9" w14:textId="77777777" w:rsidR="00905888" w:rsidRDefault="00905888">
      <w:pPr>
        <w:rPr>
          <w:ins w:id="357" w:author="Vaughn Shirey" w:date="2023-09-18T11:32:00Z"/>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3237"/>
        <w:gridCol w:w="3237"/>
        <w:gridCol w:w="3238"/>
        <w:gridCol w:w="3238"/>
      </w:tblGrid>
      <w:tr w:rsidR="00905888" w14:paraId="1EC03F80" w14:textId="77777777" w:rsidTr="00905888">
        <w:trPr>
          <w:ins w:id="358" w:author="Vaughn Shirey" w:date="2023-09-18T11:33:00Z"/>
        </w:trPr>
        <w:tc>
          <w:tcPr>
            <w:tcW w:w="3237" w:type="dxa"/>
          </w:tcPr>
          <w:p w14:paraId="417C9454" w14:textId="6D58B6D8" w:rsidR="00905888" w:rsidRPr="00905888" w:rsidRDefault="00905888">
            <w:pPr>
              <w:jc w:val="center"/>
              <w:rPr>
                <w:ins w:id="359" w:author="Vaughn Shirey" w:date="2023-09-18T11:33:00Z"/>
                <w:rFonts w:ascii="Times New Roman" w:hAnsi="Times New Roman" w:cs="Times New Roman"/>
                <w:b/>
                <w:sz w:val="24"/>
                <w:szCs w:val="24"/>
                <w:u w:val="single"/>
                <w:rPrChange w:id="360" w:author="Vaughn Shirey" w:date="2023-09-18T11:33:00Z">
                  <w:rPr>
                    <w:ins w:id="361" w:author="Vaughn Shirey" w:date="2023-09-18T11:33:00Z"/>
                    <w:rFonts w:ascii="Times New Roman" w:hAnsi="Times New Roman" w:cs="Times New Roman"/>
                    <w:bCs/>
                    <w:sz w:val="24"/>
                    <w:szCs w:val="24"/>
                  </w:rPr>
                </w:rPrChange>
              </w:rPr>
              <w:pPrChange w:id="362" w:author="Vaughn Shirey" w:date="2023-09-18T11:33:00Z">
                <w:pPr/>
              </w:pPrChange>
            </w:pPr>
            <w:ins w:id="363" w:author="Vaughn Shirey" w:date="2023-09-18T11:33:00Z">
              <w:r w:rsidRPr="00905888">
                <w:rPr>
                  <w:rFonts w:ascii="Times New Roman" w:hAnsi="Times New Roman" w:cs="Times New Roman"/>
                  <w:b/>
                  <w:sz w:val="24"/>
                  <w:szCs w:val="24"/>
                  <w:u w:val="single"/>
                  <w:rPrChange w:id="364" w:author="Vaughn Shirey" w:date="2023-09-18T11:33:00Z">
                    <w:rPr>
                      <w:rFonts w:ascii="Times New Roman" w:hAnsi="Times New Roman" w:cs="Times New Roman"/>
                      <w:bCs/>
                      <w:sz w:val="24"/>
                      <w:szCs w:val="24"/>
                    </w:rPr>
                  </w:rPrChange>
                </w:rPr>
                <w:t>Model Name</w:t>
              </w:r>
            </w:ins>
          </w:p>
        </w:tc>
        <w:tc>
          <w:tcPr>
            <w:tcW w:w="3237" w:type="dxa"/>
          </w:tcPr>
          <w:p w14:paraId="63534270" w14:textId="01EDB564" w:rsidR="00905888" w:rsidRPr="00905888" w:rsidRDefault="00905888">
            <w:pPr>
              <w:jc w:val="center"/>
              <w:rPr>
                <w:ins w:id="365" w:author="Vaughn Shirey" w:date="2023-09-18T11:33:00Z"/>
                <w:rFonts w:ascii="Times New Roman" w:hAnsi="Times New Roman" w:cs="Times New Roman"/>
                <w:b/>
                <w:sz w:val="24"/>
                <w:szCs w:val="24"/>
                <w:u w:val="single"/>
                <w:rPrChange w:id="366" w:author="Vaughn Shirey" w:date="2023-09-18T11:33:00Z">
                  <w:rPr>
                    <w:ins w:id="367" w:author="Vaughn Shirey" w:date="2023-09-18T11:33:00Z"/>
                    <w:rFonts w:ascii="Times New Roman" w:hAnsi="Times New Roman" w:cs="Times New Roman"/>
                    <w:bCs/>
                    <w:sz w:val="24"/>
                    <w:szCs w:val="24"/>
                  </w:rPr>
                </w:rPrChange>
              </w:rPr>
              <w:pPrChange w:id="368" w:author="Vaughn Shirey" w:date="2023-09-18T11:33:00Z">
                <w:pPr/>
              </w:pPrChange>
            </w:pPr>
            <w:ins w:id="369" w:author="Vaughn Shirey" w:date="2023-09-18T11:34:00Z">
              <w:r>
                <w:rPr>
                  <w:rFonts w:ascii="Times New Roman" w:hAnsi="Times New Roman" w:cs="Times New Roman"/>
                  <w:b/>
                  <w:sz w:val="24"/>
                  <w:szCs w:val="24"/>
                  <w:u w:val="single"/>
                </w:rPr>
                <w:t>Parameter</w:t>
              </w:r>
            </w:ins>
          </w:p>
        </w:tc>
        <w:tc>
          <w:tcPr>
            <w:tcW w:w="3238" w:type="dxa"/>
          </w:tcPr>
          <w:p w14:paraId="0C28C06C" w14:textId="04CCFCB1" w:rsidR="00905888" w:rsidRPr="00905888" w:rsidRDefault="00905888">
            <w:pPr>
              <w:jc w:val="center"/>
              <w:rPr>
                <w:ins w:id="370" w:author="Vaughn Shirey" w:date="2023-09-18T11:33:00Z"/>
                <w:rFonts w:ascii="Times New Roman" w:hAnsi="Times New Roman" w:cs="Times New Roman"/>
                <w:b/>
                <w:sz w:val="24"/>
                <w:szCs w:val="24"/>
                <w:u w:val="single"/>
                <w:rPrChange w:id="371" w:author="Vaughn Shirey" w:date="2023-09-18T11:33:00Z">
                  <w:rPr>
                    <w:ins w:id="372" w:author="Vaughn Shirey" w:date="2023-09-18T11:33:00Z"/>
                    <w:rFonts w:ascii="Times New Roman" w:hAnsi="Times New Roman" w:cs="Times New Roman"/>
                    <w:bCs/>
                    <w:sz w:val="24"/>
                    <w:szCs w:val="24"/>
                  </w:rPr>
                </w:rPrChange>
              </w:rPr>
              <w:pPrChange w:id="373" w:author="Vaughn Shirey" w:date="2023-09-18T11:33:00Z">
                <w:pPr/>
              </w:pPrChange>
            </w:pPr>
            <w:ins w:id="374" w:author="Vaughn Shirey" w:date="2023-09-18T11:34:00Z">
              <w:r>
                <w:rPr>
                  <w:rFonts w:ascii="Times New Roman" w:hAnsi="Times New Roman" w:cs="Times New Roman"/>
                  <w:b/>
                  <w:sz w:val="24"/>
                  <w:szCs w:val="24"/>
                  <w:u w:val="single"/>
                </w:rPr>
                <w:t>Estimate (95% CRI)</w:t>
              </w:r>
            </w:ins>
          </w:p>
        </w:tc>
        <w:tc>
          <w:tcPr>
            <w:tcW w:w="3238" w:type="dxa"/>
          </w:tcPr>
          <w:p w14:paraId="126A9AC5" w14:textId="77777777" w:rsidR="00905888" w:rsidRPr="00905888" w:rsidRDefault="00905888">
            <w:pPr>
              <w:jc w:val="center"/>
              <w:rPr>
                <w:ins w:id="375" w:author="Vaughn Shirey" w:date="2023-09-18T11:33:00Z"/>
                <w:rFonts w:ascii="Times New Roman" w:hAnsi="Times New Roman" w:cs="Times New Roman"/>
                <w:b/>
                <w:sz w:val="24"/>
                <w:szCs w:val="24"/>
                <w:u w:val="single"/>
                <w:rPrChange w:id="376" w:author="Vaughn Shirey" w:date="2023-09-18T11:33:00Z">
                  <w:rPr>
                    <w:ins w:id="377" w:author="Vaughn Shirey" w:date="2023-09-18T11:33:00Z"/>
                    <w:rFonts w:ascii="Times New Roman" w:hAnsi="Times New Roman" w:cs="Times New Roman"/>
                    <w:bCs/>
                    <w:sz w:val="24"/>
                    <w:szCs w:val="24"/>
                  </w:rPr>
                </w:rPrChange>
              </w:rPr>
              <w:pPrChange w:id="378" w:author="Vaughn Shirey" w:date="2023-09-18T11:33:00Z">
                <w:pPr/>
              </w:pPrChange>
            </w:pPr>
          </w:p>
        </w:tc>
      </w:tr>
      <w:tr w:rsidR="00905888" w14:paraId="38EA2F84" w14:textId="77777777" w:rsidTr="00905888">
        <w:trPr>
          <w:ins w:id="379" w:author="Vaughn Shirey" w:date="2023-09-18T11:33:00Z"/>
        </w:trPr>
        <w:tc>
          <w:tcPr>
            <w:tcW w:w="3237" w:type="dxa"/>
          </w:tcPr>
          <w:p w14:paraId="11BE9372" w14:textId="3F68378D" w:rsidR="00905888" w:rsidRPr="00905888" w:rsidRDefault="00905888" w:rsidP="00905888">
            <w:pPr>
              <w:jc w:val="center"/>
              <w:rPr>
                <w:ins w:id="380" w:author="Vaughn Shirey" w:date="2023-09-18T11:33:00Z"/>
                <w:rFonts w:ascii="Times New Roman" w:hAnsi="Times New Roman" w:cs="Times New Roman"/>
                <w:bCs/>
                <w:sz w:val="24"/>
                <w:szCs w:val="24"/>
                <w:rPrChange w:id="381" w:author="Vaughn Shirey" w:date="2023-09-18T11:33:00Z">
                  <w:rPr>
                    <w:ins w:id="382" w:author="Vaughn Shirey" w:date="2023-09-18T11:33:00Z"/>
                    <w:rFonts w:ascii="Times New Roman" w:hAnsi="Times New Roman" w:cs="Times New Roman"/>
                    <w:b/>
                    <w:sz w:val="24"/>
                    <w:szCs w:val="24"/>
                  </w:rPr>
                </w:rPrChange>
              </w:rPr>
            </w:pPr>
            <w:ins w:id="383" w:author="Vaughn Shirey" w:date="2023-09-18T11:33:00Z">
              <w:r w:rsidRPr="00905888">
                <w:rPr>
                  <w:rFonts w:ascii="Times New Roman" w:hAnsi="Times New Roman" w:cs="Times New Roman"/>
                  <w:bCs/>
                  <w:sz w:val="24"/>
                  <w:szCs w:val="24"/>
                  <w:rPrChange w:id="384" w:author="Vaughn Shirey" w:date="2023-09-18T11:33:00Z">
                    <w:rPr>
                      <w:rFonts w:ascii="Times New Roman" w:hAnsi="Times New Roman" w:cs="Times New Roman"/>
                      <w:b/>
                      <w:sz w:val="24"/>
                      <w:szCs w:val="24"/>
                    </w:rPr>
                  </w:rPrChange>
                </w:rPr>
                <w:t>MODEL C</w:t>
              </w:r>
            </w:ins>
          </w:p>
        </w:tc>
        <w:tc>
          <w:tcPr>
            <w:tcW w:w="3237" w:type="dxa"/>
          </w:tcPr>
          <w:p w14:paraId="572B318A" w14:textId="77777777" w:rsidR="00905888" w:rsidRPr="00905888" w:rsidRDefault="00905888" w:rsidP="00905888">
            <w:pPr>
              <w:jc w:val="center"/>
              <w:rPr>
                <w:ins w:id="385" w:author="Vaughn Shirey" w:date="2023-09-18T11:33:00Z"/>
                <w:rFonts w:ascii="Times New Roman" w:hAnsi="Times New Roman" w:cs="Times New Roman"/>
                <w:bCs/>
                <w:sz w:val="24"/>
                <w:szCs w:val="24"/>
                <w:rPrChange w:id="386" w:author="Vaughn Shirey" w:date="2023-09-18T11:33:00Z">
                  <w:rPr>
                    <w:ins w:id="387" w:author="Vaughn Shirey" w:date="2023-09-18T11:33:00Z"/>
                    <w:rFonts w:ascii="Times New Roman" w:hAnsi="Times New Roman" w:cs="Times New Roman"/>
                    <w:b/>
                    <w:sz w:val="24"/>
                    <w:szCs w:val="24"/>
                  </w:rPr>
                </w:rPrChange>
              </w:rPr>
            </w:pPr>
          </w:p>
        </w:tc>
        <w:tc>
          <w:tcPr>
            <w:tcW w:w="3238" w:type="dxa"/>
          </w:tcPr>
          <w:p w14:paraId="2F184CA8" w14:textId="77777777" w:rsidR="00905888" w:rsidRPr="00905888" w:rsidRDefault="00905888" w:rsidP="00905888">
            <w:pPr>
              <w:jc w:val="center"/>
              <w:rPr>
                <w:ins w:id="388" w:author="Vaughn Shirey" w:date="2023-09-18T11:33:00Z"/>
                <w:rFonts w:ascii="Times New Roman" w:hAnsi="Times New Roman" w:cs="Times New Roman"/>
                <w:bCs/>
                <w:sz w:val="24"/>
                <w:szCs w:val="24"/>
                <w:rPrChange w:id="389" w:author="Vaughn Shirey" w:date="2023-09-18T11:33:00Z">
                  <w:rPr>
                    <w:ins w:id="390" w:author="Vaughn Shirey" w:date="2023-09-18T11:33:00Z"/>
                    <w:rFonts w:ascii="Times New Roman" w:hAnsi="Times New Roman" w:cs="Times New Roman"/>
                    <w:b/>
                    <w:sz w:val="24"/>
                    <w:szCs w:val="24"/>
                  </w:rPr>
                </w:rPrChange>
              </w:rPr>
            </w:pPr>
          </w:p>
        </w:tc>
        <w:tc>
          <w:tcPr>
            <w:tcW w:w="3238" w:type="dxa"/>
          </w:tcPr>
          <w:p w14:paraId="5241947C" w14:textId="77777777" w:rsidR="00905888" w:rsidRPr="00905888" w:rsidRDefault="00905888" w:rsidP="00905888">
            <w:pPr>
              <w:jc w:val="center"/>
              <w:rPr>
                <w:ins w:id="391" w:author="Vaughn Shirey" w:date="2023-09-18T11:33:00Z"/>
                <w:rFonts w:ascii="Times New Roman" w:hAnsi="Times New Roman" w:cs="Times New Roman"/>
                <w:bCs/>
                <w:sz w:val="24"/>
                <w:szCs w:val="24"/>
                <w:rPrChange w:id="392" w:author="Vaughn Shirey" w:date="2023-09-18T11:33:00Z">
                  <w:rPr>
                    <w:ins w:id="393" w:author="Vaughn Shirey" w:date="2023-09-18T11:33:00Z"/>
                    <w:rFonts w:ascii="Times New Roman" w:hAnsi="Times New Roman" w:cs="Times New Roman"/>
                    <w:b/>
                    <w:sz w:val="24"/>
                    <w:szCs w:val="24"/>
                  </w:rPr>
                </w:rPrChange>
              </w:rPr>
            </w:pPr>
          </w:p>
        </w:tc>
      </w:tr>
      <w:tr w:rsidR="00905888" w14:paraId="7BCDF1D4" w14:textId="77777777" w:rsidTr="00905888">
        <w:trPr>
          <w:ins w:id="394" w:author="Vaughn Shirey" w:date="2023-09-18T11:34:00Z"/>
        </w:trPr>
        <w:tc>
          <w:tcPr>
            <w:tcW w:w="3237" w:type="dxa"/>
          </w:tcPr>
          <w:p w14:paraId="14F3056B" w14:textId="77777777" w:rsidR="00905888" w:rsidRPr="00905888" w:rsidRDefault="00905888" w:rsidP="00905888">
            <w:pPr>
              <w:jc w:val="center"/>
              <w:rPr>
                <w:ins w:id="395" w:author="Vaughn Shirey" w:date="2023-09-18T11:34:00Z"/>
                <w:rFonts w:ascii="Times New Roman" w:hAnsi="Times New Roman" w:cs="Times New Roman"/>
                <w:bCs/>
                <w:sz w:val="24"/>
                <w:szCs w:val="24"/>
              </w:rPr>
            </w:pPr>
          </w:p>
        </w:tc>
        <w:tc>
          <w:tcPr>
            <w:tcW w:w="3237" w:type="dxa"/>
          </w:tcPr>
          <w:p w14:paraId="4A23A4A7" w14:textId="77777777" w:rsidR="00905888" w:rsidRPr="00905888" w:rsidRDefault="00905888" w:rsidP="00905888">
            <w:pPr>
              <w:jc w:val="center"/>
              <w:rPr>
                <w:ins w:id="396" w:author="Vaughn Shirey" w:date="2023-09-18T11:34:00Z"/>
                <w:rFonts w:ascii="Times New Roman" w:hAnsi="Times New Roman" w:cs="Times New Roman"/>
                <w:bCs/>
                <w:sz w:val="24"/>
                <w:szCs w:val="24"/>
              </w:rPr>
            </w:pPr>
          </w:p>
        </w:tc>
        <w:tc>
          <w:tcPr>
            <w:tcW w:w="3238" w:type="dxa"/>
          </w:tcPr>
          <w:p w14:paraId="54706FC9" w14:textId="77777777" w:rsidR="00905888" w:rsidRPr="00905888" w:rsidRDefault="00905888" w:rsidP="00905888">
            <w:pPr>
              <w:jc w:val="center"/>
              <w:rPr>
                <w:ins w:id="397" w:author="Vaughn Shirey" w:date="2023-09-18T11:34:00Z"/>
                <w:rFonts w:ascii="Times New Roman" w:hAnsi="Times New Roman" w:cs="Times New Roman"/>
                <w:bCs/>
                <w:sz w:val="24"/>
                <w:szCs w:val="24"/>
              </w:rPr>
            </w:pPr>
          </w:p>
        </w:tc>
        <w:tc>
          <w:tcPr>
            <w:tcW w:w="3238" w:type="dxa"/>
          </w:tcPr>
          <w:p w14:paraId="787D590B" w14:textId="77777777" w:rsidR="00905888" w:rsidRPr="00905888" w:rsidRDefault="00905888" w:rsidP="00905888">
            <w:pPr>
              <w:jc w:val="center"/>
              <w:rPr>
                <w:ins w:id="398" w:author="Vaughn Shirey" w:date="2023-09-18T11:34:00Z"/>
                <w:rFonts w:ascii="Times New Roman" w:hAnsi="Times New Roman" w:cs="Times New Roman"/>
                <w:bCs/>
                <w:sz w:val="24"/>
                <w:szCs w:val="24"/>
              </w:rPr>
            </w:pPr>
          </w:p>
        </w:tc>
      </w:tr>
      <w:tr w:rsidR="00905888" w14:paraId="62004E9D" w14:textId="77777777" w:rsidTr="00905888">
        <w:trPr>
          <w:ins w:id="399" w:author="Vaughn Shirey" w:date="2023-09-18T11:34:00Z"/>
        </w:trPr>
        <w:tc>
          <w:tcPr>
            <w:tcW w:w="3237" w:type="dxa"/>
          </w:tcPr>
          <w:p w14:paraId="30ADB855" w14:textId="77777777" w:rsidR="00905888" w:rsidRPr="00905888" w:rsidRDefault="00905888" w:rsidP="00905888">
            <w:pPr>
              <w:jc w:val="center"/>
              <w:rPr>
                <w:ins w:id="400" w:author="Vaughn Shirey" w:date="2023-09-18T11:34:00Z"/>
                <w:rFonts w:ascii="Times New Roman" w:hAnsi="Times New Roman" w:cs="Times New Roman"/>
                <w:bCs/>
                <w:sz w:val="24"/>
                <w:szCs w:val="24"/>
              </w:rPr>
            </w:pPr>
          </w:p>
        </w:tc>
        <w:tc>
          <w:tcPr>
            <w:tcW w:w="3237" w:type="dxa"/>
          </w:tcPr>
          <w:p w14:paraId="13856069" w14:textId="77777777" w:rsidR="00905888" w:rsidRPr="00905888" w:rsidRDefault="00905888" w:rsidP="00905888">
            <w:pPr>
              <w:jc w:val="center"/>
              <w:rPr>
                <w:ins w:id="401" w:author="Vaughn Shirey" w:date="2023-09-18T11:34:00Z"/>
                <w:rFonts w:ascii="Times New Roman" w:hAnsi="Times New Roman" w:cs="Times New Roman"/>
                <w:bCs/>
                <w:sz w:val="24"/>
                <w:szCs w:val="24"/>
              </w:rPr>
            </w:pPr>
          </w:p>
        </w:tc>
        <w:tc>
          <w:tcPr>
            <w:tcW w:w="3238" w:type="dxa"/>
          </w:tcPr>
          <w:p w14:paraId="7ED05337" w14:textId="77777777" w:rsidR="00905888" w:rsidRPr="00905888" w:rsidRDefault="00905888" w:rsidP="00905888">
            <w:pPr>
              <w:jc w:val="center"/>
              <w:rPr>
                <w:ins w:id="402" w:author="Vaughn Shirey" w:date="2023-09-18T11:34:00Z"/>
                <w:rFonts w:ascii="Times New Roman" w:hAnsi="Times New Roman" w:cs="Times New Roman"/>
                <w:bCs/>
                <w:sz w:val="24"/>
                <w:szCs w:val="24"/>
              </w:rPr>
            </w:pPr>
          </w:p>
        </w:tc>
        <w:tc>
          <w:tcPr>
            <w:tcW w:w="3238" w:type="dxa"/>
          </w:tcPr>
          <w:p w14:paraId="1915523B" w14:textId="77777777" w:rsidR="00905888" w:rsidRPr="00905888" w:rsidRDefault="00905888" w:rsidP="00905888">
            <w:pPr>
              <w:jc w:val="center"/>
              <w:rPr>
                <w:ins w:id="403" w:author="Vaughn Shirey" w:date="2023-09-18T11:34:00Z"/>
                <w:rFonts w:ascii="Times New Roman" w:hAnsi="Times New Roman" w:cs="Times New Roman"/>
                <w:bCs/>
                <w:sz w:val="24"/>
                <w:szCs w:val="24"/>
              </w:rPr>
            </w:pPr>
          </w:p>
        </w:tc>
      </w:tr>
      <w:tr w:rsidR="00905888" w14:paraId="44DF4D3B" w14:textId="77777777" w:rsidTr="00905888">
        <w:trPr>
          <w:ins w:id="404" w:author="Vaughn Shirey" w:date="2023-09-18T11:34:00Z"/>
        </w:trPr>
        <w:tc>
          <w:tcPr>
            <w:tcW w:w="3237" w:type="dxa"/>
          </w:tcPr>
          <w:p w14:paraId="15CA1218" w14:textId="5F46AABD" w:rsidR="00905888" w:rsidRPr="00905888" w:rsidRDefault="00905888" w:rsidP="00905888">
            <w:pPr>
              <w:jc w:val="center"/>
              <w:rPr>
                <w:ins w:id="405" w:author="Vaughn Shirey" w:date="2023-09-18T11:34:00Z"/>
                <w:rFonts w:ascii="Times New Roman" w:hAnsi="Times New Roman" w:cs="Times New Roman"/>
                <w:bCs/>
                <w:sz w:val="24"/>
                <w:szCs w:val="24"/>
              </w:rPr>
            </w:pPr>
            <w:ins w:id="406" w:author="Vaughn Shirey" w:date="2023-09-18T11:34:00Z">
              <w:r>
                <w:rPr>
                  <w:rFonts w:ascii="Times New Roman" w:hAnsi="Times New Roman" w:cs="Times New Roman"/>
                  <w:bCs/>
                  <w:sz w:val="24"/>
                  <w:szCs w:val="24"/>
                </w:rPr>
                <w:t>MODEL D</w:t>
              </w:r>
            </w:ins>
          </w:p>
        </w:tc>
        <w:tc>
          <w:tcPr>
            <w:tcW w:w="3237" w:type="dxa"/>
          </w:tcPr>
          <w:p w14:paraId="0424DD18" w14:textId="77777777" w:rsidR="00905888" w:rsidRPr="00905888" w:rsidRDefault="00905888" w:rsidP="00905888">
            <w:pPr>
              <w:jc w:val="center"/>
              <w:rPr>
                <w:ins w:id="407" w:author="Vaughn Shirey" w:date="2023-09-18T11:34:00Z"/>
                <w:rFonts w:ascii="Times New Roman" w:hAnsi="Times New Roman" w:cs="Times New Roman"/>
                <w:bCs/>
                <w:sz w:val="24"/>
                <w:szCs w:val="24"/>
              </w:rPr>
            </w:pPr>
          </w:p>
        </w:tc>
        <w:tc>
          <w:tcPr>
            <w:tcW w:w="3238" w:type="dxa"/>
          </w:tcPr>
          <w:p w14:paraId="154281F1" w14:textId="77777777" w:rsidR="00905888" w:rsidRPr="00905888" w:rsidRDefault="00905888" w:rsidP="00905888">
            <w:pPr>
              <w:jc w:val="center"/>
              <w:rPr>
                <w:ins w:id="408" w:author="Vaughn Shirey" w:date="2023-09-18T11:34:00Z"/>
                <w:rFonts w:ascii="Times New Roman" w:hAnsi="Times New Roman" w:cs="Times New Roman"/>
                <w:bCs/>
                <w:sz w:val="24"/>
                <w:szCs w:val="24"/>
              </w:rPr>
            </w:pPr>
          </w:p>
        </w:tc>
        <w:tc>
          <w:tcPr>
            <w:tcW w:w="3238" w:type="dxa"/>
          </w:tcPr>
          <w:p w14:paraId="337FB213" w14:textId="77777777" w:rsidR="00905888" w:rsidRPr="00905888" w:rsidRDefault="00905888" w:rsidP="00905888">
            <w:pPr>
              <w:jc w:val="center"/>
              <w:rPr>
                <w:ins w:id="409" w:author="Vaughn Shirey" w:date="2023-09-18T11:34:00Z"/>
                <w:rFonts w:ascii="Times New Roman" w:hAnsi="Times New Roman" w:cs="Times New Roman"/>
                <w:bCs/>
                <w:sz w:val="24"/>
                <w:szCs w:val="24"/>
              </w:rPr>
            </w:pPr>
          </w:p>
        </w:tc>
      </w:tr>
      <w:tr w:rsidR="00905888" w14:paraId="47A90F49" w14:textId="77777777" w:rsidTr="00905888">
        <w:trPr>
          <w:ins w:id="410" w:author="Vaughn Shirey" w:date="2023-09-18T11:34:00Z"/>
        </w:trPr>
        <w:tc>
          <w:tcPr>
            <w:tcW w:w="3237" w:type="dxa"/>
          </w:tcPr>
          <w:p w14:paraId="02F80F86" w14:textId="77777777" w:rsidR="00905888" w:rsidRDefault="00905888" w:rsidP="00905888">
            <w:pPr>
              <w:jc w:val="center"/>
              <w:rPr>
                <w:ins w:id="411" w:author="Vaughn Shirey" w:date="2023-09-18T11:34:00Z"/>
                <w:rFonts w:ascii="Times New Roman" w:hAnsi="Times New Roman" w:cs="Times New Roman"/>
                <w:bCs/>
                <w:sz w:val="24"/>
                <w:szCs w:val="24"/>
              </w:rPr>
            </w:pPr>
          </w:p>
        </w:tc>
        <w:tc>
          <w:tcPr>
            <w:tcW w:w="3237" w:type="dxa"/>
          </w:tcPr>
          <w:p w14:paraId="01783338" w14:textId="77777777" w:rsidR="00905888" w:rsidRPr="00905888" w:rsidRDefault="00905888" w:rsidP="00905888">
            <w:pPr>
              <w:jc w:val="center"/>
              <w:rPr>
                <w:ins w:id="412" w:author="Vaughn Shirey" w:date="2023-09-18T11:34:00Z"/>
                <w:rFonts w:ascii="Times New Roman" w:hAnsi="Times New Roman" w:cs="Times New Roman"/>
                <w:bCs/>
                <w:sz w:val="24"/>
                <w:szCs w:val="24"/>
              </w:rPr>
            </w:pPr>
          </w:p>
        </w:tc>
        <w:tc>
          <w:tcPr>
            <w:tcW w:w="3238" w:type="dxa"/>
          </w:tcPr>
          <w:p w14:paraId="7B51A3E8" w14:textId="77777777" w:rsidR="00905888" w:rsidRPr="00905888" w:rsidRDefault="00905888" w:rsidP="00905888">
            <w:pPr>
              <w:jc w:val="center"/>
              <w:rPr>
                <w:ins w:id="413" w:author="Vaughn Shirey" w:date="2023-09-18T11:34:00Z"/>
                <w:rFonts w:ascii="Times New Roman" w:hAnsi="Times New Roman" w:cs="Times New Roman"/>
                <w:bCs/>
                <w:sz w:val="24"/>
                <w:szCs w:val="24"/>
              </w:rPr>
            </w:pPr>
          </w:p>
        </w:tc>
        <w:tc>
          <w:tcPr>
            <w:tcW w:w="3238" w:type="dxa"/>
          </w:tcPr>
          <w:p w14:paraId="0609F92E" w14:textId="77777777" w:rsidR="00905888" w:rsidRPr="00905888" w:rsidRDefault="00905888" w:rsidP="00905888">
            <w:pPr>
              <w:jc w:val="center"/>
              <w:rPr>
                <w:ins w:id="414" w:author="Vaughn Shirey" w:date="2023-09-18T11:34:00Z"/>
                <w:rFonts w:ascii="Times New Roman" w:hAnsi="Times New Roman" w:cs="Times New Roman"/>
                <w:bCs/>
                <w:sz w:val="24"/>
                <w:szCs w:val="24"/>
              </w:rPr>
            </w:pPr>
          </w:p>
        </w:tc>
      </w:tr>
      <w:tr w:rsidR="00905888" w14:paraId="5800D92A" w14:textId="77777777" w:rsidTr="00905888">
        <w:trPr>
          <w:ins w:id="415" w:author="Vaughn Shirey" w:date="2023-09-18T11:34:00Z"/>
        </w:trPr>
        <w:tc>
          <w:tcPr>
            <w:tcW w:w="3237" w:type="dxa"/>
          </w:tcPr>
          <w:p w14:paraId="594365EF" w14:textId="77777777" w:rsidR="00905888" w:rsidRDefault="00905888" w:rsidP="00905888">
            <w:pPr>
              <w:jc w:val="center"/>
              <w:rPr>
                <w:ins w:id="416" w:author="Vaughn Shirey" w:date="2023-09-18T11:34:00Z"/>
                <w:rFonts w:ascii="Times New Roman" w:hAnsi="Times New Roman" w:cs="Times New Roman"/>
                <w:bCs/>
                <w:sz w:val="24"/>
                <w:szCs w:val="24"/>
              </w:rPr>
            </w:pPr>
          </w:p>
        </w:tc>
        <w:tc>
          <w:tcPr>
            <w:tcW w:w="3237" w:type="dxa"/>
          </w:tcPr>
          <w:p w14:paraId="09AA5CDE" w14:textId="77777777" w:rsidR="00905888" w:rsidRPr="00905888" w:rsidRDefault="00905888" w:rsidP="00905888">
            <w:pPr>
              <w:jc w:val="center"/>
              <w:rPr>
                <w:ins w:id="417" w:author="Vaughn Shirey" w:date="2023-09-18T11:34:00Z"/>
                <w:rFonts w:ascii="Times New Roman" w:hAnsi="Times New Roman" w:cs="Times New Roman"/>
                <w:bCs/>
                <w:sz w:val="24"/>
                <w:szCs w:val="24"/>
              </w:rPr>
            </w:pPr>
          </w:p>
        </w:tc>
        <w:tc>
          <w:tcPr>
            <w:tcW w:w="3238" w:type="dxa"/>
          </w:tcPr>
          <w:p w14:paraId="67B9585C" w14:textId="77777777" w:rsidR="00905888" w:rsidRPr="00905888" w:rsidRDefault="00905888" w:rsidP="00905888">
            <w:pPr>
              <w:jc w:val="center"/>
              <w:rPr>
                <w:ins w:id="418" w:author="Vaughn Shirey" w:date="2023-09-18T11:34:00Z"/>
                <w:rFonts w:ascii="Times New Roman" w:hAnsi="Times New Roman" w:cs="Times New Roman"/>
                <w:bCs/>
                <w:sz w:val="24"/>
                <w:szCs w:val="24"/>
              </w:rPr>
            </w:pPr>
          </w:p>
        </w:tc>
        <w:tc>
          <w:tcPr>
            <w:tcW w:w="3238" w:type="dxa"/>
          </w:tcPr>
          <w:p w14:paraId="4C7FA59A" w14:textId="77777777" w:rsidR="00905888" w:rsidRPr="00905888" w:rsidRDefault="00905888" w:rsidP="00905888">
            <w:pPr>
              <w:jc w:val="center"/>
              <w:rPr>
                <w:ins w:id="419" w:author="Vaughn Shirey" w:date="2023-09-18T11:34:00Z"/>
                <w:rFonts w:ascii="Times New Roman" w:hAnsi="Times New Roman" w:cs="Times New Roman"/>
                <w:bCs/>
                <w:sz w:val="24"/>
                <w:szCs w:val="24"/>
              </w:rPr>
            </w:pPr>
          </w:p>
        </w:tc>
      </w:tr>
      <w:tr w:rsidR="00905888" w14:paraId="031C1EC7" w14:textId="77777777" w:rsidTr="00905888">
        <w:trPr>
          <w:ins w:id="420" w:author="Vaughn Shirey" w:date="2023-09-18T11:34:00Z"/>
        </w:trPr>
        <w:tc>
          <w:tcPr>
            <w:tcW w:w="3237" w:type="dxa"/>
          </w:tcPr>
          <w:p w14:paraId="2C633FEB" w14:textId="77777777" w:rsidR="00905888" w:rsidRDefault="00905888" w:rsidP="00905888">
            <w:pPr>
              <w:jc w:val="center"/>
              <w:rPr>
                <w:ins w:id="421" w:author="Vaughn Shirey" w:date="2023-09-18T11:34:00Z"/>
                <w:rFonts w:ascii="Times New Roman" w:hAnsi="Times New Roman" w:cs="Times New Roman"/>
                <w:bCs/>
                <w:sz w:val="24"/>
                <w:szCs w:val="24"/>
              </w:rPr>
            </w:pPr>
          </w:p>
        </w:tc>
        <w:tc>
          <w:tcPr>
            <w:tcW w:w="3237" w:type="dxa"/>
          </w:tcPr>
          <w:p w14:paraId="7697E1C6" w14:textId="77777777" w:rsidR="00905888" w:rsidRPr="00905888" w:rsidRDefault="00905888" w:rsidP="00905888">
            <w:pPr>
              <w:jc w:val="center"/>
              <w:rPr>
                <w:ins w:id="422" w:author="Vaughn Shirey" w:date="2023-09-18T11:34:00Z"/>
                <w:rFonts w:ascii="Times New Roman" w:hAnsi="Times New Roman" w:cs="Times New Roman"/>
                <w:bCs/>
                <w:sz w:val="24"/>
                <w:szCs w:val="24"/>
              </w:rPr>
            </w:pPr>
          </w:p>
        </w:tc>
        <w:tc>
          <w:tcPr>
            <w:tcW w:w="3238" w:type="dxa"/>
          </w:tcPr>
          <w:p w14:paraId="3BBD6D1B" w14:textId="77777777" w:rsidR="00905888" w:rsidRPr="00905888" w:rsidRDefault="00905888" w:rsidP="00905888">
            <w:pPr>
              <w:jc w:val="center"/>
              <w:rPr>
                <w:ins w:id="423" w:author="Vaughn Shirey" w:date="2023-09-18T11:34:00Z"/>
                <w:rFonts w:ascii="Times New Roman" w:hAnsi="Times New Roman" w:cs="Times New Roman"/>
                <w:bCs/>
                <w:sz w:val="24"/>
                <w:szCs w:val="24"/>
              </w:rPr>
            </w:pPr>
          </w:p>
        </w:tc>
        <w:tc>
          <w:tcPr>
            <w:tcW w:w="3238" w:type="dxa"/>
          </w:tcPr>
          <w:p w14:paraId="6D0F682B" w14:textId="77777777" w:rsidR="00905888" w:rsidRPr="00905888" w:rsidRDefault="00905888" w:rsidP="00905888">
            <w:pPr>
              <w:jc w:val="center"/>
              <w:rPr>
                <w:ins w:id="424" w:author="Vaughn Shirey" w:date="2023-09-18T11:34:00Z"/>
                <w:rFonts w:ascii="Times New Roman" w:hAnsi="Times New Roman" w:cs="Times New Roman"/>
                <w:bCs/>
                <w:sz w:val="24"/>
                <w:szCs w:val="24"/>
              </w:rPr>
            </w:pPr>
          </w:p>
        </w:tc>
      </w:tr>
    </w:tbl>
    <w:p w14:paraId="094B9E39" w14:textId="77777777" w:rsidR="00905888" w:rsidRDefault="00905888">
      <w:pPr>
        <w:rPr>
          <w:ins w:id="425" w:author="Vaughn Shirey" w:date="2023-09-18T11:18:00Z"/>
          <w:rFonts w:ascii="Times New Roman" w:hAnsi="Times New Roman" w:cs="Times New Roman"/>
          <w:bCs/>
          <w:sz w:val="24"/>
          <w:szCs w:val="24"/>
        </w:rPr>
      </w:pPr>
    </w:p>
    <w:p w14:paraId="7EF876DD" w14:textId="77777777" w:rsidR="00927651" w:rsidRDefault="00927651">
      <w:pPr>
        <w:rPr>
          <w:ins w:id="426" w:author="Vaughn Shirey" w:date="2023-09-18T11:18:00Z"/>
          <w:rFonts w:ascii="Times New Roman" w:hAnsi="Times New Roman" w:cs="Times New Roman"/>
          <w:bCs/>
          <w:sz w:val="24"/>
          <w:szCs w:val="24"/>
        </w:rPr>
      </w:pPr>
    </w:p>
    <w:p w14:paraId="0D5EE596" w14:textId="71024405" w:rsidR="00EF2E40" w:rsidRPr="00EF2E40" w:rsidRDefault="00EF2E40">
      <w:pPr>
        <w:rPr>
          <w:ins w:id="427" w:author="Vaughn Shirey" w:date="2023-09-18T11:17:00Z"/>
          <w:rFonts w:ascii="Times New Roman" w:hAnsi="Times New Roman" w:cs="Times New Roman"/>
          <w:b/>
          <w:sz w:val="24"/>
          <w:szCs w:val="24"/>
        </w:rPr>
      </w:pPr>
      <w:ins w:id="428" w:author="Vaughn Shirey" w:date="2023-09-18T11:17:00Z">
        <w:r w:rsidRPr="00EF2E40">
          <w:rPr>
            <w:rFonts w:ascii="Times New Roman" w:hAnsi="Times New Roman" w:cs="Times New Roman"/>
            <w:b/>
            <w:sz w:val="24"/>
            <w:szCs w:val="24"/>
          </w:rPr>
          <w:br w:type="page"/>
        </w:r>
      </w:ins>
    </w:p>
    <w:p w14:paraId="14766034" w14:textId="77777777" w:rsidR="00E177F2" w:rsidRDefault="00E177F2" w:rsidP="00E177F2">
      <w:pPr>
        <w:rPr>
          <w:rFonts w:ascii="Times New Roman" w:hAnsi="Times New Roman" w:cs="Times New Roman"/>
          <w:b/>
          <w:sz w:val="24"/>
          <w:szCs w:val="24"/>
        </w:rPr>
        <w:sectPr w:rsidR="00E177F2" w:rsidSect="00B37472">
          <w:pgSz w:w="15840" w:h="12240" w:orient="landscape"/>
          <w:pgMar w:top="1440" w:right="1440" w:bottom="1440" w:left="1440" w:header="720" w:footer="720" w:gutter="0"/>
          <w:cols w:space="720"/>
        </w:sectPr>
      </w:pPr>
    </w:p>
    <w:p w14:paraId="37D7D1A0" w14:textId="4AD73505" w:rsidR="002A2F18" w:rsidRDefault="002A2F18">
      <w:pPr>
        <w:rPr>
          <w:rFonts w:ascii="Times New Roman" w:hAnsi="Times New Roman" w:cs="Times New Roman"/>
          <w:b/>
          <w:sz w:val="24"/>
          <w:szCs w:val="24"/>
        </w:rPr>
      </w:pPr>
    </w:p>
    <w:p w14:paraId="5AA9861A" w14:textId="146312E0" w:rsidR="00F21671" w:rsidRPr="00703517" w:rsidRDefault="00341DE7" w:rsidP="004A23FC">
      <w:pPr>
        <w:spacing w:line="480" w:lineRule="auto"/>
        <w:jc w:val="center"/>
        <w:rPr>
          <w:rFonts w:ascii="Times New Roman" w:hAnsi="Times New Roman" w:cs="Times New Roman"/>
          <w:b/>
          <w:sz w:val="24"/>
          <w:szCs w:val="24"/>
        </w:rPr>
      </w:pPr>
      <w:r w:rsidRPr="00703517">
        <w:rPr>
          <w:rFonts w:ascii="Times New Roman" w:hAnsi="Times New Roman" w:cs="Times New Roman"/>
          <w:b/>
          <w:sz w:val="24"/>
          <w:szCs w:val="24"/>
        </w:rPr>
        <w:t>FIGURES</w:t>
      </w:r>
    </w:p>
    <w:p w14:paraId="348A74B4" w14:textId="6460809A" w:rsidR="00F21671" w:rsidRPr="00703517" w:rsidRDefault="00207FFD">
      <w:pPr>
        <w:spacing w:line="240" w:lineRule="auto"/>
        <w:rPr>
          <w:rFonts w:ascii="Times New Roman" w:hAnsi="Times New Roman" w:cs="Times New Roman"/>
          <w:b/>
          <w:sz w:val="24"/>
          <w:szCs w:val="24"/>
        </w:rPr>
      </w:pPr>
      <w:r w:rsidRPr="00703517">
        <w:rPr>
          <w:rFonts w:ascii="Times New Roman" w:hAnsi="Times New Roman" w:cs="Times New Roman"/>
          <w:noProof/>
          <w:sz w:val="24"/>
          <w:szCs w:val="24"/>
          <w:lang w:val="en-US"/>
        </w:rPr>
        <w:drawing>
          <wp:inline distT="0" distB="0" distL="0" distR="0" wp14:anchorId="1D43BF4B" wp14:editId="6C8A815E">
            <wp:extent cx="8229599" cy="41148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8229599" cy="4114800"/>
                    </a:xfrm>
                    <a:prstGeom prst="rect">
                      <a:avLst/>
                    </a:prstGeom>
                    <a:noFill/>
                    <a:ln>
                      <a:noFill/>
                    </a:ln>
                  </pic:spPr>
                </pic:pic>
              </a:graphicData>
            </a:graphic>
          </wp:inline>
        </w:drawing>
      </w:r>
    </w:p>
    <w:p w14:paraId="5C529832" w14:textId="77777777" w:rsidR="00500E88" w:rsidRPr="00703517" w:rsidRDefault="00500E88">
      <w:pPr>
        <w:spacing w:line="240" w:lineRule="auto"/>
        <w:rPr>
          <w:rFonts w:ascii="Times New Roman" w:hAnsi="Times New Roman" w:cs="Times New Roman"/>
          <w:b/>
          <w:sz w:val="24"/>
          <w:szCs w:val="24"/>
        </w:rPr>
      </w:pPr>
    </w:p>
    <w:p w14:paraId="6A38E9E2" w14:textId="4E054A68" w:rsidR="00956335" w:rsidRPr="00703517" w:rsidRDefault="00341DE7" w:rsidP="000D7CA5">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 xml:space="preserve">Figure 1. </w:t>
      </w:r>
      <w:r w:rsidR="002164BF" w:rsidRPr="00703517">
        <w:rPr>
          <w:rFonts w:ascii="Times New Roman" w:hAnsi="Times New Roman" w:cs="Times New Roman"/>
          <w:bCs/>
          <w:sz w:val="24"/>
          <w:szCs w:val="24"/>
        </w:rPr>
        <w:t xml:space="preserve">An overview of the study region encompassed by our analysis including (a) the change in average annual minimum temperature from the 1970s to 2010s, </w:t>
      </w:r>
      <w:r w:rsidR="00812EAA" w:rsidRPr="00703517">
        <w:rPr>
          <w:rFonts w:ascii="Times New Roman" w:hAnsi="Times New Roman" w:cs="Times New Roman"/>
          <w:bCs/>
          <w:sz w:val="24"/>
          <w:szCs w:val="24"/>
        </w:rPr>
        <w:t xml:space="preserve">(b) the spatial distribution of occurrence records from natural history collections and community science platforms, and </w:t>
      </w:r>
      <w:r w:rsidR="002164BF" w:rsidRPr="00703517">
        <w:rPr>
          <w:rFonts w:ascii="Times New Roman" w:hAnsi="Times New Roman" w:cs="Times New Roman"/>
          <w:bCs/>
          <w:sz w:val="24"/>
          <w:szCs w:val="24"/>
        </w:rPr>
        <w:t>(</w:t>
      </w:r>
      <w:r w:rsidR="00812EAA" w:rsidRPr="00703517">
        <w:rPr>
          <w:rFonts w:ascii="Times New Roman" w:hAnsi="Times New Roman" w:cs="Times New Roman"/>
          <w:bCs/>
          <w:sz w:val="24"/>
          <w:szCs w:val="24"/>
        </w:rPr>
        <w:t>c</w:t>
      </w:r>
      <w:r w:rsidR="002164BF" w:rsidRPr="00703517">
        <w:rPr>
          <w:rFonts w:ascii="Times New Roman" w:hAnsi="Times New Roman" w:cs="Times New Roman"/>
          <w:bCs/>
          <w:sz w:val="24"/>
          <w:szCs w:val="24"/>
        </w:rPr>
        <w:t>) the number of occurrence records from natural history museum collections and community science p</w:t>
      </w:r>
      <w:r w:rsidR="007D723B" w:rsidRPr="00703517">
        <w:rPr>
          <w:rFonts w:ascii="Times New Roman" w:hAnsi="Times New Roman" w:cs="Times New Roman"/>
          <w:bCs/>
          <w:sz w:val="24"/>
          <w:szCs w:val="24"/>
        </w:rPr>
        <w:t xml:space="preserve">latforms </w:t>
      </w:r>
      <w:r w:rsidR="008E0385" w:rsidRPr="00703517">
        <w:rPr>
          <w:rFonts w:ascii="Times New Roman" w:hAnsi="Times New Roman" w:cs="Times New Roman"/>
          <w:bCs/>
          <w:sz w:val="24"/>
          <w:szCs w:val="24"/>
        </w:rPr>
        <w:t xml:space="preserve">by year </w:t>
      </w:r>
      <w:r w:rsidR="002164BF" w:rsidRPr="00703517">
        <w:rPr>
          <w:rFonts w:ascii="Times New Roman" w:hAnsi="Times New Roman" w:cs="Times New Roman"/>
          <w:bCs/>
          <w:sz w:val="24"/>
          <w:szCs w:val="24"/>
        </w:rPr>
        <w:t xml:space="preserve">over the same 50-year timeframe. </w:t>
      </w:r>
      <w:r w:rsidR="0079570A" w:rsidRPr="00703517">
        <w:rPr>
          <w:rFonts w:ascii="Times New Roman" w:hAnsi="Times New Roman" w:cs="Times New Roman"/>
          <w:bCs/>
          <w:sz w:val="24"/>
          <w:szCs w:val="24"/>
        </w:rPr>
        <w:t>A random sample of 5,000 of the occurrence records (c) are shown to indicate spatial bias in available records while avoiding overplotting</w:t>
      </w:r>
      <w:r w:rsidR="00FE49D0" w:rsidRPr="00703517">
        <w:rPr>
          <w:rFonts w:ascii="Times New Roman" w:hAnsi="Times New Roman" w:cs="Times New Roman"/>
          <w:bCs/>
          <w:sz w:val="24"/>
          <w:szCs w:val="24"/>
        </w:rPr>
        <w:t xml:space="preserve">. </w:t>
      </w:r>
    </w:p>
    <w:p w14:paraId="2E7FBEC6" w14:textId="77777777" w:rsidR="00956335" w:rsidRPr="00703517" w:rsidRDefault="00956335">
      <w:pPr>
        <w:rPr>
          <w:rFonts w:ascii="Times New Roman" w:hAnsi="Times New Roman" w:cs="Times New Roman"/>
          <w:bCs/>
          <w:sz w:val="24"/>
          <w:szCs w:val="24"/>
        </w:rPr>
      </w:pPr>
      <w:r w:rsidRPr="00703517">
        <w:rPr>
          <w:rFonts w:ascii="Times New Roman" w:hAnsi="Times New Roman" w:cs="Times New Roman"/>
          <w:bCs/>
          <w:sz w:val="24"/>
          <w:szCs w:val="24"/>
        </w:rPr>
        <w:br w:type="page"/>
      </w:r>
    </w:p>
    <w:p w14:paraId="0C3B2BB4" w14:textId="77777777" w:rsidR="000B0711" w:rsidRPr="00703517" w:rsidRDefault="000B0711" w:rsidP="000D7CA5">
      <w:pPr>
        <w:spacing w:line="240" w:lineRule="auto"/>
        <w:jc w:val="both"/>
        <w:rPr>
          <w:rFonts w:ascii="Times New Roman" w:hAnsi="Times New Roman" w:cs="Times New Roman"/>
          <w:b/>
          <w:bCs/>
          <w:sz w:val="24"/>
          <w:szCs w:val="24"/>
        </w:rPr>
        <w:sectPr w:rsidR="000B0711" w:rsidRPr="00703517" w:rsidSect="000B0711">
          <w:pgSz w:w="15840" w:h="12240" w:orient="landscape"/>
          <w:pgMar w:top="1440" w:right="1440" w:bottom="1440" w:left="1440" w:header="720" w:footer="720" w:gutter="0"/>
          <w:cols w:space="720"/>
        </w:sectPr>
      </w:pPr>
    </w:p>
    <w:p w14:paraId="5B76BD5A" w14:textId="0422C305" w:rsidR="000B0711" w:rsidRPr="00703517" w:rsidRDefault="00C76A51" w:rsidP="00FD70E2">
      <w:pPr>
        <w:spacing w:line="240" w:lineRule="auto"/>
        <w:jc w:val="center"/>
        <w:rPr>
          <w:rFonts w:ascii="Times New Roman" w:hAnsi="Times New Roman" w:cs="Times New Roman"/>
          <w:b/>
          <w:bCs/>
          <w:sz w:val="24"/>
          <w:szCs w:val="24"/>
        </w:rPr>
      </w:pPr>
      <w:r w:rsidRPr="00703517">
        <w:rPr>
          <w:rFonts w:ascii="Times New Roman" w:hAnsi="Times New Roman" w:cs="Times New Roman"/>
          <w:noProof/>
          <w:sz w:val="24"/>
          <w:szCs w:val="24"/>
          <w:lang w:val="en-US"/>
        </w:rPr>
        <w:lastRenderedPageBreak/>
        <w:drawing>
          <wp:inline distT="0" distB="0" distL="0" distR="0" wp14:anchorId="0D45D2EC" wp14:editId="10E3BCE6">
            <wp:extent cx="4000500" cy="400050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5D366E87" w14:textId="77777777" w:rsidR="000B0711" w:rsidRPr="00703517" w:rsidRDefault="000B0711" w:rsidP="000D7CA5">
      <w:pPr>
        <w:spacing w:line="240" w:lineRule="auto"/>
        <w:jc w:val="both"/>
        <w:rPr>
          <w:rFonts w:ascii="Times New Roman" w:hAnsi="Times New Roman" w:cs="Times New Roman"/>
          <w:b/>
          <w:bCs/>
          <w:sz w:val="24"/>
          <w:szCs w:val="24"/>
        </w:rPr>
      </w:pPr>
    </w:p>
    <w:p w14:paraId="5EF2E43A" w14:textId="5E0F1809" w:rsidR="00FD70E2" w:rsidRPr="00703517" w:rsidRDefault="00956335" w:rsidP="000D7CA5">
      <w:pPr>
        <w:spacing w:line="240" w:lineRule="auto"/>
        <w:jc w:val="both"/>
        <w:rPr>
          <w:rFonts w:ascii="Times New Roman" w:hAnsi="Times New Roman" w:cs="Times New Roman"/>
          <w:sz w:val="24"/>
          <w:szCs w:val="24"/>
        </w:rPr>
        <w:sectPr w:rsidR="00FD70E2" w:rsidRPr="00703517" w:rsidSect="00FD70E2">
          <w:pgSz w:w="12240" w:h="15840"/>
          <w:pgMar w:top="1440" w:right="1440" w:bottom="1440" w:left="1440" w:header="720" w:footer="720" w:gutter="0"/>
          <w:cols w:space="720"/>
        </w:sectPr>
      </w:pPr>
      <w:r w:rsidRPr="00703517">
        <w:rPr>
          <w:rFonts w:ascii="Times New Roman" w:hAnsi="Times New Roman" w:cs="Times New Roman"/>
          <w:b/>
          <w:bCs/>
          <w:sz w:val="24"/>
          <w:szCs w:val="24"/>
        </w:rPr>
        <w:t>Figure 2.</w:t>
      </w:r>
      <w:r w:rsidR="00094245" w:rsidRPr="00703517">
        <w:rPr>
          <w:rFonts w:ascii="Times New Roman" w:hAnsi="Times New Roman" w:cs="Times New Roman"/>
          <w:b/>
          <w:bCs/>
          <w:sz w:val="24"/>
          <w:szCs w:val="24"/>
        </w:rPr>
        <w:t xml:space="preserve"> </w:t>
      </w:r>
      <w:r w:rsidRPr="00703517">
        <w:rPr>
          <w:rFonts w:ascii="Times New Roman" w:hAnsi="Times New Roman" w:cs="Times New Roman"/>
          <w:sz w:val="24"/>
          <w:szCs w:val="24"/>
        </w:rPr>
        <w:t>Species-specific responses to average minimum temperature (faded, grey lines) as well as the response of the butterflies with the coldest quart</w:t>
      </w:r>
      <w:r w:rsidR="00B3184B"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w:t>
      </w:r>
      <w:del w:id="429" w:author="Vaughn Shirey" w:date="2023-09-18T11:32:00Z">
        <w:r w:rsidRPr="00703517" w:rsidDel="00295DA9">
          <w:rPr>
            <w:rFonts w:ascii="Times New Roman" w:hAnsi="Times New Roman" w:cs="Times New Roman"/>
            <w:sz w:val="24"/>
            <w:szCs w:val="24"/>
          </w:rPr>
          <w:delText>North American ranges</w:delText>
        </w:r>
      </w:del>
      <w:ins w:id="430" w:author="Vaughn Shirey" w:date="2023-09-18T11:32:00Z">
        <w:r w:rsidR="00295DA9">
          <w:rPr>
            <w:rFonts w:ascii="Times New Roman" w:hAnsi="Times New Roman" w:cs="Times New Roman"/>
            <w:sz w:val="24"/>
            <w:szCs w:val="24"/>
          </w:rPr>
          <w:t>range-wide temperatures</w:t>
        </w:r>
      </w:ins>
      <w:r w:rsidR="00041130">
        <w:rPr>
          <w:rFonts w:ascii="Times New Roman" w:hAnsi="Times New Roman" w:cs="Times New Roman"/>
          <w:sz w:val="24"/>
          <w:szCs w:val="24"/>
        </w:rPr>
        <w:t xml:space="preserve"> when all species’ entire ranges are compared</w:t>
      </w:r>
      <w:r w:rsidRPr="00703517">
        <w:rPr>
          <w:rFonts w:ascii="Times New Roman" w:hAnsi="Times New Roman" w:cs="Times New Roman"/>
          <w:sz w:val="24"/>
          <w:szCs w:val="24"/>
        </w:rPr>
        <w:t xml:space="preserve"> (blue</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23</w:t>
      </w:r>
      <w:r w:rsidRPr="00703517">
        <w:rPr>
          <w:rFonts w:ascii="Times New Roman" w:hAnsi="Times New Roman" w:cs="Times New Roman"/>
          <w:sz w:val="24"/>
          <w:szCs w:val="24"/>
        </w:rPr>
        <w:t>), warmest quart</w:t>
      </w:r>
      <w:r w:rsidR="00B52CDC"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w:t>
      </w:r>
      <w:del w:id="431" w:author="Vaughn Shirey" w:date="2023-09-18T11:32:00Z">
        <w:r w:rsidRPr="00703517" w:rsidDel="006A2014">
          <w:rPr>
            <w:rFonts w:ascii="Times New Roman" w:hAnsi="Times New Roman" w:cs="Times New Roman"/>
            <w:sz w:val="24"/>
            <w:szCs w:val="24"/>
          </w:rPr>
          <w:delText>North American ranges</w:delText>
        </w:r>
      </w:del>
      <w:ins w:id="432" w:author="Vaughn Shirey" w:date="2023-09-18T11:32:00Z">
        <w:r w:rsidR="006A2014">
          <w:rPr>
            <w:rFonts w:ascii="Times New Roman" w:hAnsi="Times New Roman" w:cs="Times New Roman"/>
            <w:sz w:val="24"/>
            <w:szCs w:val="24"/>
          </w:rPr>
          <w:t>range-wide temperatures</w:t>
        </w:r>
      </w:ins>
      <w:r w:rsidRPr="00703517">
        <w:rPr>
          <w:rFonts w:ascii="Times New Roman" w:hAnsi="Times New Roman" w:cs="Times New Roman"/>
          <w:sz w:val="24"/>
          <w:szCs w:val="24"/>
        </w:rPr>
        <w:t xml:space="preserve"> (red</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23</w:t>
      </w:r>
      <w:r w:rsidRPr="00703517">
        <w:rPr>
          <w:rFonts w:ascii="Times New Roman" w:hAnsi="Times New Roman" w:cs="Times New Roman"/>
          <w:sz w:val="24"/>
          <w:szCs w:val="24"/>
        </w:rPr>
        <w:t xml:space="preserve">), and </w:t>
      </w:r>
      <w:r w:rsidR="00041054" w:rsidRPr="00703517">
        <w:rPr>
          <w:rFonts w:ascii="Times New Roman" w:hAnsi="Times New Roman" w:cs="Times New Roman"/>
          <w:sz w:val="24"/>
          <w:szCs w:val="24"/>
        </w:rPr>
        <w:t xml:space="preserve">middle </w:t>
      </w:r>
      <w:r w:rsidR="000E6525">
        <w:rPr>
          <w:rFonts w:ascii="Times New Roman" w:hAnsi="Times New Roman" w:cs="Times New Roman"/>
          <w:sz w:val="24"/>
          <w:szCs w:val="24"/>
        </w:rPr>
        <w:t>half</w:t>
      </w:r>
      <w:r w:rsidR="000E6525" w:rsidRPr="00703517">
        <w:rPr>
          <w:rFonts w:ascii="Times New Roman" w:hAnsi="Times New Roman" w:cs="Times New Roman"/>
          <w:sz w:val="24"/>
          <w:szCs w:val="24"/>
        </w:rPr>
        <w:t xml:space="preserve"> </w:t>
      </w:r>
      <w:r w:rsidR="00041054" w:rsidRPr="00703517">
        <w:rPr>
          <w:rFonts w:ascii="Times New Roman" w:hAnsi="Times New Roman" w:cs="Times New Roman"/>
          <w:sz w:val="24"/>
          <w:szCs w:val="24"/>
        </w:rPr>
        <w:t>of species or those species with average range-wide temperatures</w:t>
      </w:r>
      <w:r w:rsidRPr="00703517">
        <w:rPr>
          <w:rFonts w:ascii="Times New Roman" w:hAnsi="Times New Roman" w:cs="Times New Roman"/>
          <w:sz w:val="24"/>
          <w:szCs w:val="24"/>
        </w:rPr>
        <w:t xml:space="preserve"> (grey</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44</w:t>
      </w:r>
      <w:r w:rsidRPr="00703517">
        <w:rPr>
          <w:rFonts w:ascii="Times New Roman" w:hAnsi="Times New Roman" w:cs="Times New Roman"/>
          <w:sz w:val="24"/>
          <w:szCs w:val="24"/>
        </w:rPr>
        <w:t xml:space="preserve">). </w:t>
      </w:r>
      <w:r w:rsidR="00F55287" w:rsidRPr="00703517">
        <w:rPr>
          <w:rFonts w:ascii="Times New Roman" w:hAnsi="Times New Roman" w:cs="Times New Roman"/>
          <w:sz w:val="24"/>
          <w:szCs w:val="24"/>
        </w:rPr>
        <w:t xml:space="preserve">Species-specific responses are shown </w:t>
      </w:r>
      <w:r w:rsidR="00041130">
        <w:rPr>
          <w:rFonts w:ascii="Times New Roman" w:hAnsi="Times New Roman" w:cs="Times New Roman"/>
          <w:sz w:val="24"/>
          <w:szCs w:val="24"/>
        </w:rPr>
        <w:t xml:space="preserve">in grey and truncated to show modeled results only </w:t>
      </w:r>
      <w:r w:rsidR="00F55287" w:rsidRPr="00703517">
        <w:rPr>
          <w:rFonts w:ascii="Times New Roman" w:hAnsi="Times New Roman" w:cs="Times New Roman"/>
          <w:sz w:val="24"/>
          <w:szCs w:val="24"/>
        </w:rPr>
        <w:t xml:space="preserve">for the range of temperatures that </w:t>
      </w:r>
      <w:r w:rsidR="00041130">
        <w:rPr>
          <w:rFonts w:ascii="Times New Roman" w:hAnsi="Times New Roman" w:cs="Times New Roman"/>
          <w:sz w:val="24"/>
          <w:szCs w:val="24"/>
        </w:rPr>
        <w:t xml:space="preserve">each </w:t>
      </w:r>
      <w:r w:rsidR="00F55287" w:rsidRPr="00703517">
        <w:rPr>
          <w:rFonts w:ascii="Times New Roman" w:hAnsi="Times New Roman" w:cs="Times New Roman"/>
          <w:sz w:val="24"/>
          <w:szCs w:val="24"/>
        </w:rPr>
        <w:t>species experienced within its range</w:t>
      </w:r>
      <w:r w:rsidR="001A47BB" w:rsidRPr="00703517">
        <w:rPr>
          <w:rFonts w:ascii="Times New Roman" w:hAnsi="Times New Roman" w:cs="Times New Roman"/>
          <w:sz w:val="24"/>
          <w:szCs w:val="24"/>
        </w:rPr>
        <w:t xml:space="preserve"> above 45°</w:t>
      </w:r>
      <w:r w:rsidR="00F84B2F" w:rsidRPr="00703517">
        <w:rPr>
          <w:rFonts w:ascii="Times New Roman" w:hAnsi="Times New Roman" w:cs="Times New Roman"/>
          <w:sz w:val="24"/>
          <w:szCs w:val="24"/>
        </w:rPr>
        <w:t>N</w:t>
      </w:r>
      <w:r w:rsidR="00610E84" w:rsidRPr="00703517">
        <w:rPr>
          <w:rFonts w:ascii="Times New Roman" w:hAnsi="Times New Roman" w:cs="Times New Roman"/>
          <w:sz w:val="24"/>
          <w:szCs w:val="24"/>
        </w:rPr>
        <w:t xml:space="preserve"> between 1970-2019</w:t>
      </w:r>
      <w:r w:rsidR="00F55287" w:rsidRPr="00703517">
        <w:rPr>
          <w:rFonts w:ascii="Times New Roman" w:hAnsi="Times New Roman" w:cs="Times New Roman"/>
          <w:sz w:val="24"/>
          <w:szCs w:val="24"/>
        </w:rPr>
        <w:t>.</w:t>
      </w:r>
      <w:r w:rsidR="00116332" w:rsidRPr="00703517">
        <w:rPr>
          <w:rFonts w:ascii="Times New Roman" w:hAnsi="Times New Roman" w:cs="Times New Roman"/>
          <w:sz w:val="24"/>
          <w:szCs w:val="24"/>
        </w:rPr>
        <w:t xml:space="preserve"> All lines are derived from model estimated</w:t>
      </w:r>
      <w:r w:rsidR="009411D1" w:rsidRPr="00703517">
        <w:rPr>
          <w:rFonts w:ascii="Times New Roman" w:hAnsi="Times New Roman" w:cs="Times New Roman"/>
          <w:sz w:val="24"/>
          <w:szCs w:val="24"/>
        </w:rPr>
        <w:t xml:space="preserve"> parameters</w:t>
      </w:r>
      <w:r w:rsidR="00116332" w:rsidRPr="00703517">
        <w:rPr>
          <w:rFonts w:ascii="Times New Roman" w:hAnsi="Times New Roman" w:cs="Times New Roman"/>
          <w:sz w:val="24"/>
          <w:szCs w:val="24"/>
        </w:rPr>
        <w:t xml:space="preserve"> </w:t>
      </w:r>
      <w:r w:rsidR="00C97899" w:rsidRPr="00703517">
        <w:rPr>
          <w:rFonts w:ascii="Times New Roman" w:hAnsi="Times New Roman" w:cs="Times New Roman"/>
          <w:sz w:val="24"/>
          <w:szCs w:val="24"/>
        </w:rPr>
        <w:t xml:space="preserve">(linear and quadratic) </w:t>
      </w:r>
      <w:r w:rsidR="00116332" w:rsidRPr="00703517">
        <w:rPr>
          <w:rFonts w:ascii="Times New Roman" w:hAnsi="Times New Roman" w:cs="Times New Roman"/>
          <w:sz w:val="24"/>
          <w:szCs w:val="24"/>
        </w:rPr>
        <w:t>of species to the average minimum temperature covariat</w:t>
      </w:r>
      <w:r w:rsidR="008C15DC" w:rsidRPr="00703517">
        <w:rPr>
          <w:rFonts w:ascii="Times New Roman" w:hAnsi="Times New Roman" w:cs="Times New Roman"/>
          <w:sz w:val="24"/>
          <w:szCs w:val="24"/>
        </w:rPr>
        <w:t>e</w:t>
      </w:r>
      <w:r w:rsidR="00041130">
        <w:rPr>
          <w:rFonts w:ascii="Times New Roman" w:hAnsi="Times New Roman" w:cs="Times New Roman"/>
          <w:sz w:val="24"/>
          <w:szCs w:val="24"/>
        </w:rPr>
        <w:t xml:space="preserve"> and species-specific responses are shown in Figure 3.</w:t>
      </w:r>
    </w:p>
    <w:p w14:paraId="3EABEE63" w14:textId="272A5B04" w:rsidR="00F21671" w:rsidRPr="00703517" w:rsidRDefault="00F21671" w:rsidP="000D7CA5">
      <w:pPr>
        <w:spacing w:line="240" w:lineRule="auto"/>
        <w:jc w:val="both"/>
        <w:rPr>
          <w:rFonts w:ascii="Times New Roman" w:hAnsi="Times New Roman" w:cs="Times New Roman"/>
          <w:b/>
          <w:sz w:val="24"/>
          <w:szCs w:val="24"/>
        </w:rPr>
      </w:pPr>
    </w:p>
    <w:p w14:paraId="521653BD" w14:textId="0E842BB7" w:rsidR="00F21671" w:rsidRPr="00703517" w:rsidRDefault="001802AE">
      <w:pPr>
        <w:spacing w:line="240" w:lineRule="auto"/>
        <w:jc w:val="center"/>
        <w:rPr>
          <w:rFonts w:ascii="Times New Roman" w:hAnsi="Times New Roman" w:cs="Times New Roman"/>
          <w:b/>
          <w:sz w:val="24"/>
          <w:szCs w:val="24"/>
        </w:rPr>
      </w:pPr>
      <w:r w:rsidRPr="00703517">
        <w:rPr>
          <w:rFonts w:ascii="Times New Roman" w:hAnsi="Times New Roman" w:cs="Times New Roman"/>
          <w:noProof/>
          <w:sz w:val="24"/>
          <w:szCs w:val="24"/>
          <w:lang w:val="en-US"/>
        </w:rPr>
        <w:drawing>
          <wp:inline distT="0" distB="0" distL="0" distR="0" wp14:anchorId="0EDC5C9F" wp14:editId="41ED2223">
            <wp:extent cx="6972300" cy="464819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972300" cy="4648199"/>
                    </a:xfrm>
                    <a:prstGeom prst="rect">
                      <a:avLst/>
                    </a:prstGeom>
                    <a:noFill/>
                    <a:ln>
                      <a:noFill/>
                    </a:ln>
                  </pic:spPr>
                </pic:pic>
              </a:graphicData>
            </a:graphic>
          </wp:inline>
        </w:drawing>
      </w:r>
    </w:p>
    <w:p w14:paraId="3D976ABA" w14:textId="77777777" w:rsidR="00F21671" w:rsidRPr="00703517" w:rsidRDefault="00F21671">
      <w:pPr>
        <w:spacing w:line="240" w:lineRule="auto"/>
        <w:jc w:val="both"/>
        <w:rPr>
          <w:rFonts w:ascii="Times New Roman" w:hAnsi="Times New Roman" w:cs="Times New Roman"/>
          <w:b/>
          <w:sz w:val="24"/>
          <w:szCs w:val="24"/>
        </w:rPr>
      </w:pPr>
    </w:p>
    <w:p w14:paraId="74E63F14" w14:textId="24F73B26" w:rsidR="00F21671" w:rsidRPr="00703517" w:rsidRDefault="00341DE7">
      <w:pPr>
        <w:spacing w:line="240" w:lineRule="auto"/>
        <w:jc w:val="both"/>
        <w:rPr>
          <w:rFonts w:ascii="Times New Roman" w:hAnsi="Times New Roman" w:cs="Times New Roman"/>
          <w:sz w:val="24"/>
          <w:szCs w:val="24"/>
        </w:rPr>
        <w:sectPr w:rsidR="00F21671" w:rsidRPr="00703517" w:rsidSect="00FD70E2">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Figure 3. </w:t>
      </w:r>
      <w:r w:rsidRPr="00703517">
        <w:rPr>
          <w:rFonts w:ascii="Times New Roman" w:hAnsi="Times New Roman" w:cs="Times New Roman"/>
          <w:sz w:val="24"/>
          <w:szCs w:val="24"/>
        </w:rPr>
        <w:t xml:space="preserve">Species-specific occupancy shifts from the 1970s to 2010s where points indicate the mean occupancy shift and lines indicate one standard deviation of the variation in occupancy shift among (a) </w:t>
      </w:r>
      <w:r w:rsidR="00184FF4" w:rsidRPr="00703517">
        <w:rPr>
          <w:rFonts w:ascii="Times New Roman" w:hAnsi="Times New Roman" w:cs="Times New Roman"/>
          <w:sz w:val="24"/>
          <w:szCs w:val="24"/>
        </w:rPr>
        <w:t xml:space="preserve">the northernmost third of </w:t>
      </w:r>
      <w:r w:rsidR="007178C4">
        <w:rPr>
          <w:rFonts w:ascii="Times New Roman" w:hAnsi="Times New Roman" w:cs="Times New Roman"/>
          <w:sz w:val="24"/>
          <w:szCs w:val="24"/>
        </w:rPr>
        <w:t>cells</w:t>
      </w:r>
      <w:r w:rsidR="007178C4"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within that species’ range in the study region, (b) the </w:t>
      </w:r>
      <w:r w:rsidR="009322E0" w:rsidRPr="00703517">
        <w:rPr>
          <w:rFonts w:ascii="Times New Roman" w:hAnsi="Times New Roman" w:cs="Times New Roman"/>
          <w:sz w:val="24"/>
          <w:szCs w:val="24"/>
        </w:rPr>
        <w:t>mid-latitude</w:t>
      </w:r>
      <w:r w:rsidRPr="00703517">
        <w:rPr>
          <w:rFonts w:ascii="Times New Roman" w:hAnsi="Times New Roman" w:cs="Times New Roman"/>
          <w:sz w:val="24"/>
          <w:szCs w:val="24"/>
        </w:rPr>
        <w:t xml:space="preserve"> third of sites within that species’ range, (c) the </w:t>
      </w:r>
      <w:r w:rsidR="00184FF4" w:rsidRPr="00703517">
        <w:rPr>
          <w:rFonts w:ascii="Times New Roman" w:hAnsi="Times New Roman" w:cs="Times New Roman"/>
          <w:sz w:val="24"/>
          <w:szCs w:val="24"/>
        </w:rPr>
        <w:t>southernmost</w:t>
      </w:r>
      <w:r w:rsidR="00806E3A" w:rsidRPr="00703517">
        <w:rPr>
          <w:rFonts w:ascii="Times New Roman" w:hAnsi="Times New Roman" w:cs="Times New Roman"/>
          <w:sz w:val="24"/>
          <w:szCs w:val="24"/>
        </w:rPr>
        <w:t xml:space="preserve"> third of</w:t>
      </w:r>
      <w:r w:rsidRPr="00703517">
        <w:rPr>
          <w:rFonts w:ascii="Times New Roman" w:hAnsi="Times New Roman" w:cs="Times New Roman"/>
          <w:sz w:val="24"/>
          <w:szCs w:val="24"/>
        </w:rPr>
        <w:t xml:space="preserve"> sites within that species’ range, and (d) </w:t>
      </w:r>
      <w:r w:rsidR="00FE0D18" w:rsidRPr="00703517">
        <w:rPr>
          <w:rFonts w:ascii="Times New Roman" w:hAnsi="Times New Roman" w:cs="Times New Roman"/>
          <w:sz w:val="24"/>
          <w:szCs w:val="24"/>
        </w:rPr>
        <w:t>all</w:t>
      </w:r>
      <w:r w:rsidRPr="00703517">
        <w:rPr>
          <w:rFonts w:ascii="Times New Roman" w:hAnsi="Times New Roman" w:cs="Times New Roman"/>
          <w:sz w:val="24"/>
          <w:szCs w:val="24"/>
        </w:rPr>
        <w:t xml:space="preserve"> of </w:t>
      </w:r>
      <w:r w:rsidR="00143731" w:rsidRPr="00703517">
        <w:rPr>
          <w:rFonts w:ascii="Times New Roman" w:hAnsi="Times New Roman" w:cs="Times New Roman"/>
          <w:sz w:val="24"/>
          <w:szCs w:val="24"/>
        </w:rPr>
        <w:t xml:space="preserve">the </w:t>
      </w:r>
      <w:r w:rsidRPr="00703517">
        <w:rPr>
          <w:rFonts w:ascii="Times New Roman" w:hAnsi="Times New Roman" w:cs="Times New Roman"/>
          <w:sz w:val="24"/>
          <w:szCs w:val="24"/>
        </w:rPr>
        <w:t>sites within that species’ range</w:t>
      </w:r>
      <w:r w:rsidR="00FE0D18" w:rsidRPr="00703517">
        <w:rPr>
          <w:rFonts w:ascii="Times New Roman" w:hAnsi="Times New Roman" w:cs="Times New Roman"/>
          <w:sz w:val="24"/>
          <w:szCs w:val="24"/>
        </w:rPr>
        <w:t xml:space="preserve"> (all ranges truncated at 45°N)</w:t>
      </w:r>
      <w:r w:rsidRPr="00703517">
        <w:rPr>
          <w:rFonts w:ascii="Times New Roman" w:hAnsi="Times New Roman" w:cs="Times New Roman"/>
          <w:sz w:val="24"/>
          <w:szCs w:val="24"/>
        </w:rPr>
        <w:t xml:space="preserve">. </w:t>
      </w:r>
      <w:r w:rsidR="0074430D" w:rsidRPr="00703517">
        <w:rPr>
          <w:rFonts w:ascii="Times New Roman" w:hAnsi="Times New Roman" w:cs="Times New Roman"/>
          <w:sz w:val="24"/>
          <w:szCs w:val="24"/>
        </w:rPr>
        <w:t>Species are colored by qua</w:t>
      </w:r>
      <w:r w:rsidR="00BE2FB9" w:rsidRPr="00703517">
        <w:rPr>
          <w:rFonts w:ascii="Times New Roman" w:hAnsi="Times New Roman" w:cs="Times New Roman"/>
          <w:sz w:val="24"/>
          <w:szCs w:val="24"/>
        </w:rPr>
        <w:t>r</w:t>
      </w:r>
      <w:r w:rsidR="0074430D" w:rsidRPr="00703517">
        <w:rPr>
          <w:rFonts w:ascii="Times New Roman" w:hAnsi="Times New Roman" w:cs="Times New Roman"/>
          <w:sz w:val="24"/>
          <w:szCs w:val="24"/>
        </w:rPr>
        <w:t xml:space="preserve">tiles of the average annual temperature in their North American </w:t>
      </w:r>
      <w:r w:rsidR="00D75C01" w:rsidRPr="00703517">
        <w:rPr>
          <w:rFonts w:ascii="Times New Roman" w:hAnsi="Times New Roman" w:cs="Times New Roman"/>
          <w:sz w:val="24"/>
          <w:szCs w:val="24"/>
        </w:rPr>
        <w:t>ranges,</w:t>
      </w:r>
      <w:r w:rsidR="00FC4F2C" w:rsidRPr="00703517">
        <w:rPr>
          <w:rFonts w:ascii="Times New Roman" w:hAnsi="Times New Roman" w:cs="Times New Roman"/>
          <w:sz w:val="24"/>
          <w:szCs w:val="24"/>
        </w:rPr>
        <w:t xml:space="preserve"> </w:t>
      </w:r>
      <w:r w:rsidR="00041130">
        <w:rPr>
          <w:rFonts w:ascii="Times New Roman" w:hAnsi="Times New Roman" w:cs="Times New Roman"/>
          <w:sz w:val="24"/>
          <w:szCs w:val="24"/>
        </w:rPr>
        <w:t>so it is directly comparable to Figure 2</w:t>
      </w:r>
      <w:r w:rsidR="0074430D" w:rsidRPr="00703517">
        <w:rPr>
          <w:rFonts w:ascii="Times New Roman" w:hAnsi="Times New Roman" w:cs="Times New Roman"/>
          <w:sz w:val="24"/>
          <w:szCs w:val="24"/>
        </w:rPr>
        <w:t>.</w:t>
      </w:r>
    </w:p>
    <w:p w14:paraId="400ED67B" w14:textId="4F52C65F" w:rsidR="00F21671" w:rsidRPr="00703517" w:rsidRDefault="001B6DAA">
      <w:pPr>
        <w:spacing w:line="240" w:lineRule="auto"/>
        <w:jc w:val="center"/>
        <w:rPr>
          <w:rFonts w:ascii="Times New Roman" w:hAnsi="Times New Roman" w:cs="Times New Roman"/>
          <w:sz w:val="24"/>
          <w:szCs w:val="24"/>
        </w:rPr>
        <w:pPrChange w:id="433" w:author="Vaughn Shirey" w:date="2023-08-31T20:43:00Z">
          <w:pPr>
            <w:spacing w:line="240" w:lineRule="auto"/>
            <w:jc w:val="both"/>
          </w:pPr>
        </w:pPrChange>
      </w:pPr>
      <w:ins w:id="434" w:author="Vaughn Shirey" w:date="2023-08-31T20:42:00Z">
        <w:r>
          <w:rPr>
            <w:noProof/>
          </w:rPr>
          <w:lastRenderedPageBreak/>
          <w:drawing>
            <wp:inline distT="0" distB="0" distL="0" distR="0" wp14:anchorId="1D0F7EC0" wp14:editId="085AA80F">
              <wp:extent cx="3228975" cy="3228975"/>
              <wp:effectExtent l="0" t="0" r="9525" b="9525"/>
              <wp:docPr id="890916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16918"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3228975" cy="3228975"/>
                      </a:xfrm>
                      <a:prstGeom prst="rect">
                        <a:avLst/>
                      </a:prstGeom>
                      <a:noFill/>
                      <a:ln>
                        <a:noFill/>
                      </a:ln>
                    </pic:spPr>
                  </pic:pic>
                </a:graphicData>
              </a:graphic>
            </wp:inline>
          </w:drawing>
        </w:r>
      </w:ins>
    </w:p>
    <w:p w14:paraId="1446FC09" w14:textId="70FA7505" w:rsidR="00F21671" w:rsidRPr="00703517" w:rsidRDefault="00F21671" w:rsidP="00BD4EC0">
      <w:pPr>
        <w:spacing w:line="240" w:lineRule="auto"/>
        <w:jc w:val="center"/>
        <w:rPr>
          <w:rFonts w:ascii="Times New Roman" w:hAnsi="Times New Roman" w:cs="Times New Roman"/>
          <w:sz w:val="24"/>
          <w:szCs w:val="24"/>
        </w:rPr>
      </w:pPr>
    </w:p>
    <w:p w14:paraId="023FA676" w14:textId="40617B1E" w:rsidR="00F21671" w:rsidRDefault="00564368">
      <w:pPr>
        <w:spacing w:line="240" w:lineRule="auto"/>
        <w:jc w:val="both"/>
        <w:rPr>
          <w:rFonts w:ascii="Times New Roman" w:hAnsi="Times New Roman" w:cs="Times New Roman"/>
          <w:sz w:val="24"/>
          <w:szCs w:val="24"/>
        </w:rPr>
      </w:pPr>
      <w:del w:id="435" w:author="Vaughn Shirey" w:date="2023-08-31T20:42:00Z">
        <w:r w:rsidDel="001B6DAA">
          <w:rPr>
            <w:noProof/>
            <w:lang w:val="en-US"/>
          </w:rPr>
          <w:drawing>
            <wp:inline distT="0" distB="0" distL="0" distR="0" wp14:anchorId="1D215AA1" wp14:editId="76BD03EA">
              <wp:extent cx="5943600" cy="2971800"/>
              <wp:effectExtent l="0" t="0" r="0"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p>
    <w:p w14:paraId="6179B858" w14:textId="77777777" w:rsidR="00564368" w:rsidRPr="00703517" w:rsidRDefault="00564368">
      <w:pPr>
        <w:spacing w:line="240" w:lineRule="auto"/>
        <w:jc w:val="both"/>
        <w:rPr>
          <w:rFonts w:ascii="Times New Roman" w:hAnsi="Times New Roman" w:cs="Times New Roman"/>
          <w:sz w:val="24"/>
          <w:szCs w:val="24"/>
        </w:rPr>
      </w:pPr>
    </w:p>
    <w:p w14:paraId="2C814875" w14:textId="7E3A62D9" w:rsidR="00F21671" w:rsidRPr="00703517" w:rsidRDefault="00341DE7">
      <w:pPr>
        <w:spacing w:line="240" w:lineRule="auto"/>
        <w:jc w:val="both"/>
        <w:rPr>
          <w:rFonts w:ascii="Times New Roman" w:hAnsi="Times New Roman" w:cs="Times New Roman"/>
          <w:sz w:val="24"/>
          <w:szCs w:val="24"/>
        </w:rPr>
        <w:sectPr w:rsidR="00F21671" w:rsidRPr="00703517">
          <w:pgSz w:w="12240" w:h="15840"/>
          <w:pgMar w:top="1440" w:right="1440" w:bottom="1440" w:left="1440" w:header="720" w:footer="720" w:gutter="0"/>
          <w:cols w:space="720"/>
        </w:sectPr>
      </w:pPr>
      <w:r w:rsidRPr="00703517">
        <w:rPr>
          <w:rFonts w:ascii="Times New Roman" w:hAnsi="Times New Roman" w:cs="Times New Roman"/>
          <w:b/>
          <w:sz w:val="24"/>
          <w:szCs w:val="24"/>
        </w:rPr>
        <w:t xml:space="preserve">Figure 4. </w:t>
      </w:r>
      <w:r w:rsidR="00FC5263" w:rsidRPr="00703517">
        <w:rPr>
          <w:rFonts w:ascii="Times New Roman" w:hAnsi="Times New Roman" w:cs="Times New Roman"/>
          <w:sz w:val="24"/>
          <w:szCs w:val="24"/>
        </w:rPr>
        <w:t xml:space="preserve">The predictive relationship between species’ </w:t>
      </w:r>
      <w:del w:id="436" w:author="Vaughn Shirey" w:date="2023-08-31T15:30:00Z">
        <w:r w:rsidR="0039095D" w:rsidDel="00555008">
          <w:rPr>
            <w:rFonts w:ascii="Times New Roman" w:hAnsi="Times New Roman" w:cs="Times New Roman"/>
            <w:sz w:val="24"/>
            <w:szCs w:val="24"/>
          </w:rPr>
          <w:delText xml:space="preserve">(a) </w:delText>
        </w:r>
      </w:del>
      <w:r w:rsidR="0039095D">
        <w:rPr>
          <w:rFonts w:ascii="Times New Roman" w:hAnsi="Times New Roman" w:cs="Times New Roman"/>
          <w:sz w:val="24"/>
          <w:szCs w:val="24"/>
        </w:rPr>
        <w:t>range-wide average annual temperature</w:t>
      </w:r>
      <w:r w:rsidR="00335D0F">
        <w:rPr>
          <w:rFonts w:ascii="Times New Roman" w:hAnsi="Times New Roman" w:cs="Times New Roman"/>
          <w:sz w:val="24"/>
          <w:szCs w:val="24"/>
        </w:rPr>
        <w:t xml:space="preserve"> (Model C)</w:t>
      </w:r>
      <w:r w:rsidR="0039095D">
        <w:rPr>
          <w:rFonts w:ascii="Times New Roman" w:hAnsi="Times New Roman" w:cs="Times New Roman"/>
          <w:sz w:val="24"/>
          <w:szCs w:val="24"/>
        </w:rPr>
        <w:t xml:space="preserve"> </w:t>
      </w:r>
      <w:del w:id="437" w:author="Vaughn Shirey" w:date="2023-08-31T15:30:00Z">
        <w:r w:rsidR="0039095D" w:rsidDel="00555008">
          <w:rPr>
            <w:rFonts w:ascii="Times New Roman" w:hAnsi="Times New Roman" w:cs="Times New Roman"/>
            <w:sz w:val="24"/>
            <w:szCs w:val="24"/>
          </w:rPr>
          <w:delText>and (b) average wingspan</w:delText>
        </w:r>
        <w:r w:rsidR="00335D0F" w:rsidDel="00555008">
          <w:rPr>
            <w:rFonts w:ascii="Times New Roman" w:hAnsi="Times New Roman" w:cs="Times New Roman"/>
            <w:sz w:val="24"/>
            <w:szCs w:val="24"/>
          </w:rPr>
          <w:delText xml:space="preserve"> (Model G)</w:delText>
        </w:r>
        <w:r w:rsidR="0039095D" w:rsidDel="00555008">
          <w:rPr>
            <w:rFonts w:ascii="Times New Roman" w:hAnsi="Times New Roman" w:cs="Times New Roman"/>
            <w:sz w:val="24"/>
            <w:szCs w:val="24"/>
          </w:rPr>
          <w:delText xml:space="preserve"> </w:delText>
        </w:r>
      </w:del>
      <w:r w:rsidR="00815A74">
        <w:rPr>
          <w:rFonts w:ascii="Times New Roman" w:hAnsi="Times New Roman" w:cs="Times New Roman"/>
          <w:sz w:val="24"/>
          <w:szCs w:val="24"/>
        </w:rPr>
        <w:t xml:space="preserve">for the </w:t>
      </w:r>
      <w:r w:rsidR="0039095D">
        <w:rPr>
          <w:rFonts w:ascii="Times New Roman" w:hAnsi="Times New Roman" w:cs="Times New Roman"/>
          <w:sz w:val="24"/>
          <w:szCs w:val="24"/>
        </w:rPr>
        <w:t xml:space="preserve">mean occupancy probability shift from the 1970s to 2010s. Shaded regions indicate Bayesian </w:t>
      </w:r>
      <w:del w:id="438" w:author="Vaughn Shirey" w:date="2023-08-31T15:30:00Z">
        <w:r w:rsidR="0039095D" w:rsidDel="00555008">
          <w:rPr>
            <w:rFonts w:ascii="Times New Roman" w:hAnsi="Times New Roman" w:cs="Times New Roman"/>
            <w:sz w:val="24"/>
            <w:szCs w:val="24"/>
          </w:rPr>
          <w:delText>credible intervals</w:delText>
        </w:r>
      </w:del>
      <w:ins w:id="439" w:author="Vaughn Shirey" w:date="2023-08-31T15:30:00Z">
        <w:r w:rsidR="00555008">
          <w:rPr>
            <w:rFonts w:ascii="Times New Roman" w:hAnsi="Times New Roman" w:cs="Times New Roman"/>
            <w:sz w:val="24"/>
            <w:szCs w:val="24"/>
          </w:rPr>
          <w:t>posterior predictive intervals</w:t>
        </w:r>
      </w:ins>
      <w:r w:rsidR="0039095D">
        <w:rPr>
          <w:rFonts w:ascii="Times New Roman" w:hAnsi="Times New Roman" w:cs="Times New Roman"/>
          <w:sz w:val="24"/>
          <w:szCs w:val="24"/>
        </w:rPr>
        <w:t xml:space="preserve"> while points represent </w:t>
      </w:r>
      <w:r w:rsidR="002C6542">
        <w:rPr>
          <w:rFonts w:ascii="Times New Roman" w:hAnsi="Times New Roman" w:cs="Times New Roman"/>
          <w:sz w:val="24"/>
          <w:szCs w:val="24"/>
        </w:rPr>
        <w:t xml:space="preserve">the </w:t>
      </w:r>
      <w:r w:rsidR="00815A74">
        <w:rPr>
          <w:rFonts w:ascii="Times New Roman" w:hAnsi="Times New Roman" w:cs="Times New Roman"/>
          <w:sz w:val="24"/>
          <w:szCs w:val="24"/>
        </w:rPr>
        <w:t xml:space="preserve">individual </w:t>
      </w:r>
      <w:r w:rsidR="0039095D">
        <w:rPr>
          <w:rFonts w:ascii="Times New Roman" w:hAnsi="Times New Roman" w:cs="Times New Roman"/>
          <w:sz w:val="24"/>
          <w:szCs w:val="24"/>
        </w:rPr>
        <w:t>species in our post-hoc analysis.</w:t>
      </w:r>
      <w:r w:rsidR="00335D0F">
        <w:rPr>
          <w:rFonts w:ascii="Times New Roman" w:hAnsi="Times New Roman" w:cs="Times New Roman"/>
          <w:sz w:val="24"/>
          <w:szCs w:val="24"/>
        </w:rPr>
        <w:t xml:space="preserve"> </w:t>
      </w:r>
      <w:r w:rsidRPr="00703517">
        <w:rPr>
          <w:rFonts w:ascii="Times New Roman" w:hAnsi="Times New Roman" w:cs="Times New Roman"/>
          <w:sz w:val="24"/>
          <w:szCs w:val="24"/>
        </w:rPr>
        <w:br w:type="page"/>
      </w:r>
    </w:p>
    <w:p w14:paraId="76C57223" w14:textId="77777777" w:rsidR="00F21671" w:rsidRPr="00703517" w:rsidRDefault="00341DE7">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lastRenderedPageBreak/>
        <w:t>SUPPLEMENTAL MATERIAL</w:t>
      </w:r>
    </w:p>
    <w:p w14:paraId="0FB8AD6B" w14:textId="77777777" w:rsidR="00F21671" w:rsidRPr="00703517" w:rsidRDefault="00F21671">
      <w:pPr>
        <w:spacing w:line="240" w:lineRule="auto"/>
        <w:jc w:val="center"/>
        <w:rPr>
          <w:rFonts w:ascii="Times New Roman" w:hAnsi="Times New Roman" w:cs="Times New Roman"/>
          <w:sz w:val="24"/>
          <w:szCs w:val="24"/>
        </w:rPr>
      </w:pPr>
    </w:p>
    <w:p w14:paraId="3AE1895C" w14:textId="77777777" w:rsidR="00F21671" w:rsidRPr="00703517" w:rsidRDefault="00341DE7">
      <w:pPr>
        <w:spacing w:line="240" w:lineRule="auto"/>
        <w:rPr>
          <w:rFonts w:ascii="Times New Roman" w:hAnsi="Times New Roman" w:cs="Times New Roman"/>
          <w:b/>
          <w:i/>
          <w:sz w:val="24"/>
          <w:szCs w:val="24"/>
          <w:u w:val="single"/>
        </w:rPr>
      </w:pPr>
      <w:r w:rsidRPr="00703517">
        <w:rPr>
          <w:rFonts w:ascii="Times New Roman" w:hAnsi="Times New Roman" w:cs="Times New Roman"/>
          <w:b/>
          <w:i/>
          <w:sz w:val="24"/>
          <w:szCs w:val="24"/>
          <w:u w:val="single"/>
        </w:rPr>
        <w:t>Table of Contents</w:t>
      </w:r>
    </w:p>
    <w:p w14:paraId="00B25032" w14:textId="77777777" w:rsidR="00F21671" w:rsidRPr="00703517" w:rsidRDefault="00F21671">
      <w:pPr>
        <w:spacing w:line="240" w:lineRule="auto"/>
        <w:jc w:val="both"/>
        <w:rPr>
          <w:rFonts w:ascii="Times New Roman" w:hAnsi="Times New Roman" w:cs="Times New Roman"/>
          <w:b/>
          <w:sz w:val="24"/>
          <w:szCs w:val="24"/>
        </w:rPr>
      </w:pPr>
    </w:p>
    <w:p w14:paraId="53BB2D42" w14:textId="456C774F"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r w:rsidR="00637BA4"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637BA4" w:rsidRPr="00703517">
        <w:rPr>
          <w:rFonts w:ascii="Times New Roman" w:hAnsi="Times New Roman" w:cs="Times New Roman"/>
          <w:b/>
          <w:sz w:val="24"/>
          <w:szCs w:val="24"/>
        </w:rPr>
        <w:t xml:space="preserve"> </w:t>
      </w:r>
      <w:r w:rsidR="00637BA4" w:rsidRPr="00703517">
        <w:rPr>
          <w:rFonts w:ascii="Times New Roman" w:hAnsi="Times New Roman" w:cs="Times New Roman"/>
          <w:bCs/>
          <w:sz w:val="24"/>
          <w:szCs w:val="24"/>
        </w:rPr>
        <w:t>Average occupancy trend estimates across all models/species</w:t>
      </w:r>
    </w:p>
    <w:p w14:paraId="1C046D76" w14:textId="77777777" w:rsidR="00F21671" w:rsidRPr="00703517" w:rsidRDefault="00F21671">
      <w:pPr>
        <w:spacing w:line="240" w:lineRule="auto"/>
        <w:jc w:val="both"/>
        <w:rPr>
          <w:rFonts w:ascii="Times New Roman" w:hAnsi="Times New Roman" w:cs="Times New Roman"/>
          <w:b/>
          <w:sz w:val="24"/>
          <w:szCs w:val="24"/>
        </w:rPr>
      </w:pPr>
    </w:p>
    <w:p w14:paraId="70E81B42" w14:textId="5B368AD5"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470F46" w:rsidRPr="00703517">
        <w:rPr>
          <w:rFonts w:ascii="Times New Roman" w:hAnsi="Times New Roman" w:cs="Times New Roman"/>
          <w:b/>
          <w:sz w:val="24"/>
          <w:szCs w:val="24"/>
        </w:rPr>
        <w:t xml:space="preserve"> </w:t>
      </w:r>
      <w:r w:rsidR="00470F46"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470F46" w:rsidRPr="00703517">
        <w:rPr>
          <w:rFonts w:ascii="Times New Roman" w:hAnsi="Times New Roman" w:cs="Times New Roman"/>
          <w:bCs/>
          <w:sz w:val="24"/>
          <w:szCs w:val="24"/>
        </w:rPr>
        <w:t xml:space="preserve"> 100-km temperature analysis</w:t>
      </w:r>
    </w:p>
    <w:p w14:paraId="68AFA9FC" w14:textId="77777777" w:rsidR="00F21671" w:rsidRPr="00703517" w:rsidRDefault="00F21671">
      <w:pPr>
        <w:spacing w:line="240" w:lineRule="auto"/>
        <w:jc w:val="both"/>
        <w:rPr>
          <w:rFonts w:ascii="Times New Roman" w:hAnsi="Times New Roman" w:cs="Times New Roman"/>
          <w:b/>
          <w:sz w:val="24"/>
          <w:szCs w:val="24"/>
        </w:rPr>
      </w:pPr>
    </w:p>
    <w:p w14:paraId="361904D8" w14:textId="122AE41B"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97510A">
        <w:rPr>
          <w:rFonts w:ascii="Times New Roman" w:hAnsi="Times New Roman" w:cs="Times New Roman"/>
          <w:b/>
          <w:sz w:val="24"/>
          <w:szCs w:val="24"/>
        </w:rPr>
        <w:t>3</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temperature analysis</w:t>
      </w:r>
    </w:p>
    <w:p w14:paraId="26BA3DC0" w14:textId="77777777" w:rsidR="00F21671" w:rsidRPr="00703517" w:rsidRDefault="00F21671">
      <w:pPr>
        <w:spacing w:line="240" w:lineRule="auto"/>
        <w:jc w:val="both"/>
        <w:rPr>
          <w:rFonts w:ascii="Times New Roman" w:hAnsi="Times New Roman" w:cs="Times New Roman"/>
          <w:b/>
          <w:sz w:val="24"/>
          <w:szCs w:val="24"/>
        </w:rPr>
      </w:pPr>
    </w:p>
    <w:p w14:paraId="51DFB661" w14:textId="56F55E8D"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97510A">
        <w:rPr>
          <w:rFonts w:ascii="Times New Roman" w:hAnsi="Times New Roman" w:cs="Times New Roman"/>
          <w:b/>
          <w:sz w:val="24"/>
          <w:szCs w:val="24"/>
        </w:rPr>
        <w:t>4</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100-km precipitation analysis</w:t>
      </w:r>
    </w:p>
    <w:p w14:paraId="75680A88" w14:textId="77777777" w:rsidR="00F21671" w:rsidRPr="00703517" w:rsidRDefault="00F21671">
      <w:pPr>
        <w:spacing w:line="240" w:lineRule="auto"/>
        <w:jc w:val="both"/>
        <w:rPr>
          <w:rFonts w:ascii="Times New Roman" w:hAnsi="Times New Roman" w:cs="Times New Roman"/>
          <w:b/>
          <w:sz w:val="24"/>
          <w:szCs w:val="24"/>
        </w:rPr>
      </w:pPr>
    </w:p>
    <w:p w14:paraId="3368E976" w14:textId="687FF739"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97510A">
        <w:rPr>
          <w:rFonts w:ascii="Times New Roman" w:hAnsi="Times New Roman" w:cs="Times New Roman"/>
          <w:b/>
          <w:sz w:val="24"/>
          <w:szCs w:val="24"/>
        </w:rPr>
        <w:t>5</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precipitation analysis</w:t>
      </w:r>
    </w:p>
    <w:p w14:paraId="7E1B54D0" w14:textId="77777777" w:rsidR="00F21671" w:rsidRPr="00703517" w:rsidRDefault="00F21671">
      <w:pPr>
        <w:spacing w:line="240" w:lineRule="auto"/>
        <w:jc w:val="both"/>
        <w:rPr>
          <w:rFonts w:ascii="Times New Roman" w:hAnsi="Times New Roman" w:cs="Times New Roman"/>
          <w:b/>
          <w:sz w:val="24"/>
          <w:szCs w:val="24"/>
        </w:rPr>
      </w:pPr>
    </w:p>
    <w:p w14:paraId="0FD57C03" w14:textId="77777777" w:rsidR="00F21671" w:rsidRPr="00703517" w:rsidRDefault="00F21671">
      <w:pPr>
        <w:spacing w:line="240" w:lineRule="auto"/>
        <w:jc w:val="both"/>
        <w:rPr>
          <w:rFonts w:ascii="Times New Roman" w:hAnsi="Times New Roman" w:cs="Times New Roman"/>
          <w:b/>
          <w:sz w:val="24"/>
          <w:szCs w:val="24"/>
        </w:rPr>
      </w:pPr>
    </w:p>
    <w:p w14:paraId="5130E8C2" w14:textId="77777777" w:rsidR="00637BA4" w:rsidRPr="00703517" w:rsidRDefault="00637BA4">
      <w:pPr>
        <w:spacing w:line="240" w:lineRule="auto"/>
        <w:jc w:val="both"/>
        <w:rPr>
          <w:rFonts w:ascii="Times New Roman" w:hAnsi="Times New Roman" w:cs="Times New Roman"/>
          <w:b/>
          <w:sz w:val="24"/>
          <w:szCs w:val="24"/>
        </w:rPr>
      </w:pPr>
    </w:p>
    <w:p w14:paraId="0C03339E" w14:textId="420F3E2B"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B430E2"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B430E2" w:rsidRPr="00703517">
        <w:rPr>
          <w:rFonts w:ascii="Times New Roman" w:hAnsi="Times New Roman" w:cs="Times New Roman"/>
          <w:b/>
          <w:sz w:val="24"/>
          <w:szCs w:val="24"/>
        </w:rPr>
        <w:t xml:space="preserve"> </w:t>
      </w:r>
      <w:r w:rsidR="00B430E2" w:rsidRPr="00703517">
        <w:rPr>
          <w:rFonts w:ascii="Times New Roman" w:hAnsi="Times New Roman" w:cs="Times New Roman"/>
          <w:bCs/>
          <w:sz w:val="24"/>
          <w:szCs w:val="24"/>
        </w:rPr>
        <w:t>Graphical illustration of the approach used in this study</w:t>
      </w:r>
    </w:p>
    <w:p w14:paraId="71DFF489" w14:textId="77777777" w:rsidR="00F21671" w:rsidRPr="00703517" w:rsidRDefault="00F21671">
      <w:pPr>
        <w:spacing w:line="240" w:lineRule="auto"/>
        <w:jc w:val="both"/>
        <w:rPr>
          <w:rFonts w:ascii="Times New Roman" w:hAnsi="Times New Roman" w:cs="Times New Roman"/>
          <w:b/>
          <w:sz w:val="24"/>
          <w:szCs w:val="24"/>
        </w:rPr>
      </w:pPr>
    </w:p>
    <w:p w14:paraId="37B51831" w14:textId="38B22F8D"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temperature model</w:t>
      </w:r>
    </w:p>
    <w:p w14:paraId="396DE359" w14:textId="77777777" w:rsidR="00F21671" w:rsidRPr="00703517" w:rsidRDefault="00F21671">
      <w:pPr>
        <w:spacing w:line="240" w:lineRule="auto"/>
        <w:jc w:val="both"/>
        <w:rPr>
          <w:rFonts w:ascii="Times New Roman" w:hAnsi="Times New Roman" w:cs="Times New Roman"/>
          <w:b/>
          <w:sz w:val="24"/>
          <w:szCs w:val="24"/>
        </w:rPr>
      </w:pPr>
    </w:p>
    <w:p w14:paraId="47B7951D" w14:textId="18E5FBE4"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3</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100km precipitation model</w:t>
      </w:r>
    </w:p>
    <w:p w14:paraId="68E053D2" w14:textId="77777777" w:rsidR="00F21671" w:rsidRPr="00703517" w:rsidRDefault="00F21671">
      <w:pPr>
        <w:spacing w:line="240" w:lineRule="auto"/>
        <w:jc w:val="both"/>
        <w:rPr>
          <w:rFonts w:ascii="Times New Roman" w:hAnsi="Times New Roman" w:cs="Times New Roman"/>
          <w:b/>
          <w:sz w:val="24"/>
          <w:szCs w:val="24"/>
        </w:rPr>
      </w:pPr>
    </w:p>
    <w:p w14:paraId="00FC9AC6" w14:textId="3F2AE044"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4</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precipitation model</w:t>
      </w:r>
    </w:p>
    <w:p w14:paraId="75CA5E97" w14:textId="77777777" w:rsidR="00F21671" w:rsidRPr="00703517" w:rsidRDefault="00F21671">
      <w:pPr>
        <w:spacing w:line="240" w:lineRule="auto"/>
        <w:jc w:val="both"/>
        <w:rPr>
          <w:rFonts w:ascii="Times New Roman" w:hAnsi="Times New Roman" w:cs="Times New Roman"/>
          <w:b/>
          <w:sz w:val="24"/>
          <w:szCs w:val="24"/>
        </w:rPr>
      </w:pPr>
    </w:p>
    <w:p w14:paraId="6F9BBDB1" w14:textId="106B6F8A"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5</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temperature post-hoc Model C</w:t>
      </w:r>
      <w:r w:rsidR="0034462B">
        <w:rPr>
          <w:rFonts w:ascii="Times New Roman" w:hAnsi="Times New Roman" w:cs="Times New Roman"/>
          <w:bCs/>
          <w:sz w:val="24"/>
          <w:szCs w:val="24"/>
        </w:rPr>
        <w:t>.</w:t>
      </w:r>
    </w:p>
    <w:p w14:paraId="37344095" w14:textId="77777777" w:rsidR="00F21671" w:rsidRPr="00703517" w:rsidRDefault="00F21671">
      <w:pPr>
        <w:spacing w:line="240" w:lineRule="auto"/>
        <w:jc w:val="both"/>
        <w:rPr>
          <w:rFonts w:ascii="Times New Roman" w:hAnsi="Times New Roman" w:cs="Times New Roman"/>
          <w:b/>
          <w:sz w:val="24"/>
          <w:szCs w:val="24"/>
        </w:rPr>
      </w:pPr>
    </w:p>
    <w:p w14:paraId="6A9E5B15" w14:textId="451404A8"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Figure S</w:t>
      </w:r>
      <w:ins w:id="440" w:author="Vaughn Shirey" w:date="2023-08-31T15:29:00Z">
        <w:r w:rsidR="005718D4">
          <w:rPr>
            <w:rFonts w:ascii="Times New Roman" w:hAnsi="Times New Roman" w:cs="Times New Roman"/>
            <w:b/>
            <w:sz w:val="24"/>
            <w:szCs w:val="24"/>
          </w:rPr>
          <w:t>6</w:t>
        </w:r>
      </w:ins>
      <w:del w:id="441" w:author="Vaughn Shirey" w:date="2023-08-31T15:29:00Z">
        <w:r w:rsidR="00086474" w:rsidRPr="00703517" w:rsidDel="005718D4">
          <w:rPr>
            <w:rFonts w:ascii="Times New Roman" w:hAnsi="Times New Roman" w:cs="Times New Roman"/>
            <w:b/>
            <w:sz w:val="24"/>
            <w:szCs w:val="24"/>
          </w:rPr>
          <w:delText>7</w:delText>
        </w:r>
      </w:del>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 xml:space="preserve">Parameter estimates for the 100km precipitation post-hoc Model </w:t>
      </w:r>
      <w:r w:rsidR="008A70AA">
        <w:rPr>
          <w:rFonts w:ascii="Times New Roman" w:hAnsi="Times New Roman" w:cs="Times New Roman"/>
          <w:bCs/>
          <w:sz w:val="24"/>
          <w:szCs w:val="24"/>
        </w:rPr>
        <w:t>C.</w:t>
      </w:r>
    </w:p>
    <w:p w14:paraId="5819355B" w14:textId="77777777" w:rsidR="00F21671" w:rsidRPr="00703517" w:rsidRDefault="00F21671">
      <w:pPr>
        <w:spacing w:line="240" w:lineRule="auto"/>
        <w:jc w:val="both"/>
        <w:rPr>
          <w:rFonts w:ascii="Times New Roman" w:hAnsi="Times New Roman" w:cs="Times New Roman"/>
          <w:b/>
          <w:sz w:val="24"/>
          <w:szCs w:val="24"/>
        </w:rPr>
      </w:pPr>
    </w:p>
    <w:p w14:paraId="5A20C025" w14:textId="6F3E24DF" w:rsidR="00F21671" w:rsidRDefault="00341DE7">
      <w:pPr>
        <w:spacing w:line="240" w:lineRule="auto"/>
        <w:jc w:val="both"/>
        <w:rPr>
          <w:ins w:id="442" w:author="Vaughn Shirey" w:date="2023-08-31T15:29:00Z"/>
          <w:rFonts w:ascii="Times New Roman" w:hAnsi="Times New Roman" w:cs="Times New Roman"/>
          <w:bCs/>
          <w:sz w:val="24"/>
          <w:szCs w:val="24"/>
        </w:rPr>
      </w:pPr>
      <w:r w:rsidRPr="00703517">
        <w:rPr>
          <w:rFonts w:ascii="Times New Roman" w:hAnsi="Times New Roman" w:cs="Times New Roman"/>
          <w:b/>
          <w:sz w:val="24"/>
          <w:szCs w:val="24"/>
        </w:rPr>
        <w:t>Supplemental Figure S</w:t>
      </w:r>
      <w:ins w:id="443" w:author="Vaughn Shirey" w:date="2023-08-31T15:29:00Z">
        <w:r w:rsidR="005718D4">
          <w:rPr>
            <w:rFonts w:ascii="Times New Roman" w:hAnsi="Times New Roman" w:cs="Times New Roman"/>
            <w:b/>
            <w:sz w:val="24"/>
            <w:szCs w:val="24"/>
          </w:rPr>
          <w:t>7</w:t>
        </w:r>
      </w:ins>
      <w:del w:id="444" w:author="Vaughn Shirey" w:date="2023-08-31T15:29:00Z">
        <w:r w:rsidR="00086474" w:rsidRPr="00703517" w:rsidDel="005718D4">
          <w:rPr>
            <w:rFonts w:ascii="Times New Roman" w:hAnsi="Times New Roman" w:cs="Times New Roman"/>
            <w:b/>
            <w:sz w:val="24"/>
            <w:szCs w:val="24"/>
          </w:rPr>
          <w:delText>8</w:delText>
        </w:r>
      </w:del>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precipitation post-hoc Model C.</w:t>
      </w:r>
    </w:p>
    <w:p w14:paraId="61D9F703" w14:textId="47D8D531" w:rsidR="005718D4" w:rsidRDefault="005718D4">
      <w:pPr>
        <w:spacing w:line="240" w:lineRule="auto"/>
        <w:jc w:val="both"/>
        <w:rPr>
          <w:ins w:id="445" w:author="Vaughn Shirey" w:date="2023-08-31T15:29:00Z"/>
          <w:rFonts w:ascii="Times New Roman" w:hAnsi="Times New Roman" w:cs="Times New Roman"/>
          <w:bCs/>
          <w:sz w:val="24"/>
          <w:szCs w:val="24"/>
        </w:rPr>
      </w:pPr>
    </w:p>
    <w:p w14:paraId="1D4DB78B" w14:textId="15192587" w:rsidR="005718D4" w:rsidRPr="005718D4" w:rsidRDefault="005718D4">
      <w:pPr>
        <w:spacing w:line="240" w:lineRule="auto"/>
        <w:jc w:val="both"/>
        <w:rPr>
          <w:rFonts w:ascii="Times New Roman" w:hAnsi="Times New Roman" w:cs="Times New Roman"/>
          <w:bCs/>
          <w:sz w:val="24"/>
          <w:szCs w:val="24"/>
          <w:rPrChange w:id="446" w:author="Vaughn Shirey" w:date="2023-08-31T15:29:00Z">
            <w:rPr>
              <w:rFonts w:ascii="Times New Roman" w:hAnsi="Times New Roman" w:cs="Times New Roman"/>
              <w:b/>
              <w:sz w:val="24"/>
              <w:szCs w:val="24"/>
            </w:rPr>
          </w:rPrChange>
        </w:rPr>
      </w:pPr>
      <w:ins w:id="447" w:author="Vaughn Shirey" w:date="2023-08-31T15:29:00Z">
        <w:r w:rsidRPr="005718D4">
          <w:rPr>
            <w:rFonts w:ascii="Times New Roman" w:hAnsi="Times New Roman" w:cs="Times New Roman"/>
            <w:b/>
            <w:sz w:val="24"/>
            <w:szCs w:val="24"/>
            <w:rPrChange w:id="448" w:author="Vaughn Shirey" w:date="2023-08-31T15:30:00Z">
              <w:rPr>
                <w:rFonts w:ascii="Times New Roman" w:hAnsi="Times New Roman" w:cs="Times New Roman"/>
                <w:bCs/>
                <w:sz w:val="24"/>
                <w:szCs w:val="24"/>
              </w:rPr>
            </w:rPrChange>
          </w:rPr>
          <w:t>Supplemental Figure S8.</w:t>
        </w:r>
        <w:r>
          <w:rPr>
            <w:rFonts w:ascii="Times New Roman" w:hAnsi="Times New Roman" w:cs="Times New Roman"/>
            <w:bCs/>
            <w:sz w:val="24"/>
            <w:szCs w:val="24"/>
          </w:rPr>
          <w:t xml:space="preserve"> Correlation matrix for the traits </w:t>
        </w:r>
      </w:ins>
      <w:ins w:id="449" w:author="Vaughn Shirey" w:date="2023-08-31T15:30:00Z">
        <w:r>
          <w:rPr>
            <w:rFonts w:ascii="Times New Roman" w:hAnsi="Times New Roman" w:cs="Times New Roman"/>
            <w:bCs/>
            <w:sz w:val="24"/>
            <w:szCs w:val="24"/>
          </w:rPr>
          <w:t>used in the post-hoc analysis.</w:t>
        </w:r>
      </w:ins>
    </w:p>
    <w:p w14:paraId="513450B5" w14:textId="77777777" w:rsidR="00D429DE" w:rsidRDefault="00D429DE" w:rsidP="00EC61A4">
      <w:pPr>
        <w:spacing w:line="240" w:lineRule="auto"/>
        <w:rPr>
          <w:rFonts w:ascii="Times New Roman" w:hAnsi="Times New Roman" w:cs="Times New Roman"/>
          <w:b/>
          <w:sz w:val="24"/>
          <w:szCs w:val="24"/>
        </w:rPr>
      </w:pPr>
    </w:p>
    <w:p w14:paraId="7A45EC6E" w14:textId="77777777" w:rsidR="00D429DE" w:rsidRDefault="00D429DE">
      <w:pPr>
        <w:spacing w:line="240" w:lineRule="auto"/>
        <w:jc w:val="center"/>
        <w:rPr>
          <w:rFonts w:ascii="Times New Roman" w:hAnsi="Times New Roman" w:cs="Times New Roman"/>
          <w:b/>
          <w:sz w:val="24"/>
          <w:szCs w:val="24"/>
        </w:rPr>
      </w:pPr>
    </w:p>
    <w:p w14:paraId="03B844FF" w14:textId="77777777" w:rsidR="00F8353E" w:rsidRDefault="00F8353E">
      <w:pPr>
        <w:spacing w:line="240" w:lineRule="auto"/>
        <w:jc w:val="center"/>
        <w:rPr>
          <w:rFonts w:ascii="Times New Roman" w:hAnsi="Times New Roman" w:cs="Times New Roman"/>
          <w:b/>
          <w:sz w:val="24"/>
          <w:szCs w:val="24"/>
        </w:rPr>
      </w:pPr>
    </w:p>
    <w:p w14:paraId="3ACC2BA0" w14:textId="77777777" w:rsidR="00F8353E" w:rsidRDefault="00F8353E">
      <w:pPr>
        <w:spacing w:line="240" w:lineRule="auto"/>
        <w:jc w:val="center"/>
        <w:rPr>
          <w:rFonts w:ascii="Times New Roman" w:hAnsi="Times New Roman" w:cs="Times New Roman"/>
          <w:b/>
          <w:sz w:val="24"/>
          <w:szCs w:val="24"/>
        </w:rPr>
      </w:pPr>
    </w:p>
    <w:p w14:paraId="68101E8A" w14:textId="4F3B8E3A" w:rsidR="00F21671" w:rsidRPr="00703517" w:rsidRDefault="00341DE7">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t>ADDITIONAL SUPPLEMENTARY MATERIAL FILES</w:t>
      </w:r>
    </w:p>
    <w:p w14:paraId="7E191060" w14:textId="77777777" w:rsidR="004D3F57" w:rsidRDefault="004D3F57">
      <w:pPr>
        <w:spacing w:line="240" w:lineRule="auto"/>
        <w:jc w:val="both"/>
        <w:rPr>
          <w:rFonts w:ascii="Times New Roman" w:hAnsi="Times New Roman" w:cs="Times New Roman"/>
          <w:b/>
          <w:sz w:val="24"/>
          <w:szCs w:val="24"/>
        </w:rPr>
      </w:pPr>
    </w:p>
    <w:p w14:paraId="7BE678E9" w14:textId="49A53696" w:rsidR="0065466D" w:rsidRDefault="0065466D">
      <w:pPr>
        <w:spacing w:line="240" w:lineRule="auto"/>
        <w:jc w:val="both"/>
        <w:rPr>
          <w:rFonts w:ascii="Times New Roman" w:hAnsi="Times New Roman" w:cs="Times New Roman"/>
          <w:b/>
          <w:sz w:val="24"/>
          <w:szCs w:val="24"/>
        </w:rPr>
      </w:pPr>
      <w:r w:rsidRPr="00E43CD6">
        <w:rPr>
          <w:rFonts w:ascii="Times New Roman" w:hAnsi="Times New Roman" w:cs="Times New Roman"/>
          <w:b/>
          <w:bCs/>
          <w:sz w:val="24"/>
          <w:szCs w:val="24"/>
        </w:rPr>
        <w:t>Supplemental File S</w:t>
      </w:r>
      <w:r>
        <w:rPr>
          <w:rFonts w:ascii="Times New Roman" w:hAnsi="Times New Roman" w:cs="Times New Roman"/>
          <w:b/>
          <w:bCs/>
          <w:sz w:val="24"/>
          <w:szCs w:val="24"/>
        </w:rPr>
        <w:t>1</w:t>
      </w:r>
      <w:r w:rsidRPr="00E43CD6">
        <w:rPr>
          <w:rFonts w:ascii="Times New Roman" w:hAnsi="Times New Roman" w:cs="Times New Roman"/>
          <w:b/>
          <w:bCs/>
          <w:sz w:val="24"/>
          <w:szCs w:val="24"/>
        </w:rPr>
        <w:t>:</w:t>
      </w:r>
      <w:r>
        <w:rPr>
          <w:rFonts w:ascii="Times New Roman" w:hAnsi="Times New Roman" w:cs="Times New Roman"/>
          <w:sz w:val="24"/>
          <w:szCs w:val="24"/>
        </w:rPr>
        <w:t xml:space="preserve"> Collections accessed through iDigBio.</w:t>
      </w:r>
    </w:p>
    <w:p w14:paraId="0D95DF53" w14:textId="77777777" w:rsidR="0065466D" w:rsidRDefault="0065466D">
      <w:pPr>
        <w:spacing w:line="240" w:lineRule="auto"/>
        <w:jc w:val="both"/>
        <w:rPr>
          <w:rFonts w:ascii="Times New Roman" w:hAnsi="Times New Roman" w:cs="Times New Roman"/>
          <w:b/>
          <w:sz w:val="24"/>
          <w:szCs w:val="24"/>
        </w:rPr>
      </w:pPr>
    </w:p>
    <w:p w14:paraId="703CF856" w14:textId="5779EF84"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65466D">
        <w:rPr>
          <w:rFonts w:ascii="Times New Roman" w:hAnsi="Times New Roman" w:cs="Times New Roman"/>
          <w:b/>
          <w:sz w:val="24"/>
          <w:szCs w:val="24"/>
        </w:rPr>
        <w:t>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w:t>
      </w:r>
      <w:r w:rsidR="002F77FB"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plots and other model assessment metrics </w:t>
      </w:r>
      <w:r w:rsidR="0028453A" w:rsidRPr="00703517">
        <w:rPr>
          <w:rFonts w:ascii="Times New Roman" w:hAnsi="Times New Roman" w:cs="Times New Roman"/>
          <w:sz w:val="24"/>
          <w:szCs w:val="24"/>
        </w:rPr>
        <w:t>for our 100-kilometer temperature occupancy-detection model.</w:t>
      </w:r>
    </w:p>
    <w:p w14:paraId="6E0FFEF7" w14:textId="77777777" w:rsidR="00F21671" w:rsidRPr="00703517" w:rsidRDefault="00F21671">
      <w:pPr>
        <w:spacing w:line="240" w:lineRule="auto"/>
        <w:jc w:val="both"/>
        <w:rPr>
          <w:rFonts w:ascii="Times New Roman" w:hAnsi="Times New Roman" w:cs="Times New Roman"/>
          <w:sz w:val="24"/>
          <w:szCs w:val="24"/>
        </w:rPr>
      </w:pPr>
    </w:p>
    <w:p w14:paraId="76B53028" w14:textId="1A586105"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65466D">
        <w:rPr>
          <w:rFonts w:ascii="Times New Roman" w:hAnsi="Times New Roman" w:cs="Times New Roman"/>
          <w:b/>
          <w:sz w:val="24"/>
          <w:szCs w:val="24"/>
        </w:rPr>
        <w:t>3</w:t>
      </w:r>
      <w:r w:rsidRPr="00703517">
        <w:rPr>
          <w:rFonts w:ascii="Times New Roman" w:hAnsi="Times New Roman" w:cs="Times New Roman"/>
          <w:b/>
          <w:sz w:val="24"/>
          <w:szCs w:val="24"/>
        </w:rPr>
        <w:t xml:space="preserve">: </w:t>
      </w:r>
      <w:r w:rsidR="0028453A" w:rsidRPr="00703517">
        <w:rPr>
          <w:rFonts w:ascii="Times New Roman" w:hAnsi="Times New Roman" w:cs="Times New Roman"/>
          <w:sz w:val="24"/>
          <w:szCs w:val="24"/>
        </w:rPr>
        <w:t xml:space="preserve">Trace plots and other model assessment metrics for our </w:t>
      </w:r>
      <w:r w:rsidR="007C27B3" w:rsidRPr="00703517">
        <w:rPr>
          <w:rFonts w:ascii="Times New Roman" w:hAnsi="Times New Roman" w:cs="Times New Roman"/>
          <w:sz w:val="24"/>
          <w:szCs w:val="24"/>
        </w:rPr>
        <w:t>2</w:t>
      </w:r>
      <w:r w:rsidR="0028453A" w:rsidRPr="00703517">
        <w:rPr>
          <w:rFonts w:ascii="Times New Roman" w:hAnsi="Times New Roman" w:cs="Times New Roman"/>
          <w:sz w:val="24"/>
          <w:szCs w:val="24"/>
        </w:rPr>
        <w:t>00-kilometer temperature occupancy-detection model.</w:t>
      </w:r>
    </w:p>
    <w:p w14:paraId="176DE12C" w14:textId="6D64132C" w:rsidR="0028453A" w:rsidRPr="00703517" w:rsidRDefault="0028453A">
      <w:pPr>
        <w:spacing w:line="240" w:lineRule="auto"/>
        <w:jc w:val="both"/>
        <w:rPr>
          <w:rFonts w:ascii="Times New Roman" w:hAnsi="Times New Roman" w:cs="Times New Roman"/>
          <w:sz w:val="24"/>
          <w:szCs w:val="24"/>
        </w:rPr>
      </w:pPr>
    </w:p>
    <w:p w14:paraId="4AFD75F6" w14:textId="3B280944" w:rsidR="0028453A" w:rsidRPr="00703517" w:rsidRDefault="0028453A" w:rsidP="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65466D">
        <w:rPr>
          <w:rFonts w:ascii="Times New Roman" w:hAnsi="Times New Roman" w:cs="Times New Roman"/>
          <w:b/>
          <w:sz w:val="24"/>
          <w:szCs w:val="24"/>
        </w:rPr>
        <w:t>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Trace plots and other model assessment metrics for our 100-kilometer </w:t>
      </w:r>
      <w:r w:rsidR="007C27B3" w:rsidRPr="00703517">
        <w:rPr>
          <w:rFonts w:ascii="Times New Roman" w:hAnsi="Times New Roman" w:cs="Times New Roman"/>
          <w:sz w:val="24"/>
          <w:szCs w:val="24"/>
        </w:rPr>
        <w:t>precipitation</w:t>
      </w:r>
      <w:r w:rsidRPr="00703517">
        <w:rPr>
          <w:rFonts w:ascii="Times New Roman" w:hAnsi="Times New Roman" w:cs="Times New Roman"/>
          <w:sz w:val="24"/>
          <w:szCs w:val="24"/>
        </w:rPr>
        <w:t xml:space="preserve"> occupancy-detection model.</w:t>
      </w:r>
    </w:p>
    <w:p w14:paraId="3340760C" w14:textId="78A342C5" w:rsidR="0028453A" w:rsidRPr="00703517" w:rsidRDefault="0028453A">
      <w:pPr>
        <w:spacing w:line="240" w:lineRule="auto"/>
        <w:jc w:val="both"/>
        <w:rPr>
          <w:rFonts w:ascii="Times New Roman" w:hAnsi="Times New Roman" w:cs="Times New Roman"/>
          <w:sz w:val="24"/>
          <w:szCs w:val="24"/>
        </w:rPr>
      </w:pPr>
    </w:p>
    <w:p w14:paraId="454993DE" w14:textId="2B0770AA" w:rsidR="00E43CD6" w:rsidRDefault="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65466D">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 plots and other model assessment metrics for our 200-kilometer precipitation occupancy-detection model.</w:t>
      </w:r>
    </w:p>
    <w:p w14:paraId="68BB798B" w14:textId="77777777" w:rsidR="0065466D" w:rsidRDefault="0065466D">
      <w:pPr>
        <w:spacing w:line="240" w:lineRule="auto"/>
        <w:jc w:val="both"/>
        <w:rPr>
          <w:rFonts w:ascii="Times New Roman" w:hAnsi="Times New Roman" w:cs="Times New Roman"/>
          <w:sz w:val="24"/>
          <w:szCs w:val="24"/>
        </w:rPr>
      </w:pPr>
    </w:p>
    <w:p w14:paraId="1B5B1AEF" w14:textId="7B66106C" w:rsidR="0065466D" w:rsidRDefault="0065466D" w:rsidP="0065466D">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Supplementary File S</w:t>
      </w:r>
      <w:r>
        <w:rPr>
          <w:rFonts w:ascii="Times New Roman" w:hAnsi="Times New Roman" w:cs="Times New Roman"/>
          <w:b/>
          <w:sz w:val="24"/>
          <w:szCs w:val="24"/>
        </w:rPr>
        <w:t>6</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w:t>
      </w:r>
      <w:r>
        <w:rPr>
          <w:rFonts w:ascii="Times New Roman" w:hAnsi="Times New Roman" w:cs="Times New Roman"/>
          <w:sz w:val="24"/>
          <w:szCs w:val="24"/>
        </w:rPr>
        <w:t>using the 100-kilometer temperature model.</w:t>
      </w:r>
    </w:p>
    <w:p w14:paraId="112514CD" w14:textId="77777777" w:rsidR="0065466D" w:rsidRDefault="0065466D" w:rsidP="0065466D">
      <w:pPr>
        <w:spacing w:line="240" w:lineRule="auto"/>
        <w:jc w:val="both"/>
        <w:rPr>
          <w:rFonts w:ascii="Times New Roman" w:hAnsi="Times New Roman" w:cs="Times New Roman"/>
          <w:b/>
          <w:sz w:val="24"/>
          <w:szCs w:val="24"/>
        </w:rPr>
      </w:pPr>
    </w:p>
    <w:p w14:paraId="569BA502" w14:textId="75E965EA" w:rsidR="0065466D" w:rsidRDefault="0065466D" w:rsidP="0065466D">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Supplementary File S</w:t>
      </w:r>
      <w:r>
        <w:rPr>
          <w:rFonts w:ascii="Times New Roman" w:hAnsi="Times New Roman" w:cs="Times New Roman"/>
          <w:b/>
          <w:sz w:val="24"/>
          <w:szCs w:val="24"/>
        </w:rPr>
        <w:t>7</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using </w:t>
      </w:r>
      <w:r>
        <w:rPr>
          <w:rFonts w:ascii="Times New Roman" w:hAnsi="Times New Roman" w:cs="Times New Roman"/>
          <w:sz w:val="24"/>
          <w:szCs w:val="24"/>
        </w:rPr>
        <w:t>the 100-kilometer precipitation model</w:t>
      </w:r>
    </w:p>
    <w:p w14:paraId="2C1621D5" w14:textId="77777777" w:rsidR="0065466D" w:rsidRDefault="0065466D" w:rsidP="0065466D">
      <w:pPr>
        <w:spacing w:line="240" w:lineRule="auto"/>
        <w:jc w:val="both"/>
        <w:rPr>
          <w:rFonts w:ascii="Times New Roman" w:hAnsi="Times New Roman" w:cs="Times New Roman"/>
          <w:sz w:val="24"/>
          <w:szCs w:val="24"/>
        </w:rPr>
      </w:pPr>
    </w:p>
    <w:p w14:paraId="681CB5A1" w14:textId="590E2F8A" w:rsidR="0065466D" w:rsidRDefault="0065466D" w:rsidP="0065466D">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Supplementary File S</w:t>
      </w:r>
      <w:r>
        <w:rPr>
          <w:rFonts w:ascii="Times New Roman" w:hAnsi="Times New Roman" w:cs="Times New Roman"/>
          <w:b/>
          <w:sz w:val="24"/>
          <w:szCs w:val="24"/>
        </w:rPr>
        <w:t>8</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using </w:t>
      </w:r>
      <w:r>
        <w:rPr>
          <w:rFonts w:ascii="Times New Roman" w:hAnsi="Times New Roman" w:cs="Times New Roman"/>
          <w:sz w:val="24"/>
          <w:szCs w:val="24"/>
        </w:rPr>
        <w:t>the 200-kilometer temperature model</w:t>
      </w:r>
    </w:p>
    <w:p w14:paraId="3070C5BE" w14:textId="77777777" w:rsidR="0065466D" w:rsidRDefault="0065466D" w:rsidP="0065466D">
      <w:pPr>
        <w:spacing w:line="240" w:lineRule="auto"/>
        <w:jc w:val="both"/>
        <w:rPr>
          <w:rFonts w:ascii="Times New Roman" w:hAnsi="Times New Roman" w:cs="Times New Roman"/>
          <w:sz w:val="24"/>
          <w:szCs w:val="24"/>
        </w:rPr>
      </w:pPr>
    </w:p>
    <w:p w14:paraId="715EE535" w14:textId="6626354A" w:rsidR="0065466D" w:rsidRPr="00B507F8" w:rsidRDefault="0065466D" w:rsidP="0065466D">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Supplementary File S</w:t>
      </w:r>
      <w:r>
        <w:rPr>
          <w:rFonts w:ascii="Times New Roman" w:hAnsi="Times New Roman" w:cs="Times New Roman"/>
          <w:b/>
          <w:sz w:val="24"/>
          <w:szCs w:val="24"/>
        </w:rPr>
        <w:t>9</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using </w:t>
      </w:r>
      <w:r>
        <w:rPr>
          <w:rFonts w:ascii="Times New Roman" w:hAnsi="Times New Roman" w:cs="Times New Roman"/>
          <w:sz w:val="24"/>
          <w:szCs w:val="24"/>
        </w:rPr>
        <w:t>the 200-kilometer precipitation model</w:t>
      </w:r>
    </w:p>
    <w:p w14:paraId="63D5C7B3" w14:textId="77777777" w:rsidR="0065466D" w:rsidRPr="00703517" w:rsidRDefault="0065466D">
      <w:pPr>
        <w:spacing w:line="240" w:lineRule="auto"/>
        <w:jc w:val="both"/>
        <w:rPr>
          <w:rFonts w:ascii="Times New Roman" w:hAnsi="Times New Roman" w:cs="Times New Roman"/>
          <w:sz w:val="24"/>
          <w:szCs w:val="24"/>
        </w:rPr>
      </w:pPr>
    </w:p>
    <w:p w14:paraId="20055410" w14:textId="77777777" w:rsidR="00F21671" w:rsidRPr="00703517" w:rsidRDefault="00F21671">
      <w:pPr>
        <w:spacing w:line="240" w:lineRule="auto"/>
        <w:jc w:val="both"/>
        <w:rPr>
          <w:rFonts w:ascii="Times New Roman" w:hAnsi="Times New Roman" w:cs="Times New Roman"/>
          <w:sz w:val="24"/>
          <w:szCs w:val="24"/>
        </w:rPr>
      </w:pPr>
    </w:p>
    <w:p w14:paraId="6D34E946" w14:textId="77777777" w:rsidR="00F21671" w:rsidRPr="00703517" w:rsidRDefault="00F21671">
      <w:pPr>
        <w:spacing w:line="240" w:lineRule="auto"/>
        <w:jc w:val="both"/>
        <w:rPr>
          <w:rFonts w:ascii="Times New Roman" w:hAnsi="Times New Roman" w:cs="Times New Roman"/>
          <w:sz w:val="24"/>
          <w:szCs w:val="24"/>
        </w:rPr>
      </w:pPr>
    </w:p>
    <w:p w14:paraId="5878F2A6" w14:textId="77777777" w:rsidR="00234D7E" w:rsidRDefault="00234D7E">
      <w:pPr>
        <w:rPr>
          <w:rFonts w:ascii="Times New Roman" w:hAnsi="Times New Roman" w:cs="Times New Roman"/>
          <w:sz w:val="24"/>
          <w:szCs w:val="24"/>
        </w:rPr>
      </w:pPr>
      <w:r>
        <w:rPr>
          <w:rFonts w:ascii="Times New Roman" w:hAnsi="Times New Roman" w:cs="Times New Roman"/>
          <w:sz w:val="24"/>
          <w:szCs w:val="24"/>
        </w:rPr>
        <w:br w:type="page"/>
      </w:r>
    </w:p>
    <w:p w14:paraId="34106C37" w14:textId="21FF414D" w:rsidR="00F21671" w:rsidRPr="00234D7E" w:rsidRDefault="00341DE7" w:rsidP="00AD4173">
      <w:pPr>
        <w:spacing w:line="240" w:lineRule="auto"/>
        <w:jc w:val="both"/>
        <w:rPr>
          <w:rFonts w:ascii="Times New Roman" w:hAnsi="Times New Roman" w:cs="Times New Roman"/>
          <w:b/>
          <w:i/>
          <w:sz w:val="24"/>
          <w:szCs w:val="24"/>
        </w:rPr>
      </w:pPr>
      <w:r w:rsidRPr="00703517">
        <w:rPr>
          <w:rFonts w:ascii="Times New Roman" w:hAnsi="Times New Roman" w:cs="Times New Roman"/>
          <w:b/>
          <w:sz w:val="24"/>
          <w:szCs w:val="24"/>
        </w:rPr>
        <w:lastRenderedPageBreak/>
        <w:t>Supplemental Table S</w:t>
      </w:r>
      <w:r w:rsidR="007B4136" w:rsidRPr="00703517">
        <w:rPr>
          <w:rFonts w:ascii="Times New Roman" w:hAnsi="Times New Roman" w:cs="Times New Roman"/>
          <w:b/>
          <w:sz w:val="24"/>
          <w:szCs w:val="24"/>
        </w:rPr>
        <w:t>1</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Mean occupancy trend for modeled butterfly species across all models in </w:t>
      </w:r>
      <w:r w:rsidR="005E1B0C">
        <w:rPr>
          <w:rFonts w:ascii="Times New Roman" w:hAnsi="Times New Roman" w:cs="Times New Roman"/>
          <w:sz w:val="24"/>
          <w:szCs w:val="24"/>
        </w:rPr>
        <w:t>our</w:t>
      </w:r>
      <w:r w:rsidR="005E1B0C"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analysis. Occupancy trends reflect the overall average </w:t>
      </w:r>
      <w:r w:rsidR="005E1B0C">
        <w:rPr>
          <w:rFonts w:ascii="Times New Roman" w:hAnsi="Times New Roman" w:cs="Times New Roman"/>
          <w:sz w:val="24"/>
          <w:szCs w:val="24"/>
        </w:rPr>
        <w:t>trend and variance (</w:t>
      </w:r>
      <w:r w:rsidRPr="00703517">
        <w:rPr>
          <w:rFonts w:ascii="Times New Roman" w:hAnsi="Times New Roman" w:cs="Times New Roman"/>
          <w:sz w:val="24"/>
          <w:szCs w:val="24"/>
        </w:rPr>
        <w:t>+/- one standard deviation</w:t>
      </w:r>
      <w:r w:rsidR="005E1B0C">
        <w:rPr>
          <w:rFonts w:ascii="Times New Roman" w:hAnsi="Times New Roman" w:cs="Times New Roman"/>
          <w:sz w:val="24"/>
          <w:szCs w:val="24"/>
        </w:rPr>
        <w:t>)</w:t>
      </w:r>
      <w:r w:rsidRPr="00703517">
        <w:rPr>
          <w:rFonts w:ascii="Times New Roman" w:hAnsi="Times New Roman" w:cs="Times New Roman"/>
          <w:sz w:val="24"/>
          <w:szCs w:val="24"/>
        </w:rPr>
        <w:t xml:space="preserve"> across all </w:t>
      </w:r>
      <w:r w:rsidR="005E1B0C">
        <w:rPr>
          <w:rFonts w:ascii="Times New Roman" w:hAnsi="Times New Roman" w:cs="Times New Roman"/>
          <w:sz w:val="24"/>
          <w:szCs w:val="24"/>
        </w:rPr>
        <w:t>cell</w:t>
      </w:r>
      <w:r w:rsidR="00EA0E37">
        <w:rPr>
          <w:rFonts w:ascii="Times New Roman" w:hAnsi="Times New Roman" w:cs="Times New Roman"/>
          <w:sz w:val="24"/>
          <w:szCs w:val="24"/>
        </w:rPr>
        <w:t>s</w:t>
      </w:r>
      <w:r w:rsidR="005E1B0C"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modeled for </w:t>
      </w:r>
      <w:r w:rsidR="005E1B0C">
        <w:rPr>
          <w:rFonts w:ascii="Times New Roman" w:hAnsi="Times New Roman" w:cs="Times New Roman"/>
          <w:sz w:val="24"/>
          <w:szCs w:val="24"/>
        </w:rPr>
        <w:t>each</w:t>
      </w:r>
      <w:r w:rsidR="005E1B0C" w:rsidRPr="00703517">
        <w:rPr>
          <w:rFonts w:ascii="Times New Roman" w:hAnsi="Times New Roman" w:cs="Times New Roman"/>
          <w:sz w:val="24"/>
          <w:szCs w:val="24"/>
        </w:rPr>
        <w:t xml:space="preserve"> </w:t>
      </w:r>
      <w:r w:rsidRPr="00703517">
        <w:rPr>
          <w:rFonts w:ascii="Times New Roman" w:hAnsi="Times New Roman" w:cs="Times New Roman"/>
          <w:sz w:val="24"/>
          <w:szCs w:val="24"/>
        </w:rPr>
        <w:t>species. Inferences from each model type are denoted by column headers (100T = 100km temperature, 200T = 200km temperature, 100P = 100km precipitation, and 200P = 200km precipitation.</w:t>
      </w:r>
      <w:r w:rsidR="00D903A8" w:rsidRPr="00703517">
        <w:rPr>
          <w:rFonts w:ascii="Times New Roman" w:hAnsi="Times New Roman" w:cs="Times New Roman"/>
          <w:sz w:val="24"/>
          <w:szCs w:val="24"/>
        </w:rPr>
        <w:t xml:space="preserve"> Cells are conditionally formatted by the direction and magnitude of decline/increase</w:t>
      </w:r>
      <w:r w:rsidR="001C4AE9">
        <w:rPr>
          <w:rFonts w:ascii="Times New Roman" w:hAnsi="Times New Roman" w:cs="Times New Roman"/>
          <w:sz w:val="24"/>
          <w:szCs w:val="24"/>
        </w:rPr>
        <w:t xml:space="preserve"> where dark red indicates </w:t>
      </w:r>
      <w:r w:rsidR="00F04879">
        <w:rPr>
          <w:rFonts w:ascii="Times New Roman" w:hAnsi="Times New Roman" w:cs="Times New Roman"/>
          <w:sz w:val="24"/>
          <w:szCs w:val="24"/>
        </w:rPr>
        <w:t>strong declines in occupancy probability and dark blue indicates strong increases in occupancy probability. White shading indicates marginal decline/increase</w:t>
      </w:r>
      <w:r w:rsidR="00D903A8" w:rsidRPr="00703517">
        <w:rPr>
          <w:rFonts w:ascii="Times New Roman" w:hAnsi="Times New Roman" w:cs="Times New Roman"/>
          <w:sz w:val="24"/>
          <w:szCs w:val="24"/>
        </w:rPr>
        <w:t>.</w:t>
      </w:r>
    </w:p>
    <w:p w14:paraId="75143A1E" w14:textId="77777777" w:rsidR="00F21671" w:rsidRPr="00703517" w:rsidRDefault="00F21671">
      <w:pPr>
        <w:jc w:val="both"/>
        <w:rPr>
          <w:rFonts w:ascii="Times New Roman" w:hAnsi="Times New Roman" w:cs="Times New Roman"/>
          <w:sz w:val="24"/>
          <w:szCs w:val="24"/>
        </w:rPr>
      </w:pPr>
    </w:p>
    <w:tbl>
      <w:tblPr>
        <w:tblStyle w:val="TableGrid"/>
        <w:tblW w:w="9715" w:type="dxa"/>
        <w:jc w:val="center"/>
        <w:tblLook w:val="04A0" w:firstRow="1" w:lastRow="0" w:firstColumn="1" w:lastColumn="0" w:noHBand="0" w:noVBand="1"/>
      </w:tblPr>
      <w:tblGrid>
        <w:gridCol w:w="1165"/>
        <w:gridCol w:w="2430"/>
        <w:gridCol w:w="1530"/>
        <w:gridCol w:w="1530"/>
        <w:gridCol w:w="1530"/>
        <w:gridCol w:w="1530"/>
      </w:tblGrid>
      <w:tr w:rsidR="007D36B7" w:rsidRPr="00703517" w14:paraId="4CF4FDA2" w14:textId="5AC9F709" w:rsidTr="00DE79BF">
        <w:trPr>
          <w:trHeight w:val="196"/>
          <w:jc w:val="center"/>
        </w:trPr>
        <w:tc>
          <w:tcPr>
            <w:tcW w:w="1165" w:type="dxa"/>
            <w:shd w:val="clear" w:color="auto" w:fill="000000" w:themeFill="text1"/>
          </w:tcPr>
          <w:p w14:paraId="70272903" w14:textId="5A6E574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CODE</w:t>
            </w:r>
          </w:p>
        </w:tc>
        <w:tc>
          <w:tcPr>
            <w:tcW w:w="2430" w:type="dxa"/>
            <w:shd w:val="clear" w:color="auto" w:fill="000000" w:themeFill="text1"/>
          </w:tcPr>
          <w:p w14:paraId="295D5838" w14:textId="01673853"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SCIENTIFIC NAME</w:t>
            </w:r>
          </w:p>
        </w:tc>
        <w:tc>
          <w:tcPr>
            <w:tcW w:w="1530" w:type="dxa"/>
            <w:tcBorders>
              <w:bottom w:val="single" w:sz="4" w:space="0" w:color="auto"/>
            </w:tcBorders>
            <w:shd w:val="clear" w:color="auto" w:fill="000000" w:themeFill="text1"/>
          </w:tcPr>
          <w:p w14:paraId="7D0E2732" w14:textId="0DDD479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100T MODEL</w:t>
            </w:r>
          </w:p>
        </w:tc>
        <w:tc>
          <w:tcPr>
            <w:tcW w:w="1530" w:type="dxa"/>
            <w:tcBorders>
              <w:bottom w:val="single" w:sz="4" w:space="0" w:color="auto"/>
            </w:tcBorders>
            <w:shd w:val="clear" w:color="auto" w:fill="000000" w:themeFill="text1"/>
          </w:tcPr>
          <w:p w14:paraId="2302949D" w14:textId="71A9706C"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200T MODEL</w:t>
            </w:r>
          </w:p>
        </w:tc>
        <w:tc>
          <w:tcPr>
            <w:tcW w:w="1530" w:type="dxa"/>
            <w:tcBorders>
              <w:bottom w:val="single" w:sz="4" w:space="0" w:color="auto"/>
            </w:tcBorders>
            <w:shd w:val="clear" w:color="auto" w:fill="000000" w:themeFill="text1"/>
          </w:tcPr>
          <w:p w14:paraId="350C10CB" w14:textId="4D746855"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100P MODEL</w:t>
            </w:r>
          </w:p>
        </w:tc>
        <w:tc>
          <w:tcPr>
            <w:tcW w:w="1530" w:type="dxa"/>
            <w:tcBorders>
              <w:bottom w:val="single" w:sz="4" w:space="0" w:color="auto"/>
            </w:tcBorders>
            <w:shd w:val="clear" w:color="auto" w:fill="000000" w:themeFill="text1"/>
          </w:tcPr>
          <w:p w14:paraId="2AED19B5" w14:textId="34D0C789"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200P MODEL</w:t>
            </w:r>
          </w:p>
        </w:tc>
      </w:tr>
      <w:tr w:rsidR="00AF1BE5" w:rsidRPr="00703517" w14:paraId="5D65EC10" w14:textId="39CD58EC" w:rsidTr="00341DE7">
        <w:trPr>
          <w:trHeight w:val="212"/>
          <w:jc w:val="center"/>
        </w:trPr>
        <w:tc>
          <w:tcPr>
            <w:tcW w:w="1165" w:type="dxa"/>
          </w:tcPr>
          <w:p w14:paraId="06ADEA68" w14:textId="60B30D7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AGLMIL</w:t>
            </w:r>
          </w:p>
        </w:tc>
        <w:tc>
          <w:tcPr>
            <w:tcW w:w="2430" w:type="dxa"/>
          </w:tcPr>
          <w:p w14:paraId="5906505A" w14:textId="46BA3DF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Aglais milberti</w:t>
            </w:r>
          </w:p>
        </w:tc>
        <w:tc>
          <w:tcPr>
            <w:tcW w:w="1530" w:type="dxa"/>
            <w:tcBorders>
              <w:top w:val="single" w:sz="8" w:space="0" w:color="auto"/>
              <w:left w:val="nil"/>
              <w:bottom w:val="single" w:sz="8" w:space="0" w:color="auto"/>
              <w:right w:val="single" w:sz="8" w:space="0" w:color="auto"/>
            </w:tcBorders>
            <w:shd w:val="clear" w:color="000000" w:fill="D2DDF1"/>
            <w:vAlign w:val="center"/>
          </w:tcPr>
          <w:p w14:paraId="62456BDA" w14:textId="7DA8E6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(+/-5.4%)</w:t>
            </w:r>
          </w:p>
        </w:tc>
        <w:tc>
          <w:tcPr>
            <w:tcW w:w="1530" w:type="dxa"/>
            <w:tcBorders>
              <w:top w:val="single" w:sz="8" w:space="0" w:color="auto"/>
              <w:left w:val="nil"/>
              <w:bottom w:val="single" w:sz="8" w:space="0" w:color="auto"/>
              <w:right w:val="single" w:sz="8" w:space="0" w:color="auto"/>
            </w:tcBorders>
            <w:shd w:val="clear" w:color="000000" w:fill="BFCFEB"/>
            <w:vAlign w:val="center"/>
          </w:tcPr>
          <w:p w14:paraId="1C477E43" w14:textId="02E2920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(+/-5.8%)</w:t>
            </w:r>
          </w:p>
        </w:tc>
        <w:tc>
          <w:tcPr>
            <w:tcW w:w="1530" w:type="dxa"/>
            <w:tcBorders>
              <w:top w:val="single" w:sz="8" w:space="0" w:color="auto"/>
              <w:left w:val="single" w:sz="8" w:space="0" w:color="auto"/>
              <w:bottom w:val="single" w:sz="8" w:space="0" w:color="auto"/>
              <w:right w:val="single" w:sz="8" w:space="0" w:color="auto"/>
            </w:tcBorders>
            <w:shd w:val="clear" w:color="000000" w:fill="FEFCFC"/>
            <w:vAlign w:val="center"/>
          </w:tcPr>
          <w:p w14:paraId="7DC391AD" w14:textId="47F264B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single" w:sz="8" w:space="0" w:color="auto"/>
              <w:left w:val="single" w:sz="8" w:space="0" w:color="auto"/>
              <w:bottom w:val="single" w:sz="8" w:space="0" w:color="auto"/>
              <w:right w:val="single" w:sz="8" w:space="0" w:color="auto"/>
            </w:tcBorders>
            <w:shd w:val="clear" w:color="000000" w:fill="FBFCFE"/>
            <w:vAlign w:val="center"/>
          </w:tcPr>
          <w:p w14:paraId="52B882AC" w14:textId="61FA7D8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238318EE" w14:textId="4750B418" w:rsidTr="00341DE7">
        <w:trPr>
          <w:trHeight w:val="196"/>
          <w:jc w:val="center"/>
        </w:trPr>
        <w:tc>
          <w:tcPr>
            <w:tcW w:w="1165" w:type="dxa"/>
          </w:tcPr>
          <w:p w14:paraId="47AFF9D0" w14:textId="32A8014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AGRGLA</w:t>
            </w:r>
          </w:p>
        </w:tc>
        <w:tc>
          <w:tcPr>
            <w:tcW w:w="2430" w:type="dxa"/>
          </w:tcPr>
          <w:p w14:paraId="450F8830" w14:textId="71E84F9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Agriades glandon</w:t>
            </w:r>
          </w:p>
        </w:tc>
        <w:tc>
          <w:tcPr>
            <w:tcW w:w="1530" w:type="dxa"/>
            <w:tcBorders>
              <w:top w:val="nil"/>
              <w:left w:val="nil"/>
              <w:bottom w:val="single" w:sz="8" w:space="0" w:color="auto"/>
              <w:right w:val="single" w:sz="8" w:space="0" w:color="auto"/>
            </w:tcBorders>
            <w:shd w:val="clear" w:color="000000" w:fill="DF8181"/>
            <w:vAlign w:val="center"/>
          </w:tcPr>
          <w:p w14:paraId="7FE87B4A" w14:textId="767F4C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(+/-2.7%)</w:t>
            </w:r>
          </w:p>
        </w:tc>
        <w:tc>
          <w:tcPr>
            <w:tcW w:w="1530" w:type="dxa"/>
            <w:tcBorders>
              <w:top w:val="nil"/>
              <w:left w:val="nil"/>
              <w:bottom w:val="single" w:sz="8" w:space="0" w:color="auto"/>
              <w:right w:val="single" w:sz="8" w:space="0" w:color="auto"/>
            </w:tcBorders>
            <w:shd w:val="clear" w:color="000000" w:fill="E9A7A7"/>
            <w:vAlign w:val="center"/>
          </w:tcPr>
          <w:p w14:paraId="14CECEA1" w14:textId="62462B3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5CD9BCFF" w14:textId="0947459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2834598E" w14:textId="012B15B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(+/-0.4%)</w:t>
            </w:r>
          </w:p>
        </w:tc>
      </w:tr>
      <w:tr w:rsidR="00AF1BE5" w:rsidRPr="00703517" w14:paraId="2AC0E805" w14:textId="3E4394E6" w:rsidTr="00341DE7">
        <w:trPr>
          <w:trHeight w:val="212"/>
          <w:jc w:val="center"/>
        </w:trPr>
        <w:tc>
          <w:tcPr>
            <w:tcW w:w="1165" w:type="dxa"/>
          </w:tcPr>
          <w:p w14:paraId="68034021" w14:textId="379F2B7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AMBVIA</w:t>
            </w:r>
          </w:p>
        </w:tc>
        <w:tc>
          <w:tcPr>
            <w:tcW w:w="2430" w:type="dxa"/>
          </w:tcPr>
          <w:p w14:paraId="5FC02706" w14:textId="7843829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Amblyscirtes vialis</w:t>
            </w:r>
          </w:p>
        </w:tc>
        <w:tc>
          <w:tcPr>
            <w:tcW w:w="1530" w:type="dxa"/>
            <w:tcBorders>
              <w:top w:val="nil"/>
              <w:left w:val="nil"/>
              <w:bottom w:val="single" w:sz="8" w:space="0" w:color="auto"/>
              <w:right w:val="single" w:sz="8" w:space="0" w:color="auto"/>
            </w:tcBorders>
            <w:shd w:val="clear" w:color="000000" w:fill="E49494"/>
            <w:vAlign w:val="center"/>
          </w:tcPr>
          <w:p w14:paraId="69A606BD" w14:textId="33AA0A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(+/-2.1%)</w:t>
            </w:r>
          </w:p>
        </w:tc>
        <w:tc>
          <w:tcPr>
            <w:tcW w:w="1530" w:type="dxa"/>
            <w:tcBorders>
              <w:top w:val="nil"/>
              <w:left w:val="nil"/>
              <w:bottom w:val="single" w:sz="8" w:space="0" w:color="auto"/>
              <w:right w:val="single" w:sz="8" w:space="0" w:color="auto"/>
            </w:tcBorders>
            <w:shd w:val="clear" w:color="000000" w:fill="F7E1E1"/>
            <w:vAlign w:val="center"/>
          </w:tcPr>
          <w:p w14:paraId="215D80A4" w14:textId="52023D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(+/-0.8%)</w:t>
            </w:r>
          </w:p>
        </w:tc>
        <w:tc>
          <w:tcPr>
            <w:tcW w:w="1530" w:type="dxa"/>
            <w:tcBorders>
              <w:top w:val="nil"/>
              <w:left w:val="single" w:sz="8" w:space="0" w:color="auto"/>
              <w:bottom w:val="single" w:sz="8" w:space="0" w:color="auto"/>
              <w:right w:val="single" w:sz="8" w:space="0" w:color="auto"/>
            </w:tcBorders>
            <w:shd w:val="clear" w:color="000000" w:fill="F3CFCF"/>
            <w:vAlign w:val="center"/>
          </w:tcPr>
          <w:p w14:paraId="1B1CD059" w14:textId="3DFBE20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3B71A5B9" w14:textId="67FD27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7E38E646" w14:textId="36887FA3" w:rsidTr="00341DE7">
        <w:trPr>
          <w:trHeight w:val="196"/>
          <w:jc w:val="center"/>
        </w:trPr>
        <w:tc>
          <w:tcPr>
            <w:tcW w:w="1165" w:type="dxa"/>
          </w:tcPr>
          <w:p w14:paraId="380CE575" w14:textId="76EE15F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ANCNUM</w:t>
            </w:r>
          </w:p>
        </w:tc>
        <w:tc>
          <w:tcPr>
            <w:tcW w:w="2430" w:type="dxa"/>
          </w:tcPr>
          <w:p w14:paraId="61CB90A5" w14:textId="50F6CAF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Ancyloxypha numitor</w:t>
            </w:r>
          </w:p>
        </w:tc>
        <w:tc>
          <w:tcPr>
            <w:tcW w:w="1530" w:type="dxa"/>
            <w:tcBorders>
              <w:top w:val="nil"/>
              <w:left w:val="nil"/>
              <w:bottom w:val="single" w:sz="8" w:space="0" w:color="auto"/>
              <w:right w:val="single" w:sz="8" w:space="0" w:color="auto"/>
            </w:tcBorders>
            <w:shd w:val="clear" w:color="000000" w:fill="658BCF"/>
            <w:vAlign w:val="center"/>
          </w:tcPr>
          <w:p w14:paraId="5978ED4C" w14:textId="5EC9A92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8.1% (+/-9.5%)</w:t>
            </w:r>
          </w:p>
        </w:tc>
        <w:tc>
          <w:tcPr>
            <w:tcW w:w="1530" w:type="dxa"/>
            <w:tcBorders>
              <w:top w:val="nil"/>
              <w:left w:val="nil"/>
              <w:bottom w:val="single" w:sz="8" w:space="0" w:color="auto"/>
              <w:right w:val="single" w:sz="8" w:space="0" w:color="auto"/>
            </w:tcBorders>
            <w:shd w:val="clear" w:color="000000" w:fill="7194D2"/>
            <w:vAlign w:val="center"/>
          </w:tcPr>
          <w:p w14:paraId="0F3450E8" w14:textId="15BFA5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(+/-7.7%)</w:t>
            </w:r>
          </w:p>
        </w:tc>
        <w:tc>
          <w:tcPr>
            <w:tcW w:w="1530" w:type="dxa"/>
            <w:tcBorders>
              <w:top w:val="nil"/>
              <w:left w:val="single" w:sz="8" w:space="0" w:color="auto"/>
              <w:bottom w:val="single" w:sz="8" w:space="0" w:color="auto"/>
              <w:right w:val="single" w:sz="8" w:space="0" w:color="auto"/>
            </w:tcBorders>
            <w:shd w:val="clear" w:color="000000" w:fill="D2DEF1"/>
            <w:vAlign w:val="center"/>
          </w:tcPr>
          <w:p w14:paraId="65109504" w14:textId="37B4E8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(+/-0.8%)</w:t>
            </w:r>
          </w:p>
        </w:tc>
        <w:tc>
          <w:tcPr>
            <w:tcW w:w="1530" w:type="dxa"/>
            <w:tcBorders>
              <w:top w:val="nil"/>
              <w:left w:val="single" w:sz="8" w:space="0" w:color="auto"/>
              <w:bottom w:val="single" w:sz="8" w:space="0" w:color="auto"/>
              <w:right w:val="single" w:sz="8" w:space="0" w:color="auto"/>
            </w:tcBorders>
            <w:shd w:val="clear" w:color="000000" w:fill="CFDBF0"/>
            <w:vAlign w:val="center"/>
          </w:tcPr>
          <w:p w14:paraId="4831B842" w14:textId="07F2D6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r>
      <w:tr w:rsidR="00AF1BE5" w:rsidRPr="00703517" w14:paraId="092D88A1" w14:textId="57BC30A3" w:rsidTr="00341DE7">
        <w:trPr>
          <w:trHeight w:val="212"/>
          <w:jc w:val="center"/>
        </w:trPr>
        <w:tc>
          <w:tcPr>
            <w:tcW w:w="1165" w:type="dxa"/>
          </w:tcPr>
          <w:p w14:paraId="328E117E" w14:textId="015BCD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ARGATL</w:t>
            </w:r>
          </w:p>
        </w:tc>
        <w:tc>
          <w:tcPr>
            <w:tcW w:w="2430" w:type="dxa"/>
          </w:tcPr>
          <w:p w14:paraId="0F41E53E" w14:textId="26D5C21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Argynnis atlantis</w:t>
            </w:r>
          </w:p>
        </w:tc>
        <w:tc>
          <w:tcPr>
            <w:tcW w:w="1530" w:type="dxa"/>
            <w:tcBorders>
              <w:top w:val="nil"/>
              <w:left w:val="nil"/>
              <w:bottom w:val="single" w:sz="8" w:space="0" w:color="auto"/>
              <w:right w:val="single" w:sz="8" w:space="0" w:color="auto"/>
            </w:tcBorders>
            <w:shd w:val="clear" w:color="000000" w:fill="E2E9F6"/>
            <w:vAlign w:val="center"/>
          </w:tcPr>
          <w:p w14:paraId="6E044686" w14:textId="314F68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(+/-5.2%)</w:t>
            </w:r>
          </w:p>
        </w:tc>
        <w:tc>
          <w:tcPr>
            <w:tcW w:w="1530" w:type="dxa"/>
            <w:tcBorders>
              <w:top w:val="nil"/>
              <w:left w:val="nil"/>
              <w:bottom w:val="single" w:sz="8" w:space="0" w:color="auto"/>
              <w:right w:val="single" w:sz="8" w:space="0" w:color="auto"/>
            </w:tcBorders>
            <w:shd w:val="clear" w:color="000000" w:fill="D8E2F3"/>
            <w:vAlign w:val="center"/>
          </w:tcPr>
          <w:p w14:paraId="35127C11" w14:textId="6E72AA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212E558B" w14:textId="46EDA4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09948646" w14:textId="4DE5DC8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EA4B550" w14:textId="238BD7CB" w:rsidTr="00341DE7">
        <w:trPr>
          <w:trHeight w:val="196"/>
          <w:jc w:val="center"/>
        </w:trPr>
        <w:tc>
          <w:tcPr>
            <w:tcW w:w="1165" w:type="dxa"/>
          </w:tcPr>
          <w:p w14:paraId="5C71651B" w14:textId="3B99ED4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ARGCYB</w:t>
            </w:r>
          </w:p>
        </w:tc>
        <w:tc>
          <w:tcPr>
            <w:tcW w:w="2430" w:type="dxa"/>
          </w:tcPr>
          <w:p w14:paraId="0540B153" w14:textId="7183F46C"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Argynnis cybele</w:t>
            </w:r>
          </w:p>
        </w:tc>
        <w:tc>
          <w:tcPr>
            <w:tcW w:w="1530" w:type="dxa"/>
            <w:tcBorders>
              <w:top w:val="nil"/>
              <w:left w:val="nil"/>
              <w:bottom w:val="single" w:sz="8" w:space="0" w:color="auto"/>
              <w:right w:val="single" w:sz="8" w:space="0" w:color="auto"/>
            </w:tcBorders>
            <w:shd w:val="clear" w:color="000000" w:fill="FCFDFE"/>
            <w:vAlign w:val="center"/>
          </w:tcPr>
          <w:p w14:paraId="1DDF81F0" w14:textId="74DB68A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(+/-5.4%)</w:t>
            </w:r>
          </w:p>
        </w:tc>
        <w:tc>
          <w:tcPr>
            <w:tcW w:w="1530" w:type="dxa"/>
            <w:tcBorders>
              <w:top w:val="nil"/>
              <w:left w:val="nil"/>
              <w:bottom w:val="single" w:sz="8" w:space="0" w:color="auto"/>
              <w:right w:val="single" w:sz="8" w:space="0" w:color="auto"/>
            </w:tcBorders>
            <w:shd w:val="clear" w:color="000000" w:fill="F5F8FC"/>
            <w:vAlign w:val="center"/>
          </w:tcPr>
          <w:p w14:paraId="2288A44A" w14:textId="482128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(+/-4.6%)</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6F136506" w14:textId="0FC9BCE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(+/-0.9%)</w:t>
            </w:r>
          </w:p>
        </w:tc>
        <w:tc>
          <w:tcPr>
            <w:tcW w:w="1530" w:type="dxa"/>
            <w:tcBorders>
              <w:top w:val="nil"/>
              <w:left w:val="single" w:sz="8" w:space="0" w:color="auto"/>
              <w:bottom w:val="single" w:sz="8" w:space="0" w:color="auto"/>
              <w:right w:val="single" w:sz="8" w:space="0" w:color="auto"/>
            </w:tcBorders>
            <w:shd w:val="clear" w:color="000000" w:fill="F9E9E9"/>
            <w:vAlign w:val="center"/>
          </w:tcPr>
          <w:p w14:paraId="56179595" w14:textId="6ADDF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515D0978" w14:textId="721994C5" w:rsidTr="00341DE7">
        <w:trPr>
          <w:trHeight w:val="212"/>
          <w:jc w:val="center"/>
        </w:trPr>
        <w:tc>
          <w:tcPr>
            <w:tcW w:w="1165" w:type="dxa"/>
          </w:tcPr>
          <w:p w14:paraId="783DDC6F" w14:textId="6B3A17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ARGHYD</w:t>
            </w:r>
          </w:p>
        </w:tc>
        <w:tc>
          <w:tcPr>
            <w:tcW w:w="2430" w:type="dxa"/>
          </w:tcPr>
          <w:p w14:paraId="783E73C6" w14:textId="6E44CE0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Argynnis hydaspe</w:t>
            </w:r>
          </w:p>
        </w:tc>
        <w:tc>
          <w:tcPr>
            <w:tcW w:w="1530" w:type="dxa"/>
            <w:tcBorders>
              <w:top w:val="nil"/>
              <w:left w:val="nil"/>
              <w:bottom w:val="single" w:sz="8" w:space="0" w:color="auto"/>
              <w:right w:val="single" w:sz="8" w:space="0" w:color="auto"/>
            </w:tcBorders>
            <w:shd w:val="clear" w:color="000000" w:fill="A2B9E2"/>
            <w:vAlign w:val="center"/>
          </w:tcPr>
          <w:p w14:paraId="0EEC710A" w14:textId="040B76A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(+/-4.7%)</w:t>
            </w:r>
          </w:p>
        </w:tc>
        <w:tc>
          <w:tcPr>
            <w:tcW w:w="1530" w:type="dxa"/>
            <w:tcBorders>
              <w:top w:val="nil"/>
              <w:left w:val="nil"/>
              <w:bottom w:val="single" w:sz="8" w:space="0" w:color="auto"/>
              <w:right w:val="single" w:sz="8" w:space="0" w:color="auto"/>
            </w:tcBorders>
            <w:shd w:val="clear" w:color="000000" w:fill="A0B7E1"/>
            <w:vAlign w:val="center"/>
          </w:tcPr>
          <w:p w14:paraId="1FB934B9" w14:textId="30F443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(+/-4.6%)</w:t>
            </w:r>
          </w:p>
        </w:tc>
        <w:tc>
          <w:tcPr>
            <w:tcW w:w="1530" w:type="dxa"/>
            <w:tcBorders>
              <w:top w:val="nil"/>
              <w:left w:val="single" w:sz="8" w:space="0" w:color="auto"/>
              <w:bottom w:val="single" w:sz="8" w:space="0" w:color="auto"/>
              <w:right w:val="single" w:sz="8" w:space="0" w:color="auto"/>
            </w:tcBorders>
            <w:shd w:val="clear" w:color="000000" w:fill="91ACDD"/>
            <w:vAlign w:val="center"/>
          </w:tcPr>
          <w:p w14:paraId="1F285781" w14:textId="214B2F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(+/-1.8%)</w:t>
            </w:r>
          </w:p>
        </w:tc>
        <w:tc>
          <w:tcPr>
            <w:tcW w:w="1530" w:type="dxa"/>
            <w:tcBorders>
              <w:top w:val="nil"/>
              <w:left w:val="single" w:sz="8" w:space="0" w:color="auto"/>
              <w:bottom w:val="single" w:sz="8" w:space="0" w:color="auto"/>
              <w:right w:val="single" w:sz="8" w:space="0" w:color="auto"/>
            </w:tcBorders>
            <w:shd w:val="clear" w:color="000000" w:fill="7D9DD6"/>
            <w:vAlign w:val="center"/>
          </w:tcPr>
          <w:p w14:paraId="69B1AF7A" w14:textId="7D5B33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(+/-2.1%)</w:t>
            </w:r>
          </w:p>
        </w:tc>
      </w:tr>
      <w:tr w:rsidR="00AF1BE5" w:rsidRPr="00703517" w14:paraId="66BBD7AF" w14:textId="2C15EEF0" w:rsidTr="00341DE7">
        <w:trPr>
          <w:trHeight w:val="196"/>
          <w:jc w:val="center"/>
        </w:trPr>
        <w:tc>
          <w:tcPr>
            <w:tcW w:w="1165" w:type="dxa"/>
          </w:tcPr>
          <w:p w14:paraId="1817746D" w14:textId="34B9BCF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ARGMOR</w:t>
            </w:r>
          </w:p>
        </w:tc>
        <w:tc>
          <w:tcPr>
            <w:tcW w:w="2430" w:type="dxa"/>
          </w:tcPr>
          <w:p w14:paraId="56DA297A" w14:textId="60A14AB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Argynnis mormonia</w:t>
            </w:r>
          </w:p>
        </w:tc>
        <w:tc>
          <w:tcPr>
            <w:tcW w:w="1530" w:type="dxa"/>
            <w:tcBorders>
              <w:top w:val="nil"/>
              <w:left w:val="nil"/>
              <w:bottom w:val="single" w:sz="8" w:space="0" w:color="auto"/>
              <w:right w:val="single" w:sz="8" w:space="0" w:color="auto"/>
            </w:tcBorders>
            <w:shd w:val="clear" w:color="000000" w:fill="F5DADA"/>
            <w:vAlign w:val="center"/>
          </w:tcPr>
          <w:p w14:paraId="0A7609C9" w14:textId="3AB220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(+/-4.3%)</w:t>
            </w:r>
          </w:p>
        </w:tc>
        <w:tc>
          <w:tcPr>
            <w:tcW w:w="1530" w:type="dxa"/>
            <w:tcBorders>
              <w:top w:val="nil"/>
              <w:left w:val="nil"/>
              <w:bottom w:val="single" w:sz="8" w:space="0" w:color="auto"/>
              <w:right w:val="single" w:sz="8" w:space="0" w:color="auto"/>
            </w:tcBorders>
            <w:shd w:val="clear" w:color="000000" w:fill="FEFDFD"/>
            <w:vAlign w:val="center"/>
          </w:tcPr>
          <w:p w14:paraId="6D621D0A" w14:textId="4B1215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(+/-3.7%)</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6800EB3C" w14:textId="7E5371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(+/-0.7%)</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064D5E80" w14:textId="02AE944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(+/-0.5%)</w:t>
            </w:r>
          </w:p>
        </w:tc>
      </w:tr>
      <w:tr w:rsidR="00AF1BE5" w:rsidRPr="00703517" w14:paraId="7EA7BB85" w14:textId="18A9E125" w:rsidTr="00341DE7">
        <w:trPr>
          <w:trHeight w:val="212"/>
          <w:jc w:val="center"/>
        </w:trPr>
        <w:tc>
          <w:tcPr>
            <w:tcW w:w="1165" w:type="dxa"/>
          </w:tcPr>
          <w:p w14:paraId="29A863F6" w14:textId="6B4EC22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BORBEL</w:t>
            </w:r>
          </w:p>
        </w:tc>
        <w:tc>
          <w:tcPr>
            <w:tcW w:w="2430" w:type="dxa"/>
          </w:tcPr>
          <w:p w14:paraId="3C0F9EB2" w14:textId="26BD57A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bellona</w:t>
            </w:r>
          </w:p>
        </w:tc>
        <w:tc>
          <w:tcPr>
            <w:tcW w:w="1530" w:type="dxa"/>
            <w:tcBorders>
              <w:top w:val="nil"/>
              <w:left w:val="nil"/>
              <w:bottom w:val="single" w:sz="8" w:space="0" w:color="auto"/>
              <w:right w:val="single" w:sz="8" w:space="0" w:color="auto"/>
            </w:tcBorders>
            <w:shd w:val="clear" w:color="000000" w:fill="E8A3A3"/>
            <w:vAlign w:val="center"/>
          </w:tcPr>
          <w:p w14:paraId="3E47F3B2" w14:textId="4B9CE7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(+/-3.7%)</w:t>
            </w:r>
          </w:p>
        </w:tc>
        <w:tc>
          <w:tcPr>
            <w:tcW w:w="1530" w:type="dxa"/>
            <w:tcBorders>
              <w:top w:val="nil"/>
              <w:left w:val="nil"/>
              <w:bottom w:val="single" w:sz="8" w:space="0" w:color="auto"/>
              <w:right w:val="single" w:sz="8" w:space="0" w:color="auto"/>
            </w:tcBorders>
            <w:shd w:val="clear" w:color="000000" w:fill="F2CDCD"/>
            <w:vAlign w:val="center"/>
          </w:tcPr>
          <w:p w14:paraId="695CD61E" w14:textId="570CF0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(+/-3.0%)</w:t>
            </w:r>
          </w:p>
        </w:tc>
        <w:tc>
          <w:tcPr>
            <w:tcW w:w="1530" w:type="dxa"/>
            <w:tcBorders>
              <w:top w:val="nil"/>
              <w:left w:val="single" w:sz="8" w:space="0" w:color="auto"/>
              <w:bottom w:val="single" w:sz="8" w:space="0" w:color="auto"/>
              <w:right w:val="single" w:sz="8" w:space="0" w:color="auto"/>
            </w:tcBorders>
            <w:shd w:val="clear" w:color="000000" w:fill="EFC1C1"/>
            <w:vAlign w:val="center"/>
          </w:tcPr>
          <w:p w14:paraId="298F30AA" w14:textId="304FB3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(+/-3.5%)</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754AB595" w14:textId="4B5D791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(+/-2.3%)</w:t>
            </w:r>
          </w:p>
        </w:tc>
      </w:tr>
      <w:tr w:rsidR="00AF1BE5" w:rsidRPr="00703517" w14:paraId="0EBCD756" w14:textId="4CB7213A" w:rsidTr="00341DE7">
        <w:trPr>
          <w:trHeight w:val="196"/>
          <w:jc w:val="center"/>
        </w:trPr>
        <w:tc>
          <w:tcPr>
            <w:tcW w:w="1165" w:type="dxa"/>
          </w:tcPr>
          <w:p w14:paraId="5DD4218C" w14:textId="3E3F53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BOLCHA</w:t>
            </w:r>
          </w:p>
        </w:tc>
        <w:tc>
          <w:tcPr>
            <w:tcW w:w="2430" w:type="dxa"/>
          </w:tcPr>
          <w:p w14:paraId="2E17E375" w14:textId="48D797F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chariclea</w:t>
            </w:r>
          </w:p>
        </w:tc>
        <w:tc>
          <w:tcPr>
            <w:tcW w:w="1530" w:type="dxa"/>
            <w:tcBorders>
              <w:top w:val="nil"/>
              <w:left w:val="nil"/>
              <w:bottom w:val="single" w:sz="8" w:space="0" w:color="auto"/>
              <w:right w:val="single" w:sz="8" w:space="0" w:color="auto"/>
            </w:tcBorders>
            <w:shd w:val="clear" w:color="000000" w:fill="C00303"/>
            <w:vAlign w:val="center"/>
          </w:tcPr>
          <w:p w14:paraId="657DD30C" w14:textId="41B661F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(+/-7.1%)</w:t>
            </w:r>
          </w:p>
        </w:tc>
        <w:tc>
          <w:tcPr>
            <w:tcW w:w="1530" w:type="dxa"/>
            <w:tcBorders>
              <w:top w:val="nil"/>
              <w:left w:val="nil"/>
              <w:bottom w:val="single" w:sz="8" w:space="0" w:color="auto"/>
              <w:right w:val="single" w:sz="8" w:space="0" w:color="auto"/>
            </w:tcBorders>
            <w:shd w:val="clear" w:color="000000" w:fill="DB6D6D"/>
            <w:vAlign w:val="center"/>
          </w:tcPr>
          <w:p w14:paraId="27166181" w14:textId="4C2266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(+/-6.1%)</w:t>
            </w:r>
          </w:p>
        </w:tc>
        <w:tc>
          <w:tcPr>
            <w:tcW w:w="1530" w:type="dxa"/>
            <w:tcBorders>
              <w:top w:val="nil"/>
              <w:left w:val="single" w:sz="8" w:space="0" w:color="auto"/>
              <w:bottom w:val="single" w:sz="8" w:space="0" w:color="auto"/>
              <w:right w:val="single" w:sz="8" w:space="0" w:color="auto"/>
            </w:tcBorders>
            <w:shd w:val="clear" w:color="000000" w:fill="EEBDBD"/>
            <w:vAlign w:val="center"/>
          </w:tcPr>
          <w:p w14:paraId="20A76C27" w14:textId="1631A92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(+/-2.4%)</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51ECE949" w14:textId="01BC3B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6772188" w14:textId="306E80CB" w:rsidTr="00341DE7">
        <w:trPr>
          <w:trHeight w:val="212"/>
          <w:jc w:val="center"/>
        </w:trPr>
        <w:tc>
          <w:tcPr>
            <w:tcW w:w="1165" w:type="dxa"/>
          </w:tcPr>
          <w:p w14:paraId="7649E844" w14:textId="7A7150B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BOLEUN</w:t>
            </w:r>
          </w:p>
        </w:tc>
        <w:tc>
          <w:tcPr>
            <w:tcW w:w="2430" w:type="dxa"/>
          </w:tcPr>
          <w:p w14:paraId="0C607CA8" w14:textId="11ED24A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eunomia</w:t>
            </w:r>
          </w:p>
        </w:tc>
        <w:tc>
          <w:tcPr>
            <w:tcW w:w="1530" w:type="dxa"/>
            <w:tcBorders>
              <w:top w:val="nil"/>
              <w:left w:val="nil"/>
              <w:bottom w:val="single" w:sz="8" w:space="0" w:color="auto"/>
              <w:right w:val="single" w:sz="8" w:space="0" w:color="auto"/>
            </w:tcBorders>
            <w:shd w:val="clear" w:color="000000" w:fill="CE3C3C"/>
            <w:vAlign w:val="center"/>
          </w:tcPr>
          <w:p w14:paraId="6C9AE78F" w14:textId="0EFD1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(+/-6.1%)</w:t>
            </w:r>
          </w:p>
        </w:tc>
        <w:tc>
          <w:tcPr>
            <w:tcW w:w="1530" w:type="dxa"/>
            <w:tcBorders>
              <w:top w:val="nil"/>
              <w:left w:val="nil"/>
              <w:bottom w:val="single" w:sz="8" w:space="0" w:color="auto"/>
              <w:right w:val="single" w:sz="8" w:space="0" w:color="auto"/>
            </w:tcBorders>
            <w:shd w:val="clear" w:color="000000" w:fill="DF7E7E"/>
            <w:vAlign w:val="center"/>
          </w:tcPr>
          <w:p w14:paraId="0DB25170" w14:textId="7B5508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(+/-4.8%)</w:t>
            </w:r>
          </w:p>
        </w:tc>
        <w:tc>
          <w:tcPr>
            <w:tcW w:w="1530" w:type="dxa"/>
            <w:tcBorders>
              <w:top w:val="nil"/>
              <w:left w:val="single" w:sz="8" w:space="0" w:color="auto"/>
              <w:bottom w:val="single" w:sz="8" w:space="0" w:color="auto"/>
              <w:right w:val="single" w:sz="8" w:space="0" w:color="auto"/>
            </w:tcBorders>
            <w:shd w:val="clear" w:color="000000" w:fill="F2CBCB"/>
            <w:vAlign w:val="center"/>
          </w:tcPr>
          <w:p w14:paraId="0CEAEC2A" w14:textId="4D104D6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B72BCC2" w14:textId="6AFA41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(+/-1.3%)</w:t>
            </w:r>
          </w:p>
        </w:tc>
      </w:tr>
      <w:tr w:rsidR="00AF1BE5" w:rsidRPr="00703517" w14:paraId="2252D7E3" w14:textId="02393336" w:rsidTr="00341DE7">
        <w:trPr>
          <w:trHeight w:val="196"/>
          <w:jc w:val="center"/>
        </w:trPr>
        <w:tc>
          <w:tcPr>
            <w:tcW w:w="1165" w:type="dxa"/>
          </w:tcPr>
          <w:p w14:paraId="6A432300" w14:textId="5E71BF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BOLFRE</w:t>
            </w:r>
          </w:p>
        </w:tc>
        <w:tc>
          <w:tcPr>
            <w:tcW w:w="2430" w:type="dxa"/>
          </w:tcPr>
          <w:p w14:paraId="2CA2A84B" w14:textId="51A44A0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freija</w:t>
            </w:r>
          </w:p>
        </w:tc>
        <w:tc>
          <w:tcPr>
            <w:tcW w:w="1530" w:type="dxa"/>
            <w:tcBorders>
              <w:top w:val="nil"/>
              <w:left w:val="nil"/>
              <w:bottom w:val="single" w:sz="8" w:space="0" w:color="auto"/>
              <w:right w:val="single" w:sz="8" w:space="0" w:color="auto"/>
            </w:tcBorders>
            <w:shd w:val="clear" w:color="000000" w:fill="C00000"/>
            <w:vAlign w:val="center"/>
          </w:tcPr>
          <w:p w14:paraId="771F114C" w14:textId="4C0CD1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(+/-7.1%)</w:t>
            </w:r>
          </w:p>
        </w:tc>
        <w:tc>
          <w:tcPr>
            <w:tcW w:w="1530" w:type="dxa"/>
            <w:tcBorders>
              <w:top w:val="nil"/>
              <w:left w:val="nil"/>
              <w:bottom w:val="single" w:sz="8" w:space="0" w:color="auto"/>
              <w:right w:val="single" w:sz="8" w:space="0" w:color="auto"/>
            </w:tcBorders>
            <w:shd w:val="clear" w:color="000000" w:fill="D24C4C"/>
            <w:vAlign w:val="center"/>
          </w:tcPr>
          <w:p w14:paraId="7DE77875" w14:textId="7E26A7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(+/-6.3%)</w:t>
            </w:r>
          </w:p>
        </w:tc>
        <w:tc>
          <w:tcPr>
            <w:tcW w:w="1530" w:type="dxa"/>
            <w:tcBorders>
              <w:top w:val="nil"/>
              <w:left w:val="single" w:sz="8" w:space="0" w:color="auto"/>
              <w:bottom w:val="single" w:sz="8" w:space="0" w:color="auto"/>
              <w:right w:val="single" w:sz="8" w:space="0" w:color="auto"/>
            </w:tcBorders>
            <w:shd w:val="clear" w:color="000000" w:fill="E08585"/>
            <w:vAlign w:val="center"/>
          </w:tcPr>
          <w:p w14:paraId="3405176B" w14:textId="03A7ADF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(+/-3.7%)</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4260218A" w14:textId="73ECC6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(+/-3.4%)</w:t>
            </w:r>
          </w:p>
        </w:tc>
      </w:tr>
      <w:tr w:rsidR="00AF1BE5" w:rsidRPr="00703517" w14:paraId="04D0E098" w14:textId="0CAF6726" w:rsidTr="00341DE7">
        <w:trPr>
          <w:trHeight w:val="212"/>
          <w:jc w:val="center"/>
        </w:trPr>
        <w:tc>
          <w:tcPr>
            <w:tcW w:w="1165" w:type="dxa"/>
          </w:tcPr>
          <w:p w14:paraId="6D062677" w14:textId="488D80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BOLFRI</w:t>
            </w:r>
          </w:p>
        </w:tc>
        <w:tc>
          <w:tcPr>
            <w:tcW w:w="2430" w:type="dxa"/>
          </w:tcPr>
          <w:p w14:paraId="1FFE9A12" w14:textId="26B7BD5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frigga</w:t>
            </w:r>
          </w:p>
        </w:tc>
        <w:tc>
          <w:tcPr>
            <w:tcW w:w="1530" w:type="dxa"/>
            <w:tcBorders>
              <w:top w:val="nil"/>
              <w:left w:val="nil"/>
              <w:bottom w:val="single" w:sz="8" w:space="0" w:color="auto"/>
              <w:right w:val="single" w:sz="8" w:space="0" w:color="auto"/>
            </w:tcBorders>
            <w:shd w:val="clear" w:color="000000" w:fill="F6DBDB"/>
            <w:vAlign w:val="center"/>
          </w:tcPr>
          <w:p w14:paraId="05695B51" w14:textId="452AD1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(+/-7.6%)</w:t>
            </w:r>
          </w:p>
        </w:tc>
        <w:tc>
          <w:tcPr>
            <w:tcW w:w="1530" w:type="dxa"/>
            <w:tcBorders>
              <w:top w:val="nil"/>
              <w:left w:val="nil"/>
              <w:bottom w:val="single" w:sz="8" w:space="0" w:color="auto"/>
              <w:right w:val="single" w:sz="8" w:space="0" w:color="auto"/>
            </w:tcBorders>
            <w:shd w:val="clear" w:color="000000" w:fill="F0C5C5"/>
            <w:vAlign w:val="center"/>
          </w:tcPr>
          <w:p w14:paraId="35E0DD70" w14:textId="4039F2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(+/-7.6%)</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0E9BCF35" w14:textId="7477FF8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BB0B0"/>
            <w:vAlign w:val="center"/>
          </w:tcPr>
          <w:p w14:paraId="0A68DC9B" w14:textId="607B8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(+/-3.3%)</w:t>
            </w:r>
          </w:p>
        </w:tc>
      </w:tr>
      <w:tr w:rsidR="00AF1BE5" w:rsidRPr="00703517" w14:paraId="59CC954C" w14:textId="7A78A0F6" w:rsidTr="00341DE7">
        <w:trPr>
          <w:trHeight w:val="196"/>
          <w:jc w:val="center"/>
        </w:trPr>
        <w:tc>
          <w:tcPr>
            <w:tcW w:w="1165" w:type="dxa"/>
          </w:tcPr>
          <w:p w14:paraId="74A0FA85" w14:textId="71D04F0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BOLIMP</w:t>
            </w:r>
          </w:p>
        </w:tc>
        <w:tc>
          <w:tcPr>
            <w:tcW w:w="2430" w:type="dxa"/>
          </w:tcPr>
          <w:p w14:paraId="5EB7B760" w14:textId="71E7763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improba</w:t>
            </w:r>
          </w:p>
        </w:tc>
        <w:tc>
          <w:tcPr>
            <w:tcW w:w="1530" w:type="dxa"/>
            <w:tcBorders>
              <w:top w:val="nil"/>
              <w:left w:val="nil"/>
              <w:bottom w:val="single" w:sz="8" w:space="0" w:color="auto"/>
              <w:right w:val="single" w:sz="8" w:space="0" w:color="auto"/>
            </w:tcBorders>
            <w:shd w:val="clear" w:color="000000" w:fill="E1E8F6"/>
            <w:vAlign w:val="center"/>
          </w:tcPr>
          <w:p w14:paraId="4902CFD7" w14:textId="056D48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(+/-3.1%)</w:t>
            </w:r>
          </w:p>
        </w:tc>
        <w:tc>
          <w:tcPr>
            <w:tcW w:w="1530" w:type="dxa"/>
            <w:tcBorders>
              <w:top w:val="nil"/>
              <w:left w:val="nil"/>
              <w:bottom w:val="single" w:sz="8" w:space="0" w:color="auto"/>
              <w:right w:val="single" w:sz="8" w:space="0" w:color="auto"/>
            </w:tcBorders>
            <w:shd w:val="clear" w:color="000000" w:fill="ECB5B5"/>
            <w:vAlign w:val="center"/>
          </w:tcPr>
          <w:p w14:paraId="0BEC4F83" w14:textId="6AD14E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(+/-3.7%)</w:t>
            </w:r>
          </w:p>
        </w:tc>
        <w:tc>
          <w:tcPr>
            <w:tcW w:w="1530" w:type="dxa"/>
            <w:tcBorders>
              <w:top w:val="nil"/>
              <w:left w:val="single" w:sz="8" w:space="0" w:color="auto"/>
              <w:bottom w:val="single" w:sz="8" w:space="0" w:color="auto"/>
              <w:right w:val="single" w:sz="8" w:space="0" w:color="auto"/>
            </w:tcBorders>
            <w:shd w:val="clear" w:color="000000" w:fill="D86363"/>
            <w:vAlign w:val="center"/>
          </w:tcPr>
          <w:p w14:paraId="03B3175B" w14:textId="128F34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0893AB78" w14:textId="41E0182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(+/-2.7%)</w:t>
            </w:r>
          </w:p>
        </w:tc>
      </w:tr>
      <w:tr w:rsidR="00AF1BE5" w:rsidRPr="00703517" w14:paraId="3F6481DF" w14:textId="79AFDE1C" w:rsidTr="00341DE7">
        <w:trPr>
          <w:trHeight w:val="196"/>
          <w:jc w:val="center"/>
        </w:trPr>
        <w:tc>
          <w:tcPr>
            <w:tcW w:w="1165" w:type="dxa"/>
          </w:tcPr>
          <w:p w14:paraId="721B676B" w14:textId="426C799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BOLPOL</w:t>
            </w:r>
          </w:p>
        </w:tc>
        <w:tc>
          <w:tcPr>
            <w:tcW w:w="2430" w:type="dxa"/>
          </w:tcPr>
          <w:p w14:paraId="205B6CBC" w14:textId="57AE097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polaris</w:t>
            </w:r>
          </w:p>
        </w:tc>
        <w:tc>
          <w:tcPr>
            <w:tcW w:w="1530" w:type="dxa"/>
            <w:tcBorders>
              <w:top w:val="nil"/>
              <w:left w:val="nil"/>
              <w:bottom w:val="single" w:sz="8" w:space="0" w:color="auto"/>
              <w:right w:val="single" w:sz="8" w:space="0" w:color="auto"/>
            </w:tcBorders>
            <w:shd w:val="clear" w:color="000000" w:fill="E59797"/>
            <w:vAlign w:val="center"/>
          </w:tcPr>
          <w:p w14:paraId="6E671B52" w14:textId="1D31E2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(+/-3.8%)</w:t>
            </w:r>
          </w:p>
        </w:tc>
        <w:tc>
          <w:tcPr>
            <w:tcW w:w="1530" w:type="dxa"/>
            <w:tcBorders>
              <w:top w:val="nil"/>
              <w:left w:val="nil"/>
              <w:bottom w:val="single" w:sz="8" w:space="0" w:color="auto"/>
              <w:right w:val="single" w:sz="8" w:space="0" w:color="auto"/>
            </w:tcBorders>
            <w:shd w:val="clear" w:color="000000" w:fill="D34E4E"/>
            <w:vAlign w:val="center"/>
          </w:tcPr>
          <w:p w14:paraId="04900D62" w14:textId="69F721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(+/-5.8%)</w:t>
            </w:r>
          </w:p>
        </w:tc>
        <w:tc>
          <w:tcPr>
            <w:tcW w:w="1530" w:type="dxa"/>
            <w:tcBorders>
              <w:top w:val="nil"/>
              <w:left w:val="single" w:sz="8" w:space="0" w:color="auto"/>
              <w:bottom w:val="single" w:sz="8" w:space="0" w:color="auto"/>
              <w:right w:val="single" w:sz="8" w:space="0" w:color="auto"/>
            </w:tcBorders>
            <w:shd w:val="clear" w:color="000000" w:fill="CB2E2E"/>
            <w:vAlign w:val="center"/>
          </w:tcPr>
          <w:p w14:paraId="255E0DFE" w14:textId="335BAC0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(+/-3.5%)</w:t>
            </w:r>
          </w:p>
        </w:tc>
        <w:tc>
          <w:tcPr>
            <w:tcW w:w="1530" w:type="dxa"/>
            <w:tcBorders>
              <w:top w:val="nil"/>
              <w:left w:val="single" w:sz="8" w:space="0" w:color="auto"/>
              <w:bottom w:val="single" w:sz="8" w:space="0" w:color="auto"/>
              <w:right w:val="single" w:sz="8" w:space="0" w:color="auto"/>
            </w:tcBorders>
            <w:shd w:val="clear" w:color="000000" w:fill="D34E4E"/>
            <w:vAlign w:val="center"/>
          </w:tcPr>
          <w:p w14:paraId="244B9541" w14:textId="60D0D8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(+/-4.8%)</w:t>
            </w:r>
          </w:p>
        </w:tc>
      </w:tr>
      <w:tr w:rsidR="00AF1BE5" w:rsidRPr="00703517" w14:paraId="133D3000" w14:textId="025A113C" w:rsidTr="00341DE7">
        <w:trPr>
          <w:trHeight w:val="212"/>
          <w:jc w:val="center"/>
        </w:trPr>
        <w:tc>
          <w:tcPr>
            <w:tcW w:w="1165" w:type="dxa"/>
          </w:tcPr>
          <w:p w14:paraId="68C92637" w14:textId="0880B46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BOLSEL</w:t>
            </w:r>
          </w:p>
        </w:tc>
        <w:tc>
          <w:tcPr>
            <w:tcW w:w="2430" w:type="dxa"/>
          </w:tcPr>
          <w:p w14:paraId="07CBF09D" w14:textId="4AAF22E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selene</w:t>
            </w:r>
          </w:p>
        </w:tc>
        <w:tc>
          <w:tcPr>
            <w:tcW w:w="1530" w:type="dxa"/>
            <w:tcBorders>
              <w:top w:val="nil"/>
              <w:left w:val="nil"/>
              <w:bottom w:val="single" w:sz="8" w:space="0" w:color="auto"/>
              <w:right w:val="single" w:sz="8" w:space="0" w:color="auto"/>
            </w:tcBorders>
            <w:shd w:val="clear" w:color="000000" w:fill="F8FAFD"/>
            <w:vAlign w:val="center"/>
          </w:tcPr>
          <w:p w14:paraId="35DA6857" w14:textId="2D82FE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(+/-6.0%)</w:t>
            </w:r>
          </w:p>
        </w:tc>
        <w:tc>
          <w:tcPr>
            <w:tcW w:w="1530" w:type="dxa"/>
            <w:tcBorders>
              <w:top w:val="nil"/>
              <w:left w:val="nil"/>
              <w:bottom w:val="single" w:sz="8" w:space="0" w:color="auto"/>
              <w:right w:val="single" w:sz="8" w:space="0" w:color="auto"/>
            </w:tcBorders>
            <w:shd w:val="clear" w:color="000000" w:fill="D1DCF1"/>
            <w:vAlign w:val="center"/>
          </w:tcPr>
          <w:p w14:paraId="16E19904" w14:textId="0C61A8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(+/-6.6%)</w:t>
            </w:r>
          </w:p>
        </w:tc>
        <w:tc>
          <w:tcPr>
            <w:tcW w:w="1530" w:type="dxa"/>
            <w:tcBorders>
              <w:top w:val="nil"/>
              <w:left w:val="single" w:sz="8" w:space="0" w:color="auto"/>
              <w:bottom w:val="single" w:sz="8" w:space="0" w:color="auto"/>
              <w:right w:val="single" w:sz="8" w:space="0" w:color="auto"/>
            </w:tcBorders>
            <w:shd w:val="clear" w:color="000000" w:fill="CAD7EF"/>
            <w:vAlign w:val="center"/>
          </w:tcPr>
          <w:p w14:paraId="67B7E5E6" w14:textId="452DA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5ECF7"/>
            <w:vAlign w:val="center"/>
          </w:tcPr>
          <w:p w14:paraId="14FB9248" w14:textId="7B645A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(+/-1.4%)</w:t>
            </w:r>
          </w:p>
        </w:tc>
      </w:tr>
      <w:tr w:rsidR="00AF1BE5" w:rsidRPr="00703517" w14:paraId="36CA2B2B" w14:textId="320FA342" w:rsidTr="00341DE7">
        <w:trPr>
          <w:trHeight w:val="196"/>
          <w:jc w:val="center"/>
        </w:trPr>
        <w:tc>
          <w:tcPr>
            <w:tcW w:w="1165" w:type="dxa"/>
          </w:tcPr>
          <w:p w14:paraId="4A0F5A90" w14:textId="07CA96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CALAUG</w:t>
            </w:r>
          </w:p>
        </w:tc>
        <w:tc>
          <w:tcPr>
            <w:tcW w:w="2430" w:type="dxa"/>
          </w:tcPr>
          <w:p w14:paraId="4A123235" w14:textId="3BDBDD7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Callophrys augustinus</w:t>
            </w:r>
          </w:p>
        </w:tc>
        <w:tc>
          <w:tcPr>
            <w:tcW w:w="1530" w:type="dxa"/>
            <w:tcBorders>
              <w:top w:val="nil"/>
              <w:left w:val="nil"/>
              <w:bottom w:val="single" w:sz="8" w:space="0" w:color="auto"/>
              <w:right w:val="single" w:sz="8" w:space="0" w:color="auto"/>
            </w:tcBorders>
            <w:shd w:val="clear" w:color="000000" w:fill="F9EAEA"/>
            <w:vAlign w:val="center"/>
          </w:tcPr>
          <w:p w14:paraId="371D0AAC" w14:textId="76909C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(+/-4.7%)</w:t>
            </w:r>
          </w:p>
        </w:tc>
        <w:tc>
          <w:tcPr>
            <w:tcW w:w="1530" w:type="dxa"/>
            <w:tcBorders>
              <w:top w:val="nil"/>
              <w:left w:val="nil"/>
              <w:bottom w:val="single" w:sz="8" w:space="0" w:color="auto"/>
              <w:right w:val="single" w:sz="8" w:space="0" w:color="auto"/>
            </w:tcBorders>
            <w:shd w:val="clear" w:color="000000" w:fill="FDFEFF"/>
            <w:vAlign w:val="center"/>
          </w:tcPr>
          <w:p w14:paraId="702F4624" w14:textId="266055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(+/-4.1%)</w:t>
            </w:r>
          </w:p>
        </w:tc>
        <w:tc>
          <w:tcPr>
            <w:tcW w:w="1530" w:type="dxa"/>
            <w:tcBorders>
              <w:top w:val="nil"/>
              <w:left w:val="single" w:sz="8" w:space="0" w:color="auto"/>
              <w:bottom w:val="single" w:sz="8" w:space="0" w:color="auto"/>
              <w:right w:val="single" w:sz="8" w:space="0" w:color="auto"/>
            </w:tcBorders>
            <w:shd w:val="clear" w:color="000000" w:fill="E1E8F6"/>
            <w:vAlign w:val="center"/>
          </w:tcPr>
          <w:p w14:paraId="60A2D53A" w14:textId="36E7F7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(+/-1.3%)</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61DAFF8A" w14:textId="003B34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(+/-1.6%)</w:t>
            </w:r>
          </w:p>
        </w:tc>
      </w:tr>
      <w:tr w:rsidR="00AF1BE5" w:rsidRPr="00703517" w14:paraId="28D481DF" w14:textId="47BEF73F" w:rsidTr="00341DE7">
        <w:trPr>
          <w:trHeight w:val="212"/>
          <w:jc w:val="center"/>
        </w:trPr>
        <w:tc>
          <w:tcPr>
            <w:tcW w:w="1165" w:type="dxa"/>
          </w:tcPr>
          <w:p w14:paraId="0D415004" w14:textId="077CCE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CALERY</w:t>
            </w:r>
          </w:p>
        </w:tc>
        <w:tc>
          <w:tcPr>
            <w:tcW w:w="2430" w:type="dxa"/>
          </w:tcPr>
          <w:p w14:paraId="1DA76027" w14:textId="7CCC631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Callophrys eryphon</w:t>
            </w:r>
          </w:p>
        </w:tc>
        <w:tc>
          <w:tcPr>
            <w:tcW w:w="1530" w:type="dxa"/>
            <w:tcBorders>
              <w:top w:val="nil"/>
              <w:left w:val="nil"/>
              <w:bottom w:val="single" w:sz="8" w:space="0" w:color="auto"/>
              <w:right w:val="single" w:sz="8" w:space="0" w:color="auto"/>
            </w:tcBorders>
            <w:shd w:val="clear" w:color="000000" w:fill="EAEFF9"/>
            <w:vAlign w:val="center"/>
          </w:tcPr>
          <w:p w14:paraId="39208293" w14:textId="0C87E2E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(+/-4.9%)</w:t>
            </w:r>
          </w:p>
        </w:tc>
        <w:tc>
          <w:tcPr>
            <w:tcW w:w="1530" w:type="dxa"/>
            <w:tcBorders>
              <w:top w:val="nil"/>
              <w:left w:val="nil"/>
              <w:bottom w:val="single" w:sz="8" w:space="0" w:color="auto"/>
              <w:right w:val="single" w:sz="8" w:space="0" w:color="auto"/>
            </w:tcBorders>
            <w:shd w:val="clear" w:color="000000" w:fill="E2E9F6"/>
            <w:vAlign w:val="center"/>
          </w:tcPr>
          <w:p w14:paraId="2F3E030A" w14:textId="16C62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(+/-4.4%)</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790774F7" w14:textId="224102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(+/-0.4%)</w:t>
            </w:r>
          </w:p>
        </w:tc>
        <w:tc>
          <w:tcPr>
            <w:tcW w:w="1530" w:type="dxa"/>
            <w:tcBorders>
              <w:top w:val="nil"/>
              <w:left w:val="single" w:sz="8" w:space="0" w:color="auto"/>
              <w:bottom w:val="single" w:sz="8" w:space="0" w:color="auto"/>
              <w:right w:val="single" w:sz="8" w:space="0" w:color="auto"/>
            </w:tcBorders>
            <w:shd w:val="clear" w:color="000000" w:fill="F4F7FC"/>
            <w:vAlign w:val="center"/>
          </w:tcPr>
          <w:p w14:paraId="2E1F1BDF" w14:textId="01A78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r>
      <w:tr w:rsidR="00AF1BE5" w:rsidRPr="00703517" w14:paraId="37776B76" w14:textId="5B746325" w:rsidTr="00341DE7">
        <w:trPr>
          <w:trHeight w:val="196"/>
          <w:jc w:val="center"/>
        </w:trPr>
        <w:tc>
          <w:tcPr>
            <w:tcW w:w="1165" w:type="dxa"/>
          </w:tcPr>
          <w:p w14:paraId="3093077C" w14:textId="5B2C0F2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CALNIP</w:t>
            </w:r>
          </w:p>
        </w:tc>
        <w:tc>
          <w:tcPr>
            <w:tcW w:w="2430" w:type="dxa"/>
          </w:tcPr>
          <w:p w14:paraId="1392FFBC" w14:textId="4801638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Callophrys niphon</w:t>
            </w:r>
          </w:p>
        </w:tc>
        <w:tc>
          <w:tcPr>
            <w:tcW w:w="1530" w:type="dxa"/>
            <w:tcBorders>
              <w:top w:val="nil"/>
              <w:left w:val="nil"/>
              <w:bottom w:val="single" w:sz="8" w:space="0" w:color="auto"/>
              <w:right w:val="single" w:sz="8" w:space="0" w:color="auto"/>
            </w:tcBorders>
            <w:shd w:val="clear" w:color="000000" w:fill="FAFCFE"/>
            <w:vAlign w:val="center"/>
          </w:tcPr>
          <w:p w14:paraId="0969810E" w14:textId="46A381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(+/-4.0%)</w:t>
            </w:r>
          </w:p>
        </w:tc>
        <w:tc>
          <w:tcPr>
            <w:tcW w:w="1530" w:type="dxa"/>
            <w:tcBorders>
              <w:top w:val="nil"/>
              <w:left w:val="nil"/>
              <w:bottom w:val="single" w:sz="8" w:space="0" w:color="auto"/>
              <w:right w:val="single" w:sz="8" w:space="0" w:color="auto"/>
            </w:tcBorders>
            <w:shd w:val="clear" w:color="000000" w:fill="D7E1F3"/>
            <w:vAlign w:val="center"/>
          </w:tcPr>
          <w:p w14:paraId="2F889A94" w14:textId="3F967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(+/-4.0%)</w:t>
            </w:r>
          </w:p>
        </w:tc>
        <w:tc>
          <w:tcPr>
            <w:tcW w:w="1530" w:type="dxa"/>
            <w:tcBorders>
              <w:top w:val="nil"/>
              <w:left w:val="single" w:sz="8" w:space="0" w:color="auto"/>
              <w:bottom w:val="single" w:sz="8" w:space="0" w:color="auto"/>
              <w:right w:val="single" w:sz="8" w:space="0" w:color="auto"/>
            </w:tcBorders>
            <w:shd w:val="clear" w:color="000000" w:fill="EFF3FA"/>
            <w:vAlign w:val="center"/>
          </w:tcPr>
          <w:p w14:paraId="269EE4DA" w14:textId="69BA31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(+/-0.3%)</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38BE44CE" w14:textId="15D1B6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(+/-1.2%)</w:t>
            </w:r>
          </w:p>
        </w:tc>
      </w:tr>
      <w:tr w:rsidR="00AF1BE5" w:rsidRPr="00703517" w14:paraId="6A72462F" w14:textId="487E76D0" w:rsidTr="00341DE7">
        <w:trPr>
          <w:trHeight w:val="212"/>
          <w:jc w:val="center"/>
        </w:trPr>
        <w:tc>
          <w:tcPr>
            <w:tcW w:w="1165" w:type="dxa"/>
          </w:tcPr>
          <w:p w14:paraId="0F8EF75F" w14:textId="02D3F23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CALPOL</w:t>
            </w:r>
          </w:p>
        </w:tc>
        <w:tc>
          <w:tcPr>
            <w:tcW w:w="2430" w:type="dxa"/>
          </w:tcPr>
          <w:p w14:paraId="7AB4A930" w14:textId="78544905"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Callophrys polios</w:t>
            </w:r>
          </w:p>
        </w:tc>
        <w:tc>
          <w:tcPr>
            <w:tcW w:w="1530" w:type="dxa"/>
            <w:tcBorders>
              <w:top w:val="nil"/>
              <w:left w:val="nil"/>
              <w:bottom w:val="single" w:sz="8" w:space="0" w:color="auto"/>
              <w:right w:val="single" w:sz="8" w:space="0" w:color="auto"/>
            </w:tcBorders>
            <w:shd w:val="clear" w:color="000000" w:fill="FAFBFE"/>
            <w:vAlign w:val="center"/>
          </w:tcPr>
          <w:p w14:paraId="7FCB80AF" w14:textId="674F16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(+/-3.4%)</w:t>
            </w:r>
          </w:p>
        </w:tc>
        <w:tc>
          <w:tcPr>
            <w:tcW w:w="1530" w:type="dxa"/>
            <w:tcBorders>
              <w:top w:val="nil"/>
              <w:left w:val="nil"/>
              <w:bottom w:val="single" w:sz="8" w:space="0" w:color="auto"/>
              <w:right w:val="single" w:sz="8" w:space="0" w:color="auto"/>
            </w:tcBorders>
            <w:shd w:val="clear" w:color="000000" w:fill="EAEFF9"/>
            <w:vAlign w:val="center"/>
          </w:tcPr>
          <w:p w14:paraId="3D14A94B" w14:textId="3A02E9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5CAF757D" w14:textId="407C2C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FFF"/>
            <w:vAlign w:val="center"/>
          </w:tcPr>
          <w:p w14:paraId="523B350B" w14:textId="0AFC7B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0849AD8" w14:textId="56D605DB" w:rsidTr="00341DE7">
        <w:trPr>
          <w:trHeight w:val="196"/>
          <w:jc w:val="center"/>
        </w:trPr>
        <w:tc>
          <w:tcPr>
            <w:tcW w:w="1165" w:type="dxa"/>
          </w:tcPr>
          <w:p w14:paraId="126E109D" w14:textId="32D418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CARPAL</w:t>
            </w:r>
          </w:p>
        </w:tc>
        <w:tc>
          <w:tcPr>
            <w:tcW w:w="2430" w:type="dxa"/>
          </w:tcPr>
          <w:p w14:paraId="23801800" w14:textId="5482453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Carterocephalus palaemon</w:t>
            </w:r>
          </w:p>
        </w:tc>
        <w:tc>
          <w:tcPr>
            <w:tcW w:w="1530" w:type="dxa"/>
            <w:tcBorders>
              <w:top w:val="nil"/>
              <w:left w:val="nil"/>
              <w:bottom w:val="single" w:sz="8" w:space="0" w:color="auto"/>
              <w:right w:val="single" w:sz="8" w:space="0" w:color="auto"/>
            </w:tcBorders>
            <w:shd w:val="clear" w:color="000000" w:fill="EBF0F9"/>
            <w:vAlign w:val="center"/>
          </w:tcPr>
          <w:p w14:paraId="04257DFD" w14:textId="76F110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(+/-4.8%)</w:t>
            </w:r>
          </w:p>
        </w:tc>
        <w:tc>
          <w:tcPr>
            <w:tcW w:w="1530" w:type="dxa"/>
            <w:tcBorders>
              <w:top w:val="nil"/>
              <w:left w:val="nil"/>
              <w:bottom w:val="single" w:sz="8" w:space="0" w:color="auto"/>
              <w:right w:val="single" w:sz="8" w:space="0" w:color="auto"/>
            </w:tcBorders>
            <w:shd w:val="clear" w:color="000000" w:fill="D9E2F3"/>
            <w:vAlign w:val="center"/>
          </w:tcPr>
          <w:p w14:paraId="2D5EF90D" w14:textId="660503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(+/-4.9%)</w:t>
            </w:r>
          </w:p>
        </w:tc>
        <w:tc>
          <w:tcPr>
            <w:tcW w:w="1530" w:type="dxa"/>
            <w:tcBorders>
              <w:top w:val="nil"/>
              <w:left w:val="single" w:sz="8" w:space="0" w:color="auto"/>
              <w:bottom w:val="single" w:sz="8" w:space="0" w:color="auto"/>
              <w:right w:val="single" w:sz="8" w:space="0" w:color="auto"/>
            </w:tcBorders>
            <w:shd w:val="clear" w:color="000000" w:fill="D5E0F2"/>
            <w:vAlign w:val="center"/>
          </w:tcPr>
          <w:p w14:paraId="2F852CA8" w14:textId="6EAC1B5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(+/-2.0%)</w:t>
            </w:r>
          </w:p>
        </w:tc>
        <w:tc>
          <w:tcPr>
            <w:tcW w:w="1530" w:type="dxa"/>
            <w:tcBorders>
              <w:top w:val="nil"/>
              <w:left w:val="single" w:sz="8" w:space="0" w:color="auto"/>
              <w:bottom w:val="single" w:sz="8" w:space="0" w:color="auto"/>
              <w:right w:val="single" w:sz="8" w:space="0" w:color="auto"/>
            </w:tcBorders>
            <w:shd w:val="clear" w:color="000000" w:fill="DBE4F4"/>
            <w:vAlign w:val="center"/>
          </w:tcPr>
          <w:p w14:paraId="230F0711" w14:textId="7C7BEC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(+/-1.5%)</w:t>
            </w:r>
          </w:p>
        </w:tc>
      </w:tr>
      <w:tr w:rsidR="00AF1BE5" w:rsidRPr="00703517" w14:paraId="072AEC17" w14:textId="2BE75134" w:rsidTr="00341DE7">
        <w:trPr>
          <w:trHeight w:val="212"/>
          <w:jc w:val="center"/>
        </w:trPr>
        <w:tc>
          <w:tcPr>
            <w:tcW w:w="1165" w:type="dxa"/>
          </w:tcPr>
          <w:p w14:paraId="3B6D2C41" w14:textId="7C604B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CERPEG</w:t>
            </w:r>
          </w:p>
        </w:tc>
        <w:tc>
          <w:tcPr>
            <w:tcW w:w="2430" w:type="dxa"/>
          </w:tcPr>
          <w:p w14:paraId="6647940D" w14:textId="24A7424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Cercyonis pegala</w:t>
            </w:r>
          </w:p>
        </w:tc>
        <w:tc>
          <w:tcPr>
            <w:tcW w:w="1530" w:type="dxa"/>
            <w:tcBorders>
              <w:top w:val="nil"/>
              <w:left w:val="nil"/>
              <w:bottom w:val="single" w:sz="8" w:space="0" w:color="auto"/>
              <w:right w:val="single" w:sz="8" w:space="0" w:color="auto"/>
            </w:tcBorders>
            <w:shd w:val="clear" w:color="000000" w:fill="7F9ED7"/>
            <w:vAlign w:val="center"/>
          </w:tcPr>
          <w:p w14:paraId="6307B0C7" w14:textId="32E887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(+/-8.6%)</w:t>
            </w:r>
          </w:p>
        </w:tc>
        <w:tc>
          <w:tcPr>
            <w:tcW w:w="1530" w:type="dxa"/>
            <w:tcBorders>
              <w:top w:val="nil"/>
              <w:left w:val="nil"/>
              <w:bottom w:val="single" w:sz="8" w:space="0" w:color="auto"/>
              <w:right w:val="single" w:sz="8" w:space="0" w:color="auto"/>
            </w:tcBorders>
            <w:shd w:val="clear" w:color="000000" w:fill="809FD7"/>
            <w:vAlign w:val="center"/>
          </w:tcPr>
          <w:p w14:paraId="3915BE60" w14:textId="7F3899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5.7% (+/-7.2%)</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12353AED" w14:textId="56753B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F22459B" w14:textId="4E579A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2A7855B1" w14:textId="2EA5D90A" w:rsidTr="00341DE7">
        <w:trPr>
          <w:trHeight w:val="196"/>
          <w:jc w:val="center"/>
        </w:trPr>
        <w:tc>
          <w:tcPr>
            <w:tcW w:w="1165" w:type="dxa"/>
          </w:tcPr>
          <w:p w14:paraId="247242D0" w14:textId="7D3357C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CHLHAR</w:t>
            </w:r>
          </w:p>
        </w:tc>
        <w:tc>
          <w:tcPr>
            <w:tcW w:w="2430" w:type="dxa"/>
          </w:tcPr>
          <w:p w14:paraId="4E79F5E3" w14:textId="3FA56C3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Chlosyne harrisii</w:t>
            </w:r>
          </w:p>
        </w:tc>
        <w:tc>
          <w:tcPr>
            <w:tcW w:w="1530" w:type="dxa"/>
            <w:tcBorders>
              <w:top w:val="nil"/>
              <w:left w:val="nil"/>
              <w:bottom w:val="single" w:sz="8" w:space="0" w:color="auto"/>
              <w:right w:val="single" w:sz="8" w:space="0" w:color="auto"/>
            </w:tcBorders>
            <w:shd w:val="clear" w:color="000000" w:fill="A0B8E2"/>
            <w:vAlign w:val="center"/>
          </w:tcPr>
          <w:p w14:paraId="37DAD484" w14:textId="1F4FAD2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9AB3DF"/>
            <w:vAlign w:val="center"/>
          </w:tcPr>
          <w:p w14:paraId="611797A1" w14:textId="3D9E9C4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4.5% (+/-5.3%)</w:t>
            </w:r>
          </w:p>
        </w:tc>
        <w:tc>
          <w:tcPr>
            <w:tcW w:w="1530" w:type="dxa"/>
            <w:tcBorders>
              <w:top w:val="nil"/>
              <w:left w:val="single" w:sz="8" w:space="0" w:color="auto"/>
              <w:bottom w:val="single" w:sz="8" w:space="0" w:color="auto"/>
              <w:right w:val="single" w:sz="8" w:space="0" w:color="auto"/>
            </w:tcBorders>
            <w:shd w:val="clear" w:color="000000" w:fill="88A5DA"/>
            <w:vAlign w:val="center"/>
          </w:tcPr>
          <w:p w14:paraId="6120E6DC" w14:textId="4C7DA6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89A7DA"/>
            <w:vAlign w:val="center"/>
          </w:tcPr>
          <w:p w14:paraId="46456AED" w14:textId="7DD7DC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(+/-2.2%)</w:t>
            </w:r>
          </w:p>
        </w:tc>
      </w:tr>
      <w:tr w:rsidR="00AF1BE5" w:rsidRPr="00703517" w14:paraId="0159A2D5" w14:textId="08BE2C38" w:rsidTr="00341DE7">
        <w:trPr>
          <w:trHeight w:val="212"/>
          <w:jc w:val="center"/>
        </w:trPr>
        <w:tc>
          <w:tcPr>
            <w:tcW w:w="1165" w:type="dxa"/>
          </w:tcPr>
          <w:p w14:paraId="30C7D294" w14:textId="3EAD860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COETUL</w:t>
            </w:r>
          </w:p>
        </w:tc>
        <w:tc>
          <w:tcPr>
            <w:tcW w:w="2430" w:type="dxa"/>
          </w:tcPr>
          <w:p w14:paraId="7CE65366" w14:textId="4835411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Coenonympha tullia</w:t>
            </w:r>
          </w:p>
        </w:tc>
        <w:tc>
          <w:tcPr>
            <w:tcW w:w="1530" w:type="dxa"/>
            <w:tcBorders>
              <w:top w:val="nil"/>
              <w:left w:val="nil"/>
              <w:bottom w:val="single" w:sz="8" w:space="0" w:color="auto"/>
              <w:right w:val="single" w:sz="8" w:space="0" w:color="auto"/>
            </w:tcBorders>
            <w:shd w:val="clear" w:color="000000" w:fill="FCFDFE"/>
            <w:vAlign w:val="center"/>
          </w:tcPr>
          <w:p w14:paraId="2B1A75E1" w14:textId="5027A85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(+/-1.8%)</w:t>
            </w:r>
          </w:p>
        </w:tc>
        <w:tc>
          <w:tcPr>
            <w:tcW w:w="1530" w:type="dxa"/>
            <w:tcBorders>
              <w:top w:val="nil"/>
              <w:left w:val="nil"/>
              <w:bottom w:val="single" w:sz="8" w:space="0" w:color="auto"/>
              <w:right w:val="single" w:sz="8" w:space="0" w:color="auto"/>
            </w:tcBorders>
            <w:shd w:val="clear" w:color="000000" w:fill="EBF0F9"/>
            <w:vAlign w:val="center"/>
          </w:tcPr>
          <w:p w14:paraId="3128FC1A" w14:textId="4E65D83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(+/-3.4%)</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0C5C303D" w14:textId="63EDBB6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7B34FE1" w14:textId="1353067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08B2B49E" w14:textId="2BD567E9" w:rsidTr="00341DE7">
        <w:trPr>
          <w:trHeight w:val="196"/>
          <w:jc w:val="center"/>
        </w:trPr>
        <w:tc>
          <w:tcPr>
            <w:tcW w:w="1165" w:type="dxa"/>
          </w:tcPr>
          <w:p w14:paraId="1D21A10E" w14:textId="400537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COLEUR</w:t>
            </w:r>
          </w:p>
        </w:tc>
        <w:tc>
          <w:tcPr>
            <w:tcW w:w="2430" w:type="dxa"/>
          </w:tcPr>
          <w:p w14:paraId="2E2C5F71" w14:textId="3E0ED14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eurytheme</w:t>
            </w:r>
          </w:p>
        </w:tc>
        <w:tc>
          <w:tcPr>
            <w:tcW w:w="1530" w:type="dxa"/>
            <w:tcBorders>
              <w:top w:val="nil"/>
              <w:left w:val="nil"/>
              <w:bottom w:val="single" w:sz="8" w:space="0" w:color="auto"/>
              <w:right w:val="single" w:sz="8" w:space="0" w:color="auto"/>
            </w:tcBorders>
            <w:shd w:val="clear" w:color="000000" w:fill="B8CAE9"/>
            <w:vAlign w:val="center"/>
          </w:tcPr>
          <w:p w14:paraId="77564538" w14:textId="7FFFA95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(+/-4.8%)</w:t>
            </w:r>
          </w:p>
        </w:tc>
        <w:tc>
          <w:tcPr>
            <w:tcW w:w="1530" w:type="dxa"/>
            <w:tcBorders>
              <w:top w:val="nil"/>
              <w:left w:val="nil"/>
              <w:bottom w:val="single" w:sz="8" w:space="0" w:color="auto"/>
              <w:right w:val="single" w:sz="8" w:space="0" w:color="auto"/>
            </w:tcBorders>
            <w:shd w:val="clear" w:color="000000" w:fill="B4C6E8"/>
            <w:vAlign w:val="center"/>
          </w:tcPr>
          <w:p w14:paraId="43AA6703" w14:textId="02C97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7B3EA6B1" w14:textId="31861C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2D8DD4E1" w14:textId="14CFFC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(+/-0.8%)</w:t>
            </w:r>
          </w:p>
        </w:tc>
      </w:tr>
      <w:tr w:rsidR="00AF1BE5" w:rsidRPr="00703517" w14:paraId="666581C2" w14:textId="601CB3E6" w:rsidTr="00341DE7">
        <w:trPr>
          <w:trHeight w:val="212"/>
          <w:jc w:val="center"/>
        </w:trPr>
        <w:tc>
          <w:tcPr>
            <w:tcW w:w="1165" w:type="dxa"/>
          </w:tcPr>
          <w:p w14:paraId="374C4EEE" w14:textId="449CDDD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COLHEC</w:t>
            </w:r>
          </w:p>
        </w:tc>
        <w:tc>
          <w:tcPr>
            <w:tcW w:w="2430" w:type="dxa"/>
          </w:tcPr>
          <w:p w14:paraId="057CC6E6" w14:textId="597FFE1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hecla</w:t>
            </w:r>
          </w:p>
        </w:tc>
        <w:tc>
          <w:tcPr>
            <w:tcW w:w="1530" w:type="dxa"/>
            <w:tcBorders>
              <w:top w:val="nil"/>
              <w:left w:val="nil"/>
              <w:bottom w:val="single" w:sz="8" w:space="0" w:color="auto"/>
              <w:right w:val="single" w:sz="8" w:space="0" w:color="auto"/>
            </w:tcBorders>
            <w:shd w:val="clear" w:color="000000" w:fill="D8E2F3"/>
            <w:vAlign w:val="center"/>
          </w:tcPr>
          <w:p w14:paraId="1EE70F24" w14:textId="19774E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(+/-4.0%)</w:t>
            </w:r>
          </w:p>
        </w:tc>
        <w:tc>
          <w:tcPr>
            <w:tcW w:w="1530" w:type="dxa"/>
            <w:tcBorders>
              <w:top w:val="nil"/>
              <w:left w:val="nil"/>
              <w:bottom w:val="single" w:sz="8" w:space="0" w:color="auto"/>
              <w:right w:val="single" w:sz="8" w:space="0" w:color="auto"/>
            </w:tcBorders>
            <w:shd w:val="clear" w:color="000000" w:fill="E9A6A6"/>
            <w:vAlign w:val="center"/>
          </w:tcPr>
          <w:p w14:paraId="213CAAA7" w14:textId="40182F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(+/-5.8%)</w:t>
            </w:r>
          </w:p>
        </w:tc>
        <w:tc>
          <w:tcPr>
            <w:tcW w:w="1530" w:type="dxa"/>
            <w:tcBorders>
              <w:top w:val="nil"/>
              <w:left w:val="single" w:sz="8" w:space="0" w:color="auto"/>
              <w:bottom w:val="single" w:sz="8" w:space="0" w:color="auto"/>
              <w:right w:val="single" w:sz="8" w:space="0" w:color="auto"/>
            </w:tcBorders>
            <w:shd w:val="clear" w:color="000000" w:fill="CD3737"/>
            <w:vAlign w:val="center"/>
          </w:tcPr>
          <w:p w14:paraId="2F6B8297" w14:textId="0372B89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(+/-3.0%)</w:t>
            </w:r>
          </w:p>
        </w:tc>
        <w:tc>
          <w:tcPr>
            <w:tcW w:w="1530" w:type="dxa"/>
            <w:tcBorders>
              <w:top w:val="nil"/>
              <w:left w:val="single" w:sz="8" w:space="0" w:color="auto"/>
              <w:bottom w:val="single" w:sz="8" w:space="0" w:color="auto"/>
              <w:right w:val="single" w:sz="8" w:space="0" w:color="auto"/>
            </w:tcBorders>
            <w:shd w:val="clear" w:color="000000" w:fill="CB2C2C"/>
            <w:vAlign w:val="center"/>
          </w:tcPr>
          <w:p w14:paraId="4A7D9DFE" w14:textId="2378AE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(+/-3.9%)</w:t>
            </w:r>
          </w:p>
        </w:tc>
      </w:tr>
      <w:tr w:rsidR="00AF1BE5" w:rsidRPr="00703517" w14:paraId="56F6F833" w14:textId="34D6CE4E" w:rsidTr="00341DE7">
        <w:trPr>
          <w:trHeight w:val="196"/>
          <w:jc w:val="center"/>
        </w:trPr>
        <w:tc>
          <w:tcPr>
            <w:tcW w:w="1165" w:type="dxa"/>
          </w:tcPr>
          <w:p w14:paraId="6539A563" w14:textId="1E52EF9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COLINT</w:t>
            </w:r>
          </w:p>
        </w:tc>
        <w:tc>
          <w:tcPr>
            <w:tcW w:w="2430" w:type="dxa"/>
          </w:tcPr>
          <w:p w14:paraId="6F8AB6AE" w14:textId="1E439C0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interior</w:t>
            </w:r>
          </w:p>
        </w:tc>
        <w:tc>
          <w:tcPr>
            <w:tcW w:w="1530" w:type="dxa"/>
            <w:tcBorders>
              <w:top w:val="nil"/>
              <w:left w:val="nil"/>
              <w:bottom w:val="single" w:sz="8" w:space="0" w:color="auto"/>
              <w:right w:val="single" w:sz="8" w:space="0" w:color="auto"/>
            </w:tcBorders>
            <w:shd w:val="clear" w:color="000000" w:fill="E38F8F"/>
            <w:vAlign w:val="center"/>
          </w:tcPr>
          <w:p w14:paraId="378F2ABF" w14:textId="6AF370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(+/-2.7%)</w:t>
            </w:r>
          </w:p>
        </w:tc>
        <w:tc>
          <w:tcPr>
            <w:tcW w:w="1530" w:type="dxa"/>
            <w:tcBorders>
              <w:top w:val="nil"/>
              <w:left w:val="nil"/>
              <w:bottom w:val="single" w:sz="8" w:space="0" w:color="auto"/>
              <w:right w:val="single" w:sz="8" w:space="0" w:color="auto"/>
            </w:tcBorders>
            <w:shd w:val="clear" w:color="000000" w:fill="F6DDDD"/>
            <w:vAlign w:val="center"/>
          </w:tcPr>
          <w:p w14:paraId="0A67ACD8" w14:textId="6EF763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(+/-4.2%)</w:t>
            </w:r>
          </w:p>
        </w:tc>
        <w:tc>
          <w:tcPr>
            <w:tcW w:w="1530" w:type="dxa"/>
            <w:tcBorders>
              <w:top w:val="nil"/>
              <w:left w:val="single" w:sz="8" w:space="0" w:color="auto"/>
              <w:bottom w:val="single" w:sz="8" w:space="0" w:color="auto"/>
              <w:right w:val="single" w:sz="8" w:space="0" w:color="auto"/>
            </w:tcBorders>
            <w:shd w:val="clear" w:color="000000" w:fill="F6DBDB"/>
            <w:vAlign w:val="center"/>
          </w:tcPr>
          <w:p w14:paraId="465E8A93" w14:textId="72F30D8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(+/-1.8%)</w:t>
            </w:r>
          </w:p>
        </w:tc>
        <w:tc>
          <w:tcPr>
            <w:tcW w:w="1530" w:type="dxa"/>
            <w:tcBorders>
              <w:top w:val="nil"/>
              <w:left w:val="single" w:sz="8" w:space="0" w:color="auto"/>
              <w:bottom w:val="single" w:sz="8" w:space="0" w:color="auto"/>
              <w:right w:val="single" w:sz="8" w:space="0" w:color="auto"/>
            </w:tcBorders>
            <w:shd w:val="clear" w:color="000000" w:fill="FDF8F8"/>
            <w:vAlign w:val="center"/>
          </w:tcPr>
          <w:p w14:paraId="33F6F468" w14:textId="55B445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(+/-0.9%)</w:t>
            </w:r>
          </w:p>
        </w:tc>
      </w:tr>
      <w:tr w:rsidR="00AF1BE5" w:rsidRPr="00703517" w14:paraId="68AAE9B0" w14:textId="59EA2A88" w:rsidTr="00341DE7">
        <w:trPr>
          <w:trHeight w:val="196"/>
          <w:jc w:val="center"/>
        </w:trPr>
        <w:tc>
          <w:tcPr>
            <w:tcW w:w="1165" w:type="dxa"/>
          </w:tcPr>
          <w:p w14:paraId="1220A20E" w14:textId="066E4D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COLPAL</w:t>
            </w:r>
          </w:p>
        </w:tc>
        <w:tc>
          <w:tcPr>
            <w:tcW w:w="2430" w:type="dxa"/>
          </w:tcPr>
          <w:p w14:paraId="08F5A07F" w14:textId="22C4E8E5"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palaeno</w:t>
            </w:r>
          </w:p>
        </w:tc>
        <w:tc>
          <w:tcPr>
            <w:tcW w:w="1530" w:type="dxa"/>
            <w:tcBorders>
              <w:top w:val="nil"/>
              <w:left w:val="nil"/>
              <w:bottom w:val="single" w:sz="8" w:space="0" w:color="auto"/>
              <w:right w:val="single" w:sz="8" w:space="0" w:color="auto"/>
            </w:tcBorders>
            <w:shd w:val="clear" w:color="000000" w:fill="E7EDF8"/>
            <w:vAlign w:val="center"/>
          </w:tcPr>
          <w:p w14:paraId="521ADE75" w14:textId="2984A6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(+/-8.4%)</w:t>
            </w:r>
          </w:p>
        </w:tc>
        <w:tc>
          <w:tcPr>
            <w:tcW w:w="1530" w:type="dxa"/>
            <w:tcBorders>
              <w:top w:val="nil"/>
              <w:left w:val="nil"/>
              <w:bottom w:val="single" w:sz="8" w:space="0" w:color="auto"/>
              <w:right w:val="single" w:sz="8" w:space="0" w:color="auto"/>
            </w:tcBorders>
            <w:shd w:val="clear" w:color="000000" w:fill="FEFDFD"/>
            <w:vAlign w:val="center"/>
          </w:tcPr>
          <w:p w14:paraId="6BD522CA" w14:textId="39BAD4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(+/-6.6%)</w:t>
            </w:r>
          </w:p>
        </w:tc>
        <w:tc>
          <w:tcPr>
            <w:tcW w:w="1530" w:type="dxa"/>
            <w:tcBorders>
              <w:top w:val="nil"/>
              <w:left w:val="single" w:sz="8" w:space="0" w:color="auto"/>
              <w:bottom w:val="single" w:sz="8" w:space="0" w:color="auto"/>
              <w:right w:val="single" w:sz="8" w:space="0" w:color="auto"/>
            </w:tcBorders>
            <w:shd w:val="clear" w:color="000000" w:fill="CB2D2D"/>
            <w:vAlign w:val="center"/>
          </w:tcPr>
          <w:p w14:paraId="6AA49BFC" w14:textId="5040B72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(+/-5.1%)</w:t>
            </w:r>
          </w:p>
        </w:tc>
        <w:tc>
          <w:tcPr>
            <w:tcW w:w="1530" w:type="dxa"/>
            <w:tcBorders>
              <w:top w:val="nil"/>
              <w:left w:val="single" w:sz="8" w:space="0" w:color="auto"/>
              <w:bottom w:val="single" w:sz="8" w:space="0" w:color="auto"/>
              <w:right w:val="single" w:sz="8" w:space="0" w:color="auto"/>
            </w:tcBorders>
            <w:shd w:val="clear" w:color="000000" w:fill="E49393"/>
            <w:vAlign w:val="center"/>
          </w:tcPr>
          <w:p w14:paraId="48011572" w14:textId="78BAEC8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(+/-3.8%)</w:t>
            </w:r>
          </w:p>
        </w:tc>
      </w:tr>
      <w:tr w:rsidR="00AF1BE5" w:rsidRPr="00703517" w14:paraId="1B3B9CD8" w14:textId="34D60AEA" w:rsidTr="00341DE7">
        <w:trPr>
          <w:trHeight w:val="212"/>
          <w:jc w:val="center"/>
        </w:trPr>
        <w:tc>
          <w:tcPr>
            <w:tcW w:w="1165" w:type="dxa"/>
          </w:tcPr>
          <w:p w14:paraId="2415944E" w14:textId="71574E8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COLPHI</w:t>
            </w:r>
          </w:p>
        </w:tc>
        <w:tc>
          <w:tcPr>
            <w:tcW w:w="2430" w:type="dxa"/>
          </w:tcPr>
          <w:p w14:paraId="6AE73898" w14:textId="77276FC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philodice</w:t>
            </w:r>
          </w:p>
        </w:tc>
        <w:tc>
          <w:tcPr>
            <w:tcW w:w="1530" w:type="dxa"/>
            <w:tcBorders>
              <w:top w:val="nil"/>
              <w:left w:val="nil"/>
              <w:bottom w:val="single" w:sz="8" w:space="0" w:color="auto"/>
              <w:right w:val="single" w:sz="8" w:space="0" w:color="auto"/>
            </w:tcBorders>
            <w:shd w:val="clear" w:color="000000" w:fill="FCFDFE"/>
            <w:vAlign w:val="center"/>
          </w:tcPr>
          <w:p w14:paraId="43730B44" w14:textId="009FD2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(+/-6.2%)</w:t>
            </w:r>
          </w:p>
        </w:tc>
        <w:tc>
          <w:tcPr>
            <w:tcW w:w="1530" w:type="dxa"/>
            <w:tcBorders>
              <w:top w:val="nil"/>
              <w:left w:val="nil"/>
              <w:bottom w:val="single" w:sz="8" w:space="0" w:color="auto"/>
              <w:right w:val="single" w:sz="8" w:space="0" w:color="auto"/>
            </w:tcBorders>
            <w:shd w:val="clear" w:color="000000" w:fill="E7EDF8"/>
            <w:vAlign w:val="center"/>
          </w:tcPr>
          <w:p w14:paraId="2F8406D9" w14:textId="359390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(+/-8.6%)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77076FD2" w14:textId="289699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7359C5F2" w14:textId="68F7D2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(+/-0.9%)</w:t>
            </w:r>
          </w:p>
        </w:tc>
      </w:tr>
      <w:tr w:rsidR="00AF1BE5" w:rsidRPr="00703517" w14:paraId="41D01AB9" w14:textId="0C9976D9" w:rsidTr="00341DE7">
        <w:trPr>
          <w:trHeight w:val="196"/>
          <w:jc w:val="center"/>
        </w:trPr>
        <w:tc>
          <w:tcPr>
            <w:tcW w:w="1165" w:type="dxa"/>
          </w:tcPr>
          <w:p w14:paraId="0083FE83" w14:textId="00FC06C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CUPAMY</w:t>
            </w:r>
          </w:p>
        </w:tc>
        <w:tc>
          <w:tcPr>
            <w:tcW w:w="2430" w:type="dxa"/>
          </w:tcPr>
          <w:p w14:paraId="62C78EA0" w14:textId="3EF9312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Cupido amyntula</w:t>
            </w:r>
          </w:p>
        </w:tc>
        <w:tc>
          <w:tcPr>
            <w:tcW w:w="1530" w:type="dxa"/>
            <w:tcBorders>
              <w:top w:val="nil"/>
              <w:left w:val="nil"/>
              <w:bottom w:val="single" w:sz="8" w:space="0" w:color="auto"/>
              <w:right w:val="single" w:sz="8" w:space="0" w:color="auto"/>
            </w:tcBorders>
            <w:shd w:val="clear" w:color="000000" w:fill="E9A9A9"/>
            <w:vAlign w:val="center"/>
          </w:tcPr>
          <w:p w14:paraId="1CB78252" w14:textId="176B52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(+/-4.0%)</w:t>
            </w:r>
          </w:p>
        </w:tc>
        <w:tc>
          <w:tcPr>
            <w:tcW w:w="1530" w:type="dxa"/>
            <w:tcBorders>
              <w:top w:val="nil"/>
              <w:left w:val="nil"/>
              <w:bottom w:val="single" w:sz="8" w:space="0" w:color="auto"/>
              <w:right w:val="single" w:sz="8" w:space="0" w:color="auto"/>
            </w:tcBorders>
            <w:shd w:val="clear" w:color="000000" w:fill="FAEEEE"/>
            <w:vAlign w:val="center"/>
          </w:tcPr>
          <w:p w14:paraId="470F3BD6" w14:textId="7745E81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(+/-3.5%)</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E77557D" w14:textId="19F911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c>
          <w:tcPr>
            <w:tcW w:w="1530" w:type="dxa"/>
            <w:tcBorders>
              <w:top w:val="nil"/>
              <w:left w:val="single" w:sz="8" w:space="0" w:color="auto"/>
              <w:bottom w:val="single" w:sz="8" w:space="0" w:color="auto"/>
              <w:right w:val="single" w:sz="8" w:space="0" w:color="auto"/>
            </w:tcBorders>
            <w:shd w:val="clear" w:color="000000" w:fill="FCF4F4"/>
            <w:vAlign w:val="center"/>
          </w:tcPr>
          <w:p w14:paraId="33176099" w14:textId="54988E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(+/-0.5%)</w:t>
            </w:r>
          </w:p>
        </w:tc>
      </w:tr>
      <w:tr w:rsidR="00AF1BE5" w:rsidRPr="00703517" w14:paraId="06249DBD" w14:textId="6C717ADC" w:rsidTr="00341DE7">
        <w:trPr>
          <w:trHeight w:val="212"/>
          <w:jc w:val="center"/>
        </w:trPr>
        <w:tc>
          <w:tcPr>
            <w:tcW w:w="1165" w:type="dxa"/>
          </w:tcPr>
          <w:p w14:paraId="4B8FD00D" w14:textId="4450B1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CUPCOM</w:t>
            </w:r>
          </w:p>
        </w:tc>
        <w:tc>
          <w:tcPr>
            <w:tcW w:w="2430" w:type="dxa"/>
          </w:tcPr>
          <w:p w14:paraId="672D71B0" w14:textId="78DEFCE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Cupido comyntas</w:t>
            </w:r>
          </w:p>
        </w:tc>
        <w:tc>
          <w:tcPr>
            <w:tcW w:w="1530" w:type="dxa"/>
            <w:tcBorders>
              <w:top w:val="nil"/>
              <w:left w:val="nil"/>
              <w:bottom w:val="single" w:sz="8" w:space="0" w:color="auto"/>
              <w:right w:val="single" w:sz="8" w:space="0" w:color="auto"/>
            </w:tcBorders>
            <w:shd w:val="clear" w:color="000000" w:fill="A1B8E2"/>
            <w:vAlign w:val="center"/>
          </w:tcPr>
          <w:p w14:paraId="556F6D83" w14:textId="6587A5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7194D2"/>
            <w:vAlign w:val="center"/>
          </w:tcPr>
          <w:p w14:paraId="2EC92F1B" w14:textId="3D7D37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(+/-8.0%)</w:t>
            </w:r>
          </w:p>
        </w:tc>
        <w:tc>
          <w:tcPr>
            <w:tcW w:w="1530" w:type="dxa"/>
            <w:tcBorders>
              <w:top w:val="nil"/>
              <w:left w:val="single" w:sz="8" w:space="0" w:color="auto"/>
              <w:bottom w:val="single" w:sz="8" w:space="0" w:color="auto"/>
              <w:right w:val="single" w:sz="8" w:space="0" w:color="auto"/>
            </w:tcBorders>
            <w:shd w:val="clear" w:color="000000" w:fill="B5C8E8"/>
            <w:vAlign w:val="center"/>
          </w:tcPr>
          <w:p w14:paraId="7720E397" w14:textId="7F7DD67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c>
          <w:tcPr>
            <w:tcW w:w="1530" w:type="dxa"/>
            <w:tcBorders>
              <w:top w:val="nil"/>
              <w:left w:val="single" w:sz="8" w:space="0" w:color="auto"/>
              <w:bottom w:val="single" w:sz="8" w:space="0" w:color="auto"/>
              <w:right w:val="single" w:sz="8" w:space="0" w:color="auto"/>
            </w:tcBorders>
            <w:shd w:val="clear" w:color="000000" w:fill="CDDAF0"/>
            <w:vAlign w:val="center"/>
          </w:tcPr>
          <w:p w14:paraId="43C80E51" w14:textId="394C6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(+/-0.9%)</w:t>
            </w:r>
          </w:p>
        </w:tc>
      </w:tr>
      <w:tr w:rsidR="00AF1BE5" w:rsidRPr="00703517" w14:paraId="5A87C9E6" w14:textId="3C782523" w:rsidTr="00341DE7">
        <w:trPr>
          <w:trHeight w:val="196"/>
          <w:jc w:val="center"/>
        </w:trPr>
        <w:tc>
          <w:tcPr>
            <w:tcW w:w="1165" w:type="dxa"/>
          </w:tcPr>
          <w:p w14:paraId="5641BF7B" w14:textId="7030FB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EPACLA</w:t>
            </w:r>
          </w:p>
        </w:tc>
        <w:tc>
          <w:tcPr>
            <w:tcW w:w="2430" w:type="dxa"/>
          </w:tcPr>
          <w:p w14:paraId="335BBBEF" w14:textId="1D9A21E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Epargyreus clarus</w:t>
            </w:r>
          </w:p>
        </w:tc>
        <w:tc>
          <w:tcPr>
            <w:tcW w:w="1530" w:type="dxa"/>
            <w:tcBorders>
              <w:top w:val="nil"/>
              <w:left w:val="nil"/>
              <w:bottom w:val="single" w:sz="8" w:space="0" w:color="auto"/>
              <w:right w:val="single" w:sz="8" w:space="0" w:color="auto"/>
            </w:tcBorders>
            <w:shd w:val="clear" w:color="000000" w:fill="CEDAF0"/>
            <w:vAlign w:val="center"/>
          </w:tcPr>
          <w:p w14:paraId="61458907" w14:textId="4F6EBB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(+/-4.4%)</w:t>
            </w:r>
          </w:p>
        </w:tc>
        <w:tc>
          <w:tcPr>
            <w:tcW w:w="1530" w:type="dxa"/>
            <w:tcBorders>
              <w:top w:val="nil"/>
              <w:left w:val="nil"/>
              <w:bottom w:val="single" w:sz="8" w:space="0" w:color="auto"/>
              <w:right w:val="single" w:sz="8" w:space="0" w:color="auto"/>
            </w:tcBorders>
            <w:shd w:val="clear" w:color="000000" w:fill="E0E8F5"/>
            <w:vAlign w:val="center"/>
          </w:tcPr>
          <w:p w14:paraId="43A6BD24" w14:textId="665CEB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6EB2E19F" w14:textId="5E53C7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(+/-0.0%)</w:t>
            </w:r>
          </w:p>
        </w:tc>
        <w:tc>
          <w:tcPr>
            <w:tcW w:w="1530" w:type="dxa"/>
            <w:tcBorders>
              <w:top w:val="nil"/>
              <w:left w:val="single" w:sz="8" w:space="0" w:color="auto"/>
              <w:bottom w:val="single" w:sz="8" w:space="0" w:color="auto"/>
              <w:right w:val="single" w:sz="8" w:space="0" w:color="auto"/>
            </w:tcBorders>
            <w:shd w:val="clear" w:color="000000" w:fill="F7DFDF"/>
            <w:vAlign w:val="center"/>
          </w:tcPr>
          <w:p w14:paraId="5F867EE8" w14:textId="4D499CD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(+/-0.4%)</w:t>
            </w:r>
          </w:p>
        </w:tc>
      </w:tr>
      <w:tr w:rsidR="00AF1BE5" w:rsidRPr="00703517" w14:paraId="741FC940" w14:textId="66419CE8" w:rsidTr="00341DE7">
        <w:trPr>
          <w:trHeight w:val="212"/>
          <w:jc w:val="center"/>
        </w:trPr>
        <w:tc>
          <w:tcPr>
            <w:tcW w:w="1165" w:type="dxa"/>
          </w:tcPr>
          <w:p w14:paraId="4A78039E" w14:textId="514E5DB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EREDIS</w:t>
            </w:r>
          </w:p>
        </w:tc>
        <w:tc>
          <w:tcPr>
            <w:tcW w:w="2430" w:type="dxa"/>
          </w:tcPr>
          <w:p w14:paraId="792F9C19" w14:textId="3D13AD6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discoidalis</w:t>
            </w:r>
          </w:p>
        </w:tc>
        <w:tc>
          <w:tcPr>
            <w:tcW w:w="1530" w:type="dxa"/>
            <w:tcBorders>
              <w:top w:val="nil"/>
              <w:left w:val="nil"/>
              <w:bottom w:val="single" w:sz="8" w:space="0" w:color="auto"/>
              <w:right w:val="single" w:sz="8" w:space="0" w:color="auto"/>
            </w:tcBorders>
            <w:shd w:val="clear" w:color="000000" w:fill="D24A4A"/>
            <w:vAlign w:val="center"/>
          </w:tcPr>
          <w:p w14:paraId="32846F8E" w14:textId="233A13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(+/-3.8%)</w:t>
            </w:r>
          </w:p>
        </w:tc>
        <w:tc>
          <w:tcPr>
            <w:tcW w:w="1530" w:type="dxa"/>
            <w:tcBorders>
              <w:top w:val="nil"/>
              <w:left w:val="nil"/>
              <w:bottom w:val="single" w:sz="8" w:space="0" w:color="auto"/>
              <w:right w:val="single" w:sz="8" w:space="0" w:color="auto"/>
            </w:tcBorders>
            <w:shd w:val="clear" w:color="000000" w:fill="DF8080"/>
            <w:vAlign w:val="center"/>
          </w:tcPr>
          <w:p w14:paraId="1DB879D2" w14:textId="5E5AD7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(+/-2.9%)</w:t>
            </w:r>
          </w:p>
        </w:tc>
        <w:tc>
          <w:tcPr>
            <w:tcW w:w="1530" w:type="dxa"/>
            <w:tcBorders>
              <w:top w:val="nil"/>
              <w:left w:val="single" w:sz="8" w:space="0" w:color="auto"/>
              <w:bottom w:val="single" w:sz="8" w:space="0" w:color="auto"/>
              <w:right w:val="single" w:sz="8" w:space="0" w:color="auto"/>
            </w:tcBorders>
            <w:shd w:val="clear" w:color="000000" w:fill="E79F9F"/>
            <w:vAlign w:val="center"/>
          </w:tcPr>
          <w:p w14:paraId="492641F5" w14:textId="29467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0C3C3"/>
            <w:vAlign w:val="center"/>
          </w:tcPr>
          <w:p w14:paraId="5BBD3795" w14:textId="162A7D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(+/-2.0%)</w:t>
            </w:r>
          </w:p>
        </w:tc>
      </w:tr>
      <w:tr w:rsidR="00AF1BE5" w:rsidRPr="00703517" w14:paraId="7C85F04C" w14:textId="2D139B52" w:rsidTr="00341DE7">
        <w:trPr>
          <w:trHeight w:val="196"/>
          <w:jc w:val="center"/>
        </w:trPr>
        <w:tc>
          <w:tcPr>
            <w:tcW w:w="1165" w:type="dxa"/>
          </w:tcPr>
          <w:p w14:paraId="0123D991" w14:textId="763308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EREEPI</w:t>
            </w:r>
          </w:p>
        </w:tc>
        <w:tc>
          <w:tcPr>
            <w:tcW w:w="2430" w:type="dxa"/>
          </w:tcPr>
          <w:p w14:paraId="575E3C42" w14:textId="36F0266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epipsodea</w:t>
            </w:r>
          </w:p>
        </w:tc>
        <w:tc>
          <w:tcPr>
            <w:tcW w:w="1530" w:type="dxa"/>
            <w:tcBorders>
              <w:top w:val="nil"/>
              <w:left w:val="nil"/>
              <w:bottom w:val="single" w:sz="8" w:space="0" w:color="auto"/>
              <w:right w:val="single" w:sz="8" w:space="0" w:color="auto"/>
            </w:tcBorders>
            <w:shd w:val="clear" w:color="000000" w:fill="DB7171"/>
            <w:vAlign w:val="center"/>
          </w:tcPr>
          <w:p w14:paraId="553A8CBD" w14:textId="45F1B63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(+/-6.3%)</w:t>
            </w:r>
          </w:p>
        </w:tc>
        <w:tc>
          <w:tcPr>
            <w:tcW w:w="1530" w:type="dxa"/>
            <w:tcBorders>
              <w:top w:val="nil"/>
              <w:left w:val="nil"/>
              <w:bottom w:val="single" w:sz="8" w:space="0" w:color="auto"/>
              <w:right w:val="single" w:sz="8" w:space="0" w:color="auto"/>
            </w:tcBorders>
            <w:shd w:val="clear" w:color="000000" w:fill="ECB6B6"/>
            <w:vAlign w:val="center"/>
          </w:tcPr>
          <w:p w14:paraId="42360F05" w14:textId="466D2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4D3D3"/>
            <w:vAlign w:val="center"/>
          </w:tcPr>
          <w:p w14:paraId="2EEAFCEC" w14:textId="2BAED01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(+/-1.0%)</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07F5B5DE" w14:textId="0E612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(+/-0.6%)</w:t>
            </w:r>
          </w:p>
        </w:tc>
      </w:tr>
      <w:tr w:rsidR="00AF1BE5" w:rsidRPr="00703517" w14:paraId="6B002FBB" w14:textId="2DCB8483" w:rsidTr="00341DE7">
        <w:trPr>
          <w:trHeight w:val="196"/>
          <w:jc w:val="center"/>
        </w:trPr>
        <w:tc>
          <w:tcPr>
            <w:tcW w:w="1165" w:type="dxa"/>
          </w:tcPr>
          <w:p w14:paraId="28DC8502" w14:textId="0AD0B5C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EREFAS</w:t>
            </w:r>
          </w:p>
        </w:tc>
        <w:tc>
          <w:tcPr>
            <w:tcW w:w="2430" w:type="dxa"/>
          </w:tcPr>
          <w:p w14:paraId="2EE7680F" w14:textId="35FD288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fasciata</w:t>
            </w:r>
          </w:p>
        </w:tc>
        <w:tc>
          <w:tcPr>
            <w:tcW w:w="1530" w:type="dxa"/>
            <w:tcBorders>
              <w:top w:val="nil"/>
              <w:left w:val="nil"/>
              <w:bottom w:val="single" w:sz="8" w:space="0" w:color="auto"/>
              <w:right w:val="single" w:sz="8" w:space="0" w:color="auto"/>
            </w:tcBorders>
            <w:shd w:val="clear" w:color="000000" w:fill="E1E8F6"/>
            <w:vAlign w:val="center"/>
          </w:tcPr>
          <w:p w14:paraId="7E8FC21D" w14:textId="3C2EC1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(+/-2.7%)</w:t>
            </w:r>
          </w:p>
        </w:tc>
        <w:tc>
          <w:tcPr>
            <w:tcW w:w="1530" w:type="dxa"/>
            <w:tcBorders>
              <w:top w:val="nil"/>
              <w:left w:val="nil"/>
              <w:bottom w:val="single" w:sz="8" w:space="0" w:color="auto"/>
              <w:right w:val="single" w:sz="8" w:space="0" w:color="auto"/>
            </w:tcBorders>
            <w:shd w:val="clear" w:color="000000" w:fill="EAABAB"/>
            <w:vAlign w:val="center"/>
          </w:tcPr>
          <w:p w14:paraId="6C16DB5A" w14:textId="09F82B4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(+/-4.8%)</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43E9FF9C" w14:textId="5EBBBC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(+/-2.5%)</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02FFDD84" w14:textId="7EB3E2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(+/-3.2%)</w:t>
            </w:r>
          </w:p>
        </w:tc>
      </w:tr>
      <w:tr w:rsidR="00AF1BE5" w:rsidRPr="00703517" w14:paraId="609A953C" w14:textId="7690817B" w:rsidTr="00341DE7">
        <w:trPr>
          <w:trHeight w:val="212"/>
          <w:jc w:val="center"/>
        </w:trPr>
        <w:tc>
          <w:tcPr>
            <w:tcW w:w="1165" w:type="dxa"/>
          </w:tcPr>
          <w:p w14:paraId="16A25593" w14:textId="1566BA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EREROS</w:t>
            </w:r>
          </w:p>
        </w:tc>
        <w:tc>
          <w:tcPr>
            <w:tcW w:w="2430" w:type="dxa"/>
          </w:tcPr>
          <w:p w14:paraId="6CB99DD3" w14:textId="4C08ECA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rossii</w:t>
            </w:r>
          </w:p>
        </w:tc>
        <w:tc>
          <w:tcPr>
            <w:tcW w:w="1530" w:type="dxa"/>
            <w:tcBorders>
              <w:top w:val="nil"/>
              <w:left w:val="nil"/>
              <w:bottom w:val="single" w:sz="8" w:space="0" w:color="auto"/>
              <w:right w:val="single" w:sz="8" w:space="0" w:color="auto"/>
            </w:tcBorders>
            <w:shd w:val="clear" w:color="000000" w:fill="F5F7FC"/>
            <w:vAlign w:val="center"/>
          </w:tcPr>
          <w:p w14:paraId="27E8950D" w14:textId="53B646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(+/-2.4%)</w:t>
            </w:r>
          </w:p>
        </w:tc>
        <w:tc>
          <w:tcPr>
            <w:tcW w:w="1530" w:type="dxa"/>
            <w:tcBorders>
              <w:top w:val="nil"/>
              <w:left w:val="nil"/>
              <w:bottom w:val="single" w:sz="8" w:space="0" w:color="auto"/>
              <w:right w:val="single" w:sz="8" w:space="0" w:color="auto"/>
            </w:tcBorders>
            <w:shd w:val="clear" w:color="000000" w:fill="FDFEFF"/>
            <w:vAlign w:val="center"/>
          </w:tcPr>
          <w:p w14:paraId="20AACEB2" w14:textId="160F9C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(+/-4.7%)</w:t>
            </w:r>
          </w:p>
        </w:tc>
        <w:tc>
          <w:tcPr>
            <w:tcW w:w="1530" w:type="dxa"/>
            <w:tcBorders>
              <w:top w:val="nil"/>
              <w:left w:val="single" w:sz="8" w:space="0" w:color="auto"/>
              <w:bottom w:val="single" w:sz="8" w:space="0" w:color="auto"/>
              <w:right w:val="single" w:sz="8" w:space="0" w:color="auto"/>
            </w:tcBorders>
            <w:shd w:val="clear" w:color="000000" w:fill="D24B4B"/>
            <w:vAlign w:val="center"/>
          </w:tcPr>
          <w:p w14:paraId="53C83444" w14:textId="249111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(+/-2.9%)</w:t>
            </w:r>
          </w:p>
        </w:tc>
        <w:tc>
          <w:tcPr>
            <w:tcW w:w="1530" w:type="dxa"/>
            <w:tcBorders>
              <w:top w:val="nil"/>
              <w:left w:val="single" w:sz="8" w:space="0" w:color="auto"/>
              <w:bottom w:val="single" w:sz="8" w:space="0" w:color="auto"/>
              <w:right w:val="single" w:sz="8" w:space="0" w:color="auto"/>
            </w:tcBorders>
            <w:shd w:val="clear" w:color="000000" w:fill="C82020"/>
            <w:vAlign w:val="center"/>
          </w:tcPr>
          <w:p w14:paraId="4289F7FC" w14:textId="204CD1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(+/-3.1%)</w:t>
            </w:r>
          </w:p>
        </w:tc>
      </w:tr>
      <w:tr w:rsidR="00AF1BE5" w:rsidRPr="00703517" w14:paraId="6B224F68" w14:textId="2172C553" w:rsidTr="00341DE7">
        <w:trPr>
          <w:trHeight w:val="196"/>
          <w:jc w:val="center"/>
        </w:trPr>
        <w:tc>
          <w:tcPr>
            <w:tcW w:w="1165" w:type="dxa"/>
          </w:tcPr>
          <w:p w14:paraId="5F71E19F" w14:textId="3CB1FC9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EREYOU</w:t>
            </w:r>
          </w:p>
        </w:tc>
        <w:tc>
          <w:tcPr>
            <w:tcW w:w="2430" w:type="dxa"/>
          </w:tcPr>
          <w:p w14:paraId="2EE9746B" w14:textId="0D6CB20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youngi</w:t>
            </w:r>
          </w:p>
        </w:tc>
        <w:tc>
          <w:tcPr>
            <w:tcW w:w="1530" w:type="dxa"/>
            <w:tcBorders>
              <w:top w:val="nil"/>
              <w:left w:val="nil"/>
              <w:bottom w:val="single" w:sz="8" w:space="0" w:color="auto"/>
              <w:right w:val="single" w:sz="8" w:space="0" w:color="auto"/>
            </w:tcBorders>
            <w:shd w:val="clear" w:color="000000" w:fill="E3EAF6"/>
            <w:vAlign w:val="center"/>
          </w:tcPr>
          <w:p w14:paraId="4D23F6AD" w14:textId="028E4B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(+/-2.1%)</w:t>
            </w:r>
          </w:p>
        </w:tc>
        <w:tc>
          <w:tcPr>
            <w:tcW w:w="1530" w:type="dxa"/>
            <w:tcBorders>
              <w:top w:val="nil"/>
              <w:left w:val="nil"/>
              <w:bottom w:val="single" w:sz="8" w:space="0" w:color="auto"/>
              <w:right w:val="single" w:sz="8" w:space="0" w:color="auto"/>
            </w:tcBorders>
            <w:shd w:val="clear" w:color="000000" w:fill="FEFCFC"/>
            <w:vAlign w:val="center"/>
          </w:tcPr>
          <w:p w14:paraId="77BB2176" w14:textId="5FA93B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(+/-2.4%)</w:t>
            </w:r>
          </w:p>
        </w:tc>
        <w:tc>
          <w:tcPr>
            <w:tcW w:w="1530" w:type="dxa"/>
            <w:tcBorders>
              <w:top w:val="nil"/>
              <w:left w:val="single" w:sz="8" w:space="0" w:color="auto"/>
              <w:bottom w:val="single" w:sz="8" w:space="0" w:color="auto"/>
              <w:right w:val="single" w:sz="8" w:space="0" w:color="auto"/>
            </w:tcBorders>
            <w:shd w:val="clear" w:color="000000" w:fill="D45454"/>
            <w:vAlign w:val="center"/>
          </w:tcPr>
          <w:p w14:paraId="60FFAB2B" w14:textId="0E2922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(+/-2.1%)</w:t>
            </w:r>
          </w:p>
        </w:tc>
        <w:tc>
          <w:tcPr>
            <w:tcW w:w="1530" w:type="dxa"/>
            <w:tcBorders>
              <w:top w:val="nil"/>
              <w:left w:val="single" w:sz="8" w:space="0" w:color="auto"/>
              <w:bottom w:val="single" w:sz="8" w:space="0" w:color="auto"/>
              <w:right w:val="single" w:sz="8" w:space="0" w:color="auto"/>
            </w:tcBorders>
            <w:shd w:val="clear" w:color="000000" w:fill="C82323"/>
            <w:vAlign w:val="center"/>
          </w:tcPr>
          <w:p w14:paraId="4B5681D6" w14:textId="6A9BB0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(+/-2.3%)</w:t>
            </w:r>
          </w:p>
        </w:tc>
      </w:tr>
      <w:tr w:rsidR="00AF1BE5" w:rsidRPr="00703517" w14:paraId="519597E8" w14:textId="28C6ED7F" w:rsidTr="00341DE7">
        <w:trPr>
          <w:trHeight w:val="212"/>
          <w:jc w:val="center"/>
        </w:trPr>
        <w:tc>
          <w:tcPr>
            <w:tcW w:w="1165" w:type="dxa"/>
          </w:tcPr>
          <w:p w14:paraId="20C77127" w14:textId="0A7EEA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ERYICE</w:t>
            </w:r>
          </w:p>
        </w:tc>
        <w:tc>
          <w:tcPr>
            <w:tcW w:w="2430" w:type="dxa"/>
          </w:tcPr>
          <w:p w14:paraId="1E4CB365" w14:textId="1DF719E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Erynnis icelus</w:t>
            </w:r>
          </w:p>
        </w:tc>
        <w:tc>
          <w:tcPr>
            <w:tcW w:w="1530" w:type="dxa"/>
            <w:tcBorders>
              <w:top w:val="nil"/>
              <w:left w:val="nil"/>
              <w:bottom w:val="single" w:sz="8" w:space="0" w:color="auto"/>
              <w:right w:val="single" w:sz="8" w:space="0" w:color="auto"/>
            </w:tcBorders>
            <w:shd w:val="clear" w:color="000000" w:fill="F1C6C6"/>
            <w:vAlign w:val="center"/>
          </w:tcPr>
          <w:p w14:paraId="7F8AF571" w14:textId="5AE1AE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(+/-5.4%)</w:t>
            </w:r>
          </w:p>
        </w:tc>
        <w:tc>
          <w:tcPr>
            <w:tcW w:w="1530" w:type="dxa"/>
            <w:tcBorders>
              <w:top w:val="nil"/>
              <w:left w:val="nil"/>
              <w:bottom w:val="single" w:sz="8" w:space="0" w:color="auto"/>
              <w:right w:val="single" w:sz="8" w:space="0" w:color="auto"/>
            </w:tcBorders>
            <w:shd w:val="clear" w:color="000000" w:fill="FEFCFC"/>
            <w:vAlign w:val="center"/>
          </w:tcPr>
          <w:p w14:paraId="10F6E265" w14:textId="215C5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(+/-6.0%)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6A57F75C" w14:textId="5508727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(+/-1.6%)</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4BB966E1" w14:textId="0215FB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(+/-0.6%)</w:t>
            </w:r>
          </w:p>
        </w:tc>
      </w:tr>
      <w:tr w:rsidR="00AF1BE5" w:rsidRPr="00703517" w14:paraId="675BC46E" w14:textId="64228854" w:rsidTr="00341DE7">
        <w:trPr>
          <w:trHeight w:val="196"/>
          <w:jc w:val="center"/>
        </w:trPr>
        <w:tc>
          <w:tcPr>
            <w:tcW w:w="1165" w:type="dxa"/>
          </w:tcPr>
          <w:p w14:paraId="69CA0ED5" w14:textId="6011C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ERYJUV</w:t>
            </w:r>
          </w:p>
        </w:tc>
        <w:tc>
          <w:tcPr>
            <w:tcW w:w="2430" w:type="dxa"/>
          </w:tcPr>
          <w:p w14:paraId="07A803D5" w14:textId="2BA883F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Erynnis juvenalis</w:t>
            </w:r>
          </w:p>
        </w:tc>
        <w:tc>
          <w:tcPr>
            <w:tcW w:w="1530" w:type="dxa"/>
            <w:tcBorders>
              <w:top w:val="nil"/>
              <w:left w:val="nil"/>
              <w:bottom w:val="single" w:sz="8" w:space="0" w:color="auto"/>
              <w:right w:val="single" w:sz="8" w:space="0" w:color="auto"/>
            </w:tcBorders>
            <w:shd w:val="clear" w:color="000000" w:fill="F9E9E9"/>
            <w:vAlign w:val="center"/>
          </w:tcPr>
          <w:p w14:paraId="53A7BEEC" w14:textId="1487AD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(+/-3.8%)</w:t>
            </w:r>
          </w:p>
        </w:tc>
        <w:tc>
          <w:tcPr>
            <w:tcW w:w="1530" w:type="dxa"/>
            <w:tcBorders>
              <w:top w:val="nil"/>
              <w:left w:val="nil"/>
              <w:bottom w:val="single" w:sz="8" w:space="0" w:color="auto"/>
              <w:right w:val="single" w:sz="8" w:space="0" w:color="auto"/>
            </w:tcBorders>
            <w:shd w:val="clear" w:color="000000" w:fill="F3F6FC"/>
            <w:vAlign w:val="center"/>
          </w:tcPr>
          <w:p w14:paraId="65543494" w14:textId="704B7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(+/-3.1%)</w:t>
            </w:r>
          </w:p>
        </w:tc>
        <w:tc>
          <w:tcPr>
            <w:tcW w:w="1530" w:type="dxa"/>
            <w:tcBorders>
              <w:top w:val="nil"/>
              <w:left w:val="single" w:sz="8" w:space="0" w:color="auto"/>
              <w:bottom w:val="single" w:sz="8" w:space="0" w:color="auto"/>
              <w:right w:val="single" w:sz="8" w:space="0" w:color="auto"/>
            </w:tcBorders>
            <w:shd w:val="clear" w:color="000000" w:fill="DAE4F4"/>
            <w:vAlign w:val="center"/>
          </w:tcPr>
          <w:p w14:paraId="6A721197" w14:textId="711CC8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(+/-0.6%)</w:t>
            </w:r>
          </w:p>
        </w:tc>
        <w:tc>
          <w:tcPr>
            <w:tcW w:w="1530" w:type="dxa"/>
            <w:tcBorders>
              <w:top w:val="nil"/>
              <w:left w:val="single" w:sz="8" w:space="0" w:color="auto"/>
              <w:bottom w:val="single" w:sz="8" w:space="0" w:color="auto"/>
              <w:right w:val="single" w:sz="8" w:space="0" w:color="auto"/>
            </w:tcBorders>
            <w:shd w:val="clear" w:color="000000" w:fill="DCE5F4"/>
            <w:vAlign w:val="center"/>
          </w:tcPr>
          <w:p w14:paraId="3519C96A" w14:textId="161CD7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(+/-0.6%)</w:t>
            </w:r>
          </w:p>
        </w:tc>
      </w:tr>
      <w:tr w:rsidR="00AF1BE5" w:rsidRPr="00703517" w14:paraId="0886CBF1" w14:textId="5245CCA8" w:rsidTr="00341DE7">
        <w:trPr>
          <w:trHeight w:val="212"/>
          <w:jc w:val="center"/>
        </w:trPr>
        <w:tc>
          <w:tcPr>
            <w:tcW w:w="1165" w:type="dxa"/>
          </w:tcPr>
          <w:p w14:paraId="364C5D7B" w14:textId="3D17A2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ERYPER</w:t>
            </w:r>
          </w:p>
        </w:tc>
        <w:tc>
          <w:tcPr>
            <w:tcW w:w="2430" w:type="dxa"/>
          </w:tcPr>
          <w:p w14:paraId="2AAB00BE" w14:textId="7ADB492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Erynnis persius</w:t>
            </w:r>
          </w:p>
        </w:tc>
        <w:tc>
          <w:tcPr>
            <w:tcW w:w="1530" w:type="dxa"/>
            <w:tcBorders>
              <w:top w:val="nil"/>
              <w:left w:val="nil"/>
              <w:bottom w:val="single" w:sz="8" w:space="0" w:color="auto"/>
              <w:right w:val="single" w:sz="8" w:space="0" w:color="auto"/>
            </w:tcBorders>
            <w:shd w:val="clear" w:color="000000" w:fill="F1C8C8"/>
            <w:vAlign w:val="center"/>
          </w:tcPr>
          <w:p w14:paraId="7D483051" w14:textId="3EC9FB2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(+/-0.9%)</w:t>
            </w:r>
          </w:p>
        </w:tc>
        <w:tc>
          <w:tcPr>
            <w:tcW w:w="1530" w:type="dxa"/>
            <w:tcBorders>
              <w:top w:val="nil"/>
              <w:left w:val="nil"/>
              <w:bottom w:val="single" w:sz="8" w:space="0" w:color="auto"/>
              <w:right w:val="single" w:sz="8" w:space="0" w:color="auto"/>
            </w:tcBorders>
            <w:shd w:val="clear" w:color="000000" w:fill="FDF8F8"/>
            <w:vAlign w:val="center"/>
          </w:tcPr>
          <w:p w14:paraId="55729593" w14:textId="48C86E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c>
          <w:tcPr>
            <w:tcW w:w="1530" w:type="dxa"/>
            <w:tcBorders>
              <w:top w:val="nil"/>
              <w:left w:val="single" w:sz="8" w:space="0" w:color="auto"/>
              <w:bottom w:val="single" w:sz="8" w:space="0" w:color="auto"/>
              <w:right w:val="single" w:sz="8" w:space="0" w:color="auto"/>
            </w:tcBorders>
            <w:shd w:val="clear" w:color="000000" w:fill="FBF0F0"/>
            <w:vAlign w:val="center"/>
          </w:tcPr>
          <w:p w14:paraId="27E115E0" w14:textId="7C24A99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10F451" w14:textId="0F31F6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7AE0A0E" w14:textId="734B3FA9" w:rsidTr="00341DE7">
        <w:trPr>
          <w:trHeight w:val="196"/>
          <w:jc w:val="center"/>
        </w:trPr>
        <w:tc>
          <w:tcPr>
            <w:tcW w:w="1165" w:type="dxa"/>
          </w:tcPr>
          <w:p w14:paraId="70859342" w14:textId="2BA280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EUCAUS</w:t>
            </w:r>
          </w:p>
        </w:tc>
        <w:tc>
          <w:tcPr>
            <w:tcW w:w="2430" w:type="dxa"/>
          </w:tcPr>
          <w:p w14:paraId="4F6F4077" w14:textId="4993819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Euchloe ausonides</w:t>
            </w:r>
          </w:p>
        </w:tc>
        <w:tc>
          <w:tcPr>
            <w:tcW w:w="1530" w:type="dxa"/>
            <w:tcBorders>
              <w:top w:val="nil"/>
              <w:left w:val="nil"/>
              <w:bottom w:val="single" w:sz="8" w:space="0" w:color="auto"/>
              <w:right w:val="single" w:sz="8" w:space="0" w:color="auto"/>
            </w:tcBorders>
            <w:shd w:val="clear" w:color="000000" w:fill="D96565"/>
            <w:vAlign w:val="center"/>
          </w:tcPr>
          <w:p w14:paraId="7A08E7E0" w14:textId="72E4B4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(+/-3.9%)</w:t>
            </w:r>
          </w:p>
        </w:tc>
        <w:tc>
          <w:tcPr>
            <w:tcW w:w="1530" w:type="dxa"/>
            <w:tcBorders>
              <w:top w:val="nil"/>
              <w:left w:val="nil"/>
              <w:bottom w:val="single" w:sz="8" w:space="0" w:color="auto"/>
              <w:right w:val="single" w:sz="8" w:space="0" w:color="auto"/>
            </w:tcBorders>
            <w:shd w:val="clear" w:color="000000" w:fill="E9A6A6"/>
            <w:vAlign w:val="center"/>
          </w:tcPr>
          <w:p w14:paraId="42B463A0" w14:textId="63D324E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(+/-4.4%)</w:t>
            </w:r>
          </w:p>
        </w:tc>
        <w:tc>
          <w:tcPr>
            <w:tcW w:w="1530" w:type="dxa"/>
            <w:tcBorders>
              <w:top w:val="nil"/>
              <w:left w:val="single" w:sz="8" w:space="0" w:color="auto"/>
              <w:bottom w:val="single" w:sz="8" w:space="0" w:color="auto"/>
              <w:right w:val="single" w:sz="8" w:space="0" w:color="auto"/>
            </w:tcBorders>
            <w:shd w:val="clear" w:color="000000" w:fill="EDB7B7"/>
            <w:vAlign w:val="center"/>
          </w:tcPr>
          <w:p w14:paraId="1D5ED6A8" w14:textId="46A3F4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(+/-2.5%)</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5A5DA33A" w14:textId="5DCFC67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(+/-1.9%)</w:t>
            </w:r>
          </w:p>
        </w:tc>
      </w:tr>
      <w:tr w:rsidR="00AF1BE5" w:rsidRPr="00703517" w14:paraId="67258D4E" w14:textId="3C35E620" w:rsidTr="00341DE7">
        <w:trPr>
          <w:trHeight w:val="212"/>
          <w:jc w:val="center"/>
        </w:trPr>
        <w:tc>
          <w:tcPr>
            <w:tcW w:w="1165" w:type="dxa"/>
          </w:tcPr>
          <w:p w14:paraId="01F272EB" w14:textId="4746C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EUPANI</w:t>
            </w:r>
          </w:p>
        </w:tc>
        <w:tc>
          <w:tcPr>
            <w:tcW w:w="2430" w:type="dxa"/>
          </w:tcPr>
          <w:p w14:paraId="4D2F4809" w14:textId="3ADF5EE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Euphydryas anicia</w:t>
            </w:r>
          </w:p>
        </w:tc>
        <w:tc>
          <w:tcPr>
            <w:tcW w:w="1530" w:type="dxa"/>
            <w:tcBorders>
              <w:top w:val="nil"/>
              <w:left w:val="nil"/>
              <w:bottom w:val="single" w:sz="8" w:space="0" w:color="auto"/>
              <w:right w:val="single" w:sz="8" w:space="0" w:color="auto"/>
            </w:tcBorders>
            <w:shd w:val="clear" w:color="000000" w:fill="EEBCBC"/>
            <w:vAlign w:val="center"/>
          </w:tcPr>
          <w:p w14:paraId="29EB509F" w14:textId="25A894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(+/-3.7%)</w:t>
            </w:r>
          </w:p>
        </w:tc>
        <w:tc>
          <w:tcPr>
            <w:tcW w:w="1530" w:type="dxa"/>
            <w:tcBorders>
              <w:top w:val="nil"/>
              <w:left w:val="nil"/>
              <w:bottom w:val="single" w:sz="8" w:space="0" w:color="auto"/>
              <w:right w:val="single" w:sz="8" w:space="0" w:color="auto"/>
            </w:tcBorders>
            <w:shd w:val="clear" w:color="000000" w:fill="FEFEFF"/>
            <w:vAlign w:val="center"/>
          </w:tcPr>
          <w:p w14:paraId="4380BBF4" w14:textId="05D1AF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(+/-2.8%)</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3CB75176" w14:textId="0B6757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5FBD0331" w14:textId="65CE52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4EE447A3" w14:textId="371FF0B1" w:rsidTr="00341DE7">
        <w:trPr>
          <w:trHeight w:val="196"/>
          <w:jc w:val="center"/>
        </w:trPr>
        <w:tc>
          <w:tcPr>
            <w:tcW w:w="1165" w:type="dxa"/>
          </w:tcPr>
          <w:p w14:paraId="1485515B" w14:textId="372A925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EUPPHA</w:t>
            </w:r>
          </w:p>
        </w:tc>
        <w:tc>
          <w:tcPr>
            <w:tcW w:w="2430" w:type="dxa"/>
          </w:tcPr>
          <w:p w14:paraId="598ECEB3" w14:textId="26480CEC"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Euphydryas phaeton</w:t>
            </w:r>
          </w:p>
        </w:tc>
        <w:tc>
          <w:tcPr>
            <w:tcW w:w="1530" w:type="dxa"/>
            <w:tcBorders>
              <w:top w:val="nil"/>
              <w:left w:val="nil"/>
              <w:bottom w:val="single" w:sz="8" w:space="0" w:color="auto"/>
              <w:right w:val="single" w:sz="8" w:space="0" w:color="auto"/>
            </w:tcBorders>
            <w:shd w:val="clear" w:color="000000" w:fill="E8EEF8"/>
            <w:vAlign w:val="center"/>
          </w:tcPr>
          <w:p w14:paraId="569C7D2C" w14:textId="3265AC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nil"/>
              <w:bottom w:val="single" w:sz="8" w:space="0" w:color="auto"/>
              <w:right w:val="single" w:sz="8" w:space="0" w:color="auto"/>
            </w:tcBorders>
            <w:shd w:val="clear" w:color="000000" w:fill="C0CFEB"/>
            <w:vAlign w:val="center"/>
          </w:tcPr>
          <w:p w14:paraId="4C7ADA26" w14:textId="6F469B9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(+/-4.5%)</w:t>
            </w:r>
          </w:p>
        </w:tc>
        <w:tc>
          <w:tcPr>
            <w:tcW w:w="1530" w:type="dxa"/>
            <w:tcBorders>
              <w:top w:val="nil"/>
              <w:left w:val="single" w:sz="8" w:space="0" w:color="auto"/>
              <w:bottom w:val="single" w:sz="8" w:space="0" w:color="auto"/>
              <w:right w:val="single" w:sz="8" w:space="0" w:color="auto"/>
            </w:tcBorders>
            <w:shd w:val="clear" w:color="000000" w:fill="7799D4"/>
            <w:vAlign w:val="center"/>
          </w:tcPr>
          <w:p w14:paraId="200FC37E" w14:textId="516E4FA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(+/-2.1%)</w:t>
            </w:r>
          </w:p>
        </w:tc>
        <w:tc>
          <w:tcPr>
            <w:tcW w:w="1530" w:type="dxa"/>
            <w:tcBorders>
              <w:top w:val="nil"/>
              <w:left w:val="single" w:sz="8" w:space="0" w:color="auto"/>
              <w:bottom w:val="single" w:sz="8" w:space="0" w:color="auto"/>
              <w:right w:val="single" w:sz="8" w:space="0" w:color="auto"/>
            </w:tcBorders>
            <w:shd w:val="clear" w:color="000000" w:fill="5781CA"/>
            <w:vAlign w:val="center"/>
          </w:tcPr>
          <w:p w14:paraId="17CB6A87" w14:textId="3EA74A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(+/-2.7%)</w:t>
            </w:r>
          </w:p>
        </w:tc>
      </w:tr>
      <w:tr w:rsidR="00AF1BE5" w:rsidRPr="00703517" w14:paraId="56863D2E" w14:textId="3C3CCE40" w:rsidTr="00341DE7">
        <w:trPr>
          <w:trHeight w:val="212"/>
          <w:jc w:val="center"/>
        </w:trPr>
        <w:tc>
          <w:tcPr>
            <w:tcW w:w="1165" w:type="dxa"/>
          </w:tcPr>
          <w:p w14:paraId="45895D41" w14:textId="5B2D873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EUPVES</w:t>
            </w:r>
          </w:p>
        </w:tc>
        <w:tc>
          <w:tcPr>
            <w:tcW w:w="2430" w:type="dxa"/>
          </w:tcPr>
          <w:p w14:paraId="41CB6061" w14:textId="3524872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Euphyes vestris</w:t>
            </w:r>
          </w:p>
        </w:tc>
        <w:tc>
          <w:tcPr>
            <w:tcW w:w="1530" w:type="dxa"/>
            <w:tcBorders>
              <w:top w:val="nil"/>
              <w:left w:val="nil"/>
              <w:bottom w:val="single" w:sz="8" w:space="0" w:color="auto"/>
              <w:right w:val="single" w:sz="8" w:space="0" w:color="auto"/>
            </w:tcBorders>
            <w:shd w:val="clear" w:color="000000" w:fill="E5ECF7"/>
            <w:vAlign w:val="center"/>
          </w:tcPr>
          <w:p w14:paraId="323D33F1" w14:textId="4A74CF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(+/-3.5%)</w:t>
            </w:r>
          </w:p>
        </w:tc>
        <w:tc>
          <w:tcPr>
            <w:tcW w:w="1530" w:type="dxa"/>
            <w:tcBorders>
              <w:top w:val="nil"/>
              <w:left w:val="nil"/>
              <w:bottom w:val="single" w:sz="8" w:space="0" w:color="auto"/>
              <w:right w:val="single" w:sz="8" w:space="0" w:color="auto"/>
            </w:tcBorders>
            <w:shd w:val="clear" w:color="000000" w:fill="F6F8FC"/>
            <w:vAlign w:val="center"/>
          </w:tcPr>
          <w:p w14:paraId="70FE820F" w14:textId="708119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(+/-2.0%)</w:t>
            </w:r>
          </w:p>
        </w:tc>
        <w:tc>
          <w:tcPr>
            <w:tcW w:w="1530" w:type="dxa"/>
            <w:tcBorders>
              <w:top w:val="nil"/>
              <w:left w:val="single" w:sz="8" w:space="0" w:color="auto"/>
              <w:bottom w:val="single" w:sz="8" w:space="0" w:color="auto"/>
              <w:right w:val="single" w:sz="8" w:space="0" w:color="auto"/>
            </w:tcBorders>
            <w:shd w:val="clear" w:color="000000" w:fill="87A4D9"/>
            <w:vAlign w:val="center"/>
          </w:tcPr>
          <w:p w14:paraId="6ED06DA9" w14:textId="1092016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(+/-3.2%)</w:t>
            </w:r>
          </w:p>
        </w:tc>
        <w:tc>
          <w:tcPr>
            <w:tcW w:w="1530" w:type="dxa"/>
            <w:tcBorders>
              <w:top w:val="nil"/>
              <w:left w:val="single" w:sz="8" w:space="0" w:color="auto"/>
              <w:bottom w:val="single" w:sz="8" w:space="0" w:color="auto"/>
              <w:right w:val="single" w:sz="8" w:space="0" w:color="auto"/>
            </w:tcBorders>
            <w:shd w:val="clear" w:color="000000" w:fill="84A2D9"/>
            <w:vAlign w:val="center"/>
          </w:tcPr>
          <w:p w14:paraId="4D0BE21B" w14:textId="353733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(+/-3.2%)</w:t>
            </w:r>
          </w:p>
        </w:tc>
      </w:tr>
      <w:tr w:rsidR="00AF1BE5" w:rsidRPr="00703517" w14:paraId="3D0CD5AD" w14:textId="2A13008B" w:rsidTr="00341DE7">
        <w:trPr>
          <w:trHeight w:val="196"/>
          <w:jc w:val="center"/>
        </w:trPr>
        <w:tc>
          <w:tcPr>
            <w:tcW w:w="1165" w:type="dxa"/>
          </w:tcPr>
          <w:p w14:paraId="5C5C8793" w14:textId="3831208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GLALYG</w:t>
            </w:r>
          </w:p>
        </w:tc>
        <w:tc>
          <w:tcPr>
            <w:tcW w:w="2430" w:type="dxa"/>
          </w:tcPr>
          <w:p w14:paraId="64C9F3F5" w14:textId="5561158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Glaucopsyche lygdamus</w:t>
            </w:r>
          </w:p>
        </w:tc>
        <w:tc>
          <w:tcPr>
            <w:tcW w:w="1530" w:type="dxa"/>
            <w:tcBorders>
              <w:top w:val="nil"/>
              <w:left w:val="nil"/>
              <w:bottom w:val="single" w:sz="8" w:space="0" w:color="auto"/>
              <w:right w:val="single" w:sz="8" w:space="0" w:color="auto"/>
            </w:tcBorders>
            <w:shd w:val="clear" w:color="000000" w:fill="F4F7FC"/>
            <w:vAlign w:val="center"/>
          </w:tcPr>
          <w:p w14:paraId="32A0EAE0" w14:textId="72029B3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(+/-2.7%)</w:t>
            </w:r>
          </w:p>
        </w:tc>
        <w:tc>
          <w:tcPr>
            <w:tcW w:w="1530" w:type="dxa"/>
            <w:tcBorders>
              <w:top w:val="nil"/>
              <w:left w:val="nil"/>
              <w:bottom w:val="single" w:sz="8" w:space="0" w:color="auto"/>
              <w:right w:val="single" w:sz="8" w:space="0" w:color="auto"/>
            </w:tcBorders>
            <w:shd w:val="clear" w:color="000000" w:fill="E5EBF7"/>
            <w:vAlign w:val="center"/>
          </w:tcPr>
          <w:p w14:paraId="625F6A4A" w14:textId="3E951E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7D8DB3" w14:textId="4D8BB8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8B1C652" w14:textId="302162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76E7D8E8" w14:textId="05D5ADC3" w:rsidTr="00341DE7">
        <w:trPr>
          <w:trHeight w:val="212"/>
          <w:jc w:val="center"/>
        </w:trPr>
        <w:tc>
          <w:tcPr>
            <w:tcW w:w="1165" w:type="dxa"/>
          </w:tcPr>
          <w:p w14:paraId="50B0445F" w14:textId="334BA4F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HESCOM</w:t>
            </w:r>
          </w:p>
        </w:tc>
        <w:tc>
          <w:tcPr>
            <w:tcW w:w="2430" w:type="dxa"/>
          </w:tcPr>
          <w:p w14:paraId="153BE09B" w14:textId="0884487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Hesperia comma</w:t>
            </w:r>
          </w:p>
        </w:tc>
        <w:tc>
          <w:tcPr>
            <w:tcW w:w="1530" w:type="dxa"/>
            <w:tcBorders>
              <w:top w:val="nil"/>
              <w:left w:val="nil"/>
              <w:bottom w:val="single" w:sz="8" w:space="0" w:color="auto"/>
              <w:right w:val="single" w:sz="8" w:space="0" w:color="auto"/>
            </w:tcBorders>
            <w:shd w:val="clear" w:color="000000" w:fill="F4D3D3"/>
            <w:vAlign w:val="center"/>
          </w:tcPr>
          <w:p w14:paraId="352469F5" w14:textId="3DED63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c>
          <w:tcPr>
            <w:tcW w:w="1530" w:type="dxa"/>
            <w:tcBorders>
              <w:top w:val="nil"/>
              <w:left w:val="nil"/>
              <w:bottom w:val="single" w:sz="8" w:space="0" w:color="auto"/>
              <w:right w:val="single" w:sz="8" w:space="0" w:color="auto"/>
            </w:tcBorders>
            <w:shd w:val="clear" w:color="000000" w:fill="FEFBFB"/>
            <w:vAlign w:val="center"/>
          </w:tcPr>
          <w:p w14:paraId="5101B910" w14:textId="67CCBA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F"/>
            <w:vAlign w:val="center"/>
          </w:tcPr>
          <w:p w14:paraId="4A258B94" w14:textId="2276AFE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D6894C5" w14:textId="64933A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(+/-1.0%)</w:t>
            </w:r>
          </w:p>
        </w:tc>
      </w:tr>
      <w:tr w:rsidR="00AF1BE5" w:rsidRPr="00703517" w14:paraId="312D8A9C" w14:textId="1CDEEED2" w:rsidTr="00341DE7">
        <w:trPr>
          <w:trHeight w:val="196"/>
          <w:jc w:val="center"/>
        </w:trPr>
        <w:tc>
          <w:tcPr>
            <w:tcW w:w="1165" w:type="dxa"/>
          </w:tcPr>
          <w:p w14:paraId="494D17BA" w14:textId="367BA0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ICAICA</w:t>
            </w:r>
          </w:p>
        </w:tc>
        <w:tc>
          <w:tcPr>
            <w:tcW w:w="2430" w:type="dxa"/>
          </w:tcPr>
          <w:p w14:paraId="2D940EA4" w14:textId="55DBF3D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Icaricia icarioides</w:t>
            </w:r>
          </w:p>
        </w:tc>
        <w:tc>
          <w:tcPr>
            <w:tcW w:w="1530" w:type="dxa"/>
            <w:tcBorders>
              <w:top w:val="nil"/>
              <w:left w:val="nil"/>
              <w:bottom w:val="single" w:sz="8" w:space="0" w:color="auto"/>
              <w:right w:val="single" w:sz="8" w:space="0" w:color="auto"/>
            </w:tcBorders>
            <w:shd w:val="clear" w:color="000000" w:fill="C2D1EC"/>
            <w:vAlign w:val="center"/>
          </w:tcPr>
          <w:p w14:paraId="24027BC7" w14:textId="13DC36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(+/-5.5%)</w:t>
            </w:r>
          </w:p>
        </w:tc>
        <w:tc>
          <w:tcPr>
            <w:tcW w:w="1530" w:type="dxa"/>
            <w:tcBorders>
              <w:top w:val="nil"/>
              <w:left w:val="nil"/>
              <w:bottom w:val="single" w:sz="8" w:space="0" w:color="auto"/>
              <w:right w:val="single" w:sz="8" w:space="0" w:color="auto"/>
            </w:tcBorders>
            <w:shd w:val="clear" w:color="000000" w:fill="C0D0EC"/>
            <w:vAlign w:val="center"/>
          </w:tcPr>
          <w:p w14:paraId="0E533EBD" w14:textId="52C25D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(+/-3.3%)</w:t>
            </w:r>
          </w:p>
        </w:tc>
        <w:tc>
          <w:tcPr>
            <w:tcW w:w="1530" w:type="dxa"/>
            <w:tcBorders>
              <w:top w:val="nil"/>
              <w:left w:val="single" w:sz="8" w:space="0" w:color="auto"/>
              <w:bottom w:val="single" w:sz="8" w:space="0" w:color="auto"/>
              <w:right w:val="single" w:sz="8" w:space="0" w:color="auto"/>
            </w:tcBorders>
            <w:shd w:val="clear" w:color="000000" w:fill="F3D2D2"/>
            <w:vAlign w:val="center"/>
          </w:tcPr>
          <w:p w14:paraId="2A9A8A0A" w14:textId="3138DA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(+/-0.4%)</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05AE7003" w14:textId="166240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0EDD216A" w14:textId="5F1C826B" w:rsidTr="00341DE7">
        <w:trPr>
          <w:trHeight w:val="212"/>
          <w:jc w:val="center"/>
        </w:trPr>
        <w:tc>
          <w:tcPr>
            <w:tcW w:w="1165" w:type="dxa"/>
          </w:tcPr>
          <w:p w14:paraId="334764BD" w14:textId="3EC47D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ICASAE</w:t>
            </w:r>
          </w:p>
        </w:tc>
        <w:tc>
          <w:tcPr>
            <w:tcW w:w="2430" w:type="dxa"/>
          </w:tcPr>
          <w:p w14:paraId="54F086A4" w14:textId="7225477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Icaricia saepiolus</w:t>
            </w:r>
          </w:p>
        </w:tc>
        <w:tc>
          <w:tcPr>
            <w:tcW w:w="1530" w:type="dxa"/>
            <w:tcBorders>
              <w:top w:val="nil"/>
              <w:left w:val="nil"/>
              <w:bottom w:val="single" w:sz="8" w:space="0" w:color="auto"/>
              <w:right w:val="single" w:sz="8" w:space="0" w:color="auto"/>
            </w:tcBorders>
            <w:shd w:val="clear" w:color="000000" w:fill="E18686"/>
            <w:vAlign w:val="center"/>
          </w:tcPr>
          <w:p w14:paraId="2A6A3592" w14:textId="301CA4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(+/-6.7%)</w:t>
            </w:r>
          </w:p>
        </w:tc>
        <w:tc>
          <w:tcPr>
            <w:tcW w:w="1530" w:type="dxa"/>
            <w:tcBorders>
              <w:top w:val="nil"/>
              <w:left w:val="nil"/>
              <w:bottom w:val="single" w:sz="8" w:space="0" w:color="auto"/>
              <w:right w:val="single" w:sz="8" w:space="0" w:color="auto"/>
            </w:tcBorders>
            <w:shd w:val="clear" w:color="000000" w:fill="F2CDCD"/>
            <w:vAlign w:val="center"/>
          </w:tcPr>
          <w:p w14:paraId="4795DC68" w14:textId="4D9DA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(+/-5.6%)</w:t>
            </w:r>
          </w:p>
        </w:tc>
        <w:tc>
          <w:tcPr>
            <w:tcW w:w="1530" w:type="dxa"/>
            <w:tcBorders>
              <w:top w:val="nil"/>
              <w:left w:val="single" w:sz="8" w:space="0" w:color="auto"/>
              <w:bottom w:val="single" w:sz="8" w:space="0" w:color="auto"/>
              <w:right w:val="single" w:sz="8" w:space="0" w:color="auto"/>
            </w:tcBorders>
            <w:shd w:val="clear" w:color="000000" w:fill="F1C9C9"/>
            <w:vAlign w:val="center"/>
          </w:tcPr>
          <w:p w14:paraId="5B356EBA" w14:textId="272991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(+/-2.1%)</w:t>
            </w:r>
          </w:p>
        </w:tc>
        <w:tc>
          <w:tcPr>
            <w:tcW w:w="1530" w:type="dxa"/>
            <w:tcBorders>
              <w:top w:val="nil"/>
              <w:left w:val="single" w:sz="8" w:space="0" w:color="auto"/>
              <w:bottom w:val="single" w:sz="8" w:space="0" w:color="auto"/>
              <w:right w:val="single" w:sz="8" w:space="0" w:color="auto"/>
            </w:tcBorders>
            <w:shd w:val="clear" w:color="000000" w:fill="F9E7E7"/>
            <w:vAlign w:val="center"/>
          </w:tcPr>
          <w:p w14:paraId="2BE5B375" w14:textId="5B5046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r>
      <w:tr w:rsidR="00AF1BE5" w:rsidRPr="00703517" w14:paraId="6A52E8B3" w14:textId="7AB2C88E" w:rsidTr="00341DE7">
        <w:trPr>
          <w:trHeight w:val="196"/>
          <w:jc w:val="center"/>
        </w:trPr>
        <w:tc>
          <w:tcPr>
            <w:tcW w:w="1165" w:type="dxa"/>
          </w:tcPr>
          <w:p w14:paraId="5D85AE3C" w14:textId="292936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LETEUR</w:t>
            </w:r>
          </w:p>
        </w:tc>
        <w:tc>
          <w:tcPr>
            <w:tcW w:w="2430" w:type="dxa"/>
          </w:tcPr>
          <w:p w14:paraId="6C7A0FA8" w14:textId="1B3325A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Lethe eurydice</w:t>
            </w:r>
          </w:p>
        </w:tc>
        <w:tc>
          <w:tcPr>
            <w:tcW w:w="1530" w:type="dxa"/>
            <w:tcBorders>
              <w:top w:val="nil"/>
              <w:left w:val="nil"/>
              <w:bottom w:val="single" w:sz="8" w:space="0" w:color="auto"/>
              <w:right w:val="single" w:sz="8" w:space="0" w:color="auto"/>
            </w:tcBorders>
            <w:shd w:val="clear" w:color="000000" w:fill="7496D3"/>
            <w:vAlign w:val="center"/>
          </w:tcPr>
          <w:p w14:paraId="21B79466" w14:textId="782090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7.3% (+/-8.3%)</w:t>
            </w:r>
          </w:p>
        </w:tc>
        <w:tc>
          <w:tcPr>
            <w:tcW w:w="1530" w:type="dxa"/>
            <w:tcBorders>
              <w:top w:val="nil"/>
              <w:left w:val="nil"/>
              <w:bottom w:val="single" w:sz="8" w:space="0" w:color="auto"/>
              <w:right w:val="single" w:sz="8" w:space="0" w:color="auto"/>
            </w:tcBorders>
            <w:shd w:val="clear" w:color="000000" w:fill="678DCF"/>
            <w:vAlign w:val="center"/>
          </w:tcPr>
          <w:p w14:paraId="1AC4C3FB" w14:textId="5BCF9FB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(+/-7.5%)</w:t>
            </w:r>
          </w:p>
        </w:tc>
        <w:tc>
          <w:tcPr>
            <w:tcW w:w="1530" w:type="dxa"/>
            <w:tcBorders>
              <w:top w:val="nil"/>
              <w:left w:val="single" w:sz="8" w:space="0" w:color="auto"/>
              <w:bottom w:val="single" w:sz="8" w:space="0" w:color="auto"/>
              <w:right w:val="single" w:sz="8" w:space="0" w:color="auto"/>
            </w:tcBorders>
            <w:shd w:val="clear" w:color="000000" w:fill="B0C4E6"/>
            <w:vAlign w:val="center"/>
          </w:tcPr>
          <w:p w14:paraId="099F2D22" w14:textId="77860A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B7C9E9"/>
            <w:vAlign w:val="center"/>
          </w:tcPr>
          <w:p w14:paraId="3A9326A0" w14:textId="416571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(+/-1.7%)</w:t>
            </w:r>
          </w:p>
        </w:tc>
      </w:tr>
      <w:tr w:rsidR="00AF1BE5" w:rsidRPr="00703517" w14:paraId="45DA2B9D" w14:textId="17F97819" w:rsidTr="00341DE7">
        <w:trPr>
          <w:trHeight w:val="196"/>
          <w:jc w:val="center"/>
        </w:trPr>
        <w:tc>
          <w:tcPr>
            <w:tcW w:w="1165" w:type="dxa"/>
          </w:tcPr>
          <w:p w14:paraId="25A5D9CF" w14:textId="5DBEF4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LIMARC</w:t>
            </w:r>
          </w:p>
        </w:tc>
        <w:tc>
          <w:tcPr>
            <w:tcW w:w="2430" w:type="dxa"/>
          </w:tcPr>
          <w:p w14:paraId="66A1AB7F" w14:textId="143747F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Limenitis archippus</w:t>
            </w:r>
          </w:p>
        </w:tc>
        <w:tc>
          <w:tcPr>
            <w:tcW w:w="1530" w:type="dxa"/>
            <w:tcBorders>
              <w:top w:val="nil"/>
              <w:left w:val="nil"/>
              <w:bottom w:val="single" w:sz="8" w:space="0" w:color="auto"/>
              <w:right w:val="single" w:sz="8" w:space="0" w:color="auto"/>
            </w:tcBorders>
            <w:shd w:val="clear" w:color="000000" w:fill="9EB6E1"/>
            <w:vAlign w:val="center"/>
          </w:tcPr>
          <w:p w14:paraId="633D040C" w14:textId="231A1D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(+/-6.6%)</w:t>
            </w:r>
          </w:p>
        </w:tc>
        <w:tc>
          <w:tcPr>
            <w:tcW w:w="1530" w:type="dxa"/>
            <w:tcBorders>
              <w:top w:val="nil"/>
              <w:left w:val="nil"/>
              <w:bottom w:val="single" w:sz="8" w:space="0" w:color="auto"/>
              <w:right w:val="single" w:sz="8" w:space="0" w:color="auto"/>
            </w:tcBorders>
            <w:shd w:val="clear" w:color="000000" w:fill="8FAADC"/>
            <w:vAlign w:val="center"/>
          </w:tcPr>
          <w:p w14:paraId="36D12331" w14:textId="5F467E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5.0% (+/-6.3%)</w:t>
            </w:r>
          </w:p>
        </w:tc>
        <w:tc>
          <w:tcPr>
            <w:tcW w:w="1530" w:type="dxa"/>
            <w:tcBorders>
              <w:top w:val="nil"/>
              <w:left w:val="single" w:sz="8" w:space="0" w:color="auto"/>
              <w:bottom w:val="single" w:sz="8" w:space="0" w:color="auto"/>
              <w:right w:val="single" w:sz="8" w:space="0" w:color="auto"/>
            </w:tcBorders>
            <w:shd w:val="clear" w:color="000000" w:fill="C5D3ED"/>
            <w:vAlign w:val="center"/>
          </w:tcPr>
          <w:p w14:paraId="103FD8AF" w14:textId="6397F38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(+/-2.2%)</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7C6868CB" w14:textId="67319D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599696" w14:textId="6DEE4E89" w:rsidTr="00341DE7">
        <w:trPr>
          <w:trHeight w:val="212"/>
          <w:jc w:val="center"/>
        </w:trPr>
        <w:tc>
          <w:tcPr>
            <w:tcW w:w="1165" w:type="dxa"/>
          </w:tcPr>
          <w:p w14:paraId="6FB2380A" w14:textId="73D17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LIMART</w:t>
            </w:r>
          </w:p>
        </w:tc>
        <w:tc>
          <w:tcPr>
            <w:tcW w:w="2430" w:type="dxa"/>
          </w:tcPr>
          <w:p w14:paraId="231CC435" w14:textId="27D0843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Limenitis arthemis</w:t>
            </w:r>
          </w:p>
        </w:tc>
        <w:tc>
          <w:tcPr>
            <w:tcW w:w="1530" w:type="dxa"/>
            <w:tcBorders>
              <w:top w:val="nil"/>
              <w:left w:val="nil"/>
              <w:bottom w:val="single" w:sz="8" w:space="0" w:color="auto"/>
              <w:right w:val="single" w:sz="8" w:space="0" w:color="auto"/>
            </w:tcBorders>
            <w:shd w:val="clear" w:color="000000" w:fill="DEE7F5"/>
            <w:vAlign w:val="center"/>
          </w:tcPr>
          <w:p w14:paraId="219FE060" w14:textId="5E7AE5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(+/-5.2%)</w:t>
            </w:r>
          </w:p>
        </w:tc>
        <w:tc>
          <w:tcPr>
            <w:tcW w:w="1530" w:type="dxa"/>
            <w:tcBorders>
              <w:top w:val="nil"/>
              <w:left w:val="nil"/>
              <w:bottom w:val="single" w:sz="8" w:space="0" w:color="auto"/>
              <w:right w:val="single" w:sz="8" w:space="0" w:color="auto"/>
            </w:tcBorders>
            <w:shd w:val="clear" w:color="000000" w:fill="CCD9EF"/>
            <w:vAlign w:val="center"/>
          </w:tcPr>
          <w:p w14:paraId="0D6F826B" w14:textId="6B057EA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(+/-5.0%)</w:t>
            </w:r>
          </w:p>
        </w:tc>
        <w:tc>
          <w:tcPr>
            <w:tcW w:w="1530" w:type="dxa"/>
            <w:tcBorders>
              <w:top w:val="nil"/>
              <w:left w:val="single" w:sz="8" w:space="0" w:color="auto"/>
              <w:bottom w:val="single" w:sz="8" w:space="0" w:color="auto"/>
              <w:right w:val="single" w:sz="8" w:space="0" w:color="auto"/>
            </w:tcBorders>
            <w:shd w:val="clear" w:color="000000" w:fill="DDE5F4"/>
            <w:vAlign w:val="center"/>
          </w:tcPr>
          <w:p w14:paraId="09EAF78D" w14:textId="2B7B9E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E9EEF8"/>
            <w:vAlign w:val="center"/>
          </w:tcPr>
          <w:p w14:paraId="162783F0" w14:textId="5712E43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(+/-1.7%)</w:t>
            </w:r>
          </w:p>
        </w:tc>
      </w:tr>
      <w:tr w:rsidR="00AF1BE5" w:rsidRPr="00703517" w14:paraId="4E6FA333" w14:textId="5F8EE87C" w:rsidTr="00341DE7">
        <w:trPr>
          <w:trHeight w:val="196"/>
          <w:jc w:val="center"/>
        </w:trPr>
        <w:tc>
          <w:tcPr>
            <w:tcW w:w="1165" w:type="dxa"/>
          </w:tcPr>
          <w:p w14:paraId="4DDB142D" w14:textId="6CC6CA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LIMLOR</w:t>
            </w:r>
          </w:p>
        </w:tc>
        <w:tc>
          <w:tcPr>
            <w:tcW w:w="2430" w:type="dxa"/>
          </w:tcPr>
          <w:p w14:paraId="68A1F297" w14:textId="056D997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Limenitis lorquini</w:t>
            </w:r>
          </w:p>
        </w:tc>
        <w:tc>
          <w:tcPr>
            <w:tcW w:w="1530" w:type="dxa"/>
            <w:tcBorders>
              <w:top w:val="nil"/>
              <w:left w:val="nil"/>
              <w:bottom w:val="single" w:sz="8" w:space="0" w:color="auto"/>
              <w:right w:val="single" w:sz="8" w:space="0" w:color="auto"/>
            </w:tcBorders>
            <w:shd w:val="clear" w:color="000000" w:fill="7497D4"/>
            <w:vAlign w:val="center"/>
          </w:tcPr>
          <w:p w14:paraId="27E46871" w14:textId="2FBF8D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7.2% (+/-8.9%)</w:t>
            </w:r>
          </w:p>
        </w:tc>
        <w:tc>
          <w:tcPr>
            <w:tcW w:w="1530" w:type="dxa"/>
            <w:tcBorders>
              <w:top w:val="nil"/>
              <w:left w:val="nil"/>
              <w:bottom w:val="single" w:sz="8" w:space="0" w:color="auto"/>
              <w:right w:val="single" w:sz="8" w:space="0" w:color="auto"/>
            </w:tcBorders>
            <w:shd w:val="clear" w:color="000000" w:fill="5F86CD"/>
            <w:vAlign w:val="center"/>
          </w:tcPr>
          <w:p w14:paraId="00878BE0" w14:textId="39CFD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7.1% (+/-8.8%)</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6B0DB52A" w14:textId="74D99FC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3.8% (+/-3.3%)</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07EBED38" w14:textId="0AA327A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(+/-3.3%)</w:t>
            </w:r>
          </w:p>
        </w:tc>
      </w:tr>
      <w:tr w:rsidR="00AF1BE5" w:rsidRPr="00703517" w14:paraId="36F47201" w14:textId="428EFB70" w:rsidTr="00341DE7">
        <w:trPr>
          <w:trHeight w:val="212"/>
          <w:jc w:val="center"/>
        </w:trPr>
        <w:tc>
          <w:tcPr>
            <w:tcW w:w="1165" w:type="dxa"/>
          </w:tcPr>
          <w:p w14:paraId="33544685" w14:textId="75694F2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LYCDOR</w:t>
            </w:r>
          </w:p>
        </w:tc>
        <w:tc>
          <w:tcPr>
            <w:tcW w:w="2430" w:type="dxa"/>
          </w:tcPr>
          <w:p w14:paraId="43223149" w14:textId="58A4148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Lycaena dorcas</w:t>
            </w:r>
          </w:p>
        </w:tc>
        <w:tc>
          <w:tcPr>
            <w:tcW w:w="1530" w:type="dxa"/>
            <w:tcBorders>
              <w:top w:val="nil"/>
              <w:left w:val="nil"/>
              <w:bottom w:val="single" w:sz="8" w:space="0" w:color="auto"/>
              <w:right w:val="single" w:sz="8" w:space="0" w:color="auto"/>
            </w:tcBorders>
            <w:shd w:val="clear" w:color="000000" w:fill="F2CBCB"/>
            <w:vAlign w:val="center"/>
          </w:tcPr>
          <w:p w14:paraId="11C9969D" w14:textId="77DA2F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(+/-1.7%)</w:t>
            </w:r>
          </w:p>
        </w:tc>
        <w:tc>
          <w:tcPr>
            <w:tcW w:w="1530" w:type="dxa"/>
            <w:tcBorders>
              <w:top w:val="nil"/>
              <w:left w:val="nil"/>
              <w:bottom w:val="single" w:sz="8" w:space="0" w:color="auto"/>
              <w:right w:val="single" w:sz="8" w:space="0" w:color="auto"/>
            </w:tcBorders>
            <w:shd w:val="clear" w:color="000000" w:fill="F6DEDE"/>
            <w:vAlign w:val="center"/>
          </w:tcPr>
          <w:p w14:paraId="7DA3B762" w14:textId="5EFEE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(+/-2.4%)</w:t>
            </w:r>
          </w:p>
        </w:tc>
        <w:tc>
          <w:tcPr>
            <w:tcW w:w="1530" w:type="dxa"/>
            <w:tcBorders>
              <w:top w:val="nil"/>
              <w:left w:val="single" w:sz="8" w:space="0" w:color="auto"/>
              <w:bottom w:val="single" w:sz="8" w:space="0" w:color="auto"/>
              <w:right w:val="single" w:sz="8" w:space="0" w:color="auto"/>
            </w:tcBorders>
            <w:shd w:val="clear" w:color="000000" w:fill="FCF3F3"/>
            <w:vAlign w:val="center"/>
          </w:tcPr>
          <w:p w14:paraId="0CBF2D34" w14:textId="392170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D35EE72" w14:textId="648A317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630A6CE8" w14:textId="6E77FCC2" w:rsidTr="00341DE7">
        <w:trPr>
          <w:trHeight w:val="196"/>
          <w:jc w:val="center"/>
        </w:trPr>
        <w:tc>
          <w:tcPr>
            <w:tcW w:w="1165" w:type="dxa"/>
          </w:tcPr>
          <w:p w14:paraId="2EBDF049" w14:textId="62E064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LYCPHL</w:t>
            </w:r>
          </w:p>
        </w:tc>
        <w:tc>
          <w:tcPr>
            <w:tcW w:w="2430" w:type="dxa"/>
          </w:tcPr>
          <w:p w14:paraId="47B7E3A8" w14:textId="29B4A41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Lycaena phlaeas</w:t>
            </w:r>
          </w:p>
        </w:tc>
        <w:tc>
          <w:tcPr>
            <w:tcW w:w="1530" w:type="dxa"/>
            <w:tcBorders>
              <w:top w:val="nil"/>
              <w:left w:val="nil"/>
              <w:bottom w:val="single" w:sz="8" w:space="0" w:color="auto"/>
              <w:right w:val="single" w:sz="8" w:space="0" w:color="auto"/>
            </w:tcBorders>
            <w:shd w:val="clear" w:color="000000" w:fill="9EB6E1"/>
            <w:vAlign w:val="center"/>
          </w:tcPr>
          <w:p w14:paraId="74A57447" w14:textId="6151B7E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(+/-6.2%)</w:t>
            </w:r>
          </w:p>
        </w:tc>
        <w:tc>
          <w:tcPr>
            <w:tcW w:w="1530" w:type="dxa"/>
            <w:tcBorders>
              <w:top w:val="nil"/>
              <w:left w:val="nil"/>
              <w:bottom w:val="single" w:sz="8" w:space="0" w:color="auto"/>
              <w:right w:val="single" w:sz="8" w:space="0" w:color="auto"/>
            </w:tcBorders>
            <w:shd w:val="clear" w:color="000000" w:fill="A2B9E2"/>
            <w:vAlign w:val="center"/>
          </w:tcPr>
          <w:p w14:paraId="0A6AB63E" w14:textId="74A942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(+/-5.5%)</w:t>
            </w:r>
          </w:p>
        </w:tc>
        <w:tc>
          <w:tcPr>
            <w:tcW w:w="1530" w:type="dxa"/>
            <w:tcBorders>
              <w:top w:val="nil"/>
              <w:left w:val="single" w:sz="8" w:space="0" w:color="auto"/>
              <w:bottom w:val="single" w:sz="8" w:space="0" w:color="auto"/>
              <w:right w:val="single" w:sz="8" w:space="0" w:color="auto"/>
            </w:tcBorders>
            <w:shd w:val="clear" w:color="000000" w:fill="D3DEF2"/>
            <w:vAlign w:val="center"/>
          </w:tcPr>
          <w:p w14:paraId="3ADE121C" w14:textId="75E23B3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(+/-1.7%)</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74698EBD" w14:textId="0DAAD8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(+/-2.0%)</w:t>
            </w:r>
          </w:p>
        </w:tc>
      </w:tr>
      <w:tr w:rsidR="00AF1BE5" w:rsidRPr="00703517" w14:paraId="2FD36F06" w14:textId="0DEEFB5E" w:rsidTr="00341DE7">
        <w:trPr>
          <w:trHeight w:val="212"/>
          <w:jc w:val="center"/>
        </w:trPr>
        <w:tc>
          <w:tcPr>
            <w:tcW w:w="1165" w:type="dxa"/>
          </w:tcPr>
          <w:p w14:paraId="4D53278C" w14:textId="3F1D529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NEOMEN</w:t>
            </w:r>
          </w:p>
        </w:tc>
        <w:tc>
          <w:tcPr>
            <w:tcW w:w="2430" w:type="dxa"/>
          </w:tcPr>
          <w:p w14:paraId="0A20FECE" w14:textId="1208A5E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Neophasia menapia</w:t>
            </w:r>
          </w:p>
        </w:tc>
        <w:tc>
          <w:tcPr>
            <w:tcW w:w="1530" w:type="dxa"/>
            <w:tcBorders>
              <w:top w:val="nil"/>
              <w:left w:val="nil"/>
              <w:bottom w:val="single" w:sz="8" w:space="0" w:color="auto"/>
              <w:right w:val="single" w:sz="8" w:space="0" w:color="auto"/>
            </w:tcBorders>
            <w:shd w:val="clear" w:color="000000" w:fill="6F93D2"/>
            <w:vAlign w:val="center"/>
          </w:tcPr>
          <w:p w14:paraId="2EDBC941" w14:textId="5E41AB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7.5% (+/-7.8%)</w:t>
            </w:r>
          </w:p>
        </w:tc>
        <w:tc>
          <w:tcPr>
            <w:tcW w:w="1530" w:type="dxa"/>
            <w:tcBorders>
              <w:top w:val="nil"/>
              <w:left w:val="nil"/>
              <w:bottom w:val="single" w:sz="8" w:space="0" w:color="auto"/>
              <w:right w:val="single" w:sz="8" w:space="0" w:color="auto"/>
            </w:tcBorders>
            <w:shd w:val="clear" w:color="000000" w:fill="698ED0"/>
            <w:vAlign w:val="center"/>
          </w:tcPr>
          <w:p w14:paraId="40C480BB" w14:textId="38570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6.6% (+/-8.5%)</w:t>
            </w:r>
          </w:p>
        </w:tc>
        <w:tc>
          <w:tcPr>
            <w:tcW w:w="1530" w:type="dxa"/>
            <w:tcBorders>
              <w:top w:val="nil"/>
              <w:left w:val="single" w:sz="8" w:space="0" w:color="auto"/>
              <w:bottom w:val="single" w:sz="8" w:space="0" w:color="auto"/>
              <w:right w:val="single" w:sz="8" w:space="0" w:color="auto"/>
            </w:tcBorders>
            <w:shd w:val="clear" w:color="000000" w:fill="4C78C7"/>
            <w:vAlign w:val="center"/>
          </w:tcPr>
          <w:p w14:paraId="4D8B4FAA" w14:textId="2D0191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(+/-3.1%)</w:t>
            </w:r>
          </w:p>
        </w:tc>
        <w:tc>
          <w:tcPr>
            <w:tcW w:w="1530" w:type="dxa"/>
            <w:tcBorders>
              <w:top w:val="nil"/>
              <w:left w:val="single" w:sz="8" w:space="0" w:color="auto"/>
              <w:bottom w:val="single" w:sz="8" w:space="0" w:color="auto"/>
              <w:right w:val="single" w:sz="8" w:space="0" w:color="auto"/>
            </w:tcBorders>
            <w:shd w:val="clear" w:color="000000" w:fill="527DC9"/>
            <w:vAlign w:val="center"/>
          </w:tcPr>
          <w:p w14:paraId="747BFC67" w14:textId="4C81CE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(+/-3.0%)</w:t>
            </w:r>
          </w:p>
        </w:tc>
      </w:tr>
      <w:tr w:rsidR="00AF1BE5" w:rsidRPr="00703517" w14:paraId="7BA27DB7" w14:textId="1545A5AB" w:rsidTr="00341DE7">
        <w:trPr>
          <w:trHeight w:val="196"/>
          <w:jc w:val="center"/>
        </w:trPr>
        <w:tc>
          <w:tcPr>
            <w:tcW w:w="1165" w:type="dxa"/>
          </w:tcPr>
          <w:p w14:paraId="050FBD5B" w14:textId="4A50AE3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NYMANT</w:t>
            </w:r>
          </w:p>
        </w:tc>
        <w:tc>
          <w:tcPr>
            <w:tcW w:w="2430" w:type="dxa"/>
          </w:tcPr>
          <w:p w14:paraId="47DFF844" w14:textId="70D27A8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Nymphalis antiopa</w:t>
            </w:r>
          </w:p>
        </w:tc>
        <w:tc>
          <w:tcPr>
            <w:tcW w:w="1530" w:type="dxa"/>
            <w:tcBorders>
              <w:top w:val="nil"/>
              <w:left w:val="nil"/>
              <w:bottom w:val="single" w:sz="8" w:space="0" w:color="auto"/>
              <w:right w:val="single" w:sz="8" w:space="0" w:color="auto"/>
            </w:tcBorders>
            <w:shd w:val="clear" w:color="000000" w:fill="CBD8EF"/>
            <w:vAlign w:val="center"/>
          </w:tcPr>
          <w:p w14:paraId="764428FC" w14:textId="5F23AA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(+/-5.1%)</w:t>
            </w:r>
          </w:p>
        </w:tc>
        <w:tc>
          <w:tcPr>
            <w:tcW w:w="1530" w:type="dxa"/>
            <w:tcBorders>
              <w:top w:val="nil"/>
              <w:left w:val="nil"/>
              <w:bottom w:val="single" w:sz="8" w:space="0" w:color="auto"/>
              <w:right w:val="single" w:sz="8" w:space="0" w:color="auto"/>
            </w:tcBorders>
            <w:shd w:val="clear" w:color="000000" w:fill="C7D5EE"/>
            <w:vAlign w:val="center"/>
          </w:tcPr>
          <w:p w14:paraId="2FE5350C" w14:textId="20A9BD5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(+/-4.5%)</w:t>
            </w:r>
          </w:p>
        </w:tc>
        <w:tc>
          <w:tcPr>
            <w:tcW w:w="1530" w:type="dxa"/>
            <w:tcBorders>
              <w:top w:val="nil"/>
              <w:left w:val="single" w:sz="8" w:space="0" w:color="auto"/>
              <w:bottom w:val="single" w:sz="8" w:space="0" w:color="auto"/>
              <w:right w:val="single" w:sz="8" w:space="0" w:color="auto"/>
            </w:tcBorders>
            <w:shd w:val="clear" w:color="000000" w:fill="C8D5EE"/>
            <w:vAlign w:val="center"/>
          </w:tcPr>
          <w:p w14:paraId="0730DD9D" w14:textId="7A78D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(+/-2.4%)</w:t>
            </w:r>
          </w:p>
        </w:tc>
        <w:tc>
          <w:tcPr>
            <w:tcW w:w="1530" w:type="dxa"/>
            <w:tcBorders>
              <w:top w:val="nil"/>
              <w:left w:val="single" w:sz="8" w:space="0" w:color="auto"/>
              <w:bottom w:val="single" w:sz="8" w:space="0" w:color="auto"/>
              <w:right w:val="single" w:sz="8" w:space="0" w:color="auto"/>
            </w:tcBorders>
            <w:shd w:val="clear" w:color="000000" w:fill="DDE6F5"/>
            <w:vAlign w:val="center"/>
          </w:tcPr>
          <w:p w14:paraId="78B271C0" w14:textId="2AD7E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(+/-2.4%)</w:t>
            </w:r>
          </w:p>
        </w:tc>
      </w:tr>
      <w:tr w:rsidR="00AF1BE5" w:rsidRPr="00703517" w14:paraId="41BE8857" w14:textId="61A515F8" w:rsidTr="00341DE7">
        <w:trPr>
          <w:trHeight w:val="212"/>
          <w:jc w:val="center"/>
        </w:trPr>
        <w:tc>
          <w:tcPr>
            <w:tcW w:w="1165" w:type="dxa"/>
          </w:tcPr>
          <w:p w14:paraId="1F7080FD" w14:textId="5AF73A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NYMCAL</w:t>
            </w:r>
          </w:p>
        </w:tc>
        <w:tc>
          <w:tcPr>
            <w:tcW w:w="2430" w:type="dxa"/>
          </w:tcPr>
          <w:p w14:paraId="3A11355D" w14:textId="55B4139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Nymphalis californica</w:t>
            </w:r>
          </w:p>
        </w:tc>
        <w:tc>
          <w:tcPr>
            <w:tcW w:w="1530" w:type="dxa"/>
            <w:tcBorders>
              <w:top w:val="nil"/>
              <w:left w:val="nil"/>
              <w:bottom w:val="single" w:sz="8" w:space="0" w:color="auto"/>
              <w:right w:val="single" w:sz="8" w:space="0" w:color="auto"/>
            </w:tcBorders>
            <w:shd w:val="clear" w:color="000000" w:fill="86A4D9"/>
            <w:vAlign w:val="center"/>
          </w:tcPr>
          <w:p w14:paraId="41390741" w14:textId="36C306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(+/-5.7%)</w:t>
            </w:r>
          </w:p>
        </w:tc>
        <w:tc>
          <w:tcPr>
            <w:tcW w:w="1530" w:type="dxa"/>
            <w:tcBorders>
              <w:top w:val="nil"/>
              <w:left w:val="nil"/>
              <w:bottom w:val="single" w:sz="8" w:space="0" w:color="auto"/>
              <w:right w:val="single" w:sz="8" w:space="0" w:color="auto"/>
            </w:tcBorders>
            <w:shd w:val="clear" w:color="000000" w:fill="6F92D2"/>
            <w:vAlign w:val="center"/>
          </w:tcPr>
          <w:p w14:paraId="43D8139E" w14:textId="22FCFF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(+/-5.6%)</w:t>
            </w:r>
          </w:p>
        </w:tc>
        <w:tc>
          <w:tcPr>
            <w:tcW w:w="1530" w:type="dxa"/>
            <w:tcBorders>
              <w:top w:val="nil"/>
              <w:left w:val="single" w:sz="8" w:space="0" w:color="auto"/>
              <w:bottom w:val="single" w:sz="8" w:space="0" w:color="auto"/>
              <w:right w:val="single" w:sz="8" w:space="0" w:color="auto"/>
            </w:tcBorders>
            <w:shd w:val="clear" w:color="000000" w:fill="DAE3F4"/>
            <w:vAlign w:val="center"/>
          </w:tcPr>
          <w:p w14:paraId="5375676B" w14:textId="2236FC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(+/-0.5%)</w:t>
            </w:r>
          </w:p>
        </w:tc>
        <w:tc>
          <w:tcPr>
            <w:tcW w:w="1530" w:type="dxa"/>
            <w:tcBorders>
              <w:top w:val="nil"/>
              <w:left w:val="single" w:sz="8" w:space="0" w:color="auto"/>
              <w:bottom w:val="single" w:sz="8" w:space="0" w:color="auto"/>
              <w:right w:val="single" w:sz="8" w:space="0" w:color="auto"/>
            </w:tcBorders>
            <w:shd w:val="clear" w:color="000000" w:fill="C7D5EE"/>
            <w:vAlign w:val="center"/>
          </w:tcPr>
          <w:p w14:paraId="5A0D5799" w14:textId="51F103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(+/-0.8%)</w:t>
            </w:r>
          </w:p>
        </w:tc>
      </w:tr>
      <w:tr w:rsidR="00AF1BE5" w:rsidRPr="00703517" w14:paraId="0AD344EC" w14:textId="20538655" w:rsidTr="00341DE7">
        <w:trPr>
          <w:trHeight w:val="196"/>
          <w:jc w:val="center"/>
        </w:trPr>
        <w:tc>
          <w:tcPr>
            <w:tcW w:w="1165" w:type="dxa"/>
          </w:tcPr>
          <w:p w14:paraId="6165D14B" w14:textId="299964A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NYML-A</w:t>
            </w:r>
          </w:p>
        </w:tc>
        <w:tc>
          <w:tcPr>
            <w:tcW w:w="2430" w:type="dxa"/>
          </w:tcPr>
          <w:p w14:paraId="1A1B1E8A" w14:textId="786073A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Nymphalis l-album</w:t>
            </w:r>
          </w:p>
        </w:tc>
        <w:tc>
          <w:tcPr>
            <w:tcW w:w="1530" w:type="dxa"/>
            <w:tcBorders>
              <w:top w:val="nil"/>
              <w:left w:val="nil"/>
              <w:bottom w:val="single" w:sz="8" w:space="0" w:color="auto"/>
              <w:right w:val="single" w:sz="8" w:space="0" w:color="auto"/>
            </w:tcBorders>
            <w:shd w:val="clear" w:color="000000" w:fill="DD7878"/>
            <w:vAlign w:val="center"/>
          </w:tcPr>
          <w:p w14:paraId="1D6F4404" w14:textId="50DFC84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(+/-6.5%)</w:t>
            </w:r>
          </w:p>
        </w:tc>
        <w:tc>
          <w:tcPr>
            <w:tcW w:w="1530" w:type="dxa"/>
            <w:tcBorders>
              <w:top w:val="nil"/>
              <w:left w:val="nil"/>
              <w:bottom w:val="single" w:sz="8" w:space="0" w:color="auto"/>
              <w:right w:val="single" w:sz="8" w:space="0" w:color="auto"/>
            </w:tcBorders>
            <w:shd w:val="clear" w:color="000000" w:fill="E69A9A"/>
            <w:vAlign w:val="center"/>
          </w:tcPr>
          <w:p w14:paraId="5091038D" w14:textId="14F2554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(+/-6.8%)</w:t>
            </w:r>
          </w:p>
        </w:tc>
        <w:tc>
          <w:tcPr>
            <w:tcW w:w="1530" w:type="dxa"/>
            <w:tcBorders>
              <w:top w:val="nil"/>
              <w:left w:val="single" w:sz="8" w:space="0" w:color="auto"/>
              <w:bottom w:val="single" w:sz="8" w:space="0" w:color="auto"/>
              <w:right w:val="single" w:sz="8" w:space="0" w:color="auto"/>
            </w:tcBorders>
            <w:shd w:val="clear" w:color="000000" w:fill="EEBABA"/>
            <w:vAlign w:val="center"/>
          </w:tcPr>
          <w:p w14:paraId="6642179B" w14:textId="7385AE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(+/-2.6%)</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109077EB" w14:textId="6DFD74F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(+/-1.9%)</w:t>
            </w:r>
          </w:p>
        </w:tc>
      </w:tr>
      <w:tr w:rsidR="00AF1BE5" w:rsidRPr="00703517" w14:paraId="0A0BC32A" w14:textId="42B3559D" w:rsidTr="00341DE7">
        <w:trPr>
          <w:trHeight w:val="212"/>
          <w:jc w:val="center"/>
        </w:trPr>
        <w:tc>
          <w:tcPr>
            <w:tcW w:w="1165" w:type="dxa"/>
          </w:tcPr>
          <w:p w14:paraId="42B00B08" w14:textId="6FAA687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OCHSYL</w:t>
            </w:r>
          </w:p>
        </w:tc>
        <w:tc>
          <w:tcPr>
            <w:tcW w:w="2430" w:type="dxa"/>
          </w:tcPr>
          <w:p w14:paraId="76A4102A" w14:textId="27429C4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Ochlodes sylvanoides</w:t>
            </w:r>
          </w:p>
        </w:tc>
        <w:tc>
          <w:tcPr>
            <w:tcW w:w="1530" w:type="dxa"/>
            <w:tcBorders>
              <w:top w:val="nil"/>
              <w:left w:val="nil"/>
              <w:bottom w:val="single" w:sz="8" w:space="0" w:color="auto"/>
              <w:right w:val="single" w:sz="8" w:space="0" w:color="auto"/>
            </w:tcBorders>
            <w:shd w:val="clear" w:color="000000" w:fill="6B90D1"/>
            <w:vAlign w:val="center"/>
          </w:tcPr>
          <w:p w14:paraId="0F0D1F6F" w14:textId="09A70E0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7.7% (+/-8.4%)</w:t>
            </w:r>
          </w:p>
        </w:tc>
        <w:tc>
          <w:tcPr>
            <w:tcW w:w="1530" w:type="dxa"/>
            <w:tcBorders>
              <w:top w:val="nil"/>
              <w:left w:val="nil"/>
              <w:bottom w:val="single" w:sz="8" w:space="0" w:color="auto"/>
              <w:right w:val="single" w:sz="8" w:space="0" w:color="auto"/>
            </w:tcBorders>
            <w:shd w:val="clear" w:color="000000" w:fill="6F92D2"/>
            <w:vAlign w:val="center"/>
          </w:tcPr>
          <w:p w14:paraId="057BA8B0" w14:textId="44C5CBC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(+/-7.7%)</w:t>
            </w:r>
          </w:p>
        </w:tc>
        <w:tc>
          <w:tcPr>
            <w:tcW w:w="1530" w:type="dxa"/>
            <w:tcBorders>
              <w:top w:val="nil"/>
              <w:left w:val="single" w:sz="8" w:space="0" w:color="auto"/>
              <w:bottom w:val="single" w:sz="8" w:space="0" w:color="auto"/>
              <w:right w:val="single" w:sz="8" w:space="0" w:color="auto"/>
            </w:tcBorders>
            <w:shd w:val="clear" w:color="000000" w:fill="85A3D9"/>
            <w:vAlign w:val="center"/>
          </w:tcPr>
          <w:p w14:paraId="740326B9" w14:textId="28E7A7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7698D4"/>
            <w:vAlign w:val="center"/>
          </w:tcPr>
          <w:p w14:paraId="37F18FA7" w14:textId="45EBE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(+/-2.3%)</w:t>
            </w:r>
          </w:p>
        </w:tc>
      </w:tr>
      <w:tr w:rsidR="00AF1BE5" w:rsidRPr="00703517" w14:paraId="55B2E8C4" w14:textId="0E1CD593" w:rsidTr="00341DE7">
        <w:trPr>
          <w:trHeight w:val="196"/>
          <w:jc w:val="center"/>
        </w:trPr>
        <w:tc>
          <w:tcPr>
            <w:tcW w:w="1165" w:type="dxa"/>
          </w:tcPr>
          <w:p w14:paraId="7C2211E6" w14:textId="1ACA4F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OENBOR</w:t>
            </w:r>
          </w:p>
        </w:tc>
        <w:tc>
          <w:tcPr>
            <w:tcW w:w="2430" w:type="dxa"/>
          </w:tcPr>
          <w:p w14:paraId="42159878" w14:textId="4172F18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bore</w:t>
            </w:r>
          </w:p>
        </w:tc>
        <w:tc>
          <w:tcPr>
            <w:tcW w:w="1530" w:type="dxa"/>
            <w:tcBorders>
              <w:top w:val="nil"/>
              <w:left w:val="nil"/>
              <w:bottom w:val="single" w:sz="8" w:space="0" w:color="auto"/>
              <w:right w:val="single" w:sz="8" w:space="0" w:color="auto"/>
            </w:tcBorders>
            <w:shd w:val="clear" w:color="000000" w:fill="E28B8B"/>
            <w:vAlign w:val="center"/>
          </w:tcPr>
          <w:p w14:paraId="51870D6F" w14:textId="7A36E3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(+/-4.9%)</w:t>
            </w:r>
          </w:p>
        </w:tc>
        <w:tc>
          <w:tcPr>
            <w:tcW w:w="1530" w:type="dxa"/>
            <w:tcBorders>
              <w:top w:val="nil"/>
              <w:left w:val="nil"/>
              <w:bottom w:val="single" w:sz="8" w:space="0" w:color="auto"/>
              <w:right w:val="single" w:sz="8" w:space="0" w:color="auto"/>
            </w:tcBorders>
            <w:shd w:val="clear" w:color="000000" w:fill="C00000"/>
            <w:vAlign w:val="center"/>
          </w:tcPr>
          <w:p w14:paraId="451B2CFF" w14:textId="64529CF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(+/-7.1%)</w:t>
            </w:r>
          </w:p>
        </w:tc>
        <w:tc>
          <w:tcPr>
            <w:tcW w:w="1530" w:type="dxa"/>
            <w:tcBorders>
              <w:top w:val="nil"/>
              <w:left w:val="single" w:sz="8" w:space="0" w:color="auto"/>
              <w:bottom w:val="single" w:sz="8" w:space="0" w:color="auto"/>
              <w:right w:val="single" w:sz="8" w:space="0" w:color="auto"/>
            </w:tcBorders>
            <w:shd w:val="clear" w:color="000000" w:fill="CF3F3F"/>
            <w:vAlign w:val="center"/>
          </w:tcPr>
          <w:p w14:paraId="3E9A0C07" w14:textId="6E0BBEF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(+/-3.7%)</w:t>
            </w:r>
          </w:p>
        </w:tc>
        <w:tc>
          <w:tcPr>
            <w:tcW w:w="1530" w:type="dxa"/>
            <w:tcBorders>
              <w:top w:val="nil"/>
              <w:left w:val="single" w:sz="8" w:space="0" w:color="auto"/>
              <w:bottom w:val="single" w:sz="8" w:space="0" w:color="auto"/>
              <w:right w:val="single" w:sz="8" w:space="0" w:color="auto"/>
            </w:tcBorders>
            <w:shd w:val="clear" w:color="000000" w:fill="E59696"/>
            <w:vAlign w:val="center"/>
          </w:tcPr>
          <w:p w14:paraId="36CC36C5" w14:textId="72B697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(+/-4.0%)</w:t>
            </w:r>
          </w:p>
        </w:tc>
      </w:tr>
      <w:tr w:rsidR="00AF1BE5" w:rsidRPr="00703517" w14:paraId="42D69C48" w14:textId="68F5C545" w:rsidTr="00341DE7">
        <w:trPr>
          <w:trHeight w:val="212"/>
          <w:jc w:val="center"/>
        </w:trPr>
        <w:tc>
          <w:tcPr>
            <w:tcW w:w="1165" w:type="dxa"/>
          </w:tcPr>
          <w:p w14:paraId="7586A727" w14:textId="51B808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OENCHR</w:t>
            </w:r>
          </w:p>
        </w:tc>
        <w:tc>
          <w:tcPr>
            <w:tcW w:w="2430" w:type="dxa"/>
          </w:tcPr>
          <w:p w14:paraId="49C77549" w14:textId="71A9247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chryxus</w:t>
            </w:r>
          </w:p>
        </w:tc>
        <w:tc>
          <w:tcPr>
            <w:tcW w:w="1530" w:type="dxa"/>
            <w:tcBorders>
              <w:top w:val="nil"/>
              <w:left w:val="nil"/>
              <w:bottom w:val="single" w:sz="8" w:space="0" w:color="auto"/>
              <w:right w:val="single" w:sz="8" w:space="0" w:color="auto"/>
            </w:tcBorders>
            <w:shd w:val="clear" w:color="000000" w:fill="E9A7A7"/>
            <w:vAlign w:val="center"/>
          </w:tcPr>
          <w:p w14:paraId="03EB3D93" w14:textId="184E50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(+/-2.5%)</w:t>
            </w:r>
          </w:p>
        </w:tc>
        <w:tc>
          <w:tcPr>
            <w:tcW w:w="1530" w:type="dxa"/>
            <w:tcBorders>
              <w:top w:val="nil"/>
              <w:left w:val="nil"/>
              <w:bottom w:val="single" w:sz="8" w:space="0" w:color="auto"/>
              <w:right w:val="single" w:sz="8" w:space="0" w:color="auto"/>
            </w:tcBorders>
            <w:shd w:val="clear" w:color="000000" w:fill="F9EAEA"/>
            <w:vAlign w:val="center"/>
          </w:tcPr>
          <w:p w14:paraId="72A5F1E3" w14:textId="2A47796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(+/-2.8%)</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633D8839" w14:textId="525F54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A9FEF2A" w14:textId="426DCC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2B05C2EE" w14:textId="3AA90402" w:rsidTr="00341DE7">
        <w:trPr>
          <w:trHeight w:val="196"/>
          <w:jc w:val="center"/>
        </w:trPr>
        <w:tc>
          <w:tcPr>
            <w:tcW w:w="1165" w:type="dxa"/>
          </w:tcPr>
          <w:p w14:paraId="383721C3" w14:textId="2F6337C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OENJUT</w:t>
            </w:r>
          </w:p>
        </w:tc>
        <w:tc>
          <w:tcPr>
            <w:tcW w:w="2430" w:type="dxa"/>
          </w:tcPr>
          <w:p w14:paraId="361718BF" w14:textId="00E96B5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jutta</w:t>
            </w:r>
          </w:p>
        </w:tc>
        <w:tc>
          <w:tcPr>
            <w:tcW w:w="1530" w:type="dxa"/>
            <w:tcBorders>
              <w:top w:val="nil"/>
              <w:left w:val="nil"/>
              <w:bottom w:val="single" w:sz="8" w:space="0" w:color="auto"/>
              <w:right w:val="single" w:sz="8" w:space="0" w:color="auto"/>
            </w:tcBorders>
            <w:shd w:val="clear" w:color="000000" w:fill="DE7A7A"/>
            <w:vAlign w:val="center"/>
          </w:tcPr>
          <w:p w14:paraId="2F1D283C" w14:textId="45AC41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(+/-5.5%)</w:t>
            </w:r>
          </w:p>
        </w:tc>
        <w:tc>
          <w:tcPr>
            <w:tcW w:w="1530" w:type="dxa"/>
            <w:tcBorders>
              <w:top w:val="nil"/>
              <w:left w:val="nil"/>
              <w:bottom w:val="single" w:sz="8" w:space="0" w:color="auto"/>
              <w:right w:val="single" w:sz="8" w:space="0" w:color="auto"/>
            </w:tcBorders>
            <w:shd w:val="clear" w:color="000000" w:fill="ECB4B4"/>
            <w:vAlign w:val="center"/>
          </w:tcPr>
          <w:p w14:paraId="0C9D5F44" w14:textId="03FA12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(+/-3.8%)</w:t>
            </w:r>
          </w:p>
        </w:tc>
        <w:tc>
          <w:tcPr>
            <w:tcW w:w="1530" w:type="dxa"/>
            <w:tcBorders>
              <w:top w:val="nil"/>
              <w:left w:val="single" w:sz="8" w:space="0" w:color="auto"/>
              <w:bottom w:val="single" w:sz="8" w:space="0" w:color="auto"/>
              <w:right w:val="single" w:sz="8" w:space="0" w:color="auto"/>
            </w:tcBorders>
            <w:shd w:val="clear" w:color="000000" w:fill="F6DCDC"/>
            <w:vAlign w:val="center"/>
          </w:tcPr>
          <w:p w14:paraId="0C5C6289" w14:textId="62C73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4F3CE966" w14:textId="2C38DB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63FF1DE3" w14:textId="341EAAE5" w:rsidTr="00341DE7">
        <w:trPr>
          <w:trHeight w:val="196"/>
          <w:jc w:val="center"/>
        </w:trPr>
        <w:tc>
          <w:tcPr>
            <w:tcW w:w="1165" w:type="dxa"/>
          </w:tcPr>
          <w:p w14:paraId="5A26B6C8" w14:textId="631A5C6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OENMEL</w:t>
            </w:r>
          </w:p>
        </w:tc>
        <w:tc>
          <w:tcPr>
            <w:tcW w:w="2430" w:type="dxa"/>
          </w:tcPr>
          <w:p w14:paraId="1A3F0481" w14:textId="15C878D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melissa</w:t>
            </w:r>
          </w:p>
        </w:tc>
        <w:tc>
          <w:tcPr>
            <w:tcW w:w="1530" w:type="dxa"/>
            <w:tcBorders>
              <w:top w:val="nil"/>
              <w:left w:val="nil"/>
              <w:bottom w:val="single" w:sz="8" w:space="0" w:color="auto"/>
              <w:right w:val="single" w:sz="8" w:space="0" w:color="auto"/>
            </w:tcBorders>
            <w:shd w:val="clear" w:color="000000" w:fill="D55555"/>
            <w:vAlign w:val="center"/>
          </w:tcPr>
          <w:p w14:paraId="7E9C8746" w14:textId="0F00F5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(+/-3.7%)</w:t>
            </w:r>
          </w:p>
        </w:tc>
        <w:tc>
          <w:tcPr>
            <w:tcW w:w="1530" w:type="dxa"/>
            <w:tcBorders>
              <w:top w:val="nil"/>
              <w:left w:val="nil"/>
              <w:bottom w:val="single" w:sz="8" w:space="0" w:color="auto"/>
              <w:right w:val="single" w:sz="8" w:space="0" w:color="auto"/>
            </w:tcBorders>
            <w:shd w:val="clear" w:color="000000" w:fill="D75D5D"/>
            <w:vAlign w:val="center"/>
          </w:tcPr>
          <w:p w14:paraId="55FE9465" w14:textId="48171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(+/-4.3%)</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228FCC39" w14:textId="764D3AA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(+/-2.1%)</w:t>
            </w:r>
          </w:p>
        </w:tc>
        <w:tc>
          <w:tcPr>
            <w:tcW w:w="1530" w:type="dxa"/>
            <w:tcBorders>
              <w:top w:val="nil"/>
              <w:left w:val="single" w:sz="8" w:space="0" w:color="auto"/>
              <w:bottom w:val="single" w:sz="8" w:space="0" w:color="auto"/>
              <w:right w:val="single" w:sz="8" w:space="0" w:color="auto"/>
            </w:tcBorders>
            <w:shd w:val="clear" w:color="000000" w:fill="F2CACA"/>
            <w:vAlign w:val="center"/>
          </w:tcPr>
          <w:p w14:paraId="019A5EE8" w14:textId="38049A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(+/-2.1%)</w:t>
            </w:r>
          </w:p>
        </w:tc>
      </w:tr>
      <w:tr w:rsidR="00AF1BE5" w:rsidRPr="00703517" w14:paraId="09E17B4C" w14:textId="5DC13044" w:rsidTr="00341DE7">
        <w:trPr>
          <w:trHeight w:val="212"/>
          <w:jc w:val="center"/>
        </w:trPr>
        <w:tc>
          <w:tcPr>
            <w:tcW w:w="1165" w:type="dxa"/>
          </w:tcPr>
          <w:p w14:paraId="592C1383" w14:textId="31D70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OENPOL</w:t>
            </w:r>
          </w:p>
        </w:tc>
        <w:tc>
          <w:tcPr>
            <w:tcW w:w="2430" w:type="dxa"/>
          </w:tcPr>
          <w:p w14:paraId="0AF5795C" w14:textId="46CFE64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polixenes</w:t>
            </w:r>
          </w:p>
        </w:tc>
        <w:tc>
          <w:tcPr>
            <w:tcW w:w="1530" w:type="dxa"/>
            <w:tcBorders>
              <w:top w:val="nil"/>
              <w:left w:val="nil"/>
              <w:bottom w:val="single" w:sz="8" w:space="0" w:color="auto"/>
              <w:right w:val="single" w:sz="8" w:space="0" w:color="auto"/>
            </w:tcBorders>
            <w:shd w:val="clear" w:color="000000" w:fill="F9FBFD"/>
            <w:vAlign w:val="center"/>
          </w:tcPr>
          <w:p w14:paraId="063D8010" w14:textId="65A33A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(+/-5.6%)</w:t>
            </w:r>
          </w:p>
        </w:tc>
        <w:tc>
          <w:tcPr>
            <w:tcW w:w="1530" w:type="dxa"/>
            <w:tcBorders>
              <w:top w:val="nil"/>
              <w:left w:val="nil"/>
              <w:bottom w:val="single" w:sz="8" w:space="0" w:color="auto"/>
              <w:right w:val="single" w:sz="8" w:space="0" w:color="auto"/>
            </w:tcBorders>
            <w:shd w:val="clear" w:color="000000" w:fill="E28C8C"/>
            <w:vAlign w:val="center"/>
          </w:tcPr>
          <w:p w14:paraId="00669DCA" w14:textId="63FC3D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(+/-5.2%)</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7BBFF5CB" w14:textId="48629F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4D5D5"/>
            <w:vAlign w:val="center"/>
          </w:tcPr>
          <w:p w14:paraId="0E455B6C" w14:textId="76F717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06E8E6D" w14:textId="6AA3AD7F" w:rsidTr="00341DE7">
        <w:trPr>
          <w:trHeight w:val="196"/>
          <w:jc w:val="center"/>
        </w:trPr>
        <w:tc>
          <w:tcPr>
            <w:tcW w:w="1165" w:type="dxa"/>
          </w:tcPr>
          <w:p w14:paraId="2B199E13" w14:textId="6988A3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PAPMAC</w:t>
            </w:r>
          </w:p>
        </w:tc>
        <w:tc>
          <w:tcPr>
            <w:tcW w:w="2430" w:type="dxa"/>
          </w:tcPr>
          <w:p w14:paraId="10D1F7B4" w14:textId="30C337C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Papilio machaon</w:t>
            </w:r>
          </w:p>
        </w:tc>
        <w:tc>
          <w:tcPr>
            <w:tcW w:w="1530" w:type="dxa"/>
            <w:tcBorders>
              <w:top w:val="nil"/>
              <w:left w:val="nil"/>
              <w:bottom w:val="single" w:sz="8" w:space="0" w:color="auto"/>
              <w:right w:val="single" w:sz="8" w:space="0" w:color="auto"/>
            </w:tcBorders>
            <w:shd w:val="clear" w:color="000000" w:fill="CE3939"/>
            <w:vAlign w:val="center"/>
          </w:tcPr>
          <w:p w14:paraId="62185BBA" w14:textId="3D40EF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(+/-5.1%)</w:t>
            </w:r>
          </w:p>
        </w:tc>
        <w:tc>
          <w:tcPr>
            <w:tcW w:w="1530" w:type="dxa"/>
            <w:tcBorders>
              <w:top w:val="nil"/>
              <w:left w:val="nil"/>
              <w:bottom w:val="single" w:sz="8" w:space="0" w:color="auto"/>
              <w:right w:val="single" w:sz="8" w:space="0" w:color="auto"/>
            </w:tcBorders>
            <w:shd w:val="clear" w:color="000000" w:fill="DA6D6D"/>
            <w:vAlign w:val="center"/>
          </w:tcPr>
          <w:p w14:paraId="5B83D645" w14:textId="03BF3E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(+/-4.1%)</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6BBFFDE4" w14:textId="5CAF2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DB8B8"/>
            <w:vAlign w:val="center"/>
          </w:tcPr>
          <w:p w14:paraId="3F7BF217" w14:textId="4A94E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(+/-2.9%)</w:t>
            </w:r>
          </w:p>
        </w:tc>
      </w:tr>
      <w:tr w:rsidR="00AF1BE5" w:rsidRPr="00703517" w14:paraId="0ECFFC5A" w14:textId="577402F4" w:rsidTr="00341DE7">
        <w:trPr>
          <w:trHeight w:val="212"/>
          <w:jc w:val="center"/>
        </w:trPr>
        <w:tc>
          <w:tcPr>
            <w:tcW w:w="1165" w:type="dxa"/>
          </w:tcPr>
          <w:p w14:paraId="3AC70AA8" w14:textId="725004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PAPZEL</w:t>
            </w:r>
          </w:p>
        </w:tc>
        <w:tc>
          <w:tcPr>
            <w:tcW w:w="2430" w:type="dxa"/>
          </w:tcPr>
          <w:p w14:paraId="00F0A0B5" w14:textId="4C3EE18C"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Papilio zelicaon</w:t>
            </w:r>
          </w:p>
        </w:tc>
        <w:tc>
          <w:tcPr>
            <w:tcW w:w="1530" w:type="dxa"/>
            <w:tcBorders>
              <w:top w:val="nil"/>
              <w:left w:val="nil"/>
              <w:bottom w:val="single" w:sz="8" w:space="0" w:color="auto"/>
              <w:right w:val="single" w:sz="8" w:space="0" w:color="auto"/>
            </w:tcBorders>
            <w:shd w:val="clear" w:color="000000" w:fill="AEC2E6"/>
            <w:vAlign w:val="center"/>
          </w:tcPr>
          <w:p w14:paraId="2A51F2C8" w14:textId="0648251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(+/-4.3%)</w:t>
            </w:r>
          </w:p>
        </w:tc>
        <w:tc>
          <w:tcPr>
            <w:tcW w:w="1530" w:type="dxa"/>
            <w:tcBorders>
              <w:top w:val="nil"/>
              <w:left w:val="nil"/>
              <w:bottom w:val="single" w:sz="8" w:space="0" w:color="auto"/>
              <w:right w:val="single" w:sz="8" w:space="0" w:color="auto"/>
            </w:tcBorders>
            <w:shd w:val="clear" w:color="000000" w:fill="9EB6E1"/>
            <w:vAlign w:val="center"/>
          </w:tcPr>
          <w:p w14:paraId="24DBB0E2" w14:textId="546561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(+/-4.1%)</w:t>
            </w:r>
          </w:p>
        </w:tc>
        <w:tc>
          <w:tcPr>
            <w:tcW w:w="1530" w:type="dxa"/>
            <w:tcBorders>
              <w:top w:val="nil"/>
              <w:left w:val="single" w:sz="8" w:space="0" w:color="auto"/>
              <w:bottom w:val="single" w:sz="8" w:space="0" w:color="auto"/>
              <w:right w:val="single" w:sz="8" w:space="0" w:color="auto"/>
            </w:tcBorders>
            <w:shd w:val="clear" w:color="000000" w:fill="ABC0E5"/>
            <w:vAlign w:val="center"/>
          </w:tcPr>
          <w:p w14:paraId="1B1DA55C" w14:textId="292637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(+/-1.6%)</w:t>
            </w:r>
          </w:p>
        </w:tc>
        <w:tc>
          <w:tcPr>
            <w:tcW w:w="1530" w:type="dxa"/>
            <w:tcBorders>
              <w:top w:val="nil"/>
              <w:left w:val="single" w:sz="8" w:space="0" w:color="auto"/>
              <w:bottom w:val="single" w:sz="8" w:space="0" w:color="auto"/>
              <w:right w:val="single" w:sz="8" w:space="0" w:color="auto"/>
            </w:tcBorders>
            <w:shd w:val="clear" w:color="000000" w:fill="B1C4E7"/>
            <w:vAlign w:val="center"/>
          </w:tcPr>
          <w:p w14:paraId="5B5D6EAF" w14:textId="15E6C1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r>
      <w:tr w:rsidR="00AF1BE5" w:rsidRPr="00703517" w14:paraId="3849F696" w14:textId="21E23763" w:rsidTr="00341DE7">
        <w:trPr>
          <w:trHeight w:val="196"/>
          <w:jc w:val="center"/>
        </w:trPr>
        <w:tc>
          <w:tcPr>
            <w:tcW w:w="1165" w:type="dxa"/>
          </w:tcPr>
          <w:p w14:paraId="45E99366" w14:textId="47FDA49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PARCLO</w:t>
            </w:r>
          </w:p>
        </w:tc>
        <w:tc>
          <w:tcPr>
            <w:tcW w:w="2430" w:type="dxa"/>
          </w:tcPr>
          <w:p w14:paraId="2CC87DC2" w14:textId="235F8A0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Parnassius clodius</w:t>
            </w:r>
          </w:p>
        </w:tc>
        <w:tc>
          <w:tcPr>
            <w:tcW w:w="1530" w:type="dxa"/>
            <w:tcBorders>
              <w:top w:val="nil"/>
              <w:left w:val="nil"/>
              <w:bottom w:val="single" w:sz="8" w:space="0" w:color="auto"/>
              <w:right w:val="single" w:sz="8" w:space="0" w:color="auto"/>
            </w:tcBorders>
            <w:shd w:val="clear" w:color="000000" w:fill="9AB3DF"/>
            <w:vAlign w:val="center"/>
          </w:tcPr>
          <w:p w14:paraId="228D3CD1" w14:textId="3424EF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5.3% (+/-5.0%)</w:t>
            </w:r>
          </w:p>
        </w:tc>
        <w:tc>
          <w:tcPr>
            <w:tcW w:w="1530" w:type="dxa"/>
            <w:tcBorders>
              <w:top w:val="nil"/>
              <w:left w:val="nil"/>
              <w:bottom w:val="single" w:sz="8" w:space="0" w:color="auto"/>
              <w:right w:val="single" w:sz="8" w:space="0" w:color="auto"/>
            </w:tcBorders>
            <w:shd w:val="clear" w:color="000000" w:fill="6F92D2"/>
            <w:vAlign w:val="center"/>
          </w:tcPr>
          <w:p w14:paraId="1F62E064" w14:textId="082D5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(+/-6.1%)</w:t>
            </w:r>
          </w:p>
        </w:tc>
        <w:tc>
          <w:tcPr>
            <w:tcW w:w="1530" w:type="dxa"/>
            <w:tcBorders>
              <w:top w:val="nil"/>
              <w:left w:val="single" w:sz="8" w:space="0" w:color="auto"/>
              <w:bottom w:val="single" w:sz="8" w:space="0" w:color="auto"/>
              <w:right w:val="single" w:sz="8" w:space="0" w:color="auto"/>
            </w:tcBorders>
            <w:shd w:val="clear" w:color="000000" w:fill="80A0D7"/>
            <w:vAlign w:val="center"/>
          </w:tcPr>
          <w:p w14:paraId="2F47143A" w14:textId="3A241E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(+/-1.8%)</w:t>
            </w:r>
          </w:p>
        </w:tc>
        <w:tc>
          <w:tcPr>
            <w:tcW w:w="1530" w:type="dxa"/>
            <w:tcBorders>
              <w:top w:val="nil"/>
              <w:left w:val="single" w:sz="8" w:space="0" w:color="auto"/>
              <w:bottom w:val="single" w:sz="8" w:space="0" w:color="auto"/>
              <w:right w:val="single" w:sz="8" w:space="0" w:color="auto"/>
            </w:tcBorders>
            <w:shd w:val="clear" w:color="000000" w:fill="A8BEE4"/>
            <w:vAlign w:val="center"/>
          </w:tcPr>
          <w:p w14:paraId="54DFBBE0" w14:textId="69BC84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(+/-1.4%)</w:t>
            </w:r>
          </w:p>
        </w:tc>
      </w:tr>
      <w:tr w:rsidR="00AF1BE5" w:rsidRPr="00703517" w14:paraId="2502DDFC" w14:textId="35FF376C" w:rsidTr="00341DE7">
        <w:trPr>
          <w:trHeight w:val="212"/>
          <w:jc w:val="center"/>
        </w:trPr>
        <w:tc>
          <w:tcPr>
            <w:tcW w:w="1165" w:type="dxa"/>
          </w:tcPr>
          <w:p w14:paraId="223C03D8" w14:textId="7FE1DC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PHYTHA</w:t>
            </w:r>
          </w:p>
        </w:tc>
        <w:tc>
          <w:tcPr>
            <w:tcW w:w="2430" w:type="dxa"/>
          </w:tcPr>
          <w:p w14:paraId="736C4770" w14:textId="23401EE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Phyciodes tharos</w:t>
            </w:r>
          </w:p>
        </w:tc>
        <w:tc>
          <w:tcPr>
            <w:tcW w:w="1530" w:type="dxa"/>
            <w:tcBorders>
              <w:top w:val="nil"/>
              <w:left w:val="nil"/>
              <w:bottom w:val="single" w:sz="8" w:space="0" w:color="auto"/>
              <w:right w:val="single" w:sz="8" w:space="0" w:color="auto"/>
            </w:tcBorders>
            <w:shd w:val="clear" w:color="000000" w:fill="EEF2FA"/>
            <w:vAlign w:val="center"/>
          </w:tcPr>
          <w:p w14:paraId="1BFD88F4" w14:textId="2E0114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(+/-1.4%)</w:t>
            </w:r>
          </w:p>
        </w:tc>
        <w:tc>
          <w:tcPr>
            <w:tcW w:w="1530" w:type="dxa"/>
            <w:tcBorders>
              <w:top w:val="nil"/>
              <w:left w:val="nil"/>
              <w:bottom w:val="single" w:sz="8" w:space="0" w:color="auto"/>
              <w:right w:val="single" w:sz="8" w:space="0" w:color="auto"/>
            </w:tcBorders>
            <w:shd w:val="clear" w:color="000000" w:fill="F0F4FB"/>
            <w:vAlign w:val="center"/>
          </w:tcPr>
          <w:p w14:paraId="687BB674" w14:textId="4A7809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(+/-1.2%)</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6D137AB9" w14:textId="2A12C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1F57EB58" w14:textId="15D28E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EAD8F02" w14:textId="1E5699EC" w:rsidTr="00341DE7">
        <w:trPr>
          <w:trHeight w:val="196"/>
          <w:jc w:val="center"/>
        </w:trPr>
        <w:tc>
          <w:tcPr>
            <w:tcW w:w="1165" w:type="dxa"/>
          </w:tcPr>
          <w:p w14:paraId="40884228" w14:textId="4467D95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PIEOLE</w:t>
            </w:r>
          </w:p>
        </w:tc>
        <w:tc>
          <w:tcPr>
            <w:tcW w:w="2430" w:type="dxa"/>
          </w:tcPr>
          <w:p w14:paraId="465EC87B" w14:textId="6DEDE89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Pieris oleracea</w:t>
            </w:r>
          </w:p>
        </w:tc>
        <w:tc>
          <w:tcPr>
            <w:tcW w:w="1530" w:type="dxa"/>
            <w:tcBorders>
              <w:top w:val="nil"/>
              <w:left w:val="nil"/>
              <w:bottom w:val="single" w:sz="8" w:space="0" w:color="auto"/>
              <w:right w:val="single" w:sz="8" w:space="0" w:color="auto"/>
            </w:tcBorders>
            <w:shd w:val="clear" w:color="000000" w:fill="CBD8EF"/>
            <w:vAlign w:val="center"/>
          </w:tcPr>
          <w:p w14:paraId="3D3DE941" w14:textId="1AEBDD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(+/-2.6%)</w:t>
            </w:r>
          </w:p>
        </w:tc>
        <w:tc>
          <w:tcPr>
            <w:tcW w:w="1530" w:type="dxa"/>
            <w:tcBorders>
              <w:top w:val="nil"/>
              <w:left w:val="nil"/>
              <w:bottom w:val="single" w:sz="8" w:space="0" w:color="auto"/>
              <w:right w:val="single" w:sz="8" w:space="0" w:color="auto"/>
            </w:tcBorders>
            <w:shd w:val="clear" w:color="000000" w:fill="D7E1F3"/>
            <w:vAlign w:val="center"/>
          </w:tcPr>
          <w:p w14:paraId="0B2A42E6" w14:textId="1BF4C5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c>
          <w:tcPr>
            <w:tcW w:w="1530" w:type="dxa"/>
            <w:tcBorders>
              <w:top w:val="nil"/>
              <w:left w:val="single" w:sz="8" w:space="0" w:color="auto"/>
              <w:bottom w:val="single" w:sz="8" w:space="0" w:color="auto"/>
              <w:right w:val="single" w:sz="8" w:space="0" w:color="auto"/>
            </w:tcBorders>
            <w:shd w:val="clear" w:color="000000" w:fill="C9D7EE"/>
            <w:vAlign w:val="center"/>
          </w:tcPr>
          <w:p w14:paraId="6F5534B0" w14:textId="42BC7A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32D33A8D" w14:textId="65C66F7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(+/-2.0%)</w:t>
            </w:r>
          </w:p>
        </w:tc>
      </w:tr>
      <w:tr w:rsidR="00AF1BE5" w:rsidRPr="00703517" w14:paraId="575BC9F0" w14:textId="06B66F46" w:rsidTr="00341DE7">
        <w:trPr>
          <w:trHeight w:val="212"/>
          <w:jc w:val="center"/>
        </w:trPr>
        <w:tc>
          <w:tcPr>
            <w:tcW w:w="1165" w:type="dxa"/>
          </w:tcPr>
          <w:p w14:paraId="0389556C" w14:textId="528242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PIERAP</w:t>
            </w:r>
          </w:p>
        </w:tc>
        <w:tc>
          <w:tcPr>
            <w:tcW w:w="2430" w:type="dxa"/>
          </w:tcPr>
          <w:p w14:paraId="469ED0D3" w14:textId="5AFFF76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Pieris rapae</w:t>
            </w:r>
          </w:p>
        </w:tc>
        <w:tc>
          <w:tcPr>
            <w:tcW w:w="1530" w:type="dxa"/>
            <w:tcBorders>
              <w:top w:val="nil"/>
              <w:left w:val="nil"/>
              <w:bottom w:val="single" w:sz="8" w:space="0" w:color="auto"/>
              <w:right w:val="single" w:sz="8" w:space="0" w:color="auto"/>
            </w:tcBorders>
            <w:shd w:val="clear" w:color="000000" w:fill="6289CE"/>
            <w:vAlign w:val="center"/>
          </w:tcPr>
          <w:p w14:paraId="55BDF828" w14:textId="314EE2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(+/-9.7%)</w:t>
            </w:r>
          </w:p>
        </w:tc>
        <w:tc>
          <w:tcPr>
            <w:tcW w:w="1530" w:type="dxa"/>
            <w:tcBorders>
              <w:top w:val="nil"/>
              <w:left w:val="nil"/>
              <w:bottom w:val="single" w:sz="8" w:space="0" w:color="auto"/>
              <w:right w:val="single" w:sz="8" w:space="0" w:color="auto"/>
            </w:tcBorders>
            <w:shd w:val="clear" w:color="000000" w:fill="4774C5"/>
            <w:vAlign w:val="center"/>
          </w:tcPr>
          <w:p w14:paraId="73E5F7A3" w14:textId="5666E6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(+/-9.1%)</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585A11A3" w14:textId="01DB1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(+/-1.2%)</w:t>
            </w:r>
          </w:p>
        </w:tc>
        <w:tc>
          <w:tcPr>
            <w:tcW w:w="1530" w:type="dxa"/>
            <w:tcBorders>
              <w:top w:val="nil"/>
              <w:left w:val="single" w:sz="8" w:space="0" w:color="auto"/>
              <w:bottom w:val="single" w:sz="8" w:space="0" w:color="auto"/>
              <w:right w:val="single" w:sz="8" w:space="0" w:color="auto"/>
            </w:tcBorders>
            <w:shd w:val="clear" w:color="000000" w:fill="D5DFF2"/>
            <w:vAlign w:val="center"/>
          </w:tcPr>
          <w:p w14:paraId="126389F0" w14:textId="515ED2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33F23E" w14:textId="2BCF173A" w:rsidTr="00341DE7">
        <w:trPr>
          <w:trHeight w:val="196"/>
          <w:jc w:val="center"/>
        </w:trPr>
        <w:tc>
          <w:tcPr>
            <w:tcW w:w="1165" w:type="dxa"/>
          </w:tcPr>
          <w:p w14:paraId="3E7797AF" w14:textId="3220CDA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PLEIDA</w:t>
            </w:r>
          </w:p>
        </w:tc>
        <w:tc>
          <w:tcPr>
            <w:tcW w:w="2430" w:type="dxa"/>
          </w:tcPr>
          <w:p w14:paraId="0D02F2EA" w14:textId="28C3775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Plebejus idas</w:t>
            </w:r>
          </w:p>
        </w:tc>
        <w:tc>
          <w:tcPr>
            <w:tcW w:w="1530" w:type="dxa"/>
            <w:tcBorders>
              <w:top w:val="nil"/>
              <w:left w:val="nil"/>
              <w:bottom w:val="single" w:sz="8" w:space="0" w:color="auto"/>
              <w:right w:val="single" w:sz="8" w:space="0" w:color="auto"/>
            </w:tcBorders>
            <w:shd w:val="clear" w:color="000000" w:fill="DC7171"/>
            <w:vAlign w:val="center"/>
          </w:tcPr>
          <w:p w14:paraId="452DA26C" w14:textId="2760AE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(+/-4.2%)</w:t>
            </w:r>
          </w:p>
        </w:tc>
        <w:tc>
          <w:tcPr>
            <w:tcW w:w="1530" w:type="dxa"/>
            <w:tcBorders>
              <w:top w:val="nil"/>
              <w:left w:val="nil"/>
              <w:bottom w:val="single" w:sz="8" w:space="0" w:color="auto"/>
              <w:right w:val="single" w:sz="8" w:space="0" w:color="auto"/>
            </w:tcBorders>
            <w:shd w:val="clear" w:color="000000" w:fill="F0C2C2"/>
            <w:vAlign w:val="center"/>
          </w:tcPr>
          <w:p w14:paraId="02BCD18B" w14:textId="6D7051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(+/-3.9%)</w:t>
            </w:r>
          </w:p>
        </w:tc>
        <w:tc>
          <w:tcPr>
            <w:tcW w:w="1530" w:type="dxa"/>
            <w:tcBorders>
              <w:top w:val="nil"/>
              <w:left w:val="single" w:sz="8" w:space="0" w:color="auto"/>
              <w:bottom w:val="single" w:sz="8" w:space="0" w:color="auto"/>
              <w:right w:val="single" w:sz="8" w:space="0" w:color="auto"/>
            </w:tcBorders>
            <w:shd w:val="clear" w:color="000000" w:fill="F3D0D0"/>
            <w:vAlign w:val="center"/>
          </w:tcPr>
          <w:p w14:paraId="20BF7FD7" w14:textId="082E51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6D981360" w14:textId="3A9686F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(+/-0.9%)</w:t>
            </w:r>
          </w:p>
        </w:tc>
      </w:tr>
      <w:tr w:rsidR="00AF1BE5" w:rsidRPr="00703517" w14:paraId="7320867B" w14:textId="16BCB133" w:rsidTr="00341DE7">
        <w:trPr>
          <w:trHeight w:val="212"/>
          <w:jc w:val="center"/>
        </w:trPr>
        <w:tc>
          <w:tcPr>
            <w:tcW w:w="1165" w:type="dxa"/>
          </w:tcPr>
          <w:p w14:paraId="0229BE05" w14:textId="3D947AA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PLEMEL</w:t>
            </w:r>
          </w:p>
        </w:tc>
        <w:tc>
          <w:tcPr>
            <w:tcW w:w="2430" w:type="dxa"/>
          </w:tcPr>
          <w:p w14:paraId="166B715A" w14:textId="6DC6630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Plebejus melissa</w:t>
            </w:r>
          </w:p>
        </w:tc>
        <w:tc>
          <w:tcPr>
            <w:tcW w:w="1530" w:type="dxa"/>
            <w:tcBorders>
              <w:top w:val="nil"/>
              <w:left w:val="nil"/>
              <w:bottom w:val="single" w:sz="8" w:space="0" w:color="auto"/>
              <w:right w:val="single" w:sz="8" w:space="0" w:color="auto"/>
            </w:tcBorders>
            <w:shd w:val="clear" w:color="000000" w:fill="FAEEEE"/>
            <w:vAlign w:val="center"/>
          </w:tcPr>
          <w:p w14:paraId="32E851A1" w14:textId="6DFAFB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(+/-4.7%)</w:t>
            </w:r>
          </w:p>
        </w:tc>
        <w:tc>
          <w:tcPr>
            <w:tcW w:w="1530" w:type="dxa"/>
            <w:tcBorders>
              <w:top w:val="nil"/>
              <w:left w:val="nil"/>
              <w:bottom w:val="single" w:sz="8" w:space="0" w:color="auto"/>
              <w:right w:val="single" w:sz="8" w:space="0" w:color="auto"/>
            </w:tcBorders>
            <w:shd w:val="clear" w:color="000000" w:fill="EBAEAE"/>
            <w:vAlign w:val="center"/>
          </w:tcPr>
          <w:p w14:paraId="1590665B" w14:textId="05C258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(+/-3.4%)</w:t>
            </w:r>
          </w:p>
        </w:tc>
        <w:tc>
          <w:tcPr>
            <w:tcW w:w="1530" w:type="dxa"/>
            <w:tcBorders>
              <w:top w:val="nil"/>
              <w:left w:val="single" w:sz="8" w:space="0" w:color="auto"/>
              <w:bottom w:val="single" w:sz="8" w:space="0" w:color="auto"/>
              <w:right w:val="single" w:sz="8" w:space="0" w:color="auto"/>
            </w:tcBorders>
            <w:shd w:val="clear" w:color="000000" w:fill="CA2A2A"/>
            <w:vAlign w:val="center"/>
          </w:tcPr>
          <w:p w14:paraId="5FB374DE" w14:textId="48552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(+/-3.1%)</w:t>
            </w:r>
          </w:p>
        </w:tc>
        <w:tc>
          <w:tcPr>
            <w:tcW w:w="1530" w:type="dxa"/>
            <w:tcBorders>
              <w:top w:val="nil"/>
              <w:left w:val="single" w:sz="8" w:space="0" w:color="auto"/>
              <w:bottom w:val="single" w:sz="8" w:space="0" w:color="auto"/>
              <w:right w:val="single" w:sz="8" w:space="0" w:color="auto"/>
            </w:tcBorders>
            <w:shd w:val="clear" w:color="000000" w:fill="C92525"/>
            <w:vAlign w:val="center"/>
          </w:tcPr>
          <w:p w14:paraId="02975141" w14:textId="1E25C1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(+/-2.4%)</w:t>
            </w:r>
          </w:p>
        </w:tc>
      </w:tr>
      <w:tr w:rsidR="00AF1BE5" w:rsidRPr="00703517" w14:paraId="7C6C8D06" w14:textId="2F8B5B12" w:rsidTr="00341DE7">
        <w:trPr>
          <w:trHeight w:val="196"/>
          <w:jc w:val="center"/>
        </w:trPr>
        <w:tc>
          <w:tcPr>
            <w:tcW w:w="1165" w:type="dxa"/>
          </w:tcPr>
          <w:p w14:paraId="53F864EB" w14:textId="62D841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POAHOB</w:t>
            </w:r>
          </w:p>
        </w:tc>
        <w:tc>
          <w:tcPr>
            <w:tcW w:w="2430" w:type="dxa"/>
          </w:tcPr>
          <w:p w14:paraId="7B446ECC" w14:textId="6ED0F6C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Poanes hobomok</w:t>
            </w:r>
          </w:p>
        </w:tc>
        <w:tc>
          <w:tcPr>
            <w:tcW w:w="1530" w:type="dxa"/>
            <w:tcBorders>
              <w:top w:val="nil"/>
              <w:left w:val="nil"/>
              <w:bottom w:val="single" w:sz="8" w:space="0" w:color="auto"/>
              <w:right w:val="single" w:sz="8" w:space="0" w:color="auto"/>
            </w:tcBorders>
            <w:shd w:val="clear" w:color="000000" w:fill="BACBEA"/>
            <w:vAlign w:val="center"/>
          </w:tcPr>
          <w:p w14:paraId="0B5B89BD" w14:textId="3FAFB3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(+/-3.8%)</w:t>
            </w:r>
          </w:p>
        </w:tc>
        <w:tc>
          <w:tcPr>
            <w:tcW w:w="1530" w:type="dxa"/>
            <w:tcBorders>
              <w:top w:val="nil"/>
              <w:left w:val="nil"/>
              <w:bottom w:val="single" w:sz="8" w:space="0" w:color="auto"/>
              <w:right w:val="single" w:sz="8" w:space="0" w:color="auto"/>
            </w:tcBorders>
            <w:shd w:val="clear" w:color="000000" w:fill="A7BDE4"/>
            <w:vAlign w:val="center"/>
          </w:tcPr>
          <w:p w14:paraId="51BFD46D" w14:textId="7A63FE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(+/-4.3%)</w:t>
            </w:r>
          </w:p>
        </w:tc>
        <w:tc>
          <w:tcPr>
            <w:tcW w:w="1530" w:type="dxa"/>
            <w:tcBorders>
              <w:top w:val="nil"/>
              <w:left w:val="single" w:sz="8" w:space="0" w:color="auto"/>
              <w:bottom w:val="single" w:sz="8" w:space="0" w:color="auto"/>
              <w:right w:val="single" w:sz="8" w:space="0" w:color="auto"/>
            </w:tcBorders>
            <w:shd w:val="clear" w:color="000000" w:fill="83A2D8"/>
            <w:vAlign w:val="center"/>
          </w:tcPr>
          <w:p w14:paraId="47453F5A" w14:textId="19D728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(+/-2.8%)</w:t>
            </w:r>
          </w:p>
        </w:tc>
        <w:tc>
          <w:tcPr>
            <w:tcW w:w="1530" w:type="dxa"/>
            <w:tcBorders>
              <w:top w:val="nil"/>
              <w:left w:val="single" w:sz="8" w:space="0" w:color="auto"/>
              <w:bottom w:val="single" w:sz="8" w:space="0" w:color="auto"/>
              <w:right w:val="single" w:sz="8" w:space="0" w:color="auto"/>
            </w:tcBorders>
            <w:shd w:val="clear" w:color="000000" w:fill="95AFDE"/>
            <w:vAlign w:val="center"/>
          </w:tcPr>
          <w:p w14:paraId="469C2CCC" w14:textId="206046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(+/-2.8%)</w:t>
            </w:r>
          </w:p>
        </w:tc>
      </w:tr>
      <w:tr w:rsidR="00AF1BE5" w:rsidRPr="00703517" w14:paraId="1FF8BF0D" w14:textId="569C1284" w:rsidTr="00341DE7">
        <w:trPr>
          <w:trHeight w:val="212"/>
          <w:jc w:val="center"/>
        </w:trPr>
        <w:tc>
          <w:tcPr>
            <w:tcW w:w="1165" w:type="dxa"/>
          </w:tcPr>
          <w:p w14:paraId="46643C2C" w14:textId="45BA4FC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POLMYS</w:t>
            </w:r>
          </w:p>
        </w:tc>
        <w:tc>
          <w:tcPr>
            <w:tcW w:w="2430" w:type="dxa"/>
          </w:tcPr>
          <w:p w14:paraId="0E654731" w14:textId="6197186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Polites mystic</w:t>
            </w:r>
          </w:p>
        </w:tc>
        <w:tc>
          <w:tcPr>
            <w:tcW w:w="1530" w:type="dxa"/>
            <w:tcBorders>
              <w:top w:val="nil"/>
              <w:left w:val="nil"/>
              <w:bottom w:val="single" w:sz="8" w:space="0" w:color="auto"/>
              <w:right w:val="single" w:sz="8" w:space="0" w:color="auto"/>
            </w:tcBorders>
            <w:shd w:val="clear" w:color="000000" w:fill="C0CFEB"/>
            <w:vAlign w:val="center"/>
          </w:tcPr>
          <w:p w14:paraId="5E68E928" w14:textId="047F85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(+/-3.7%)</w:t>
            </w:r>
          </w:p>
        </w:tc>
        <w:tc>
          <w:tcPr>
            <w:tcW w:w="1530" w:type="dxa"/>
            <w:tcBorders>
              <w:top w:val="nil"/>
              <w:left w:val="nil"/>
              <w:bottom w:val="single" w:sz="8" w:space="0" w:color="auto"/>
              <w:right w:val="single" w:sz="8" w:space="0" w:color="auto"/>
            </w:tcBorders>
            <w:shd w:val="clear" w:color="000000" w:fill="CFDBF0"/>
            <w:vAlign w:val="center"/>
          </w:tcPr>
          <w:p w14:paraId="79C592DF" w14:textId="330521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(+/-2.8%)</w:t>
            </w:r>
          </w:p>
        </w:tc>
        <w:tc>
          <w:tcPr>
            <w:tcW w:w="1530" w:type="dxa"/>
            <w:tcBorders>
              <w:top w:val="nil"/>
              <w:left w:val="single" w:sz="8" w:space="0" w:color="auto"/>
              <w:bottom w:val="single" w:sz="8" w:space="0" w:color="auto"/>
              <w:right w:val="single" w:sz="8" w:space="0" w:color="auto"/>
            </w:tcBorders>
            <w:shd w:val="clear" w:color="000000" w:fill="C9D6EE"/>
            <w:vAlign w:val="center"/>
          </w:tcPr>
          <w:p w14:paraId="2BA07212" w14:textId="49B415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(+/-1.8%)</w:t>
            </w:r>
          </w:p>
        </w:tc>
        <w:tc>
          <w:tcPr>
            <w:tcW w:w="1530" w:type="dxa"/>
            <w:tcBorders>
              <w:top w:val="nil"/>
              <w:left w:val="single" w:sz="8" w:space="0" w:color="auto"/>
              <w:bottom w:val="single" w:sz="8" w:space="0" w:color="auto"/>
              <w:right w:val="single" w:sz="8" w:space="0" w:color="auto"/>
            </w:tcBorders>
            <w:shd w:val="clear" w:color="000000" w:fill="D1DDF1"/>
            <w:vAlign w:val="center"/>
          </w:tcPr>
          <w:p w14:paraId="4544D629" w14:textId="69B4B8B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(+/-1.8%)</w:t>
            </w:r>
          </w:p>
        </w:tc>
      </w:tr>
      <w:tr w:rsidR="00AF1BE5" w:rsidRPr="00703517" w14:paraId="744C54AC" w14:textId="79E1ACD3" w:rsidTr="00341DE7">
        <w:trPr>
          <w:trHeight w:val="196"/>
          <w:jc w:val="center"/>
        </w:trPr>
        <w:tc>
          <w:tcPr>
            <w:tcW w:w="1165" w:type="dxa"/>
          </w:tcPr>
          <w:p w14:paraId="4F3857B8" w14:textId="03389ED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POLTHE</w:t>
            </w:r>
          </w:p>
        </w:tc>
        <w:tc>
          <w:tcPr>
            <w:tcW w:w="2430" w:type="dxa"/>
          </w:tcPr>
          <w:p w14:paraId="3F8A1565" w14:textId="7C906D4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Polites themistocles</w:t>
            </w:r>
          </w:p>
        </w:tc>
        <w:tc>
          <w:tcPr>
            <w:tcW w:w="1530" w:type="dxa"/>
            <w:tcBorders>
              <w:top w:val="nil"/>
              <w:left w:val="nil"/>
              <w:bottom w:val="single" w:sz="8" w:space="0" w:color="auto"/>
              <w:right w:val="single" w:sz="8" w:space="0" w:color="auto"/>
            </w:tcBorders>
            <w:shd w:val="clear" w:color="000000" w:fill="D3DEF2"/>
            <w:vAlign w:val="center"/>
          </w:tcPr>
          <w:p w14:paraId="2F639E95" w14:textId="35EEFF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(+/-5.7%)</w:t>
            </w:r>
          </w:p>
        </w:tc>
        <w:tc>
          <w:tcPr>
            <w:tcW w:w="1530" w:type="dxa"/>
            <w:tcBorders>
              <w:top w:val="nil"/>
              <w:left w:val="nil"/>
              <w:bottom w:val="single" w:sz="8" w:space="0" w:color="auto"/>
              <w:right w:val="single" w:sz="8" w:space="0" w:color="auto"/>
            </w:tcBorders>
            <w:shd w:val="clear" w:color="000000" w:fill="DCE5F4"/>
            <w:vAlign w:val="center"/>
          </w:tcPr>
          <w:p w14:paraId="1BC77A45" w14:textId="63EE62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(+/-3.8%)</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EAA6F20" w14:textId="0B2114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(+/-0.3%)</w:t>
            </w:r>
          </w:p>
        </w:tc>
        <w:tc>
          <w:tcPr>
            <w:tcW w:w="1530" w:type="dxa"/>
            <w:tcBorders>
              <w:top w:val="nil"/>
              <w:left w:val="single" w:sz="8" w:space="0" w:color="auto"/>
              <w:bottom w:val="single" w:sz="8" w:space="0" w:color="auto"/>
              <w:right w:val="single" w:sz="8" w:space="0" w:color="auto"/>
            </w:tcBorders>
            <w:shd w:val="clear" w:color="000000" w:fill="F6F9FD"/>
            <w:vAlign w:val="center"/>
          </w:tcPr>
          <w:p w14:paraId="7B75F218" w14:textId="218573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4FCCB6A" w14:textId="38E3F942" w:rsidTr="00341DE7">
        <w:trPr>
          <w:trHeight w:val="212"/>
          <w:jc w:val="center"/>
        </w:trPr>
        <w:tc>
          <w:tcPr>
            <w:tcW w:w="1165" w:type="dxa"/>
          </w:tcPr>
          <w:p w14:paraId="6CFBEDFF" w14:textId="4531D02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POLFAU</w:t>
            </w:r>
          </w:p>
        </w:tc>
        <w:tc>
          <w:tcPr>
            <w:tcW w:w="2430" w:type="dxa"/>
          </w:tcPr>
          <w:p w14:paraId="17E640C8" w14:textId="4BBE182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faunus</w:t>
            </w:r>
          </w:p>
        </w:tc>
        <w:tc>
          <w:tcPr>
            <w:tcW w:w="1530" w:type="dxa"/>
            <w:tcBorders>
              <w:top w:val="nil"/>
              <w:left w:val="nil"/>
              <w:bottom w:val="single" w:sz="8" w:space="0" w:color="auto"/>
              <w:right w:val="single" w:sz="8" w:space="0" w:color="auto"/>
            </w:tcBorders>
            <w:shd w:val="clear" w:color="000000" w:fill="FBF1F1"/>
            <w:vAlign w:val="center"/>
          </w:tcPr>
          <w:p w14:paraId="774FF6EB" w14:textId="4D23215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(+/-5.4%)</w:t>
            </w:r>
          </w:p>
        </w:tc>
        <w:tc>
          <w:tcPr>
            <w:tcW w:w="1530" w:type="dxa"/>
            <w:tcBorders>
              <w:top w:val="nil"/>
              <w:left w:val="nil"/>
              <w:bottom w:val="single" w:sz="8" w:space="0" w:color="auto"/>
              <w:right w:val="single" w:sz="8" w:space="0" w:color="auto"/>
            </w:tcBorders>
            <w:shd w:val="clear" w:color="000000" w:fill="F3F6FB"/>
            <w:vAlign w:val="center"/>
          </w:tcPr>
          <w:p w14:paraId="51C09366" w14:textId="33E94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(+/-5.9%)</w:t>
            </w:r>
          </w:p>
        </w:tc>
        <w:tc>
          <w:tcPr>
            <w:tcW w:w="1530" w:type="dxa"/>
            <w:tcBorders>
              <w:top w:val="nil"/>
              <w:left w:val="single" w:sz="8" w:space="0" w:color="auto"/>
              <w:bottom w:val="single" w:sz="8" w:space="0" w:color="auto"/>
              <w:right w:val="single" w:sz="8" w:space="0" w:color="auto"/>
            </w:tcBorders>
            <w:shd w:val="clear" w:color="000000" w:fill="F6F8FC"/>
            <w:vAlign w:val="center"/>
          </w:tcPr>
          <w:p w14:paraId="63E39DF9" w14:textId="682F23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2E304535" w14:textId="2BFDF4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1EE5738D" w14:textId="13812B67" w:rsidTr="00341DE7">
        <w:trPr>
          <w:trHeight w:val="196"/>
          <w:jc w:val="center"/>
        </w:trPr>
        <w:tc>
          <w:tcPr>
            <w:tcW w:w="1165" w:type="dxa"/>
          </w:tcPr>
          <w:p w14:paraId="5F6FFB84" w14:textId="1C4CB01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POLGRA</w:t>
            </w:r>
          </w:p>
        </w:tc>
        <w:tc>
          <w:tcPr>
            <w:tcW w:w="2430" w:type="dxa"/>
          </w:tcPr>
          <w:p w14:paraId="6610DC2E" w14:textId="56B1BA08"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gracilis</w:t>
            </w:r>
          </w:p>
        </w:tc>
        <w:tc>
          <w:tcPr>
            <w:tcW w:w="1530" w:type="dxa"/>
            <w:tcBorders>
              <w:top w:val="nil"/>
              <w:left w:val="nil"/>
              <w:bottom w:val="single" w:sz="8" w:space="0" w:color="auto"/>
              <w:right w:val="single" w:sz="8" w:space="0" w:color="auto"/>
            </w:tcBorders>
            <w:shd w:val="clear" w:color="000000" w:fill="F8E5E5"/>
            <w:vAlign w:val="center"/>
          </w:tcPr>
          <w:p w14:paraId="2FDBB9C3" w14:textId="176C5DC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nil"/>
              <w:bottom w:val="single" w:sz="8" w:space="0" w:color="auto"/>
              <w:right w:val="single" w:sz="8" w:space="0" w:color="auto"/>
            </w:tcBorders>
            <w:shd w:val="clear" w:color="000000" w:fill="FCF6F6"/>
            <w:vAlign w:val="center"/>
          </w:tcPr>
          <w:p w14:paraId="1B723AA5" w14:textId="78FFC0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(+/-2.2%)</w:t>
            </w:r>
          </w:p>
        </w:tc>
        <w:tc>
          <w:tcPr>
            <w:tcW w:w="1530" w:type="dxa"/>
            <w:tcBorders>
              <w:top w:val="nil"/>
              <w:left w:val="single" w:sz="8" w:space="0" w:color="auto"/>
              <w:bottom w:val="single" w:sz="8" w:space="0" w:color="auto"/>
              <w:right w:val="single" w:sz="8" w:space="0" w:color="auto"/>
            </w:tcBorders>
            <w:shd w:val="clear" w:color="000000" w:fill="FEFEFF"/>
            <w:vAlign w:val="center"/>
          </w:tcPr>
          <w:p w14:paraId="08408664" w14:textId="474879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2E705184" w14:textId="48FA5D0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1F35D00D" w14:textId="648BD521" w:rsidTr="00341DE7">
        <w:trPr>
          <w:trHeight w:val="196"/>
          <w:jc w:val="center"/>
        </w:trPr>
        <w:tc>
          <w:tcPr>
            <w:tcW w:w="1165" w:type="dxa"/>
          </w:tcPr>
          <w:p w14:paraId="7670F80E" w14:textId="200884F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POLINT</w:t>
            </w:r>
          </w:p>
        </w:tc>
        <w:tc>
          <w:tcPr>
            <w:tcW w:w="2430" w:type="dxa"/>
          </w:tcPr>
          <w:p w14:paraId="66E939E7" w14:textId="7B3A964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interrogationis</w:t>
            </w:r>
          </w:p>
        </w:tc>
        <w:tc>
          <w:tcPr>
            <w:tcW w:w="1530" w:type="dxa"/>
            <w:tcBorders>
              <w:top w:val="nil"/>
              <w:left w:val="nil"/>
              <w:bottom w:val="single" w:sz="8" w:space="0" w:color="auto"/>
              <w:right w:val="single" w:sz="8" w:space="0" w:color="auto"/>
            </w:tcBorders>
            <w:shd w:val="clear" w:color="000000" w:fill="9CB4E0"/>
            <w:vAlign w:val="center"/>
          </w:tcPr>
          <w:p w14:paraId="1C5F46D6" w14:textId="10ED8F2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(+/-6.2%)</w:t>
            </w:r>
          </w:p>
        </w:tc>
        <w:tc>
          <w:tcPr>
            <w:tcW w:w="1530" w:type="dxa"/>
            <w:tcBorders>
              <w:top w:val="nil"/>
              <w:left w:val="nil"/>
              <w:bottom w:val="single" w:sz="8" w:space="0" w:color="auto"/>
              <w:right w:val="single" w:sz="8" w:space="0" w:color="auto"/>
            </w:tcBorders>
            <w:shd w:val="clear" w:color="000000" w:fill="B3C6E7"/>
            <w:vAlign w:val="center"/>
          </w:tcPr>
          <w:p w14:paraId="0E2D3325" w14:textId="0517E25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(+/-4.5%)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770FDD24" w14:textId="13BAB8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(+/-3.3%)</w:t>
            </w:r>
          </w:p>
        </w:tc>
        <w:tc>
          <w:tcPr>
            <w:tcW w:w="1530" w:type="dxa"/>
            <w:tcBorders>
              <w:top w:val="nil"/>
              <w:left w:val="single" w:sz="8" w:space="0" w:color="auto"/>
              <w:bottom w:val="single" w:sz="8" w:space="0" w:color="auto"/>
              <w:right w:val="single" w:sz="8" w:space="0" w:color="auto"/>
            </w:tcBorders>
            <w:shd w:val="clear" w:color="000000" w:fill="81A0D8"/>
            <w:vAlign w:val="center"/>
          </w:tcPr>
          <w:p w14:paraId="36A3B1F4" w14:textId="0D363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(+/-2.7%)</w:t>
            </w:r>
          </w:p>
        </w:tc>
      </w:tr>
      <w:tr w:rsidR="00AF1BE5" w:rsidRPr="00703517" w14:paraId="7A5D373F" w14:textId="2E3AEDE7" w:rsidTr="00341DE7">
        <w:trPr>
          <w:trHeight w:val="212"/>
          <w:jc w:val="center"/>
        </w:trPr>
        <w:tc>
          <w:tcPr>
            <w:tcW w:w="1165" w:type="dxa"/>
          </w:tcPr>
          <w:p w14:paraId="060E9190" w14:textId="3C7F52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POLPRO</w:t>
            </w:r>
          </w:p>
        </w:tc>
        <w:tc>
          <w:tcPr>
            <w:tcW w:w="2430" w:type="dxa"/>
          </w:tcPr>
          <w:p w14:paraId="77F2FC81" w14:textId="11A405A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progne</w:t>
            </w:r>
          </w:p>
        </w:tc>
        <w:tc>
          <w:tcPr>
            <w:tcW w:w="1530" w:type="dxa"/>
            <w:tcBorders>
              <w:top w:val="nil"/>
              <w:left w:val="nil"/>
              <w:bottom w:val="single" w:sz="8" w:space="0" w:color="auto"/>
              <w:right w:val="single" w:sz="8" w:space="0" w:color="auto"/>
            </w:tcBorders>
            <w:shd w:val="clear" w:color="000000" w:fill="BACBE9"/>
            <w:vAlign w:val="center"/>
          </w:tcPr>
          <w:p w14:paraId="3FCDCDBC" w14:textId="3B4CFA6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(+/-4.2%)</w:t>
            </w:r>
          </w:p>
        </w:tc>
        <w:tc>
          <w:tcPr>
            <w:tcW w:w="1530" w:type="dxa"/>
            <w:tcBorders>
              <w:top w:val="nil"/>
              <w:left w:val="nil"/>
              <w:bottom w:val="single" w:sz="8" w:space="0" w:color="auto"/>
              <w:right w:val="single" w:sz="8" w:space="0" w:color="auto"/>
            </w:tcBorders>
            <w:shd w:val="clear" w:color="000000" w:fill="A1B8E2"/>
            <w:vAlign w:val="center"/>
          </w:tcPr>
          <w:p w14:paraId="555A7C4A" w14:textId="29E38A3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(+/-5.3%)</w:t>
            </w:r>
          </w:p>
        </w:tc>
        <w:tc>
          <w:tcPr>
            <w:tcW w:w="1530" w:type="dxa"/>
            <w:tcBorders>
              <w:top w:val="nil"/>
              <w:left w:val="single" w:sz="8" w:space="0" w:color="auto"/>
              <w:bottom w:val="single" w:sz="8" w:space="0" w:color="auto"/>
              <w:right w:val="single" w:sz="8" w:space="0" w:color="auto"/>
            </w:tcBorders>
            <w:shd w:val="clear" w:color="000000" w:fill="EDF1FA"/>
            <w:vAlign w:val="center"/>
          </w:tcPr>
          <w:p w14:paraId="0B5EF84E" w14:textId="7790B1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(+/-0.7%)</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55687E82" w14:textId="73EC83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r>
      <w:tr w:rsidR="00AF1BE5" w:rsidRPr="00703517" w14:paraId="76F6B06B" w14:textId="2763533F" w:rsidTr="00341DE7">
        <w:trPr>
          <w:trHeight w:val="196"/>
          <w:jc w:val="center"/>
        </w:trPr>
        <w:tc>
          <w:tcPr>
            <w:tcW w:w="1165" w:type="dxa"/>
          </w:tcPr>
          <w:p w14:paraId="48BD0785" w14:textId="4AFE841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POLSAT</w:t>
            </w:r>
          </w:p>
        </w:tc>
        <w:tc>
          <w:tcPr>
            <w:tcW w:w="2430" w:type="dxa"/>
          </w:tcPr>
          <w:p w14:paraId="16D657A7" w14:textId="5C7A764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satyrus</w:t>
            </w:r>
          </w:p>
        </w:tc>
        <w:tc>
          <w:tcPr>
            <w:tcW w:w="1530" w:type="dxa"/>
            <w:tcBorders>
              <w:top w:val="nil"/>
              <w:left w:val="nil"/>
              <w:bottom w:val="single" w:sz="8" w:space="0" w:color="auto"/>
              <w:right w:val="single" w:sz="8" w:space="0" w:color="auto"/>
            </w:tcBorders>
            <w:shd w:val="clear" w:color="000000" w:fill="F5F8FC"/>
            <w:vAlign w:val="center"/>
          </w:tcPr>
          <w:p w14:paraId="37ED6F72" w14:textId="1703A1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(+/-2.2%)</w:t>
            </w:r>
          </w:p>
        </w:tc>
        <w:tc>
          <w:tcPr>
            <w:tcW w:w="1530" w:type="dxa"/>
            <w:tcBorders>
              <w:top w:val="nil"/>
              <w:left w:val="nil"/>
              <w:bottom w:val="single" w:sz="8" w:space="0" w:color="auto"/>
              <w:right w:val="single" w:sz="8" w:space="0" w:color="auto"/>
            </w:tcBorders>
            <w:shd w:val="clear" w:color="000000" w:fill="E2E9F6"/>
            <w:vAlign w:val="center"/>
          </w:tcPr>
          <w:p w14:paraId="2AD930B9" w14:textId="109A2E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692EE78C" w14:textId="79B5B2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775C47E" w14:textId="65440EC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08C544C6" w14:textId="6B1CD0CE" w:rsidTr="00341DE7">
        <w:trPr>
          <w:trHeight w:val="212"/>
          <w:jc w:val="center"/>
        </w:trPr>
        <w:tc>
          <w:tcPr>
            <w:tcW w:w="1165" w:type="dxa"/>
          </w:tcPr>
          <w:p w14:paraId="4D6A578E" w14:textId="75B9B9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PONOCC</w:t>
            </w:r>
          </w:p>
        </w:tc>
        <w:tc>
          <w:tcPr>
            <w:tcW w:w="2430" w:type="dxa"/>
          </w:tcPr>
          <w:p w14:paraId="03ADB5AF" w14:textId="6118064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Pontia occidentalis</w:t>
            </w:r>
          </w:p>
        </w:tc>
        <w:tc>
          <w:tcPr>
            <w:tcW w:w="1530" w:type="dxa"/>
            <w:tcBorders>
              <w:top w:val="nil"/>
              <w:left w:val="nil"/>
              <w:bottom w:val="single" w:sz="8" w:space="0" w:color="auto"/>
              <w:right w:val="single" w:sz="8" w:space="0" w:color="auto"/>
            </w:tcBorders>
            <w:shd w:val="clear" w:color="000000" w:fill="EAABAB"/>
            <w:vAlign w:val="center"/>
          </w:tcPr>
          <w:p w14:paraId="3A1FBEE9" w14:textId="3BE84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(+/-2.8%)</w:t>
            </w:r>
          </w:p>
        </w:tc>
        <w:tc>
          <w:tcPr>
            <w:tcW w:w="1530" w:type="dxa"/>
            <w:tcBorders>
              <w:top w:val="nil"/>
              <w:left w:val="nil"/>
              <w:bottom w:val="single" w:sz="8" w:space="0" w:color="auto"/>
              <w:right w:val="single" w:sz="8" w:space="0" w:color="auto"/>
            </w:tcBorders>
            <w:shd w:val="clear" w:color="000000" w:fill="F4D2D2"/>
            <w:vAlign w:val="center"/>
          </w:tcPr>
          <w:p w14:paraId="6EEBBD4B" w14:textId="0FE8E4A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(+/-2.5%)</w:t>
            </w:r>
          </w:p>
        </w:tc>
        <w:tc>
          <w:tcPr>
            <w:tcW w:w="1530" w:type="dxa"/>
            <w:tcBorders>
              <w:top w:val="nil"/>
              <w:left w:val="single" w:sz="8" w:space="0" w:color="auto"/>
              <w:bottom w:val="single" w:sz="8" w:space="0" w:color="auto"/>
              <w:right w:val="single" w:sz="8" w:space="0" w:color="auto"/>
            </w:tcBorders>
            <w:shd w:val="clear" w:color="000000" w:fill="F5D6D6"/>
            <w:vAlign w:val="center"/>
          </w:tcPr>
          <w:p w14:paraId="64C9DF7A" w14:textId="086920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(+/-1.7%)</w:t>
            </w:r>
          </w:p>
        </w:tc>
        <w:tc>
          <w:tcPr>
            <w:tcW w:w="1530" w:type="dxa"/>
            <w:tcBorders>
              <w:top w:val="nil"/>
              <w:left w:val="single" w:sz="8" w:space="0" w:color="auto"/>
              <w:bottom w:val="single" w:sz="8" w:space="0" w:color="auto"/>
              <w:right w:val="single" w:sz="8" w:space="0" w:color="auto"/>
            </w:tcBorders>
            <w:shd w:val="clear" w:color="000000" w:fill="FAECEC"/>
            <w:vAlign w:val="center"/>
          </w:tcPr>
          <w:p w14:paraId="2F8F47A1" w14:textId="34413F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(+/-1.2%)</w:t>
            </w:r>
          </w:p>
        </w:tc>
      </w:tr>
      <w:tr w:rsidR="00AF1BE5" w:rsidRPr="00703517" w14:paraId="38DCDD46" w14:textId="0C39451B" w:rsidTr="00341DE7">
        <w:trPr>
          <w:trHeight w:val="196"/>
          <w:jc w:val="center"/>
        </w:trPr>
        <w:tc>
          <w:tcPr>
            <w:tcW w:w="1165" w:type="dxa"/>
          </w:tcPr>
          <w:p w14:paraId="0E3E425A" w14:textId="1AA99A8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PTECAN</w:t>
            </w:r>
          </w:p>
        </w:tc>
        <w:tc>
          <w:tcPr>
            <w:tcW w:w="2430" w:type="dxa"/>
          </w:tcPr>
          <w:p w14:paraId="05843544" w14:textId="71B61AD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Pterourus canadensis</w:t>
            </w:r>
          </w:p>
        </w:tc>
        <w:tc>
          <w:tcPr>
            <w:tcW w:w="1530" w:type="dxa"/>
            <w:tcBorders>
              <w:top w:val="nil"/>
              <w:left w:val="nil"/>
              <w:bottom w:val="single" w:sz="8" w:space="0" w:color="auto"/>
              <w:right w:val="single" w:sz="8" w:space="0" w:color="auto"/>
            </w:tcBorders>
            <w:shd w:val="clear" w:color="000000" w:fill="FEFEFF"/>
            <w:vAlign w:val="center"/>
          </w:tcPr>
          <w:p w14:paraId="3BFC1884" w14:textId="375DD3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(+/-7.0%)</w:t>
            </w:r>
          </w:p>
        </w:tc>
        <w:tc>
          <w:tcPr>
            <w:tcW w:w="1530" w:type="dxa"/>
            <w:tcBorders>
              <w:top w:val="nil"/>
              <w:left w:val="nil"/>
              <w:bottom w:val="single" w:sz="8" w:space="0" w:color="auto"/>
              <w:right w:val="single" w:sz="8" w:space="0" w:color="auto"/>
            </w:tcBorders>
            <w:shd w:val="clear" w:color="000000" w:fill="EEF2FA"/>
            <w:vAlign w:val="center"/>
          </w:tcPr>
          <w:p w14:paraId="51455D3D" w14:textId="3F04BA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(+/-7.4%)</w:t>
            </w:r>
          </w:p>
        </w:tc>
        <w:tc>
          <w:tcPr>
            <w:tcW w:w="1530" w:type="dxa"/>
            <w:tcBorders>
              <w:top w:val="nil"/>
              <w:left w:val="single" w:sz="8" w:space="0" w:color="auto"/>
              <w:bottom w:val="single" w:sz="8" w:space="0" w:color="auto"/>
              <w:right w:val="single" w:sz="8" w:space="0" w:color="auto"/>
            </w:tcBorders>
            <w:shd w:val="clear" w:color="000000" w:fill="E8EEF8"/>
            <w:vAlign w:val="center"/>
          </w:tcPr>
          <w:p w14:paraId="6D16CC77" w14:textId="5C9EE06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EAEF33C" w14:textId="494933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75E306AD" w14:textId="47CB7990" w:rsidTr="00341DE7">
        <w:trPr>
          <w:trHeight w:val="212"/>
          <w:jc w:val="center"/>
        </w:trPr>
        <w:tc>
          <w:tcPr>
            <w:tcW w:w="1165" w:type="dxa"/>
          </w:tcPr>
          <w:p w14:paraId="5D65D7E4" w14:textId="12D9F1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PTEEUR</w:t>
            </w:r>
          </w:p>
        </w:tc>
        <w:tc>
          <w:tcPr>
            <w:tcW w:w="2430" w:type="dxa"/>
          </w:tcPr>
          <w:p w14:paraId="27181B2C" w14:textId="722FF79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Pterourus eurymedon</w:t>
            </w:r>
          </w:p>
        </w:tc>
        <w:tc>
          <w:tcPr>
            <w:tcW w:w="1530" w:type="dxa"/>
            <w:tcBorders>
              <w:top w:val="nil"/>
              <w:left w:val="nil"/>
              <w:bottom w:val="single" w:sz="8" w:space="0" w:color="auto"/>
              <w:right w:val="single" w:sz="8" w:space="0" w:color="auto"/>
            </w:tcBorders>
            <w:shd w:val="clear" w:color="000000" w:fill="5E86CD"/>
            <w:vAlign w:val="center"/>
          </w:tcPr>
          <w:p w14:paraId="62D73C8D" w14:textId="27F44A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8.4% (+/-9.6%)</w:t>
            </w:r>
          </w:p>
        </w:tc>
        <w:tc>
          <w:tcPr>
            <w:tcW w:w="1530" w:type="dxa"/>
            <w:tcBorders>
              <w:top w:val="nil"/>
              <w:left w:val="nil"/>
              <w:bottom w:val="single" w:sz="8" w:space="0" w:color="auto"/>
              <w:right w:val="single" w:sz="8" w:space="0" w:color="auto"/>
            </w:tcBorders>
            <w:shd w:val="clear" w:color="000000" w:fill="6389CE"/>
            <w:vAlign w:val="center"/>
          </w:tcPr>
          <w:p w14:paraId="763AD7B1" w14:textId="5CCFDA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6.9% (+/-8.5%)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4A71A5C6" w14:textId="741C24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(+/-2.5%)</w:t>
            </w:r>
          </w:p>
        </w:tc>
        <w:tc>
          <w:tcPr>
            <w:tcW w:w="1530" w:type="dxa"/>
            <w:tcBorders>
              <w:top w:val="nil"/>
              <w:left w:val="single" w:sz="8" w:space="0" w:color="auto"/>
              <w:bottom w:val="single" w:sz="8" w:space="0" w:color="auto"/>
              <w:right w:val="single" w:sz="8" w:space="0" w:color="auto"/>
            </w:tcBorders>
            <w:shd w:val="clear" w:color="000000" w:fill="638ACE"/>
            <w:vAlign w:val="center"/>
          </w:tcPr>
          <w:p w14:paraId="04F17C2B" w14:textId="6C12A7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(+/-2.6%)</w:t>
            </w:r>
          </w:p>
        </w:tc>
      </w:tr>
      <w:tr w:rsidR="00AF1BE5" w:rsidRPr="00703517" w14:paraId="34E9C469" w14:textId="71A37977" w:rsidTr="00341DE7">
        <w:trPr>
          <w:trHeight w:val="196"/>
          <w:jc w:val="center"/>
        </w:trPr>
        <w:tc>
          <w:tcPr>
            <w:tcW w:w="1165" w:type="dxa"/>
          </w:tcPr>
          <w:p w14:paraId="7DE5D411" w14:textId="1B4D040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PTEGLA</w:t>
            </w:r>
          </w:p>
        </w:tc>
        <w:tc>
          <w:tcPr>
            <w:tcW w:w="2430" w:type="dxa"/>
          </w:tcPr>
          <w:p w14:paraId="750584D6" w14:textId="353ABEF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Pterourus glaucus</w:t>
            </w:r>
          </w:p>
        </w:tc>
        <w:tc>
          <w:tcPr>
            <w:tcW w:w="1530" w:type="dxa"/>
            <w:tcBorders>
              <w:top w:val="nil"/>
              <w:left w:val="nil"/>
              <w:bottom w:val="single" w:sz="8" w:space="0" w:color="auto"/>
              <w:right w:val="single" w:sz="8" w:space="0" w:color="auto"/>
            </w:tcBorders>
            <w:shd w:val="clear" w:color="000000" w:fill="F7E1E1"/>
            <w:vAlign w:val="center"/>
          </w:tcPr>
          <w:p w14:paraId="6FC5FEE6" w14:textId="34A87D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(+/-0.6%)</w:t>
            </w:r>
          </w:p>
        </w:tc>
        <w:tc>
          <w:tcPr>
            <w:tcW w:w="1530" w:type="dxa"/>
            <w:tcBorders>
              <w:top w:val="nil"/>
              <w:left w:val="nil"/>
              <w:bottom w:val="single" w:sz="8" w:space="0" w:color="auto"/>
              <w:right w:val="single" w:sz="8" w:space="0" w:color="auto"/>
            </w:tcBorders>
            <w:shd w:val="clear" w:color="000000" w:fill="FEFEFF"/>
            <w:vAlign w:val="center"/>
          </w:tcPr>
          <w:p w14:paraId="19D0B2D2" w14:textId="318421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(+/-1.2%)</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7668E01A" w14:textId="482F4A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(+/-0.8%)</w:t>
            </w:r>
          </w:p>
        </w:tc>
        <w:tc>
          <w:tcPr>
            <w:tcW w:w="1530" w:type="dxa"/>
            <w:tcBorders>
              <w:top w:val="nil"/>
              <w:left w:val="single" w:sz="8" w:space="0" w:color="auto"/>
              <w:bottom w:val="single" w:sz="8" w:space="0" w:color="auto"/>
              <w:right w:val="single" w:sz="8" w:space="0" w:color="auto"/>
            </w:tcBorders>
            <w:shd w:val="clear" w:color="000000" w:fill="FBEFEF"/>
            <w:vAlign w:val="center"/>
          </w:tcPr>
          <w:p w14:paraId="306A4007" w14:textId="2451BD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r>
      <w:tr w:rsidR="00AF1BE5" w:rsidRPr="00703517" w14:paraId="52A7FE8C" w14:textId="38D77F12" w:rsidTr="00341DE7">
        <w:trPr>
          <w:trHeight w:val="212"/>
          <w:jc w:val="center"/>
        </w:trPr>
        <w:tc>
          <w:tcPr>
            <w:tcW w:w="1165" w:type="dxa"/>
          </w:tcPr>
          <w:p w14:paraId="36FAB44F" w14:textId="29451D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PTERUT</w:t>
            </w:r>
          </w:p>
        </w:tc>
        <w:tc>
          <w:tcPr>
            <w:tcW w:w="2430" w:type="dxa"/>
          </w:tcPr>
          <w:p w14:paraId="4AE40F25" w14:textId="29BCD27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Pterourus rutulus</w:t>
            </w:r>
          </w:p>
        </w:tc>
        <w:tc>
          <w:tcPr>
            <w:tcW w:w="1530" w:type="dxa"/>
            <w:tcBorders>
              <w:top w:val="nil"/>
              <w:left w:val="nil"/>
              <w:bottom w:val="single" w:sz="8" w:space="0" w:color="auto"/>
              <w:right w:val="single" w:sz="8" w:space="0" w:color="auto"/>
            </w:tcBorders>
            <w:shd w:val="clear" w:color="000000" w:fill="4472C4"/>
            <w:vAlign w:val="center"/>
          </w:tcPr>
          <w:p w14:paraId="2A25CD1E" w14:textId="2D5CDA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9.7% (+/-9.2%)</w:t>
            </w:r>
          </w:p>
        </w:tc>
        <w:tc>
          <w:tcPr>
            <w:tcW w:w="1530" w:type="dxa"/>
            <w:tcBorders>
              <w:top w:val="nil"/>
              <w:left w:val="nil"/>
              <w:bottom w:val="single" w:sz="8" w:space="0" w:color="auto"/>
              <w:right w:val="single" w:sz="8" w:space="0" w:color="auto"/>
            </w:tcBorders>
            <w:shd w:val="clear" w:color="000000" w:fill="4472C4"/>
            <w:vAlign w:val="center"/>
          </w:tcPr>
          <w:p w14:paraId="073AC71A" w14:textId="6E8702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8.3% (+/-9.4%)</w:t>
            </w:r>
          </w:p>
        </w:tc>
        <w:tc>
          <w:tcPr>
            <w:tcW w:w="1530" w:type="dxa"/>
            <w:tcBorders>
              <w:top w:val="nil"/>
              <w:left w:val="single" w:sz="8" w:space="0" w:color="auto"/>
              <w:bottom w:val="single" w:sz="8" w:space="0" w:color="auto"/>
              <w:right w:val="single" w:sz="8" w:space="0" w:color="auto"/>
            </w:tcBorders>
            <w:shd w:val="clear" w:color="000000" w:fill="5982CB"/>
            <w:vAlign w:val="center"/>
          </w:tcPr>
          <w:p w14:paraId="74F4E3B2" w14:textId="1A835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(+/-3.2%)</w:t>
            </w:r>
          </w:p>
        </w:tc>
        <w:tc>
          <w:tcPr>
            <w:tcW w:w="1530" w:type="dxa"/>
            <w:tcBorders>
              <w:top w:val="nil"/>
              <w:left w:val="single" w:sz="8" w:space="0" w:color="auto"/>
              <w:bottom w:val="single" w:sz="8" w:space="0" w:color="auto"/>
              <w:right w:val="single" w:sz="8" w:space="0" w:color="auto"/>
            </w:tcBorders>
            <w:shd w:val="clear" w:color="000000" w:fill="7093D2"/>
            <w:vAlign w:val="center"/>
          </w:tcPr>
          <w:p w14:paraId="71D006CB" w14:textId="06254F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(+/-2.9%)</w:t>
            </w:r>
          </w:p>
        </w:tc>
      </w:tr>
      <w:tr w:rsidR="00AF1BE5" w:rsidRPr="00703517" w14:paraId="6816998B" w14:textId="38231D8F" w:rsidTr="00341DE7">
        <w:trPr>
          <w:trHeight w:val="196"/>
          <w:jc w:val="center"/>
        </w:trPr>
        <w:tc>
          <w:tcPr>
            <w:tcW w:w="1165" w:type="dxa"/>
          </w:tcPr>
          <w:p w14:paraId="6D4386C7" w14:textId="1FE0FF5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SATLIP</w:t>
            </w:r>
          </w:p>
        </w:tc>
        <w:tc>
          <w:tcPr>
            <w:tcW w:w="2430" w:type="dxa"/>
          </w:tcPr>
          <w:p w14:paraId="529682D1" w14:textId="4BE3C73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Satyrium liparops</w:t>
            </w:r>
          </w:p>
        </w:tc>
        <w:tc>
          <w:tcPr>
            <w:tcW w:w="1530" w:type="dxa"/>
            <w:tcBorders>
              <w:top w:val="nil"/>
              <w:left w:val="nil"/>
              <w:bottom w:val="single" w:sz="8" w:space="0" w:color="auto"/>
              <w:right w:val="single" w:sz="8" w:space="0" w:color="auto"/>
            </w:tcBorders>
            <w:shd w:val="clear" w:color="000000" w:fill="F6DCDC"/>
            <w:vAlign w:val="center"/>
          </w:tcPr>
          <w:p w14:paraId="732575F2" w14:textId="5082E7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(+/-3.2%)</w:t>
            </w:r>
          </w:p>
        </w:tc>
        <w:tc>
          <w:tcPr>
            <w:tcW w:w="1530" w:type="dxa"/>
            <w:tcBorders>
              <w:top w:val="nil"/>
              <w:left w:val="nil"/>
              <w:bottom w:val="single" w:sz="8" w:space="0" w:color="auto"/>
              <w:right w:val="single" w:sz="8" w:space="0" w:color="auto"/>
            </w:tcBorders>
            <w:shd w:val="clear" w:color="000000" w:fill="F8E6E6"/>
            <w:vAlign w:val="center"/>
          </w:tcPr>
          <w:p w14:paraId="7F2AC5F0" w14:textId="25F8FA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(+/-2.8%)</w:t>
            </w:r>
          </w:p>
        </w:tc>
        <w:tc>
          <w:tcPr>
            <w:tcW w:w="1530" w:type="dxa"/>
            <w:tcBorders>
              <w:top w:val="nil"/>
              <w:left w:val="single" w:sz="8" w:space="0" w:color="auto"/>
              <w:bottom w:val="single" w:sz="8" w:space="0" w:color="auto"/>
              <w:right w:val="single" w:sz="8" w:space="0" w:color="auto"/>
            </w:tcBorders>
            <w:shd w:val="clear" w:color="000000" w:fill="B2C5E7"/>
            <w:vAlign w:val="center"/>
          </w:tcPr>
          <w:p w14:paraId="26F8804D" w14:textId="77CB7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A2B9E2"/>
            <w:vAlign w:val="center"/>
          </w:tcPr>
          <w:p w14:paraId="265EC40B" w14:textId="2231D2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r>
      <w:tr w:rsidR="00AF1BE5" w:rsidRPr="00703517" w14:paraId="303D9709" w14:textId="300F87F6" w:rsidTr="00341DE7">
        <w:trPr>
          <w:trHeight w:val="212"/>
          <w:jc w:val="center"/>
        </w:trPr>
        <w:tc>
          <w:tcPr>
            <w:tcW w:w="1165" w:type="dxa"/>
          </w:tcPr>
          <w:p w14:paraId="3241C08C" w14:textId="7721F8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STRMEL</w:t>
            </w:r>
          </w:p>
        </w:tc>
        <w:tc>
          <w:tcPr>
            <w:tcW w:w="2430" w:type="dxa"/>
          </w:tcPr>
          <w:p w14:paraId="1F8481E5" w14:textId="7C5DB56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Strymon melinus</w:t>
            </w:r>
          </w:p>
        </w:tc>
        <w:tc>
          <w:tcPr>
            <w:tcW w:w="1530" w:type="dxa"/>
            <w:tcBorders>
              <w:top w:val="nil"/>
              <w:left w:val="nil"/>
              <w:bottom w:val="single" w:sz="8" w:space="0" w:color="auto"/>
              <w:right w:val="single" w:sz="8" w:space="0" w:color="auto"/>
            </w:tcBorders>
            <w:shd w:val="clear" w:color="000000" w:fill="BECEEB"/>
            <w:vAlign w:val="center"/>
          </w:tcPr>
          <w:p w14:paraId="3977E929" w14:textId="719FD8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nil"/>
              <w:bottom w:val="single" w:sz="8" w:space="0" w:color="auto"/>
              <w:right w:val="single" w:sz="8" w:space="0" w:color="auto"/>
            </w:tcBorders>
            <w:shd w:val="clear" w:color="000000" w:fill="7A9BD5"/>
            <w:vAlign w:val="center"/>
          </w:tcPr>
          <w:p w14:paraId="4838A1DC" w14:textId="016F12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5.9% (+/-6.1%)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3FA65834" w14:textId="6C5DB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6B929037" w14:textId="62CE39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A75DC91" w14:textId="47ABEE20" w:rsidTr="00341DE7">
        <w:trPr>
          <w:trHeight w:val="196"/>
          <w:jc w:val="center"/>
        </w:trPr>
        <w:tc>
          <w:tcPr>
            <w:tcW w:w="1165" w:type="dxa"/>
          </w:tcPr>
          <w:p w14:paraId="21C70120" w14:textId="4FCBDC6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THOPYL</w:t>
            </w:r>
          </w:p>
        </w:tc>
        <w:tc>
          <w:tcPr>
            <w:tcW w:w="2430" w:type="dxa"/>
          </w:tcPr>
          <w:p w14:paraId="6A82E1DE" w14:textId="32064F3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Thorybes pylades</w:t>
            </w:r>
          </w:p>
        </w:tc>
        <w:tc>
          <w:tcPr>
            <w:tcW w:w="1530" w:type="dxa"/>
            <w:tcBorders>
              <w:top w:val="nil"/>
              <w:left w:val="nil"/>
              <w:bottom w:val="single" w:sz="8" w:space="0" w:color="auto"/>
              <w:right w:val="single" w:sz="8" w:space="0" w:color="auto"/>
            </w:tcBorders>
            <w:shd w:val="clear" w:color="000000" w:fill="E7A0A0"/>
            <w:vAlign w:val="center"/>
          </w:tcPr>
          <w:p w14:paraId="3A1FF929" w14:textId="6F27E7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(+/-5.5%)</w:t>
            </w:r>
          </w:p>
        </w:tc>
        <w:tc>
          <w:tcPr>
            <w:tcW w:w="1530" w:type="dxa"/>
            <w:tcBorders>
              <w:top w:val="nil"/>
              <w:left w:val="nil"/>
              <w:bottom w:val="single" w:sz="8" w:space="0" w:color="auto"/>
              <w:right w:val="single" w:sz="8" w:space="0" w:color="auto"/>
            </w:tcBorders>
            <w:shd w:val="clear" w:color="000000" w:fill="EBAFAF"/>
            <w:vAlign w:val="center"/>
          </w:tcPr>
          <w:p w14:paraId="77A668DE" w14:textId="4F4D0E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(+/-5.3%)</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4611F7B9" w14:textId="759D3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(+/-1.4%)</w:t>
            </w:r>
          </w:p>
        </w:tc>
        <w:tc>
          <w:tcPr>
            <w:tcW w:w="1530" w:type="dxa"/>
            <w:tcBorders>
              <w:top w:val="nil"/>
              <w:left w:val="single" w:sz="8" w:space="0" w:color="auto"/>
              <w:bottom w:val="single" w:sz="8" w:space="0" w:color="auto"/>
              <w:right w:val="single" w:sz="8" w:space="0" w:color="auto"/>
            </w:tcBorders>
            <w:shd w:val="clear" w:color="000000" w:fill="F7E2E2"/>
            <w:vAlign w:val="center"/>
          </w:tcPr>
          <w:p w14:paraId="3A593D6A" w14:textId="71E3F9B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(+/-1.6%)</w:t>
            </w:r>
          </w:p>
        </w:tc>
      </w:tr>
      <w:tr w:rsidR="00AF1BE5" w:rsidRPr="00703517" w14:paraId="404A8134" w14:textId="574EC3AB" w:rsidTr="00341DE7">
        <w:trPr>
          <w:trHeight w:val="212"/>
          <w:jc w:val="center"/>
        </w:trPr>
        <w:tc>
          <w:tcPr>
            <w:tcW w:w="1165" w:type="dxa"/>
          </w:tcPr>
          <w:p w14:paraId="7CF28264" w14:textId="062B900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THYLIN</w:t>
            </w:r>
          </w:p>
        </w:tc>
        <w:tc>
          <w:tcPr>
            <w:tcW w:w="2430" w:type="dxa"/>
          </w:tcPr>
          <w:p w14:paraId="7E813AA6" w14:textId="371A06C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Thymelicus lineola</w:t>
            </w:r>
          </w:p>
        </w:tc>
        <w:tc>
          <w:tcPr>
            <w:tcW w:w="1530" w:type="dxa"/>
            <w:tcBorders>
              <w:top w:val="nil"/>
              <w:left w:val="nil"/>
              <w:bottom w:val="single" w:sz="8" w:space="0" w:color="auto"/>
              <w:right w:val="single" w:sz="8" w:space="0" w:color="auto"/>
            </w:tcBorders>
            <w:shd w:val="clear" w:color="000000" w:fill="D0DCF1"/>
            <w:vAlign w:val="center"/>
          </w:tcPr>
          <w:p w14:paraId="3EB3EA1E" w14:textId="0EE8FD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(+/-4.3%)</w:t>
            </w:r>
          </w:p>
        </w:tc>
        <w:tc>
          <w:tcPr>
            <w:tcW w:w="1530" w:type="dxa"/>
            <w:tcBorders>
              <w:top w:val="nil"/>
              <w:left w:val="nil"/>
              <w:bottom w:val="single" w:sz="8" w:space="0" w:color="auto"/>
              <w:right w:val="single" w:sz="8" w:space="0" w:color="auto"/>
            </w:tcBorders>
            <w:shd w:val="clear" w:color="000000" w:fill="ACC0E5"/>
            <w:vAlign w:val="center"/>
          </w:tcPr>
          <w:p w14:paraId="17294576" w14:textId="0559B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(+/-6.5%)</w:t>
            </w:r>
          </w:p>
        </w:tc>
        <w:tc>
          <w:tcPr>
            <w:tcW w:w="1530" w:type="dxa"/>
            <w:tcBorders>
              <w:top w:val="nil"/>
              <w:left w:val="single" w:sz="8" w:space="0" w:color="auto"/>
              <w:bottom w:val="single" w:sz="8" w:space="0" w:color="auto"/>
              <w:right w:val="single" w:sz="8" w:space="0" w:color="auto"/>
            </w:tcBorders>
            <w:shd w:val="clear" w:color="000000" w:fill="D2DDF1"/>
            <w:vAlign w:val="center"/>
          </w:tcPr>
          <w:p w14:paraId="255A7B10" w14:textId="07FE3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(+/-1.0%)</w:t>
            </w:r>
          </w:p>
        </w:tc>
        <w:tc>
          <w:tcPr>
            <w:tcW w:w="1530" w:type="dxa"/>
            <w:tcBorders>
              <w:top w:val="nil"/>
              <w:left w:val="single" w:sz="8" w:space="0" w:color="auto"/>
              <w:bottom w:val="single" w:sz="8" w:space="0" w:color="auto"/>
              <w:right w:val="single" w:sz="8" w:space="0" w:color="auto"/>
            </w:tcBorders>
            <w:shd w:val="clear" w:color="000000" w:fill="E2E9F6"/>
            <w:vAlign w:val="center"/>
          </w:tcPr>
          <w:p w14:paraId="1B2FDB53" w14:textId="207D550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(+/-0.9%)</w:t>
            </w:r>
          </w:p>
        </w:tc>
      </w:tr>
      <w:tr w:rsidR="00AF1BE5" w:rsidRPr="00703517" w14:paraId="4EE23CFD" w14:textId="5D06E983" w:rsidTr="00341DE7">
        <w:trPr>
          <w:trHeight w:val="196"/>
          <w:jc w:val="center"/>
        </w:trPr>
        <w:tc>
          <w:tcPr>
            <w:tcW w:w="1165" w:type="dxa"/>
          </w:tcPr>
          <w:p w14:paraId="153CFEC0" w14:textId="5F5A4E8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VANVIR</w:t>
            </w:r>
          </w:p>
        </w:tc>
        <w:tc>
          <w:tcPr>
            <w:tcW w:w="2430" w:type="dxa"/>
          </w:tcPr>
          <w:p w14:paraId="6005D2A1" w14:textId="7C82447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Vanessa virginiensis</w:t>
            </w:r>
          </w:p>
        </w:tc>
        <w:tc>
          <w:tcPr>
            <w:tcW w:w="1530" w:type="dxa"/>
            <w:tcBorders>
              <w:top w:val="nil"/>
              <w:left w:val="nil"/>
              <w:bottom w:val="single" w:sz="8" w:space="0" w:color="auto"/>
              <w:right w:val="single" w:sz="8" w:space="0" w:color="auto"/>
            </w:tcBorders>
            <w:shd w:val="clear" w:color="000000" w:fill="A3BAE2"/>
            <w:vAlign w:val="center"/>
          </w:tcPr>
          <w:p w14:paraId="5A6E643F" w14:textId="064780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4.8% (+/-6.4%)</w:t>
            </w:r>
          </w:p>
        </w:tc>
        <w:tc>
          <w:tcPr>
            <w:tcW w:w="1530" w:type="dxa"/>
            <w:tcBorders>
              <w:top w:val="nil"/>
              <w:left w:val="nil"/>
              <w:bottom w:val="single" w:sz="8" w:space="0" w:color="auto"/>
              <w:right w:val="single" w:sz="8" w:space="0" w:color="auto"/>
            </w:tcBorders>
            <w:shd w:val="clear" w:color="000000" w:fill="C0CFEB"/>
            <w:vAlign w:val="center"/>
          </w:tcPr>
          <w:p w14:paraId="5808A518" w14:textId="2CA3CB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(+/-3.9%)</w:t>
            </w:r>
          </w:p>
        </w:tc>
        <w:tc>
          <w:tcPr>
            <w:tcW w:w="1530" w:type="dxa"/>
            <w:tcBorders>
              <w:top w:val="nil"/>
              <w:left w:val="single" w:sz="8" w:space="0" w:color="auto"/>
              <w:bottom w:val="single" w:sz="8" w:space="0" w:color="auto"/>
              <w:right w:val="single" w:sz="8" w:space="0" w:color="auto"/>
            </w:tcBorders>
            <w:shd w:val="clear" w:color="000000" w:fill="6E92D2"/>
            <w:vAlign w:val="center"/>
          </w:tcPr>
          <w:p w14:paraId="5EB26C3F" w14:textId="3859C00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(+/-3.3%)</w:t>
            </w:r>
          </w:p>
        </w:tc>
        <w:tc>
          <w:tcPr>
            <w:tcW w:w="1530" w:type="dxa"/>
            <w:tcBorders>
              <w:top w:val="nil"/>
              <w:left w:val="single" w:sz="8" w:space="0" w:color="auto"/>
              <w:bottom w:val="single" w:sz="8" w:space="0" w:color="auto"/>
              <w:right w:val="single" w:sz="8" w:space="0" w:color="auto"/>
            </w:tcBorders>
            <w:shd w:val="clear" w:color="000000" w:fill="7597D4"/>
            <w:vAlign w:val="center"/>
          </w:tcPr>
          <w:p w14:paraId="7DEFA79E" w14:textId="5B1750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(+/-3.2%)</w:t>
            </w:r>
          </w:p>
        </w:tc>
      </w:tr>
    </w:tbl>
    <w:p w14:paraId="24067D52" w14:textId="77777777" w:rsidR="00F21671" w:rsidRPr="00703517" w:rsidRDefault="00F21671">
      <w:pPr>
        <w:jc w:val="both"/>
        <w:rPr>
          <w:rFonts w:ascii="Times New Roman" w:hAnsi="Times New Roman" w:cs="Times New Roman"/>
          <w:sz w:val="24"/>
          <w:szCs w:val="24"/>
        </w:rPr>
      </w:pPr>
    </w:p>
    <w:p w14:paraId="03E85907" w14:textId="1521A7D9" w:rsidR="00F21671" w:rsidRPr="00703517" w:rsidRDefault="00F21671">
      <w:pPr>
        <w:jc w:val="both"/>
        <w:rPr>
          <w:rFonts w:ascii="Times New Roman" w:hAnsi="Times New Roman" w:cs="Times New Roman"/>
          <w:b/>
          <w:sz w:val="24"/>
          <w:szCs w:val="24"/>
        </w:rPr>
        <w:sectPr w:rsidR="00F21671" w:rsidRPr="00703517" w:rsidSect="00313C02">
          <w:pgSz w:w="15840" w:h="12240" w:orient="landscape"/>
          <w:pgMar w:top="1440" w:right="1440" w:bottom="1440" w:left="1440" w:header="720" w:footer="720" w:gutter="0"/>
          <w:cols w:space="720"/>
        </w:sectPr>
      </w:pPr>
    </w:p>
    <w:p w14:paraId="54B63E33" w14:textId="3A7B3304"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620291" w:rsidRPr="00703517">
        <w:rPr>
          <w:rFonts w:ascii="Times New Roman" w:hAnsi="Times New Roman" w:cs="Times New Roman"/>
          <w:b/>
          <w:sz w:val="24"/>
          <w:szCs w:val="24"/>
        </w:rPr>
        <w:t>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Model comparison metrics for models predicting average occupancy shift </w:t>
      </w:r>
      <w:r w:rsidR="005E1B0C">
        <w:rPr>
          <w:rFonts w:ascii="Times New Roman" w:hAnsi="Times New Roman" w:cs="Times New Roman"/>
          <w:sz w:val="24"/>
          <w:szCs w:val="24"/>
        </w:rPr>
        <w:t xml:space="preserve">in our study region </w:t>
      </w:r>
      <w:r w:rsidRPr="00703517">
        <w:rPr>
          <w:rFonts w:ascii="Times New Roman" w:hAnsi="Times New Roman" w:cs="Times New Roman"/>
          <w:sz w:val="24"/>
          <w:szCs w:val="24"/>
        </w:rPr>
        <w:t>since the 1970s. Results are shown for the 100</w:t>
      </w:r>
      <w:r w:rsidR="00F65AB0"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w:t>
      </w:r>
      <w:ins w:id="450" w:author="Vaughn Shirey" w:date="2023-08-25T10:43:00Z">
        <w:r w:rsidR="0098008B">
          <w:rPr>
            <w:rFonts w:ascii="Times New Roman" w:hAnsi="Times New Roman" w:cs="Times New Roman"/>
            <w:sz w:val="24"/>
            <w:szCs w:val="24"/>
          </w:rPr>
          <w:t>The top</w:t>
        </w:r>
      </w:ins>
      <w:del w:id="451" w:author="Vaughn Shirey" w:date="2023-08-25T10:43:00Z">
        <w:r w:rsidRPr="00703517" w:rsidDel="0098008B">
          <w:rPr>
            <w:rFonts w:ascii="Times New Roman" w:hAnsi="Times New Roman" w:cs="Times New Roman"/>
            <w:sz w:val="24"/>
            <w:szCs w:val="24"/>
          </w:rPr>
          <w:delText>Top</w:delText>
        </w:r>
      </w:del>
      <w:r w:rsidRPr="00703517">
        <w:rPr>
          <w:rFonts w:ascii="Times New Roman" w:hAnsi="Times New Roman" w:cs="Times New Roman"/>
          <w:sz w:val="24"/>
          <w:szCs w:val="24"/>
        </w:rPr>
        <w:t xml:space="preserve"> candidate model is </w:t>
      </w:r>
      <w:r w:rsidR="001247D7">
        <w:rPr>
          <w:rFonts w:ascii="Times New Roman" w:hAnsi="Times New Roman" w:cs="Times New Roman"/>
          <w:sz w:val="24"/>
          <w:szCs w:val="24"/>
        </w:rPr>
        <w:t>underlined</w:t>
      </w:r>
      <w:r w:rsidRPr="00703517">
        <w:rPr>
          <w:rFonts w:ascii="Times New Roman" w:hAnsi="Times New Roman" w:cs="Times New Roman"/>
          <w:sz w:val="24"/>
          <w:szCs w:val="24"/>
        </w:rPr>
        <w:t xml:space="preserve"> and </w:t>
      </w:r>
      <w:r w:rsidR="001247D7">
        <w:rPr>
          <w:rFonts w:ascii="Times New Roman" w:hAnsi="Times New Roman" w:cs="Times New Roman"/>
          <w:sz w:val="24"/>
          <w:szCs w:val="24"/>
        </w:rPr>
        <w:t xml:space="preserve">in </w:t>
      </w:r>
      <w:r w:rsidRPr="00703517">
        <w:rPr>
          <w:rFonts w:ascii="Times New Roman" w:hAnsi="Times New Roman" w:cs="Times New Roman"/>
          <w:sz w:val="24"/>
          <w:szCs w:val="24"/>
        </w:rPr>
        <w:t>bold.</w:t>
      </w:r>
      <w:r w:rsidR="003B5CAD" w:rsidRPr="00703517">
        <w:rPr>
          <w:rFonts w:ascii="Times New Roman" w:hAnsi="Times New Roman" w:cs="Times New Roman"/>
          <w:sz w:val="24"/>
          <w:szCs w:val="24"/>
        </w:rPr>
        <w:t xml:space="preserve"> We considered models equivalent if the difference in ELPD </w:t>
      </w:r>
      <w:r w:rsidR="00A26E9E" w:rsidRPr="00703517">
        <w:rPr>
          <w:rFonts w:ascii="Times New Roman" w:hAnsi="Times New Roman" w:cs="Times New Roman"/>
          <w:sz w:val="24"/>
          <w:szCs w:val="24"/>
        </w:rPr>
        <w:t>+/- the standard error of the ELPD estimate overlapped zero</w:t>
      </w:r>
      <w:r w:rsidR="002E4394" w:rsidRPr="00703517">
        <w:rPr>
          <w:rFonts w:ascii="Times New Roman" w:hAnsi="Times New Roman" w:cs="Times New Roman"/>
          <w:sz w:val="24"/>
          <w:szCs w:val="24"/>
        </w:rPr>
        <w:t xml:space="preserve"> and favored models which used fewer predictors</w:t>
      </w:r>
      <w:r w:rsidR="00394E3B" w:rsidRPr="00703517">
        <w:rPr>
          <w:rFonts w:ascii="Times New Roman" w:hAnsi="Times New Roman" w:cs="Times New Roman"/>
          <w:sz w:val="24"/>
          <w:szCs w:val="24"/>
        </w:rPr>
        <w:t xml:space="preserve"> if this was the case</w:t>
      </w:r>
      <w:r w:rsidR="003B5CAD" w:rsidRPr="00703517">
        <w:rPr>
          <w:rFonts w:ascii="Times New Roman" w:hAnsi="Times New Roman" w:cs="Times New Roman"/>
          <w:sz w:val="24"/>
          <w:szCs w:val="24"/>
        </w:rPr>
        <w:t>.</w:t>
      </w:r>
    </w:p>
    <w:p w14:paraId="6E7D1E5D"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5E1A27" w:rsidRPr="00703517" w14:paraId="721B08C3" w14:textId="363AE127" w:rsidTr="005E1A27">
        <w:trPr>
          <w:jc w:val="center"/>
        </w:trPr>
        <w:tc>
          <w:tcPr>
            <w:tcW w:w="1160" w:type="dxa"/>
            <w:shd w:val="clear" w:color="auto" w:fill="000000"/>
            <w:tcMar>
              <w:top w:w="100" w:type="dxa"/>
              <w:left w:w="100" w:type="dxa"/>
              <w:bottom w:w="100" w:type="dxa"/>
              <w:right w:w="100" w:type="dxa"/>
            </w:tcMar>
          </w:tcPr>
          <w:p w14:paraId="5102CEF2"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73C9E8D0" w14:textId="7286E9A2" w:rsidR="005E1A27" w:rsidRPr="00703517" w:rsidRDefault="00AA6392">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F557AB"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6310860"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5E1A27" w:rsidRPr="00703517" w14:paraId="61222A85" w14:textId="1E5CE249" w:rsidTr="005E1A27">
        <w:trPr>
          <w:jc w:val="center"/>
        </w:trPr>
        <w:tc>
          <w:tcPr>
            <w:tcW w:w="1160" w:type="dxa"/>
            <w:tcMar>
              <w:top w:w="100" w:type="dxa"/>
              <w:left w:w="100" w:type="dxa"/>
              <w:bottom w:w="100" w:type="dxa"/>
              <w:right w:w="100" w:type="dxa"/>
            </w:tcMar>
          </w:tcPr>
          <w:p w14:paraId="122C2265" w14:textId="0C79334C"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230326A" w14:textId="3C06FA19"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452" w:author="Vaughn Shirey" w:date="2023-08-25T15:00:00Z">
              <w:r w:rsidR="00075596">
                <w:rPr>
                  <w:rFonts w:ascii="Times New Roman" w:hAnsi="Times New Roman" w:cs="Times New Roman"/>
                  <w:sz w:val="24"/>
                  <w:szCs w:val="24"/>
                </w:rPr>
                <w:t>3</w:t>
              </w:r>
            </w:ins>
            <w:del w:id="453" w:author="Vaughn Shirey" w:date="2023-08-25T15:00:00Z">
              <w:r w:rsidDel="00075596">
                <w:rPr>
                  <w:rFonts w:ascii="Times New Roman" w:hAnsi="Times New Roman" w:cs="Times New Roman"/>
                  <w:sz w:val="24"/>
                  <w:szCs w:val="24"/>
                </w:rPr>
                <w:delText>5</w:delText>
              </w:r>
            </w:del>
            <w:r>
              <w:rPr>
                <w:rFonts w:ascii="Times New Roman" w:hAnsi="Times New Roman" w:cs="Times New Roman"/>
                <w:sz w:val="24"/>
                <w:szCs w:val="24"/>
              </w:rPr>
              <w:t>.</w:t>
            </w:r>
            <w:ins w:id="454" w:author="Vaughn Shirey" w:date="2023-08-25T15:00:00Z">
              <w:r w:rsidR="00075596">
                <w:rPr>
                  <w:rFonts w:ascii="Times New Roman" w:hAnsi="Times New Roman" w:cs="Times New Roman"/>
                  <w:sz w:val="24"/>
                  <w:szCs w:val="24"/>
                </w:rPr>
                <w:t>8</w:t>
              </w:r>
            </w:ins>
            <w:del w:id="455" w:author="Vaughn Shirey" w:date="2023-08-25T15:00:00Z">
              <w:r w:rsidDel="00075596">
                <w:rPr>
                  <w:rFonts w:ascii="Times New Roman" w:hAnsi="Times New Roman" w:cs="Times New Roman"/>
                  <w:sz w:val="24"/>
                  <w:szCs w:val="24"/>
                </w:rPr>
                <w:delText>6</w:delText>
              </w:r>
            </w:del>
          </w:p>
        </w:tc>
        <w:tc>
          <w:tcPr>
            <w:tcW w:w="1800" w:type="dxa"/>
            <w:tcMar>
              <w:top w:w="100" w:type="dxa"/>
              <w:left w:w="100" w:type="dxa"/>
              <w:bottom w:w="100" w:type="dxa"/>
              <w:right w:w="100" w:type="dxa"/>
            </w:tcMar>
          </w:tcPr>
          <w:p w14:paraId="4E0AEF6A" w14:textId="092E8E1D" w:rsidR="005E1A27" w:rsidRPr="008E44F2" w:rsidRDefault="001247D7">
            <w:pPr>
              <w:widowControl w:val="0"/>
              <w:spacing w:line="240" w:lineRule="auto"/>
              <w:jc w:val="center"/>
              <w:rPr>
                <w:rFonts w:ascii="Times New Roman" w:hAnsi="Times New Roman" w:cs="Times New Roman"/>
                <w:sz w:val="24"/>
                <w:szCs w:val="24"/>
              </w:rPr>
            </w:pPr>
            <w:del w:id="456" w:author="Vaughn Shirey" w:date="2023-08-25T15:36:00Z">
              <w:r w:rsidDel="007C4444">
                <w:rPr>
                  <w:rFonts w:ascii="Times New Roman" w:hAnsi="Times New Roman" w:cs="Times New Roman"/>
                  <w:sz w:val="24"/>
                  <w:szCs w:val="24"/>
                </w:rPr>
                <w:delText>-5.</w:delText>
              </w:r>
            </w:del>
            <w:del w:id="457" w:author="Vaughn Shirey" w:date="2023-08-25T15:28:00Z">
              <w:r w:rsidDel="00CB7309">
                <w:rPr>
                  <w:rFonts w:ascii="Times New Roman" w:hAnsi="Times New Roman" w:cs="Times New Roman"/>
                  <w:sz w:val="24"/>
                  <w:szCs w:val="24"/>
                </w:rPr>
                <w:delText>1</w:delText>
              </w:r>
            </w:del>
            <w:ins w:id="458" w:author="Vaughn Shirey" w:date="2023-08-25T17:44:00Z">
              <w:r w:rsidR="00266CEF">
                <w:rPr>
                  <w:rFonts w:ascii="Times New Roman" w:hAnsi="Times New Roman" w:cs="Times New Roman"/>
                  <w:sz w:val="24"/>
                  <w:szCs w:val="24"/>
                </w:rPr>
                <w:t>5.</w:t>
              </w:r>
            </w:ins>
            <w:ins w:id="459" w:author="Vaughn Shirey" w:date="2023-08-25T17:45:00Z">
              <w:r w:rsidR="00266CEF">
                <w:rPr>
                  <w:rFonts w:ascii="Times New Roman" w:hAnsi="Times New Roman" w:cs="Times New Roman"/>
                  <w:sz w:val="24"/>
                  <w:szCs w:val="24"/>
                </w:rPr>
                <w:t>0</w:t>
              </w:r>
            </w:ins>
          </w:p>
        </w:tc>
        <w:tc>
          <w:tcPr>
            <w:tcW w:w="2250" w:type="dxa"/>
            <w:tcMar>
              <w:top w:w="100" w:type="dxa"/>
              <w:left w:w="100" w:type="dxa"/>
              <w:bottom w:w="100" w:type="dxa"/>
              <w:right w:w="100" w:type="dxa"/>
            </w:tcMar>
          </w:tcPr>
          <w:p w14:paraId="148F865C" w14:textId="22647CFC" w:rsidR="005E1A27" w:rsidRPr="008E44F2" w:rsidRDefault="001247D7">
            <w:pPr>
              <w:widowControl w:val="0"/>
              <w:spacing w:line="240" w:lineRule="auto"/>
              <w:jc w:val="center"/>
              <w:rPr>
                <w:rFonts w:ascii="Times New Roman" w:hAnsi="Times New Roman" w:cs="Times New Roman"/>
                <w:sz w:val="24"/>
                <w:szCs w:val="24"/>
              </w:rPr>
            </w:pPr>
            <w:del w:id="460" w:author="Vaughn Shirey" w:date="2023-08-25T15:36:00Z">
              <w:r w:rsidDel="007C4444">
                <w:rPr>
                  <w:rFonts w:ascii="Times New Roman" w:hAnsi="Times New Roman" w:cs="Times New Roman"/>
                  <w:sz w:val="24"/>
                  <w:szCs w:val="24"/>
                </w:rPr>
                <w:delText>2.</w:delText>
              </w:r>
            </w:del>
            <w:del w:id="461" w:author="Vaughn Shirey" w:date="2023-08-25T15:28:00Z">
              <w:r w:rsidDel="00CB7309">
                <w:rPr>
                  <w:rFonts w:ascii="Times New Roman" w:hAnsi="Times New Roman" w:cs="Times New Roman"/>
                  <w:sz w:val="24"/>
                  <w:szCs w:val="24"/>
                </w:rPr>
                <w:delText>5</w:delText>
              </w:r>
            </w:del>
            <w:ins w:id="462" w:author="Vaughn Shirey" w:date="2023-08-25T17:45:00Z">
              <w:r w:rsidR="00266CEF">
                <w:rPr>
                  <w:rFonts w:ascii="Times New Roman" w:hAnsi="Times New Roman" w:cs="Times New Roman"/>
                  <w:sz w:val="24"/>
                  <w:szCs w:val="24"/>
                </w:rPr>
                <w:t>2.4</w:t>
              </w:r>
            </w:ins>
          </w:p>
        </w:tc>
      </w:tr>
      <w:tr w:rsidR="005E1A27" w:rsidRPr="00703517" w14:paraId="05D34568" w14:textId="002C89FF" w:rsidTr="005E1A27">
        <w:trPr>
          <w:jc w:val="center"/>
        </w:trPr>
        <w:tc>
          <w:tcPr>
            <w:tcW w:w="1160" w:type="dxa"/>
            <w:tcMar>
              <w:top w:w="100" w:type="dxa"/>
              <w:left w:w="100" w:type="dxa"/>
              <w:bottom w:w="100" w:type="dxa"/>
              <w:right w:w="100" w:type="dxa"/>
            </w:tcMar>
          </w:tcPr>
          <w:p w14:paraId="76C62BDF" w14:textId="20B19971"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2B8DF802" w14:textId="06342666"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463" w:author="Vaughn Shirey" w:date="2023-08-25T15:00:00Z">
              <w:r w:rsidR="00075596">
                <w:rPr>
                  <w:rFonts w:ascii="Times New Roman" w:hAnsi="Times New Roman" w:cs="Times New Roman"/>
                  <w:sz w:val="24"/>
                  <w:szCs w:val="24"/>
                </w:rPr>
                <w:t>4</w:t>
              </w:r>
            </w:ins>
            <w:del w:id="464" w:author="Vaughn Shirey" w:date="2023-08-25T15:00:00Z">
              <w:r w:rsidDel="00075596">
                <w:rPr>
                  <w:rFonts w:ascii="Times New Roman" w:hAnsi="Times New Roman" w:cs="Times New Roman"/>
                  <w:sz w:val="24"/>
                  <w:szCs w:val="24"/>
                </w:rPr>
                <w:delText>7</w:delText>
              </w:r>
            </w:del>
            <w:r>
              <w:rPr>
                <w:rFonts w:ascii="Times New Roman" w:hAnsi="Times New Roman" w:cs="Times New Roman"/>
                <w:sz w:val="24"/>
                <w:szCs w:val="24"/>
              </w:rPr>
              <w:t>.</w:t>
            </w:r>
            <w:ins w:id="465" w:author="Vaughn Shirey" w:date="2023-08-25T15:00:00Z">
              <w:r w:rsidR="00075596">
                <w:rPr>
                  <w:rFonts w:ascii="Times New Roman" w:hAnsi="Times New Roman" w:cs="Times New Roman"/>
                  <w:sz w:val="24"/>
                  <w:szCs w:val="24"/>
                </w:rPr>
                <w:t>1</w:t>
              </w:r>
            </w:ins>
            <w:del w:id="466" w:author="Vaughn Shirey" w:date="2023-08-25T15:00:00Z">
              <w:r w:rsidDel="00075596">
                <w:rPr>
                  <w:rFonts w:ascii="Times New Roman" w:hAnsi="Times New Roman" w:cs="Times New Roman"/>
                  <w:sz w:val="24"/>
                  <w:szCs w:val="24"/>
                </w:rPr>
                <w:delText>0</w:delText>
              </w:r>
            </w:del>
          </w:p>
        </w:tc>
        <w:tc>
          <w:tcPr>
            <w:tcW w:w="1800" w:type="dxa"/>
            <w:tcMar>
              <w:top w:w="100" w:type="dxa"/>
              <w:left w:w="100" w:type="dxa"/>
              <w:bottom w:w="100" w:type="dxa"/>
              <w:right w:w="100" w:type="dxa"/>
            </w:tcMar>
          </w:tcPr>
          <w:p w14:paraId="00703115" w14:textId="3476DF30" w:rsidR="005E1A27" w:rsidRPr="008E44F2" w:rsidRDefault="001247D7">
            <w:pPr>
              <w:widowControl w:val="0"/>
              <w:spacing w:line="240" w:lineRule="auto"/>
              <w:jc w:val="center"/>
              <w:rPr>
                <w:rFonts w:ascii="Times New Roman" w:hAnsi="Times New Roman" w:cs="Times New Roman"/>
                <w:sz w:val="24"/>
                <w:szCs w:val="24"/>
              </w:rPr>
            </w:pPr>
            <w:del w:id="467" w:author="Vaughn Shirey" w:date="2023-08-25T15:36:00Z">
              <w:r w:rsidDel="007C4444">
                <w:rPr>
                  <w:rFonts w:ascii="Times New Roman" w:hAnsi="Times New Roman" w:cs="Times New Roman"/>
                  <w:sz w:val="24"/>
                  <w:szCs w:val="24"/>
                </w:rPr>
                <w:delText>-</w:delText>
              </w:r>
            </w:del>
            <w:del w:id="468" w:author="Vaughn Shirey" w:date="2023-08-25T15:28:00Z">
              <w:r w:rsidDel="00CB7309">
                <w:rPr>
                  <w:rFonts w:ascii="Times New Roman" w:hAnsi="Times New Roman" w:cs="Times New Roman"/>
                  <w:sz w:val="24"/>
                  <w:szCs w:val="24"/>
                </w:rPr>
                <w:delText>3.7</w:delText>
              </w:r>
            </w:del>
            <w:ins w:id="469" w:author="Vaughn Shirey" w:date="2023-08-25T17:44:00Z">
              <w:r w:rsidR="00266CEF">
                <w:rPr>
                  <w:rFonts w:ascii="Times New Roman" w:hAnsi="Times New Roman" w:cs="Times New Roman"/>
                  <w:sz w:val="24"/>
                  <w:szCs w:val="24"/>
                </w:rPr>
                <w:t>4.7</w:t>
              </w:r>
            </w:ins>
          </w:p>
        </w:tc>
        <w:tc>
          <w:tcPr>
            <w:tcW w:w="2250" w:type="dxa"/>
            <w:tcMar>
              <w:top w:w="100" w:type="dxa"/>
              <w:left w:w="100" w:type="dxa"/>
              <w:bottom w:w="100" w:type="dxa"/>
              <w:right w:w="100" w:type="dxa"/>
            </w:tcMar>
          </w:tcPr>
          <w:p w14:paraId="6B17A9A0" w14:textId="6176E496" w:rsidR="005E1A27" w:rsidRPr="008E44F2" w:rsidRDefault="001247D7">
            <w:pPr>
              <w:widowControl w:val="0"/>
              <w:spacing w:line="240" w:lineRule="auto"/>
              <w:jc w:val="center"/>
              <w:rPr>
                <w:rFonts w:ascii="Times New Roman" w:hAnsi="Times New Roman" w:cs="Times New Roman"/>
                <w:sz w:val="24"/>
                <w:szCs w:val="24"/>
              </w:rPr>
            </w:pPr>
            <w:del w:id="470" w:author="Vaughn Shirey" w:date="2023-08-25T15:36:00Z">
              <w:r w:rsidDel="007C4444">
                <w:rPr>
                  <w:rFonts w:ascii="Times New Roman" w:hAnsi="Times New Roman" w:cs="Times New Roman"/>
                  <w:sz w:val="24"/>
                  <w:szCs w:val="24"/>
                </w:rPr>
                <w:delText>3.</w:delText>
              </w:r>
            </w:del>
            <w:del w:id="471" w:author="Vaughn Shirey" w:date="2023-08-25T15:28:00Z">
              <w:r w:rsidDel="00CB7309">
                <w:rPr>
                  <w:rFonts w:ascii="Times New Roman" w:hAnsi="Times New Roman" w:cs="Times New Roman"/>
                  <w:sz w:val="24"/>
                  <w:szCs w:val="24"/>
                </w:rPr>
                <w:delText>2</w:delText>
              </w:r>
            </w:del>
            <w:ins w:id="472" w:author="Vaughn Shirey" w:date="2023-08-25T17:44:00Z">
              <w:r w:rsidR="00266CEF">
                <w:rPr>
                  <w:rFonts w:ascii="Times New Roman" w:hAnsi="Times New Roman" w:cs="Times New Roman"/>
                  <w:sz w:val="24"/>
                  <w:szCs w:val="24"/>
                </w:rPr>
                <w:t>3.0</w:t>
              </w:r>
            </w:ins>
          </w:p>
        </w:tc>
      </w:tr>
      <w:tr w:rsidR="005E1A27" w:rsidRPr="00703517" w14:paraId="4450DE56" w14:textId="485726F7" w:rsidTr="005E1A27">
        <w:trPr>
          <w:jc w:val="center"/>
        </w:trPr>
        <w:tc>
          <w:tcPr>
            <w:tcW w:w="1160" w:type="dxa"/>
            <w:tcMar>
              <w:top w:w="100" w:type="dxa"/>
              <w:left w:w="100" w:type="dxa"/>
              <w:bottom w:w="100" w:type="dxa"/>
              <w:right w:w="100" w:type="dxa"/>
            </w:tcMar>
          </w:tcPr>
          <w:p w14:paraId="151A638D" w14:textId="58584BAE"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3069D79D" w14:textId="2495F6BD"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w:t>
            </w:r>
            <w:ins w:id="473" w:author="Vaughn Shirey" w:date="2023-08-25T14:59:00Z">
              <w:r w:rsidR="00075596">
                <w:rPr>
                  <w:rFonts w:ascii="Times New Roman" w:hAnsi="Times New Roman" w:cs="Times New Roman"/>
                  <w:b/>
                  <w:bCs/>
                  <w:sz w:val="24"/>
                  <w:szCs w:val="24"/>
                  <w:u w:val="single"/>
                </w:rPr>
                <w:t>48</w:t>
              </w:r>
            </w:ins>
            <w:del w:id="474" w:author="Vaughn Shirey" w:date="2023-08-25T14:59:00Z">
              <w:r w:rsidDel="00075596">
                <w:rPr>
                  <w:rFonts w:ascii="Times New Roman" w:hAnsi="Times New Roman" w:cs="Times New Roman"/>
                  <w:b/>
                  <w:bCs/>
                  <w:sz w:val="24"/>
                  <w:szCs w:val="24"/>
                  <w:u w:val="single"/>
                </w:rPr>
                <w:delText>50</w:delText>
              </w:r>
            </w:del>
            <w:r>
              <w:rPr>
                <w:rFonts w:ascii="Times New Roman" w:hAnsi="Times New Roman" w:cs="Times New Roman"/>
                <w:b/>
                <w:bCs/>
                <w:sz w:val="24"/>
                <w:szCs w:val="24"/>
                <w:u w:val="single"/>
              </w:rPr>
              <w:t>.</w:t>
            </w:r>
            <w:ins w:id="475" w:author="Vaughn Shirey" w:date="2023-08-25T14:59:00Z">
              <w:r w:rsidR="00075596">
                <w:rPr>
                  <w:rFonts w:ascii="Times New Roman" w:hAnsi="Times New Roman" w:cs="Times New Roman"/>
                  <w:b/>
                  <w:bCs/>
                  <w:sz w:val="24"/>
                  <w:szCs w:val="24"/>
                  <w:u w:val="single"/>
                </w:rPr>
                <w:t>8</w:t>
              </w:r>
            </w:ins>
            <w:del w:id="476" w:author="Vaughn Shirey" w:date="2023-08-25T14:59:00Z">
              <w:r w:rsidDel="00075596">
                <w:rPr>
                  <w:rFonts w:ascii="Times New Roman" w:hAnsi="Times New Roman" w:cs="Times New Roman"/>
                  <w:b/>
                  <w:bCs/>
                  <w:sz w:val="24"/>
                  <w:szCs w:val="24"/>
                  <w:u w:val="single"/>
                </w:rPr>
                <w:delText>7</w:delText>
              </w:r>
            </w:del>
          </w:p>
        </w:tc>
        <w:tc>
          <w:tcPr>
            <w:tcW w:w="1800" w:type="dxa"/>
            <w:tcMar>
              <w:top w:w="100" w:type="dxa"/>
              <w:left w:w="100" w:type="dxa"/>
              <w:bottom w:w="100" w:type="dxa"/>
              <w:right w:w="100" w:type="dxa"/>
            </w:tcMar>
          </w:tcPr>
          <w:p w14:paraId="67816F22" w14:textId="3E71E2C8" w:rsidR="005E1A27" w:rsidRPr="001247D7" w:rsidRDefault="001247D7">
            <w:pPr>
              <w:widowControl w:val="0"/>
              <w:spacing w:line="240" w:lineRule="auto"/>
              <w:jc w:val="center"/>
              <w:rPr>
                <w:rFonts w:ascii="Times New Roman" w:hAnsi="Times New Roman" w:cs="Times New Roman"/>
                <w:b/>
                <w:bCs/>
                <w:sz w:val="24"/>
                <w:szCs w:val="24"/>
                <w:u w:val="single"/>
              </w:rPr>
            </w:pPr>
            <w:del w:id="477" w:author="Vaughn Shirey" w:date="2023-08-25T15:36:00Z">
              <w:r w:rsidRPr="001247D7" w:rsidDel="007C4444">
                <w:rPr>
                  <w:rFonts w:ascii="Times New Roman" w:hAnsi="Times New Roman" w:cs="Times New Roman"/>
                  <w:b/>
                  <w:bCs/>
                  <w:sz w:val="24"/>
                  <w:szCs w:val="24"/>
                  <w:u w:val="single"/>
                </w:rPr>
                <w:delText>0.0</w:delText>
              </w:r>
            </w:del>
            <w:ins w:id="478" w:author="Vaughn Shirey" w:date="2023-08-25T17:44:00Z">
              <w:r w:rsidR="00266CEF">
                <w:rPr>
                  <w:rFonts w:ascii="Times New Roman" w:hAnsi="Times New Roman" w:cs="Times New Roman"/>
                  <w:b/>
                  <w:bCs/>
                  <w:sz w:val="24"/>
                  <w:szCs w:val="24"/>
                  <w:u w:val="single"/>
                </w:rPr>
                <w:t>0.0</w:t>
              </w:r>
            </w:ins>
          </w:p>
        </w:tc>
        <w:tc>
          <w:tcPr>
            <w:tcW w:w="2250" w:type="dxa"/>
            <w:tcMar>
              <w:top w:w="100" w:type="dxa"/>
              <w:left w:w="100" w:type="dxa"/>
              <w:bottom w:w="100" w:type="dxa"/>
              <w:right w:w="100" w:type="dxa"/>
            </w:tcMar>
          </w:tcPr>
          <w:p w14:paraId="6B916808" w14:textId="6BF78C5B" w:rsidR="005E1A27" w:rsidRPr="001247D7" w:rsidRDefault="001247D7">
            <w:pPr>
              <w:widowControl w:val="0"/>
              <w:spacing w:line="240" w:lineRule="auto"/>
              <w:jc w:val="center"/>
              <w:rPr>
                <w:rFonts w:ascii="Times New Roman" w:hAnsi="Times New Roman" w:cs="Times New Roman"/>
                <w:b/>
                <w:bCs/>
                <w:sz w:val="24"/>
                <w:szCs w:val="24"/>
                <w:u w:val="single"/>
              </w:rPr>
            </w:pPr>
            <w:del w:id="479" w:author="Vaughn Shirey" w:date="2023-08-25T15:36:00Z">
              <w:r w:rsidRPr="001247D7" w:rsidDel="007C4444">
                <w:rPr>
                  <w:rFonts w:ascii="Times New Roman" w:hAnsi="Times New Roman" w:cs="Times New Roman"/>
                  <w:b/>
                  <w:bCs/>
                  <w:sz w:val="24"/>
                  <w:szCs w:val="24"/>
                  <w:u w:val="single"/>
                </w:rPr>
                <w:delText>0.0</w:delText>
              </w:r>
            </w:del>
            <w:ins w:id="480" w:author="Vaughn Shirey" w:date="2023-08-25T17:44:00Z">
              <w:r w:rsidR="00266CEF">
                <w:rPr>
                  <w:rFonts w:ascii="Times New Roman" w:hAnsi="Times New Roman" w:cs="Times New Roman"/>
                  <w:b/>
                  <w:bCs/>
                  <w:sz w:val="24"/>
                  <w:szCs w:val="24"/>
                  <w:u w:val="single"/>
                </w:rPr>
                <w:t>0.0</w:t>
              </w:r>
            </w:ins>
          </w:p>
        </w:tc>
      </w:tr>
      <w:tr w:rsidR="005E1A27" w:rsidRPr="00703517" w14:paraId="278E4D01" w14:textId="5FE21936" w:rsidTr="005E1A27">
        <w:trPr>
          <w:jc w:val="center"/>
        </w:trPr>
        <w:tc>
          <w:tcPr>
            <w:tcW w:w="1160" w:type="dxa"/>
            <w:tcMar>
              <w:top w:w="100" w:type="dxa"/>
              <w:left w:w="100" w:type="dxa"/>
              <w:bottom w:w="100" w:type="dxa"/>
              <w:right w:w="100" w:type="dxa"/>
            </w:tcMar>
          </w:tcPr>
          <w:p w14:paraId="6D6E6494" w14:textId="4E5C44ED"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3F156BB7" w14:textId="2C5F3E0A"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w:t>
            </w:r>
            <w:ins w:id="481" w:author="Vaughn Shirey" w:date="2023-08-25T14:59:00Z">
              <w:r w:rsidR="00075596">
                <w:rPr>
                  <w:rFonts w:ascii="Times New Roman" w:hAnsi="Times New Roman" w:cs="Times New Roman"/>
                  <w:b/>
                  <w:bCs/>
                  <w:sz w:val="24"/>
                  <w:szCs w:val="24"/>
                  <w:u w:val="single"/>
                </w:rPr>
                <w:t>47</w:t>
              </w:r>
            </w:ins>
            <w:del w:id="482" w:author="Vaughn Shirey" w:date="2023-08-25T14:59:00Z">
              <w:r w:rsidDel="00075596">
                <w:rPr>
                  <w:rFonts w:ascii="Times New Roman" w:hAnsi="Times New Roman" w:cs="Times New Roman"/>
                  <w:b/>
                  <w:bCs/>
                  <w:sz w:val="24"/>
                  <w:szCs w:val="24"/>
                  <w:u w:val="single"/>
                </w:rPr>
                <w:delText>50</w:delText>
              </w:r>
            </w:del>
            <w:r>
              <w:rPr>
                <w:rFonts w:ascii="Times New Roman" w:hAnsi="Times New Roman" w:cs="Times New Roman"/>
                <w:b/>
                <w:bCs/>
                <w:sz w:val="24"/>
                <w:szCs w:val="24"/>
                <w:u w:val="single"/>
              </w:rPr>
              <w:t>.</w:t>
            </w:r>
            <w:ins w:id="483" w:author="Vaughn Shirey" w:date="2023-08-25T14:59:00Z">
              <w:r w:rsidR="00075596">
                <w:rPr>
                  <w:rFonts w:ascii="Times New Roman" w:hAnsi="Times New Roman" w:cs="Times New Roman"/>
                  <w:b/>
                  <w:bCs/>
                  <w:sz w:val="24"/>
                  <w:szCs w:val="24"/>
                  <w:u w:val="single"/>
                </w:rPr>
                <w:t>8</w:t>
              </w:r>
            </w:ins>
            <w:del w:id="484" w:author="Vaughn Shirey" w:date="2023-08-25T14:59:00Z">
              <w:r w:rsidDel="00075596">
                <w:rPr>
                  <w:rFonts w:ascii="Times New Roman" w:hAnsi="Times New Roman" w:cs="Times New Roman"/>
                  <w:b/>
                  <w:bCs/>
                  <w:sz w:val="24"/>
                  <w:szCs w:val="24"/>
                  <w:u w:val="single"/>
                </w:rPr>
                <w:delText>1</w:delText>
              </w:r>
            </w:del>
          </w:p>
        </w:tc>
        <w:tc>
          <w:tcPr>
            <w:tcW w:w="1800" w:type="dxa"/>
            <w:tcMar>
              <w:top w:w="100" w:type="dxa"/>
              <w:left w:w="100" w:type="dxa"/>
              <w:bottom w:w="100" w:type="dxa"/>
              <w:right w:w="100" w:type="dxa"/>
            </w:tcMar>
          </w:tcPr>
          <w:p w14:paraId="33D21F54" w14:textId="41B2051B" w:rsidR="005E1A27" w:rsidRPr="001247D7" w:rsidRDefault="001247D7">
            <w:pPr>
              <w:widowControl w:val="0"/>
              <w:spacing w:line="240" w:lineRule="auto"/>
              <w:jc w:val="center"/>
              <w:rPr>
                <w:rFonts w:ascii="Times New Roman" w:hAnsi="Times New Roman" w:cs="Times New Roman"/>
                <w:b/>
                <w:bCs/>
                <w:sz w:val="24"/>
                <w:szCs w:val="24"/>
                <w:u w:val="single"/>
              </w:rPr>
            </w:pPr>
            <w:del w:id="485" w:author="Vaughn Shirey" w:date="2023-08-25T15:36:00Z">
              <w:r w:rsidRPr="001247D7" w:rsidDel="007C4444">
                <w:rPr>
                  <w:rFonts w:ascii="Times New Roman" w:hAnsi="Times New Roman" w:cs="Times New Roman"/>
                  <w:b/>
                  <w:bCs/>
                  <w:sz w:val="24"/>
                  <w:szCs w:val="24"/>
                  <w:u w:val="single"/>
                </w:rPr>
                <w:delText>-</w:delText>
              </w:r>
            </w:del>
            <w:del w:id="486" w:author="Vaughn Shirey" w:date="2023-08-25T15:00:00Z">
              <w:r w:rsidRPr="001247D7" w:rsidDel="00075596">
                <w:rPr>
                  <w:rFonts w:ascii="Times New Roman" w:hAnsi="Times New Roman" w:cs="Times New Roman"/>
                  <w:b/>
                  <w:bCs/>
                  <w:sz w:val="24"/>
                  <w:szCs w:val="24"/>
                  <w:u w:val="single"/>
                </w:rPr>
                <w:delText>0.6</w:delText>
              </w:r>
            </w:del>
            <w:ins w:id="487" w:author="Vaughn Shirey" w:date="2023-08-25T17:44:00Z">
              <w:r w:rsidR="00266CEF">
                <w:rPr>
                  <w:rFonts w:ascii="Times New Roman" w:hAnsi="Times New Roman" w:cs="Times New Roman"/>
                  <w:b/>
                  <w:bCs/>
                  <w:sz w:val="24"/>
                  <w:szCs w:val="24"/>
                  <w:u w:val="single"/>
                </w:rPr>
                <w:t>1.0</w:t>
              </w:r>
            </w:ins>
          </w:p>
        </w:tc>
        <w:tc>
          <w:tcPr>
            <w:tcW w:w="2250" w:type="dxa"/>
            <w:tcMar>
              <w:top w:w="100" w:type="dxa"/>
              <w:left w:w="100" w:type="dxa"/>
              <w:bottom w:w="100" w:type="dxa"/>
              <w:right w:w="100" w:type="dxa"/>
            </w:tcMar>
          </w:tcPr>
          <w:p w14:paraId="1F0896CF" w14:textId="33F66F2B" w:rsidR="005E1A27" w:rsidRPr="001247D7" w:rsidRDefault="001247D7">
            <w:pPr>
              <w:widowControl w:val="0"/>
              <w:spacing w:line="240" w:lineRule="auto"/>
              <w:jc w:val="center"/>
              <w:rPr>
                <w:rFonts w:ascii="Times New Roman" w:hAnsi="Times New Roman" w:cs="Times New Roman"/>
                <w:b/>
                <w:bCs/>
                <w:sz w:val="24"/>
                <w:szCs w:val="24"/>
                <w:u w:val="single"/>
              </w:rPr>
            </w:pPr>
            <w:del w:id="488" w:author="Vaughn Shirey" w:date="2023-08-25T15:36:00Z">
              <w:r w:rsidRPr="001247D7" w:rsidDel="007C4444">
                <w:rPr>
                  <w:rFonts w:ascii="Times New Roman" w:hAnsi="Times New Roman" w:cs="Times New Roman"/>
                  <w:b/>
                  <w:bCs/>
                  <w:sz w:val="24"/>
                  <w:szCs w:val="24"/>
                  <w:u w:val="single"/>
                </w:rPr>
                <w:delText>1.</w:delText>
              </w:r>
            </w:del>
            <w:del w:id="489" w:author="Vaughn Shirey" w:date="2023-08-25T15:00:00Z">
              <w:r w:rsidRPr="001247D7" w:rsidDel="00075596">
                <w:rPr>
                  <w:rFonts w:ascii="Times New Roman" w:hAnsi="Times New Roman" w:cs="Times New Roman"/>
                  <w:b/>
                  <w:bCs/>
                  <w:sz w:val="24"/>
                  <w:szCs w:val="24"/>
                  <w:u w:val="single"/>
                </w:rPr>
                <w:delText>5</w:delText>
              </w:r>
            </w:del>
            <w:ins w:id="490" w:author="Vaughn Shirey" w:date="2023-08-25T17:44:00Z">
              <w:r w:rsidR="00266CEF">
                <w:rPr>
                  <w:rFonts w:ascii="Times New Roman" w:hAnsi="Times New Roman" w:cs="Times New Roman"/>
                  <w:b/>
                  <w:bCs/>
                  <w:sz w:val="24"/>
                  <w:szCs w:val="24"/>
                  <w:u w:val="single"/>
                </w:rPr>
                <w:t>1.2</w:t>
              </w:r>
            </w:ins>
          </w:p>
        </w:tc>
      </w:tr>
      <w:tr w:rsidR="00047AAD" w:rsidRPr="00703517" w14:paraId="75EBFD6A" w14:textId="77777777" w:rsidTr="005E1A27">
        <w:trPr>
          <w:jc w:val="center"/>
          <w:ins w:id="491" w:author="Vaughn Shirey" w:date="2023-08-25T10:41:00Z"/>
        </w:trPr>
        <w:tc>
          <w:tcPr>
            <w:tcW w:w="1160" w:type="dxa"/>
            <w:tcMar>
              <w:top w:w="100" w:type="dxa"/>
              <w:left w:w="100" w:type="dxa"/>
              <w:bottom w:w="100" w:type="dxa"/>
              <w:right w:w="100" w:type="dxa"/>
            </w:tcMar>
          </w:tcPr>
          <w:p w14:paraId="03A310EC" w14:textId="73905577" w:rsidR="00047AAD" w:rsidRPr="00183142" w:rsidRDefault="00B941D4">
            <w:pPr>
              <w:widowControl w:val="0"/>
              <w:spacing w:line="240" w:lineRule="auto"/>
              <w:jc w:val="center"/>
              <w:rPr>
                <w:ins w:id="492" w:author="Vaughn Shirey" w:date="2023-08-25T10:41:00Z"/>
                <w:rFonts w:ascii="Times New Roman" w:hAnsi="Times New Roman" w:cs="Times New Roman"/>
                <w:sz w:val="24"/>
                <w:szCs w:val="24"/>
                <w:rPrChange w:id="493" w:author="Vaughn Shirey" w:date="2023-08-25T16:48:00Z">
                  <w:rPr>
                    <w:ins w:id="494" w:author="Vaughn Shirey" w:date="2023-08-25T10:41:00Z"/>
                    <w:rFonts w:ascii="Times New Roman" w:hAnsi="Times New Roman" w:cs="Times New Roman"/>
                    <w:b/>
                    <w:bCs/>
                    <w:sz w:val="24"/>
                    <w:szCs w:val="24"/>
                    <w:u w:val="single"/>
                  </w:rPr>
                </w:rPrChange>
              </w:rPr>
            </w:pPr>
            <w:ins w:id="495" w:author="Vaughn Shirey" w:date="2023-08-25T11:02:00Z">
              <w:r w:rsidRPr="00183142">
                <w:rPr>
                  <w:rFonts w:ascii="Times New Roman" w:hAnsi="Times New Roman" w:cs="Times New Roman"/>
                  <w:sz w:val="24"/>
                  <w:szCs w:val="24"/>
                  <w:rPrChange w:id="496" w:author="Vaughn Shirey" w:date="2023-08-25T16:48:00Z">
                    <w:rPr>
                      <w:rFonts w:ascii="Times New Roman" w:hAnsi="Times New Roman" w:cs="Times New Roman"/>
                      <w:b/>
                      <w:bCs/>
                      <w:sz w:val="24"/>
                      <w:szCs w:val="24"/>
                      <w:u w:val="single"/>
                    </w:rPr>
                  </w:rPrChange>
                </w:rPr>
                <w:t>E</w:t>
              </w:r>
            </w:ins>
          </w:p>
        </w:tc>
        <w:tc>
          <w:tcPr>
            <w:tcW w:w="1620" w:type="dxa"/>
            <w:tcMar>
              <w:top w:w="100" w:type="dxa"/>
              <w:left w:w="100" w:type="dxa"/>
              <w:bottom w:w="100" w:type="dxa"/>
              <w:right w:w="100" w:type="dxa"/>
            </w:tcMar>
          </w:tcPr>
          <w:p w14:paraId="21CCE58F" w14:textId="6429D489" w:rsidR="00047AAD" w:rsidRPr="00183142" w:rsidRDefault="00183142">
            <w:pPr>
              <w:widowControl w:val="0"/>
              <w:spacing w:line="240" w:lineRule="auto"/>
              <w:jc w:val="center"/>
              <w:rPr>
                <w:ins w:id="497" w:author="Vaughn Shirey" w:date="2023-08-25T10:41:00Z"/>
                <w:rFonts w:ascii="Times New Roman" w:hAnsi="Times New Roman" w:cs="Times New Roman"/>
                <w:sz w:val="24"/>
                <w:szCs w:val="24"/>
                <w:rPrChange w:id="498" w:author="Vaughn Shirey" w:date="2023-08-25T16:48:00Z">
                  <w:rPr>
                    <w:ins w:id="499" w:author="Vaughn Shirey" w:date="2023-08-25T10:41:00Z"/>
                    <w:rFonts w:ascii="Times New Roman" w:hAnsi="Times New Roman" w:cs="Times New Roman"/>
                    <w:b/>
                    <w:bCs/>
                    <w:sz w:val="24"/>
                    <w:szCs w:val="24"/>
                    <w:u w:val="single"/>
                  </w:rPr>
                </w:rPrChange>
              </w:rPr>
            </w:pPr>
            <w:ins w:id="500" w:author="Vaughn Shirey" w:date="2023-08-25T16:42:00Z">
              <w:r w:rsidRPr="00183142">
                <w:rPr>
                  <w:rFonts w:ascii="Times New Roman" w:hAnsi="Times New Roman" w:cs="Times New Roman"/>
                  <w:sz w:val="24"/>
                  <w:szCs w:val="24"/>
                  <w:rPrChange w:id="501" w:author="Vaughn Shirey" w:date="2023-08-25T16:48:00Z">
                    <w:rPr>
                      <w:rFonts w:ascii="Times New Roman" w:hAnsi="Times New Roman" w:cs="Times New Roman"/>
                      <w:b/>
                      <w:bCs/>
                      <w:sz w:val="24"/>
                      <w:szCs w:val="24"/>
                      <w:u w:val="single"/>
                    </w:rPr>
                  </w:rPrChange>
                </w:rPr>
                <w:t>142.9</w:t>
              </w:r>
            </w:ins>
          </w:p>
        </w:tc>
        <w:tc>
          <w:tcPr>
            <w:tcW w:w="1800" w:type="dxa"/>
            <w:tcMar>
              <w:top w:w="100" w:type="dxa"/>
              <w:left w:w="100" w:type="dxa"/>
              <w:bottom w:w="100" w:type="dxa"/>
              <w:right w:w="100" w:type="dxa"/>
            </w:tcMar>
          </w:tcPr>
          <w:p w14:paraId="4C8F5ECA" w14:textId="4E83F5A1" w:rsidR="00047AAD" w:rsidRPr="00183142" w:rsidRDefault="00183142">
            <w:pPr>
              <w:widowControl w:val="0"/>
              <w:spacing w:line="240" w:lineRule="auto"/>
              <w:jc w:val="center"/>
              <w:rPr>
                <w:ins w:id="502" w:author="Vaughn Shirey" w:date="2023-08-25T10:41:00Z"/>
                <w:rFonts w:ascii="Times New Roman" w:hAnsi="Times New Roman" w:cs="Times New Roman"/>
                <w:sz w:val="24"/>
                <w:szCs w:val="24"/>
                <w:rPrChange w:id="503" w:author="Vaughn Shirey" w:date="2023-08-25T16:48:00Z">
                  <w:rPr>
                    <w:ins w:id="504" w:author="Vaughn Shirey" w:date="2023-08-25T10:41:00Z"/>
                    <w:rFonts w:ascii="Times New Roman" w:hAnsi="Times New Roman" w:cs="Times New Roman"/>
                    <w:b/>
                    <w:bCs/>
                    <w:sz w:val="24"/>
                    <w:szCs w:val="24"/>
                    <w:u w:val="single"/>
                  </w:rPr>
                </w:rPrChange>
              </w:rPr>
            </w:pPr>
            <w:ins w:id="505" w:author="Vaughn Shirey" w:date="2023-08-25T16:47:00Z">
              <w:r w:rsidRPr="00183142">
                <w:rPr>
                  <w:rFonts w:ascii="Times New Roman" w:hAnsi="Times New Roman" w:cs="Times New Roman"/>
                  <w:sz w:val="24"/>
                  <w:szCs w:val="24"/>
                  <w:rPrChange w:id="506" w:author="Vaughn Shirey" w:date="2023-08-25T16:48:00Z">
                    <w:rPr>
                      <w:rFonts w:ascii="Times New Roman" w:hAnsi="Times New Roman" w:cs="Times New Roman"/>
                      <w:b/>
                      <w:bCs/>
                      <w:sz w:val="24"/>
                      <w:szCs w:val="24"/>
                      <w:u w:val="single"/>
                    </w:rPr>
                  </w:rPrChange>
                </w:rPr>
                <w:t>5.8</w:t>
              </w:r>
            </w:ins>
          </w:p>
        </w:tc>
        <w:tc>
          <w:tcPr>
            <w:tcW w:w="2250" w:type="dxa"/>
            <w:tcMar>
              <w:top w:w="100" w:type="dxa"/>
              <w:left w:w="100" w:type="dxa"/>
              <w:bottom w:w="100" w:type="dxa"/>
              <w:right w:w="100" w:type="dxa"/>
            </w:tcMar>
          </w:tcPr>
          <w:p w14:paraId="33343BEF" w14:textId="4DE6D9AD" w:rsidR="00047AAD" w:rsidRPr="00183142" w:rsidRDefault="00183142">
            <w:pPr>
              <w:widowControl w:val="0"/>
              <w:spacing w:line="240" w:lineRule="auto"/>
              <w:jc w:val="center"/>
              <w:rPr>
                <w:ins w:id="507" w:author="Vaughn Shirey" w:date="2023-08-25T10:41:00Z"/>
                <w:rFonts w:ascii="Times New Roman" w:hAnsi="Times New Roman" w:cs="Times New Roman"/>
                <w:sz w:val="24"/>
                <w:szCs w:val="24"/>
                <w:rPrChange w:id="508" w:author="Vaughn Shirey" w:date="2023-08-25T16:48:00Z">
                  <w:rPr>
                    <w:ins w:id="509" w:author="Vaughn Shirey" w:date="2023-08-25T10:41:00Z"/>
                    <w:rFonts w:ascii="Times New Roman" w:hAnsi="Times New Roman" w:cs="Times New Roman"/>
                    <w:b/>
                    <w:bCs/>
                    <w:sz w:val="24"/>
                    <w:szCs w:val="24"/>
                    <w:u w:val="single"/>
                  </w:rPr>
                </w:rPrChange>
              </w:rPr>
            </w:pPr>
            <w:ins w:id="510" w:author="Vaughn Shirey" w:date="2023-08-25T16:48:00Z">
              <w:r w:rsidRPr="00183142">
                <w:rPr>
                  <w:rFonts w:ascii="Times New Roman" w:hAnsi="Times New Roman" w:cs="Times New Roman"/>
                  <w:sz w:val="24"/>
                  <w:szCs w:val="24"/>
                  <w:rPrChange w:id="511" w:author="Vaughn Shirey" w:date="2023-08-25T16:48:00Z">
                    <w:rPr>
                      <w:rFonts w:ascii="Times New Roman" w:hAnsi="Times New Roman" w:cs="Times New Roman"/>
                      <w:b/>
                      <w:bCs/>
                      <w:sz w:val="24"/>
                      <w:szCs w:val="24"/>
                      <w:u w:val="single"/>
                    </w:rPr>
                  </w:rPrChange>
                </w:rPr>
                <w:t>2.1</w:t>
              </w:r>
            </w:ins>
          </w:p>
        </w:tc>
      </w:tr>
      <w:tr w:rsidR="00183142" w:rsidRPr="00703517" w14:paraId="4BF88665" w14:textId="77777777" w:rsidTr="005E1A27">
        <w:trPr>
          <w:jc w:val="center"/>
          <w:ins w:id="512" w:author="Vaughn Shirey" w:date="2023-08-25T10:41:00Z"/>
        </w:trPr>
        <w:tc>
          <w:tcPr>
            <w:tcW w:w="1160" w:type="dxa"/>
            <w:tcMar>
              <w:top w:w="100" w:type="dxa"/>
              <w:left w:w="100" w:type="dxa"/>
              <w:bottom w:w="100" w:type="dxa"/>
              <w:right w:w="100" w:type="dxa"/>
            </w:tcMar>
          </w:tcPr>
          <w:p w14:paraId="153D719F" w14:textId="067419B9" w:rsidR="00183142" w:rsidRPr="00183142" w:rsidRDefault="00183142" w:rsidP="00183142">
            <w:pPr>
              <w:widowControl w:val="0"/>
              <w:spacing w:line="240" w:lineRule="auto"/>
              <w:jc w:val="center"/>
              <w:rPr>
                <w:ins w:id="513" w:author="Vaughn Shirey" w:date="2023-08-25T10:41:00Z"/>
                <w:rFonts w:ascii="Times New Roman" w:hAnsi="Times New Roman" w:cs="Times New Roman"/>
                <w:sz w:val="24"/>
                <w:szCs w:val="24"/>
                <w:rPrChange w:id="514" w:author="Vaughn Shirey" w:date="2023-08-25T16:48:00Z">
                  <w:rPr>
                    <w:ins w:id="515" w:author="Vaughn Shirey" w:date="2023-08-25T10:41:00Z"/>
                    <w:rFonts w:ascii="Times New Roman" w:hAnsi="Times New Roman" w:cs="Times New Roman"/>
                    <w:b/>
                    <w:bCs/>
                    <w:sz w:val="24"/>
                    <w:szCs w:val="24"/>
                    <w:u w:val="single"/>
                  </w:rPr>
                </w:rPrChange>
              </w:rPr>
            </w:pPr>
            <w:ins w:id="516" w:author="Vaughn Shirey" w:date="2023-08-25T11:02:00Z">
              <w:r w:rsidRPr="00183142">
                <w:rPr>
                  <w:rFonts w:ascii="Times New Roman" w:hAnsi="Times New Roman" w:cs="Times New Roman"/>
                  <w:sz w:val="24"/>
                  <w:szCs w:val="24"/>
                  <w:rPrChange w:id="517" w:author="Vaughn Shirey" w:date="2023-08-25T16:48:00Z">
                    <w:rPr>
                      <w:rFonts w:ascii="Times New Roman" w:hAnsi="Times New Roman" w:cs="Times New Roman"/>
                      <w:b/>
                      <w:bCs/>
                      <w:sz w:val="24"/>
                      <w:szCs w:val="24"/>
                      <w:u w:val="single"/>
                    </w:rPr>
                  </w:rPrChange>
                </w:rPr>
                <w:t>F</w:t>
              </w:r>
            </w:ins>
          </w:p>
        </w:tc>
        <w:tc>
          <w:tcPr>
            <w:tcW w:w="1620" w:type="dxa"/>
            <w:tcMar>
              <w:top w:w="100" w:type="dxa"/>
              <w:left w:w="100" w:type="dxa"/>
              <w:bottom w:w="100" w:type="dxa"/>
              <w:right w:w="100" w:type="dxa"/>
            </w:tcMar>
          </w:tcPr>
          <w:p w14:paraId="713C9F2D" w14:textId="54EF6549" w:rsidR="00183142" w:rsidRPr="00183142" w:rsidRDefault="00183142" w:rsidP="00183142">
            <w:pPr>
              <w:widowControl w:val="0"/>
              <w:spacing w:line="240" w:lineRule="auto"/>
              <w:jc w:val="center"/>
              <w:rPr>
                <w:ins w:id="518" w:author="Vaughn Shirey" w:date="2023-08-25T10:41:00Z"/>
                <w:rFonts w:ascii="Times New Roman" w:hAnsi="Times New Roman" w:cs="Times New Roman"/>
                <w:sz w:val="24"/>
                <w:szCs w:val="24"/>
                <w:rPrChange w:id="519" w:author="Vaughn Shirey" w:date="2023-08-25T16:48:00Z">
                  <w:rPr>
                    <w:ins w:id="520" w:author="Vaughn Shirey" w:date="2023-08-25T10:41:00Z"/>
                    <w:rFonts w:ascii="Times New Roman" w:hAnsi="Times New Roman" w:cs="Times New Roman"/>
                    <w:b/>
                    <w:bCs/>
                    <w:sz w:val="24"/>
                    <w:szCs w:val="24"/>
                    <w:u w:val="single"/>
                  </w:rPr>
                </w:rPrChange>
              </w:rPr>
            </w:pPr>
            <w:ins w:id="521" w:author="Vaughn Shirey" w:date="2023-08-25T16:43:00Z">
              <w:r w:rsidRPr="00183142">
                <w:rPr>
                  <w:rFonts w:ascii="Times New Roman" w:hAnsi="Times New Roman" w:cs="Times New Roman"/>
                  <w:sz w:val="24"/>
                  <w:szCs w:val="24"/>
                  <w:rPrChange w:id="522" w:author="Vaughn Shirey" w:date="2023-08-25T16:48:00Z">
                    <w:rPr>
                      <w:rFonts w:ascii="Times New Roman" w:hAnsi="Times New Roman" w:cs="Times New Roman"/>
                      <w:b/>
                      <w:bCs/>
                      <w:sz w:val="24"/>
                      <w:szCs w:val="24"/>
                      <w:u w:val="single"/>
                    </w:rPr>
                  </w:rPrChange>
                </w:rPr>
                <w:t>143.1</w:t>
              </w:r>
            </w:ins>
          </w:p>
        </w:tc>
        <w:tc>
          <w:tcPr>
            <w:tcW w:w="1800" w:type="dxa"/>
            <w:tcMar>
              <w:top w:w="100" w:type="dxa"/>
              <w:left w:w="100" w:type="dxa"/>
              <w:bottom w:w="100" w:type="dxa"/>
              <w:right w:w="100" w:type="dxa"/>
            </w:tcMar>
          </w:tcPr>
          <w:p w14:paraId="3DB366F3" w14:textId="2146BFC8" w:rsidR="00183142" w:rsidRPr="00183142" w:rsidRDefault="00183142" w:rsidP="00183142">
            <w:pPr>
              <w:widowControl w:val="0"/>
              <w:spacing w:line="240" w:lineRule="auto"/>
              <w:jc w:val="center"/>
              <w:rPr>
                <w:ins w:id="523" w:author="Vaughn Shirey" w:date="2023-08-25T10:41:00Z"/>
                <w:rFonts w:ascii="Times New Roman" w:hAnsi="Times New Roman" w:cs="Times New Roman"/>
                <w:sz w:val="24"/>
                <w:szCs w:val="24"/>
                <w:rPrChange w:id="524" w:author="Vaughn Shirey" w:date="2023-08-25T16:48:00Z">
                  <w:rPr>
                    <w:ins w:id="525" w:author="Vaughn Shirey" w:date="2023-08-25T10:41:00Z"/>
                    <w:rFonts w:ascii="Times New Roman" w:hAnsi="Times New Roman" w:cs="Times New Roman"/>
                    <w:b/>
                    <w:bCs/>
                    <w:sz w:val="24"/>
                    <w:szCs w:val="24"/>
                    <w:u w:val="single"/>
                  </w:rPr>
                </w:rPrChange>
              </w:rPr>
            </w:pPr>
            <w:ins w:id="526" w:author="Vaughn Shirey" w:date="2023-08-25T16:47:00Z">
              <w:r w:rsidRPr="00183142">
                <w:rPr>
                  <w:rFonts w:ascii="Times New Roman" w:hAnsi="Times New Roman" w:cs="Times New Roman"/>
                  <w:sz w:val="24"/>
                  <w:szCs w:val="24"/>
                  <w:rPrChange w:id="527" w:author="Vaughn Shirey" w:date="2023-08-25T16:48:00Z">
                    <w:rPr>
                      <w:rFonts w:ascii="Times New Roman" w:hAnsi="Times New Roman" w:cs="Times New Roman"/>
                      <w:b/>
                      <w:bCs/>
                      <w:sz w:val="24"/>
                      <w:szCs w:val="24"/>
                      <w:u w:val="single"/>
                    </w:rPr>
                  </w:rPrChange>
                </w:rPr>
                <w:t>5.6</w:t>
              </w:r>
            </w:ins>
          </w:p>
        </w:tc>
        <w:tc>
          <w:tcPr>
            <w:tcW w:w="2250" w:type="dxa"/>
            <w:tcMar>
              <w:top w:w="100" w:type="dxa"/>
              <w:left w:w="100" w:type="dxa"/>
              <w:bottom w:w="100" w:type="dxa"/>
              <w:right w:w="100" w:type="dxa"/>
            </w:tcMar>
          </w:tcPr>
          <w:p w14:paraId="26815DCF" w14:textId="64D23133" w:rsidR="00183142" w:rsidRPr="00183142" w:rsidRDefault="00183142" w:rsidP="00183142">
            <w:pPr>
              <w:widowControl w:val="0"/>
              <w:spacing w:line="240" w:lineRule="auto"/>
              <w:jc w:val="center"/>
              <w:rPr>
                <w:ins w:id="528" w:author="Vaughn Shirey" w:date="2023-08-25T10:41:00Z"/>
                <w:rFonts w:ascii="Times New Roman" w:hAnsi="Times New Roman" w:cs="Times New Roman"/>
                <w:sz w:val="24"/>
                <w:szCs w:val="24"/>
                <w:rPrChange w:id="529" w:author="Vaughn Shirey" w:date="2023-08-25T16:48:00Z">
                  <w:rPr>
                    <w:ins w:id="530" w:author="Vaughn Shirey" w:date="2023-08-25T10:41:00Z"/>
                    <w:rFonts w:ascii="Times New Roman" w:hAnsi="Times New Roman" w:cs="Times New Roman"/>
                    <w:b/>
                    <w:bCs/>
                    <w:sz w:val="24"/>
                    <w:szCs w:val="24"/>
                    <w:u w:val="single"/>
                  </w:rPr>
                </w:rPrChange>
              </w:rPr>
            </w:pPr>
            <w:ins w:id="531" w:author="Vaughn Shirey" w:date="2023-08-25T16:47:00Z">
              <w:r w:rsidRPr="00183142">
                <w:rPr>
                  <w:rFonts w:ascii="Times New Roman" w:hAnsi="Times New Roman" w:cs="Times New Roman"/>
                  <w:sz w:val="24"/>
                  <w:szCs w:val="24"/>
                  <w:rPrChange w:id="532" w:author="Vaughn Shirey" w:date="2023-08-25T16:48:00Z">
                    <w:rPr>
                      <w:rFonts w:ascii="Times New Roman" w:hAnsi="Times New Roman" w:cs="Times New Roman"/>
                      <w:b/>
                      <w:bCs/>
                      <w:sz w:val="24"/>
                      <w:szCs w:val="24"/>
                      <w:u w:val="single"/>
                    </w:rPr>
                  </w:rPrChange>
                </w:rPr>
                <w:t>2.6</w:t>
              </w:r>
            </w:ins>
          </w:p>
        </w:tc>
      </w:tr>
      <w:tr w:rsidR="00183142" w:rsidRPr="00703517" w14:paraId="7FA3BCDB" w14:textId="6ABC79B0" w:rsidTr="005E1A27">
        <w:trPr>
          <w:jc w:val="center"/>
        </w:trPr>
        <w:tc>
          <w:tcPr>
            <w:tcW w:w="1160" w:type="dxa"/>
            <w:tcMar>
              <w:top w:w="100" w:type="dxa"/>
              <w:left w:w="100" w:type="dxa"/>
              <w:bottom w:w="100" w:type="dxa"/>
              <w:right w:w="100" w:type="dxa"/>
            </w:tcMar>
          </w:tcPr>
          <w:p w14:paraId="3B7F0DFB" w14:textId="275595B4" w:rsidR="00183142" w:rsidRPr="008E44F2" w:rsidRDefault="00183142" w:rsidP="00183142">
            <w:pPr>
              <w:widowControl w:val="0"/>
              <w:spacing w:line="240" w:lineRule="auto"/>
              <w:jc w:val="center"/>
              <w:rPr>
                <w:rFonts w:ascii="Times New Roman" w:hAnsi="Times New Roman" w:cs="Times New Roman"/>
                <w:sz w:val="24"/>
                <w:szCs w:val="24"/>
              </w:rPr>
            </w:pPr>
            <w:ins w:id="533" w:author="Vaughn Shirey" w:date="2023-08-25T15:03:00Z">
              <w:r>
                <w:rPr>
                  <w:rFonts w:ascii="Times New Roman" w:hAnsi="Times New Roman" w:cs="Times New Roman"/>
                  <w:sz w:val="24"/>
                  <w:szCs w:val="24"/>
                </w:rPr>
                <w:t>G</w:t>
              </w:r>
            </w:ins>
            <w:del w:id="534" w:author="Vaughn Shirey" w:date="2023-08-25T15:03:00Z">
              <w:r w:rsidRPr="008E44F2" w:rsidDel="00075596">
                <w:rPr>
                  <w:rFonts w:ascii="Times New Roman" w:hAnsi="Times New Roman" w:cs="Times New Roman"/>
                  <w:sz w:val="24"/>
                  <w:szCs w:val="24"/>
                </w:rPr>
                <w:delText>E</w:delText>
              </w:r>
            </w:del>
          </w:p>
        </w:tc>
        <w:tc>
          <w:tcPr>
            <w:tcW w:w="1620" w:type="dxa"/>
            <w:tcMar>
              <w:top w:w="100" w:type="dxa"/>
              <w:left w:w="100" w:type="dxa"/>
              <w:bottom w:w="100" w:type="dxa"/>
              <w:right w:w="100" w:type="dxa"/>
            </w:tcMar>
          </w:tcPr>
          <w:p w14:paraId="144818CC" w14:textId="256112E9" w:rsidR="00183142" w:rsidRPr="008E44F2" w:rsidRDefault="00183142" w:rsidP="001831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535" w:author="Vaughn Shirey" w:date="2023-08-25T15:01:00Z">
              <w:r>
                <w:rPr>
                  <w:rFonts w:ascii="Times New Roman" w:hAnsi="Times New Roman" w:cs="Times New Roman"/>
                  <w:sz w:val="24"/>
                  <w:szCs w:val="24"/>
                </w:rPr>
                <w:t>2</w:t>
              </w:r>
            </w:ins>
            <w:del w:id="536" w:author="Vaughn Shirey" w:date="2023-08-25T15:01:00Z">
              <w:r w:rsidDel="00075596">
                <w:rPr>
                  <w:rFonts w:ascii="Times New Roman" w:hAnsi="Times New Roman" w:cs="Times New Roman"/>
                  <w:sz w:val="24"/>
                  <w:szCs w:val="24"/>
                </w:rPr>
                <w:delText>4</w:delText>
              </w:r>
            </w:del>
            <w:r>
              <w:rPr>
                <w:rFonts w:ascii="Times New Roman" w:hAnsi="Times New Roman" w:cs="Times New Roman"/>
                <w:sz w:val="24"/>
                <w:szCs w:val="24"/>
              </w:rPr>
              <w:t>.</w:t>
            </w:r>
            <w:ins w:id="537" w:author="Vaughn Shirey" w:date="2023-08-25T15:01:00Z">
              <w:r>
                <w:rPr>
                  <w:rFonts w:ascii="Times New Roman" w:hAnsi="Times New Roman" w:cs="Times New Roman"/>
                  <w:sz w:val="24"/>
                  <w:szCs w:val="24"/>
                </w:rPr>
                <w:t>9</w:t>
              </w:r>
            </w:ins>
            <w:del w:id="538" w:author="Vaughn Shirey" w:date="2023-08-25T15:01:00Z">
              <w:r w:rsidDel="00075596">
                <w:rPr>
                  <w:rFonts w:ascii="Times New Roman" w:hAnsi="Times New Roman" w:cs="Times New Roman"/>
                  <w:sz w:val="24"/>
                  <w:szCs w:val="24"/>
                </w:rPr>
                <w:delText>7</w:delText>
              </w:r>
            </w:del>
          </w:p>
        </w:tc>
        <w:tc>
          <w:tcPr>
            <w:tcW w:w="1800" w:type="dxa"/>
            <w:tcMar>
              <w:top w:w="100" w:type="dxa"/>
              <w:left w:w="100" w:type="dxa"/>
              <w:bottom w:w="100" w:type="dxa"/>
              <w:right w:w="100" w:type="dxa"/>
            </w:tcMar>
          </w:tcPr>
          <w:p w14:paraId="2CEC0FF2" w14:textId="0367843C" w:rsidR="00183142" w:rsidRPr="008E44F2" w:rsidRDefault="00183142" w:rsidP="00183142">
            <w:pPr>
              <w:widowControl w:val="0"/>
              <w:spacing w:line="240" w:lineRule="auto"/>
              <w:jc w:val="center"/>
              <w:rPr>
                <w:rFonts w:ascii="Times New Roman" w:hAnsi="Times New Roman" w:cs="Times New Roman"/>
                <w:sz w:val="24"/>
                <w:szCs w:val="24"/>
              </w:rPr>
            </w:pPr>
            <w:del w:id="539" w:author="Vaughn Shirey" w:date="2023-08-25T15:36:00Z">
              <w:r w:rsidDel="007C4444">
                <w:rPr>
                  <w:rFonts w:ascii="Times New Roman" w:hAnsi="Times New Roman" w:cs="Times New Roman"/>
                  <w:sz w:val="24"/>
                  <w:szCs w:val="24"/>
                </w:rPr>
                <w:delText>-</w:delText>
              </w:r>
            </w:del>
            <w:del w:id="540" w:author="Vaughn Shirey" w:date="2023-08-25T15:28:00Z">
              <w:r w:rsidDel="00CB7309">
                <w:rPr>
                  <w:rFonts w:ascii="Times New Roman" w:hAnsi="Times New Roman" w:cs="Times New Roman"/>
                  <w:sz w:val="24"/>
                  <w:szCs w:val="24"/>
                </w:rPr>
                <w:delText>6.1</w:delText>
              </w:r>
            </w:del>
            <w:ins w:id="541" w:author="Vaughn Shirey" w:date="2023-08-25T17:45:00Z">
              <w:r w:rsidR="00266CEF">
                <w:rPr>
                  <w:rFonts w:ascii="Times New Roman" w:hAnsi="Times New Roman" w:cs="Times New Roman"/>
                  <w:sz w:val="24"/>
                  <w:szCs w:val="24"/>
                </w:rPr>
                <w:t>5.8</w:t>
              </w:r>
            </w:ins>
          </w:p>
        </w:tc>
        <w:tc>
          <w:tcPr>
            <w:tcW w:w="2250" w:type="dxa"/>
            <w:tcMar>
              <w:top w:w="100" w:type="dxa"/>
              <w:left w:w="100" w:type="dxa"/>
              <w:bottom w:w="100" w:type="dxa"/>
              <w:right w:w="100" w:type="dxa"/>
            </w:tcMar>
          </w:tcPr>
          <w:p w14:paraId="772C757A" w14:textId="5DCD939D" w:rsidR="00183142" w:rsidRPr="008E44F2" w:rsidRDefault="00183142" w:rsidP="00183142">
            <w:pPr>
              <w:widowControl w:val="0"/>
              <w:spacing w:line="240" w:lineRule="auto"/>
              <w:jc w:val="center"/>
              <w:rPr>
                <w:rFonts w:ascii="Times New Roman" w:hAnsi="Times New Roman" w:cs="Times New Roman"/>
                <w:sz w:val="24"/>
                <w:szCs w:val="24"/>
              </w:rPr>
            </w:pPr>
            <w:del w:id="542" w:author="Vaughn Shirey" w:date="2023-08-25T15:28:00Z">
              <w:r w:rsidDel="00CB7309">
                <w:rPr>
                  <w:rFonts w:ascii="Times New Roman" w:hAnsi="Times New Roman" w:cs="Times New Roman"/>
                  <w:sz w:val="24"/>
                  <w:szCs w:val="24"/>
                </w:rPr>
                <w:delText>2.9</w:delText>
              </w:r>
            </w:del>
            <w:ins w:id="543" w:author="Vaughn Shirey" w:date="2023-08-25T17:45:00Z">
              <w:r w:rsidR="00266CEF">
                <w:rPr>
                  <w:rFonts w:ascii="Times New Roman" w:hAnsi="Times New Roman" w:cs="Times New Roman"/>
                  <w:sz w:val="24"/>
                  <w:szCs w:val="24"/>
                </w:rPr>
                <w:t>3.0</w:t>
              </w:r>
            </w:ins>
          </w:p>
        </w:tc>
      </w:tr>
      <w:tr w:rsidR="00183142" w:rsidRPr="00703517" w14:paraId="33B0C748" w14:textId="0AB69A57" w:rsidTr="005E1A27">
        <w:trPr>
          <w:jc w:val="center"/>
        </w:trPr>
        <w:tc>
          <w:tcPr>
            <w:tcW w:w="1160" w:type="dxa"/>
            <w:tcMar>
              <w:top w:w="100" w:type="dxa"/>
              <w:left w:w="100" w:type="dxa"/>
              <w:bottom w:w="100" w:type="dxa"/>
              <w:right w:w="100" w:type="dxa"/>
            </w:tcMar>
          </w:tcPr>
          <w:p w14:paraId="141BC1D1" w14:textId="4DDFA5DE" w:rsidR="00183142" w:rsidRPr="008E44F2" w:rsidRDefault="00183142" w:rsidP="00183142">
            <w:pPr>
              <w:widowControl w:val="0"/>
              <w:spacing w:line="240" w:lineRule="auto"/>
              <w:jc w:val="center"/>
              <w:rPr>
                <w:rFonts w:ascii="Times New Roman" w:hAnsi="Times New Roman" w:cs="Times New Roman"/>
                <w:sz w:val="24"/>
                <w:szCs w:val="24"/>
              </w:rPr>
            </w:pPr>
            <w:ins w:id="544" w:author="Vaughn Shirey" w:date="2023-08-25T15:03:00Z">
              <w:r>
                <w:rPr>
                  <w:rFonts w:ascii="Times New Roman" w:hAnsi="Times New Roman" w:cs="Times New Roman"/>
                  <w:sz w:val="24"/>
                  <w:szCs w:val="24"/>
                </w:rPr>
                <w:t>H</w:t>
              </w:r>
            </w:ins>
            <w:del w:id="545" w:author="Vaughn Shirey" w:date="2023-08-25T15:03:00Z">
              <w:r w:rsidRPr="008E44F2" w:rsidDel="00075596">
                <w:rPr>
                  <w:rFonts w:ascii="Times New Roman" w:hAnsi="Times New Roman" w:cs="Times New Roman"/>
                  <w:sz w:val="24"/>
                  <w:szCs w:val="24"/>
                </w:rPr>
                <w:delText>F</w:delText>
              </w:r>
            </w:del>
          </w:p>
        </w:tc>
        <w:tc>
          <w:tcPr>
            <w:tcW w:w="1620" w:type="dxa"/>
            <w:tcMar>
              <w:top w:w="100" w:type="dxa"/>
              <w:left w:w="100" w:type="dxa"/>
              <w:bottom w:w="100" w:type="dxa"/>
              <w:right w:w="100" w:type="dxa"/>
            </w:tcMar>
          </w:tcPr>
          <w:p w14:paraId="07E7196A" w14:textId="1184DD9E" w:rsidR="00183142" w:rsidRPr="008E44F2" w:rsidRDefault="00183142" w:rsidP="001831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546" w:author="Vaughn Shirey" w:date="2023-08-25T15:01:00Z">
              <w:r>
                <w:rPr>
                  <w:rFonts w:ascii="Times New Roman" w:hAnsi="Times New Roman" w:cs="Times New Roman"/>
                  <w:sz w:val="24"/>
                  <w:szCs w:val="24"/>
                </w:rPr>
                <w:t>3</w:t>
              </w:r>
            </w:ins>
            <w:del w:id="547" w:author="Vaughn Shirey" w:date="2023-08-25T15:01:00Z">
              <w:r w:rsidDel="00075596">
                <w:rPr>
                  <w:rFonts w:ascii="Times New Roman" w:hAnsi="Times New Roman" w:cs="Times New Roman"/>
                  <w:sz w:val="24"/>
                  <w:szCs w:val="24"/>
                </w:rPr>
                <w:delText>5</w:delText>
              </w:r>
            </w:del>
            <w:r>
              <w:rPr>
                <w:rFonts w:ascii="Times New Roman" w:hAnsi="Times New Roman" w:cs="Times New Roman"/>
                <w:sz w:val="24"/>
                <w:szCs w:val="24"/>
              </w:rPr>
              <w:t>.</w:t>
            </w:r>
            <w:ins w:id="548" w:author="Vaughn Shirey" w:date="2023-08-25T15:01:00Z">
              <w:r>
                <w:rPr>
                  <w:rFonts w:ascii="Times New Roman" w:hAnsi="Times New Roman" w:cs="Times New Roman"/>
                  <w:sz w:val="24"/>
                  <w:szCs w:val="24"/>
                </w:rPr>
                <w:t>2</w:t>
              </w:r>
            </w:ins>
            <w:del w:id="549" w:author="Vaughn Shirey" w:date="2023-08-25T15:01:00Z">
              <w:r w:rsidDel="00075596">
                <w:rPr>
                  <w:rFonts w:ascii="Times New Roman" w:hAnsi="Times New Roman" w:cs="Times New Roman"/>
                  <w:sz w:val="24"/>
                  <w:szCs w:val="24"/>
                </w:rPr>
                <w:delText>9</w:delText>
              </w:r>
            </w:del>
          </w:p>
        </w:tc>
        <w:tc>
          <w:tcPr>
            <w:tcW w:w="1800" w:type="dxa"/>
            <w:tcMar>
              <w:top w:w="100" w:type="dxa"/>
              <w:left w:w="100" w:type="dxa"/>
              <w:bottom w:w="100" w:type="dxa"/>
              <w:right w:w="100" w:type="dxa"/>
            </w:tcMar>
          </w:tcPr>
          <w:p w14:paraId="47C6AA9C" w14:textId="75885E13" w:rsidR="00183142" w:rsidRPr="008E44F2" w:rsidRDefault="00183142" w:rsidP="00183142">
            <w:pPr>
              <w:widowControl w:val="0"/>
              <w:spacing w:line="240" w:lineRule="auto"/>
              <w:jc w:val="center"/>
              <w:rPr>
                <w:rFonts w:ascii="Times New Roman" w:hAnsi="Times New Roman" w:cs="Times New Roman"/>
                <w:sz w:val="24"/>
                <w:szCs w:val="24"/>
              </w:rPr>
            </w:pPr>
            <w:del w:id="550" w:author="Vaughn Shirey" w:date="2023-08-25T15:36:00Z">
              <w:r w:rsidDel="007C4444">
                <w:rPr>
                  <w:rFonts w:ascii="Times New Roman" w:hAnsi="Times New Roman" w:cs="Times New Roman"/>
                  <w:sz w:val="24"/>
                  <w:szCs w:val="24"/>
                </w:rPr>
                <w:delText>-</w:delText>
              </w:r>
            </w:del>
            <w:del w:id="551" w:author="Vaughn Shirey" w:date="2023-08-25T15:28:00Z">
              <w:r w:rsidDel="00CB7309">
                <w:rPr>
                  <w:rFonts w:ascii="Times New Roman" w:hAnsi="Times New Roman" w:cs="Times New Roman"/>
                  <w:sz w:val="24"/>
                  <w:szCs w:val="24"/>
                </w:rPr>
                <w:delText>4.9</w:delText>
              </w:r>
            </w:del>
            <w:ins w:id="552" w:author="Vaughn Shirey" w:date="2023-08-25T17:45:00Z">
              <w:r w:rsidR="00266CEF">
                <w:rPr>
                  <w:rFonts w:ascii="Times New Roman" w:hAnsi="Times New Roman" w:cs="Times New Roman"/>
                  <w:sz w:val="24"/>
                  <w:szCs w:val="24"/>
                </w:rPr>
                <w:t>5.6</w:t>
              </w:r>
            </w:ins>
          </w:p>
        </w:tc>
        <w:tc>
          <w:tcPr>
            <w:tcW w:w="2250" w:type="dxa"/>
            <w:tcMar>
              <w:top w:w="100" w:type="dxa"/>
              <w:left w:w="100" w:type="dxa"/>
              <w:bottom w:w="100" w:type="dxa"/>
              <w:right w:w="100" w:type="dxa"/>
            </w:tcMar>
          </w:tcPr>
          <w:p w14:paraId="2B8BF7DE" w14:textId="25BFED17" w:rsidR="00183142" w:rsidRPr="008E44F2" w:rsidRDefault="00183142" w:rsidP="00183142">
            <w:pPr>
              <w:widowControl w:val="0"/>
              <w:spacing w:line="240" w:lineRule="auto"/>
              <w:jc w:val="center"/>
              <w:rPr>
                <w:rFonts w:ascii="Times New Roman" w:hAnsi="Times New Roman" w:cs="Times New Roman"/>
                <w:sz w:val="24"/>
                <w:szCs w:val="24"/>
              </w:rPr>
            </w:pPr>
            <w:del w:id="553" w:author="Vaughn Shirey" w:date="2023-08-25T15:36:00Z">
              <w:r w:rsidDel="007C4444">
                <w:rPr>
                  <w:rFonts w:ascii="Times New Roman" w:hAnsi="Times New Roman" w:cs="Times New Roman"/>
                  <w:sz w:val="24"/>
                  <w:szCs w:val="24"/>
                </w:rPr>
                <w:delText>3.</w:delText>
              </w:r>
            </w:del>
            <w:del w:id="554" w:author="Vaughn Shirey" w:date="2023-08-25T15:28:00Z">
              <w:r w:rsidDel="00CB7309">
                <w:rPr>
                  <w:rFonts w:ascii="Times New Roman" w:hAnsi="Times New Roman" w:cs="Times New Roman"/>
                  <w:sz w:val="24"/>
                  <w:szCs w:val="24"/>
                </w:rPr>
                <w:delText>6</w:delText>
              </w:r>
            </w:del>
            <w:ins w:id="555" w:author="Vaughn Shirey" w:date="2023-08-25T17:45:00Z">
              <w:r w:rsidR="00266CEF">
                <w:rPr>
                  <w:rFonts w:ascii="Times New Roman" w:hAnsi="Times New Roman" w:cs="Times New Roman"/>
                  <w:sz w:val="24"/>
                  <w:szCs w:val="24"/>
                </w:rPr>
                <w:t>3.4</w:t>
              </w:r>
            </w:ins>
          </w:p>
        </w:tc>
      </w:tr>
      <w:tr w:rsidR="00183142" w:rsidRPr="00703517" w14:paraId="0AA37AF9" w14:textId="6551C13F" w:rsidTr="005E1A27">
        <w:trPr>
          <w:jc w:val="center"/>
        </w:trPr>
        <w:tc>
          <w:tcPr>
            <w:tcW w:w="1160" w:type="dxa"/>
            <w:tcMar>
              <w:top w:w="100" w:type="dxa"/>
              <w:left w:w="100" w:type="dxa"/>
              <w:bottom w:w="100" w:type="dxa"/>
              <w:right w:w="100" w:type="dxa"/>
            </w:tcMar>
          </w:tcPr>
          <w:p w14:paraId="6EB19776" w14:textId="6DFBA2BA" w:rsidR="00183142" w:rsidRPr="00CB7309" w:rsidRDefault="00183142" w:rsidP="00183142">
            <w:pPr>
              <w:widowControl w:val="0"/>
              <w:spacing w:line="240" w:lineRule="auto"/>
              <w:jc w:val="center"/>
              <w:rPr>
                <w:rFonts w:ascii="Times New Roman" w:hAnsi="Times New Roman" w:cs="Times New Roman"/>
                <w:sz w:val="24"/>
                <w:szCs w:val="24"/>
                <w:rPrChange w:id="556" w:author="Vaughn Shirey" w:date="2023-08-25T15:28:00Z">
                  <w:rPr>
                    <w:rFonts w:ascii="Times New Roman" w:hAnsi="Times New Roman" w:cs="Times New Roman"/>
                    <w:b/>
                    <w:bCs/>
                    <w:sz w:val="24"/>
                    <w:szCs w:val="24"/>
                    <w:u w:val="single"/>
                  </w:rPr>
                </w:rPrChange>
              </w:rPr>
            </w:pPr>
            <w:ins w:id="557" w:author="Vaughn Shirey" w:date="2023-08-25T15:03:00Z">
              <w:r w:rsidRPr="00CB7309">
                <w:rPr>
                  <w:rFonts w:ascii="Times New Roman" w:hAnsi="Times New Roman" w:cs="Times New Roman"/>
                  <w:sz w:val="24"/>
                  <w:szCs w:val="24"/>
                  <w:rPrChange w:id="558" w:author="Vaughn Shirey" w:date="2023-08-25T15:28:00Z">
                    <w:rPr>
                      <w:rFonts w:ascii="Times New Roman" w:hAnsi="Times New Roman" w:cs="Times New Roman"/>
                      <w:b/>
                      <w:bCs/>
                      <w:sz w:val="24"/>
                      <w:szCs w:val="24"/>
                      <w:u w:val="single"/>
                    </w:rPr>
                  </w:rPrChange>
                </w:rPr>
                <w:t>I</w:t>
              </w:r>
            </w:ins>
            <w:del w:id="559" w:author="Vaughn Shirey" w:date="2023-08-25T15:03:00Z">
              <w:r w:rsidRPr="00CB7309" w:rsidDel="00075596">
                <w:rPr>
                  <w:rFonts w:ascii="Times New Roman" w:hAnsi="Times New Roman" w:cs="Times New Roman"/>
                  <w:sz w:val="24"/>
                  <w:szCs w:val="24"/>
                  <w:rPrChange w:id="560" w:author="Vaughn Shirey" w:date="2023-08-25T15:28:00Z">
                    <w:rPr>
                      <w:rFonts w:ascii="Times New Roman" w:hAnsi="Times New Roman" w:cs="Times New Roman"/>
                      <w:b/>
                      <w:bCs/>
                      <w:sz w:val="24"/>
                      <w:szCs w:val="24"/>
                      <w:u w:val="single"/>
                    </w:rPr>
                  </w:rPrChange>
                </w:rPr>
                <w:delText>G</w:delText>
              </w:r>
            </w:del>
          </w:p>
        </w:tc>
        <w:tc>
          <w:tcPr>
            <w:tcW w:w="1620" w:type="dxa"/>
            <w:tcMar>
              <w:top w:w="100" w:type="dxa"/>
              <w:left w:w="100" w:type="dxa"/>
              <w:bottom w:w="100" w:type="dxa"/>
              <w:right w:w="100" w:type="dxa"/>
            </w:tcMar>
          </w:tcPr>
          <w:p w14:paraId="2E0C6FEC" w14:textId="6081B057" w:rsidR="00183142" w:rsidRPr="00CB7309" w:rsidRDefault="00183142" w:rsidP="00183142">
            <w:pPr>
              <w:widowControl w:val="0"/>
              <w:spacing w:line="240" w:lineRule="auto"/>
              <w:jc w:val="center"/>
              <w:rPr>
                <w:rFonts w:ascii="Times New Roman" w:hAnsi="Times New Roman" w:cs="Times New Roman"/>
                <w:sz w:val="24"/>
                <w:szCs w:val="24"/>
                <w:rPrChange w:id="561" w:author="Vaughn Shirey" w:date="2023-08-25T15:28:00Z">
                  <w:rPr>
                    <w:rFonts w:ascii="Times New Roman" w:hAnsi="Times New Roman" w:cs="Times New Roman"/>
                    <w:b/>
                    <w:bCs/>
                    <w:sz w:val="24"/>
                    <w:szCs w:val="24"/>
                    <w:u w:val="single"/>
                  </w:rPr>
                </w:rPrChange>
              </w:rPr>
            </w:pPr>
            <w:r w:rsidRPr="00CB7309">
              <w:rPr>
                <w:rFonts w:ascii="Times New Roman" w:hAnsi="Times New Roman" w:cs="Times New Roman"/>
                <w:sz w:val="24"/>
                <w:szCs w:val="24"/>
                <w:rPrChange w:id="562" w:author="Vaughn Shirey" w:date="2023-08-25T15:28:00Z">
                  <w:rPr>
                    <w:rFonts w:ascii="Times New Roman" w:hAnsi="Times New Roman" w:cs="Times New Roman"/>
                    <w:b/>
                    <w:bCs/>
                    <w:sz w:val="24"/>
                    <w:szCs w:val="24"/>
                    <w:u w:val="single"/>
                  </w:rPr>
                </w:rPrChange>
              </w:rPr>
              <w:t>14</w:t>
            </w:r>
            <w:ins w:id="563" w:author="Vaughn Shirey" w:date="2023-08-25T15:01:00Z">
              <w:r w:rsidRPr="00CB7309">
                <w:rPr>
                  <w:rFonts w:ascii="Times New Roman" w:hAnsi="Times New Roman" w:cs="Times New Roman"/>
                  <w:sz w:val="24"/>
                  <w:szCs w:val="24"/>
                  <w:rPrChange w:id="564" w:author="Vaughn Shirey" w:date="2023-08-25T15:28:00Z">
                    <w:rPr>
                      <w:rFonts w:ascii="Times New Roman" w:hAnsi="Times New Roman" w:cs="Times New Roman"/>
                      <w:b/>
                      <w:bCs/>
                      <w:sz w:val="24"/>
                      <w:szCs w:val="24"/>
                      <w:u w:val="single"/>
                    </w:rPr>
                  </w:rPrChange>
                </w:rPr>
                <w:t>4</w:t>
              </w:r>
            </w:ins>
            <w:del w:id="565" w:author="Vaughn Shirey" w:date="2023-08-25T15:01:00Z">
              <w:r w:rsidRPr="00CB7309" w:rsidDel="00075596">
                <w:rPr>
                  <w:rFonts w:ascii="Times New Roman" w:hAnsi="Times New Roman" w:cs="Times New Roman"/>
                  <w:sz w:val="24"/>
                  <w:szCs w:val="24"/>
                  <w:rPrChange w:id="566" w:author="Vaughn Shirey" w:date="2023-08-25T15:28:00Z">
                    <w:rPr>
                      <w:rFonts w:ascii="Times New Roman" w:hAnsi="Times New Roman" w:cs="Times New Roman"/>
                      <w:b/>
                      <w:bCs/>
                      <w:sz w:val="24"/>
                      <w:szCs w:val="24"/>
                      <w:u w:val="single"/>
                    </w:rPr>
                  </w:rPrChange>
                </w:rPr>
                <w:delText>7</w:delText>
              </w:r>
            </w:del>
            <w:r w:rsidRPr="00CB7309">
              <w:rPr>
                <w:rFonts w:ascii="Times New Roman" w:hAnsi="Times New Roman" w:cs="Times New Roman"/>
                <w:sz w:val="24"/>
                <w:szCs w:val="24"/>
                <w:rPrChange w:id="567" w:author="Vaughn Shirey" w:date="2023-08-25T15:28:00Z">
                  <w:rPr>
                    <w:rFonts w:ascii="Times New Roman" w:hAnsi="Times New Roman" w:cs="Times New Roman"/>
                    <w:b/>
                    <w:bCs/>
                    <w:sz w:val="24"/>
                    <w:szCs w:val="24"/>
                    <w:u w:val="single"/>
                  </w:rPr>
                </w:rPrChange>
              </w:rPr>
              <w:t>.</w:t>
            </w:r>
            <w:ins w:id="568" w:author="Vaughn Shirey" w:date="2023-08-25T15:01:00Z">
              <w:r w:rsidRPr="00CB7309">
                <w:rPr>
                  <w:rFonts w:ascii="Times New Roman" w:hAnsi="Times New Roman" w:cs="Times New Roman"/>
                  <w:sz w:val="24"/>
                  <w:szCs w:val="24"/>
                  <w:rPrChange w:id="569" w:author="Vaughn Shirey" w:date="2023-08-25T15:28:00Z">
                    <w:rPr>
                      <w:rFonts w:ascii="Times New Roman" w:hAnsi="Times New Roman" w:cs="Times New Roman"/>
                      <w:b/>
                      <w:bCs/>
                      <w:sz w:val="24"/>
                      <w:szCs w:val="24"/>
                      <w:u w:val="single"/>
                    </w:rPr>
                  </w:rPrChange>
                </w:rPr>
                <w:t>8</w:t>
              </w:r>
            </w:ins>
            <w:del w:id="570" w:author="Vaughn Shirey" w:date="2023-08-25T15:01:00Z">
              <w:r w:rsidRPr="00CB7309" w:rsidDel="00075596">
                <w:rPr>
                  <w:rFonts w:ascii="Times New Roman" w:hAnsi="Times New Roman" w:cs="Times New Roman"/>
                  <w:sz w:val="24"/>
                  <w:szCs w:val="24"/>
                  <w:rPrChange w:id="571" w:author="Vaughn Shirey" w:date="2023-08-25T15:28:00Z">
                    <w:rPr>
                      <w:rFonts w:ascii="Times New Roman" w:hAnsi="Times New Roman" w:cs="Times New Roman"/>
                      <w:b/>
                      <w:bCs/>
                      <w:sz w:val="24"/>
                      <w:szCs w:val="24"/>
                      <w:u w:val="single"/>
                    </w:rPr>
                  </w:rPrChange>
                </w:rPr>
                <w:delText>5</w:delText>
              </w:r>
            </w:del>
          </w:p>
        </w:tc>
        <w:tc>
          <w:tcPr>
            <w:tcW w:w="1800" w:type="dxa"/>
            <w:tcMar>
              <w:top w:w="100" w:type="dxa"/>
              <w:left w:w="100" w:type="dxa"/>
              <w:bottom w:w="100" w:type="dxa"/>
              <w:right w:w="100" w:type="dxa"/>
            </w:tcMar>
          </w:tcPr>
          <w:p w14:paraId="2E2E737F" w14:textId="1926D9A5" w:rsidR="00183142" w:rsidRPr="00CB7309" w:rsidRDefault="00183142" w:rsidP="00183142">
            <w:pPr>
              <w:widowControl w:val="0"/>
              <w:spacing w:line="240" w:lineRule="auto"/>
              <w:jc w:val="center"/>
              <w:rPr>
                <w:rFonts w:ascii="Times New Roman" w:hAnsi="Times New Roman" w:cs="Times New Roman"/>
                <w:sz w:val="24"/>
                <w:szCs w:val="24"/>
                <w:rPrChange w:id="572" w:author="Vaughn Shirey" w:date="2023-08-25T15:28:00Z">
                  <w:rPr>
                    <w:rFonts w:ascii="Times New Roman" w:hAnsi="Times New Roman" w:cs="Times New Roman"/>
                    <w:b/>
                    <w:bCs/>
                    <w:sz w:val="24"/>
                    <w:szCs w:val="24"/>
                    <w:u w:val="single"/>
                  </w:rPr>
                </w:rPrChange>
              </w:rPr>
            </w:pPr>
            <w:del w:id="573" w:author="Vaughn Shirey" w:date="2023-08-25T15:36:00Z">
              <w:r w:rsidRPr="00CB7309" w:rsidDel="007C4444">
                <w:rPr>
                  <w:rFonts w:ascii="Times New Roman" w:hAnsi="Times New Roman" w:cs="Times New Roman"/>
                  <w:sz w:val="24"/>
                  <w:szCs w:val="24"/>
                  <w:rPrChange w:id="574" w:author="Vaughn Shirey" w:date="2023-08-25T15:28:00Z">
                    <w:rPr>
                      <w:rFonts w:ascii="Times New Roman" w:hAnsi="Times New Roman" w:cs="Times New Roman"/>
                      <w:b/>
                      <w:bCs/>
                      <w:sz w:val="24"/>
                      <w:szCs w:val="24"/>
                      <w:u w:val="single"/>
                    </w:rPr>
                  </w:rPrChange>
                </w:rPr>
                <w:delText>-3.</w:delText>
              </w:r>
            </w:del>
            <w:del w:id="575" w:author="Vaughn Shirey" w:date="2023-08-25T15:27:00Z">
              <w:r w:rsidRPr="00CB7309" w:rsidDel="00CB7309">
                <w:rPr>
                  <w:rFonts w:ascii="Times New Roman" w:hAnsi="Times New Roman" w:cs="Times New Roman"/>
                  <w:sz w:val="24"/>
                  <w:szCs w:val="24"/>
                  <w:rPrChange w:id="576" w:author="Vaughn Shirey" w:date="2023-08-25T15:28:00Z">
                    <w:rPr>
                      <w:rFonts w:ascii="Times New Roman" w:hAnsi="Times New Roman" w:cs="Times New Roman"/>
                      <w:b/>
                      <w:bCs/>
                      <w:sz w:val="24"/>
                      <w:szCs w:val="24"/>
                      <w:u w:val="single"/>
                    </w:rPr>
                  </w:rPrChange>
                </w:rPr>
                <w:delText>3</w:delText>
              </w:r>
            </w:del>
            <w:ins w:id="577" w:author="Vaughn Shirey" w:date="2023-08-25T17:44:00Z">
              <w:r w:rsidR="00266CEF">
                <w:rPr>
                  <w:rFonts w:ascii="Times New Roman" w:hAnsi="Times New Roman" w:cs="Times New Roman"/>
                  <w:sz w:val="24"/>
                  <w:szCs w:val="24"/>
                </w:rPr>
                <w:t>3.9</w:t>
              </w:r>
            </w:ins>
          </w:p>
        </w:tc>
        <w:tc>
          <w:tcPr>
            <w:tcW w:w="2250" w:type="dxa"/>
            <w:tcMar>
              <w:top w:w="100" w:type="dxa"/>
              <w:left w:w="100" w:type="dxa"/>
              <w:bottom w:w="100" w:type="dxa"/>
              <w:right w:w="100" w:type="dxa"/>
            </w:tcMar>
          </w:tcPr>
          <w:p w14:paraId="4711A2E8" w14:textId="61C94B27" w:rsidR="00183142" w:rsidRPr="00CB7309" w:rsidRDefault="00183142" w:rsidP="00183142">
            <w:pPr>
              <w:widowControl w:val="0"/>
              <w:spacing w:line="240" w:lineRule="auto"/>
              <w:jc w:val="center"/>
              <w:rPr>
                <w:rFonts w:ascii="Times New Roman" w:hAnsi="Times New Roman" w:cs="Times New Roman"/>
                <w:sz w:val="24"/>
                <w:szCs w:val="24"/>
                <w:rPrChange w:id="578" w:author="Vaughn Shirey" w:date="2023-08-25T15:28:00Z">
                  <w:rPr>
                    <w:rFonts w:ascii="Times New Roman" w:hAnsi="Times New Roman" w:cs="Times New Roman"/>
                    <w:b/>
                    <w:bCs/>
                    <w:sz w:val="24"/>
                    <w:szCs w:val="24"/>
                    <w:u w:val="single"/>
                  </w:rPr>
                </w:rPrChange>
              </w:rPr>
            </w:pPr>
            <w:del w:id="579" w:author="Vaughn Shirey" w:date="2023-08-25T15:36:00Z">
              <w:r w:rsidRPr="00CB7309" w:rsidDel="007C4444">
                <w:rPr>
                  <w:rFonts w:ascii="Times New Roman" w:hAnsi="Times New Roman" w:cs="Times New Roman"/>
                  <w:sz w:val="24"/>
                  <w:szCs w:val="24"/>
                  <w:rPrChange w:id="580" w:author="Vaughn Shirey" w:date="2023-08-25T15:28:00Z">
                    <w:rPr>
                      <w:rFonts w:ascii="Times New Roman" w:hAnsi="Times New Roman" w:cs="Times New Roman"/>
                      <w:b/>
                      <w:bCs/>
                      <w:sz w:val="24"/>
                      <w:szCs w:val="24"/>
                      <w:u w:val="single"/>
                    </w:rPr>
                  </w:rPrChange>
                </w:rPr>
                <w:delText>3.</w:delText>
              </w:r>
            </w:del>
            <w:del w:id="581" w:author="Vaughn Shirey" w:date="2023-08-25T15:27:00Z">
              <w:r w:rsidRPr="00CB7309" w:rsidDel="00CB7309">
                <w:rPr>
                  <w:rFonts w:ascii="Times New Roman" w:hAnsi="Times New Roman" w:cs="Times New Roman"/>
                  <w:sz w:val="24"/>
                  <w:szCs w:val="24"/>
                  <w:rPrChange w:id="582" w:author="Vaughn Shirey" w:date="2023-08-25T15:28:00Z">
                    <w:rPr>
                      <w:rFonts w:ascii="Times New Roman" w:hAnsi="Times New Roman" w:cs="Times New Roman"/>
                      <w:b/>
                      <w:bCs/>
                      <w:sz w:val="24"/>
                      <w:szCs w:val="24"/>
                      <w:u w:val="single"/>
                    </w:rPr>
                  </w:rPrChange>
                </w:rPr>
                <w:delText>8</w:delText>
              </w:r>
            </w:del>
            <w:ins w:id="583" w:author="Vaughn Shirey" w:date="2023-08-25T17:44:00Z">
              <w:r w:rsidR="00266CEF">
                <w:rPr>
                  <w:rFonts w:ascii="Times New Roman" w:hAnsi="Times New Roman" w:cs="Times New Roman"/>
                  <w:sz w:val="24"/>
                  <w:szCs w:val="24"/>
                </w:rPr>
                <w:t>3.4</w:t>
              </w:r>
            </w:ins>
          </w:p>
        </w:tc>
      </w:tr>
      <w:tr w:rsidR="00183142" w:rsidRPr="00703517" w14:paraId="7A4443B0" w14:textId="2B9CFD35" w:rsidTr="005E1A27">
        <w:trPr>
          <w:jc w:val="center"/>
        </w:trPr>
        <w:tc>
          <w:tcPr>
            <w:tcW w:w="1160" w:type="dxa"/>
            <w:tcMar>
              <w:top w:w="100" w:type="dxa"/>
              <w:left w:w="100" w:type="dxa"/>
              <w:bottom w:w="100" w:type="dxa"/>
              <w:right w:w="100" w:type="dxa"/>
            </w:tcMar>
          </w:tcPr>
          <w:p w14:paraId="062E9BE5" w14:textId="6AA4E75F" w:rsidR="00183142" w:rsidRPr="00CB7309" w:rsidRDefault="00183142" w:rsidP="00183142">
            <w:pPr>
              <w:widowControl w:val="0"/>
              <w:spacing w:line="240" w:lineRule="auto"/>
              <w:jc w:val="center"/>
              <w:rPr>
                <w:rFonts w:ascii="Times New Roman" w:hAnsi="Times New Roman" w:cs="Times New Roman"/>
                <w:sz w:val="24"/>
                <w:szCs w:val="24"/>
                <w:rPrChange w:id="584" w:author="Vaughn Shirey" w:date="2023-08-25T15:28:00Z">
                  <w:rPr>
                    <w:rFonts w:ascii="Times New Roman" w:hAnsi="Times New Roman" w:cs="Times New Roman"/>
                    <w:b/>
                    <w:bCs/>
                    <w:sz w:val="24"/>
                    <w:szCs w:val="24"/>
                    <w:u w:val="single"/>
                  </w:rPr>
                </w:rPrChange>
              </w:rPr>
            </w:pPr>
            <w:ins w:id="585" w:author="Vaughn Shirey" w:date="2023-08-25T15:04:00Z">
              <w:r w:rsidRPr="00CB7309">
                <w:rPr>
                  <w:rFonts w:ascii="Times New Roman" w:hAnsi="Times New Roman" w:cs="Times New Roman"/>
                  <w:sz w:val="24"/>
                  <w:szCs w:val="24"/>
                  <w:rPrChange w:id="586" w:author="Vaughn Shirey" w:date="2023-08-25T15:28:00Z">
                    <w:rPr>
                      <w:rFonts w:ascii="Times New Roman" w:hAnsi="Times New Roman" w:cs="Times New Roman"/>
                      <w:b/>
                      <w:bCs/>
                      <w:sz w:val="24"/>
                      <w:szCs w:val="24"/>
                      <w:u w:val="single"/>
                    </w:rPr>
                  </w:rPrChange>
                </w:rPr>
                <w:t>J</w:t>
              </w:r>
            </w:ins>
            <w:del w:id="587" w:author="Vaughn Shirey" w:date="2023-08-25T15:03:00Z">
              <w:r w:rsidRPr="00CB7309" w:rsidDel="00075596">
                <w:rPr>
                  <w:rFonts w:ascii="Times New Roman" w:hAnsi="Times New Roman" w:cs="Times New Roman"/>
                  <w:sz w:val="24"/>
                  <w:szCs w:val="24"/>
                  <w:rPrChange w:id="588" w:author="Vaughn Shirey" w:date="2023-08-25T15:28:00Z">
                    <w:rPr>
                      <w:rFonts w:ascii="Times New Roman" w:hAnsi="Times New Roman" w:cs="Times New Roman"/>
                      <w:b/>
                      <w:bCs/>
                      <w:sz w:val="24"/>
                      <w:szCs w:val="24"/>
                      <w:u w:val="single"/>
                    </w:rPr>
                  </w:rPrChange>
                </w:rPr>
                <w:delText>H</w:delText>
              </w:r>
            </w:del>
          </w:p>
        </w:tc>
        <w:tc>
          <w:tcPr>
            <w:tcW w:w="1620" w:type="dxa"/>
            <w:tcMar>
              <w:top w:w="100" w:type="dxa"/>
              <w:left w:w="100" w:type="dxa"/>
              <w:bottom w:w="100" w:type="dxa"/>
              <w:right w:w="100" w:type="dxa"/>
            </w:tcMar>
          </w:tcPr>
          <w:p w14:paraId="451F4CEC" w14:textId="59E6E9F8" w:rsidR="00183142" w:rsidRPr="00CB7309" w:rsidRDefault="00183142" w:rsidP="00183142">
            <w:pPr>
              <w:widowControl w:val="0"/>
              <w:spacing w:line="240" w:lineRule="auto"/>
              <w:jc w:val="center"/>
              <w:rPr>
                <w:rFonts w:ascii="Times New Roman" w:hAnsi="Times New Roman" w:cs="Times New Roman"/>
                <w:sz w:val="24"/>
                <w:szCs w:val="24"/>
                <w:rPrChange w:id="589" w:author="Vaughn Shirey" w:date="2023-08-25T15:28:00Z">
                  <w:rPr>
                    <w:rFonts w:ascii="Times New Roman" w:hAnsi="Times New Roman" w:cs="Times New Roman"/>
                    <w:b/>
                    <w:bCs/>
                    <w:sz w:val="24"/>
                    <w:szCs w:val="24"/>
                    <w:u w:val="single"/>
                  </w:rPr>
                </w:rPrChange>
              </w:rPr>
            </w:pPr>
            <w:r w:rsidRPr="00CB7309">
              <w:rPr>
                <w:rFonts w:ascii="Times New Roman" w:hAnsi="Times New Roman" w:cs="Times New Roman"/>
                <w:sz w:val="24"/>
                <w:szCs w:val="24"/>
                <w:rPrChange w:id="590" w:author="Vaughn Shirey" w:date="2023-08-25T15:28:00Z">
                  <w:rPr>
                    <w:rFonts w:ascii="Times New Roman" w:hAnsi="Times New Roman" w:cs="Times New Roman"/>
                    <w:b/>
                    <w:bCs/>
                    <w:sz w:val="24"/>
                    <w:szCs w:val="24"/>
                    <w:u w:val="single"/>
                  </w:rPr>
                </w:rPrChange>
              </w:rPr>
              <w:t>14</w:t>
            </w:r>
            <w:ins w:id="591" w:author="Vaughn Shirey" w:date="2023-08-25T15:02:00Z">
              <w:r w:rsidRPr="00CB7309">
                <w:rPr>
                  <w:rFonts w:ascii="Times New Roman" w:hAnsi="Times New Roman" w:cs="Times New Roman"/>
                  <w:sz w:val="24"/>
                  <w:szCs w:val="24"/>
                  <w:rPrChange w:id="592" w:author="Vaughn Shirey" w:date="2023-08-25T15:28:00Z">
                    <w:rPr>
                      <w:rFonts w:ascii="Times New Roman" w:hAnsi="Times New Roman" w:cs="Times New Roman"/>
                      <w:b/>
                      <w:bCs/>
                      <w:sz w:val="24"/>
                      <w:szCs w:val="24"/>
                      <w:u w:val="single"/>
                    </w:rPr>
                  </w:rPrChange>
                </w:rPr>
                <w:t>4</w:t>
              </w:r>
            </w:ins>
            <w:del w:id="593" w:author="Vaughn Shirey" w:date="2023-08-25T15:02:00Z">
              <w:r w:rsidRPr="00CB7309" w:rsidDel="00075596">
                <w:rPr>
                  <w:rFonts w:ascii="Times New Roman" w:hAnsi="Times New Roman" w:cs="Times New Roman"/>
                  <w:sz w:val="24"/>
                  <w:szCs w:val="24"/>
                  <w:rPrChange w:id="594" w:author="Vaughn Shirey" w:date="2023-08-25T15:28:00Z">
                    <w:rPr>
                      <w:rFonts w:ascii="Times New Roman" w:hAnsi="Times New Roman" w:cs="Times New Roman"/>
                      <w:b/>
                      <w:bCs/>
                      <w:sz w:val="24"/>
                      <w:szCs w:val="24"/>
                      <w:u w:val="single"/>
                    </w:rPr>
                  </w:rPrChange>
                </w:rPr>
                <w:delText>7</w:delText>
              </w:r>
            </w:del>
            <w:r w:rsidRPr="00CB7309">
              <w:rPr>
                <w:rFonts w:ascii="Times New Roman" w:hAnsi="Times New Roman" w:cs="Times New Roman"/>
                <w:sz w:val="24"/>
                <w:szCs w:val="24"/>
                <w:rPrChange w:id="595" w:author="Vaughn Shirey" w:date="2023-08-25T15:28:00Z">
                  <w:rPr>
                    <w:rFonts w:ascii="Times New Roman" w:hAnsi="Times New Roman" w:cs="Times New Roman"/>
                    <w:b/>
                    <w:bCs/>
                    <w:sz w:val="24"/>
                    <w:szCs w:val="24"/>
                    <w:u w:val="single"/>
                  </w:rPr>
                </w:rPrChange>
              </w:rPr>
              <w:t>.</w:t>
            </w:r>
            <w:ins w:id="596" w:author="Vaughn Shirey" w:date="2023-08-25T15:02:00Z">
              <w:r w:rsidRPr="00CB7309">
                <w:rPr>
                  <w:rFonts w:ascii="Times New Roman" w:hAnsi="Times New Roman" w:cs="Times New Roman"/>
                  <w:sz w:val="24"/>
                  <w:szCs w:val="24"/>
                  <w:rPrChange w:id="597" w:author="Vaughn Shirey" w:date="2023-08-25T15:28:00Z">
                    <w:rPr>
                      <w:rFonts w:ascii="Times New Roman" w:hAnsi="Times New Roman" w:cs="Times New Roman"/>
                      <w:b/>
                      <w:bCs/>
                      <w:sz w:val="24"/>
                      <w:szCs w:val="24"/>
                      <w:u w:val="single"/>
                    </w:rPr>
                  </w:rPrChange>
                </w:rPr>
                <w:t>3</w:t>
              </w:r>
            </w:ins>
            <w:del w:id="598" w:author="Vaughn Shirey" w:date="2023-08-25T15:02:00Z">
              <w:r w:rsidRPr="00CB7309" w:rsidDel="00075596">
                <w:rPr>
                  <w:rFonts w:ascii="Times New Roman" w:hAnsi="Times New Roman" w:cs="Times New Roman"/>
                  <w:sz w:val="24"/>
                  <w:szCs w:val="24"/>
                  <w:rPrChange w:id="599" w:author="Vaughn Shirey" w:date="2023-08-25T15:28:00Z">
                    <w:rPr>
                      <w:rFonts w:ascii="Times New Roman" w:hAnsi="Times New Roman" w:cs="Times New Roman"/>
                      <w:b/>
                      <w:bCs/>
                      <w:sz w:val="24"/>
                      <w:szCs w:val="24"/>
                      <w:u w:val="single"/>
                    </w:rPr>
                  </w:rPrChange>
                </w:rPr>
                <w:delText>1</w:delText>
              </w:r>
            </w:del>
          </w:p>
        </w:tc>
        <w:tc>
          <w:tcPr>
            <w:tcW w:w="1800" w:type="dxa"/>
            <w:tcMar>
              <w:top w:w="100" w:type="dxa"/>
              <w:left w:w="100" w:type="dxa"/>
              <w:bottom w:w="100" w:type="dxa"/>
              <w:right w:w="100" w:type="dxa"/>
            </w:tcMar>
          </w:tcPr>
          <w:p w14:paraId="5CD6E46E" w14:textId="2BDF2A1E" w:rsidR="00183142" w:rsidRPr="00CB7309" w:rsidRDefault="00183142" w:rsidP="00183142">
            <w:pPr>
              <w:widowControl w:val="0"/>
              <w:spacing w:line="240" w:lineRule="auto"/>
              <w:jc w:val="center"/>
              <w:rPr>
                <w:rFonts w:ascii="Times New Roman" w:hAnsi="Times New Roman" w:cs="Times New Roman"/>
                <w:sz w:val="24"/>
                <w:szCs w:val="24"/>
                <w:rPrChange w:id="600" w:author="Vaughn Shirey" w:date="2023-08-25T15:28:00Z">
                  <w:rPr>
                    <w:rFonts w:ascii="Times New Roman" w:hAnsi="Times New Roman" w:cs="Times New Roman"/>
                    <w:b/>
                    <w:bCs/>
                    <w:sz w:val="24"/>
                    <w:szCs w:val="24"/>
                    <w:u w:val="single"/>
                  </w:rPr>
                </w:rPrChange>
              </w:rPr>
            </w:pPr>
            <w:del w:id="601" w:author="Vaughn Shirey" w:date="2023-08-25T15:36:00Z">
              <w:r w:rsidRPr="00CB7309" w:rsidDel="007C4444">
                <w:rPr>
                  <w:rFonts w:ascii="Times New Roman" w:hAnsi="Times New Roman" w:cs="Times New Roman"/>
                  <w:sz w:val="24"/>
                  <w:szCs w:val="24"/>
                  <w:rPrChange w:id="602" w:author="Vaughn Shirey" w:date="2023-08-25T15:28:00Z">
                    <w:rPr>
                      <w:rFonts w:ascii="Times New Roman" w:hAnsi="Times New Roman" w:cs="Times New Roman"/>
                      <w:b/>
                      <w:bCs/>
                      <w:sz w:val="24"/>
                      <w:szCs w:val="24"/>
                      <w:u w:val="single"/>
                    </w:rPr>
                  </w:rPrChange>
                </w:rPr>
                <w:delText>-</w:delText>
              </w:r>
            </w:del>
            <w:del w:id="603" w:author="Vaughn Shirey" w:date="2023-08-25T15:28:00Z">
              <w:r w:rsidRPr="00CB7309" w:rsidDel="00CB7309">
                <w:rPr>
                  <w:rFonts w:ascii="Times New Roman" w:hAnsi="Times New Roman" w:cs="Times New Roman"/>
                  <w:sz w:val="24"/>
                  <w:szCs w:val="24"/>
                  <w:rPrChange w:id="604" w:author="Vaughn Shirey" w:date="2023-08-25T15:28:00Z">
                    <w:rPr>
                      <w:rFonts w:ascii="Times New Roman" w:hAnsi="Times New Roman" w:cs="Times New Roman"/>
                      <w:b/>
                      <w:bCs/>
                      <w:sz w:val="24"/>
                      <w:szCs w:val="24"/>
                      <w:u w:val="single"/>
                    </w:rPr>
                  </w:rPrChange>
                </w:rPr>
                <w:delText>3.7</w:delText>
              </w:r>
            </w:del>
            <w:ins w:id="605" w:author="Vaughn Shirey" w:date="2023-08-25T17:44:00Z">
              <w:r w:rsidR="00266CEF">
                <w:rPr>
                  <w:rFonts w:ascii="Times New Roman" w:hAnsi="Times New Roman" w:cs="Times New Roman"/>
                  <w:sz w:val="24"/>
                  <w:szCs w:val="24"/>
                </w:rPr>
                <w:t>4.5</w:t>
              </w:r>
            </w:ins>
          </w:p>
        </w:tc>
        <w:tc>
          <w:tcPr>
            <w:tcW w:w="2250" w:type="dxa"/>
            <w:tcMar>
              <w:top w:w="100" w:type="dxa"/>
              <w:left w:w="100" w:type="dxa"/>
              <w:bottom w:w="100" w:type="dxa"/>
              <w:right w:w="100" w:type="dxa"/>
            </w:tcMar>
          </w:tcPr>
          <w:p w14:paraId="3B0642FA" w14:textId="53497558" w:rsidR="00183142" w:rsidRPr="00CB7309" w:rsidRDefault="00183142" w:rsidP="00183142">
            <w:pPr>
              <w:widowControl w:val="0"/>
              <w:spacing w:line="240" w:lineRule="auto"/>
              <w:jc w:val="center"/>
              <w:rPr>
                <w:rFonts w:ascii="Times New Roman" w:hAnsi="Times New Roman" w:cs="Times New Roman"/>
                <w:sz w:val="24"/>
                <w:szCs w:val="24"/>
                <w:rPrChange w:id="606" w:author="Vaughn Shirey" w:date="2023-08-25T15:28:00Z">
                  <w:rPr>
                    <w:rFonts w:ascii="Times New Roman" w:hAnsi="Times New Roman" w:cs="Times New Roman"/>
                    <w:b/>
                    <w:bCs/>
                    <w:sz w:val="24"/>
                    <w:szCs w:val="24"/>
                    <w:u w:val="single"/>
                  </w:rPr>
                </w:rPrChange>
              </w:rPr>
            </w:pPr>
            <w:del w:id="607" w:author="Vaughn Shirey" w:date="2023-08-25T15:28:00Z">
              <w:r w:rsidRPr="00CB7309" w:rsidDel="00CB7309">
                <w:rPr>
                  <w:rFonts w:ascii="Times New Roman" w:hAnsi="Times New Roman" w:cs="Times New Roman"/>
                  <w:sz w:val="24"/>
                  <w:szCs w:val="24"/>
                  <w:rPrChange w:id="608" w:author="Vaughn Shirey" w:date="2023-08-25T15:28:00Z">
                    <w:rPr>
                      <w:rFonts w:ascii="Times New Roman" w:hAnsi="Times New Roman" w:cs="Times New Roman"/>
                      <w:b/>
                      <w:bCs/>
                      <w:sz w:val="24"/>
                      <w:szCs w:val="24"/>
                      <w:u w:val="single"/>
                    </w:rPr>
                  </w:rPrChange>
                </w:rPr>
                <w:delText>4.0</w:delText>
              </w:r>
            </w:del>
            <w:ins w:id="609" w:author="Vaughn Shirey" w:date="2023-08-25T17:44:00Z">
              <w:r w:rsidR="00266CEF">
                <w:rPr>
                  <w:rFonts w:ascii="Times New Roman" w:hAnsi="Times New Roman" w:cs="Times New Roman"/>
                  <w:sz w:val="24"/>
                  <w:szCs w:val="24"/>
                </w:rPr>
                <w:t>3.6</w:t>
              </w:r>
            </w:ins>
          </w:p>
        </w:tc>
      </w:tr>
      <w:tr w:rsidR="00183142" w:rsidRPr="00703517" w14:paraId="445D42BE" w14:textId="77777777" w:rsidTr="005E1A27">
        <w:trPr>
          <w:jc w:val="center"/>
        </w:trPr>
        <w:tc>
          <w:tcPr>
            <w:tcW w:w="1160" w:type="dxa"/>
            <w:tcMar>
              <w:top w:w="100" w:type="dxa"/>
              <w:left w:w="100" w:type="dxa"/>
              <w:bottom w:w="100" w:type="dxa"/>
              <w:right w:w="100" w:type="dxa"/>
            </w:tcMar>
          </w:tcPr>
          <w:p w14:paraId="7210CECE" w14:textId="5C680867" w:rsidR="00183142" w:rsidRPr="008E44F2" w:rsidRDefault="00183142" w:rsidP="00183142">
            <w:pPr>
              <w:widowControl w:val="0"/>
              <w:spacing w:line="240" w:lineRule="auto"/>
              <w:jc w:val="center"/>
              <w:rPr>
                <w:rFonts w:ascii="Times New Roman" w:hAnsi="Times New Roman" w:cs="Times New Roman"/>
                <w:sz w:val="24"/>
                <w:szCs w:val="24"/>
              </w:rPr>
            </w:pPr>
            <w:ins w:id="610" w:author="Vaughn Shirey" w:date="2023-08-25T15:04:00Z">
              <w:r>
                <w:rPr>
                  <w:rFonts w:ascii="Times New Roman" w:hAnsi="Times New Roman" w:cs="Times New Roman"/>
                  <w:sz w:val="24"/>
                  <w:szCs w:val="24"/>
                </w:rPr>
                <w:t>K</w:t>
              </w:r>
            </w:ins>
            <w:del w:id="611" w:author="Vaughn Shirey" w:date="2023-08-25T15:04:00Z">
              <w:r w:rsidDel="00075596">
                <w:rPr>
                  <w:rFonts w:ascii="Times New Roman" w:hAnsi="Times New Roman" w:cs="Times New Roman"/>
                  <w:sz w:val="24"/>
                  <w:szCs w:val="24"/>
                </w:rPr>
                <w:delText>I</w:delText>
              </w:r>
            </w:del>
          </w:p>
        </w:tc>
        <w:tc>
          <w:tcPr>
            <w:tcW w:w="1620" w:type="dxa"/>
            <w:tcMar>
              <w:top w:w="100" w:type="dxa"/>
              <w:left w:w="100" w:type="dxa"/>
              <w:bottom w:w="100" w:type="dxa"/>
              <w:right w:w="100" w:type="dxa"/>
            </w:tcMar>
          </w:tcPr>
          <w:p w14:paraId="09DAB68A" w14:textId="71048D83" w:rsidR="00183142" w:rsidRPr="008E44F2" w:rsidRDefault="00183142" w:rsidP="001831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612" w:author="Vaughn Shirey" w:date="2023-08-25T15:02:00Z">
              <w:r>
                <w:rPr>
                  <w:rFonts w:ascii="Times New Roman" w:hAnsi="Times New Roman" w:cs="Times New Roman"/>
                  <w:sz w:val="24"/>
                  <w:szCs w:val="24"/>
                </w:rPr>
                <w:t>2</w:t>
              </w:r>
            </w:ins>
            <w:del w:id="613" w:author="Vaughn Shirey" w:date="2023-08-25T15:02:00Z">
              <w:r w:rsidDel="00075596">
                <w:rPr>
                  <w:rFonts w:ascii="Times New Roman" w:hAnsi="Times New Roman" w:cs="Times New Roman"/>
                  <w:sz w:val="24"/>
                  <w:szCs w:val="24"/>
                </w:rPr>
                <w:delText>4</w:delText>
              </w:r>
            </w:del>
            <w:r>
              <w:rPr>
                <w:rFonts w:ascii="Times New Roman" w:hAnsi="Times New Roman" w:cs="Times New Roman"/>
                <w:sz w:val="24"/>
                <w:szCs w:val="24"/>
              </w:rPr>
              <w:t>.</w:t>
            </w:r>
            <w:ins w:id="614" w:author="Vaughn Shirey" w:date="2023-08-25T15:02:00Z">
              <w:r>
                <w:rPr>
                  <w:rFonts w:ascii="Times New Roman" w:hAnsi="Times New Roman" w:cs="Times New Roman"/>
                  <w:sz w:val="24"/>
                  <w:szCs w:val="24"/>
                </w:rPr>
                <w:t>2</w:t>
              </w:r>
            </w:ins>
            <w:del w:id="615" w:author="Vaughn Shirey" w:date="2023-08-25T15:02:00Z">
              <w:r w:rsidDel="00075596">
                <w:rPr>
                  <w:rFonts w:ascii="Times New Roman" w:hAnsi="Times New Roman" w:cs="Times New Roman"/>
                  <w:sz w:val="24"/>
                  <w:szCs w:val="24"/>
                </w:rPr>
                <w:delText>1</w:delText>
              </w:r>
            </w:del>
          </w:p>
        </w:tc>
        <w:tc>
          <w:tcPr>
            <w:tcW w:w="1800" w:type="dxa"/>
            <w:tcMar>
              <w:top w:w="100" w:type="dxa"/>
              <w:left w:w="100" w:type="dxa"/>
              <w:bottom w:w="100" w:type="dxa"/>
              <w:right w:w="100" w:type="dxa"/>
            </w:tcMar>
          </w:tcPr>
          <w:p w14:paraId="26998FCC" w14:textId="600B62C8" w:rsidR="00183142" w:rsidRPr="008E44F2" w:rsidRDefault="00183142" w:rsidP="00183142">
            <w:pPr>
              <w:widowControl w:val="0"/>
              <w:spacing w:line="240" w:lineRule="auto"/>
              <w:jc w:val="center"/>
              <w:rPr>
                <w:rFonts w:ascii="Times New Roman" w:hAnsi="Times New Roman" w:cs="Times New Roman"/>
                <w:sz w:val="24"/>
                <w:szCs w:val="24"/>
              </w:rPr>
            </w:pPr>
            <w:del w:id="616" w:author="Vaughn Shirey" w:date="2023-08-25T15:36:00Z">
              <w:r w:rsidDel="007C4444">
                <w:rPr>
                  <w:rFonts w:ascii="Times New Roman" w:hAnsi="Times New Roman" w:cs="Times New Roman"/>
                  <w:sz w:val="24"/>
                  <w:szCs w:val="24"/>
                </w:rPr>
                <w:delText>-6.</w:delText>
              </w:r>
            </w:del>
            <w:del w:id="617" w:author="Vaughn Shirey" w:date="2023-08-25T15:29:00Z">
              <w:r w:rsidDel="00CB7309">
                <w:rPr>
                  <w:rFonts w:ascii="Times New Roman" w:hAnsi="Times New Roman" w:cs="Times New Roman"/>
                  <w:sz w:val="24"/>
                  <w:szCs w:val="24"/>
                </w:rPr>
                <w:delText>6</w:delText>
              </w:r>
            </w:del>
            <w:ins w:id="618" w:author="Vaughn Shirey" w:date="2023-08-25T17:46:00Z">
              <w:r w:rsidR="00266CEF">
                <w:rPr>
                  <w:rFonts w:ascii="Times New Roman" w:hAnsi="Times New Roman" w:cs="Times New Roman"/>
                  <w:sz w:val="24"/>
                  <w:szCs w:val="24"/>
                </w:rPr>
                <w:t>6.5</w:t>
              </w:r>
            </w:ins>
          </w:p>
        </w:tc>
        <w:tc>
          <w:tcPr>
            <w:tcW w:w="2250" w:type="dxa"/>
            <w:tcMar>
              <w:top w:w="100" w:type="dxa"/>
              <w:left w:w="100" w:type="dxa"/>
              <w:bottom w:w="100" w:type="dxa"/>
              <w:right w:w="100" w:type="dxa"/>
            </w:tcMar>
          </w:tcPr>
          <w:p w14:paraId="6C2E3968" w14:textId="29EFE3DC" w:rsidR="00183142" w:rsidRPr="008E44F2" w:rsidRDefault="00183142" w:rsidP="00183142">
            <w:pPr>
              <w:widowControl w:val="0"/>
              <w:spacing w:line="240" w:lineRule="auto"/>
              <w:jc w:val="center"/>
              <w:rPr>
                <w:rFonts w:ascii="Times New Roman" w:hAnsi="Times New Roman" w:cs="Times New Roman"/>
                <w:sz w:val="24"/>
                <w:szCs w:val="24"/>
              </w:rPr>
            </w:pPr>
            <w:del w:id="619" w:author="Vaughn Shirey" w:date="2023-08-25T15:36:00Z">
              <w:r w:rsidDel="007C4444">
                <w:rPr>
                  <w:rFonts w:ascii="Times New Roman" w:hAnsi="Times New Roman" w:cs="Times New Roman"/>
                  <w:sz w:val="24"/>
                  <w:szCs w:val="24"/>
                </w:rPr>
                <w:delText>2.</w:delText>
              </w:r>
            </w:del>
            <w:del w:id="620" w:author="Vaughn Shirey" w:date="2023-08-25T15:29:00Z">
              <w:r w:rsidDel="00CB7309">
                <w:rPr>
                  <w:rFonts w:ascii="Times New Roman" w:hAnsi="Times New Roman" w:cs="Times New Roman"/>
                  <w:sz w:val="24"/>
                  <w:szCs w:val="24"/>
                </w:rPr>
                <w:delText>6</w:delText>
              </w:r>
            </w:del>
            <w:ins w:id="621" w:author="Vaughn Shirey" w:date="2023-08-25T17:46:00Z">
              <w:r w:rsidR="00266CEF">
                <w:rPr>
                  <w:rFonts w:ascii="Times New Roman" w:hAnsi="Times New Roman" w:cs="Times New Roman"/>
                  <w:sz w:val="24"/>
                  <w:szCs w:val="24"/>
                </w:rPr>
                <w:t>2.5</w:t>
              </w:r>
            </w:ins>
          </w:p>
        </w:tc>
      </w:tr>
      <w:tr w:rsidR="00183142" w:rsidRPr="00703517" w14:paraId="35F09B3A" w14:textId="77777777" w:rsidTr="005E1A27">
        <w:trPr>
          <w:jc w:val="center"/>
        </w:trPr>
        <w:tc>
          <w:tcPr>
            <w:tcW w:w="1160" w:type="dxa"/>
            <w:tcMar>
              <w:top w:w="100" w:type="dxa"/>
              <w:left w:w="100" w:type="dxa"/>
              <w:bottom w:w="100" w:type="dxa"/>
              <w:right w:w="100" w:type="dxa"/>
            </w:tcMar>
          </w:tcPr>
          <w:p w14:paraId="08C387F7" w14:textId="5E2F5AAF" w:rsidR="00183142" w:rsidRPr="008E44F2" w:rsidRDefault="00183142" w:rsidP="00183142">
            <w:pPr>
              <w:widowControl w:val="0"/>
              <w:spacing w:line="240" w:lineRule="auto"/>
              <w:jc w:val="center"/>
              <w:rPr>
                <w:rFonts w:ascii="Times New Roman" w:hAnsi="Times New Roman" w:cs="Times New Roman"/>
                <w:sz w:val="24"/>
                <w:szCs w:val="24"/>
              </w:rPr>
            </w:pPr>
            <w:ins w:id="622" w:author="Vaughn Shirey" w:date="2023-08-25T15:04:00Z">
              <w:r>
                <w:rPr>
                  <w:rFonts w:ascii="Times New Roman" w:hAnsi="Times New Roman" w:cs="Times New Roman"/>
                  <w:sz w:val="24"/>
                  <w:szCs w:val="24"/>
                </w:rPr>
                <w:t>L</w:t>
              </w:r>
            </w:ins>
            <w:del w:id="623" w:author="Vaughn Shirey" w:date="2023-08-25T15:04:00Z">
              <w:r w:rsidDel="00075596">
                <w:rPr>
                  <w:rFonts w:ascii="Times New Roman" w:hAnsi="Times New Roman" w:cs="Times New Roman"/>
                  <w:sz w:val="24"/>
                  <w:szCs w:val="24"/>
                </w:rPr>
                <w:delText>J</w:delText>
              </w:r>
            </w:del>
          </w:p>
        </w:tc>
        <w:tc>
          <w:tcPr>
            <w:tcW w:w="1620" w:type="dxa"/>
            <w:tcMar>
              <w:top w:w="100" w:type="dxa"/>
              <w:left w:w="100" w:type="dxa"/>
              <w:bottom w:w="100" w:type="dxa"/>
              <w:right w:w="100" w:type="dxa"/>
            </w:tcMar>
          </w:tcPr>
          <w:p w14:paraId="5043CCC5" w14:textId="11CF342F" w:rsidR="00183142" w:rsidRPr="008E44F2" w:rsidRDefault="00183142" w:rsidP="001831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624" w:author="Vaughn Shirey" w:date="2023-08-25T15:02:00Z">
              <w:r>
                <w:rPr>
                  <w:rFonts w:ascii="Times New Roman" w:hAnsi="Times New Roman" w:cs="Times New Roman"/>
                  <w:sz w:val="24"/>
                  <w:szCs w:val="24"/>
                </w:rPr>
                <w:t>2</w:t>
              </w:r>
            </w:ins>
            <w:del w:id="625" w:author="Vaughn Shirey" w:date="2023-08-25T15:02:00Z">
              <w:r w:rsidDel="00075596">
                <w:rPr>
                  <w:rFonts w:ascii="Times New Roman" w:hAnsi="Times New Roman" w:cs="Times New Roman"/>
                  <w:sz w:val="24"/>
                  <w:szCs w:val="24"/>
                </w:rPr>
                <w:delText>5</w:delText>
              </w:r>
            </w:del>
            <w:r>
              <w:rPr>
                <w:rFonts w:ascii="Times New Roman" w:hAnsi="Times New Roman" w:cs="Times New Roman"/>
                <w:sz w:val="24"/>
                <w:szCs w:val="24"/>
              </w:rPr>
              <w:t>.6</w:t>
            </w:r>
          </w:p>
        </w:tc>
        <w:tc>
          <w:tcPr>
            <w:tcW w:w="1800" w:type="dxa"/>
            <w:tcMar>
              <w:top w:w="100" w:type="dxa"/>
              <w:left w:w="100" w:type="dxa"/>
              <w:bottom w:w="100" w:type="dxa"/>
              <w:right w:w="100" w:type="dxa"/>
            </w:tcMar>
          </w:tcPr>
          <w:p w14:paraId="54138AB1" w14:textId="65E847BB" w:rsidR="00183142" w:rsidRPr="008E44F2" w:rsidRDefault="00183142" w:rsidP="00183142">
            <w:pPr>
              <w:widowControl w:val="0"/>
              <w:spacing w:line="240" w:lineRule="auto"/>
              <w:jc w:val="center"/>
              <w:rPr>
                <w:rFonts w:ascii="Times New Roman" w:hAnsi="Times New Roman" w:cs="Times New Roman"/>
                <w:sz w:val="24"/>
                <w:szCs w:val="24"/>
              </w:rPr>
            </w:pPr>
            <w:del w:id="626" w:author="Vaughn Shirey" w:date="2023-08-25T15:36:00Z">
              <w:r w:rsidDel="007C4444">
                <w:rPr>
                  <w:rFonts w:ascii="Times New Roman" w:hAnsi="Times New Roman" w:cs="Times New Roman"/>
                  <w:sz w:val="24"/>
                  <w:szCs w:val="24"/>
                </w:rPr>
                <w:delText>-</w:delText>
              </w:r>
            </w:del>
            <w:del w:id="627" w:author="Vaughn Shirey" w:date="2023-08-25T15:29:00Z">
              <w:r w:rsidDel="00CB7309">
                <w:rPr>
                  <w:rFonts w:ascii="Times New Roman" w:hAnsi="Times New Roman" w:cs="Times New Roman"/>
                  <w:sz w:val="24"/>
                  <w:szCs w:val="24"/>
                </w:rPr>
                <w:delText>5.1</w:delText>
              </w:r>
            </w:del>
            <w:ins w:id="628" w:author="Vaughn Shirey" w:date="2023-08-25T17:46:00Z">
              <w:r w:rsidR="00266CEF">
                <w:rPr>
                  <w:rFonts w:ascii="Times New Roman" w:hAnsi="Times New Roman" w:cs="Times New Roman"/>
                  <w:sz w:val="24"/>
                  <w:szCs w:val="24"/>
                </w:rPr>
                <w:t>6.2</w:t>
              </w:r>
            </w:ins>
          </w:p>
        </w:tc>
        <w:tc>
          <w:tcPr>
            <w:tcW w:w="2250" w:type="dxa"/>
            <w:tcMar>
              <w:top w:w="100" w:type="dxa"/>
              <w:left w:w="100" w:type="dxa"/>
              <w:bottom w:w="100" w:type="dxa"/>
              <w:right w:w="100" w:type="dxa"/>
            </w:tcMar>
          </w:tcPr>
          <w:p w14:paraId="0CBC7C13" w14:textId="444CB88C" w:rsidR="00183142" w:rsidRPr="008E44F2" w:rsidRDefault="00183142" w:rsidP="00183142">
            <w:pPr>
              <w:widowControl w:val="0"/>
              <w:spacing w:line="240" w:lineRule="auto"/>
              <w:jc w:val="center"/>
              <w:rPr>
                <w:rFonts w:ascii="Times New Roman" w:hAnsi="Times New Roman" w:cs="Times New Roman"/>
                <w:sz w:val="24"/>
                <w:szCs w:val="24"/>
              </w:rPr>
            </w:pPr>
            <w:del w:id="629" w:author="Vaughn Shirey" w:date="2023-08-25T15:36:00Z">
              <w:r w:rsidDel="007C4444">
                <w:rPr>
                  <w:rFonts w:ascii="Times New Roman" w:hAnsi="Times New Roman" w:cs="Times New Roman"/>
                  <w:sz w:val="24"/>
                  <w:szCs w:val="24"/>
                </w:rPr>
                <w:delText>3.</w:delText>
              </w:r>
            </w:del>
            <w:del w:id="630" w:author="Vaughn Shirey" w:date="2023-08-25T15:29:00Z">
              <w:r w:rsidDel="00CB7309">
                <w:rPr>
                  <w:rFonts w:ascii="Times New Roman" w:hAnsi="Times New Roman" w:cs="Times New Roman"/>
                  <w:sz w:val="24"/>
                  <w:szCs w:val="24"/>
                </w:rPr>
                <w:delText>3</w:delText>
              </w:r>
            </w:del>
            <w:ins w:id="631" w:author="Vaughn Shirey" w:date="2023-08-25T17:46:00Z">
              <w:r w:rsidR="00266CEF">
                <w:rPr>
                  <w:rFonts w:ascii="Times New Roman" w:hAnsi="Times New Roman" w:cs="Times New Roman"/>
                  <w:sz w:val="24"/>
                  <w:szCs w:val="24"/>
                </w:rPr>
                <w:t>3.1</w:t>
              </w:r>
            </w:ins>
          </w:p>
        </w:tc>
      </w:tr>
      <w:tr w:rsidR="00183142" w:rsidRPr="00703517" w14:paraId="263E857A" w14:textId="77777777" w:rsidTr="005E1A27">
        <w:trPr>
          <w:jc w:val="center"/>
        </w:trPr>
        <w:tc>
          <w:tcPr>
            <w:tcW w:w="1160" w:type="dxa"/>
            <w:tcMar>
              <w:top w:w="100" w:type="dxa"/>
              <w:left w:w="100" w:type="dxa"/>
              <w:bottom w:w="100" w:type="dxa"/>
              <w:right w:w="100" w:type="dxa"/>
            </w:tcMar>
          </w:tcPr>
          <w:p w14:paraId="6F1C3153" w14:textId="0FAD1D09" w:rsidR="00183142" w:rsidRPr="008E44F2" w:rsidRDefault="00183142" w:rsidP="00183142">
            <w:pPr>
              <w:widowControl w:val="0"/>
              <w:spacing w:line="240" w:lineRule="auto"/>
              <w:jc w:val="center"/>
              <w:rPr>
                <w:rFonts w:ascii="Times New Roman" w:hAnsi="Times New Roman" w:cs="Times New Roman"/>
                <w:sz w:val="24"/>
                <w:szCs w:val="24"/>
              </w:rPr>
            </w:pPr>
            <w:ins w:id="632" w:author="Vaughn Shirey" w:date="2023-08-25T15:04:00Z">
              <w:r>
                <w:rPr>
                  <w:rFonts w:ascii="Times New Roman" w:hAnsi="Times New Roman" w:cs="Times New Roman"/>
                  <w:sz w:val="24"/>
                  <w:szCs w:val="24"/>
                </w:rPr>
                <w:t>M</w:t>
              </w:r>
            </w:ins>
            <w:del w:id="633" w:author="Vaughn Shirey" w:date="2023-08-25T15:04:00Z">
              <w:r w:rsidDel="00075596">
                <w:rPr>
                  <w:rFonts w:ascii="Times New Roman" w:hAnsi="Times New Roman" w:cs="Times New Roman"/>
                  <w:sz w:val="24"/>
                  <w:szCs w:val="24"/>
                </w:rPr>
                <w:delText>K</w:delText>
              </w:r>
            </w:del>
          </w:p>
        </w:tc>
        <w:tc>
          <w:tcPr>
            <w:tcW w:w="1620" w:type="dxa"/>
            <w:tcMar>
              <w:top w:w="100" w:type="dxa"/>
              <w:left w:w="100" w:type="dxa"/>
              <w:bottom w:w="100" w:type="dxa"/>
              <w:right w:w="100" w:type="dxa"/>
            </w:tcMar>
          </w:tcPr>
          <w:p w14:paraId="279D1F76" w14:textId="7AD65D28" w:rsidR="00183142" w:rsidRPr="008E44F2" w:rsidRDefault="00183142" w:rsidP="001831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634" w:author="Vaughn Shirey" w:date="2023-08-25T15:02:00Z">
              <w:r>
                <w:rPr>
                  <w:rFonts w:ascii="Times New Roman" w:hAnsi="Times New Roman" w:cs="Times New Roman"/>
                  <w:sz w:val="24"/>
                  <w:szCs w:val="24"/>
                </w:rPr>
                <w:t>2</w:t>
              </w:r>
            </w:ins>
            <w:del w:id="635" w:author="Vaughn Shirey" w:date="2023-08-25T15:02:00Z">
              <w:r w:rsidDel="00075596">
                <w:rPr>
                  <w:rFonts w:ascii="Times New Roman" w:hAnsi="Times New Roman" w:cs="Times New Roman"/>
                  <w:sz w:val="24"/>
                  <w:szCs w:val="24"/>
                </w:rPr>
                <w:delText>4</w:delText>
              </w:r>
            </w:del>
            <w:r>
              <w:rPr>
                <w:rFonts w:ascii="Times New Roman" w:hAnsi="Times New Roman" w:cs="Times New Roman"/>
                <w:sz w:val="24"/>
                <w:szCs w:val="24"/>
              </w:rPr>
              <w:t>.</w:t>
            </w:r>
            <w:ins w:id="636" w:author="Vaughn Shirey" w:date="2023-08-25T15:02:00Z">
              <w:r>
                <w:rPr>
                  <w:rFonts w:ascii="Times New Roman" w:hAnsi="Times New Roman" w:cs="Times New Roman"/>
                  <w:sz w:val="24"/>
                  <w:szCs w:val="24"/>
                </w:rPr>
                <w:t>1</w:t>
              </w:r>
            </w:ins>
            <w:del w:id="637" w:author="Vaughn Shirey" w:date="2023-08-25T15:02:00Z">
              <w:r w:rsidDel="00075596">
                <w:rPr>
                  <w:rFonts w:ascii="Times New Roman" w:hAnsi="Times New Roman" w:cs="Times New Roman"/>
                  <w:sz w:val="24"/>
                  <w:szCs w:val="24"/>
                </w:rPr>
                <w:delText>3</w:delText>
              </w:r>
            </w:del>
          </w:p>
        </w:tc>
        <w:tc>
          <w:tcPr>
            <w:tcW w:w="1800" w:type="dxa"/>
            <w:tcMar>
              <w:top w:w="100" w:type="dxa"/>
              <w:left w:w="100" w:type="dxa"/>
              <w:bottom w:w="100" w:type="dxa"/>
              <w:right w:w="100" w:type="dxa"/>
            </w:tcMar>
          </w:tcPr>
          <w:p w14:paraId="51CCB155" w14:textId="59457E7D" w:rsidR="00183142" w:rsidRPr="008E44F2" w:rsidRDefault="00183142" w:rsidP="00183142">
            <w:pPr>
              <w:widowControl w:val="0"/>
              <w:spacing w:line="240" w:lineRule="auto"/>
              <w:jc w:val="center"/>
              <w:rPr>
                <w:rFonts w:ascii="Times New Roman" w:hAnsi="Times New Roman" w:cs="Times New Roman"/>
                <w:sz w:val="24"/>
                <w:szCs w:val="24"/>
              </w:rPr>
            </w:pPr>
            <w:del w:id="638" w:author="Vaughn Shirey" w:date="2023-08-25T15:36:00Z">
              <w:r w:rsidDel="007C4444">
                <w:rPr>
                  <w:rFonts w:ascii="Times New Roman" w:hAnsi="Times New Roman" w:cs="Times New Roman"/>
                  <w:sz w:val="24"/>
                  <w:szCs w:val="24"/>
                </w:rPr>
                <w:delText>-6.</w:delText>
              </w:r>
            </w:del>
            <w:del w:id="639" w:author="Vaughn Shirey" w:date="2023-08-25T15:29:00Z">
              <w:r w:rsidDel="00CB7309">
                <w:rPr>
                  <w:rFonts w:ascii="Times New Roman" w:hAnsi="Times New Roman" w:cs="Times New Roman"/>
                  <w:sz w:val="24"/>
                  <w:szCs w:val="24"/>
                </w:rPr>
                <w:delText>4</w:delText>
              </w:r>
            </w:del>
            <w:ins w:id="640" w:author="Vaughn Shirey" w:date="2023-08-25T17:46:00Z">
              <w:r w:rsidR="00266CEF">
                <w:rPr>
                  <w:rFonts w:ascii="Times New Roman" w:hAnsi="Times New Roman" w:cs="Times New Roman"/>
                  <w:sz w:val="24"/>
                  <w:szCs w:val="24"/>
                </w:rPr>
                <w:t>6.6</w:t>
              </w:r>
            </w:ins>
          </w:p>
        </w:tc>
        <w:tc>
          <w:tcPr>
            <w:tcW w:w="2250" w:type="dxa"/>
            <w:tcMar>
              <w:top w:w="100" w:type="dxa"/>
              <w:left w:w="100" w:type="dxa"/>
              <w:bottom w:w="100" w:type="dxa"/>
              <w:right w:w="100" w:type="dxa"/>
            </w:tcMar>
          </w:tcPr>
          <w:p w14:paraId="34BBDDF3" w14:textId="04F5C1FC" w:rsidR="00183142" w:rsidRPr="008E44F2" w:rsidRDefault="00183142" w:rsidP="00183142">
            <w:pPr>
              <w:widowControl w:val="0"/>
              <w:spacing w:line="240" w:lineRule="auto"/>
              <w:jc w:val="center"/>
              <w:rPr>
                <w:rFonts w:ascii="Times New Roman" w:hAnsi="Times New Roman" w:cs="Times New Roman"/>
                <w:sz w:val="24"/>
                <w:szCs w:val="24"/>
              </w:rPr>
            </w:pPr>
            <w:del w:id="641" w:author="Vaughn Shirey" w:date="2023-08-25T15:36:00Z">
              <w:r w:rsidDel="007C4444">
                <w:rPr>
                  <w:rFonts w:ascii="Times New Roman" w:hAnsi="Times New Roman" w:cs="Times New Roman"/>
                  <w:sz w:val="24"/>
                  <w:szCs w:val="24"/>
                </w:rPr>
                <w:delText>2.</w:delText>
              </w:r>
            </w:del>
            <w:del w:id="642" w:author="Vaughn Shirey" w:date="2023-08-25T15:29:00Z">
              <w:r w:rsidDel="00CB7309">
                <w:rPr>
                  <w:rFonts w:ascii="Times New Roman" w:hAnsi="Times New Roman" w:cs="Times New Roman"/>
                  <w:sz w:val="24"/>
                  <w:szCs w:val="24"/>
                </w:rPr>
                <w:delText>9</w:delText>
              </w:r>
            </w:del>
            <w:ins w:id="643" w:author="Vaughn Shirey" w:date="2023-08-25T17:46:00Z">
              <w:r w:rsidR="00266CEF">
                <w:rPr>
                  <w:rFonts w:ascii="Times New Roman" w:hAnsi="Times New Roman" w:cs="Times New Roman"/>
                  <w:sz w:val="24"/>
                  <w:szCs w:val="24"/>
                </w:rPr>
                <w:t>2.6</w:t>
              </w:r>
            </w:ins>
          </w:p>
        </w:tc>
      </w:tr>
      <w:tr w:rsidR="00183142" w:rsidRPr="00703517" w14:paraId="5A7619A5" w14:textId="77777777" w:rsidTr="005E1A27">
        <w:trPr>
          <w:jc w:val="center"/>
        </w:trPr>
        <w:tc>
          <w:tcPr>
            <w:tcW w:w="1160" w:type="dxa"/>
            <w:tcMar>
              <w:top w:w="100" w:type="dxa"/>
              <w:left w:w="100" w:type="dxa"/>
              <w:bottom w:w="100" w:type="dxa"/>
              <w:right w:w="100" w:type="dxa"/>
            </w:tcMar>
          </w:tcPr>
          <w:p w14:paraId="6491B910" w14:textId="6DD5DEA3" w:rsidR="00183142" w:rsidRPr="008E44F2" w:rsidRDefault="00183142" w:rsidP="00183142">
            <w:pPr>
              <w:widowControl w:val="0"/>
              <w:spacing w:line="240" w:lineRule="auto"/>
              <w:jc w:val="center"/>
              <w:rPr>
                <w:rFonts w:ascii="Times New Roman" w:hAnsi="Times New Roman" w:cs="Times New Roman"/>
                <w:sz w:val="24"/>
                <w:szCs w:val="24"/>
              </w:rPr>
            </w:pPr>
            <w:ins w:id="644" w:author="Vaughn Shirey" w:date="2023-08-25T15:04:00Z">
              <w:r>
                <w:rPr>
                  <w:rFonts w:ascii="Times New Roman" w:hAnsi="Times New Roman" w:cs="Times New Roman"/>
                  <w:sz w:val="24"/>
                  <w:szCs w:val="24"/>
                </w:rPr>
                <w:t>N</w:t>
              </w:r>
            </w:ins>
            <w:del w:id="645" w:author="Vaughn Shirey" w:date="2023-08-25T15:04:00Z">
              <w:r w:rsidDel="00075596">
                <w:rPr>
                  <w:rFonts w:ascii="Times New Roman" w:hAnsi="Times New Roman" w:cs="Times New Roman"/>
                  <w:sz w:val="24"/>
                  <w:szCs w:val="24"/>
                </w:rPr>
                <w:delText>L</w:delText>
              </w:r>
            </w:del>
          </w:p>
        </w:tc>
        <w:tc>
          <w:tcPr>
            <w:tcW w:w="1620" w:type="dxa"/>
            <w:tcMar>
              <w:top w:w="100" w:type="dxa"/>
              <w:left w:w="100" w:type="dxa"/>
              <w:bottom w:w="100" w:type="dxa"/>
              <w:right w:w="100" w:type="dxa"/>
            </w:tcMar>
          </w:tcPr>
          <w:p w14:paraId="45757434" w14:textId="0B040F40" w:rsidR="00183142" w:rsidRPr="008E44F2" w:rsidRDefault="00183142" w:rsidP="001831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646" w:author="Vaughn Shirey" w:date="2023-08-25T15:03:00Z">
              <w:r>
                <w:rPr>
                  <w:rFonts w:ascii="Times New Roman" w:hAnsi="Times New Roman" w:cs="Times New Roman"/>
                  <w:sz w:val="24"/>
                  <w:szCs w:val="24"/>
                </w:rPr>
                <w:t>2</w:t>
              </w:r>
            </w:ins>
            <w:del w:id="647" w:author="Vaughn Shirey" w:date="2023-08-25T15:03:00Z">
              <w:r w:rsidDel="00075596">
                <w:rPr>
                  <w:rFonts w:ascii="Times New Roman" w:hAnsi="Times New Roman" w:cs="Times New Roman"/>
                  <w:sz w:val="24"/>
                  <w:szCs w:val="24"/>
                </w:rPr>
                <w:delText>5</w:delText>
              </w:r>
            </w:del>
            <w:r>
              <w:rPr>
                <w:rFonts w:ascii="Times New Roman" w:hAnsi="Times New Roman" w:cs="Times New Roman"/>
                <w:sz w:val="24"/>
                <w:szCs w:val="24"/>
              </w:rPr>
              <w:t>.</w:t>
            </w:r>
            <w:ins w:id="648" w:author="Vaughn Shirey" w:date="2023-08-25T15:03:00Z">
              <w:r>
                <w:rPr>
                  <w:rFonts w:ascii="Times New Roman" w:hAnsi="Times New Roman" w:cs="Times New Roman"/>
                  <w:sz w:val="24"/>
                  <w:szCs w:val="24"/>
                </w:rPr>
                <w:t>8</w:t>
              </w:r>
            </w:ins>
            <w:del w:id="649" w:author="Vaughn Shirey" w:date="2023-08-25T15:03:00Z">
              <w:r w:rsidDel="00075596">
                <w:rPr>
                  <w:rFonts w:ascii="Times New Roman" w:hAnsi="Times New Roman" w:cs="Times New Roman"/>
                  <w:sz w:val="24"/>
                  <w:szCs w:val="24"/>
                </w:rPr>
                <w:delText>0</w:delText>
              </w:r>
            </w:del>
          </w:p>
        </w:tc>
        <w:tc>
          <w:tcPr>
            <w:tcW w:w="1800" w:type="dxa"/>
            <w:tcMar>
              <w:top w:w="100" w:type="dxa"/>
              <w:left w:w="100" w:type="dxa"/>
              <w:bottom w:w="100" w:type="dxa"/>
              <w:right w:w="100" w:type="dxa"/>
            </w:tcMar>
          </w:tcPr>
          <w:p w14:paraId="45F7BD1E" w14:textId="58674E97" w:rsidR="00183142" w:rsidRPr="008E44F2" w:rsidRDefault="00183142" w:rsidP="00183142">
            <w:pPr>
              <w:widowControl w:val="0"/>
              <w:spacing w:line="240" w:lineRule="auto"/>
              <w:jc w:val="center"/>
              <w:rPr>
                <w:rFonts w:ascii="Times New Roman" w:hAnsi="Times New Roman" w:cs="Times New Roman"/>
                <w:sz w:val="24"/>
                <w:szCs w:val="24"/>
              </w:rPr>
            </w:pPr>
            <w:del w:id="650" w:author="Vaughn Shirey" w:date="2023-08-25T15:36:00Z">
              <w:r w:rsidDel="007C4444">
                <w:rPr>
                  <w:rFonts w:ascii="Times New Roman" w:hAnsi="Times New Roman" w:cs="Times New Roman"/>
                  <w:sz w:val="24"/>
                  <w:szCs w:val="24"/>
                </w:rPr>
                <w:delText>-</w:delText>
              </w:r>
            </w:del>
            <w:del w:id="651" w:author="Vaughn Shirey" w:date="2023-08-25T15:29:00Z">
              <w:r w:rsidDel="00CB7309">
                <w:rPr>
                  <w:rFonts w:ascii="Times New Roman" w:hAnsi="Times New Roman" w:cs="Times New Roman"/>
                  <w:sz w:val="24"/>
                  <w:szCs w:val="24"/>
                </w:rPr>
                <w:delText>5.8</w:delText>
              </w:r>
            </w:del>
            <w:ins w:id="652" w:author="Vaughn Shirey" w:date="2023-08-25T17:46:00Z">
              <w:r w:rsidR="00266CEF">
                <w:rPr>
                  <w:rFonts w:ascii="Times New Roman" w:hAnsi="Times New Roman" w:cs="Times New Roman"/>
                  <w:sz w:val="24"/>
                  <w:szCs w:val="24"/>
                </w:rPr>
                <w:t>6.0</w:t>
              </w:r>
            </w:ins>
          </w:p>
        </w:tc>
        <w:tc>
          <w:tcPr>
            <w:tcW w:w="2250" w:type="dxa"/>
            <w:tcMar>
              <w:top w:w="100" w:type="dxa"/>
              <w:left w:w="100" w:type="dxa"/>
              <w:bottom w:w="100" w:type="dxa"/>
              <w:right w:w="100" w:type="dxa"/>
            </w:tcMar>
          </w:tcPr>
          <w:p w14:paraId="4C1EF3A7" w14:textId="3D6494CF" w:rsidR="00183142" w:rsidRPr="008E44F2" w:rsidRDefault="00183142" w:rsidP="00183142">
            <w:pPr>
              <w:widowControl w:val="0"/>
              <w:spacing w:line="240" w:lineRule="auto"/>
              <w:jc w:val="center"/>
              <w:rPr>
                <w:rFonts w:ascii="Times New Roman" w:hAnsi="Times New Roman" w:cs="Times New Roman"/>
                <w:sz w:val="24"/>
                <w:szCs w:val="24"/>
              </w:rPr>
            </w:pPr>
            <w:del w:id="653" w:author="Vaughn Shirey" w:date="2023-08-25T15:36:00Z">
              <w:r w:rsidDel="007C4444">
                <w:rPr>
                  <w:rFonts w:ascii="Times New Roman" w:hAnsi="Times New Roman" w:cs="Times New Roman"/>
                  <w:sz w:val="24"/>
                  <w:szCs w:val="24"/>
                </w:rPr>
                <w:delText>2.</w:delText>
              </w:r>
            </w:del>
            <w:del w:id="654" w:author="Vaughn Shirey" w:date="2023-08-25T15:29:00Z">
              <w:r w:rsidDel="00CB7309">
                <w:rPr>
                  <w:rFonts w:ascii="Times New Roman" w:hAnsi="Times New Roman" w:cs="Times New Roman"/>
                  <w:sz w:val="24"/>
                  <w:szCs w:val="24"/>
                </w:rPr>
                <w:delText>6</w:delText>
              </w:r>
            </w:del>
            <w:ins w:id="655" w:author="Vaughn Shirey" w:date="2023-08-25T17:46:00Z">
              <w:r w:rsidR="00266CEF">
                <w:rPr>
                  <w:rFonts w:ascii="Times New Roman" w:hAnsi="Times New Roman" w:cs="Times New Roman"/>
                  <w:sz w:val="24"/>
                  <w:szCs w:val="24"/>
                </w:rPr>
                <w:t>2.4</w:t>
              </w:r>
            </w:ins>
          </w:p>
        </w:tc>
      </w:tr>
      <w:tr w:rsidR="00183142" w:rsidRPr="00703517" w14:paraId="1430B800" w14:textId="77777777" w:rsidTr="005E1A27">
        <w:trPr>
          <w:jc w:val="center"/>
        </w:trPr>
        <w:tc>
          <w:tcPr>
            <w:tcW w:w="1160" w:type="dxa"/>
            <w:tcMar>
              <w:top w:w="100" w:type="dxa"/>
              <w:left w:w="100" w:type="dxa"/>
              <w:bottom w:w="100" w:type="dxa"/>
              <w:right w:w="100" w:type="dxa"/>
            </w:tcMar>
          </w:tcPr>
          <w:p w14:paraId="6C3A8688" w14:textId="01613F49" w:rsidR="00183142" w:rsidRPr="008E44F2" w:rsidRDefault="00183142" w:rsidP="00183142">
            <w:pPr>
              <w:widowControl w:val="0"/>
              <w:spacing w:line="240" w:lineRule="auto"/>
              <w:jc w:val="center"/>
              <w:rPr>
                <w:rFonts w:ascii="Times New Roman" w:hAnsi="Times New Roman" w:cs="Times New Roman"/>
                <w:sz w:val="24"/>
                <w:szCs w:val="24"/>
              </w:rPr>
            </w:pPr>
            <w:ins w:id="656" w:author="Vaughn Shirey" w:date="2023-08-25T15:04:00Z">
              <w:r>
                <w:rPr>
                  <w:rFonts w:ascii="Times New Roman" w:hAnsi="Times New Roman" w:cs="Times New Roman"/>
                  <w:sz w:val="24"/>
                  <w:szCs w:val="24"/>
                </w:rPr>
                <w:t>O</w:t>
              </w:r>
            </w:ins>
            <w:del w:id="657" w:author="Vaughn Shirey" w:date="2023-08-25T15:04:00Z">
              <w:r w:rsidDel="00075596">
                <w:rPr>
                  <w:rFonts w:ascii="Times New Roman" w:hAnsi="Times New Roman" w:cs="Times New Roman"/>
                  <w:sz w:val="24"/>
                  <w:szCs w:val="24"/>
                </w:rPr>
                <w:delText>M</w:delText>
              </w:r>
            </w:del>
          </w:p>
        </w:tc>
        <w:tc>
          <w:tcPr>
            <w:tcW w:w="1620" w:type="dxa"/>
            <w:tcMar>
              <w:top w:w="100" w:type="dxa"/>
              <w:left w:w="100" w:type="dxa"/>
              <w:bottom w:w="100" w:type="dxa"/>
              <w:right w:w="100" w:type="dxa"/>
            </w:tcMar>
          </w:tcPr>
          <w:p w14:paraId="1C481142" w14:textId="79D957A7" w:rsidR="00183142" w:rsidRPr="008E44F2" w:rsidRDefault="00183142" w:rsidP="001831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del w:id="658" w:author="Vaughn Shirey" w:date="2023-08-25T15:03:00Z">
              <w:r w:rsidDel="00075596">
                <w:rPr>
                  <w:rFonts w:ascii="Times New Roman" w:hAnsi="Times New Roman" w:cs="Times New Roman"/>
                  <w:sz w:val="24"/>
                  <w:szCs w:val="24"/>
                </w:rPr>
                <w:delText>6</w:delText>
              </w:r>
            </w:del>
            <w:ins w:id="659" w:author="Vaughn Shirey" w:date="2023-08-25T15:03:00Z">
              <w:r>
                <w:rPr>
                  <w:rFonts w:ascii="Times New Roman" w:hAnsi="Times New Roman" w:cs="Times New Roman"/>
                  <w:sz w:val="24"/>
                  <w:szCs w:val="24"/>
                </w:rPr>
                <w:t>2.</w:t>
              </w:r>
            </w:ins>
            <w:del w:id="660" w:author="Vaughn Shirey" w:date="2023-08-25T15:03:00Z">
              <w:r w:rsidDel="00075596">
                <w:rPr>
                  <w:rFonts w:ascii="Times New Roman" w:hAnsi="Times New Roman" w:cs="Times New Roman"/>
                  <w:sz w:val="24"/>
                  <w:szCs w:val="24"/>
                </w:rPr>
                <w:delText>.</w:delText>
              </w:r>
            </w:del>
            <w:ins w:id="661" w:author="Vaughn Shirey" w:date="2023-08-25T15:03:00Z">
              <w:r>
                <w:rPr>
                  <w:rFonts w:ascii="Times New Roman" w:hAnsi="Times New Roman" w:cs="Times New Roman"/>
                  <w:sz w:val="24"/>
                  <w:szCs w:val="24"/>
                </w:rPr>
                <w:t>6</w:t>
              </w:r>
            </w:ins>
            <w:del w:id="662" w:author="Vaughn Shirey" w:date="2023-08-25T15:03:00Z">
              <w:r w:rsidDel="00075596">
                <w:rPr>
                  <w:rFonts w:ascii="Times New Roman" w:hAnsi="Times New Roman" w:cs="Times New Roman"/>
                  <w:sz w:val="24"/>
                  <w:szCs w:val="24"/>
                </w:rPr>
                <w:delText>0</w:delText>
              </w:r>
            </w:del>
          </w:p>
        </w:tc>
        <w:tc>
          <w:tcPr>
            <w:tcW w:w="1800" w:type="dxa"/>
            <w:tcMar>
              <w:top w:w="100" w:type="dxa"/>
              <w:left w:w="100" w:type="dxa"/>
              <w:bottom w:w="100" w:type="dxa"/>
              <w:right w:w="100" w:type="dxa"/>
            </w:tcMar>
          </w:tcPr>
          <w:p w14:paraId="13CAE294" w14:textId="31A46C64" w:rsidR="00183142" w:rsidRPr="008E44F2" w:rsidRDefault="00183142" w:rsidP="00183142">
            <w:pPr>
              <w:widowControl w:val="0"/>
              <w:spacing w:line="240" w:lineRule="auto"/>
              <w:jc w:val="center"/>
              <w:rPr>
                <w:rFonts w:ascii="Times New Roman" w:hAnsi="Times New Roman" w:cs="Times New Roman"/>
                <w:sz w:val="24"/>
                <w:szCs w:val="24"/>
              </w:rPr>
            </w:pPr>
            <w:del w:id="663" w:author="Vaughn Shirey" w:date="2023-08-25T15:36:00Z">
              <w:r w:rsidDel="007C4444">
                <w:rPr>
                  <w:rFonts w:ascii="Times New Roman" w:hAnsi="Times New Roman" w:cs="Times New Roman"/>
                  <w:sz w:val="24"/>
                  <w:szCs w:val="24"/>
                </w:rPr>
                <w:delText>-</w:delText>
              </w:r>
            </w:del>
            <w:del w:id="664" w:author="Vaughn Shirey" w:date="2023-08-25T15:29:00Z">
              <w:r w:rsidDel="00CB7309">
                <w:rPr>
                  <w:rFonts w:ascii="Times New Roman" w:hAnsi="Times New Roman" w:cs="Times New Roman"/>
                  <w:sz w:val="24"/>
                  <w:szCs w:val="24"/>
                </w:rPr>
                <w:delText>4.7</w:delText>
              </w:r>
            </w:del>
            <w:ins w:id="665" w:author="Vaughn Shirey" w:date="2023-08-25T17:46:00Z">
              <w:r w:rsidR="00266CEF">
                <w:rPr>
                  <w:rFonts w:ascii="Times New Roman" w:hAnsi="Times New Roman" w:cs="Times New Roman"/>
                  <w:sz w:val="24"/>
                  <w:szCs w:val="24"/>
                </w:rPr>
                <w:t>6.2</w:t>
              </w:r>
            </w:ins>
          </w:p>
        </w:tc>
        <w:tc>
          <w:tcPr>
            <w:tcW w:w="2250" w:type="dxa"/>
            <w:tcMar>
              <w:top w:w="100" w:type="dxa"/>
              <w:left w:w="100" w:type="dxa"/>
              <w:bottom w:w="100" w:type="dxa"/>
              <w:right w:w="100" w:type="dxa"/>
            </w:tcMar>
          </w:tcPr>
          <w:p w14:paraId="6962F3D2" w14:textId="5936F4E4" w:rsidR="00183142" w:rsidRPr="008E44F2" w:rsidRDefault="00183142" w:rsidP="00183142">
            <w:pPr>
              <w:widowControl w:val="0"/>
              <w:spacing w:line="240" w:lineRule="auto"/>
              <w:jc w:val="center"/>
              <w:rPr>
                <w:rFonts w:ascii="Times New Roman" w:hAnsi="Times New Roman" w:cs="Times New Roman"/>
                <w:sz w:val="24"/>
                <w:szCs w:val="24"/>
              </w:rPr>
            </w:pPr>
            <w:del w:id="666" w:author="Vaughn Shirey" w:date="2023-08-25T15:36:00Z">
              <w:r w:rsidDel="007C4444">
                <w:rPr>
                  <w:rFonts w:ascii="Times New Roman" w:hAnsi="Times New Roman" w:cs="Times New Roman"/>
                  <w:sz w:val="24"/>
                  <w:szCs w:val="24"/>
                </w:rPr>
                <w:delText>4.3</w:delText>
              </w:r>
            </w:del>
            <w:ins w:id="667" w:author="Vaughn Shirey" w:date="2023-08-25T17:46:00Z">
              <w:r w:rsidR="00266CEF">
                <w:rPr>
                  <w:rFonts w:ascii="Times New Roman" w:hAnsi="Times New Roman" w:cs="Times New Roman"/>
                  <w:sz w:val="24"/>
                  <w:szCs w:val="24"/>
                </w:rPr>
                <w:t>4.3</w:t>
              </w:r>
            </w:ins>
          </w:p>
        </w:tc>
      </w:tr>
      <w:tr w:rsidR="00183142" w:rsidRPr="00703517" w14:paraId="1E22C121" w14:textId="77777777" w:rsidTr="005E1A27">
        <w:trPr>
          <w:jc w:val="center"/>
        </w:trPr>
        <w:tc>
          <w:tcPr>
            <w:tcW w:w="1160" w:type="dxa"/>
            <w:tcMar>
              <w:top w:w="100" w:type="dxa"/>
              <w:left w:w="100" w:type="dxa"/>
              <w:bottom w:w="100" w:type="dxa"/>
              <w:right w:w="100" w:type="dxa"/>
            </w:tcMar>
          </w:tcPr>
          <w:p w14:paraId="0BE24AE9" w14:textId="47DFA004" w:rsidR="00183142" w:rsidRDefault="00183142" w:rsidP="00183142">
            <w:pPr>
              <w:widowControl w:val="0"/>
              <w:spacing w:line="240" w:lineRule="auto"/>
              <w:jc w:val="center"/>
              <w:rPr>
                <w:rFonts w:ascii="Times New Roman" w:hAnsi="Times New Roman" w:cs="Times New Roman"/>
                <w:sz w:val="24"/>
                <w:szCs w:val="24"/>
              </w:rPr>
            </w:pPr>
            <w:ins w:id="668" w:author="Vaughn Shirey" w:date="2023-08-25T15:04:00Z">
              <w:r>
                <w:rPr>
                  <w:rFonts w:ascii="Times New Roman" w:hAnsi="Times New Roman" w:cs="Times New Roman"/>
                  <w:sz w:val="24"/>
                  <w:szCs w:val="24"/>
                </w:rPr>
                <w:t>P</w:t>
              </w:r>
            </w:ins>
            <w:del w:id="669" w:author="Vaughn Shirey" w:date="2023-08-25T15:04:00Z">
              <w:r w:rsidDel="00075596">
                <w:rPr>
                  <w:rFonts w:ascii="Times New Roman" w:hAnsi="Times New Roman" w:cs="Times New Roman"/>
                  <w:sz w:val="24"/>
                  <w:szCs w:val="24"/>
                </w:rPr>
                <w:delText>N</w:delText>
              </w:r>
            </w:del>
          </w:p>
        </w:tc>
        <w:tc>
          <w:tcPr>
            <w:tcW w:w="1620" w:type="dxa"/>
            <w:tcMar>
              <w:top w:w="100" w:type="dxa"/>
              <w:left w:w="100" w:type="dxa"/>
              <w:bottom w:w="100" w:type="dxa"/>
              <w:right w:w="100" w:type="dxa"/>
            </w:tcMar>
          </w:tcPr>
          <w:p w14:paraId="03607329" w14:textId="1699757E" w:rsidR="00183142" w:rsidRPr="008E44F2" w:rsidRDefault="00183142" w:rsidP="0018314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w:t>
            </w:r>
            <w:ins w:id="670" w:author="Vaughn Shirey" w:date="2023-08-25T15:03:00Z">
              <w:r>
                <w:rPr>
                  <w:rFonts w:ascii="Times New Roman" w:hAnsi="Times New Roman" w:cs="Times New Roman"/>
                  <w:sz w:val="24"/>
                  <w:szCs w:val="24"/>
                </w:rPr>
                <w:t>1</w:t>
              </w:r>
            </w:ins>
            <w:del w:id="671" w:author="Vaughn Shirey" w:date="2023-08-25T15:03:00Z">
              <w:r w:rsidDel="00075596">
                <w:rPr>
                  <w:rFonts w:ascii="Times New Roman" w:hAnsi="Times New Roman" w:cs="Times New Roman"/>
                  <w:sz w:val="24"/>
                  <w:szCs w:val="24"/>
                </w:rPr>
                <w:delText>5</w:delText>
              </w:r>
            </w:del>
            <w:r>
              <w:rPr>
                <w:rFonts w:ascii="Times New Roman" w:hAnsi="Times New Roman" w:cs="Times New Roman"/>
                <w:sz w:val="24"/>
                <w:szCs w:val="24"/>
              </w:rPr>
              <w:t>.</w:t>
            </w:r>
            <w:ins w:id="672" w:author="Vaughn Shirey" w:date="2023-08-25T15:03:00Z">
              <w:r>
                <w:rPr>
                  <w:rFonts w:ascii="Times New Roman" w:hAnsi="Times New Roman" w:cs="Times New Roman"/>
                  <w:sz w:val="24"/>
                  <w:szCs w:val="24"/>
                </w:rPr>
                <w:t>8</w:t>
              </w:r>
            </w:ins>
            <w:del w:id="673" w:author="Vaughn Shirey" w:date="2023-08-25T15:03:00Z">
              <w:r w:rsidDel="00075596">
                <w:rPr>
                  <w:rFonts w:ascii="Times New Roman" w:hAnsi="Times New Roman" w:cs="Times New Roman"/>
                  <w:sz w:val="24"/>
                  <w:szCs w:val="24"/>
                </w:rPr>
                <w:delText>1</w:delText>
              </w:r>
            </w:del>
          </w:p>
        </w:tc>
        <w:tc>
          <w:tcPr>
            <w:tcW w:w="1800" w:type="dxa"/>
            <w:tcMar>
              <w:top w:w="100" w:type="dxa"/>
              <w:left w:w="100" w:type="dxa"/>
              <w:bottom w:w="100" w:type="dxa"/>
              <w:right w:w="100" w:type="dxa"/>
            </w:tcMar>
          </w:tcPr>
          <w:p w14:paraId="262EAD4F" w14:textId="0E02C62B" w:rsidR="00183142" w:rsidRPr="008E44F2" w:rsidRDefault="00183142" w:rsidP="00183142">
            <w:pPr>
              <w:widowControl w:val="0"/>
              <w:spacing w:line="240" w:lineRule="auto"/>
              <w:jc w:val="center"/>
              <w:rPr>
                <w:rFonts w:ascii="Times New Roman" w:hAnsi="Times New Roman" w:cs="Times New Roman"/>
                <w:sz w:val="24"/>
                <w:szCs w:val="24"/>
              </w:rPr>
            </w:pPr>
            <w:del w:id="674" w:author="Vaughn Shirey" w:date="2023-08-25T15:36:00Z">
              <w:r w:rsidDel="007C4444">
                <w:rPr>
                  <w:rFonts w:ascii="Times New Roman" w:hAnsi="Times New Roman" w:cs="Times New Roman"/>
                  <w:sz w:val="24"/>
                  <w:szCs w:val="24"/>
                </w:rPr>
                <w:delText>-</w:delText>
              </w:r>
            </w:del>
            <w:del w:id="675" w:author="Vaughn Shirey" w:date="2023-08-25T15:29:00Z">
              <w:r w:rsidDel="00CB7309">
                <w:rPr>
                  <w:rFonts w:ascii="Times New Roman" w:hAnsi="Times New Roman" w:cs="Times New Roman"/>
                  <w:sz w:val="24"/>
                  <w:szCs w:val="24"/>
                </w:rPr>
                <w:delText>5.7</w:delText>
              </w:r>
            </w:del>
            <w:ins w:id="676" w:author="Vaughn Shirey" w:date="2023-08-25T17:46:00Z">
              <w:r w:rsidR="00266CEF">
                <w:rPr>
                  <w:rFonts w:ascii="Times New Roman" w:hAnsi="Times New Roman" w:cs="Times New Roman"/>
                  <w:sz w:val="24"/>
                  <w:szCs w:val="24"/>
                </w:rPr>
                <w:t>7.0</w:t>
              </w:r>
            </w:ins>
          </w:p>
        </w:tc>
        <w:tc>
          <w:tcPr>
            <w:tcW w:w="2250" w:type="dxa"/>
            <w:tcMar>
              <w:top w:w="100" w:type="dxa"/>
              <w:left w:w="100" w:type="dxa"/>
              <w:bottom w:w="100" w:type="dxa"/>
              <w:right w:w="100" w:type="dxa"/>
            </w:tcMar>
          </w:tcPr>
          <w:p w14:paraId="67BB7920" w14:textId="2D4E0926" w:rsidR="00183142" w:rsidRPr="008E44F2" w:rsidRDefault="00183142" w:rsidP="00183142">
            <w:pPr>
              <w:widowControl w:val="0"/>
              <w:spacing w:line="240" w:lineRule="auto"/>
              <w:jc w:val="center"/>
              <w:rPr>
                <w:rFonts w:ascii="Times New Roman" w:hAnsi="Times New Roman" w:cs="Times New Roman"/>
                <w:sz w:val="24"/>
                <w:szCs w:val="24"/>
              </w:rPr>
            </w:pPr>
            <w:del w:id="677" w:author="Vaughn Shirey" w:date="2023-08-25T15:36:00Z">
              <w:r w:rsidDel="007C4444">
                <w:rPr>
                  <w:rFonts w:ascii="Times New Roman" w:hAnsi="Times New Roman" w:cs="Times New Roman"/>
                  <w:sz w:val="24"/>
                  <w:szCs w:val="24"/>
                </w:rPr>
                <w:delText>4.</w:delText>
              </w:r>
            </w:del>
            <w:del w:id="678" w:author="Vaughn Shirey" w:date="2023-08-25T15:29:00Z">
              <w:r w:rsidDel="00CB7309">
                <w:rPr>
                  <w:rFonts w:ascii="Times New Roman" w:hAnsi="Times New Roman" w:cs="Times New Roman"/>
                  <w:sz w:val="24"/>
                  <w:szCs w:val="24"/>
                </w:rPr>
                <w:delText>4</w:delText>
              </w:r>
            </w:del>
            <w:ins w:id="679" w:author="Vaughn Shirey" w:date="2023-08-25T17:46:00Z">
              <w:r w:rsidR="00266CEF">
                <w:rPr>
                  <w:rFonts w:ascii="Times New Roman" w:hAnsi="Times New Roman" w:cs="Times New Roman"/>
                  <w:sz w:val="24"/>
                  <w:szCs w:val="24"/>
                </w:rPr>
                <w:t>4.3</w:t>
              </w:r>
            </w:ins>
          </w:p>
        </w:tc>
      </w:tr>
    </w:tbl>
    <w:p w14:paraId="192CF5FC" w14:textId="77777777" w:rsidR="00F21671" w:rsidRPr="00703517" w:rsidRDefault="00F21671">
      <w:pPr>
        <w:spacing w:line="240" w:lineRule="auto"/>
        <w:jc w:val="both"/>
        <w:rPr>
          <w:rFonts w:ascii="Times New Roman" w:hAnsi="Times New Roman" w:cs="Times New Roman"/>
          <w:b/>
          <w:sz w:val="24"/>
          <w:szCs w:val="24"/>
        </w:rPr>
      </w:pPr>
    </w:p>
    <w:p w14:paraId="6CE5771F" w14:textId="77777777" w:rsidR="00F21671" w:rsidRPr="00703517" w:rsidRDefault="00F21671">
      <w:pPr>
        <w:spacing w:line="240" w:lineRule="auto"/>
        <w:jc w:val="both"/>
        <w:rPr>
          <w:rFonts w:ascii="Times New Roman" w:hAnsi="Times New Roman" w:cs="Times New Roman"/>
          <w:b/>
          <w:sz w:val="24"/>
          <w:szCs w:val="24"/>
        </w:rPr>
      </w:pPr>
    </w:p>
    <w:p w14:paraId="0769C28B" w14:textId="77777777" w:rsidR="00F83A6D" w:rsidRPr="00703517" w:rsidRDefault="00F83A6D">
      <w:pPr>
        <w:rPr>
          <w:rFonts w:ascii="Times New Roman" w:hAnsi="Times New Roman" w:cs="Times New Roman"/>
          <w:b/>
          <w:sz w:val="24"/>
          <w:szCs w:val="24"/>
        </w:rPr>
      </w:pPr>
      <w:r w:rsidRPr="00703517">
        <w:rPr>
          <w:rFonts w:ascii="Times New Roman" w:hAnsi="Times New Roman" w:cs="Times New Roman"/>
          <w:b/>
          <w:sz w:val="24"/>
          <w:szCs w:val="24"/>
        </w:rPr>
        <w:br w:type="page"/>
      </w:r>
    </w:p>
    <w:p w14:paraId="4C720670" w14:textId="237CC749"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E737C0">
        <w:rPr>
          <w:rFonts w:ascii="Times New Roman" w:hAnsi="Times New Roman" w:cs="Times New Roman"/>
          <w:b/>
          <w:sz w:val="24"/>
          <w:szCs w:val="24"/>
        </w:rPr>
        <w:t>3</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w:t>
      </w:r>
      <w:r w:rsidR="00F04879">
        <w:rPr>
          <w:rFonts w:ascii="Times New Roman" w:hAnsi="Times New Roman" w:cs="Times New Roman"/>
          <w:sz w:val="24"/>
          <w:szCs w:val="24"/>
        </w:rPr>
        <w:t xml:space="preserve"> </w:t>
      </w:r>
      <w:r w:rsidRPr="00703517">
        <w:rPr>
          <w:rFonts w:ascii="Times New Roman" w:hAnsi="Times New Roman" w:cs="Times New Roman"/>
          <w:sz w:val="24"/>
          <w:szCs w:val="24"/>
        </w:rPr>
        <w:t>occupancy shift since the 1970s. Results are shown for the 200</w:t>
      </w:r>
      <w:r w:rsidR="00B90DB3"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w:t>
      </w:r>
      <w:ins w:id="680" w:author="Vaughn Shirey" w:date="2023-08-25T10:43:00Z">
        <w:r w:rsidR="0098008B">
          <w:rPr>
            <w:rFonts w:ascii="Times New Roman" w:hAnsi="Times New Roman" w:cs="Times New Roman"/>
            <w:sz w:val="24"/>
            <w:szCs w:val="24"/>
          </w:rPr>
          <w:t>The t</w:t>
        </w:r>
      </w:ins>
      <w:del w:id="681" w:author="Vaughn Shirey" w:date="2023-08-25T10:43:00Z">
        <w:r w:rsidRPr="00703517" w:rsidDel="0098008B">
          <w:rPr>
            <w:rFonts w:ascii="Times New Roman" w:hAnsi="Times New Roman" w:cs="Times New Roman"/>
            <w:sz w:val="24"/>
            <w:szCs w:val="24"/>
          </w:rPr>
          <w:delText>T</w:delText>
        </w:r>
      </w:del>
      <w:r w:rsidRPr="00703517">
        <w:rPr>
          <w:rFonts w:ascii="Times New Roman" w:hAnsi="Times New Roman" w:cs="Times New Roman"/>
          <w:sz w:val="24"/>
          <w:szCs w:val="24"/>
        </w:rPr>
        <w:t xml:space="preserve">op candidate model is </w:t>
      </w:r>
      <w:del w:id="682" w:author="Vaughn Shirey" w:date="2023-08-25T10:43:00Z">
        <w:r w:rsidR="00D30812" w:rsidDel="00047AAD">
          <w:rPr>
            <w:rFonts w:ascii="Times New Roman" w:hAnsi="Times New Roman" w:cs="Times New Roman"/>
            <w:sz w:val="24"/>
            <w:szCs w:val="24"/>
          </w:rPr>
          <w:delText>underlined</w:delText>
        </w:r>
        <w:r w:rsidRPr="00703517" w:rsidDel="00047AAD">
          <w:rPr>
            <w:rFonts w:ascii="Times New Roman" w:hAnsi="Times New Roman" w:cs="Times New Roman"/>
            <w:sz w:val="24"/>
            <w:szCs w:val="24"/>
          </w:rPr>
          <w:delText>and</w:delText>
        </w:r>
      </w:del>
      <w:ins w:id="683" w:author="Vaughn Shirey" w:date="2023-08-25T10:43:00Z">
        <w:r w:rsidR="00047AAD">
          <w:rPr>
            <w:rFonts w:ascii="Times New Roman" w:hAnsi="Times New Roman" w:cs="Times New Roman"/>
            <w:sz w:val="24"/>
            <w:szCs w:val="24"/>
          </w:rPr>
          <w:t>underlined</w:t>
        </w:r>
        <w:r w:rsidR="00047AAD" w:rsidRPr="00703517">
          <w:rPr>
            <w:rFonts w:ascii="Times New Roman" w:hAnsi="Times New Roman" w:cs="Times New Roman"/>
            <w:sz w:val="24"/>
            <w:szCs w:val="24"/>
          </w:rPr>
          <w:t xml:space="preserve"> and</w:t>
        </w:r>
      </w:ins>
      <w:r w:rsidRPr="00703517">
        <w:rPr>
          <w:rFonts w:ascii="Times New Roman" w:hAnsi="Times New Roman" w:cs="Times New Roman"/>
          <w:sz w:val="24"/>
          <w:szCs w:val="24"/>
        </w:rPr>
        <w:t xml:space="preserve"> bold.</w:t>
      </w:r>
      <w:r w:rsidR="003B5CAD" w:rsidRPr="00703517">
        <w:rPr>
          <w:rFonts w:ascii="Times New Roman" w:hAnsi="Times New Roman" w:cs="Times New Roman"/>
          <w:sz w:val="24"/>
          <w:szCs w:val="24"/>
        </w:rPr>
        <w:t xml:space="preserve"> </w:t>
      </w:r>
      <w:r w:rsidR="00E832A7" w:rsidRPr="00703517">
        <w:rPr>
          <w:rFonts w:ascii="Times New Roman" w:hAnsi="Times New Roman" w:cs="Times New Roman"/>
          <w:sz w:val="24"/>
          <w:szCs w:val="24"/>
        </w:rPr>
        <w:t>We considered models equivalent if the difference in ELPD +/- the standard error of the ELPD estimate overlapped zero and favored models which used fewer predictors if this was the case.</w:t>
      </w:r>
    </w:p>
    <w:p w14:paraId="4D6DD206"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8E1FDF0" w14:textId="77777777" w:rsidTr="00341DE7">
        <w:trPr>
          <w:jc w:val="center"/>
        </w:trPr>
        <w:tc>
          <w:tcPr>
            <w:tcW w:w="1160" w:type="dxa"/>
            <w:shd w:val="clear" w:color="auto" w:fill="000000"/>
            <w:tcMar>
              <w:top w:w="100" w:type="dxa"/>
              <w:left w:w="100" w:type="dxa"/>
              <w:bottom w:w="100" w:type="dxa"/>
              <w:right w:w="100" w:type="dxa"/>
            </w:tcMar>
          </w:tcPr>
          <w:p w14:paraId="36A756BA"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CB6FF47"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6C1B3D"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055DC1D7"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4678363B" w14:textId="77777777" w:rsidTr="00341DE7">
        <w:trPr>
          <w:jc w:val="center"/>
        </w:trPr>
        <w:tc>
          <w:tcPr>
            <w:tcW w:w="1160" w:type="dxa"/>
            <w:tcMar>
              <w:top w:w="100" w:type="dxa"/>
              <w:left w:w="100" w:type="dxa"/>
              <w:bottom w:w="100" w:type="dxa"/>
              <w:right w:w="100" w:type="dxa"/>
            </w:tcMar>
          </w:tcPr>
          <w:p w14:paraId="10D7E02B"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4BF8E63" w14:textId="661BE669" w:rsidR="00B65D2D" w:rsidRPr="008E44F2" w:rsidRDefault="00622E58" w:rsidP="00341DE7">
            <w:pPr>
              <w:widowControl w:val="0"/>
              <w:spacing w:line="240" w:lineRule="auto"/>
              <w:jc w:val="center"/>
              <w:rPr>
                <w:rFonts w:ascii="Times New Roman" w:hAnsi="Times New Roman" w:cs="Times New Roman"/>
                <w:sz w:val="24"/>
                <w:szCs w:val="24"/>
              </w:rPr>
            </w:pPr>
            <w:ins w:id="684" w:author="Vaughn Shirey" w:date="2023-08-31T12:31:00Z">
              <w:r>
                <w:rPr>
                  <w:rFonts w:ascii="Times New Roman" w:hAnsi="Times New Roman" w:cs="Times New Roman"/>
                  <w:sz w:val="24"/>
                  <w:szCs w:val="24"/>
                </w:rPr>
                <w:t>147.1</w:t>
              </w:r>
            </w:ins>
            <w:del w:id="685" w:author="Vaughn Shirey" w:date="2023-08-31T11:50:00Z">
              <w:r w:rsidR="00D36481" w:rsidDel="00180556">
                <w:rPr>
                  <w:rFonts w:ascii="Times New Roman" w:hAnsi="Times New Roman" w:cs="Times New Roman"/>
                  <w:sz w:val="24"/>
                  <w:szCs w:val="24"/>
                </w:rPr>
                <w:delText>147.5</w:delText>
              </w:r>
            </w:del>
          </w:p>
        </w:tc>
        <w:tc>
          <w:tcPr>
            <w:tcW w:w="1800" w:type="dxa"/>
            <w:tcMar>
              <w:top w:w="100" w:type="dxa"/>
              <w:left w:w="100" w:type="dxa"/>
              <w:bottom w:w="100" w:type="dxa"/>
              <w:right w:w="100" w:type="dxa"/>
            </w:tcMar>
          </w:tcPr>
          <w:p w14:paraId="03C651B9" w14:textId="498C7F3B" w:rsidR="00B65D2D" w:rsidRPr="008E44F2" w:rsidRDefault="00AD21BC" w:rsidP="00341DE7">
            <w:pPr>
              <w:widowControl w:val="0"/>
              <w:spacing w:line="240" w:lineRule="auto"/>
              <w:jc w:val="center"/>
              <w:rPr>
                <w:rFonts w:ascii="Times New Roman" w:hAnsi="Times New Roman" w:cs="Times New Roman"/>
                <w:sz w:val="24"/>
                <w:szCs w:val="24"/>
              </w:rPr>
            </w:pPr>
            <w:ins w:id="686" w:author="Vaughn Shirey" w:date="2023-08-31T12:24:00Z">
              <w:r>
                <w:rPr>
                  <w:rFonts w:ascii="Times New Roman" w:hAnsi="Times New Roman" w:cs="Times New Roman"/>
                  <w:sz w:val="24"/>
                  <w:szCs w:val="24"/>
                </w:rPr>
                <w:t>8.3</w:t>
              </w:r>
            </w:ins>
            <w:del w:id="687" w:author="Vaughn Shirey" w:date="2023-08-31T11:50:00Z">
              <w:r w:rsidR="00EB4589" w:rsidDel="00180556">
                <w:rPr>
                  <w:rFonts w:ascii="Times New Roman" w:hAnsi="Times New Roman" w:cs="Times New Roman"/>
                  <w:sz w:val="24"/>
                  <w:szCs w:val="24"/>
                </w:rPr>
                <w:delText>-8.3</w:delText>
              </w:r>
            </w:del>
          </w:p>
        </w:tc>
        <w:tc>
          <w:tcPr>
            <w:tcW w:w="2250" w:type="dxa"/>
            <w:tcMar>
              <w:top w:w="100" w:type="dxa"/>
              <w:left w:w="100" w:type="dxa"/>
              <w:bottom w:w="100" w:type="dxa"/>
              <w:right w:w="100" w:type="dxa"/>
            </w:tcMar>
          </w:tcPr>
          <w:p w14:paraId="6A39CCF1" w14:textId="4235A0D2" w:rsidR="00B65D2D" w:rsidRPr="008E44F2" w:rsidRDefault="00AD21BC" w:rsidP="00341DE7">
            <w:pPr>
              <w:widowControl w:val="0"/>
              <w:spacing w:line="240" w:lineRule="auto"/>
              <w:jc w:val="center"/>
              <w:rPr>
                <w:rFonts w:ascii="Times New Roman" w:hAnsi="Times New Roman" w:cs="Times New Roman"/>
                <w:sz w:val="24"/>
                <w:szCs w:val="24"/>
              </w:rPr>
            </w:pPr>
            <w:ins w:id="688" w:author="Vaughn Shirey" w:date="2023-08-31T12:24:00Z">
              <w:r>
                <w:rPr>
                  <w:rFonts w:ascii="Times New Roman" w:hAnsi="Times New Roman" w:cs="Times New Roman"/>
                  <w:sz w:val="24"/>
                  <w:szCs w:val="24"/>
                </w:rPr>
                <w:t>3.4</w:t>
              </w:r>
            </w:ins>
            <w:del w:id="689" w:author="Vaughn Shirey" w:date="2023-08-31T11:50:00Z">
              <w:r w:rsidR="00EB4589" w:rsidDel="00180556">
                <w:rPr>
                  <w:rFonts w:ascii="Times New Roman" w:hAnsi="Times New Roman" w:cs="Times New Roman"/>
                  <w:sz w:val="24"/>
                  <w:szCs w:val="24"/>
                </w:rPr>
                <w:delText>3.3</w:delText>
              </w:r>
            </w:del>
          </w:p>
        </w:tc>
      </w:tr>
      <w:tr w:rsidR="00B65D2D" w:rsidRPr="00703517" w14:paraId="5C7AE014" w14:textId="77777777" w:rsidTr="00341DE7">
        <w:trPr>
          <w:jc w:val="center"/>
        </w:trPr>
        <w:tc>
          <w:tcPr>
            <w:tcW w:w="1160" w:type="dxa"/>
            <w:tcMar>
              <w:top w:w="100" w:type="dxa"/>
              <w:left w:w="100" w:type="dxa"/>
              <w:bottom w:w="100" w:type="dxa"/>
              <w:right w:w="100" w:type="dxa"/>
            </w:tcMar>
          </w:tcPr>
          <w:p w14:paraId="0CC558DE"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09EEF18D" w14:textId="398FF483" w:rsidR="00B65D2D" w:rsidRPr="008E44F2" w:rsidRDefault="00622E58" w:rsidP="00341DE7">
            <w:pPr>
              <w:widowControl w:val="0"/>
              <w:spacing w:line="240" w:lineRule="auto"/>
              <w:jc w:val="center"/>
              <w:rPr>
                <w:rFonts w:ascii="Times New Roman" w:hAnsi="Times New Roman" w:cs="Times New Roman"/>
                <w:sz w:val="24"/>
                <w:szCs w:val="24"/>
              </w:rPr>
            </w:pPr>
            <w:ins w:id="690" w:author="Vaughn Shirey" w:date="2023-08-31T12:31:00Z">
              <w:r>
                <w:rPr>
                  <w:rFonts w:ascii="Times New Roman" w:hAnsi="Times New Roman" w:cs="Times New Roman"/>
                  <w:sz w:val="24"/>
                  <w:szCs w:val="24"/>
                </w:rPr>
                <w:t>150.4</w:t>
              </w:r>
            </w:ins>
            <w:del w:id="691" w:author="Vaughn Shirey" w:date="2023-08-31T11:50:00Z">
              <w:r w:rsidR="00D36481" w:rsidDel="00180556">
                <w:rPr>
                  <w:rFonts w:ascii="Times New Roman" w:hAnsi="Times New Roman" w:cs="Times New Roman"/>
                  <w:sz w:val="24"/>
                  <w:szCs w:val="24"/>
                </w:rPr>
                <w:delText>150.9</w:delText>
              </w:r>
            </w:del>
          </w:p>
        </w:tc>
        <w:tc>
          <w:tcPr>
            <w:tcW w:w="1800" w:type="dxa"/>
            <w:tcMar>
              <w:top w:w="100" w:type="dxa"/>
              <w:left w:w="100" w:type="dxa"/>
              <w:bottom w:w="100" w:type="dxa"/>
              <w:right w:w="100" w:type="dxa"/>
            </w:tcMar>
          </w:tcPr>
          <w:p w14:paraId="2EB56AD7" w14:textId="42B3009D" w:rsidR="00B65D2D" w:rsidRPr="008E44F2" w:rsidRDefault="00AD21BC" w:rsidP="00341DE7">
            <w:pPr>
              <w:widowControl w:val="0"/>
              <w:spacing w:line="240" w:lineRule="auto"/>
              <w:jc w:val="center"/>
              <w:rPr>
                <w:rFonts w:ascii="Times New Roman" w:hAnsi="Times New Roman" w:cs="Times New Roman"/>
                <w:sz w:val="24"/>
                <w:szCs w:val="24"/>
              </w:rPr>
            </w:pPr>
            <w:ins w:id="692" w:author="Vaughn Shirey" w:date="2023-08-31T12:23:00Z">
              <w:r>
                <w:rPr>
                  <w:rFonts w:ascii="Times New Roman" w:hAnsi="Times New Roman" w:cs="Times New Roman"/>
                  <w:sz w:val="24"/>
                  <w:szCs w:val="24"/>
                </w:rPr>
                <w:t>5.0</w:t>
              </w:r>
            </w:ins>
            <w:del w:id="693" w:author="Vaughn Shirey" w:date="2023-08-31T11:50:00Z">
              <w:r w:rsidR="00EB4589" w:rsidDel="00180556">
                <w:rPr>
                  <w:rFonts w:ascii="Times New Roman" w:hAnsi="Times New Roman" w:cs="Times New Roman"/>
                  <w:sz w:val="24"/>
                  <w:szCs w:val="24"/>
                </w:rPr>
                <w:delText>-5</w:delText>
              </w:r>
              <w:r w:rsidR="000537B2" w:rsidDel="00180556">
                <w:rPr>
                  <w:rFonts w:ascii="Times New Roman" w:hAnsi="Times New Roman" w:cs="Times New Roman"/>
                  <w:sz w:val="24"/>
                  <w:szCs w:val="24"/>
                </w:rPr>
                <w:delText>.</w:delText>
              </w:r>
              <w:r w:rsidR="00EB4589" w:rsidDel="00180556">
                <w:rPr>
                  <w:rFonts w:ascii="Times New Roman" w:hAnsi="Times New Roman" w:cs="Times New Roman"/>
                  <w:sz w:val="24"/>
                  <w:szCs w:val="24"/>
                </w:rPr>
                <w:delText>0</w:delText>
              </w:r>
            </w:del>
          </w:p>
        </w:tc>
        <w:tc>
          <w:tcPr>
            <w:tcW w:w="2250" w:type="dxa"/>
            <w:tcMar>
              <w:top w:w="100" w:type="dxa"/>
              <w:left w:w="100" w:type="dxa"/>
              <w:bottom w:w="100" w:type="dxa"/>
              <w:right w:w="100" w:type="dxa"/>
            </w:tcMar>
          </w:tcPr>
          <w:p w14:paraId="00D091ED" w14:textId="6BFB2E24" w:rsidR="00B65D2D" w:rsidRPr="008E44F2" w:rsidRDefault="00AD21BC" w:rsidP="00341DE7">
            <w:pPr>
              <w:widowControl w:val="0"/>
              <w:spacing w:line="240" w:lineRule="auto"/>
              <w:jc w:val="center"/>
              <w:rPr>
                <w:rFonts w:ascii="Times New Roman" w:hAnsi="Times New Roman" w:cs="Times New Roman"/>
                <w:sz w:val="24"/>
                <w:szCs w:val="24"/>
              </w:rPr>
            </w:pPr>
            <w:ins w:id="694" w:author="Vaughn Shirey" w:date="2023-08-31T12:23:00Z">
              <w:r>
                <w:rPr>
                  <w:rFonts w:ascii="Times New Roman" w:hAnsi="Times New Roman" w:cs="Times New Roman"/>
                  <w:sz w:val="24"/>
                  <w:szCs w:val="24"/>
                </w:rPr>
                <w:t>4.1</w:t>
              </w:r>
            </w:ins>
            <w:del w:id="695" w:author="Vaughn Shirey" w:date="2023-08-31T11:50:00Z">
              <w:r w:rsidR="00EB4589" w:rsidDel="00180556">
                <w:rPr>
                  <w:rFonts w:ascii="Times New Roman" w:hAnsi="Times New Roman" w:cs="Times New Roman"/>
                  <w:sz w:val="24"/>
                  <w:szCs w:val="24"/>
                </w:rPr>
                <w:delText>4.1</w:delText>
              </w:r>
            </w:del>
          </w:p>
        </w:tc>
      </w:tr>
      <w:tr w:rsidR="00B65D2D" w:rsidRPr="00703517" w14:paraId="47189983" w14:textId="77777777" w:rsidTr="00341DE7">
        <w:trPr>
          <w:jc w:val="center"/>
        </w:trPr>
        <w:tc>
          <w:tcPr>
            <w:tcW w:w="1160" w:type="dxa"/>
            <w:tcMar>
              <w:top w:w="100" w:type="dxa"/>
              <w:left w:w="100" w:type="dxa"/>
              <w:bottom w:w="100" w:type="dxa"/>
              <w:right w:w="100" w:type="dxa"/>
            </w:tcMar>
          </w:tcPr>
          <w:p w14:paraId="70F334D5" w14:textId="77777777" w:rsidR="00B65D2D" w:rsidRPr="00574A79" w:rsidRDefault="00B65D2D"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3D3EC551" w14:textId="38DD82A0" w:rsidR="00B65D2D" w:rsidRPr="00574A79" w:rsidRDefault="00622E58" w:rsidP="00341DE7">
            <w:pPr>
              <w:widowControl w:val="0"/>
              <w:spacing w:line="240" w:lineRule="auto"/>
              <w:jc w:val="center"/>
              <w:rPr>
                <w:rFonts w:ascii="Times New Roman" w:hAnsi="Times New Roman" w:cs="Times New Roman"/>
                <w:b/>
                <w:bCs/>
                <w:sz w:val="24"/>
                <w:szCs w:val="24"/>
                <w:u w:val="single"/>
              </w:rPr>
            </w:pPr>
            <w:ins w:id="696" w:author="Vaughn Shirey" w:date="2023-08-31T12:31:00Z">
              <w:r>
                <w:rPr>
                  <w:rFonts w:ascii="Times New Roman" w:hAnsi="Times New Roman" w:cs="Times New Roman"/>
                  <w:b/>
                  <w:bCs/>
                  <w:sz w:val="24"/>
                  <w:szCs w:val="24"/>
                  <w:u w:val="single"/>
                </w:rPr>
                <w:t>155.4</w:t>
              </w:r>
            </w:ins>
            <w:del w:id="697" w:author="Vaughn Shirey" w:date="2023-08-31T11:50:00Z">
              <w:r w:rsidR="00D36481" w:rsidDel="00180556">
                <w:rPr>
                  <w:rFonts w:ascii="Times New Roman" w:hAnsi="Times New Roman" w:cs="Times New Roman"/>
                  <w:b/>
                  <w:bCs/>
                  <w:sz w:val="24"/>
                  <w:szCs w:val="24"/>
                  <w:u w:val="single"/>
                </w:rPr>
                <w:delText>155.8</w:delText>
              </w:r>
            </w:del>
          </w:p>
        </w:tc>
        <w:tc>
          <w:tcPr>
            <w:tcW w:w="1800" w:type="dxa"/>
            <w:tcMar>
              <w:top w:w="100" w:type="dxa"/>
              <w:left w:w="100" w:type="dxa"/>
              <w:bottom w:w="100" w:type="dxa"/>
              <w:right w:w="100" w:type="dxa"/>
            </w:tcMar>
          </w:tcPr>
          <w:p w14:paraId="2C248AAB" w14:textId="37F4418B" w:rsidR="00B65D2D" w:rsidRPr="00574A79" w:rsidRDefault="00AD21BC" w:rsidP="00341DE7">
            <w:pPr>
              <w:widowControl w:val="0"/>
              <w:spacing w:line="240" w:lineRule="auto"/>
              <w:jc w:val="center"/>
              <w:rPr>
                <w:rFonts w:ascii="Times New Roman" w:hAnsi="Times New Roman" w:cs="Times New Roman"/>
                <w:b/>
                <w:bCs/>
                <w:sz w:val="24"/>
                <w:szCs w:val="24"/>
                <w:u w:val="single"/>
              </w:rPr>
            </w:pPr>
            <w:ins w:id="698" w:author="Vaughn Shirey" w:date="2023-08-31T12:22:00Z">
              <w:r>
                <w:rPr>
                  <w:rFonts w:ascii="Times New Roman" w:hAnsi="Times New Roman" w:cs="Times New Roman"/>
                  <w:b/>
                  <w:bCs/>
                  <w:sz w:val="24"/>
                  <w:szCs w:val="24"/>
                  <w:u w:val="single"/>
                </w:rPr>
                <w:t>0.0</w:t>
              </w:r>
            </w:ins>
            <w:del w:id="699" w:author="Vaughn Shirey" w:date="2023-08-31T11:50:00Z">
              <w:r w:rsidR="00EB4589" w:rsidRPr="00574A79" w:rsidDel="00180556">
                <w:rPr>
                  <w:rFonts w:ascii="Times New Roman" w:hAnsi="Times New Roman" w:cs="Times New Roman"/>
                  <w:b/>
                  <w:bCs/>
                  <w:sz w:val="24"/>
                  <w:szCs w:val="24"/>
                  <w:u w:val="single"/>
                </w:rPr>
                <w:delText>0.0</w:delText>
              </w:r>
            </w:del>
          </w:p>
        </w:tc>
        <w:tc>
          <w:tcPr>
            <w:tcW w:w="2250" w:type="dxa"/>
            <w:tcMar>
              <w:top w:w="100" w:type="dxa"/>
              <w:left w:w="100" w:type="dxa"/>
              <w:bottom w:w="100" w:type="dxa"/>
              <w:right w:w="100" w:type="dxa"/>
            </w:tcMar>
          </w:tcPr>
          <w:p w14:paraId="10E89E96" w14:textId="651B26D5" w:rsidR="00B65D2D" w:rsidRPr="00574A79" w:rsidRDefault="00AD21BC" w:rsidP="00341DE7">
            <w:pPr>
              <w:widowControl w:val="0"/>
              <w:spacing w:line="240" w:lineRule="auto"/>
              <w:jc w:val="center"/>
              <w:rPr>
                <w:rFonts w:ascii="Times New Roman" w:hAnsi="Times New Roman" w:cs="Times New Roman"/>
                <w:b/>
                <w:bCs/>
                <w:sz w:val="24"/>
                <w:szCs w:val="24"/>
                <w:u w:val="single"/>
              </w:rPr>
            </w:pPr>
            <w:ins w:id="700" w:author="Vaughn Shirey" w:date="2023-08-31T12:22:00Z">
              <w:r>
                <w:rPr>
                  <w:rFonts w:ascii="Times New Roman" w:hAnsi="Times New Roman" w:cs="Times New Roman"/>
                  <w:b/>
                  <w:bCs/>
                  <w:sz w:val="24"/>
                  <w:szCs w:val="24"/>
                  <w:u w:val="single"/>
                </w:rPr>
                <w:t>0.0</w:t>
              </w:r>
            </w:ins>
            <w:del w:id="701" w:author="Vaughn Shirey" w:date="2023-08-31T11:50:00Z">
              <w:r w:rsidR="00EB4589" w:rsidRPr="00574A79" w:rsidDel="00180556">
                <w:rPr>
                  <w:rFonts w:ascii="Times New Roman" w:hAnsi="Times New Roman" w:cs="Times New Roman"/>
                  <w:b/>
                  <w:bCs/>
                  <w:sz w:val="24"/>
                  <w:szCs w:val="24"/>
                  <w:u w:val="single"/>
                </w:rPr>
                <w:delText>0.0</w:delText>
              </w:r>
            </w:del>
          </w:p>
        </w:tc>
      </w:tr>
      <w:tr w:rsidR="00B65D2D" w:rsidRPr="00703517" w14:paraId="33EC287E" w14:textId="77777777" w:rsidTr="00341DE7">
        <w:trPr>
          <w:jc w:val="center"/>
        </w:trPr>
        <w:tc>
          <w:tcPr>
            <w:tcW w:w="1160" w:type="dxa"/>
            <w:tcMar>
              <w:top w:w="100" w:type="dxa"/>
              <w:left w:w="100" w:type="dxa"/>
              <w:bottom w:w="100" w:type="dxa"/>
              <w:right w:w="100" w:type="dxa"/>
            </w:tcMar>
          </w:tcPr>
          <w:p w14:paraId="15C61933" w14:textId="77777777" w:rsidR="00B65D2D" w:rsidRPr="00574A79" w:rsidRDefault="00B65D2D"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6BC16E80" w14:textId="7F2D0AD7" w:rsidR="00B65D2D" w:rsidRPr="00574A79" w:rsidRDefault="00622E58" w:rsidP="00341DE7">
            <w:pPr>
              <w:widowControl w:val="0"/>
              <w:spacing w:line="240" w:lineRule="auto"/>
              <w:jc w:val="center"/>
              <w:rPr>
                <w:rFonts w:ascii="Times New Roman" w:hAnsi="Times New Roman" w:cs="Times New Roman"/>
                <w:b/>
                <w:bCs/>
                <w:sz w:val="24"/>
                <w:szCs w:val="24"/>
                <w:u w:val="single"/>
              </w:rPr>
            </w:pPr>
            <w:ins w:id="702" w:author="Vaughn Shirey" w:date="2023-08-31T12:30:00Z">
              <w:r>
                <w:rPr>
                  <w:rFonts w:ascii="Times New Roman" w:hAnsi="Times New Roman" w:cs="Times New Roman"/>
                  <w:b/>
                  <w:bCs/>
                  <w:sz w:val="24"/>
                  <w:szCs w:val="24"/>
                  <w:u w:val="single"/>
                </w:rPr>
                <w:t>154.</w:t>
              </w:r>
            </w:ins>
            <w:ins w:id="703" w:author="Vaughn Shirey" w:date="2023-08-31T12:31:00Z">
              <w:r>
                <w:rPr>
                  <w:rFonts w:ascii="Times New Roman" w:hAnsi="Times New Roman" w:cs="Times New Roman"/>
                  <w:b/>
                  <w:bCs/>
                  <w:sz w:val="24"/>
                  <w:szCs w:val="24"/>
                  <w:u w:val="single"/>
                </w:rPr>
                <w:t>8</w:t>
              </w:r>
            </w:ins>
            <w:del w:id="704" w:author="Vaughn Shirey" w:date="2023-08-31T11:50:00Z">
              <w:r w:rsidR="00D36481" w:rsidDel="00180556">
                <w:rPr>
                  <w:rFonts w:ascii="Times New Roman" w:hAnsi="Times New Roman" w:cs="Times New Roman"/>
                  <w:b/>
                  <w:bCs/>
                  <w:sz w:val="24"/>
                  <w:szCs w:val="24"/>
                  <w:u w:val="single"/>
                </w:rPr>
                <w:delText>155.0</w:delText>
              </w:r>
            </w:del>
          </w:p>
        </w:tc>
        <w:tc>
          <w:tcPr>
            <w:tcW w:w="1800" w:type="dxa"/>
            <w:tcMar>
              <w:top w:w="100" w:type="dxa"/>
              <w:left w:w="100" w:type="dxa"/>
              <w:bottom w:w="100" w:type="dxa"/>
              <w:right w:w="100" w:type="dxa"/>
            </w:tcMar>
          </w:tcPr>
          <w:p w14:paraId="76B90E72" w14:textId="29DD8D11" w:rsidR="00B65D2D" w:rsidRPr="00574A79" w:rsidRDefault="00AD21BC" w:rsidP="00341DE7">
            <w:pPr>
              <w:widowControl w:val="0"/>
              <w:spacing w:line="240" w:lineRule="auto"/>
              <w:jc w:val="center"/>
              <w:rPr>
                <w:rFonts w:ascii="Times New Roman" w:hAnsi="Times New Roman" w:cs="Times New Roman"/>
                <w:b/>
                <w:bCs/>
                <w:sz w:val="24"/>
                <w:szCs w:val="24"/>
                <w:u w:val="single"/>
              </w:rPr>
            </w:pPr>
            <w:ins w:id="705" w:author="Vaughn Shirey" w:date="2023-08-31T12:22:00Z">
              <w:r>
                <w:rPr>
                  <w:rFonts w:ascii="Times New Roman" w:hAnsi="Times New Roman" w:cs="Times New Roman"/>
                  <w:b/>
                  <w:bCs/>
                  <w:sz w:val="24"/>
                  <w:szCs w:val="24"/>
                  <w:u w:val="single"/>
                </w:rPr>
                <w:t>0.7</w:t>
              </w:r>
            </w:ins>
            <w:del w:id="706" w:author="Vaughn Shirey" w:date="2023-08-31T11:50:00Z">
              <w:r w:rsidR="00EB4589" w:rsidRPr="00574A79" w:rsidDel="00180556">
                <w:rPr>
                  <w:rFonts w:ascii="Times New Roman" w:hAnsi="Times New Roman" w:cs="Times New Roman"/>
                  <w:b/>
                  <w:bCs/>
                  <w:sz w:val="24"/>
                  <w:szCs w:val="24"/>
                  <w:u w:val="single"/>
                </w:rPr>
                <w:delText>-0.8</w:delText>
              </w:r>
            </w:del>
          </w:p>
        </w:tc>
        <w:tc>
          <w:tcPr>
            <w:tcW w:w="2250" w:type="dxa"/>
            <w:tcMar>
              <w:top w:w="100" w:type="dxa"/>
              <w:left w:w="100" w:type="dxa"/>
              <w:bottom w:w="100" w:type="dxa"/>
              <w:right w:w="100" w:type="dxa"/>
            </w:tcMar>
          </w:tcPr>
          <w:p w14:paraId="346C25A0" w14:textId="346BEF02" w:rsidR="00B65D2D" w:rsidRPr="00574A79" w:rsidRDefault="00AD21BC" w:rsidP="00341DE7">
            <w:pPr>
              <w:widowControl w:val="0"/>
              <w:spacing w:line="240" w:lineRule="auto"/>
              <w:jc w:val="center"/>
              <w:rPr>
                <w:rFonts w:ascii="Times New Roman" w:hAnsi="Times New Roman" w:cs="Times New Roman"/>
                <w:b/>
                <w:bCs/>
                <w:sz w:val="24"/>
                <w:szCs w:val="24"/>
                <w:u w:val="single"/>
              </w:rPr>
            </w:pPr>
            <w:ins w:id="707" w:author="Vaughn Shirey" w:date="2023-08-31T12:23:00Z">
              <w:r>
                <w:rPr>
                  <w:rFonts w:ascii="Times New Roman" w:hAnsi="Times New Roman" w:cs="Times New Roman"/>
                  <w:b/>
                  <w:bCs/>
                  <w:sz w:val="24"/>
                  <w:szCs w:val="24"/>
                  <w:u w:val="single"/>
                </w:rPr>
                <w:t>1.7</w:t>
              </w:r>
            </w:ins>
            <w:del w:id="708" w:author="Vaughn Shirey" w:date="2023-08-31T11:50:00Z">
              <w:r w:rsidR="00EB4589" w:rsidRPr="00574A79" w:rsidDel="00180556">
                <w:rPr>
                  <w:rFonts w:ascii="Times New Roman" w:hAnsi="Times New Roman" w:cs="Times New Roman"/>
                  <w:b/>
                  <w:bCs/>
                  <w:sz w:val="24"/>
                  <w:szCs w:val="24"/>
                  <w:u w:val="single"/>
                </w:rPr>
                <w:delText>1.6</w:delText>
              </w:r>
            </w:del>
          </w:p>
        </w:tc>
      </w:tr>
      <w:tr w:rsidR="00B941D4" w:rsidRPr="00703517" w14:paraId="3B2CD952" w14:textId="77777777" w:rsidTr="00341DE7">
        <w:trPr>
          <w:jc w:val="center"/>
          <w:ins w:id="709" w:author="Vaughn Shirey" w:date="2023-08-25T10:42:00Z"/>
        </w:trPr>
        <w:tc>
          <w:tcPr>
            <w:tcW w:w="1160" w:type="dxa"/>
            <w:tcMar>
              <w:top w:w="100" w:type="dxa"/>
              <w:left w:w="100" w:type="dxa"/>
              <w:bottom w:w="100" w:type="dxa"/>
              <w:right w:w="100" w:type="dxa"/>
            </w:tcMar>
          </w:tcPr>
          <w:p w14:paraId="01C4B960" w14:textId="6DEB71CC" w:rsidR="00B941D4" w:rsidRPr="00051794" w:rsidRDefault="00B941D4" w:rsidP="00B941D4">
            <w:pPr>
              <w:widowControl w:val="0"/>
              <w:spacing w:line="240" w:lineRule="auto"/>
              <w:jc w:val="center"/>
              <w:rPr>
                <w:ins w:id="710" w:author="Vaughn Shirey" w:date="2023-08-25T10:42:00Z"/>
                <w:rFonts w:ascii="Times New Roman" w:hAnsi="Times New Roman" w:cs="Times New Roman"/>
                <w:sz w:val="24"/>
                <w:szCs w:val="24"/>
                <w:u w:val="single"/>
                <w:rPrChange w:id="711" w:author="Vaughn Shirey" w:date="2023-08-31T12:25:00Z">
                  <w:rPr>
                    <w:ins w:id="712" w:author="Vaughn Shirey" w:date="2023-08-25T10:42:00Z"/>
                    <w:rFonts w:ascii="Times New Roman" w:hAnsi="Times New Roman" w:cs="Times New Roman"/>
                    <w:b/>
                    <w:bCs/>
                    <w:sz w:val="24"/>
                    <w:szCs w:val="24"/>
                    <w:u w:val="single"/>
                  </w:rPr>
                </w:rPrChange>
              </w:rPr>
            </w:pPr>
            <w:ins w:id="713" w:author="Vaughn Shirey" w:date="2023-08-25T11:02:00Z">
              <w:r w:rsidRPr="00051794">
                <w:rPr>
                  <w:rFonts w:ascii="Times New Roman" w:hAnsi="Times New Roman" w:cs="Times New Roman"/>
                  <w:sz w:val="24"/>
                  <w:szCs w:val="24"/>
                  <w:rPrChange w:id="714" w:author="Vaughn Shirey" w:date="2023-08-31T12:25:00Z">
                    <w:rPr>
                      <w:rFonts w:ascii="Times New Roman" w:hAnsi="Times New Roman" w:cs="Times New Roman"/>
                      <w:b/>
                      <w:bCs/>
                      <w:sz w:val="24"/>
                      <w:szCs w:val="24"/>
                    </w:rPr>
                  </w:rPrChange>
                </w:rPr>
                <w:t>E</w:t>
              </w:r>
            </w:ins>
          </w:p>
        </w:tc>
        <w:tc>
          <w:tcPr>
            <w:tcW w:w="1620" w:type="dxa"/>
            <w:tcMar>
              <w:top w:w="100" w:type="dxa"/>
              <w:left w:w="100" w:type="dxa"/>
              <w:bottom w:w="100" w:type="dxa"/>
              <w:right w:w="100" w:type="dxa"/>
            </w:tcMar>
          </w:tcPr>
          <w:p w14:paraId="730855FD" w14:textId="70D22C17" w:rsidR="00B941D4" w:rsidRPr="00051794" w:rsidRDefault="00622E58" w:rsidP="00B941D4">
            <w:pPr>
              <w:widowControl w:val="0"/>
              <w:spacing w:line="240" w:lineRule="auto"/>
              <w:jc w:val="center"/>
              <w:rPr>
                <w:ins w:id="715" w:author="Vaughn Shirey" w:date="2023-08-25T10:42:00Z"/>
                <w:rFonts w:ascii="Times New Roman" w:hAnsi="Times New Roman" w:cs="Times New Roman"/>
                <w:sz w:val="24"/>
                <w:szCs w:val="24"/>
                <w:u w:val="single"/>
                <w:rPrChange w:id="716" w:author="Vaughn Shirey" w:date="2023-08-31T12:25:00Z">
                  <w:rPr>
                    <w:ins w:id="717" w:author="Vaughn Shirey" w:date="2023-08-25T10:42:00Z"/>
                    <w:rFonts w:ascii="Times New Roman" w:hAnsi="Times New Roman" w:cs="Times New Roman"/>
                    <w:b/>
                    <w:bCs/>
                    <w:sz w:val="24"/>
                    <w:szCs w:val="24"/>
                    <w:u w:val="single"/>
                  </w:rPr>
                </w:rPrChange>
              </w:rPr>
            </w:pPr>
            <w:ins w:id="718" w:author="Vaughn Shirey" w:date="2023-08-31T12:30:00Z">
              <w:r>
                <w:rPr>
                  <w:rFonts w:ascii="Times New Roman" w:hAnsi="Times New Roman" w:cs="Times New Roman"/>
                  <w:sz w:val="24"/>
                  <w:szCs w:val="24"/>
                  <w:u w:val="single"/>
                </w:rPr>
                <w:t>146.5</w:t>
              </w:r>
            </w:ins>
          </w:p>
        </w:tc>
        <w:tc>
          <w:tcPr>
            <w:tcW w:w="1800" w:type="dxa"/>
            <w:tcMar>
              <w:top w:w="100" w:type="dxa"/>
              <w:left w:w="100" w:type="dxa"/>
              <w:bottom w:w="100" w:type="dxa"/>
              <w:right w:w="100" w:type="dxa"/>
            </w:tcMar>
          </w:tcPr>
          <w:p w14:paraId="21D7BB02" w14:textId="5569A8C9" w:rsidR="00B941D4" w:rsidRPr="00051794" w:rsidRDefault="00AD21BC" w:rsidP="00B941D4">
            <w:pPr>
              <w:widowControl w:val="0"/>
              <w:spacing w:line="240" w:lineRule="auto"/>
              <w:jc w:val="center"/>
              <w:rPr>
                <w:ins w:id="719" w:author="Vaughn Shirey" w:date="2023-08-25T10:42:00Z"/>
                <w:rFonts w:ascii="Times New Roman" w:hAnsi="Times New Roman" w:cs="Times New Roman"/>
                <w:sz w:val="24"/>
                <w:szCs w:val="24"/>
                <w:u w:val="single"/>
                <w:rPrChange w:id="720" w:author="Vaughn Shirey" w:date="2023-08-31T12:25:00Z">
                  <w:rPr>
                    <w:ins w:id="721" w:author="Vaughn Shirey" w:date="2023-08-25T10:42:00Z"/>
                    <w:rFonts w:ascii="Times New Roman" w:hAnsi="Times New Roman" w:cs="Times New Roman"/>
                    <w:b/>
                    <w:bCs/>
                    <w:sz w:val="24"/>
                    <w:szCs w:val="24"/>
                    <w:u w:val="single"/>
                  </w:rPr>
                </w:rPrChange>
              </w:rPr>
            </w:pPr>
            <w:ins w:id="722" w:author="Vaughn Shirey" w:date="2023-08-31T12:25:00Z">
              <w:r w:rsidRPr="00051794">
                <w:rPr>
                  <w:rFonts w:ascii="Times New Roman" w:hAnsi="Times New Roman" w:cs="Times New Roman"/>
                  <w:sz w:val="24"/>
                  <w:szCs w:val="24"/>
                  <w:u w:val="single"/>
                  <w:rPrChange w:id="723" w:author="Vaughn Shirey" w:date="2023-08-31T12:25:00Z">
                    <w:rPr>
                      <w:rFonts w:ascii="Times New Roman" w:hAnsi="Times New Roman" w:cs="Times New Roman"/>
                      <w:b/>
                      <w:bCs/>
                      <w:sz w:val="24"/>
                      <w:szCs w:val="24"/>
                      <w:u w:val="single"/>
                    </w:rPr>
                  </w:rPrChange>
                </w:rPr>
                <w:t>9.0</w:t>
              </w:r>
            </w:ins>
          </w:p>
        </w:tc>
        <w:tc>
          <w:tcPr>
            <w:tcW w:w="2250" w:type="dxa"/>
            <w:tcMar>
              <w:top w:w="100" w:type="dxa"/>
              <w:left w:w="100" w:type="dxa"/>
              <w:bottom w:w="100" w:type="dxa"/>
              <w:right w:w="100" w:type="dxa"/>
            </w:tcMar>
          </w:tcPr>
          <w:p w14:paraId="6C2DFC16" w14:textId="0B677119" w:rsidR="00B941D4" w:rsidRPr="00051794" w:rsidRDefault="00AD21BC" w:rsidP="00B941D4">
            <w:pPr>
              <w:widowControl w:val="0"/>
              <w:spacing w:line="240" w:lineRule="auto"/>
              <w:jc w:val="center"/>
              <w:rPr>
                <w:ins w:id="724" w:author="Vaughn Shirey" w:date="2023-08-25T10:42:00Z"/>
                <w:rFonts w:ascii="Times New Roman" w:hAnsi="Times New Roman" w:cs="Times New Roman"/>
                <w:sz w:val="24"/>
                <w:szCs w:val="24"/>
                <w:u w:val="single"/>
                <w:rPrChange w:id="725" w:author="Vaughn Shirey" w:date="2023-08-31T12:25:00Z">
                  <w:rPr>
                    <w:ins w:id="726" w:author="Vaughn Shirey" w:date="2023-08-25T10:42:00Z"/>
                    <w:rFonts w:ascii="Times New Roman" w:hAnsi="Times New Roman" w:cs="Times New Roman"/>
                    <w:b/>
                    <w:bCs/>
                    <w:sz w:val="24"/>
                    <w:szCs w:val="24"/>
                    <w:u w:val="single"/>
                  </w:rPr>
                </w:rPrChange>
              </w:rPr>
            </w:pPr>
            <w:ins w:id="727" w:author="Vaughn Shirey" w:date="2023-08-31T12:25:00Z">
              <w:r w:rsidRPr="00051794">
                <w:rPr>
                  <w:rFonts w:ascii="Times New Roman" w:hAnsi="Times New Roman" w:cs="Times New Roman"/>
                  <w:sz w:val="24"/>
                  <w:szCs w:val="24"/>
                  <w:u w:val="single"/>
                  <w:rPrChange w:id="728" w:author="Vaughn Shirey" w:date="2023-08-31T12:25:00Z">
                    <w:rPr>
                      <w:rFonts w:ascii="Times New Roman" w:hAnsi="Times New Roman" w:cs="Times New Roman"/>
                      <w:b/>
                      <w:bCs/>
                      <w:sz w:val="24"/>
                      <w:szCs w:val="24"/>
                      <w:u w:val="single"/>
                    </w:rPr>
                  </w:rPrChange>
                </w:rPr>
                <w:t>3.0</w:t>
              </w:r>
            </w:ins>
          </w:p>
        </w:tc>
      </w:tr>
      <w:tr w:rsidR="00B941D4" w:rsidRPr="00703517" w14:paraId="626261E4" w14:textId="77777777" w:rsidTr="00341DE7">
        <w:trPr>
          <w:jc w:val="center"/>
          <w:ins w:id="729" w:author="Vaughn Shirey" w:date="2023-08-25T10:42:00Z"/>
        </w:trPr>
        <w:tc>
          <w:tcPr>
            <w:tcW w:w="1160" w:type="dxa"/>
            <w:tcMar>
              <w:top w:w="100" w:type="dxa"/>
              <w:left w:w="100" w:type="dxa"/>
              <w:bottom w:w="100" w:type="dxa"/>
              <w:right w:w="100" w:type="dxa"/>
            </w:tcMar>
          </w:tcPr>
          <w:p w14:paraId="3881DCE9" w14:textId="7C79841C" w:rsidR="00B941D4" w:rsidRPr="00AD21BC" w:rsidRDefault="00B941D4" w:rsidP="00B941D4">
            <w:pPr>
              <w:widowControl w:val="0"/>
              <w:spacing w:line="240" w:lineRule="auto"/>
              <w:jc w:val="center"/>
              <w:rPr>
                <w:ins w:id="730" w:author="Vaughn Shirey" w:date="2023-08-25T10:42:00Z"/>
                <w:rFonts w:ascii="Times New Roman" w:hAnsi="Times New Roman" w:cs="Times New Roman"/>
                <w:sz w:val="24"/>
                <w:szCs w:val="24"/>
                <w:u w:val="single"/>
                <w:rPrChange w:id="731" w:author="Vaughn Shirey" w:date="2023-08-31T12:23:00Z">
                  <w:rPr>
                    <w:ins w:id="732" w:author="Vaughn Shirey" w:date="2023-08-25T10:42:00Z"/>
                    <w:rFonts w:ascii="Times New Roman" w:hAnsi="Times New Roman" w:cs="Times New Roman"/>
                    <w:b/>
                    <w:bCs/>
                    <w:sz w:val="24"/>
                    <w:szCs w:val="24"/>
                    <w:u w:val="single"/>
                  </w:rPr>
                </w:rPrChange>
              </w:rPr>
            </w:pPr>
            <w:ins w:id="733" w:author="Vaughn Shirey" w:date="2023-08-25T11:02:00Z">
              <w:r w:rsidRPr="00AD21BC">
                <w:rPr>
                  <w:rFonts w:ascii="Times New Roman" w:hAnsi="Times New Roman" w:cs="Times New Roman"/>
                  <w:sz w:val="24"/>
                  <w:szCs w:val="24"/>
                  <w:rPrChange w:id="734" w:author="Vaughn Shirey" w:date="2023-08-31T12:23:00Z">
                    <w:rPr>
                      <w:rFonts w:ascii="Times New Roman" w:hAnsi="Times New Roman" w:cs="Times New Roman"/>
                      <w:b/>
                      <w:bCs/>
                      <w:sz w:val="24"/>
                      <w:szCs w:val="24"/>
                    </w:rPr>
                  </w:rPrChange>
                </w:rPr>
                <w:t>F</w:t>
              </w:r>
            </w:ins>
          </w:p>
        </w:tc>
        <w:tc>
          <w:tcPr>
            <w:tcW w:w="1620" w:type="dxa"/>
            <w:tcMar>
              <w:top w:w="100" w:type="dxa"/>
              <w:left w:w="100" w:type="dxa"/>
              <w:bottom w:w="100" w:type="dxa"/>
              <w:right w:w="100" w:type="dxa"/>
            </w:tcMar>
          </w:tcPr>
          <w:p w14:paraId="6904AE76" w14:textId="47B869B8" w:rsidR="00B941D4" w:rsidRPr="00AD21BC" w:rsidRDefault="00622E58" w:rsidP="00B941D4">
            <w:pPr>
              <w:widowControl w:val="0"/>
              <w:spacing w:line="240" w:lineRule="auto"/>
              <w:jc w:val="center"/>
              <w:rPr>
                <w:ins w:id="735" w:author="Vaughn Shirey" w:date="2023-08-25T10:42:00Z"/>
                <w:rFonts w:ascii="Times New Roman" w:hAnsi="Times New Roman" w:cs="Times New Roman"/>
                <w:sz w:val="24"/>
                <w:szCs w:val="24"/>
                <w:u w:val="single"/>
                <w:rPrChange w:id="736" w:author="Vaughn Shirey" w:date="2023-08-31T12:23:00Z">
                  <w:rPr>
                    <w:ins w:id="737" w:author="Vaughn Shirey" w:date="2023-08-25T10:42:00Z"/>
                    <w:rFonts w:ascii="Times New Roman" w:hAnsi="Times New Roman" w:cs="Times New Roman"/>
                    <w:b/>
                    <w:bCs/>
                    <w:sz w:val="24"/>
                    <w:szCs w:val="24"/>
                    <w:u w:val="single"/>
                  </w:rPr>
                </w:rPrChange>
              </w:rPr>
            </w:pPr>
            <w:ins w:id="738" w:author="Vaughn Shirey" w:date="2023-08-31T12:30:00Z">
              <w:r>
                <w:rPr>
                  <w:rFonts w:ascii="Times New Roman" w:hAnsi="Times New Roman" w:cs="Times New Roman"/>
                  <w:sz w:val="24"/>
                  <w:szCs w:val="24"/>
                  <w:u w:val="single"/>
                </w:rPr>
                <w:t>149.3</w:t>
              </w:r>
            </w:ins>
          </w:p>
        </w:tc>
        <w:tc>
          <w:tcPr>
            <w:tcW w:w="1800" w:type="dxa"/>
            <w:tcMar>
              <w:top w:w="100" w:type="dxa"/>
              <w:left w:w="100" w:type="dxa"/>
              <w:bottom w:w="100" w:type="dxa"/>
              <w:right w:w="100" w:type="dxa"/>
            </w:tcMar>
          </w:tcPr>
          <w:p w14:paraId="73A5C5AC" w14:textId="2A16B20F" w:rsidR="00B941D4" w:rsidRPr="00AD21BC" w:rsidRDefault="00AD21BC" w:rsidP="00B941D4">
            <w:pPr>
              <w:widowControl w:val="0"/>
              <w:spacing w:line="240" w:lineRule="auto"/>
              <w:jc w:val="center"/>
              <w:rPr>
                <w:ins w:id="739" w:author="Vaughn Shirey" w:date="2023-08-25T10:42:00Z"/>
                <w:rFonts w:ascii="Times New Roman" w:hAnsi="Times New Roman" w:cs="Times New Roman"/>
                <w:sz w:val="24"/>
                <w:szCs w:val="24"/>
                <w:u w:val="single"/>
                <w:rPrChange w:id="740" w:author="Vaughn Shirey" w:date="2023-08-31T12:23:00Z">
                  <w:rPr>
                    <w:ins w:id="741" w:author="Vaughn Shirey" w:date="2023-08-25T10:42:00Z"/>
                    <w:rFonts w:ascii="Times New Roman" w:hAnsi="Times New Roman" w:cs="Times New Roman"/>
                    <w:b/>
                    <w:bCs/>
                    <w:sz w:val="24"/>
                    <w:szCs w:val="24"/>
                    <w:u w:val="single"/>
                  </w:rPr>
                </w:rPrChange>
              </w:rPr>
            </w:pPr>
            <w:ins w:id="742" w:author="Vaughn Shirey" w:date="2023-08-31T12:23:00Z">
              <w:r w:rsidRPr="00AD21BC">
                <w:rPr>
                  <w:rFonts w:ascii="Times New Roman" w:hAnsi="Times New Roman" w:cs="Times New Roman"/>
                  <w:sz w:val="24"/>
                  <w:szCs w:val="24"/>
                  <w:u w:val="single"/>
                  <w:rPrChange w:id="743" w:author="Vaughn Shirey" w:date="2023-08-31T12:23:00Z">
                    <w:rPr>
                      <w:rFonts w:ascii="Times New Roman" w:hAnsi="Times New Roman" w:cs="Times New Roman"/>
                      <w:b/>
                      <w:bCs/>
                      <w:sz w:val="24"/>
                      <w:szCs w:val="24"/>
                      <w:u w:val="single"/>
                    </w:rPr>
                  </w:rPrChange>
                </w:rPr>
                <w:t>6.1</w:t>
              </w:r>
            </w:ins>
          </w:p>
        </w:tc>
        <w:tc>
          <w:tcPr>
            <w:tcW w:w="2250" w:type="dxa"/>
            <w:tcMar>
              <w:top w:w="100" w:type="dxa"/>
              <w:left w:w="100" w:type="dxa"/>
              <w:bottom w:w="100" w:type="dxa"/>
              <w:right w:w="100" w:type="dxa"/>
            </w:tcMar>
          </w:tcPr>
          <w:p w14:paraId="399D4B66" w14:textId="19CB020D" w:rsidR="00B941D4" w:rsidRPr="00AD21BC" w:rsidRDefault="00AD21BC" w:rsidP="00B941D4">
            <w:pPr>
              <w:widowControl w:val="0"/>
              <w:spacing w:line="240" w:lineRule="auto"/>
              <w:jc w:val="center"/>
              <w:rPr>
                <w:ins w:id="744" w:author="Vaughn Shirey" w:date="2023-08-25T10:42:00Z"/>
                <w:rFonts w:ascii="Times New Roman" w:hAnsi="Times New Roman" w:cs="Times New Roman"/>
                <w:sz w:val="24"/>
                <w:szCs w:val="24"/>
                <w:u w:val="single"/>
                <w:rPrChange w:id="745" w:author="Vaughn Shirey" w:date="2023-08-31T12:23:00Z">
                  <w:rPr>
                    <w:ins w:id="746" w:author="Vaughn Shirey" w:date="2023-08-25T10:42:00Z"/>
                    <w:rFonts w:ascii="Times New Roman" w:hAnsi="Times New Roman" w:cs="Times New Roman"/>
                    <w:b/>
                    <w:bCs/>
                    <w:sz w:val="24"/>
                    <w:szCs w:val="24"/>
                    <w:u w:val="single"/>
                  </w:rPr>
                </w:rPrChange>
              </w:rPr>
            </w:pPr>
            <w:ins w:id="747" w:author="Vaughn Shirey" w:date="2023-08-31T12:23:00Z">
              <w:r w:rsidRPr="00AD21BC">
                <w:rPr>
                  <w:rFonts w:ascii="Times New Roman" w:hAnsi="Times New Roman" w:cs="Times New Roman"/>
                  <w:sz w:val="24"/>
                  <w:szCs w:val="24"/>
                  <w:u w:val="single"/>
                  <w:rPrChange w:id="748" w:author="Vaughn Shirey" w:date="2023-08-31T12:23:00Z">
                    <w:rPr>
                      <w:rFonts w:ascii="Times New Roman" w:hAnsi="Times New Roman" w:cs="Times New Roman"/>
                      <w:b/>
                      <w:bCs/>
                      <w:sz w:val="24"/>
                      <w:szCs w:val="24"/>
                      <w:u w:val="single"/>
                    </w:rPr>
                  </w:rPrChange>
                </w:rPr>
                <w:t>3.8</w:t>
              </w:r>
            </w:ins>
          </w:p>
        </w:tc>
      </w:tr>
      <w:tr w:rsidR="00B941D4" w:rsidRPr="00703517" w14:paraId="10D3E14E" w14:textId="77777777" w:rsidTr="00341DE7">
        <w:trPr>
          <w:jc w:val="center"/>
        </w:trPr>
        <w:tc>
          <w:tcPr>
            <w:tcW w:w="1160" w:type="dxa"/>
            <w:tcMar>
              <w:top w:w="100" w:type="dxa"/>
              <w:left w:w="100" w:type="dxa"/>
              <w:bottom w:w="100" w:type="dxa"/>
              <w:right w:w="100" w:type="dxa"/>
            </w:tcMar>
          </w:tcPr>
          <w:p w14:paraId="05DA3A8D" w14:textId="6E74D932" w:rsidR="00B941D4" w:rsidRPr="008E44F2" w:rsidRDefault="00AD21BC" w:rsidP="00B941D4">
            <w:pPr>
              <w:widowControl w:val="0"/>
              <w:spacing w:line="240" w:lineRule="auto"/>
              <w:jc w:val="center"/>
              <w:rPr>
                <w:rFonts w:ascii="Times New Roman" w:hAnsi="Times New Roman" w:cs="Times New Roman"/>
                <w:sz w:val="24"/>
                <w:szCs w:val="24"/>
              </w:rPr>
            </w:pPr>
            <w:ins w:id="749" w:author="Vaughn Shirey" w:date="2023-08-31T12:25:00Z">
              <w:r>
                <w:rPr>
                  <w:rFonts w:ascii="Times New Roman" w:hAnsi="Times New Roman" w:cs="Times New Roman"/>
                  <w:sz w:val="24"/>
                  <w:szCs w:val="24"/>
                </w:rPr>
                <w:t>G</w:t>
              </w:r>
            </w:ins>
            <w:del w:id="750" w:author="Vaughn Shirey" w:date="2023-08-31T12:25:00Z">
              <w:r w:rsidR="00B941D4" w:rsidRPr="008E44F2" w:rsidDel="00AD21BC">
                <w:rPr>
                  <w:rFonts w:ascii="Times New Roman" w:hAnsi="Times New Roman" w:cs="Times New Roman"/>
                  <w:sz w:val="24"/>
                  <w:szCs w:val="24"/>
                </w:rPr>
                <w:delText>E</w:delText>
              </w:r>
            </w:del>
          </w:p>
        </w:tc>
        <w:tc>
          <w:tcPr>
            <w:tcW w:w="1620" w:type="dxa"/>
            <w:tcMar>
              <w:top w:w="100" w:type="dxa"/>
              <w:left w:w="100" w:type="dxa"/>
              <w:bottom w:w="100" w:type="dxa"/>
              <w:right w:w="100" w:type="dxa"/>
            </w:tcMar>
          </w:tcPr>
          <w:p w14:paraId="2004DF5C" w14:textId="6665CBE3" w:rsidR="00B941D4" w:rsidRPr="008E44F2" w:rsidRDefault="00622E58" w:rsidP="00B941D4">
            <w:pPr>
              <w:widowControl w:val="0"/>
              <w:spacing w:line="240" w:lineRule="auto"/>
              <w:jc w:val="center"/>
              <w:rPr>
                <w:rFonts w:ascii="Times New Roman" w:hAnsi="Times New Roman" w:cs="Times New Roman"/>
                <w:sz w:val="24"/>
                <w:szCs w:val="24"/>
              </w:rPr>
            </w:pPr>
            <w:ins w:id="751" w:author="Vaughn Shirey" w:date="2023-08-31T12:30:00Z">
              <w:r>
                <w:rPr>
                  <w:rFonts w:ascii="Times New Roman" w:hAnsi="Times New Roman" w:cs="Times New Roman"/>
                  <w:sz w:val="24"/>
                  <w:szCs w:val="24"/>
                </w:rPr>
                <w:t>146.1</w:t>
              </w:r>
            </w:ins>
            <w:del w:id="752" w:author="Vaughn Shirey" w:date="2023-08-31T11:50:00Z">
              <w:r w:rsidR="00B941D4" w:rsidDel="00180556">
                <w:rPr>
                  <w:rFonts w:ascii="Times New Roman" w:hAnsi="Times New Roman" w:cs="Times New Roman"/>
                  <w:sz w:val="24"/>
                  <w:szCs w:val="24"/>
                </w:rPr>
                <w:delText>146.5</w:delText>
              </w:r>
            </w:del>
          </w:p>
        </w:tc>
        <w:tc>
          <w:tcPr>
            <w:tcW w:w="1800" w:type="dxa"/>
            <w:tcMar>
              <w:top w:w="100" w:type="dxa"/>
              <w:left w:w="100" w:type="dxa"/>
              <w:bottom w:w="100" w:type="dxa"/>
              <w:right w:w="100" w:type="dxa"/>
            </w:tcMar>
          </w:tcPr>
          <w:p w14:paraId="75F97F5F" w14:textId="56EC6C3F" w:rsidR="00B941D4" w:rsidRPr="008E44F2" w:rsidRDefault="00AD21BC" w:rsidP="00B941D4">
            <w:pPr>
              <w:widowControl w:val="0"/>
              <w:spacing w:line="240" w:lineRule="auto"/>
              <w:jc w:val="center"/>
              <w:rPr>
                <w:rFonts w:ascii="Times New Roman" w:hAnsi="Times New Roman" w:cs="Times New Roman"/>
                <w:sz w:val="24"/>
                <w:szCs w:val="24"/>
              </w:rPr>
            </w:pPr>
            <w:ins w:id="753" w:author="Vaughn Shirey" w:date="2023-08-31T12:25:00Z">
              <w:r>
                <w:rPr>
                  <w:rFonts w:ascii="Times New Roman" w:hAnsi="Times New Roman" w:cs="Times New Roman"/>
                  <w:sz w:val="24"/>
                  <w:szCs w:val="24"/>
                </w:rPr>
                <w:t>9.4</w:t>
              </w:r>
            </w:ins>
            <w:del w:id="754" w:author="Vaughn Shirey" w:date="2023-08-31T11:50:00Z">
              <w:r w:rsidR="00B941D4" w:rsidDel="00180556">
                <w:rPr>
                  <w:rFonts w:ascii="Times New Roman" w:hAnsi="Times New Roman" w:cs="Times New Roman"/>
                  <w:sz w:val="24"/>
                  <w:szCs w:val="24"/>
                </w:rPr>
                <w:delText>-9.3</w:delText>
              </w:r>
            </w:del>
          </w:p>
        </w:tc>
        <w:tc>
          <w:tcPr>
            <w:tcW w:w="2250" w:type="dxa"/>
            <w:tcMar>
              <w:top w:w="100" w:type="dxa"/>
              <w:left w:w="100" w:type="dxa"/>
              <w:bottom w:w="100" w:type="dxa"/>
              <w:right w:w="100" w:type="dxa"/>
            </w:tcMar>
          </w:tcPr>
          <w:p w14:paraId="7F984D21" w14:textId="1F77BA89" w:rsidR="00B941D4" w:rsidRPr="008E44F2" w:rsidRDefault="00AD21BC" w:rsidP="00B941D4">
            <w:pPr>
              <w:widowControl w:val="0"/>
              <w:spacing w:line="240" w:lineRule="auto"/>
              <w:jc w:val="center"/>
              <w:rPr>
                <w:rFonts w:ascii="Times New Roman" w:hAnsi="Times New Roman" w:cs="Times New Roman"/>
                <w:sz w:val="24"/>
                <w:szCs w:val="24"/>
              </w:rPr>
            </w:pPr>
            <w:ins w:id="755" w:author="Vaughn Shirey" w:date="2023-08-31T12:25:00Z">
              <w:r>
                <w:rPr>
                  <w:rFonts w:ascii="Times New Roman" w:hAnsi="Times New Roman" w:cs="Times New Roman"/>
                  <w:sz w:val="24"/>
                  <w:szCs w:val="24"/>
                </w:rPr>
                <w:t>3.9</w:t>
              </w:r>
            </w:ins>
            <w:del w:id="756" w:author="Vaughn Shirey" w:date="2023-08-31T11:50:00Z">
              <w:r w:rsidR="00B941D4" w:rsidDel="00180556">
                <w:rPr>
                  <w:rFonts w:ascii="Times New Roman" w:hAnsi="Times New Roman" w:cs="Times New Roman"/>
                  <w:sz w:val="24"/>
                  <w:szCs w:val="24"/>
                </w:rPr>
                <w:delText>3.8</w:delText>
              </w:r>
            </w:del>
          </w:p>
        </w:tc>
      </w:tr>
      <w:tr w:rsidR="00B941D4" w:rsidRPr="00703517" w14:paraId="10790517" w14:textId="77777777" w:rsidTr="00341DE7">
        <w:trPr>
          <w:jc w:val="center"/>
        </w:trPr>
        <w:tc>
          <w:tcPr>
            <w:tcW w:w="1160" w:type="dxa"/>
            <w:tcMar>
              <w:top w:w="100" w:type="dxa"/>
              <w:left w:w="100" w:type="dxa"/>
              <w:bottom w:w="100" w:type="dxa"/>
              <w:right w:w="100" w:type="dxa"/>
            </w:tcMar>
          </w:tcPr>
          <w:p w14:paraId="2B77199F" w14:textId="3B12BDC8" w:rsidR="00B941D4" w:rsidRPr="008E44F2" w:rsidRDefault="00AD21BC" w:rsidP="00B941D4">
            <w:pPr>
              <w:widowControl w:val="0"/>
              <w:spacing w:line="240" w:lineRule="auto"/>
              <w:jc w:val="center"/>
              <w:rPr>
                <w:rFonts w:ascii="Times New Roman" w:hAnsi="Times New Roman" w:cs="Times New Roman"/>
                <w:sz w:val="24"/>
                <w:szCs w:val="24"/>
              </w:rPr>
            </w:pPr>
            <w:ins w:id="757" w:author="Vaughn Shirey" w:date="2023-08-31T12:25:00Z">
              <w:r>
                <w:rPr>
                  <w:rFonts w:ascii="Times New Roman" w:hAnsi="Times New Roman" w:cs="Times New Roman"/>
                  <w:sz w:val="24"/>
                  <w:szCs w:val="24"/>
                </w:rPr>
                <w:t>H</w:t>
              </w:r>
            </w:ins>
            <w:del w:id="758" w:author="Vaughn Shirey" w:date="2023-08-31T12:25:00Z">
              <w:r w:rsidR="00B941D4" w:rsidRPr="008E44F2" w:rsidDel="00AD21BC">
                <w:rPr>
                  <w:rFonts w:ascii="Times New Roman" w:hAnsi="Times New Roman" w:cs="Times New Roman"/>
                  <w:sz w:val="24"/>
                  <w:szCs w:val="24"/>
                </w:rPr>
                <w:delText>F</w:delText>
              </w:r>
            </w:del>
          </w:p>
        </w:tc>
        <w:tc>
          <w:tcPr>
            <w:tcW w:w="1620" w:type="dxa"/>
            <w:tcMar>
              <w:top w:w="100" w:type="dxa"/>
              <w:left w:w="100" w:type="dxa"/>
              <w:bottom w:w="100" w:type="dxa"/>
              <w:right w:w="100" w:type="dxa"/>
            </w:tcMar>
          </w:tcPr>
          <w:p w14:paraId="131EA9A7" w14:textId="757E1304" w:rsidR="00B941D4" w:rsidRPr="008E44F2" w:rsidRDefault="00622E58" w:rsidP="00B941D4">
            <w:pPr>
              <w:widowControl w:val="0"/>
              <w:spacing w:line="240" w:lineRule="auto"/>
              <w:jc w:val="center"/>
              <w:rPr>
                <w:rFonts w:ascii="Times New Roman" w:hAnsi="Times New Roman" w:cs="Times New Roman"/>
                <w:sz w:val="24"/>
                <w:szCs w:val="24"/>
              </w:rPr>
            </w:pPr>
            <w:ins w:id="759" w:author="Vaughn Shirey" w:date="2023-08-31T12:30:00Z">
              <w:r>
                <w:rPr>
                  <w:rFonts w:ascii="Times New Roman" w:hAnsi="Times New Roman" w:cs="Times New Roman"/>
                  <w:sz w:val="24"/>
                  <w:szCs w:val="24"/>
                </w:rPr>
                <w:t>149.3</w:t>
              </w:r>
            </w:ins>
            <w:del w:id="760" w:author="Vaughn Shirey" w:date="2023-08-31T11:50:00Z">
              <w:r w:rsidR="00B941D4" w:rsidDel="00180556">
                <w:rPr>
                  <w:rFonts w:ascii="Times New Roman" w:hAnsi="Times New Roman" w:cs="Times New Roman"/>
                  <w:sz w:val="24"/>
                  <w:szCs w:val="24"/>
                </w:rPr>
                <w:delText>149.4</w:delText>
              </w:r>
            </w:del>
          </w:p>
        </w:tc>
        <w:tc>
          <w:tcPr>
            <w:tcW w:w="1800" w:type="dxa"/>
            <w:tcMar>
              <w:top w:w="100" w:type="dxa"/>
              <w:left w:w="100" w:type="dxa"/>
              <w:bottom w:w="100" w:type="dxa"/>
              <w:right w:w="100" w:type="dxa"/>
            </w:tcMar>
          </w:tcPr>
          <w:p w14:paraId="1A5F2AAF" w14:textId="45075D80" w:rsidR="00B941D4" w:rsidRPr="008E44F2" w:rsidRDefault="00AD21BC" w:rsidP="00B941D4">
            <w:pPr>
              <w:widowControl w:val="0"/>
              <w:spacing w:line="240" w:lineRule="auto"/>
              <w:jc w:val="center"/>
              <w:rPr>
                <w:rFonts w:ascii="Times New Roman" w:hAnsi="Times New Roman" w:cs="Times New Roman"/>
                <w:sz w:val="24"/>
                <w:szCs w:val="24"/>
              </w:rPr>
            </w:pPr>
            <w:ins w:id="761" w:author="Vaughn Shirey" w:date="2023-08-31T12:24:00Z">
              <w:r>
                <w:rPr>
                  <w:rFonts w:ascii="Times New Roman" w:hAnsi="Times New Roman" w:cs="Times New Roman"/>
                  <w:sz w:val="24"/>
                  <w:szCs w:val="24"/>
                </w:rPr>
                <w:t>6.1</w:t>
              </w:r>
            </w:ins>
            <w:del w:id="762" w:author="Vaughn Shirey" w:date="2023-08-31T11:50:00Z">
              <w:r w:rsidR="00B941D4" w:rsidDel="00180556">
                <w:rPr>
                  <w:rFonts w:ascii="Times New Roman" w:hAnsi="Times New Roman" w:cs="Times New Roman"/>
                  <w:sz w:val="24"/>
                  <w:szCs w:val="24"/>
                </w:rPr>
                <w:delText>-6.5</w:delText>
              </w:r>
            </w:del>
          </w:p>
        </w:tc>
        <w:tc>
          <w:tcPr>
            <w:tcW w:w="2250" w:type="dxa"/>
            <w:tcMar>
              <w:top w:w="100" w:type="dxa"/>
              <w:left w:w="100" w:type="dxa"/>
              <w:bottom w:w="100" w:type="dxa"/>
              <w:right w:w="100" w:type="dxa"/>
            </w:tcMar>
          </w:tcPr>
          <w:p w14:paraId="4FF54C32" w14:textId="433F3FC6" w:rsidR="00B941D4" w:rsidRPr="008E44F2" w:rsidRDefault="00AD21BC" w:rsidP="00B941D4">
            <w:pPr>
              <w:widowControl w:val="0"/>
              <w:spacing w:line="240" w:lineRule="auto"/>
              <w:jc w:val="center"/>
              <w:rPr>
                <w:rFonts w:ascii="Times New Roman" w:hAnsi="Times New Roman" w:cs="Times New Roman"/>
                <w:sz w:val="24"/>
                <w:szCs w:val="24"/>
              </w:rPr>
            </w:pPr>
            <w:ins w:id="763" w:author="Vaughn Shirey" w:date="2023-08-31T12:24:00Z">
              <w:r>
                <w:rPr>
                  <w:rFonts w:ascii="Times New Roman" w:hAnsi="Times New Roman" w:cs="Times New Roman"/>
                  <w:sz w:val="24"/>
                  <w:szCs w:val="24"/>
                </w:rPr>
                <w:t>4.3</w:t>
              </w:r>
            </w:ins>
            <w:del w:id="764" w:author="Vaughn Shirey" w:date="2023-08-31T11:50:00Z">
              <w:r w:rsidR="00B941D4" w:rsidDel="00180556">
                <w:rPr>
                  <w:rFonts w:ascii="Times New Roman" w:hAnsi="Times New Roman" w:cs="Times New Roman"/>
                  <w:sz w:val="24"/>
                  <w:szCs w:val="24"/>
                </w:rPr>
                <w:delText>4.2</w:delText>
              </w:r>
            </w:del>
          </w:p>
        </w:tc>
      </w:tr>
      <w:tr w:rsidR="00B941D4" w:rsidRPr="00703517" w14:paraId="05482C9A" w14:textId="77777777" w:rsidTr="00341DE7">
        <w:trPr>
          <w:jc w:val="center"/>
        </w:trPr>
        <w:tc>
          <w:tcPr>
            <w:tcW w:w="1160" w:type="dxa"/>
            <w:tcMar>
              <w:top w:w="100" w:type="dxa"/>
              <w:left w:w="100" w:type="dxa"/>
              <w:bottom w:w="100" w:type="dxa"/>
              <w:right w:w="100" w:type="dxa"/>
            </w:tcMar>
          </w:tcPr>
          <w:p w14:paraId="0DC4FE8D" w14:textId="7504614C" w:rsidR="00B941D4" w:rsidRPr="008E44F2" w:rsidRDefault="00AD21BC" w:rsidP="00B941D4">
            <w:pPr>
              <w:widowControl w:val="0"/>
              <w:spacing w:line="240" w:lineRule="auto"/>
              <w:jc w:val="center"/>
              <w:rPr>
                <w:rFonts w:ascii="Times New Roman" w:hAnsi="Times New Roman" w:cs="Times New Roman"/>
                <w:sz w:val="24"/>
                <w:szCs w:val="24"/>
              </w:rPr>
            </w:pPr>
            <w:ins w:id="765" w:author="Vaughn Shirey" w:date="2023-08-31T12:25:00Z">
              <w:r>
                <w:rPr>
                  <w:rFonts w:ascii="Times New Roman" w:hAnsi="Times New Roman" w:cs="Times New Roman"/>
                  <w:sz w:val="24"/>
                  <w:szCs w:val="24"/>
                </w:rPr>
                <w:t>I</w:t>
              </w:r>
            </w:ins>
            <w:del w:id="766" w:author="Vaughn Shirey" w:date="2023-08-31T12:25:00Z">
              <w:r w:rsidR="00B941D4" w:rsidRPr="008E44F2" w:rsidDel="00AD21BC">
                <w:rPr>
                  <w:rFonts w:ascii="Times New Roman" w:hAnsi="Times New Roman" w:cs="Times New Roman"/>
                  <w:sz w:val="24"/>
                  <w:szCs w:val="24"/>
                </w:rPr>
                <w:delText>G</w:delText>
              </w:r>
            </w:del>
          </w:p>
        </w:tc>
        <w:tc>
          <w:tcPr>
            <w:tcW w:w="1620" w:type="dxa"/>
            <w:tcMar>
              <w:top w:w="100" w:type="dxa"/>
              <w:left w:w="100" w:type="dxa"/>
              <w:bottom w:w="100" w:type="dxa"/>
              <w:right w:w="100" w:type="dxa"/>
            </w:tcMar>
          </w:tcPr>
          <w:p w14:paraId="59662DBB" w14:textId="3D9D8337" w:rsidR="00B941D4" w:rsidRPr="008E44F2" w:rsidRDefault="00622E58" w:rsidP="00B941D4">
            <w:pPr>
              <w:widowControl w:val="0"/>
              <w:spacing w:line="240" w:lineRule="auto"/>
              <w:jc w:val="center"/>
              <w:rPr>
                <w:rFonts w:ascii="Times New Roman" w:hAnsi="Times New Roman" w:cs="Times New Roman"/>
                <w:sz w:val="24"/>
                <w:szCs w:val="24"/>
              </w:rPr>
            </w:pPr>
            <w:ins w:id="767" w:author="Vaughn Shirey" w:date="2023-08-31T12:30:00Z">
              <w:r>
                <w:rPr>
                  <w:rFonts w:ascii="Times New Roman" w:hAnsi="Times New Roman" w:cs="Times New Roman"/>
                  <w:sz w:val="24"/>
                  <w:szCs w:val="24"/>
                </w:rPr>
                <w:t>147.9</w:t>
              </w:r>
            </w:ins>
            <w:del w:id="768" w:author="Vaughn Shirey" w:date="2023-08-31T11:50:00Z">
              <w:r w:rsidR="00B941D4" w:rsidDel="00180556">
                <w:rPr>
                  <w:rFonts w:ascii="Times New Roman" w:hAnsi="Times New Roman" w:cs="Times New Roman"/>
                  <w:sz w:val="24"/>
                  <w:szCs w:val="24"/>
                </w:rPr>
                <w:delText>148.3</w:delText>
              </w:r>
            </w:del>
          </w:p>
        </w:tc>
        <w:tc>
          <w:tcPr>
            <w:tcW w:w="1800" w:type="dxa"/>
            <w:tcMar>
              <w:top w:w="100" w:type="dxa"/>
              <w:left w:w="100" w:type="dxa"/>
              <w:bottom w:w="100" w:type="dxa"/>
              <w:right w:w="100" w:type="dxa"/>
            </w:tcMar>
          </w:tcPr>
          <w:p w14:paraId="3FF535DA" w14:textId="19D97A02" w:rsidR="00B941D4" w:rsidRPr="008E44F2" w:rsidRDefault="00AD21BC" w:rsidP="00B941D4">
            <w:pPr>
              <w:widowControl w:val="0"/>
              <w:spacing w:line="240" w:lineRule="auto"/>
              <w:jc w:val="center"/>
              <w:rPr>
                <w:rFonts w:ascii="Times New Roman" w:hAnsi="Times New Roman" w:cs="Times New Roman"/>
                <w:sz w:val="24"/>
                <w:szCs w:val="24"/>
              </w:rPr>
            </w:pPr>
            <w:ins w:id="769" w:author="Vaughn Shirey" w:date="2023-08-31T12:24:00Z">
              <w:r>
                <w:rPr>
                  <w:rFonts w:ascii="Times New Roman" w:hAnsi="Times New Roman" w:cs="Times New Roman"/>
                  <w:sz w:val="24"/>
                  <w:szCs w:val="24"/>
                </w:rPr>
                <w:t>7.5</w:t>
              </w:r>
            </w:ins>
            <w:del w:id="770" w:author="Vaughn Shirey" w:date="2023-08-31T11:50:00Z">
              <w:r w:rsidR="00B941D4" w:rsidDel="00180556">
                <w:rPr>
                  <w:rFonts w:ascii="Times New Roman" w:hAnsi="Times New Roman" w:cs="Times New Roman"/>
                  <w:sz w:val="24"/>
                  <w:szCs w:val="24"/>
                </w:rPr>
                <w:delText>-7.5</w:delText>
              </w:r>
            </w:del>
          </w:p>
        </w:tc>
        <w:tc>
          <w:tcPr>
            <w:tcW w:w="2250" w:type="dxa"/>
            <w:tcMar>
              <w:top w:w="100" w:type="dxa"/>
              <w:left w:w="100" w:type="dxa"/>
              <w:bottom w:w="100" w:type="dxa"/>
              <w:right w:w="100" w:type="dxa"/>
            </w:tcMar>
          </w:tcPr>
          <w:p w14:paraId="3D1FBAA5" w14:textId="5DFAA3B9" w:rsidR="00B941D4" w:rsidRPr="008E44F2" w:rsidRDefault="00AD21BC" w:rsidP="00B941D4">
            <w:pPr>
              <w:widowControl w:val="0"/>
              <w:spacing w:line="240" w:lineRule="auto"/>
              <w:jc w:val="center"/>
              <w:rPr>
                <w:rFonts w:ascii="Times New Roman" w:hAnsi="Times New Roman" w:cs="Times New Roman"/>
                <w:sz w:val="24"/>
                <w:szCs w:val="24"/>
              </w:rPr>
            </w:pPr>
            <w:ins w:id="771" w:author="Vaughn Shirey" w:date="2023-08-31T12:24:00Z">
              <w:r>
                <w:rPr>
                  <w:rFonts w:ascii="Times New Roman" w:hAnsi="Times New Roman" w:cs="Times New Roman"/>
                  <w:sz w:val="24"/>
                  <w:szCs w:val="24"/>
                </w:rPr>
                <w:t>4.0</w:t>
              </w:r>
            </w:ins>
            <w:del w:id="772" w:author="Vaughn Shirey" w:date="2023-08-31T11:50:00Z">
              <w:r w:rsidR="00B941D4" w:rsidDel="00180556">
                <w:rPr>
                  <w:rFonts w:ascii="Times New Roman" w:hAnsi="Times New Roman" w:cs="Times New Roman"/>
                  <w:sz w:val="24"/>
                  <w:szCs w:val="24"/>
                </w:rPr>
                <w:delText>3.9</w:delText>
              </w:r>
            </w:del>
          </w:p>
        </w:tc>
      </w:tr>
      <w:tr w:rsidR="00B941D4" w:rsidRPr="00703517" w14:paraId="6F2F97CB" w14:textId="77777777" w:rsidTr="00341DE7">
        <w:trPr>
          <w:jc w:val="center"/>
        </w:trPr>
        <w:tc>
          <w:tcPr>
            <w:tcW w:w="1160" w:type="dxa"/>
            <w:tcMar>
              <w:top w:w="100" w:type="dxa"/>
              <w:left w:w="100" w:type="dxa"/>
              <w:bottom w:w="100" w:type="dxa"/>
              <w:right w:w="100" w:type="dxa"/>
            </w:tcMar>
          </w:tcPr>
          <w:p w14:paraId="3CE3CF8F" w14:textId="3AAE4783" w:rsidR="00B941D4" w:rsidRPr="008E44F2" w:rsidRDefault="00B941D4" w:rsidP="00B941D4">
            <w:pPr>
              <w:widowControl w:val="0"/>
              <w:spacing w:line="240" w:lineRule="auto"/>
              <w:jc w:val="center"/>
              <w:rPr>
                <w:rFonts w:ascii="Times New Roman" w:hAnsi="Times New Roman" w:cs="Times New Roman"/>
                <w:sz w:val="24"/>
                <w:szCs w:val="24"/>
              </w:rPr>
            </w:pPr>
            <w:del w:id="773" w:author="Vaughn Shirey" w:date="2023-08-31T12:25:00Z">
              <w:r w:rsidRPr="008E44F2" w:rsidDel="00AD21BC">
                <w:rPr>
                  <w:rFonts w:ascii="Times New Roman" w:hAnsi="Times New Roman" w:cs="Times New Roman"/>
                  <w:sz w:val="24"/>
                  <w:szCs w:val="24"/>
                </w:rPr>
                <w:delText>H</w:delText>
              </w:r>
            </w:del>
            <w:ins w:id="774" w:author="Vaughn Shirey" w:date="2023-08-31T12:25:00Z">
              <w:r w:rsidR="00AD21BC">
                <w:rPr>
                  <w:rFonts w:ascii="Times New Roman" w:hAnsi="Times New Roman" w:cs="Times New Roman"/>
                  <w:sz w:val="24"/>
                  <w:szCs w:val="24"/>
                </w:rPr>
                <w:t>J</w:t>
              </w:r>
            </w:ins>
          </w:p>
        </w:tc>
        <w:tc>
          <w:tcPr>
            <w:tcW w:w="1620" w:type="dxa"/>
            <w:tcMar>
              <w:top w:w="100" w:type="dxa"/>
              <w:left w:w="100" w:type="dxa"/>
              <w:bottom w:w="100" w:type="dxa"/>
              <w:right w:w="100" w:type="dxa"/>
            </w:tcMar>
          </w:tcPr>
          <w:p w14:paraId="0A9E82F6" w14:textId="66C7F063" w:rsidR="00B941D4" w:rsidRPr="008E44F2" w:rsidRDefault="00622E58" w:rsidP="00B941D4">
            <w:pPr>
              <w:widowControl w:val="0"/>
              <w:spacing w:line="240" w:lineRule="auto"/>
              <w:jc w:val="center"/>
              <w:rPr>
                <w:rFonts w:ascii="Times New Roman" w:hAnsi="Times New Roman" w:cs="Times New Roman"/>
                <w:sz w:val="24"/>
                <w:szCs w:val="24"/>
              </w:rPr>
            </w:pPr>
            <w:ins w:id="775" w:author="Vaughn Shirey" w:date="2023-08-31T12:30:00Z">
              <w:r>
                <w:rPr>
                  <w:rFonts w:ascii="Times New Roman" w:hAnsi="Times New Roman" w:cs="Times New Roman"/>
                  <w:sz w:val="24"/>
                  <w:szCs w:val="24"/>
                </w:rPr>
                <w:t>149.5</w:t>
              </w:r>
            </w:ins>
            <w:del w:id="776" w:author="Vaughn Shirey" w:date="2023-08-31T11:50:00Z">
              <w:r w:rsidR="00B941D4" w:rsidDel="00180556">
                <w:rPr>
                  <w:rFonts w:ascii="Times New Roman" w:hAnsi="Times New Roman" w:cs="Times New Roman"/>
                  <w:sz w:val="24"/>
                  <w:szCs w:val="24"/>
                </w:rPr>
                <w:delText>149.9</w:delText>
              </w:r>
            </w:del>
          </w:p>
        </w:tc>
        <w:tc>
          <w:tcPr>
            <w:tcW w:w="1800" w:type="dxa"/>
            <w:tcMar>
              <w:top w:w="100" w:type="dxa"/>
              <w:left w:w="100" w:type="dxa"/>
              <w:bottom w:w="100" w:type="dxa"/>
              <w:right w:w="100" w:type="dxa"/>
            </w:tcMar>
          </w:tcPr>
          <w:p w14:paraId="7E12BAF4" w14:textId="7801278A" w:rsidR="00B941D4" w:rsidRPr="008E44F2" w:rsidRDefault="00AD21BC" w:rsidP="00B941D4">
            <w:pPr>
              <w:widowControl w:val="0"/>
              <w:spacing w:line="240" w:lineRule="auto"/>
              <w:jc w:val="center"/>
              <w:rPr>
                <w:rFonts w:ascii="Times New Roman" w:hAnsi="Times New Roman" w:cs="Times New Roman"/>
                <w:sz w:val="24"/>
                <w:szCs w:val="24"/>
              </w:rPr>
            </w:pPr>
            <w:ins w:id="777" w:author="Vaughn Shirey" w:date="2023-08-31T12:23:00Z">
              <w:r>
                <w:rPr>
                  <w:rFonts w:ascii="Times New Roman" w:hAnsi="Times New Roman" w:cs="Times New Roman"/>
                  <w:sz w:val="24"/>
                  <w:szCs w:val="24"/>
                </w:rPr>
                <w:t>5.9</w:t>
              </w:r>
            </w:ins>
            <w:del w:id="778" w:author="Vaughn Shirey" w:date="2023-08-31T11:50:00Z">
              <w:r w:rsidR="00B941D4" w:rsidDel="00180556">
                <w:rPr>
                  <w:rFonts w:ascii="Times New Roman" w:hAnsi="Times New Roman" w:cs="Times New Roman"/>
                  <w:sz w:val="24"/>
                  <w:szCs w:val="24"/>
                </w:rPr>
                <w:delText>-5.9</w:delText>
              </w:r>
            </w:del>
          </w:p>
        </w:tc>
        <w:tc>
          <w:tcPr>
            <w:tcW w:w="2250" w:type="dxa"/>
            <w:tcMar>
              <w:top w:w="100" w:type="dxa"/>
              <w:left w:w="100" w:type="dxa"/>
              <w:bottom w:w="100" w:type="dxa"/>
              <w:right w:w="100" w:type="dxa"/>
            </w:tcMar>
          </w:tcPr>
          <w:p w14:paraId="2F9B2D8F" w14:textId="088EBF34" w:rsidR="00B941D4" w:rsidRPr="008E44F2" w:rsidRDefault="00AD21BC" w:rsidP="00B941D4">
            <w:pPr>
              <w:widowControl w:val="0"/>
              <w:spacing w:line="240" w:lineRule="auto"/>
              <w:jc w:val="center"/>
              <w:rPr>
                <w:rFonts w:ascii="Times New Roman" w:hAnsi="Times New Roman" w:cs="Times New Roman"/>
                <w:sz w:val="24"/>
                <w:szCs w:val="24"/>
              </w:rPr>
            </w:pPr>
            <w:ins w:id="779" w:author="Vaughn Shirey" w:date="2023-08-31T12:23:00Z">
              <w:r>
                <w:rPr>
                  <w:rFonts w:ascii="Times New Roman" w:hAnsi="Times New Roman" w:cs="Times New Roman"/>
                  <w:sz w:val="24"/>
                  <w:szCs w:val="24"/>
                </w:rPr>
                <w:t>4.4</w:t>
              </w:r>
            </w:ins>
            <w:del w:id="780" w:author="Vaughn Shirey" w:date="2023-08-31T11:50:00Z">
              <w:r w:rsidR="00B941D4" w:rsidDel="00180556">
                <w:rPr>
                  <w:rFonts w:ascii="Times New Roman" w:hAnsi="Times New Roman" w:cs="Times New Roman"/>
                  <w:sz w:val="24"/>
                  <w:szCs w:val="24"/>
                </w:rPr>
                <w:delText>4.3</w:delText>
              </w:r>
            </w:del>
          </w:p>
        </w:tc>
      </w:tr>
      <w:tr w:rsidR="00B941D4" w:rsidRPr="00703517" w14:paraId="707D6BA4" w14:textId="77777777" w:rsidTr="00341DE7">
        <w:trPr>
          <w:jc w:val="center"/>
        </w:trPr>
        <w:tc>
          <w:tcPr>
            <w:tcW w:w="1160" w:type="dxa"/>
            <w:tcMar>
              <w:top w:w="100" w:type="dxa"/>
              <w:left w:w="100" w:type="dxa"/>
              <w:bottom w:w="100" w:type="dxa"/>
              <w:right w:w="100" w:type="dxa"/>
            </w:tcMar>
          </w:tcPr>
          <w:p w14:paraId="0FDF4694" w14:textId="7A614A9B" w:rsidR="00B941D4" w:rsidRPr="008E44F2" w:rsidRDefault="00AD21BC" w:rsidP="00B941D4">
            <w:pPr>
              <w:widowControl w:val="0"/>
              <w:spacing w:line="240" w:lineRule="auto"/>
              <w:jc w:val="center"/>
              <w:rPr>
                <w:rFonts w:ascii="Times New Roman" w:hAnsi="Times New Roman" w:cs="Times New Roman"/>
                <w:sz w:val="24"/>
                <w:szCs w:val="24"/>
              </w:rPr>
            </w:pPr>
            <w:ins w:id="781" w:author="Vaughn Shirey" w:date="2023-08-31T12:25:00Z">
              <w:r>
                <w:rPr>
                  <w:rFonts w:ascii="Times New Roman" w:hAnsi="Times New Roman" w:cs="Times New Roman"/>
                  <w:sz w:val="24"/>
                  <w:szCs w:val="24"/>
                </w:rPr>
                <w:t>K</w:t>
              </w:r>
            </w:ins>
            <w:del w:id="782" w:author="Vaughn Shirey" w:date="2023-08-31T12:25:00Z">
              <w:r w:rsidR="00B941D4" w:rsidDel="00AD21BC">
                <w:rPr>
                  <w:rFonts w:ascii="Times New Roman" w:hAnsi="Times New Roman" w:cs="Times New Roman"/>
                  <w:sz w:val="24"/>
                  <w:szCs w:val="24"/>
                </w:rPr>
                <w:delText>I</w:delText>
              </w:r>
            </w:del>
          </w:p>
        </w:tc>
        <w:tc>
          <w:tcPr>
            <w:tcW w:w="1620" w:type="dxa"/>
            <w:tcMar>
              <w:top w:w="100" w:type="dxa"/>
              <w:left w:w="100" w:type="dxa"/>
              <w:bottom w:w="100" w:type="dxa"/>
              <w:right w:w="100" w:type="dxa"/>
            </w:tcMar>
          </w:tcPr>
          <w:p w14:paraId="03A34AC0" w14:textId="6E6ECCB2" w:rsidR="00B941D4" w:rsidRPr="008E44F2" w:rsidRDefault="00B941D4" w:rsidP="00B941D4">
            <w:pPr>
              <w:widowControl w:val="0"/>
              <w:spacing w:line="240" w:lineRule="auto"/>
              <w:jc w:val="center"/>
              <w:rPr>
                <w:rFonts w:ascii="Times New Roman" w:hAnsi="Times New Roman" w:cs="Times New Roman"/>
                <w:sz w:val="24"/>
                <w:szCs w:val="24"/>
              </w:rPr>
            </w:pPr>
            <w:del w:id="783" w:author="Vaughn Shirey" w:date="2023-08-31T11:50:00Z">
              <w:r w:rsidDel="00180556">
                <w:rPr>
                  <w:rFonts w:ascii="Times New Roman" w:hAnsi="Times New Roman" w:cs="Times New Roman"/>
                  <w:sz w:val="24"/>
                  <w:szCs w:val="24"/>
                </w:rPr>
                <w:delText>1</w:delText>
              </w:r>
            </w:del>
            <w:ins w:id="784" w:author="Vaughn Shirey" w:date="2023-08-31T12:30:00Z">
              <w:r w:rsidR="00622E58">
                <w:rPr>
                  <w:rFonts w:ascii="Times New Roman" w:hAnsi="Times New Roman" w:cs="Times New Roman"/>
                  <w:sz w:val="24"/>
                  <w:szCs w:val="24"/>
                </w:rPr>
                <w:t>145.8</w:t>
              </w:r>
            </w:ins>
            <w:del w:id="785" w:author="Vaughn Shirey" w:date="2023-08-31T11:50:00Z">
              <w:r w:rsidDel="00180556">
                <w:rPr>
                  <w:rFonts w:ascii="Times New Roman" w:hAnsi="Times New Roman" w:cs="Times New Roman"/>
                  <w:sz w:val="24"/>
                  <w:szCs w:val="24"/>
                </w:rPr>
                <w:delText>46.1</w:delText>
              </w:r>
            </w:del>
          </w:p>
        </w:tc>
        <w:tc>
          <w:tcPr>
            <w:tcW w:w="1800" w:type="dxa"/>
            <w:tcMar>
              <w:top w:w="100" w:type="dxa"/>
              <w:left w:w="100" w:type="dxa"/>
              <w:bottom w:w="100" w:type="dxa"/>
              <w:right w:w="100" w:type="dxa"/>
            </w:tcMar>
          </w:tcPr>
          <w:p w14:paraId="2A7756F5" w14:textId="0873402F" w:rsidR="00B941D4" w:rsidRPr="008E44F2" w:rsidRDefault="00AD21BC" w:rsidP="00B941D4">
            <w:pPr>
              <w:widowControl w:val="0"/>
              <w:spacing w:line="240" w:lineRule="auto"/>
              <w:jc w:val="center"/>
              <w:rPr>
                <w:rFonts w:ascii="Times New Roman" w:hAnsi="Times New Roman" w:cs="Times New Roman"/>
                <w:sz w:val="24"/>
                <w:szCs w:val="24"/>
              </w:rPr>
            </w:pPr>
            <w:ins w:id="786" w:author="Vaughn Shirey" w:date="2023-08-31T12:25:00Z">
              <w:r>
                <w:rPr>
                  <w:rFonts w:ascii="Times New Roman" w:hAnsi="Times New Roman" w:cs="Times New Roman"/>
                  <w:sz w:val="24"/>
                  <w:szCs w:val="24"/>
                </w:rPr>
                <w:t>9.7</w:t>
              </w:r>
            </w:ins>
            <w:del w:id="787" w:author="Vaughn Shirey" w:date="2023-08-31T11:50:00Z">
              <w:r w:rsidR="00B941D4" w:rsidDel="00180556">
                <w:rPr>
                  <w:rFonts w:ascii="Times New Roman" w:hAnsi="Times New Roman" w:cs="Times New Roman"/>
                  <w:sz w:val="24"/>
                  <w:szCs w:val="24"/>
                </w:rPr>
                <w:delText>-9.7</w:delText>
              </w:r>
            </w:del>
          </w:p>
        </w:tc>
        <w:tc>
          <w:tcPr>
            <w:tcW w:w="2250" w:type="dxa"/>
            <w:tcMar>
              <w:top w:w="100" w:type="dxa"/>
              <w:left w:w="100" w:type="dxa"/>
              <w:bottom w:w="100" w:type="dxa"/>
              <w:right w:w="100" w:type="dxa"/>
            </w:tcMar>
          </w:tcPr>
          <w:p w14:paraId="3F4FB91D" w14:textId="176F643E" w:rsidR="00B941D4" w:rsidRPr="008E44F2" w:rsidRDefault="00AD21BC" w:rsidP="00B941D4">
            <w:pPr>
              <w:widowControl w:val="0"/>
              <w:spacing w:line="240" w:lineRule="auto"/>
              <w:jc w:val="center"/>
              <w:rPr>
                <w:rFonts w:ascii="Times New Roman" w:hAnsi="Times New Roman" w:cs="Times New Roman"/>
                <w:sz w:val="24"/>
                <w:szCs w:val="24"/>
              </w:rPr>
            </w:pPr>
            <w:ins w:id="788" w:author="Vaughn Shirey" w:date="2023-08-31T12:25:00Z">
              <w:r>
                <w:rPr>
                  <w:rFonts w:ascii="Times New Roman" w:hAnsi="Times New Roman" w:cs="Times New Roman"/>
                  <w:sz w:val="24"/>
                  <w:szCs w:val="24"/>
                </w:rPr>
                <w:t>3.4</w:t>
              </w:r>
            </w:ins>
            <w:del w:id="789" w:author="Vaughn Shirey" w:date="2023-08-31T11:50:00Z">
              <w:r w:rsidR="00B941D4" w:rsidDel="00180556">
                <w:rPr>
                  <w:rFonts w:ascii="Times New Roman" w:hAnsi="Times New Roman" w:cs="Times New Roman"/>
                  <w:sz w:val="24"/>
                  <w:szCs w:val="24"/>
                </w:rPr>
                <w:delText>3.4</w:delText>
              </w:r>
            </w:del>
          </w:p>
        </w:tc>
      </w:tr>
      <w:tr w:rsidR="00B941D4" w:rsidRPr="00703517" w14:paraId="5EB05ED3" w14:textId="77777777" w:rsidTr="00341DE7">
        <w:trPr>
          <w:jc w:val="center"/>
        </w:trPr>
        <w:tc>
          <w:tcPr>
            <w:tcW w:w="1160" w:type="dxa"/>
            <w:tcMar>
              <w:top w:w="100" w:type="dxa"/>
              <w:left w:w="100" w:type="dxa"/>
              <w:bottom w:w="100" w:type="dxa"/>
              <w:right w:w="100" w:type="dxa"/>
            </w:tcMar>
          </w:tcPr>
          <w:p w14:paraId="1697782E" w14:textId="3F764C22" w:rsidR="00B941D4" w:rsidRPr="008E44F2" w:rsidRDefault="00AD21BC" w:rsidP="00B941D4">
            <w:pPr>
              <w:widowControl w:val="0"/>
              <w:spacing w:line="240" w:lineRule="auto"/>
              <w:jc w:val="center"/>
              <w:rPr>
                <w:rFonts w:ascii="Times New Roman" w:hAnsi="Times New Roman" w:cs="Times New Roman"/>
                <w:sz w:val="24"/>
                <w:szCs w:val="24"/>
              </w:rPr>
            </w:pPr>
            <w:ins w:id="790" w:author="Vaughn Shirey" w:date="2023-08-31T12:25:00Z">
              <w:r>
                <w:rPr>
                  <w:rFonts w:ascii="Times New Roman" w:hAnsi="Times New Roman" w:cs="Times New Roman"/>
                  <w:sz w:val="24"/>
                  <w:szCs w:val="24"/>
                </w:rPr>
                <w:t>L</w:t>
              </w:r>
            </w:ins>
            <w:del w:id="791" w:author="Vaughn Shirey" w:date="2023-08-31T12:25:00Z">
              <w:r w:rsidR="00B941D4" w:rsidDel="00AD21BC">
                <w:rPr>
                  <w:rFonts w:ascii="Times New Roman" w:hAnsi="Times New Roman" w:cs="Times New Roman"/>
                  <w:sz w:val="24"/>
                  <w:szCs w:val="24"/>
                </w:rPr>
                <w:delText>J</w:delText>
              </w:r>
            </w:del>
          </w:p>
        </w:tc>
        <w:tc>
          <w:tcPr>
            <w:tcW w:w="1620" w:type="dxa"/>
            <w:tcMar>
              <w:top w:w="100" w:type="dxa"/>
              <w:left w:w="100" w:type="dxa"/>
              <w:bottom w:w="100" w:type="dxa"/>
              <w:right w:w="100" w:type="dxa"/>
            </w:tcMar>
          </w:tcPr>
          <w:p w14:paraId="4BEA2B17" w14:textId="24D9CA55" w:rsidR="00B941D4" w:rsidRPr="008E44F2" w:rsidRDefault="00622E58" w:rsidP="00B941D4">
            <w:pPr>
              <w:widowControl w:val="0"/>
              <w:spacing w:line="240" w:lineRule="auto"/>
              <w:jc w:val="center"/>
              <w:rPr>
                <w:rFonts w:ascii="Times New Roman" w:hAnsi="Times New Roman" w:cs="Times New Roman"/>
                <w:sz w:val="24"/>
                <w:szCs w:val="24"/>
              </w:rPr>
            </w:pPr>
            <w:ins w:id="792" w:author="Vaughn Shirey" w:date="2023-08-31T12:30:00Z">
              <w:r>
                <w:rPr>
                  <w:rFonts w:ascii="Times New Roman" w:hAnsi="Times New Roman" w:cs="Times New Roman"/>
                  <w:sz w:val="24"/>
                  <w:szCs w:val="24"/>
                </w:rPr>
                <w:t>149.0</w:t>
              </w:r>
            </w:ins>
            <w:del w:id="793" w:author="Vaughn Shirey" w:date="2023-08-31T11:50:00Z">
              <w:r w:rsidR="00B941D4" w:rsidDel="00180556">
                <w:rPr>
                  <w:rFonts w:ascii="Times New Roman" w:hAnsi="Times New Roman" w:cs="Times New Roman"/>
                  <w:sz w:val="24"/>
                  <w:szCs w:val="24"/>
                </w:rPr>
                <w:delText>149.0</w:delText>
              </w:r>
            </w:del>
          </w:p>
        </w:tc>
        <w:tc>
          <w:tcPr>
            <w:tcW w:w="1800" w:type="dxa"/>
            <w:tcMar>
              <w:top w:w="100" w:type="dxa"/>
              <w:left w:w="100" w:type="dxa"/>
              <w:bottom w:w="100" w:type="dxa"/>
              <w:right w:w="100" w:type="dxa"/>
            </w:tcMar>
          </w:tcPr>
          <w:p w14:paraId="7183FBE7" w14:textId="78333910" w:rsidR="00B941D4" w:rsidRPr="008E44F2" w:rsidRDefault="00AD21BC" w:rsidP="00B941D4">
            <w:pPr>
              <w:widowControl w:val="0"/>
              <w:spacing w:line="240" w:lineRule="auto"/>
              <w:jc w:val="center"/>
              <w:rPr>
                <w:rFonts w:ascii="Times New Roman" w:hAnsi="Times New Roman" w:cs="Times New Roman"/>
                <w:sz w:val="24"/>
                <w:szCs w:val="24"/>
              </w:rPr>
            </w:pPr>
            <w:ins w:id="794" w:author="Vaughn Shirey" w:date="2023-08-31T12:24:00Z">
              <w:r>
                <w:rPr>
                  <w:rFonts w:ascii="Times New Roman" w:hAnsi="Times New Roman" w:cs="Times New Roman"/>
                  <w:sz w:val="24"/>
                  <w:szCs w:val="24"/>
                </w:rPr>
                <w:t>6.4</w:t>
              </w:r>
            </w:ins>
            <w:del w:id="795" w:author="Vaughn Shirey" w:date="2023-08-31T11:50:00Z">
              <w:r w:rsidR="00B941D4" w:rsidDel="00180556">
                <w:rPr>
                  <w:rFonts w:ascii="Times New Roman" w:hAnsi="Times New Roman" w:cs="Times New Roman"/>
                  <w:sz w:val="24"/>
                  <w:szCs w:val="24"/>
                </w:rPr>
                <w:delText>-6.8</w:delText>
              </w:r>
            </w:del>
          </w:p>
        </w:tc>
        <w:tc>
          <w:tcPr>
            <w:tcW w:w="2250" w:type="dxa"/>
            <w:tcMar>
              <w:top w:w="100" w:type="dxa"/>
              <w:left w:w="100" w:type="dxa"/>
              <w:bottom w:w="100" w:type="dxa"/>
              <w:right w:w="100" w:type="dxa"/>
            </w:tcMar>
          </w:tcPr>
          <w:p w14:paraId="6F63B1FE" w14:textId="03DADCD9" w:rsidR="00B941D4" w:rsidRPr="008E44F2" w:rsidRDefault="00AD21BC" w:rsidP="00B941D4">
            <w:pPr>
              <w:widowControl w:val="0"/>
              <w:spacing w:line="240" w:lineRule="auto"/>
              <w:jc w:val="center"/>
              <w:rPr>
                <w:rFonts w:ascii="Times New Roman" w:hAnsi="Times New Roman" w:cs="Times New Roman"/>
                <w:sz w:val="24"/>
                <w:szCs w:val="24"/>
              </w:rPr>
            </w:pPr>
            <w:ins w:id="796" w:author="Vaughn Shirey" w:date="2023-08-31T12:24:00Z">
              <w:r>
                <w:rPr>
                  <w:rFonts w:ascii="Times New Roman" w:hAnsi="Times New Roman" w:cs="Times New Roman"/>
                  <w:sz w:val="24"/>
                  <w:szCs w:val="24"/>
                </w:rPr>
                <w:t>4.3</w:t>
              </w:r>
            </w:ins>
            <w:del w:id="797" w:author="Vaughn Shirey" w:date="2023-08-31T11:50:00Z">
              <w:r w:rsidR="00B941D4" w:rsidDel="00180556">
                <w:rPr>
                  <w:rFonts w:ascii="Times New Roman" w:hAnsi="Times New Roman" w:cs="Times New Roman"/>
                  <w:sz w:val="24"/>
                  <w:szCs w:val="24"/>
                </w:rPr>
                <w:delText>4.2</w:delText>
              </w:r>
            </w:del>
          </w:p>
        </w:tc>
      </w:tr>
      <w:tr w:rsidR="00B941D4" w:rsidRPr="00703517" w14:paraId="2C05A2A3" w14:textId="77777777" w:rsidTr="00341DE7">
        <w:trPr>
          <w:jc w:val="center"/>
        </w:trPr>
        <w:tc>
          <w:tcPr>
            <w:tcW w:w="1160" w:type="dxa"/>
            <w:tcMar>
              <w:top w:w="100" w:type="dxa"/>
              <w:left w:w="100" w:type="dxa"/>
              <w:bottom w:w="100" w:type="dxa"/>
              <w:right w:w="100" w:type="dxa"/>
            </w:tcMar>
          </w:tcPr>
          <w:p w14:paraId="2F32A0BE" w14:textId="16D8340E" w:rsidR="00B941D4" w:rsidRPr="008E44F2" w:rsidRDefault="00AD21BC" w:rsidP="00B941D4">
            <w:pPr>
              <w:widowControl w:val="0"/>
              <w:spacing w:line="240" w:lineRule="auto"/>
              <w:jc w:val="center"/>
              <w:rPr>
                <w:rFonts w:ascii="Times New Roman" w:hAnsi="Times New Roman" w:cs="Times New Roman"/>
                <w:sz w:val="24"/>
                <w:szCs w:val="24"/>
              </w:rPr>
            </w:pPr>
            <w:ins w:id="798" w:author="Vaughn Shirey" w:date="2023-08-31T12:25:00Z">
              <w:r>
                <w:rPr>
                  <w:rFonts w:ascii="Times New Roman" w:hAnsi="Times New Roman" w:cs="Times New Roman"/>
                  <w:sz w:val="24"/>
                  <w:szCs w:val="24"/>
                </w:rPr>
                <w:t>M</w:t>
              </w:r>
            </w:ins>
            <w:del w:id="799" w:author="Vaughn Shirey" w:date="2023-08-31T12:25:00Z">
              <w:r w:rsidR="00B941D4" w:rsidDel="00AD21BC">
                <w:rPr>
                  <w:rFonts w:ascii="Times New Roman" w:hAnsi="Times New Roman" w:cs="Times New Roman"/>
                  <w:sz w:val="24"/>
                  <w:szCs w:val="24"/>
                </w:rPr>
                <w:delText>K</w:delText>
              </w:r>
            </w:del>
          </w:p>
        </w:tc>
        <w:tc>
          <w:tcPr>
            <w:tcW w:w="1620" w:type="dxa"/>
            <w:tcMar>
              <w:top w:w="100" w:type="dxa"/>
              <w:left w:w="100" w:type="dxa"/>
              <w:bottom w:w="100" w:type="dxa"/>
              <w:right w:w="100" w:type="dxa"/>
            </w:tcMar>
          </w:tcPr>
          <w:p w14:paraId="444D5591" w14:textId="5D55A7DE" w:rsidR="00B941D4" w:rsidRPr="008E44F2" w:rsidRDefault="00622E58" w:rsidP="00B941D4">
            <w:pPr>
              <w:widowControl w:val="0"/>
              <w:spacing w:line="240" w:lineRule="auto"/>
              <w:jc w:val="center"/>
              <w:rPr>
                <w:rFonts w:ascii="Times New Roman" w:hAnsi="Times New Roman" w:cs="Times New Roman"/>
                <w:sz w:val="24"/>
                <w:szCs w:val="24"/>
              </w:rPr>
            </w:pPr>
            <w:ins w:id="800" w:author="Vaughn Shirey" w:date="2023-08-31T12:30:00Z">
              <w:r>
                <w:rPr>
                  <w:rFonts w:ascii="Times New Roman" w:hAnsi="Times New Roman" w:cs="Times New Roman"/>
                  <w:sz w:val="24"/>
                  <w:szCs w:val="24"/>
                </w:rPr>
                <w:t>148.4</w:t>
              </w:r>
            </w:ins>
            <w:del w:id="801" w:author="Vaughn Shirey" w:date="2023-08-31T11:50:00Z">
              <w:r w:rsidR="00B941D4" w:rsidDel="00180556">
                <w:rPr>
                  <w:rFonts w:ascii="Times New Roman" w:hAnsi="Times New Roman" w:cs="Times New Roman"/>
                  <w:sz w:val="24"/>
                  <w:szCs w:val="24"/>
                </w:rPr>
                <w:delText>148.9</w:delText>
              </w:r>
            </w:del>
          </w:p>
        </w:tc>
        <w:tc>
          <w:tcPr>
            <w:tcW w:w="1800" w:type="dxa"/>
            <w:tcMar>
              <w:top w:w="100" w:type="dxa"/>
              <w:left w:w="100" w:type="dxa"/>
              <w:bottom w:w="100" w:type="dxa"/>
              <w:right w:w="100" w:type="dxa"/>
            </w:tcMar>
          </w:tcPr>
          <w:p w14:paraId="65D86C85" w14:textId="137FAE5E" w:rsidR="00B941D4" w:rsidRPr="008E44F2" w:rsidRDefault="00AD21BC" w:rsidP="00B941D4">
            <w:pPr>
              <w:widowControl w:val="0"/>
              <w:spacing w:line="240" w:lineRule="auto"/>
              <w:jc w:val="center"/>
              <w:rPr>
                <w:rFonts w:ascii="Times New Roman" w:hAnsi="Times New Roman" w:cs="Times New Roman"/>
                <w:sz w:val="24"/>
                <w:szCs w:val="24"/>
              </w:rPr>
            </w:pPr>
            <w:ins w:id="802" w:author="Vaughn Shirey" w:date="2023-08-31T12:24:00Z">
              <w:r>
                <w:rPr>
                  <w:rFonts w:ascii="Times New Roman" w:hAnsi="Times New Roman" w:cs="Times New Roman"/>
                  <w:sz w:val="24"/>
                  <w:szCs w:val="24"/>
                </w:rPr>
                <w:t>7.0</w:t>
              </w:r>
            </w:ins>
            <w:del w:id="803" w:author="Vaughn Shirey" w:date="2023-08-31T11:50:00Z">
              <w:r w:rsidR="00B941D4" w:rsidDel="00180556">
                <w:rPr>
                  <w:rFonts w:ascii="Times New Roman" w:hAnsi="Times New Roman" w:cs="Times New Roman"/>
                  <w:sz w:val="24"/>
                  <w:szCs w:val="24"/>
                </w:rPr>
                <w:delText>-6.9</w:delText>
              </w:r>
            </w:del>
          </w:p>
        </w:tc>
        <w:tc>
          <w:tcPr>
            <w:tcW w:w="2250" w:type="dxa"/>
            <w:tcMar>
              <w:top w:w="100" w:type="dxa"/>
              <w:left w:w="100" w:type="dxa"/>
              <w:bottom w:w="100" w:type="dxa"/>
              <w:right w:w="100" w:type="dxa"/>
            </w:tcMar>
          </w:tcPr>
          <w:p w14:paraId="3AC82A25" w14:textId="3DE9EEDD" w:rsidR="00B941D4" w:rsidRPr="008E44F2" w:rsidRDefault="00AD21BC" w:rsidP="00B941D4">
            <w:pPr>
              <w:widowControl w:val="0"/>
              <w:spacing w:line="240" w:lineRule="auto"/>
              <w:jc w:val="center"/>
              <w:rPr>
                <w:rFonts w:ascii="Times New Roman" w:hAnsi="Times New Roman" w:cs="Times New Roman"/>
                <w:sz w:val="24"/>
                <w:szCs w:val="24"/>
              </w:rPr>
            </w:pPr>
            <w:ins w:id="804" w:author="Vaughn Shirey" w:date="2023-08-31T12:24:00Z">
              <w:r>
                <w:rPr>
                  <w:rFonts w:ascii="Times New Roman" w:hAnsi="Times New Roman" w:cs="Times New Roman"/>
                  <w:sz w:val="24"/>
                  <w:szCs w:val="24"/>
                </w:rPr>
                <w:t>3.4</w:t>
              </w:r>
            </w:ins>
            <w:del w:id="805" w:author="Vaughn Shirey" w:date="2023-08-31T11:50:00Z">
              <w:r w:rsidR="00B941D4" w:rsidDel="00180556">
                <w:rPr>
                  <w:rFonts w:ascii="Times New Roman" w:hAnsi="Times New Roman" w:cs="Times New Roman"/>
                  <w:sz w:val="24"/>
                  <w:szCs w:val="24"/>
                </w:rPr>
                <w:delText>3.2</w:delText>
              </w:r>
            </w:del>
          </w:p>
        </w:tc>
      </w:tr>
      <w:tr w:rsidR="00B941D4" w:rsidRPr="00703517" w14:paraId="25E2E85B" w14:textId="77777777" w:rsidTr="00341DE7">
        <w:trPr>
          <w:jc w:val="center"/>
        </w:trPr>
        <w:tc>
          <w:tcPr>
            <w:tcW w:w="1160" w:type="dxa"/>
            <w:tcMar>
              <w:top w:w="100" w:type="dxa"/>
              <w:left w:w="100" w:type="dxa"/>
              <w:bottom w:w="100" w:type="dxa"/>
              <w:right w:w="100" w:type="dxa"/>
            </w:tcMar>
          </w:tcPr>
          <w:p w14:paraId="6F3D0ED8" w14:textId="4B4568A4" w:rsidR="00B941D4" w:rsidRPr="008E44F2" w:rsidRDefault="00AD21BC" w:rsidP="00B941D4">
            <w:pPr>
              <w:widowControl w:val="0"/>
              <w:spacing w:line="240" w:lineRule="auto"/>
              <w:jc w:val="center"/>
              <w:rPr>
                <w:rFonts w:ascii="Times New Roman" w:hAnsi="Times New Roman" w:cs="Times New Roman"/>
                <w:sz w:val="24"/>
                <w:szCs w:val="24"/>
              </w:rPr>
            </w:pPr>
            <w:ins w:id="806" w:author="Vaughn Shirey" w:date="2023-08-31T12:25:00Z">
              <w:r>
                <w:rPr>
                  <w:rFonts w:ascii="Times New Roman" w:hAnsi="Times New Roman" w:cs="Times New Roman"/>
                  <w:sz w:val="24"/>
                  <w:szCs w:val="24"/>
                </w:rPr>
                <w:t>N</w:t>
              </w:r>
            </w:ins>
            <w:del w:id="807" w:author="Vaughn Shirey" w:date="2023-08-31T12:25:00Z">
              <w:r w:rsidR="00B941D4" w:rsidDel="00AD21BC">
                <w:rPr>
                  <w:rFonts w:ascii="Times New Roman" w:hAnsi="Times New Roman" w:cs="Times New Roman"/>
                  <w:sz w:val="24"/>
                  <w:szCs w:val="24"/>
                </w:rPr>
                <w:delText>L</w:delText>
              </w:r>
            </w:del>
          </w:p>
        </w:tc>
        <w:tc>
          <w:tcPr>
            <w:tcW w:w="1620" w:type="dxa"/>
            <w:tcMar>
              <w:top w:w="100" w:type="dxa"/>
              <w:left w:w="100" w:type="dxa"/>
              <w:bottom w:w="100" w:type="dxa"/>
              <w:right w:w="100" w:type="dxa"/>
            </w:tcMar>
          </w:tcPr>
          <w:p w14:paraId="146F6730" w14:textId="4C8BF291" w:rsidR="00B941D4" w:rsidRPr="008E44F2" w:rsidRDefault="00622E58" w:rsidP="00B941D4">
            <w:pPr>
              <w:widowControl w:val="0"/>
              <w:spacing w:line="240" w:lineRule="auto"/>
              <w:jc w:val="center"/>
              <w:rPr>
                <w:rFonts w:ascii="Times New Roman" w:hAnsi="Times New Roman" w:cs="Times New Roman"/>
                <w:sz w:val="24"/>
                <w:szCs w:val="24"/>
              </w:rPr>
            </w:pPr>
            <w:ins w:id="808" w:author="Vaughn Shirey" w:date="2023-08-31T12:30:00Z">
              <w:r>
                <w:rPr>
                  <w:rFonts w:ascii="Times New Roman" w:hAnsi="Times New Roman" w:cs="Times New Roman"/>
                  <w:sz w:val="24"/>
                  <w:szCs w:val="24"/>
                </w:rPr>
                <w:t>149.8</w:t>
              </w:r>
            </w:ins>
            <w:del w:id="809" w:author="Vaughn Shirey" w:date="2023-08-31T11:50:00Z">
              <w:r w:rsidR="00B941D4" w:rsidDel="00180556">
                <w:rPr>
                  <w:rFonts w:ascii="Times New Roman" w:hAnsi="Times New Roman" w:cs="Times New Roman"/>
                  <w:sz w:val="24"/>
                  <w:szCs w:val="24"/>
                </w:rPr>
                <w:delText>150.4</w:delText>
              </w:r>
            </w:del>
          </w:p>
        </w:tc>
        <w:tc>
          <w:tcPr>
            <w:tcW w:w="1800" w:type="dxa"/>
            <w:tcMar>
              <w:top w:w="100" w:type="dxa"/>
              <w:left w:w="100" w:type="dxa"/>
              <w:bottom w:w="100" w:type="dxa"/>
              <w:right w:w="100" w:type="dxa"/>
            </w:tcMar>
          </w:tcPr>
          <w:p w14:paraId="10D65383" w14:textId="265655C3" w:rsidR="00B941D4" w:rsidRPr="008E44F2" w:rsidRDefault="00AD21BC" w:rsidP="00B941D4">
            <w:pPr>
              <w:widowControl w:val="0"/>
              <w:spacing w:line="240" w:lineRule="auto"/>
              <w:jc w:val="center"/>
              <w:rPr>
                <w:rFonts w:ascii="Times New Roman" w:hAnsi="Times New Roman" w:cs="Times New Roman"/>
                <w:sz w:val="24"/>
                <w:szCs w:val="24"/>
              </w:rPr>
            </w:pPr>
            <w:ins w:id="810" w:author="Vaughn Shirey" w:date="2023-08-31T12:23:00Z">
              <w:r>
                <w:rPr>
                  <w:rFonts w:ascii="Times New Roman" w:hAnsi="Times New Roman" w:cs="Times New Roman"/>
                  <w:sz w:val="24"/>
                  <w:szCs w:val="24"/>
                </w:rPr>
                <w:t>5.7</w:t>
              </w:r>
            </w:ins>
            <w:del w:id="811" w:author="Vaughn Shirey" w:date="2023-08-31T11:50:00Z">
              <w:r w:rsidR="00B941D4" w:rsidDel="00180556">
                <w:rPr>
                  <w:rFonts w:ascii="Times New Roman" w:hAnsi="Times New Roman" w:cs="Times New Roman"/>
                  <w:sz w:val="24"/>
                  <w:szCs w:val="24"/>
                </w:rPr>
                <w:delText>-5.4</w:delText>
              </w:r>
            </w:del>
          </w:p>
        </w:tc>
        <w:tc>
          <w:tcPr>
            <w:tcW w:w="2250" w:type="dxa"/>
            <w:tcMar>
              <w:top w:w="100" w:type="dxa"/>
              <w:left w:w="100" w:type="dxa"/>
              <w:bottom w:w="100" w:type="dxa"/>
              <w:right w:w="100" w:type="dxa"/>
            </w:tcMar>
          </w:tcPr>
          <w:p w14:paraId="094E8F7A" w14:textId="5AA5B3E9" w:rsidR="00B941D4" w:rsidRPr="008E44F2" w:rsidRDefault="00AD21BC" w:rsidP="00B941D4">
            <w:pPr>
              <w:widowControl w:val="0"/>
              <w:spacing w:line="240" w:lineRule="auto"/>
              <w:jc w:val="center"/>
              <w:rPr>
                <w:rFonts w:ascii="Times New Roman" w:hAnsi="Times New Roman" w:cs="Times New Roman"/>
                <w:sz w:val="24"/>
                <w:szCs w:val="24"/>
              </w:rPr>
            </w:pPr>
            <w:ins w:id="812" w:author="Vaughn Shirey" w:date="2023-08-31T12:23:00Z">
              <w:r>
                <w:rPr>
                  <w:rFonts w:ascii="Times New Roman" w:hAnsi="Times New Roman" w:cs="Times New Roman"/>
                  <w:sz w:val="24"/>
                  <w:szCs w:val="24"/>
                </w:rPr>
                <w:t>2.8</w:t>
              </w:r>
            </w:ins>
            <w:del w:id="813" w:author="Vaughn Shirey" w:date="2023-08-31T11:50:00Z">
              <w:r w:rsidR="00B941D4" w:rsidDel="00180556">
                <w:rPr>
                  <w:rFonts w:ascii="Times New Roman" w:hAnsi="Times New Roman" w:cs="Times New Roman"/>
                  <w:sz w:val="24"/>
                  <w:szCs w:val="24"/>
                </w:rPr>
                <w:delText>2.7</w:delText>
              </w:r>
            </w:del>
          </w:p>
        </w:tc>
      </w:tr>
      <w:tr w:rsidR="00B941D4" w:rsidRPr="00703517" w14:paraId="601E5DE9" w14:textId="77777777" w:rsidTr="00341DE7">
        <w:trPr>
          <w:jc w:val="center"/>
        </w:trPr>
        <w:tc>
          <w:tcPr>
            <w:tcW w:w="1160" w:type="dxa"/>
            <w:tcMar>
              <w:top w:w="100" w:type="dxa"/>
              <w:left w:w="100" w:type="dxa"/>
              <w:bottom w:w="100" w:type="dxa"/>
              <w:right w:w="100" w:type="dxa"/>
            </w:tcMar>
          </w:tcPr>
          <w:p w14:paraId="0CF8A4E8" w14:textId="68E842F8" w:rsidR="00B941D4" w:rsidRPr="008E44F2" w:rsidRDefault="00AD21BC" w:rsidP="00B941D4">
            <w:pPr>
              <w:widowControl w:val="0"/>
              <w:spacing w:line="240" w:lineRule="auto"/>
              <w:jc w:val="center"/>
              <w:rPr>
                <w:rFonts w:ascii="Times New Roman" w:hAnsi="Times New Roman" w:cs="Times New Roman"/>
                <w:sz w:val="24"/>
                <w:szCs w:val="24"/>
              </w:rPr>
            </w:pPr>
            <w:ins w:id="814" w:author="Vaughn Shirey" w:date="2023-08-31T12:25:00Z">
              <w:r>
                <w:rPr>
                  <w:rFonts w:ascii="Times New Roman" w:hAnsi="Times New Roman" w:cs="Times New Roman"/>
                  <w:sz w:val="24"/>
                  <w:szCs w:val="24"/>
                </w:rPr>
                <w:t>O</w:t>
              </w:r>
            </w:ins>
            <w:del w:id="815" w:author="Vaughn Shirey" w:date="2023-08-31T12:25:00Z">
              <w:r w:rsidR="00B941D4" w:rsidDel="00AD21BC">
                <w:rPr>
                  <w:rFonts w:ascii="Times New Roman" w:hAnsi="Times New Roman" w:cs="Times New Roman"/>
                  <w:sz w:val="24"/>
                  <w:szCs w:val="24"/>
                </w:rPr>
                <w:delText>M</w:delText>
              </w:r>
            </w:del>
          </w:p>
        </w:tc>
        <w:tc>
          <w:tcPr>
            <w:tcW w:w="1620" w:type="dxa"/>
            <w:tcMar>
              <w:top w:w="100" w:type="dxa"/>
              <w:left w:w="100" w:type="dxa"/>
              <w:bottom w:w="100" w:type="dxa"/>
              <w:right w:w="100" w:type="dxa"/>
            </w:tcMar>
          </w:tcPr>
          <w:p w14:paraId="39DB1473" w14:textId="32A2290B" w:rsidR="00B941D4" w:rsidRPr="008E44F2" w:rsidRDefault="00622E58" w:rsidP="00B941D4">
            <w:pPr>
              <w:widowControl w:val="0"/>
              <w:spacing w:line="240" w:lineRule="auto"/>
              <w:jc w:val="center"/>
              <w:rPr>
                <w:rFonts w:ascii="Times New Roman" w:hAnsi="Times New Roman" w:cs="Times New Roman"/>
                <w:sz w:val="24"/>
                <w:szCs w:val="24"/>
              </w:rPr>
            </w:pPr>
            <w:ins w:id="816" w:author="Vaughn Shirey" w:date="2023-08-31T12:29:00Z">
              <w:r>
                <w:rPr>
                  <w:rFonts w:ascii="Times New Roman" w:hAnsi="Times New Roman" w:cs="Times New Roman"/>
                  <w:sz w:val="24"/>
                  <w:szCs w:val="24"/>
                </w:rPr>
                <w:t>149.6</w:t>
              </w:r>
            </w:ins>
            <w:del w:id="817" w:author="Vaughn Shirey" w:date="2023-08-31T11:50:00Z">
              <w:r w:rsidR="00B941D4" w:rsidDel="00180556">
                <w:rPr>
                  <w:rFonts w:ascii="Times New Roman" w:hAnsi="Times New Roman" w:cs="Times New Roman"/>
                  <w:sz w:val="24"/>
                  <w:szCs w:val="24"/>
                </w:rPr>
                <w:delText>149.9</w:delText>
              </w:r>
            </w:del>
          </w:p>
        </w:tc>
        <w:tc>
          <w:tcPr>
            <w:tcW w:w="1800" w:type="dxa"/>
            <w:tcMar>
              <w:top w:w="100" w:type="dxa"/>
              <w:left w:w="100" w:type="dxa"/>
              <w:bottom w:w="100" w:type="dxa"/>
              <w:right w:w="100" w:type="dxa"/>
            </w:tcMar>
          </w:tcPr>
          <w:p w14:paraId="24AC5426" w14:textId="23993D12" w:rsidR="00B941D4" w:rsidRPr="008E44F2" w:rsidRDefault="00AD21BC" w:rsidP="00B941D4">
            <w:pPr>
              <w:widowControl w:val="0"/>
              <w:spacing w:line="240" w:lineRule="auto"/>
              <w:jc w:val="center"/>
              <w:rPr>
                <w:rFonts w:ascii="Times New Roman" w:hAnsi="Times New Roman" w:cs="Times New Roman"/>
                <w:sz w:val="24"/>
                <w:szCs w:val="24"/>
              </w:rPr>
            </w:pPr>
            <w:ins w:id="818" w:author="Vaughn Shirey" w:date="2023-08-31T12:23:00Z">
              <w:r>
                <w:rPr>
                  <w:rFonts w:ascii="Times New Roman" w:hAnsi="Times New Roman" w:cs="Times New Roman"/>
                  <w:sz w:val="24"/>
                  <w:szCs w:val="24"/>
                </w:rPr>
                <w:t>5.9</w:t>
              </w:r>
            </w:ins>
            <w:del w:id="819" w:author="Vaughn Shirey" w:date="2023-08-31T11:50:00Z">
              <w:r w:rsidR="00B941D4" w:rsidDel="00180556">
                <w:rPr>
                  <w:rFonts w:ascii="Times New Roman" w:hAnsi="Times New Roman" w:cs="Times New Roman"/>
                  <w:sz w:val="24"/>
                  <w:szCs w:val="24"/>
                </w:rPr>
                <w:delText>-6.0</w:delText>
              </w:r>
            </w:del>
          </w:p>
        </w:tc>
        <w:tc>
          <w:tcPr>
            <w:tcW w:w="2250" w:type="dxa"/>
            <w:tcMar>
              <w:top w:w="100" w:type="dxa"/>
              <w:left w:w="100" w:type="dxa"/>
              <w:bottom w:w="100" w:type="dxa"/>
              <w:right w:w="100" w:type="dxa"/>
            </w:tcMar>
          </w:tcPr>
          <w:p w14:paraId="0224FD84" w14:textId="73BE4A1F" w:rsidR="00B941D4" w:rsidRPr="008E44F2" w:rsidRDefault="00AD21BC" w:rsidP="00B941D4">
            <w:pPr>
              <w:widowControl w:val="0"/>
              <w:spacing w:line="240" w:lineRule="auto"/>
              <w:jc w:val="center"/>
              <w:rPr>
                <w:rFonts w:ascii="Times New Roman" w:hAnsi="Times New Roman" w:cs="Times New Roman"/>
                <w:sz w:val="24"/>
                <w:szCs w:val="24"/>
              </w:rPr>
            </w:pPr>
            <w:ins w:id="820" w:author="Vaughn Shirey" w:date="2023-08-31T12:23:00Z">
              <w:r>
                <w:rPr>
                  <w:rFonts w:ascii="Times New Roman" w:hAnsi="Times New Roman" w:cs="Times New Roman"/>
                  <w:sz w:val="24"/>
                  <w:szCs w:val="24"/>
                </w:rPr>
                <w:t>4.3</w:t>
              </w:r>
            </w:ins>
            <w:del w:id="821" w:author="Vaughn Shirey" w:date="2023-08-31T11:50:00Z">
              <w:r w:rsidR="00B941D4" w:rsidDel="00180556">
                <w:rPr>
                  <w:rFonts w:ascii="Times New Roman" w:hAnsi="Times New Roman" w:cs="Times New Roman"/>
                  <w:sz w:val="24"/>
                  <w:szCs w:val="24"/>
                </w:rPr>
                <w:delText>4.2</w:delText>
              </w:r>
            </w:del>
          </w:p>
        </w:tc>
      </w:tr>
      <w:tr w:rsidR="00B941D4" w:rsidRPr="00703517" w14:paraId="35C7283B" w14:textId="77777777" w:rsidTr="00341DE7">
        <w:trPr>
          <w:jc w:val="center"/>
        </w:trPr>
        <w:tc>
          <w:tcPr>
            <w:tcW w:w="1160" w:type="dxa"/>
            <w:tcMar>
              <w:top w:w="100" w:type="dxa"/>
              <w:left w:w="100" w:type="dxa"/>
              <w:bottom w:w="100" w:type="dxa"/>
              <w:right w:w="100" w:type="dxa"/>
            </w:tcMar>
          </w:tcPr>
          <w:p w14:paraId="08058CE4" w14:textId="37EAC39D" w:rsidR="00B941D4" w:rsidRDefault="00B941D4" w:rsidP="00B941D4">
            <w:pPr>
              <w:widowControl w:val="0"/>
              <w:spacing w:line="240" w:lineRule="auto"/>
              <w:jc w:val="center"/>
              <w:rPr>
                <w:rFonts w:ascii="Times New Roman" w:hAnsi="Times New Roman" w:cs="Times New Roman"/>
                <w:sz w:val="24"/>
                <w:szCs w:val="24"/>
              </w:rPr>
            </w:pPr>
            <w:del w:id="822" w:author="Vaughn Shirey" w:date="2023-08-31T12:25:00Z">
              <w:r w:rsidDel="00AD21BC">
                <w:rPr>
                  <w:rFonts w:ascii="Times New Roman" w:hAnsi="Times New Roman" w:cs="Times New Roman"/>
                  <w:sz w:val="24"/>
                  <w:szCs w:val="24"/>
                </w:rPr>
                <w:delText>N</w:delText>
              </w:r>
            </w:del>
            <w:ins w:id="823" w:author="Vaughn Shirey" w:date="2023-08-31T12:25:00Z">
              <w:r w:rsidR="00AD21BC">
                <w:rPr>
                  <w:rFonts w:ascii="Times New Roman" w:hAnsi="Times New Roman" w:cs="Times New Roman"/>
                  <w:sz w:val="24"/>
                  <w:szCs w:val="24"/>
                </w:rPr>
                <w:t>P</w:t>
              </w:r>
            </w:ins>
          </w:p>
        </w:tc>
        <w:tc>
          <w:tcPr>
            <w:tcW w:w="1620" w:type="dxa"/>
            <w:tcMar>
              <w:top w:w="100" w:type="dxa"/>
              <w:left w:w="100" w:type="dxa"/>
              <w:bottom w:w="100" w:type="dxa"/>
              <w:right w:w="100" w:type="dxa"/>
            </w:tcMar>
          </w:tcPr>
          <w:p w14:paraId="57FAB7C1" w14:textId="2E6E2638" w:rsidR="00B941D4" w:rsidRPr="008E44F2" w:rsidRDefault="00622E58" w:rsidP="00B941D4">
            <w:pPr>
              <w:widowControl w:val="0"/>
              <w:spacing w:line="240" w:lineRule="auto"/>
              <w:jc w:val="center"/>
              <w:rPr>
                <w:rFonts w:ascii="Times New Roman" w:hAnsi="Times New Roman" w:cs="Times New Roman"/>
                <w:sz w:val="24"/>
                <w:szCs w:val="24"/>
              </w:rPr>
            </w:pPr>
            <w:ins w:id="824" w:author="Vaughn Shirey" w:date="2023-08-31T12:29:00Z">
              <w:r>
                <w:rPr>
                  <w:rFonts w:ascii="Times New Roman" w:hAnsi="Times New Roman" w:cs="Times New Roman"/>
                  <w:sz w:val="24"/>
                  <w:szCs w:val="24"/>
                </w:rPr>
                <w:t>148.9</w:t>
              </w:r>
            </w:ins>
            <w:del w:id="825" w:author="Vaughn Shirey" w:date="2023-08-31T11:50:00Z">
              <w:r w:rsidR="00B941D4" w:rsidDel="00180556">
                <w:rPr>
                  <w:rFonts w:ascii="Times New Roman" w:hAnsi="Times New Roman" w:cs="Times New Roman"/>
                  <w:sz w:val="24"/>
                  <w:szCs w:val="24"/>
                </w:rPr>
                <w:delText>149.3</w:delText>
              </w:r>
            </w:del>
          </w:p>
        </w:tc>
        <w:tc>
          <w:tcPr>
            <w:tcW w:w="1800" w:type="dxa"/>
            <w:tcMar>
              <w:top w:w="100" w:type="dxa"/>
              <w:left w:w="100" w:type="dxa"/>
              <w:bottom w:w="100" w:type="dxa"/>
              <w:right w:w="100" w:type="dxa"/>
            </w:tcMar>
          </w:tcPr>
          <w:p w14:paraId="48685868" w14:textId="2C67267B" w:rsidR="00B941D4" w:rsidRPr="008E44F2" w:rsidRDefault="00AD21BC" w:rsidP="00B941D4">
            <w:pPr>
              <w:widowControl w:val="0"/>
              <w:spacing w:line="240" w:lineRule="auto"/>
              <w:jc w:val="center"/>
              <w:rPr>
                <w:rFonts w:ascii="Times New Roman" w:hAnsi="Times New Roman" w:cs="Times New Roman"/>
                <w:sz w:val="24"/>
                <w:szCs w:val="24"/>
              </w:rPr>
            </w:pPr>
            <w:ins w:id="826" w:author="Vaughn Shirey" w:date="2023-08-31T12:24:00Z">
              <w:r>
                <w:rPr>
                  <w:rFonts w:ascii="Times New Roman" w:hAnsi="Times New Roman" w:cs="Times New Roman"/>
                  <w:sz w:val="24"/>
                  <w:szCs w:val="24"/>
                </w:rPr>
                <w:t>6.5</w:t>
              </w:r>
            </w:ins>
            <w:del w:id="827" w:author="Vaughn Shirey" w:date="2023-08-31T11:50:00Z">
              <w:r w:rsidR="00B941D4" w:rsidDel="00180556">
                <w:rPr>
                  <w:rFonts w:ascii="Times New Roman" w:hAnsi="Times New Roman" w:cs="Times New Roman"/>
                  <w:sz w:val="24"/>
                  <w:szCs w:val="24"/>
                </w:rPr>
                <w:delText>-6.5</w:delText>
              </w:r>
            </w:del>
          </w:p>
        </w:tc>
        <w:tc>
          <w:tcPr>
            <w:tcW w:w="2250" w:type="dxa"/>
            <w:tcMar>
              <w:top w:w="100" w:type="dxa"/>
              <w:left w:w="100" w:type="dxa"/>
              <w:bottom w:w="100" w:type="dxa"/>
              <w:right w:w="100" w:type="dxa"/>
            </w:tcMar>
          </w:tcPr>
          <w:p w14:paraId="661459D5" w14:textId="4A22EB94" w:rsidR="00B941D4" w:rsidRPr="008E44F2" w:rsidRDefault="00AD21BC" w:rsidP="00B941D4">
            <w:pPr>
              <w:widowControl w:val="0"/>
              <w:spacing w:line="240" w:lineRule="auto"/>
              <w:jc w:val="center"/>
              <w:rPr>
                <w:rFonts w:ascii="Times New Roman" w:hAnsi="Times New Roman" w:cs="Times New Roman"/>
                <w:sz w:val="24"/>
                <w:szCs w:val="24"/>
              </w:rPr>
            </w:pPr>
            <w:ins w:id="828" w:author="Vaughn Shirey" w:date="2023-08-31T12:24:00Z">
              <w:r>
                <w:rPr>
                  <w:rFonts w:ascii="Times New Roman" w:hAnsi="Times New Roman" w:cs="Times New Roman"/>
                  <w:sz w:val="24"/>
                  <w:szCs w:val="24"/>
                </w:rPr>
                <w:t>4.3</w:t>
              </w:r>
            </w:ins>
            <w:del w:id="829" w:author="Vaughn Shirey" w:date="2023-08-31T11:50:00Z">
              <w:r w:rsidR="00B941D4" w:rsidDel="00180556">
                <w:rPr>
                  <w:rFonts w:ascii="Times New Roman" w:hAnsi="Times New Roman" w:cs="Times New Roman"/>
                  <w:sz w:val="24"/>
                  <w:szCs w:val="24"/>
                </w:rPr>
                <w:delText>4.3</w:delText>
              </w:r>
            </w:del>
          </w:p>
        </w:tc>
      </w:tr>
    </w:tbl>
    <w:p w14:paraId="4EA69735" w14:textId="77777777" w:rsidR="00F6643C" w:rsidRPr="00703517" w:rsidRDefault="00F6643C">
      <w:pPr>
        <w:spacing w:line="240" w:lineRule="auto"/>
        <w:jc w:val="both"/>
        <w:rPr>
          <w:rFonts w:ascii="Times New Roman" w:hAnsi="Times New Roman" w:cs="Times New Roman"/>
          <w:b/>
          <w:sz w:val="24"/>
          <w:szCs w:val="24"/>
        </w:rPr>
      </w:pPr>
    </w:p>
    <w:p w14:paraId="6E723F1D" w14:textId="77777777" w:rsidR="00F6643C" w:rsidRPr="00703517" w:rsidRDefault="00F6643C">
      <w:pPr>
        <w:spacing w:line="240" w:lineRule="auto"/>
        <w:jc w:val="both"/>
        <w:rPr>
          <w:rFonts w:ascii="Times New Roman" w:hAnsi="Times New Roman" w:cs="Times New Roman"/>
          <w:b/>
          <w:sz w:val="24"/>
          <w:szCs w:val="24"/>
        </w:rPr>
      </w:pPr>
    </w:p>
    <w:p w14:paraId="4ACD1673"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5D56F8B7" w14:textId="2F8D7E95" w:rsidR="00073BC4" w:rsidRPr="00703517" w:rsidRDefault="00073BC4" w:rsidP="00073BC4">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E737C0">
        <w:rPr>
          <w:rFonts w:ascii="Times New Roman" w:hAnsi="Times New Roman" w:cs="Times New Roman"/>
          <w:b/>
          <w:sz w:val="24"/>
          <w:szCs w:val="24"/>
        </w:rPr>
        <w:t>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occupancy shift since the 1970s. Results are shown for the 100</w:t>
      </w:r>
      <w:r w:rsidR="002F12AB"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precipitation analysis. </w:t>
      </w:r>
      <w:del w:id="830" w:author="Vaughn Shirey" w:date="2023-08-25T10:43:00Z">
        <w:r w:rsidRPr="00703517" w:rsidDel="0098008B">
          <w:rPr>
            <w:rFonts w:ascii="Times New Roman" w:hAnsi="Times New Roman" w:cs="Times New Roman"/>
            <w:sz w:val="24"/>
            <w:szCs w:val="24"/>
          </w:rPr>
          <w:delText>Top</w:delText>
        </w:r>
      </w:del>
      <w:ins w:id="831" w:author="Vaughn Shirey" w:date="2023-08-25T10:43:00Z">
        <w:r w:rsidR="0098008B" w:rsidRPr="00703517">
          <w:rPr>
            <w:rFonts w:ascii="Times New Roman" w:hAnsi="Times New Roman" w:cs="Times New Roman"/>
            <w:sz w:val="24"/>
            <w:szCs w:val="24"/>
          </w:rPr>
          <w:t>The top</w:t>
        </w:r>
      </w:ins>
      <w:r w:rsidRPr="00703517">
        <w:rPr>
          <w:rFonts w:ascii="Times New Roman" w:hAnsi="Times New Roman" w:cs="Times New Roman"/>
          <w:sz w:val="24"/>
          <w:szCs w:val="24"/>
        </w:rPr>
        <w:t xml:space="preserve"> candidate model is </w:t>
      </w:r>
      <w:r w:rsidR="00D87C27">
        <w:rPr>
          <w:rFonts w:ascii="Times New Roman" w:hAnsi="Times New Roman" w:cs="Times New Roman"/>
          <w:sz w:val="24"/>
          <w:szCs w:val="24"/>
        </w:rPr>
        <w:t>underlined</w:t>
      </w:r>
      <w:r w:rsidRPr="00703517">
        <w:rPr>
          <w:rFonts w:ascii="Times New Roman" w:hAnsi="Times New Roman" w:cs="Times New Roman"/>
          <w:sz w:val="24"/>
          <w:szCs w:val="24"/>
        </w:rPr>
        <w:t xml:space="preserve"> and bold. </w:t>
      </w:r>
      <w:r w:rsidR="00E832A7" w:rsidRPr="00703517">
        <w:rPr>
          <w:rFonts w:ascii="Times New Roman" w:hAnsi="Times New Roman" w:cs="Times New Roman"/>
          <w:sz w:val="24"/>
          <w:szCs w:val="24"/>
        </w:rPr>
        <w:t>We considered models equivalent if the difference in ELPD +/- the standard error of the ELPD estimate overlapped zero and favored models which used fewer predictors if this was the case.</w:t>
      </w:r>
    </w:p>
    <w:p w14:paraId="6C907253" w14:textId="77777777" w:rsidR="00073BC4" w:rsidRPr="00703517" w:rsidRDefault="00073BC4" w:rsidP="00073BC4">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4AB33A5A" w14:textId="77777777" w:rsidTr="00341DE7">
        <w:trPr>
          <w:jc w:val="center"/>
        </w:trPr>
        <w:tc>
          <w:tcPr>
            <w:tcW w:w="1160" w:type="dxa"/>
            <w:shd w:val="clear" w:color="auto" w:fill="000000"/>
            <w:tcMar>
              <w:top w:w="100" w:type="dxa"/>
              <w:left w:w="100" w:type="dxa"/>
              <w:bottom w:w="100" w:type="dxa"/>
              <w:right w:w="100" w:type="dxa"/>
            </w:tcMar>
          </w:tcPr>
          <w:p w14:paraId="345F2FD5"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2BAD466"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1473149D"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DEA906C"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24F23808" w14:textId="77777777" w:rsidTr="00341DE7">
        <w:trPr>
          <w:jc w:val="center"/>
        </w:trPr>
        <w:tc>
          <w:tcPr>
            <w:tcW w:w="1160" w:type="dxa"/>
            <w:tcMar>
              <w:top w:w="100" w:type="dxa"/>
              <w:left w:w="100" w:type="dxa"/>
              <w:bottom w:w="100" w:type="dxa"/>
              <w:right w:w="100" w:type="dxa"/>
            </w:tcMar>
          </w:tcPr>
          <w:p w14:paraId="58D27499"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CCFEC9F" w14:textId="3F72ED51" w:rsidR="00B65D2D" w:rsidRPr="008E44F2" w:rsidRDefault="00940E1C" w:rsidP="00341DE7">
            <w:pPr>
              <w:widowControl w:val="0"/>
              <w:spacing w:line="240" w:lineRule="auto"/>
              <w:jc w:val="center"/>
              <w:rPr>
                <w:rFonts w:ascii="Times New Roman" w:hAnsi="Times New Roman" w:cs="Times New Roman"/>
                <w:sz w:val="24"/>
                <w:szCs w:val="24"/>
              </w:rPr>
            </w:pPr>
            <w:del w:id="832" w:author="Vaughn Shirey" w:date="2023-08-30T18:59:00Z">
              <w:r w:rsidDel="003222FF">
                <w:rPr>
                  <w:rFonts w:ascii="Times New Roman" w:hAnsi="Times New Roman" w:cs="Times New Roman"/>
                  <w:sz w:val="24"/>
                  <w:szCs w:val="24"/>
                </w:rPr>
                <w:delText>-</w:delText>
              </w:r>
            </w:del>
            <w:ins w:id="833" w:author="Vaughn Shirey" w:date="2023-08-31T09:22:00Z">
              <w:r w:rsidR="00ED40CA">
                <w:rPr>
                  <w:rFonts w:ascii="Times New Roman" w:hAnsi="Times New Roman" w:cs="Times New Roman"/>
                  <w:sz w:val="24"/>
                  <w:szCs w:val="24"/>
                </w:rPr>
                <w:t>203.8</w:t>
              </w:r>
            </w:ins>
            <w:del w:id="834" w:author="Vaughn Shirey" w:date="2023-08-30T18:59:00Z">
              <w:r w:rsidDel="003222FF">
                <w:rPr>
                  <w:rFonts w:ascii="Times New Roman" w:hAnsi="Times New Roman" w:cs="Times New Roman"/>
                  <w:sz w:val="24"/>
                  <w:szCs w:val="24"/>
                </w:rPr>
                <w:delText>408.3</w:delText>
              </w:r>
            </w:del>
          </w:p>
        </w:tc>
        <w:tc>
          <w:tcPr>
            <w:tcW w:w="1800" w:type="dxa"/>
            <w:tcMar>
              <w:top w:w="100" w:type="dxa"/>
              <w:left w:w="100" w:type="dxa"/>
              <w:bottom w:w="100" w:type="dxa"/>
              <w:right w:w="100" w:type="dxa"/>
            </w:tcMar>
          </w:tcPr>
          <w:p w14:paraId="6FB55DD6" w14:textId="4E52EC28" w:rsidR="00B65D2D" w:rsidRPr="008E44F2" w:rsidRDefault="00335ACE" w:rsidP="00341DE7">
            <w:pPr>
              <w:widowControl w:val="0"/>
              <w:spacing w:line="240" w:lineRule="auto"/>
              <w:jc w:val="center"/>
              <w:rPr>
                <w:rFonts w:ascii="Times New Roman" w:hAnsi="Times New Roman" w:cs="Times New Roman"/>
                <w:sz w:val="24"/>
                <w:szCs w:val="24"/>
              </w:rPr>
            </w:pPr>
            <w:ins w:id="835" w:author="Vaughn Shirey" w:date="2023-08-30T21:23:00Z">
              <w:r>
                <w:rPr>
                  <w:rFonts w:ascii="Times New Roman" w:hAnsi="Times New Roman" w:cs="Times New Roman"/>
                  <w:sz w:val="24"/>
                  <w:szCs w:val="24"/>
                </w:rPr>
                <w:t xml:space="preserve">5.5 </w:t>
              </w:r>
            </w:ins>
            <w:del w:id="836" w:author="Vaughn Shirey" w:date="2023-08-30T18:59:00Z">
              <w:r w:rsidR="00105A70" w:rsidDel="003222FF">
                <w:rPr>
                  <w:rFonts w:ascii="Times New Roman" w:hAnsi="Times New Roman" w:cs="Times New Roman"/>
                  <w:sz w:val="24"/>
                  <w:szCs w:val="24"/>
                </w:rPr>
                <w:delText>-5.4</w:delText>
              </w:r>
            </w:del>
          </w:p>
        </w:tc>
        <w:tc>
          <w:tcPr>
            <w:tcW w:w="2250" w:type="dxa"/>
            <w:tcMar>
              <w:top w:w="100" w:type="dxa"/>
              <w:left w:w="100" w:type="dxa"/>
              <w:bottom w:w="100" w:type="dxa"/>
              <w:right w:w="100" w:type="dxa"/>
            </w:tcMar>
          </w:tcPr>
          <w:p w14:paraId="1BDDBEED" w14:textId="5311B675" w:rsidR="00B65D2D" w:rsidRPr="008E44F2" w:rsidRDefault="00335ACE" w:rsidP="00341DE7">
            <w:pPr>
              <w:widowControl w:val="0"/>
              <w:spacing w:line="240" w:lineRule="auto"/>
              <w:jc w:val="center"/>
              <w:rPr>
                <w:rFonts w:ascii="Times New Roman" w:hAnsi="Times New Roman" w:cs="Times New Roman"/>
                <w:sz w:val="24"/>
                <w:szCs w:val="24"/>
              </w:rPr>
            </w:pPr>
            <w:ins w:id="837" w:author="Vaughn Shirey" w:date="2023-08-30T21:23:00Z">
              <w:r>
                <w:rPr>
                  <w:rFonts w:ascii="Times New Roman" w:hAnsi="Times New Roman" w:cs="Times New Roman"/>
                  <w:sz w:val="24"/>
                  <w:szCs w:val="24"/>
                </w:rPr>
                <w:t xml:space="preserve">3.7 </w:t>
              </w:r>
            </w:ins>
            <w:del w:id="838" w:author="Vaughn Shirey" w:date="2023-08-30T18:59:00Z">
              <w:r w:rsidR="00105A70" w:rsidDel="003222FF">
                <w:rPr>
                  <w:rFonts w:ascii="Times New Roman" w:hAnsi="Times New Roman" w:cs="Times New Roman"/>
                  <w:sz w:val="24"/>
                  <w:szCs w:val="24"/>
                </w:rPr>
                <w:delText>3.6</w:delText>
              </w:r>
            </w:del>
          </w:p>
        </w:tc>
      </w:tr>
      <w:tr w:rsidR="00B65D2D" w:rsidRPr="00703517" w14:paraId="2477FD0F" w14:textId="77777777" w:rsidTr="00341DE7">
        <w:trPr>
          <w:jc w:val="center"/>
        </w:trPr>
        <w:tc>
          <w:tcPr>
            <w:tcW w:w="1160" w:type="dxa"/>
            <w:tcMar>
              <w:top w:w="100" w:type="dxa"/>
              <w:left w:w="100" w:type="dxa"/>
              <w:bottom w:w="100" w:type="dxa"/>
              <w:right w:w="100" w:type="dxa"/>
            </w:tcMar>
          </w:tcPr>
          <w:p w14:paraId="7B5C4BA4"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ECED063" w14:textId="3686AADF" w:rsidR="00B65D2D" w:rsidRPr="008E44F2" w:rsidRDefault="00940E1C" w:rsidP="00341DE7">
            <w:pPr>
              <w:widowControl w:val="0"/>
              <w:spacing w:line="240" w:lineRule="auto"/>
              <w:jc w:val="center"/>
              <w:rPr>
                <w:rFonts w:ascii="Times New Roman" w:hAnsi="Times New Roman" w:cs="Times New Roman"/>
                <w:sz w:val="24"/>
                <w:szCs w:val="24"/>
              </w:rPr>
            </w:pPr>
            <w:del w:id="839" w:author="Vaughn Shirey" w:date="2023-08-30T18:59:00Z">
              <w:r w:rsidDel="003222FF">
                <w:rPr>
                  <w:rFonts w:ascii="Times New Roman" w:hAnsi="Times New Roman" w:cs="Times New Roman"/>
                  <w:sz w:val="24"/>
                  <w:szCs w:val="24"/>
                </w:rPr>
                <w:delText>-</w:delText>
              </w:r>
            </w:del>
            <w:ins w:id="840" w:author="Vaughn Shirey" w:date="2023-08-31T09:21:00Z">
              <w:r w:rsidR="00ED40CA">
                <w:rPr>
                  <w:rFonts w:ascii="Times New Roman" w:hAnsi="Times New Roman" w:cs="Times New Roman"/>
                  <w:sz w:val="24"/>
                  <w:szCs w:val="24"/>
                </w:rPr>
                <w:t>203.6</w:t>
              </w:r>
            </w:ins>
            <w:del w:id="841" w:author="Vaughn Shirey" w:date="2023-08-30T18:59:00Z">
              <w:r w:rsidDel="003222FF">
                <w:rPr>
                  <w:rFonts w:ascii="Times New Roman" w:hAnsi="Times New Roman" w:cs="Times New Roman"/>
                  <w:sz w:val="24"/>
                  <w:szCs w:val="24"/>
                </w:rPr>
                <w:delText>408.0</w:delText>
              </w:r>
            </w:del>
          </w:p>
        </w:tc>
        <w:tc>
          <w:tcPr>
            <w:tcW w:w="1800" w:type="dxa"/>
            <w:tcMar>
              <w:top w:w="100" w:type="dxa"/>
              <w:left w:w="100" w:type="dxa"/>
              <w:bottom w:w="100" w:type="dxa"/>
              <w:right w:w="100" w:type="dxa"/>
            </w:tcMar>
          </w:tcPr>
          <w:p w14:paraId="7F1D188A" w14:textId="6AB944E4" w:rsidR="00B65D2D" w:rsidRPr="008E44F2" w:rsidRDefault="00335ACE" w:rsidP="00341DE7">
            <w:pPr>
              <w:widowControl w:val="0"/>
              <w:spacing w:line="240" w:lineRule="auto"/>
              <w:jc w:val="center"/>
              <w:rPr>
                <w:rFonts w:ascii="Times New Roman" w:hAnsi="Times New Roman" w:cs="Times New Roman"/>
                <w:sz w:val="24"/>
                <w:szCs w:val="24"/>
              </w:rPr>
            </w:pPr>
            <w:ins w:id="842" w:author="Vaughn Shirey" w:date="2023-08-30T21:23:00Z">
              <w:r>
                <w:rPr>
                  <w:rFonts w:ascii="Times New Roman" w:hAnsi="Times New Roman" w:cs="Times New Roman"/>
                  <w:sz w:val="24"/>
                  <w:szCs w:val="24"/>
                </w:rPr>
                <w:t xml:space="preserve">5.6 </w:t>
              </w:r>
            </w:ins>
            <w:del w:id="843" w:author="Vaughn Shirey" w:date="2023-08-30T18:59:00Z">
              <w:r w:rsidR="00105A70" w:rsidDel="003222FF">
                <w:rPr>
                  <w:rFonts w:ascii="Times New Roman" w:hAnsi="Times New Roman" w:cs="Times New Roman"/>
                  <w:sz w:val="24"/>
                  <w:szCs w:val="24"/>
                </w:rPr>
                <w:delText>-5.6</w:delText>
              </w:r>
            </w:del>
          </w:p>
        </w:tc>
        <w:tc>
          <w:tcPr>
            <w:tcW w:w="2250" w:type="dxa"/>
            <w:tcMar>
              <w:top w:w="100" w:type="dxa"/>
              <w:left w:w="100" w:type="dxa"/>
              <w:bottom w:w="100" w:type="dxa"/>
              <w:right w:w="100" w:type="dxa"/>
            </w:tcMar>
          </w:tcPr>
          <w:p w14:paraId="1A435747" w14:textId="7DD2772A" w:rsidR="00B65D2D" w:rsidRPr="008E44F2" w:rsidRDefault="00335ACE" w:rsidP="00341DE7">
            <w:pPr>
              <w:widowControl w:val="0"/>
              <w:spacing w:line="240" w:lineRule="auto"/>
              <w:jc w:val="center"/>
              <w:rPr>
                <w:rFonts w:ascii="Times New Roman" w:hAnsi="Times New Roman" w:cs="Times New Roman"/>
                <w:sz w:val="24"/>
                <w:szCs w:val="24"/>
              </w:rPr>
            </w:pPr>
            <w:ins w:id="844" w:author="Vaughn Shirey" w:date="2023-08-30T21:23:00Z">
              <w:r>
                <w:rPr>
                  <w:rFonts w:ascii="Times New Roman" w:hAnsi="Times New Roman" w:cs="Times New Roman"/>
                  <w:sz w:val="24"/>
                  <w:szCs w:val="24"/>
                </w:rPr>
                <w:t xml:space="preserve">2.8 </w:t>
              </w:r>
            </w:ins>
            <w:del w:id="845" w:author="Vaughn Shirey" w:date="2023-08-30T18:59:00Z">
              <w:r w:rsidR="00105A70" w:rsidDel="003222FF">
                <w:rPr>
                  <w:rFonts w:ascii="Times New Roman" w:hAnsi="Times New Roman" w:cs="Times New Roman"/>
                  <w:sz w:val="24"/>
                  <w:szCs w:val="24"/>
                </w:rPr>
                <w:delText>2.7</w:delText>
              </w:r>
            </w:del>
          </w:p>
        </w:tc>
      </w:tr>
      <w:tr w:rsidR="00B65D2D" w:rsidRPr="00703517" w14:paraId="1FBD8D6A" w14:textId="77777777" w:rsidTr="00341DE7">
        <w:trPr>
          <w:jc w:val="center"/>
        </w:trPr>
        <w:tc>
          <w:tcPr>
            <w:tcW w:w="1160" w:type="dxa"/>
            <w:tcMar>
              <w:top w:w="100" w:type="dxa"/>
              <w:left w:w="100" w:type="dxa"/>
              <w:bottom w:w="100" w:type="dxa"/>
              <w:right w:w="100" w:type="dxa"/>
            </w:tcMar>
          </w:tcPr>
          <w:p w14:paraId="2A34001E" w14:textId="77777777" w:rsidR="00B65D2D" w:rsidRPr="007C401C" w:rsidRDefault="00B65D2D"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27F5464F" w14:textId="6DCF40D3" w:rsidR="00B65D2D" w:rsidRPr="007C401C" w:rsidRDefault="00ED40CA" w:rsidP="00341DE7">
            <w:pPr>
              <w:widowControl w:val="0"/>
              <w:spacing w:line="240" w:lineRule="auto"/>
              <w:jc w:val="center"/>
              <w:rPr>
                <w:rFonts w:ascii="Times New Roman" w:hAnsi="Times New Roman" w:cs="Times New Roman"/>
                <w:b/>
                <w:bCs/>
                <w:sz w:val="24"/>
                <w:szCs w:val="24"/>
                <w:u w:val="single"/>
              </w:rPr>
            </w:pPr>
            <w:ins w:id="846" w:author="Vaughn Shirey" w:date="2023-08-31T09:21:00Z">
              <w:r>
                <w:rPr>
                  <w:rFonts w:ascii="Times New Roman" w:hAnsi="Times New Roman" w:cs="Times New Roman"/>
                  <w:b/>
                  <w:bCs/>
                  <w:sz w:val="24"/>
                  <w:szCs w:val="24"/>
                  <w:u w:val="single"/>
                </w:rPr>
                <w:t>209.3</w:t>
              </w:r>
            </w:ins>
            <w:del w:id="847" w:author="Vaughn Shirey" w:date="2023-08-30T18:59:00Z">
              <w:r w:rsidR="00940E1C" w:rsidDel="003222FF">
                <w:rPr>
                  <w:rFonts w:ascii="Times New Roman" w:hAnsi="Times New Roman" w:cs="Times New Roman"/>
                  <w:b/>
                  <w:bCs/>
                  <w:sz w:val="24"/>
                  <w:szCs w:val="24"/>
                  <w:u w:val="single"/>
                </w:rPr>
                <w:delText>-419.1</w:delText>
              </w:r>
            </w:del>
          </w:p>
        </w:tc>
        <w:tc>
          <w:tcPr>
            <w:tcW w:w="1800" w:type="dxa"/>
            <w:tcMar>
              <w:top w:w="100" w:type="dxa"/>
              <w:left w:w="100" w:type="dxa"/>
              <w:bottom w:w="100" w:type="dxa"/>
              <w:right w:w="100" w:type="dxa"/>
            </w:tcMar>
          </w:tcPr>
          <w:p w14:paraId="0796FC26" w14:textId="6C68DC9C" w:rsidR="00B65D2D" w:rsidRPr="007C401C" w:rsidRDefault="00335ACE" w:rsidP="00341DE7">
            <w:pPr>
              <w:widowControl w:val="0"/>
              <w:spacing w:line="240" w:lineRule="auto"/>
              <w:jc w:val="center"/>
              <w:rPr>
                <w:rFonts w:ascii="Times New Roman" w:hAnsi="Times New Roman" w:cs="Times New Roman"/>
                <w:b/>
                <w:bCs/>
                <w:sz w:val="24"/>
                <w:szCs w:val="24"/>
                <w:u w:val="single"/>
              </w:rPr>
            </w:pPr>
            <w:ins w:id="848" w:author="Vaughn Shirey" w:date="2023-08-30T21:22:00Z">
              <w:r>
                <w:rPr>
                  <w:rFonts w:ascii="Times New Roman" w:hAnsi="Times New Roman" w:cs="Times New Roman"/>
                  <w:b/>
                  <w:bCs/>
                  <w:sz w:val="24"/>
                  <w:szCs w:val="24"/>
                  <w:u w:val="single"/>
                </w:rPr>
                <w:t xml:space="preserve">0.0 </w:t>
              </w:r>
            </w:ins>
            <w:del w:id="849" w:author="Vaughn Shirey" w:date="2023-08-30T18:59:00Z">
              <w:r w:rsidR="00105A70" w:rsidRPr="007C401C" w:rsidDel="003222FF">
                <w:rPr>
                  <w:rFonts w:ascii="Times New Roman" w:hAnsi="Times New Roman" w:cs="Times New Roman"/>
                  <w:b/>
                  <w:bCs/>
                  <w:sz w:val="24"/>
                  <w:szCs w:val="24"/>
                  <w:u w:val="single"/>
                </w:rPr>
                <w:delText>0.0</w:delText>
              </w:r>
            </w:del>
          </w:p>
        </w:tc>
        <w:tc>
          <w:tcPr>
            <w:tcW w:w="2250" w:type="dxa"/>
            <w:tcMar>
              <w:top w:w="100" w:type="dxa"/>
              <w:left w:w="100" w:type="dxa"/>
              <w:bottom w:w="100" w:type="dxa"/>
              <w:right w:w="100" w:type="dxa"/>
            </w:tcMar>
          </w:tcPr>
          <w:p w14:paraId="4654012A" w14:textId="127F317B" w:rsidR="00B65D2D" w:rsidRPr="007C401C" w:rsidRDefault="00335ACE" w:rsidP="00341DE7">
            <w:pPr>
              <w:widowControl w:val="0"/>
              <w:spacing w:line="240" w:lineRule="auto"/>
              <w:jc w:val="center"/>
              <w:rPr>
                <w:rFonts w:ascii="Times New Roman" w:hAnsi="Times New Roman" w:cs="Times New Roman"/>
                <w:b/>
                <w:bCs/>
                <w:sz w:val="24"/>
                <w:szCs w:val="24"/>
                <w:u w:val="single"/>
              </w:rPr>
            </w:pPr>
            <w:ins w:id="850" w:author="Vaughn Shirey" w:date="2023-08-30T21:22:00Z">
              <w:r>
                <w:rPr>
                  <w:rFonts w:ascii="Times New Roman" w:hAnsi="Times New Roman" w:cs="Times New Roman"/>
                  <w:b/>
                  <w:bCs/>
                  <w:sz w:val="24"/>
                  <w:szCs w:val="24"/>
                  <w:u w:val="single"/>
                </w:rPr>
                <w:t xml:space="preserve">0.0 </w:t>
              </w:r>
            </w:ins>
            <w:del w:id="851" w:author="Vaughn Shirey" w:date="2023-08-30T18:59:00Z">
              <w:r w:rsidR="00105A70" w:rsidRPr="007C401C" w:rsidDel="003222FF">
                <w:rPr>
                  <w:rFonts w:ascii="Times New Roman" w:hAnsi="Times New Roman" w:cs="Times New Roman"/>
                  <w:b/>
                  <w:bCs/>
                  <w:sz w:val="24"/>
                  <w:szCs w:val="24"/>
                  <w:u w:val="single"/>
                </w:rPr>
                <w:delText>0.0</w:delText>
              </w:r>
            </w:del>
          </w:p>
        </w:tc>
      </w:tr>
      <w:tr w:rsidR="00B65D2D" w:rsidRPr="00703517" w14:paraId="65A73905" w14:textId="77777777" w:rsidTr="00341DE7">
        <w:trPr>
          <w:jc w:val="center"/>
        </w:trPr>
        <w:tc>
          <w:tcPr>
            <w:tcW w:w="1160" w:type="dxa"/>
            <w:tcMar>
              <w:top w:w="100" w:type="dxa"/>
              <w:left w:w="100" w:type="dxa"/>
              <w:bottom w:w="100" w:type="dxa"/>
              <w:right w:w="100" w:type="dxa"/>
            </w:tcMar>
          </w:tcPr>
          <w:p w14:paraId="45E6D73A" w14:textId="77777777" w:rsidR="00B65D2D" w:rsidRPr="007C401C" w:rsidRDefault="00B65D2D"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43DB9CFE" w14:textId="19E6E541" w:rsidR="00B65D2D" w:rsidRPr="007C401C" w:rsidRDefault="00ED40CA" w:rsidP="00341DE7">
            <w:pPr>
              <w:widowControl w:val="0"/>
              <w:spacing w:line="240" w:lineRule="auto"/>
              <w:jc w:val="center"/>
              <w:rPr>
                <w:rFonts w:ascii="Times New Roman" w:hAnsi="Times New Roman" w:cs="Times New Roman"/>
                <w:b/>
                <w:bCs/>
                <w:sz w:val="24"/>
                <w:szCs w:val="24"/>
                <w:u w:val="single"/>
              </w:rPr>
            </w:pPr>
            <w:ins w:id="852" w:author="Vaughn Shirey" w:date="2023-08-31T09:21:00Z">
              <w:r>
                <w:rPr>
                  <w:rFonts w:ascii="Times New Roman" w:hAnsi="Times New Roman" w:cs="Times New Roman"/>
                  <w:b/>
                  <w:bCs/>
                  <w:sz w:val="24"/>
                  <w:szCs w:val="24"/>
                  <w:u w:val="single"/>
                </w:rPr>
                <w:t>208.3</w:t>
              </w:r>
            </w:ins>
            <w:del w:id="853" w:author="Vaughn Shirey" w:date="2023-08-30T18:59:00Z">
              <w:r w:rsidR="00940E1C" w:rsidDel="003222FF">
                <w:rPr>
                  <w:rFonts w:ascii="Times New Roman" w:hAnsi="Times New Roman" w:cs="Times New Roman"/>
                  <w:b/>
                  <w:bCs/>
                  <w:sz w:val="24"/>
                  <w:szCs w:val="24"/>
                  <w:u w:val="single"/>
                </w:rPr>
                <w:delText>-416.9</w:delText>
              </w:r>
            </w:del>
          </w:p>
        </w:tc>
        <w:tc>
          <w:tcPr>
            <w:tcW w:w="1800" w:type="dxa"/>
            <w:tcMar>
              <w:top w:w="100" w:type="dxa"/>
              <w:left w:w="100" w:type="dxa"/>
              <w:bottom w:w="100" w:type="dxa"/>
              <w:right w:w="100" w:type="dxa"/>
            </w:tcMar>
          </w:tcPr>
          <w:p w14:paraId="5B229CB4" w14:textId="3146CBDF" w:rsidR="00B65D2D" w:rsidRPr="007C401C" w:rsidRDefault="00335ACE" w:rsidP="00341DE7">
            <w:pPr>
              <w:widowControl w:val="0"/>
              <w:spacing w:line="240" w:lineRule="auto"/>
              <w:jc w:val="center"/>
              <w:rPr>
                <w:rFonts w:ascii="Times New Roman" w:hAnsi="Times New Roman" w:cs="Times New Roman"/>
                <w:b/>
                <w:bCs/>
                <w:sz w:val="24"/>
                <w:szCs w:val="24"/>
                <w:u w:val="single"/>
              </w:rPr>
            </w:pPr>
            <w:ins w:id="854" w:author="Vaughn Shirey" w:date="2023-08-30T21:22:00Z">
              <w:r>
                <w:rPr>
                  <w:rFonts w:ascii="Times New Roman" w:hAnsi="Times New Roman" w:cs="Times New Roman"/>
                  <w:b/>
                  <w:bCs/>
                  <w:sz w:val="24"/>
                  <w:szCs w:val="24"/>
                  <w:u w:val="single"/>
                </w:rPr>
                <w:t xml:space="preserve">1.0 </w:t>
              </w:r>
            </w:ins>
            <w:del w:id="855" w:author="Vaughn Shirey" w:date="2023-08-30T18:59:00Z">
              <w:r w:rsidR="00105A70" w:rsidRPr="007C401C" w:rsidDel="003222FF">
                <w:rPr>
                  <w:rFonts w:ascii="Times New Roman" w:hAnsi="Times New Roman" w:cs="Times New Roman"/>
                  <w:b/>
                  <w:bCs/>
                  <w:sz w:val="24"/>
                  <w:szCs w:val="24"/>
                  <w:u w:val="single"/>
                </w:rPr>
                <w:delText>-1.1</w:delText>
              </w:r>
            </w:del>
          </w:p>
        </w:tc>
        <w:tc>
          <w:tcPr>
            <w:tcW w:w="2250" w:type="dxa"/>
            <w:tcMar>
              <w:top w:w="100" w:type="dxa"/>
              <w:left w:w="100" w:type="dxa"/>
              <w:bottom w:w="100" w:type="dxa"/>
              <w:right w:w="100" w:type="dxa"/>
            </w:tcMar>
          </w:tcPr>
          <w:p w14:paraId="59E29CD3" w14:textId="04866265" w:rsidR="00B65D2D" w:rsidRPr="007C401C" w:rsidRDefault="00335ACE" w:rsidP="00341DE7">
            <w:pPr>
              <w:widowControl w:val="0"/>
              <w:spacing w:line="240" w:lineRule="auto"/>
              <w:jc w:val="center"/>
              <w:rPr>
                <w:rFonts w:ascii="Times New Roman" w:hAnsi="Times New Roman" w:cs="Times New Roman"/>
                <w:b/>
                <w:bCs/>
                <w:sz w:val="24"/>
                <w:szCs w:val="24"/>
                <w:u w:val="single"/>
              </w:rPr>
            </w:pPr>
            <w:ins w:id="856" w:author="Vaughn Shirey" w:date="2023-08-30T21:22:00Z">
              <w:r>
                <w:rPr>
                  <w:rFonts w:ascii="Times New Roman" w:hAnsi="Times New Roman" w:cs="Times New Roman"/>
                  <w:b/>
                  <w:bCs/>
                  <w:sz w:val="24"/>
                  <w:szCs w:val="24"/>
                  <w:u w:val="single"/>
                </w:rPr>
                <w:t xml:space="preserve">1.7 </w:t>
              </w:r>
            </w:ins>
            <w:del w:id="857" w:author="Vaughn Shirey" w:date="2023-08-30T18:59:00Z">
              <w:r w:rsidR="00105A70" w:rsidRPr="007C401C" w:rsidDel="003222FF">
                <w:rPr>
                  <w:rFonts w:ascii="Times New Roman" w:hAnsi="Times New Roman" w:cs="Times New Roman"/>
                  <w:b/>
                  <w:bCs/>
                  <w:sz w:val="24"/>
                  <w:szCs w:val="24"/>
                  <w:u w:val="single"/>
                </w:rPr>
                <w:delText>1.7</w:delText>
              </w:r>
            </w:del>
          </w:p>
        </w:tc>
      </w:tr>
      <w:tr w:rsidR="00B941D4" w:rsidRPr="00703517" w14:paraId="3084039D" w14:textId="77777777" w:rsidTr="00341DE7">
        <w:trPr>
          <w:jc w:val="center"/>
          <w:ins w:id="858" w:author="Vaughn Shirey" w:date="2023-08-25T10:42:00Z"/>
        </w:trPr>
        <w:tc>
          <w:tcPr>
            <w:tcW w:w="1160" w:type="dxa"/>
            <w:tcMar>
              <w:top w:w="100" w:type="dxa"/>
              <w:left w:w="100" w:type="dxa"/>
              <w:bottom w:w="100" w:type="dxa"/>
              <w:right w:w="100" w:type="dxa"/>
            </w:tcMar>
          </w:tcPr>
          <w:p w14:paraId="7D4AD720" w14:textId="3A279998" w:rsidR="00B941D4" w:rsidRPr="00335ACE" w:rsidRDefault="00B941D4" w:rsidP="00B941D4">
            <w:pPr>
              <w:widowControl w:val="0"/>
              <w:spacing w:line="240" w:lineRule="auto"/>
              <w:jc w:val="center"/>
              <w:rPr>
                <w:ins w:id="859" w:author="Vaughn Shirey" w:date="2023-08-25T10:42:00Z"/>
                <w:rFonts w:ascii="Times New Roman" w:hAnsi="Times New Roman" w:cs="Times New Roman"/>
                <w:sz w:val="24"/>
                <w:szCs w:val="24"/>
                <w:u w:val="single"/>
                <w:rPrChange w:id="860" w:author="Vaughn Shirey" w:date="2023-08-30T21:23:00Z">
                  <w:rPr>
                    <w:ins w:id="861" w:author="Vaughn Shirey" w:date="2023-08-25T10:42:00Z"/>
                    <w:rFonts w:ascii="Times New Roman" w:hAnsi="Times New Roman" w:cs="Times New Roman"/>
                    <w:b/>
                    <w:bCs/>
                    <w:sz w:val="24"/>
                    <w:szCs w:val="24"/>
                    <w:u w:val="single"/>
                  </w:rPr>
                </w:rPrChange>
              </w:rPr>
            </w:pPr>
            <w:ins w:id="862" w:author="Vaughn Shirey" w:date="2023-08-25T11:02:00Z">
              <w:r w:rsidRPr="00335ACE">
                <w:rPr>
                  <w:rFonts w:ascii="Times New Roman" w:hAnsi="Times New Roman" w:cs="Times New Roman"/>
                  <w:sz w:val="24"/>
                  <w:szCs w:val="24"/>
                  <w:rPrChange w:id="863" w:author="Vaughn Shirey" w:date="2023-08-30T21:23:00Z">
                    <w:rPr>
                      <w:rFonts w:ascii="Times New Roman" w:hAnsi="Times New Roman" w:cs="Times New Roman"/>
                      <w:b/>
                      <w:bCs/>
                      <w:sz w:val="24"/>
                      <w:szCs w:val="24"/>
                    </w:rPr>
                  </w:rPrChange>
                </w:rPr>
                <w:t>E</w:t>
              </w:r>
            </w:ins>
          </w:p>
        </w:tc>
        <w:tc>
          <w:tcPr>
            <w:tcW w:w="1620" w:type="dxa"/>
            <w:tcMar>
              <w:top w:w="100" w:type="dxa"/>
              <w:left w:w="100" w:type="dxa"/>
              <w:bottom w:w="100" w:type="dxa"/>
              <w:right w:w="100" w:type="dxa"/>
            </w:tcMar>
          </w:tcPr>
          <w:p w14:paraId="3B2BF12B" w14:textId="6DBE7E68" w:rsidR="00B941D4" w:rsidRPr="00335ACE" w:rsidRDefault="00ED40CA" w:rsidP="00B941D4">
            <w:pPr>
              <w:widowControl w:val="0"/>
              <w:spacing w:line="240" w:lineRule="auto"/>
              <w:jc w:val="center"/>
              <w:rPr>
                <w:ins w:id="864" w:author="Vaughn Shirey" w:date="2023-08-25T10:42:00Z"/>
                <w:rFonts w:ascii="Times New Roman" w:hAnsi="Times New Roman" w:cs="Times New Roman"/>
                <w:sz w:val="24"/>
                <w:szCs w:val="24"/>
                <w:u w:val="single"/>
                <w:rPrChange w:id="865" w:author="Vaughn Shirey" w:date="2023-08-30T21:23:00Z">
                  <w:rPr>
                    <w:ins w:id="866" w:author="Vaughn Shirey" w:date="2023-08-25T10:42:00Z"/>
                    <w:rFonts w:ascii="Times New Roman" w:hAnsi="Times New Roman" w:cs="Times New Roman"/>
                    <w:b/>
                    <w:bCs/>
                    <w:sz w:val="24"/>
                    <w:szCs w:val="24"/>
                    <w:u w:val="single"/>
                  </w:rPr>
                </w:rPrChange>
              </w:rPr>
            </w:pPr>
            <w:ins w:id="867" w:author="Vaughn Shirey" w:date="2023-08-31T09:21:00Z">
              <w:r>
                <w:rPr>
                  <w:rFonts w:ascii="Times New Roman" w:hAnsi="Times New Roman" w:cs="Times New Roman"/>
                  <w:sz w:val="24"/>
                  <w:szCs w:val="24"/>
                  <w:u w:val="single"/>
                </w:rPr>
                <w:t>203.6</w:t>
              </w:r>
            </w:ins>
          </w:p>
        </w:tc>
        <w:tc>
          <w:tcPr>
            <w:tcW w:w="1800" w:type="dxa"/>
            <w:tcMar>
              <w:top w:w="100" w:type="dxa"/>
              <w:left w:w="100" w:type="dxa"/>
              <w:bottom w:w="100" w:type="dxa"/>
              <w:right w:w="100" w:type="dxa"/>
            </w:tcMar>
          </w:tcPr>
          <w:p w14:paraId="1FCFD2EB" w14:textId="40ED48FC" w:rsidR="00B941D4" w:rsidRPr="00335ACE" w:rsidRDefault="00335ACE" w:rsidP="00B941D4">
            <w:pPr>
              <w:widowControl w:val="0"/>
              <w:spacing w:line="240" w:lineRule="auto"/>
              <w:jc w:val="center"/>
              <w:rPr>
                <w:ins w:id="868" w:author="Vaughn Shirey" w:date="2023-08-25T10:42:00Z"/>
                <w:rFonts w:ascii="Times New Roman" w:hAnsi="Times New Roman" w:cs="Times New Roman"/>
                <w:sz w:val="24"/>
                <w:szCs w:val="24"/>
                <w:u w:val="single"/>
                <w:rPrChange w:id="869" w:author="Vaughn Shirey" w:date="2023-08-30T21:23:00Z">
                  <w:rPr>
                    <w:ins w:id="870" w:author="Vaughn Shirey" w:date="2023-08-25T10:42:00Z"/>
                    <w:rFonts w:ascii="Times New Roman" w:hAnsi="Times New Roman" w:cs="Times New Roman"/>
                    <w:b/>
                    <w:bCs/>
                    <w:sz w:val="24"/>
                    <w:szCs w:val="24"/>
                    <w:u w:val="single"/>
                  </w:rPr>
                </w:rPrChange>
              </w:rPr>
            </w:pPr>
            <w:ins w:id="871" w:author="Vaughn Shirey" w:date="2023-08-30T21:23:00Z">
              <w:r w:rsidRPr="00335ACE">
                <w:rPr>
                  <w:rFonts w:ascii="Times New Roman" w:hAnsi="Times New Roman" w:cs="Times New Roman"/>
                  <w:sz w:val="24"/>
                  <w:szCs w:val="24"/>
                  <w:u w:val="single"/>
                  <w:rPrChange w:id="872" w:author="Vaughn Shirey" w:date="2023-08-30T21:23:00Z">
                    <w:rPr>
                      <w:rFonts w:ascii="Times New Roman" w:hAnsi="Times New Roman" w:cs="Times New Roman"/>
                      <w:b/>
                      <w:bCs/>
                      <w:sz w:val="24"/>
                      <w:szCs w:val="24"/>
                      <w:u w:val="single"/>
                    </w:rPr>
                  </w:rPrChange>
                </w:rPr>
                <w:t>5.6</w:t>
              </w:r>
            </w:ins>
          </w:p>
        </w:tc>
        <w:tc>
          <w:tcPr>
            <w:tcW w:w="2250" w:type="dxa"/>
            <w:tcMar>
              <w:top w:w="100" w:type="dxa"/>
              <w:left w:w="100" w:type="dxa"/>
              <w:bottom w:w="100" w:type="dxa"/>
              <w:right w:w="100" w:type="dxa"/>
            </w:tcMar>
          </w:tcPr>
          <w:p w14:paraId="02DB421D" w14:textId="79D02B6E" w:rsidR="00B941D4" w:rsidRPr="00335ACE" w:rsidRDefault="00335ACE" w:rsidP="00B941D4">
            <w:pPr>
              <w:widowControl w:val="0"/>
              <w:spacing w:line="240" w:lineRule="auto"/>
              <w:jc w:val="center"/>
              <w:rPr>
                <w:ins w:id="873" w:author="Vaughn Shirey" w:date="2023-08-25T10:42:00Z"/>
                <w:rFonts w:ascii="Times New Roman" w:hAnsi="Times New Roman" w:cs="Times New Roman"/>
                <w:sz w:val="24"/>
                <w:szCs w:val="24"/>
                <w:u w:val="single"/>
                <w:rPrChange w:id="874" w:author="Vaughn Shirey" w:date="2023-08-30T21:23:00Z">
                  <w:rPr>
                    <w:ins w:id="875" w:author="Vaughn Shirey" w:date="2023-08-25T10:42:00Z"/>
                    <w:rFonts w:ascii="Times New Roman" w:hAnsi="Times New Roman" w:cs="Times New Roman"/>
                    <w:b/>
                    <w:bCs/>
                    <w:sz w:val="24"/>
                    <w:szCs w:val="24"/>
                    <w:u w:val="single"/>
                  </w:rPr>
                </w:rPrChange>
              </w:rPr>
            </w:pPr>
            <w:ins w:id="876" w:author="Vaughn Shirey" w:date="2023-08-30T21:23:00Z">
              <w:r w:rsidRPr="00335ACE">
                <w:rPr>
                  <w:rFonts w:ascii="Times New Roman" w:hAnsi="Times New Roman" w:cs="Times New Roman"/>
                  <w:sz w:val="24"/>
                  <w:szCs w:val="24"/>
                  <w:u w:val="single"/>
                  <w:rPrChange w:id="877" w:author="Vaughn Shirey" w:date="2023-08-30T21:23:00Z">
                    <w:rPr>
                      <w:rFonts w:ascii="Times New Roman" w:hAnsi="Times New Roman" w:cs="Times New Roman"/>
                      <w:b/>
                      <w:bCs/>
                      <w:sz w:val="24"/>
                      <w:szCs w:val="24"/>
                      <w:u w:val="single"/>
                    </w:rPr>
                  </w:rPrChange>
                </w:rPr>
                <w:t>2.8</w:t>
              </w:r>
            </w:ins>
          </w:p>
        </w:tc>
      </w:tr>
      <w:tr w:rsidR="00B941D4" w:rsidRPr="00703517" w14:paraId="731A29DA" w14:textId="77777777" w:rsidTr="00341DE7">
        <w:trPr>
          <w:jc w:val="center"/>
          <w:ins w:id="878" w:author="Vaughn Shirey" w:date="2023-08-25T10:42:00Z"/>
        </w:trPr>
        <w:tc>
          <w:tcPr>
            <w:tcW w:w="1160" w:type="dxa"/>
            <w:tcMar>
              <w:top w:w="100" w:type="dxa"/>
              <w:left w:w="100" w:type="dxa"/>
              <w:bottom w:w="100" w:type="dxa"/>
              <w:right w:w="100" w:type="dxa"/>
            </w:tcMar>
          </w:tcPr>
          <w:p w14:paraId="52E11CE4" w14:textId="1C3C21AE" w:rsidR="00B941D4" w:rsidRPr="00335ACE" w:rsidRDefault="00B941D4" w:rsidP="00B941D4">
            <w:pPr>
              <w:widowControl w:val="0"/>
              <w:spacing w:line="240" w:lineRule="auto"/>
              <w:jc w:val="center"/>
              <w:rPr>
                <w:ins w:id="879" w:author="Vaughn Shirey" w:date="2023-08-25T10:42:00Z"/>
                <w:rFonts w:ascii="Times New Roman" w:hAnsi="Times New Roman" w:cs="Times New Roman"/>
                <w:sz w:val="24"/>
                <w:szCs w:val="24"/>
                <w:u w:val="single"/>
                <w:rPrChange w:id="880" w:author="Vaughn Shirey" w:date="2023-08-30T21:24:00Z">
                  <w:rPr>
                    <w:ins w:id="881" w:author="Vaughn Shirey" w:date="2023-08-25T10:42:00Z"/>
                    <w:rFonts w:ascii="Times New Roman" w:hAnsi="Times New Roman" w:cs="Times New Roman"/>
                    <w:b/>
                    <w:bCs/>
                    <w:sz w:val="24"/>
                    <w:szCs w:val="24"/>
                    <w:u w:val="single"/>
                  </w:rPr>
                </w:rPrChange>
              </w:rPr>
            </w:pPr>
            <w:ins w:id="882" w:author="Vaughn Shirey" w:date="2023-08-25T11:02:00Z">
              <w:r w:rsidRPr="00335ACE">
                <w:rPr>
                  <w:rFonts w:ascii="Times New Roman" w:hAnsi="Times New Roman" w:cs="Times New Roman"/>
                  <w:sz w:val="24"/>
                  <w:szCs w:val="24"/>
                  <w:rPrChange w:id="883" w:author="Vaughn Shirey" w:date="2023-08-30T21:24:00Z">
                    <w:rPr>
                      <w:rFonts w:ascii="Times New Roman" w:hAnsi="Times New Roman" w:cs="Times New Roman"/>
                      <w:b/>
                      <w:bCs/>
                      <w:sz w:val="24"/>
                      <w:szCs w:val="24"/>
                    </w:rPr>
                  </w:rPrChange>
                </w:rPr>
                <w:t>F</w:t>
              </w:r>
            </w:ins>
          </w:p>
        </w:tc>
        <w:tc>
          <w:tcPr>
            <w:tcW w:w="1620" w:type="dxa"/>
            <w:tcMar>
              <w:top w:w="100" w:type="dxa"/>
              <w:left w:w="100" w:type="dxa"/>
              <w:bottom w:w="100" w:type="dxa"/>
              <w:right w:w="100" w:type="dxa"/>
            </w:tcMar>
          </w:tcPr>
          <w:p w14:paraId="211E4965" w14:textId="54A4D30E" w:rsidR="00B941D4" w:rsidRPr="00335ACE" w:rsidRDefault="00ED40CA" w:rsidP="00B941D4">
            <w:pPr>
              <w:widowControl w:val="0"/>
              <w:spacing w:line="240" w:lineRule="auto"/>
              <w:jc w:val="center"/>
              <w:rPr>
                <w:ins w:id="884" w:author="Vaughn Shirey" w:date="2023-08-25T10:42:00Z"/>
                <w:rFonts w:ascii="Times New Roman" w:hAnsi="Times New Roman" w:cs="Times New Roman"/>
                <w:sz w:val="24"/>
                <w:szCs w:val="24"/>
                <w:u w:val="single"/>
                <w:rPrChange w:id="885" w:author="Vaughn Shirey" w:date="2023-08-30T21:24:00Z">
                  <w:rPr>
                    <w:ins w:id="886" w:author="Vaughn Shirey" w:date="2023-08-25T10:42:00Z"/>
                    <w:rFonts w:ascii="Times New Roman" w:hAnsi="Times New Roman" w:cs="Times New Roman"/>
                    <w:b/>
                    <w:bCs/>
                    <w:sz w:val="24"/>
                    <w:szCs w:val="24"/>
                    <w:u w:val="single"/>
                  </w:rPr>
                </w:rPrChange>
              </w:rPr>
            </w:pPr>
            <w:ins w:id="887" w:author="Vaughn Shirey" w:date="2023-08-31T09:21:00Z">
              <w:r>
                <w:rPr>
                  <w:rFonts w:ascii="Times New Roman" w:hAnsi="Times New Roman" w:cs="Times New Roman"/>
                  <w:sz w:val="24"/>
                  <w:szCs w:val="24"/>
                  <w:u w:val="single"/>
                </w:rPr>
                <w:t>203.4</w:t>
              </w:r>
            </w:ins>
          </w:p>
        </w:tc>
        <w:tc>
          <w:tcPr>
            <w:tcW w:w="1800" w:type="dxa"/>
            <w:tcMar>
              <w:top w:w="100" w:type="dxa"/>
              <w:left w:w="100" w:type="dxa"/>
              <w:bottom w:w="100" w:type="dxa"/>
              <w:right w:w="100" w:type="dxa"/>
            </w:tcMar>
          </w:tcPr>
          <w:p w14:paraId="21F2771E" w14:textId="437984B5" w:rsidR="00B941D4" w:rsidRPr="00335ACE" w:rsidRDefault="00335ACE" w:rsidP="00B941D4">
            <w:pPr>
              <w:widowControl w:val="0"/>
              <w:spacing w:line="240" w:lineRule="auto"/>
              <w:jc w:val="center"/>
              <w:rPr>
                <w:ins w:id="888" w:author="Vaughn Shirey" w:date="2023-08-25T10:42:00Z"/>
                <w:rFonts w:ascii="Times New Roman" w:hAnsi="Times New Roman" w:cs="Times New Roman"/>
                <w:sz w:val="24"/>
                <w:szCs w:val="24"/>
                <w:u w:val="single"/>
                <w:rPrChange w:id="889" w:author="Vaughn Shirey" w:date="2023-08-30T21:24:00Z">
                  <w:rPr>
                    <w:ins w:id="890" w:author="Vaughn Shirey" w:date="2023-08-25T10:42:00Z"/>
                    <w:rFonts w:ascii="Times New Roman" w:hAnsi="Times New Roman" w:cs="Times New Roman"/>
                    <w:b/>
                    <w:bCs/>
                    <w:sz w:val="24"/>
                    <w:szCs w:val="24"/>
                    <w:u w:val="single"/>
                  </w:rPr>
                </w:rPrChange>
              </w:rPr>
            </w:pPr>
            <w:ins w:id="891" w:author="Vaughn Shirey" w:date="2023-08-30T21:23:00Z">
              <w:r w:rsidRPr="00335ACE">
                <w:rPr>
                  <w:rFonts w:ascii="Times New Roman" w:hAnsi="Times New Roman" w:cs="Times New Roman"/>
                  <w:sz w:val="24"/>
                  <w:szCs w:val="24"/>
                  <w:u w:val="single"/>
                  <w:rPrChange w:id="892" w:author="Vaughn Shirey" w:date="2023-08-30T21:24:00Z">
                    <w:rPr>
                      <w:rFonts w:ascii="Times New Roman" w:hAnsi="Times New Roman" w:cs="Times New Roman"/>
                      <w:b/>
                      <w:bCs/>
                      <w:sz w:val="24"/>
                      <w:szCs w:val="24"/>
                      <w:u w:val="single"/>
                    </w:rPr>
                  </w:rPrChange>
                </w:rPr>
                <w:t>5.8</w:t>
              </w:r>
            </w:ins>
          </w:p>
        </w:tc>
        <w:tc>
          <w:tcPr>
            <w:tcW w:w="2250" w:type="dxa"/>
            <w:tcMar>
              <w:top w:w="100" w:type="dxa"/>
              <w:left w:w="100" w:type="dxa"/>
              <w:bottom w:w="100" w:type="dxa"/>
              <w:right w:w="100" w:type="dxa"/>
            </w:tcMar>
          </w:tcPr>
          <w:p w14:paraId="6DD0820D" w14:textId="6E874903" w:rsidR="00B941D4" w:rsidRPr="00335ACE" w:rsidRDefault="00335ACE" w:rsidP="00B941D4">
            <w:pPr>
              <w:widowControl w:val="0"/>
              <w:spacing w:line="240" w:lineRule="auto"/>
              <w:jc w:val="center"/>
              <w:rPr>
                <w:ins w:id="893" w:author="Vaughn Shirey" w:date="2023-08-25T10:42:00Z"/>
                <w:rFonts w:ascii="Times New Roman" w:hAnsi="Times New Roman" w:cs="Times New Roman"/>
                <w:sz w:val="24"/>
                <w:szCs w:val="24"/>
                <w:u w:val="single"/>
                <w:rPrChange w:id="894" w:author="Vaughn Shirey" w:date="2023-08-30T21:24:00Z">
                  <w:rPr>
                    <w:ins w:id="895" w:author="Vaughn Shirey" w:date="2023-08-25T10:42:00Z"/>
                    <w:rFonts w:ascii="Times New Roman" w:hAnsi="Times New Roman" w:cs="Times New Roman"/>
                    <w:b/>
                    <w:bCs/>
                    <w:sz w:val="24"/>
                    <w:szCs w:val="24"/>
                    <w:u w:val="single"/>
                  </w:rPr>
                </w:rPrChange>
              </w:rPr>
            </w:pPr>
            <w:ins w:id="896" w:author="Vaughn Shirey" w:date="2023-08-30T21:23:00Z">
              <w:r w:rsidRPr="00335ACE">
                <w:rPr>
                  <w:rFonts w:ascii="Times New Roman" w:hAnsi="Times New Roman" w:cs="Times New Roman"/>
                  <w:sz w:val="24"/>
                  <w:szCs w:val="24"/>
                  <w:u w:val="single"/>
                  <w:rPrChange w:id="897" w:author="Vaughn Shirey" w:date="2023-08-30T21:24:00Z">
                    <w:rPr>
                      <w:rFonts w:ascii="Times New Roman" w:hAnsi="Times New Roman" w:cs="Times New Roman"/>
                      <w:b/>
                      <w:bCs/>
                      <w:sz w:val="24"/>
                      <w:szCs w:val="24"/>
                      <w:u w:val="single"/>
                    </w:rPr>
                  </w:rPrChange>
                </w:rPr>
                <w:t>2.8</w:t>
              </w:r>
            </w:ins>
          </w:p>
        </w:tc>
      </w:tr>
      <w:tr w:rsidR="00B941D4" w:rsidRPr="00703517" w14:paraId="00FCE206" w14:textId="77777777" w:rsidTr="00341DE7">
        <w:trPr>
          <w:jc w:val="center"/>
        </w:trPr>
        <w:tc>
          <w:tcPr>
            <w:tcW w:w="1160" w:type="dxa"/>
            <w:tcMar>
              <w:top w:w="100" w:type="dxa"/>
              <w:left w:w="100" w:type="dxa"/>
              <w:bottom w:w="100" w:type="dxa"/>
              <w:right w:w="100" w:type="dxa"/>
            </w:tcMar>
          </w:tcPr>
          <w:p w14:paraId="5B436402" w14:textId="7DD259F1" w:rsidR="00B941D4" w:rsidRPr="008E44F2" w:rsidRDefault="002C04FC" w:rsidP="00B941D4">
            <w:pPr>
              <w:widowControl w:val="0"/>
              <w:spacing w:line="240" w:lineRule="auto"/>
              <w:jc w:val="center"/>
              <w:rPr>
                <w:rFonts w:ascii="Times New Roman" w:hAnsi="Times New Roman" w:cs="Times New Roman"/>
                <w:sz w:val="24"/>
                <w:szCs w:val="24"/>
              </w:rPr>
            </w:pPr>
            <w:ins w:id="898" w:author="Vaughn Shirey" w:date="2023-08-31T09:29:00Z">
              <w:r>
                <w:rPr>
                  <w:rFonts w:ascii="Times New Roman" w:hAnsi="Times New Roman" w:cs="Times New Roman"/>
                  <w:sz w:val="24"/>
                  <w:szCs w:val="24"/>
                </w:rPr>
                <w:t>G</w:t>
              </w:r>
            </w:ins>
            <w:del w:id="899" w:author="Vaughn Shirey" w:date="2023-08-31T09:29:00Z">
              <w:r w:rsidR="00B941D4" w:rsidRPr="008E44F2" w:rsidDel="002C04FC">
                <w:rPr>
                  <w:rFonts w:ascii="Times New Roman" w:hAnsi="Times New Roman" w:cs="Times New Roman"/>
                  <w:sz w:val="24"/>
                  <w:szCs w:val="24"/>
                </w:rPr>
                <w:delText>E</w:delText>
              </w:r>
            </w:del>
          </w:p>
        </w:tc>
        <w:tc>
          <w:tcPr>
            <w:tcW w:w="1620" w:type="dxa"/>
            <w:tcMar>
              <w:top w:w="100" w:type="dxa"/>
              <w:left w:w="100" w:type="dxa"/>
              <w:bottom w:w="100" w:type="dxa"/>
              <w:right w:w="100" w:type="dxa"/>
            </w:tcMar>
          </w:tcPr>
          <w:p w14:paraId="43608FD8" w14:textId="1E1AC623" w:rsidR="00B941D4" w:rsidRPr="008E44F2" w:rsidRDefault="00B941D4" w:rsidP="00B941D4">
            <w:pPr>
              <w:widowControl w:val="0"/>
              <w:spacing w:line="240" w:lineRule="auto"/>
              <w:jc w:val="center"/>
              <w:rPr>
                <w:rFonts w:ascii="Times New Roman" w:hAnsi="Times New Roman" w:cs="Times New Roman"/>
                <w:sz w:val="24"/>
                <w:szCs w:val="24"/>
              </w:rPr>
            </w:pPr>
            <w:del w:id="900" w:author="Vaughn Shirey" w:date="2023-08-30T18:59:00Z">
              <w:r w:rsidDel="003222FF">
                <w:rPr>
                  <w:rFonts w:ascii="Times New Roman" w:hAnsi="Times New Roman" w:cs="Times New Roman"/>
                  <w:sz w:val="24"/>
                  <w:szCs w:val="24"/>
                </w:rPr>
                <w:delText>-</w:delText>
              </w:r>
            </w:del>
            <w:ins w:id="901" w:author="Vaughn Shirey" w:date="2023-08-31T09:21:00Z">
              <w:r w:rsidR="00ED40CA">
                <w:rPr>
                  <w:rFonts w:ascii="Times New Roman" w:hAnsi="Times New Roman" w:cs="Times New Roman"/>
                  <w:sz w:val="24"/>
                  <w:szCs w:val="24"/>
                </w:rPr>
                <w:t>203.0</w:t>
              </w:r>
            </w:ins>
            <w:del w:id="902" w:author="Vaughn Shirey" w:date="2023-08-30T18:59:00Z">
              <w:r w:rsidDel="003222FF">
                <w:rPr>
                  <w:rFonts w:ascii="Times New Roman" w:hAnsi="Times New Roman" w:cs="Times New Roman"/>
                  <w:sz w:val="24"/>
                  <w:szCs w:val="24"/>
                </w:rPr>
                <w:delText>406.5</w:delText>
              </w:r>
            </w:del>
          </w:p>
        </w:tc>
        <w:tc>
          <w:tcPr>
            <w:tcW w:w="1800" w:type="dxa"/>
            <w:tcMar>
              <w:top w:w="100" w:type="dxa"/>
              <w:left w:w="100" w:type="dxa"/>
              <w:bottom w:w="100" w:type="dxa"/>
              <w:right w:w="100" w:type="dxa"/>
            </w:tcMar>
          </w:tcPr>
          <w:p w14:paraId="6A7B399E" w14:textId="23F2C5F2" w:rsidR="00B941D4" w:rsidRPr="008E44F2" w:rsidRDefault="00335ACE" w:rsidP="00B941D4">
            <w:pPr>
              <w:widowControl w:val="0"/>
              <w:spacing w:line="240" w:lineRule="auto"/>
              <w:jc w:val="center"/>
              <w:rPr>
                <w:rFonts w:ascii="Times New Roman" w:hAnsi="Times New Roman" w:cs="Times New Roman"/>
                <w:sz w:val="24"/>
                <w:szCs w:val="24"/>
              </w:rPr>
            </w:pPr>
            <w:ins w:id="903" w:author="Vaughn Shirey" w:date="2023-08-30T21:24:00Z">
              <w:r>
                <w:rPr>
                  <w:rFonts w:ascii="Times New Roman" w:hAnsi="Times New Roman" w:cs="Times New Roman"/>
                  <w:sz w:val="24"/>
                  <w:szCs w:val="24"/>
                </w:rPr>
                <w:t>6.3</w:t>
              </w:r>
            </w:ins>
            <w:del w:id="904" w:author="Vaughn Shirey" w:date="2023-08-30T18:59:00Z">
              <w:r w:rsidR="00B941D4" w:rsidDel="003222FF">
                <w:rPr>
                  <w:rFonts w:ascii="Times New Roman" w:hAnsi="Times New Roman" w:cs="Times New Roman"/>
                  <w:sz w:val="24"/>
                  <w:szCs w:val="24"/>
                </w:rPr>
                <w:delText>-6.3</w:delText>
              </w:r>
            </w:del>
          </w:p>
        </w:tc>
        <w:tc>
          <w:tcPr>
            <w:tcW w:w="2250" w:type="dxa"/>
            <w:tcMar>
              <w:top w:w="100" w:type="dxa"/>
              <w:left w:w="100" w:type="dxa"/>
              <w:bottom w:w="100" w:type="dxa"/>
              <w:right w:w="100" w:type="dxa"/>
            </w:tcMar>
          </w:tcPr>
          <w:p w14:paraId="145E4EAC" w14:textId="6D8C37BE" w:rsidR="00B941D4" w:rsidRPr="008E44F2" w:rsidRDefault="00335ACE" w:rsidP="00B941D4">
            <w:pPr>
              <w:widowControl w:val="0"/>
              <w:spacing w:line="240" w:lineRule="auto"/>
              <w:jc w:val="center"/>
              <w:rPr>
                <w:rFonts w:ascii="Times New Roman" w:hAnsi="Times New Roman" w:cs="Times New Roman"/>
                <w:sz w:val="24"/>
                <w:szCs w:val="24"/>
              </w:rPr>
            </w:pPr>
            <w:ins w:id="905" w:author="Vaughn Shirey" w:date="2023-08-30T21:24:00Z">
              <w:r>
                <w:rPr>
                  <w:rFonts w:ascii="Times New Roman" w:hAnsi="Times New Roman" w:cs="Times New Roman"/>
                  <w:sz w:val="24"/>
                  <w:szCs w:val="24"/>
                </w:rPr>
                <w:t>3.6</w:t>
              </w:r>
            </w:ins>
            <w:del w:id="906" w:author="Vaughn Shirey" w:date="2023-08-30T18:59:00Z">
              <w:r w:rsidR="00B941D4" w:rsidDel="003222FF">
                <w:rPr>
                  <w:rFonts w:ascii="Times New Roman" w:hAnsi="Times New Roman" w:cs="Times New Roman"/>
                  <w:sz w:val="24"/>
                  <w:szCs w:val="24"/>
                </w:rPr>
                <w:delText>3.5</w:delText>
              </w:r>
            </w:del>
          </w:p>
        </w:tc>
      </w:tr>
      <w:tr w:rsidR="00B941D4" w:rsidRPr="00703517" w14:paraId="03608219" w14:textId="77777777" w:rsidTr="00341DE7">
        <w:trPr>
          <w:jc w:val="center"/>
        </w:trPr>
        <w:tc>
          <w:tcPr>
            <w:tcW w:w="1160" w:type="dxa"/>
            <w:tcMar>
              <w:top w:w="100" w:type="dxa"/>
              <w:left w:w="100" w:type="dxa"/>
              <w:bottom w:w="100" w:type="dxa"/>
              <w:right w:w="100" w:type="dxa"/>
            </w:tcMar>
          </w:tcPr>
          <w:p w14:paraId="0077A2E0" w14:textId="09CFA6D1" w:rsidR="00B941D4" w:rsidRPr="008E44F2" w:rsidRDefault="002C04FC" w:rsidP="00B941D4">
            <w:pPr>
              <w:widowControl w:val="0"/>
              <w:spacing w:line="240" w:lineRule="auto"/>
              <w:jc w:val="center"/>
              <w:rPr>
                <w:rFonts w:ascii="Times New Roman" w:hAnsi="Times New Roman" w:cs="Times New Roman"/>
                <w:sz w:val="24"/>
                <w:szCs w:val="24"/>
              </w:rPr>
            </w:pPr>
            <w:ins w:id="907" w:author="Vaughn Shirey" w:date="2023-08-31T09:29:00Z">
              <w:r>
                <w:rPr>
                  <w:rFonts w:ascii="Times New Roman" w:hAnsi="Times New Roman" w:cs="Times New Roman"/>
                  <w:sz w:val="24"/>
                  <w:szCs w:val="24"/>
                </w:rPr>
                <w:t>H</w:t>
              </w:r>
            </w:ins>
            <w:del w:id="908" w:author="Vaughn Shirey" w:date="2023-08-31T09:29:00Z">
              <w:r w:rsidR="00B941D4" w:rsidRPr="008E44F2" w:rsidDel="002C04FC">
                <w:rPr>
                  <w:rFonts w:ascii="Times New Roman" w:hAnsi="Times New Roman" w:cs="Times New Roman"/>
                  <w:sz w:val="24"/>
                  <w:szCs w:val="24"/>
                </w:rPr>
                <w:delText>F</w:delText>
              </w:r>
            </w:del>
          </w:p>
        </w:tc>
        <w:tc>
          <w:tcPr>
            <w:tcW w:w="1620" w:type="dxa"/>
            <w:tcMar>
              <w:top w:w="100" w:type="dxa"/>
              <w:left w:w="100" w:type="dxa"/>
              <w:bottom w:w="100" w:type="dxa"/>
              <w:right w:w="100" w:type="dxa"/>
            </w:tcMar>
          </w:tcPr>
          <w:p w14:paraId="08B022AD" w14:textId="02673D51" w:rsidR="00B941D4" w:rsidRPr="008E44F2" w:rsidRDefault="00B941D4" w:rsidP="00B941D4">
            <w:pPr>
              <w:widowControl w:val="0"/>
              <w:spacing w:line="240" w:lineRule="auto"/>
              <w:jc w:val="center"/>
              <w:rPr>
                <w:rFonts w:ascii="Times New Roman" w:hAnsi="Times New Roman" w:cs="Times New Roman"/>
                <w:sz w:val="24"/>
                <w:szCs w:val="24"/>
              </w:rPr>
            </w:pPr>
            <w:del w:id="909" w:author="Vaughn Shirey" w:date="2023-08-30T18:59:00Z">
              <w:r w:rsidDel="003222FF">
                <w:rPr>
                  <w:rFonts w:ascii="Times New Roman" w:hAnsi="Times New Roman" w:cs="Times New Roman"/>
                  <w:sz w:val="24"/>
                  <w:szCs w:val="24"/>
                </w:rPr>
                <w:delText>-</w:delText>
              </w:r>
            </w:del>
            <w:ins w:id="910" w:author="Vaughn Shirey" w:date="2023-08-31T09:21:00Z">
              <w:r w:rsidR="00ED40CA">
                <w:rPr>
                  <w:rFonts w:ascii="Times New Roman" w:hAnsi="Times New Roman" w:cs="Times New Roman"/>
                  <w:sz w:val="24"/>
                  <w:szCs w:val="24"/>
                </w:rPr>
                <w:t>202.8</w:t>
              </w:r>
            </w:ins>
            <w:del w:id="911" w:author="Vaughn Shirey" w:date="2023-08-30T18:59:00Z">
              <w:r w:rsidDel="003222FF">
                <w:rPr>
                  <w:rFonts w:ascii="Times New Roman" w:hAnsi="Times New Roman" w:cs="Times New Roman"/>
                  <w:sz w:val="24"/>
                  <w:szCs w:val="24"/>
                </w:rPr>
                <w:delText>405.9</w:delText>
              </w:r>
            </w:del>
          </w:p>
        </w:tc>
        <w:tc>
          <w:tcPr>
            <w:tcW w:w="1800" w:type="dxa"/>
            <w:tcMar>
              <w:top w:w="100" w:type="dxa"/>
              <w:left w:w="100" w:type="dxa"/>
              <w:bottom w:w="100" w:type="dxa"/>
              <w:right w:w="100" w:type="dxa"/>
            </w:tcMar>
          </w:tcPr>
          <w:p w14:paraId="682F07C5" w14:textId="6F1F5723" w:rsidR="00B941D4" w:rsidRPr="008E44F2" w:rsidRDefault="00335ACE" w:rsidP="00B941D4">
            <w:pPr>
              <w:widowControl w:val="0"/>
              <w:spacing w:line="240" w:lineRule="auto"/>
              <w:jc w:val="center"/>
              <w:rPr>
                <w:rFonts w:ascii="Times New Roman" w:hAnsi="Times New Roman" w:cs="Times New Roman"/>
                <w:sz w:val="24"/>
                <w:szCs w:val="24"/>
              </w:rPr>
            </w:pPr>
            <w:ins w:id="912" w:author="Vaughn Shirey" w:date="2023-08-30T21:24:00Z">
              <w:r>
                <w:rPr>
                  <w:rFonts w:ascii="Times New Roman" w:hAnsi="Times New Roman" w:cs="Times New Roman"/>
                  <w:sz w:val="24"/>
                  <w:szCs w:val="24"/>
                </w:rPr>
                <w:t>6.5</w:t>
              </w:r>
            </w:ins>
            <w:del w:id="913" w:author="Vaughn Shirey" w:date="2023-08-30T18:59:00Z">
              <w:r w:rsidR="00B941D4" w:rsidDel="003222FF">
                <w:rPr>
                  <w:rFonts w:ascii="Times New Roman" w:hAnsi="Times New Roman" w:cs="Times New Roman"/>
                  <w:sz w:val="24"/>
                  <w:szCs w:val="24"/>
                </w:rPr>
                <w:delText>-6.6</w:delText>
              </w:r>
            </w:del>
          </w:p>
        </w:tc>
        <w:tc>
          <w:tcPr>
            <w:tcW w:w="2250" w:type="dxa"/>
            <w:tcMar>
              <w:top w:w="100" w:type="dxa"/>
              <w:left w:w="100" w:type="dxa"/>
              <w:bottom w:w="100" w:type="dxa"/>
              <w:right w:w="100" w:type="dxa"/>
            </w:tcMar>
          </w:tcPr>
          <w:p w14:paraId="6F49F59D" w14:textId="2B5681E2" w:rsidR="00B941D4" w:rsidRPr="008E44F2" w:rsidRDefault="00335ACE" w:rsidP="00B941D4">
            <w:pPr>
              <w:widowControl w:val="0"/>
              <w:spacing w:line="240" w:lineRule="auto"/>
              <w:jc w:val="center"/>
              <w:rPr>
                <w:rFonts w:ascii="Times New Roman" w:hAnsi="Times New Roman" w:cs="Times New Roman"/>
                <w:sz w:val="24"/>
                <w:szCs w:val="24"/>
              </w:rPr>
            </w:pPr>
            <w:ins w:id="914" w:author="Vaughn Shirey" w:date="2023-08-30T21:24:00Z">
              <w:r>
                <w:rPr>
                  <w:rFonts w:ascii="Times New Roman" w:hAnsi="Times New Roman" w:cs="Times New Roman"/>
                  <w:sz w:val="24"/>
                  <w:szCs w:val="24"/>
                </w:rPr>
                <w:t>2.8</w:t>
              </w:r>
            </w:ins>
            <w:del w:id="915" w:author="Vaughn Shirey" w:date="2023-08-30T18:59:00Z">
              <w:r w:rsidR="00B941D4" w:rsidDel="003222FF">
                <w:rPr>
                  <w:rFonts w:ascii="Times New Roman" w:hAnsi="Times New Roman" w:cs="Times New Roman"/>
                  <w:sz w:val="24"/>
                  <w:szCs w:val="24"/>
                </w:rPr>
                <w:delText>2.7</w:delText>
              </w:r>
            </w:del>
          </w:p>
        </w:tc>
      </w:tr>
      <w:tr w:rsidR="00B941D4" w:rsidRPr="00703517" w14:paraId="4E1C4A85" w14:textId="77777777" w:rsidTr="00341DE7">
        <w:trPr>
          <w:jc w:val="center"/>
        </w:trPr>
        <w:tc>
          <w:tcPr>
            <w:tcW w:w="1160" w:type="dxa"/>
            <w:tcMar>
              <w:top w:w="100" w:type="dxa"/>
              <w:left w:w="100" w:type="dxa"/>
              <w:bottom w:w="100" w:type="dxa"/>
              <w:right w:w="100" w:type="dxa"/>
            </w:tcMar>
          </w:tcPr>
          <w:p w14:paraId="286BA883" w14:textId="1741D56A" w:rsidR="00B941D4" w:rsidRPr="008E44F2" w:rsidRDefault="002C04FC" w:rsidP="00B941D4">
            <w:pPr>
              <w:widowControl w:val="0"/>
              <w:spacing w:line="240" w:lineRule="auto"/>
              <w:jc w:val="center"/>
              <w:rPr>
                <w:rFonts w:ascii="Times New Roman" w:hAnsi="Times New Roman" w:cs="Times New Roman"/>
                <w:sz w:val="24"/>
                <w:szCs w:val="24"/>
              </w:rPr>
            </w:pPr>
            <w:ins w:id="916" w:author="Vaughn Shirey" w:date="2023-08-31T09:29:00Z">
              <w:r>
                <w:rPr>
                  <w:rFonts w:ascii="Times New Roman" w:hAnsi="Times New Roman" w:cs="Times New Roman"/>
                  <w:sz w:val="24"/>
                  <w:szCs w:val="24"/>
                </w:rPr>
                <w:t>I</w:t>
              </w:r>
            </w:ins>
            <w:del w:id="917" w:author="Vaughn Shirey" w:date="2023-08-31T09:29:00Z">
              <w:r w:rsidR="00B941D4" w:rsidRPr="008E44F2" w:rsidDel="002C04FC">
                <w:rPr>
                  <w:rFonts w:ascii="Times New Roman" w:hAnsi="Times New Roman" w:cs="Times New Roman"/>
                  <w:sz w:val="24"/>
                  <w:szCs w:val="24"/>
                </w:rPr>
                <w:delText>G</w:delText>
              </w:r>
            </w:del>
          </w:p>
        </w:tc>
        <w:tc>
          <w:tcPr>
            <w:tcW w:w="1620" w:type="dxa"/>
            <w:tcMar>
              <w:top w:w="100" w:type="dxa"/>
              <w:left w:w="100" w:type="dxa"/>
              <w:bottom w:w="100" w:type="dxa"/>
              <w:right w:w="100" w:type="dxa"/>
            </w:tcMar>
          </w:tcPr>
          <w:p w14:paraId="452C829B" w14:textId="327F860B" w:rsidR="00B941D4" w:rsidRPr="008E44F2" w:rsidRDefault="00B941D4" w:rsidP="00B941D4">
            <w:pPr>
              <w:widowControl w:val="0"/>
              <w:spacing w:line="240" w:lineRule="auto"/>
              <w:jc w:val="center"/>
              <w:rPr>
                <w:rFonts w:ascii="Times New Roman" w:hAnsi="Times New Roman" w:cs="Times New Roman"/>
                <w:sz w:val="24"/>
                <w:szCs w:val="24"/>
              </w:rPr>
            </w:pPr>
            <w:del w:id="918" w:author="Vaughn Shirey" w:date="2023-08-30T18:59:00Z">
              <w:r w:rsidDel="003222FF">
                <w:rPr>
                  <w:rFonts w:ascii="Times New Roman" w:hAnsi="Times New Roman" w:cs="Times New Roman"/>
                  <w:sz w:val="24"/>
                  <w:szCs w:val="24"/>
                </w:rPr>
                <w:delText>-</w:delText>
              </w:r>
            </w:del>
            <w:ins w:id="919" w:author="Vaughn Shirey" w:date="2023-08-31T09:21:00Z">
              <w:r w:rsidR="00ED40CA">
                <w:rPr>
                  <w:rFonts w:ascii="Times New Roman" w:hAnsi="Times New Roman" w:cs="Times New Roman"/>
                  <w:sz w:val="24"/>
                  <w:szCs w:val="24"/>
                </w:rPr>
                <w:t>202.2</w:t>
              </w:r>
            </w:ins>
            <w:del w:id="920" w:author="Vaughn Shirey" w:date="2023-08-30T18:59:00Z">
              <w:r w:rsidDel="003222FF">
                <w:rPr>
                  <w:rFonts w:ascii="Times New Roman" w:hAnsi="Times New Roman" w:cs="Times New Roman"/>
                  <w:sz w:val="24"/>
                  <w:szCs w:val="24"/>
                </w:rPr>
                <w:delText>404.8</w:delText>
              </w:r>
            </w:del>
          </w:p>
        </w:tc>
        <w:tc>
          <w:tcPr>
            <w:tcW w:w="1800" w:type="dxa"/>
            <w:tcMar>
              <w:top w:w="100" w:type="dxa"/>
              <w:left w:w="100" w:type="dxa"/>
              <w:bottom w:w="100" w:type="dxa"/>
              <w:right w:w="100" w:type="dxa"/>
            </w:tcMar>
          </w:tcPr>
          <w:p w14:paraId="579B460E" w14:textId="677C7BAD" w:rsidR="00B941D4" w:rsidRPr="008E44F2" w:rsidRDefault="00335ACE" w:rsidP="00B941D4">
            <w:pPr>
              <w:widowControl w:val="0"/>
              <w:spacing w:line="240" w:lineRule="auto"/>
              <w:jc w:val="center"/>
              <w:rPr>
                <w:rFonts w:ascii="Times New Roman" w:hAnsi="Times New Roman" w:cs="Times New Roman"/>
                <w:sz w:val="24"/>
                <w:szCs w:val="24"/>
              </w:rPr>
            </w:pPr>
            <w:ins w:id="921" w:author="Vaughn Shirey" w:date="2023-08-30T21:25:00Z">
              <w:r>
                <w:rPr>
                  <w:rFonts w:ascii="Times New Roman" w:hAnsi="Times New Roman" w:cs="Times New Roman"/>
                  <w:sz w:val="24"/>
                  <w:szCs w:val="24"/>
                </w:rPr>
                <w:t>7.0</w:t>
              </w:r>
            </w:ins>
            <w:del w:id="922" w:author="Vaughn Shirey" w:date="2023-08-30T18:59:00Z">
              <w:r w:rsidR="00B941D4" w:rsidDel="003222FF">
                <w:rPr>
                  <w:rFonts w:ascii="Times New Roman" w:hAnsi="Times New Roman" w:cs="Times New Roman"/>
                  <w:sz w:val="24"/>
                  <w:szCs w:val="24"/>
                </w:rPr>
                <w:delText>-7.1</w:delText>
              </w:r>
            </w:del>
          </w:p>
        </w:tc>
        <w:tc>
          <w:tcPr>
            <w:tcW w:w="2250" w:type="dxa"/>
            <w:tcMar>
              <w:top w:w="100" w:type="dxa"/>
              <w:left w:w="100" w:type="dxa"/>
              <w:bottom w:w="100" w:type="dxa"/>
              <w:right w:w="100" w:type="dxa"/>
            </w:tcMar>
          </w:tcPr>
          <w:p w14:paraId="7ADB6771" w14:textId="70EEC729" w:rsidR="00B941D4" w:rsidRPr="008E44F2" w:rsidRDefault="00335ACE" w:rsidP="00B941D4">
            <w:pPr>
              <w:widowControl w:val="0"/>
              <w:spacing w:line="240" w:lineRule="auto"/>
              <w:jc w:val="center"/>
              <w:rPr>
                <w:rFonts w:ascii="Times New Roman" w:hAnsi="Times New Roman" w:cs="Times New Roman"/>
                <w:sz w:val="24"/>
                <w:szCs w:val="24"/>
              </w:rPr>
            </w:pPr>
            <w:ins w:id="923" w:author="Vaughn Shirey" w:date="2023-08-30T21:25:00Z">
              <w:r>
                <w:rPr>
                  <w:rFonts w:ascii="Times New Roman" w:hAnsi="Times New Roman" w:cs="Times New Roman"/>
                  <w:sz w:val="24"/>
                  <w:szCs w:val="24"/>
                </w:rPr>
                <w:t>3.0</w:t>
              </w:r>
            </w:ins>
            <w:del w:id="924" w:author="Vaughn Shirey" w:date="2023-08-30T18:59:00Z">
              <w:r w:rsidR="00B941D4" w:rsidDel="003222FF">
                <w:rPr>
                  <w:rFonts w:ascii="Times New Roman" w:hAnsi="Times New Roman" w:cs="Times New Roman"/>
                  <w:sz w:val="24"/>
                  <w:szCs w:val="24"/>
                </w:rPr>
                <w:delText>3.0</w:delText>
              </w:r>
            </w:del>
          </w:p>
        </w:tc>
      </w:tr>
      <w:tr w:rsidR="00B941D4" w:rsidRPr="00703517" w14:paraId="7BCF3432" w14:textId="77777777" w:rsidTr="00341DE7">
        <w:trPr>
          <w:jc w:val="center"/>
        </w:trPr>
        <w:tc>
          <w:tcPr>
            <w:tcW w:w="1160" w:type="dxa"/>
            <w:tcMar>
              <w:top w:w="100" w:type="dxa"/>
              <w:left w:w="100" w:type="dxa"/>
              <w:bottom w:w="100" w:type="dxa"/>
              <w:right w:w="100" w:type="dxa"/>
            </w:tcMar>
          </w:tcPr>
          <w:p w14:paraId="2E639C85" w14:textId="25DB7E0B" w:rsidR="00B941D4" w:rsidRPr="008E44F2" w:rsidRDefault="00B941D4" w:rsidP="00B941D4">
            <w:pPr>
              <w:widowControl w:val="0"/>
              <w:spacing w:line="240" w:lineRule="auto"/>
              <w:jc w:val="center"/>
              <w:rPr>
                <w:rFonts w:ascii="Times New Roman" w:hAnsi="Times New Roman" w:cs="Times New Roman"/>
                <w:sz w:val="24"/>
                <w:szCs w:val="24"/>
              </w:rPr>
            </w:pPr>
            <w:del w:id="925" w:author="Vaughn Shirey" w:date="2023-08-31T09:29:00Z">
              <w:r w:rsidRPr="008E44F2" w:rsidDel="002C04FC">
                <w:rPr>
                  <w:rFonts w:ascii="Times New Roman" w:hAnsi="Times New Roman" w:cs="Times New Roman"/>
                  <w:sz w:val="24"/>
                  <w:szCs w:val="24"/>
                </w:rPr>
                <w:delText>H</w:delText>
              </w:r>
            </w:del>
            <w:ins w:id="926" w:author="Vaughn Shirey" w:date="2023-08-31T09:29:00Z">
              <w:r w:rsidR="002C04FC">
                <w:rPr>
                  <w:rFonts w:ascii="Times New Roman" w:hAnsi="Times New Roman" w:cs="Times New Roman"/>
                  <w:sz w:val="24"/>
                  <w:szCs w:val="24"/>
                </w:rPr>
                <w:t>J</w:t>
              </w:r>
            </w:ins>
          </w:p>
        </w:tc>
        <w:tc>
          <w:tcPr>
            <w:tcW w:w="1620" w:type="dxa"/>
            <w:tcMar>
              <w:top w:w="100" w:type="dxa"/>
              <w:left w:w="100" w:type="dxa"/>
              <w:bottom w:w="100" w:type="dxa"/>
              <w:right w:w="100" w:type="dxa"/>
            </w:tcMar>
          </w:tcPr>
          <w:p w14:paraId="3E7869BE" w14:textId="21A2B582" w:rsidR="00B941D4" w:rsidRPr="008E44F2" w:rsidRDefault="00ED40CA" w:rsidP="00B941D4">
            <w:pPr>
              <w:widowControl w:val="0"/>
              <w:spacing w:line="240" w:lineRule="auto"/>
              <w:jc w:val="center"/>
              <w:rPr>
                <w:rFonts w:ascii="Times New Roman" w:hAnsi="Times New Roman" w:cs="Times New Roman"/>
                <w:sz w:val="24"/>
                <w:szCs w:val="24"/>
              </w:rPr>
            </w:pPr>
            <w:ins w:id="927" w:author="Vaughn Shirey" w:date="2023-08-31T09:21:00Z">
              <w:r>
                <w:rPr>
                  <w:rFonts w:ascii="Times New Roman" w:hAnsi="Times New Roman" w:cs="Times New Roman"/>
                  <w:sz w:val="24"/>
                  <w:szCs w:val="24"/>
                </w:rPr>
                <w:t>201.9</w:t>
              </w:r>
            </w:ins>
            <w:del w:id="928" w:author="Vaughn Shirey" w:date="2023-08-30T18:59:00Z">
              <w:r w:rsidR="00B941D4" w:rsidDel="003222FF">
                <w:rPr>
                  <w:rFonts w:ascii="Times New Roman" w:hAnsi="Times New Roman" w:cs="Times New Roman"/>
                  <w:sz w:val="24"/>
                  <w:szCs w:val="24"/>
                </w:rPr>
                <w:delText>-403.9</w:delText>
              </w:r>
            </w:del>
          </w:p>
        </w:tc>
        <w:tc>
          <w:tcPr>
            <w:tcW w:w="1800" w:type="dxa"/>
            <w:tcMar>
              <w:top w:w="100" w:type="dxa"/>
              <w:left w:w="100" w:type="dxa"/>
              <w:bottom w:w="100" w:type="dxa"/>
              <w:right w:w="100" w:type="dxa"/>
            </w:tcMar>
          </w:tcPr>
          <w:p w14:paraId="2C7D662E" w14:textId="2DB3ED83" w:rsidR="00B941D4" w:rsidRPr="008E44F2" w:rsidRDefault="00335ACE" w:rsidP="00B941D4">
            <w:pPr>
              <w:widowControl w:val="0"/>
              <w:spacing w:line="240" w:lineRule="auto"/>
              <w:jc w:val="center"/>
              <w:rPr>
                <w:rFonts w:ascii="Times New Roman" w:hAnsi="Times New Roman" w:cs="Times New Roman"/>
                <w:sz w:val="24"/>
                <w:szCs w:val="24"/>
              </w:rPr>
            </w:pPr>
            <w:ins w:id="929" w:author="Vaughn Shirey" w:date="2023-08-30T21:25:00Z">
              <w:r>
                <w:rPr>
                  <w:rFonts w:ascii="Times New Roman" w:hAnsi="Times New Roman" w:cs="Times New Roman"/>
                  <w:sz w:val="24"/>
                  <w:szCs w:val="24"/>
                </w:rPr>
                <w:t>7.5</w:t>
              </w:r>
            </w:ins>
            <w:del w:id="930" w:author="Vaughn Shirey" w:date="2023-08-30T18:59:00Z">
              <w:r w:rsidR="00B941D4" w:rsidDel="003222FF">
                <w:rPr>
                  <w:rFonts w:ascii="Times New Roman" w:hAnsi="Times New Roman" w:cs="Times New Roman"/>
                  <w:sz w:val="24"/>
                  <w:szCs w:val="24"/>
                </w:rPr>
                <w:delText>-7.6</w:delText>
              </w:r>
            </w:del>
          </w:p>
        </w:tc>
        <w:tc>
          <w:tcPr>
            <w:tcW w:w="2250" w:type="dxa"/>
            <w:tcMar>
              <w:top w:w="100" w:type="dxa"/>
              <w:left w:w="100" w:type="dxa"/>
              <w:bottom w:w="100" w:type="dxa"/>
              <w:right w:w="100" w:type="dxa"/>
            </w:tcMar>
          </w:tcPr>
          <w:p w14:paraId="61C5C97A" w14:textId="2675C049" w:rsidR="00B941D4" w:rsidRPr="008E44F2" w:rsidRDefault="00335ACE" w:rsidP="00B941D4">
            <w:pPr>
              <w:widowControl w:val="0"/>
              <w:spacing w:line="240" w:lineRule="auto"/>
              <w:jc w:val="center"/>
              <w:rPr>
                <w:rFonts w:ascii="Times New Roman" w:hAnsi="Times New Roman" w:cs="Times New Roman"/>
                <w:sz w:val="24"/>
                <w:szCs w:val="24"/>
              </w:rPr>
            </w:pPr>
            <w:ins w:id="931" w:author="Vaughn Shirey" w:date="2023-08-30T21:25:00Z">
              <w:r>
                <w:rPr>
                  <w:rFonts w:ascii="Times New Roman" w:hAnsi="Times New Roman" w:cs="Times New Roman"/>
                  <w:sz w:val="24"/>
                  <w:szCs w:val="24"/>
                </w:rPr>
                <w:t>3.7</w:t>
              </w:r>
            </w:ins>
            <w:del w:id="932" w:author="Vaughn Shirey" w:date="2023-08-30T18:59:00Z">
              <w:r w:rsidR="00B941D4" w:rsidDel="003222FF">
                <w:rPr>
                  <w:rFonts w:ascii="Times New Roman" w:hAnsi="Times New Roman" w:cs="Times New Roman"/>
                  <w:sz w:val="24"/>
                  <w:szCs w:val="24"/>
                </w:rPr>
                <w:delText>3.7</w:delText>
              </w:r>
            </w:del>
          </w:p>
        </w:tc>
      </w:tr>
      <w:tr w:rsidR="00B941D4" w:rsidRPr="00703517" w14:paraId="594A8B6C" w14:textId="77777777" w:rsidTr="00341DE7">
        <w:trPr>
          <w:jc w:val="center"/>
        </w:trPr>
        <w:tc>
          <w:tcPr>
            <w:tcW w:w="1160" w:type="dxa"/>
            <w:tcMar>
              <w:top w:w="100" w:type="dxa"/>
              <w:left w:w="100" w:type="dxa"/>
              <w:bottom w:w="100" w:type="dxa"/>
              <w:right w:w="100" w:type="dxa"/>
            </w:tcMar>
          </w:tcPr>
          <w:p w14:paraId="57124B10" w14:textId="772572DC" w:rsidR="00B941D4" w:rsidRPr="008E44F2" w:rsidRDefault="002C04FC" w:rsidP="00B941D4">
            <w:pPr>
              <w:widowControl w:val="0"/>
              <w:spacing w:line="240" w:lineRule="auto"/>
              <w:jc w:val="center"/>
              <w:rPr>
                <w:rFonts w:ascii="Times New Roman" w:hAnsi="Times New Roman" w:cs="Times New Roman"/>
                <w:sz w:val="24"/>
                <w:szCs w:val="24"/>
              </w:rPr>
            </w:pPr>
            <w:ins w:id="933" w:author="Vaughn Shirey" w:date="2023-08-31T09:29:00Z">
              <w:r>
                <w:rPr>
                  <w:rFonts w:ascii="Times New Roman" w:hAnsi="Times New Roman" w:cs="Times New Roman"/>
                  <w:sz w:val="24"/>
                  <w:szCs w:val="24"/>
                </w:rPr>
                <w:t>K</w:t>
              </w:r>
            </w:ins>
            <w:del w:id="934" w:author="Vaughn Shirey" w:date="2023-08-31T09:29:00Z">
              <w:r w:rsidR="00B941D4" w:rsidDel="002C04FC">
                <w:rPr>
                  <w:rFonts w:ascii="Times New Roman" w:hAnsi="Times New Roman" w:cs="Times New Roman"/>
                  <w:sz w:val="24"/>
                  <w:szCs w:val="24"/>
                </w:rPr>
                <w:delText>I</w:delText>
              </w:r>
            </w:del>
          </w:p>
        </w:tc>
        <w:tc>
          <w:tcPr>
            <w:tcW w:w="1620" w:type="dxa"/>
            <w:tcMar>
              <w:top w:w="100" w:type="dxa"/>
              <w:left w:w="100" w:type="dxa"/>
              <w:bottom w:w="100" w:type="dxa"/>
              <w:right w:w="100" w:type="dxa"/>
            </w:tcMar>
          </w:tcPr>
          <w:p w14:paraId="73D68A0A" w14:textId="0C98BB9A" w:rsidR="00B941D4" w:rsidRPr="008E44F2" w:rsidRDefault="00ED40CA" w:rsidP="00B941D4">
            <w:pPr>
              <w:widowControl w:val="0"/>
              <w:spacing w:line="240" w:lineRule="auto"/>
              <w:jc w:val="center"/>
              <w:rPr>
                <w:rFonts w:ascii="Times New Roman" w:hAnsi="Times New Roman" w:cs="Times New Roman"/>
                <w:sz w:val="24"/>
                <w:szCs w:val="24"/>
              </w:rPr>
            </w:pPr>
            <w:ins w:id="935" w:author="Vaughn Shirey" w:date="2023-08-31T09:20:00Z">
              <w:r>
                <w:rPr>
                  <w:rFonts w:ascii="Times New Roman" w:hAnsi="Times New Roman" w:cs="Times New Roman"/>
                  <w:sz w:val="24"/>
                  <w:szCs w:val="24"/>
                </w:rPr>
                <w:t>203.0</w:t>
              </w:r>
            </w:ins>
            <w:del w:id="936" w:author="Vaughn Shirey" w:date="2023-08-30T18:59:00Z">
              <w:r w:rsidR="00B941D4" w:rsidDel="003222FF">
                <w:rPr>
                  <w:rFonts w:ascii="Times New Roman" w:hAnsi="Times New Roman" w:cs="Times New Roman"/>
                  <w:sz w:val="24"/>
                  <w:szCs w:val="24"/>
                </w:rPr>
                <w:delText>-406.5</w:delText>
              </w:r>
            </w:del>
          </w:p>
        </w:tc>
        <w:tc>
          <w:tcPr>
            <w:tcW w:w="1800" w:type="dxa"/>
            <w:tcMar>
              <w:top w:w="100" w:type="dxa"/>
              <w:left w:w="100" w:type="dxa"/>
              <w:bottom w:w="100" w:type="dxa"/>
              <w:right w:w="100" w:type="dxa"/>
            </w:tcMar>
          </w:tcPr>
          <w:p w14:paraId="087A8AB0" w14:textId="2FA205DB" w:rsidR="00B941D4" w:rsidRPr="008E44F2" w:rsidRDefault="00335ACE" w:rsidP="00B941D4">
            <w:pPr>
              <w:widowControl w:val="0"/>
              <w:spacing w:line="240" w:lineRule="auto"/>
              <w:jc w:val="center"/>
              <w:rPr>
                <w:rFonts w:ascii="Times New Roman" w:hAnsi="Times New Roman" w:cs="Times New Roman"/>
                <w:sz w:val="24"/>
                <w:szCs w:val="24"/>
              </w:rPr>
            </w:pPr>
            <w:ins w:id="937" w:author="Vaughn Shirey" w:date="2023-08-30T21:25:00Z">
              <w:r>
                <w:rPr>
                  <w:rFonts w:ascii="Times New Roman" w:hAnsi="Times New Roman" w:cs="Times New Roman"/>
                  <w:sz w:val="24"/>
                  <w:szCs w:val="24"/>
                </w:rPr>
                <w:t>6.3</w:t>
              </w:r>
            </w:ins>
            <w:del w:id="938" w:author="Vaughn Shirey" w:date="2023-08-30T18:59:00Z">
              <w:r w:rsidR="00B941D4" w:rsidDel="003222FF">
                <w:rPr>
                  <w:rFonts w:ascii="Times New Roman" w:hAnsi="Times New Roman" w:cs="Times New Roman"/>
                  <w:sz w:val="24"/>
                  <w:szCs w:val="24"/>
                </w:rPr>
                <w:delText>-6.3</w:delText>
              </w:r>
            </w:del>
          </w:p>
        </w:tc>
        <w:tc>
          <w:tcPr>
            <w:tcW w:w="2250" w:type="dxa"/>
            <w:tcMar>
              <w:top w:w="100" w:type="dxa"/>
              <w:left w:w="100" w:type="dxa"/>
              <w:bottom w:w="100" w:type="dxa"/>
              <w:right w:w="100" w:type="dxa"/>
            </w:tcMar>
          </w:tcPr>
          <w:p w14:paraId="60272886" w14:textId="41864E31" w:rsidR="00B941D4" w:rsidRPr="008E44F2" w:rsidRDefault="00335ACE" w:rsidP="00B941D4">
            <w:pPr>
              <w:widowControl w:val="0"/>
              <w:spacing w:line="240" w:lineRule="auto"/>
              <w:jc w:val="center"/>
              <w:rPr>
                <w:rFonts w:ascii="Times New Roman" w:hAnsi="Times New Roman" w:cs="Times New Roman"/>
                <w:sz w:val="24"/>
                <w:szCs w:val="24"/>
              </w:rPr>
            </w:pPr>
            <w:ins w:id="939" w:author="Vaughn Shirey" w:date="2023-08-30T21:25:00Z">
              <w:r>
                <w:rPr>
                  <w:rFonts w:ascii="Times New Roman" w:hAnsi="Times New Roman" w:cs="Times New Roman"/>
                  <w:sz w:val="24"/>
                  <w:szCs w:val="24"/>
                </w:rPr>
                <w:t>3.7</w:t>
              </w:r>
            </w:ins>
            <w:del w:id="940" w:author="Vaughn Shirey" w:date="2023-08-30T18:59:00Z">
              <w:r w:rsidR="00B941D4" w:rsidDel="003222FF">
                <w:rPr>
                  <w:rFonts w:ascii="Times New Roman" w:hAnsi="Times New Roman" w:cs="Times New Roman"/>
                  <w:sz w:val="24"/>
                  <w:szCs w:val="24"/>
                </w:rPr>
                <w:delText>3.4</w:delText>
              </w:r>
            </w:del>
          </w:p>
        </w:tc>
      </w:tr>
      <w:tr w:rsidR="00B941D4" w:rsidRPr="00703517" w14:paraId="712E4507" w14:textId="77777777" w:rsidTr="00341DE7">
        <w:trPr>
          <w:jc w:val="center"/>
        </w:trPr>
        <w:tc>
          <w:tcPr>
            <w:tcW w:w="1160" w:type="dxa"/>
            <w:tcMar>
              <w:top w:w="100" w:type="dxa"/>
              <w:left w:w="100" w:type="dxa"/>
              <w:bottom w:w="100" w:type="dxa"/>
              <w:right w:w="100" w:type="dxa"/>
            </w:tcMar>
          </w:tcPr>
          <w:p w14:paraId="1BD399E9" w14:textId="3FD42C25" w:rsidR="00B941D4" w:rsidRPr="008E44F2" w:rsidRDefault="002C04FC" w:rsidP="00B941D4">
            <w:pPr>
              <w:widowControl w:val="0"/>
              <w:spacing w:line="240" w:lineRule="auto"/>
              <w:jc w:val="center"/>
              <w:rPr>
                <w:rFonts w:ascii="Times New Roman" w:hAnsi="Times New Roman" w:cs="Times New Roman"/>
                <w:sz w:val="24"/>
                <w:szCs w:val="24"/>
              </w:rPr>
            </w:pPr>
            <w:ins w:id="941" w:author="Vaughn Shirey" w:date="2023-08-31T09:30:00Z">
              <w:r>
                <w:rPr>
                  <w:rFonts w:ascii="Times New Roman" w:hAnsi="Times New Roman" w:cs="Times New Roman"/>
                  <w:sz w:val="24"/>
                  <w:szCs w:val="24"/>
                </w:rPr>
                <w:t>L</w:t>
              </w:r>
            </w:ins>
            <w:del w:id="942" w:author="Vaughn Shirey" w:date="2023-08-31T09:29:00Z">
              <w:r w:rsidR="00B941D4" w:rsidDel="002C04FC">
                <w:rPr>
                  <w:rFonts w:ascii="Times New Roman" w:hAnsi="Times New Roman" w:cs="Times New Roman"/>
                  <w:sz w:val="24"/>
                  <w:szCs w:val="24"/>
                </w:rPr>
                <w:delText>J</w:delText>
              </w:r>
            </w:del>
          </w:p>
        </w:tc>
        <w:tc>
          <w:tcPr>
            <w:tcW w:w="1620" w:type="dxa"/>
            <w:tcMar>
              <w:top w:w="100" w:type="dxa"/>
              <w:left w:w="100" w:type="dxa"/>
              <w:bottom w:w="100" w:type="dxa"/>
              <w:right w:w="100" w:type="dxa"/>
            </w:tcMar>
          </w:tcPr>
          <w:p w14:paraId="1FC433CC" w14:textId="67C439A0" w:rsidR="00B941D4" w:rsidRPr="008E44F2" w:rsidRDefault="00B941D4" w:rsidP="00B941D4">
            <w:pPr>
              <w:widowControl w:val="0"/>
              <w:spacing w:line="240" w:lineRule="auto"/>
              <w:jc w:val="center"/>
              <w:rPr>
                <w:rFonts w:ascii="Times New Roman" w:hAnsi="Times New Roman" w:cs="Times New Roman"/>
                <w:sz w:val="24"/>
                <w:szCs w:val="24"/>
              </w:rPr>
            </w:pPr>
            <w:del w:id="943" w:author="Vaughn Shirey" w:date="2023-08-30T18:59:00Z">
              <w:r w:rsidDel="003222FF">
                <w:rPr>
                  <w:rFonts w:ascii="Times New Roman" w:hAnsi="Times New Roman" w:cs="Times New Roman"/>
                  <w:sz w:val="24"/>
                  <w:szCs w:val="24"/>
                </w:rPr>
                <w:delText>-</w:delText>
              </w:r>
            </w:del>
            <w:ins w:id="944" w:author="Vaughn Shirey" w:date="2023-08-31T09:20:00Z">
              <w:r w:rsidR="00ED40CA">
                <w:rPr>
                  <w:rFonts w:ascii="Times New Roman" w:hAnsi="Times New Roman" w:cs="Times New Roman"/>
                  <w:sz w:val="24"/>
                  <w:szCs w:val="24"/>
                </w:rPr>
                <w:t>202.7</w:t>
              </w:r>
            </w:ins>
            <w:del w:id="945" w:author="Vaughn Shirey" w:date="2023-08-30T18:59:00Z">
              <w:r w:rsidDel="003222FF">
                <w:rPr>
                  <w:rFonts w:ascii="Times New Roman" w:hAnsi="Times New Roman" w:cs="Times New Roman"/>
                  <w:sz w:val="24"/>
                  <w:szCs w:val="24"/>
                </w:rPr>
                <w:delText>405.8</w:delText>
              </w:r>
            </w:del>
          </w:p>
        </w:tc>
        <w:tc>
          <w:tcPr>
            <w:tcW w:w="1800" w:type="dxa"/>
            <w:tcMar>
              <w:top w:w="100" w:type="dxa"/>
              <w:left w:w="100" w:type="dxa"/>
              <w:bottom w:w="100" w:type="dxa"/>
              <w:right w:w="100" w:type="dxa"/>
            </w:tcMar>
          </w:tcPr>
          <w:p w14:paraId="4503DCC5" w14:textId="52572F00" w:rsidR="00B941D4" w:rsidRPr="008E44F2" w:rsidRDefault="00335ACE" w:rsidP="00B941D4">
            <w:pPr>
              <w:widowControl w:val="0"/>
              <w:spacing w:line="240" w:lineRule="auto"/>
              <w:jc w:val="center"/>
              <w:rPr>
                <w:rFonts w:ascii="Times New Roman" w:hAnsi="Times New Roman" w:cs="Times New Roman"/>
                <w:sz w:val="24"/>
                <w:szCs w:val="24"/>
              </w:rPr>
            </w:pPr>
            <w:ins w:id="946" w:author="Vaughn Shirey" w:date="2023-08-30T21:24:00Z">
              <w:r>
                <w:rPr>
                  <w:rFonts w:ascii="Times New Roman" w:hAnsi="Times New Roman" w:cs="Times New Roman"/>
                  <w:sz w:val="24"/>
                  <w:szCs w:val="24"/>
                </w:rPr>
                <w:t>6.6</w:t>
              </w:r>
            </w:ins>
            <w:del w:id="947" w:author="Vaughn Shirey" w:date="2023-08-30T18:59:00Z">
              <w:r w:rsidR="00B941D4" w:rsidDel="003222FF">
                <w:rPr>
                  <w:rFonts w:ascii="Times New Roman" w:hAnsi="Times New Roman" w:cs="Times New Roman"/>
                  <w:sz w:val="24"/>
                  <w:szCs w:val="24"/>
                </w:rPr>
                <w:delText>-6.7</w:delText>
              </w:r>
            </w:del>
          </w:p>
        </w:tc>
        <w:tc>
          <w:tcPr>
            <w:tcW w:w="2250" w:type="dxa"/>
            <w:tcMar>
              <w:top w:w="100" w:type="dxa"/>
              <w:left w:w="100" w:type="dxa"/>
              <w:bottom w:w="100" w:type="dxa"/>
              <w:right w:w="100" w:type="dxa"/>
            </w:tcMar>
          </w:tcPr>
          <w:p w14:paraId="40394C3B" w14:textId="1409EAB8" w:rsidR="00B941D4" w:rsidRPr="008E44F2" w:rsidRDefault="00335ACE" w:rsidP="00B941D4">
            <w:pPr>
              <w:widowControl w:val="0"/>
              <w:spacing w:line="240" w:lineRule="auto"/>
              <w:jc w:val="center"/>
              <w:rPr>
                <w:rFonts w:ascii="Times New Roman" w:hAnsi="Times New Roman" w:cs="Times New Roman"/>
                <w:sz w:val="24"/>
                <w:szCs w:val="24"/>
              </w:rPr>
            </w:pPr>
            <w:ins w:id="948" w:author="Vaughn Shirey" w:date="2023-08-30T21:25:00Z">
              <w:r>
                <w:rPr>
                  <w:rFonts w:ascii="Times New Roman" w:hAnsi="Times New Roman" w:cs="Times New Roman"/>
                  <w:sz w:val="24"/>
                  <w:szCs w:val="24"/>
                </w:rPr>
                <w:t>3.1</w:t>
              </w:r>
            </w:ins>
            <w:del w:id="949" w:author="Vaughn Shirey" w:date="2023-08-30T18:59:00Z">
              <w:r w:rsidR="00B941D4" w:rsidDel="003222FF">
                <w:rPr>
                  <w:rFonts w:ascii="Times New Roman" w:hAnsi="Times New Roman" w:cs="Times New Roman"/>
                  <w:sz w:val="24"/>
                  <w:szCs w:val="24"/>
                </w:rPr>
                <w:delText>3.0</w:delText>
              </w:r>
            </w:del>
          </w:p>
        </w:tc>
      </w:tr>
      <w:tr w:rsidR="00B941D4" w:rsidRPr="00703517" w14:paraId="559C271A" w14:textId="77777777" w:rsidTr="00341DE7">
        <w:trPr>
          <w:jc w:val="center"/>
        </w:trPr>
        <w:tc>
          <w:tcPr>
            <w:tcW w:w="1160" w:type="dxa"/>
            <w:tcMar>
              <w:top w:w="100" w:type="dxa"/>
              <w:left w:w="100" w:type="dxa"/>
              <w:bottom w:w="100" w:type="dxa"/>
              <w:right w:w="100" w:type="dxa"/>
            </w:tcMar>
          </w:tcPr>
          <w:p w14:paraId="171B1655" w14:textId="7B555F42" w:rsidR="00B941D4" w:rsidRPr="008E44F2" w:rsidRDefault="002C04FC" w:rsidP="00B941D4">
            <w:pPr>
              <w:widowControl w:val="0"/>
              <w:spacing w:line="240" w:lineRule="auto"/>
              <w:jc w:val="center"/>
              <w:rPr>
                <w:rFonts w:ascii="Times New Roman" w:hAnsi="Times New Roman" w:cs="Times New Roman"/>
                <w:sz w:val="24"/>
                <w:szCs w:val="24"/>
              </w:rPr>
            </w:pPr>
            <w:ins w:id="950" w:author="Vaughn Shirey" w:date="2023-08-31T09:30:00Z">
              <w:r>
                <w:rPr>
                  <w:rFonts w:ascii="Times New Roman" w:hAnsi="Times New Roman" w:cs="Times New Roman"/>
                  <w:sz w:val="24"/>
                  <w:szCs w:val="24"/>
                </w:rPr>
                <w:t>M</w:t>
              </w:r>
            </w:ins>
            <w:del w:id="951" w:author="Vaughn Shirey" w:date="2023-08-31T09:30:00Z">
              <w:r w:rsidR="00B941D4" w:rsidDel="002C04FC">
                <w:rPr>
                  <w:rFonts w:ascii="Times New Roman" w:hAnsi="Times New Roman" w:cs="Times New Roman"/>
                  <w:sz w:val="24"/>
                  <w:szCs w:val="24"/>
                </w:rPr>
                <w:delText>K</w:delText>
              </w:r>
            </w:del>
          </w:p>
        </w:tc>
        <w:tc>
          <w:tcPr>
            <w:tcW w:w="1620" w:type="dxa"/>
            <w:tcMar>
              <w:top w:w="100" w:type="dxa"/>
              <w:left w:w="100" w:type="dxa"/>
              <w:bottom w:w="100" w:type="dxa"/>
              <w:right w:w="100" w:type="dxa"/>
            </w:tcMar>
          </w:tcPr>
          <w:p w14:paraId="053466DE" w14:textId="0E018CB2" w:rsidR="00B941D4" w:rsidRPr="008E44F2" w:rsidRDefault="00ED40CA" w:rsidP="00B941D4">
            <w:pPr>
              <w:widowControl w:val="0"/>
              <w:spacing w:line="240" w:lineRule="auto"/>
              <w:jc w:val="center"/>
              <w:rPr>
                <w:rFonts w:ascii="Times New Roman" w:hAnsi="Times New Roman" w:cs="Times New Roman"/>
                <w:sz w:val="24"/>
                <w:szCs w:val="24"/>
              </w:rPr>
            </w:pPr>
            <w:ins w:id="952" w:author="Vaughn Shirey" w:date="2023-08-31T09:20:00Z">
              <w:r>
                <w:rPr>
                  <w:rFonts w:ascii="Times New Roman" w:hAnsi="Times New Roman" w:cs="Times New Roman"/>
                  <w:sz w:val="24"/>
                  <w:szCs w:val="24"/>
                </w:rPr>
                <w:t>2-4/1</w:t>
              </w:r>
            </w:ins>
            <w:del w:id="953" w:author="Vaughn Shirey" w:date="2023-08-30T18:59:00Z">
              <w:r w:rsidR="00B941D4" w:rsidDel="003222FF">
                <w:rPr>
                  <w:rFonts w:ascii="Times New Roman" w:hAnsi="Times New Roman" w:cs="Times New Roman"/>
                  <w:sz w:val="24"/>
                  <w:szCs w:val="24"/>
                </w:rPr>
                <w:delText>-408.5</w:delText>
              </w:r>
            </w:del>
          </w:p>
        </w:tc>
        <w:tc>
          <w:tcPr>
            <w:tcW w:w="1800" w:type="dxa"/>
            <w:tcMar>
              <w:top w:w="100" w:type="dxa"/>
              <w:left w:w="100" w:type="dxa"/>
              <w:bottom w:w="100" w:type="dxa"/>
              <w:right w:w="100" w:type="dxa"/>
            </w:tcMar>
          </w:tcPr>
          <w:p w14:paraId="465AF7AA" w14:textId="4304E26A" w:rsidR="00B941D4" w:rsidRPr="008E44F2" w:rsidRDefault="00335ACE" w:rsidP="00B941D4">
            <w:pPr>
              <w:widowControl w:val="0"/>
              <w:spacing w:line="240" w:lineRule="auto"/>
              <w:jc w:val="center"/>
              <w:rPr>
                <w:rFonts w:ascii="Times New Roman" w:hAnsi="Times New Roman" w:cs="Times New Roman"/>
                <w:sz w:val="24"/>
                <w:szCs w:val="24"/>
              </w:rPr>
            </w:pPr>
            <w:ins w:id="954" w:author="Vaughn Shirey" w:date="2023-08-30T21:23:00Z">
              <w:r>
                <w:rPr>
                  <w:rFonts w:ascii="Times New Roman" w:hAnsi="Times New Roman" w:cs="Times New Roman"/>
                  <w:sz w:val="24"/>
                  <w:szCs w:val="24"/>
                </w:rPr>
                <w:t xml:space="preserve">5.2 </w:t>
              </w:r>
            </w:ins>
            <w:del w:id="955" w:author="Vaughn Shirey" w:date="2023-08-30T18:59:00Z">
              <w:r w:rsidR="00B941D4" w:rsidDel="003222FF">
                <w:rPr>
                  <w:rFonts w:ascii="Times New Roman" w:hAnsi="Times New Roman" w:cs="Times New Roman"/>
                  <w:sz w:val="24"/>
                  <w:szCs w:val="24"/>
                </w:rPr>
                <w:delText>-5.3</w:delText>
              </w:r>
            </w:del>
          </w:p>
        </w:tc>
        <w:tc>
          <w:tcPr>
            <w:tcW w:w="2250" w:type="dxa"/>
            <w:tcMar>
              <w:top w:w="100" w:type="dxa"/>
              <w:left w:w="100" w:type="dxa"/>
              <w:bottom w:w="100" w:type="dxa"/>
              <w:right w:w="100" w:type="dxa"/>
            </w:tcMar>
          </w:tcPr>
          <w:p w14:paraId="2ADC0442" w14:textId="537DC472" w:rsidR="00B941D4" w:rsidRPr="008E44F2" w:rsidRDefault="00335ACE" w:rsidP="00B941D4">
            <w:pPr>
              <w:widowControl w:val="0"/>
              <w:spacing w:line="240" w:lineRule="auto"/>
              <w:jc w:val="center"/>
              <w:rPr>
                <w:rFonts w:ascii="Times New Roman" w:hAnsi="Times New Roman" w:cs="Times New Roman"/>
                <w:sz w:val="24"/>
                <w:szCs w:val="24"/>
              </w:rPr>
            </w:pPr>
            <w:ins w:id="956" w:author="Vaughn Shirey" w:date="2023-08-30T21:23:00Z">
              <w:r>
                <w:rPr>
                  <w:rFonts w:ascii="Times New Roman" w:hAnsi="Times New Roman" w:cs="Times New Roman"/>
                  <w:sz w:val="24"/>
                  <w:szCs w:val="24"/>
                </w:rPr>
                <w:t xml:space="preserve">3.2 </w:t>
              </w:r>
            </w:ins>
            <w:del w:id="957" w:author="Vaughn Shirey" w:date="2023-08-30T18:59:00Z">
              <w:r w:rsidR="00B941D4" w:rsidDel="003222FF">
                <w:rPr>
                  <w:rFonts w:ascii="Times New Roman" w:hAnsi="Times New Roman" w:cs="Times New Roman"/>
                  <w:sz w:val="24"/>
                  <w:szCs w:val="24"/>
                </w:rPr>
                <w:delText>3.2</w:delText>
              </w:r>
            </w:del>
          </w:p>
        </w:tc>
      </w:tr>
      <w:tr w:rsidR="00B941D4" w:rsidRPr="00703517" w14:paraId="4F7A2FDF" w14:textId="77777777" w:rsidTr="00341DE7">
        <w:trPr>
          <w:jc w:val="center"/>
        </w:trPr>
        <w:tc>
          <w:tcPr>
            <w:tcW w:w="1160" w:type="dxa"/>
            <w:tcMar>
              <w:top w:w="100" w:type="dxa"/>
              <w:left w:w="100" w:type="dxa"/>
              <w:bottom w:w="100" w:type="dxa"/>
              <w:right w:w="100" w:type="dxa"/>
            </w:tcMar>
          </w:tcPr>
          <w:p w14:paraId="6294E317" w14:textId="22C543D5" w:rsidR="00B941D4" w:rsidRPr="008E44F2" w:rsidRDefault="002C04FC" w:rsidP="00B941D4">
            <w:pPr>
              <w:widowControl w:val="0"/>
              <w:spacing w:line="240" w:lineRule="auto"/>
              <w:jc w:val="center"/>
              <w:rPr>
                <w:rFonts w:ascii="Times New Roman" w:hAnsi="Times New Roman" w:cs="Times New Roman"/>
                <w:sz w:val="24"/>
                <w:szCs w:val="24"/>
              </w:rPr>
            </w:pPr>
            <w:ins w:id="958" w:author="Vaughn Shirey" w:date="2023-08-31T09:30:00Z">
              <w:r>
                <w:rPr>
                  <w:rFonts w:ascii="Times New Roman" w:hAnsi="Times New Roman" w:cs="Times New Roman"/>
                  <w:sz w:val="24"/>
                  <w:szCs w:val="24"/>
                </w:rPr>
                <w:t>N</w:t>
              </w:r>
            </w:ins>
            <w:del w:id="959" w:author="Vaughn Shirey" w:date="2023-08-31T09:30:00Z">
              <w:r w:rsidR="00B941D4" w:rsidDel="002C04FC">
                <w:rPr>
                  <w:rFonts w:ascii="Times New Roman" w:hAnsi="Times New Roman" w:cs="Times New Roman"/>
                  <w:sz w:val="24"/>
                  <w:szCs w:val="24"/>
                </w:rPr>
                <w:delText>L</w:delText>
              </w:r>
            </w:del>
          </w:p>
        </w:tc>
        <w:tc>
          <w:tcPr>
            <w:tcW w:w="1620" w:type="dxa"/>
            <w:tcMar>
              <w:top w:w="100" w:type="dxa"/>
              <w:left w:w="100" w:type="dxa"/>
              <w:bottom w:w="100" w:type="dxa"/>
              <w:right w:w="100" w:type="dxa"/>
            </w:tcMar>
          </w:tcPr>
          <w:p w14:paraId="04D8D09C" w14:textId="610B3DE0" w:rsidR="00B941D4" w:rsidRPr="008E44F2" w:rsidRDefault="00ED40CA" w:rsidP="00B941D4">
            <w:pPr>
              <w:widowControl w:val="0"/>
              <w:spacing w:line="240" w:lineRule="auto"/>
              <w:jc w:val="center"/>
              <w:rPr>
                <w:rFonts w:ascii="Times New Roman" w:hAnsi="Times New Roman" w:cs="Times New Roman"/>
                <w:sz w:val="24"/>
                <w:szCs w:val="24"/>
              </w:rPr>
            </w:pPr>
            <w:ins w:id="960" w:author="Vaughn Shirey" w:date="2023-08-31T09:20:00Z">
              <w:r>
                <w:rPr>
                  <w:rFonts w:ascii="Times New Roman" w:hAnsi="Times New Roman" w:cs="Times New Roman"/>
                  <w:sz w:val="24"/>
                  <w:szCs w:val="24"/>
                </w:rPr>
                <w:t>203.3</w:t>
              </w:r>
            </w:ins>
            <w:del w:id="961" w:author="Vaughn Shirey" w:date="2023-08-30T18:59:00Z">
              <w:r w:rsidR="00B941D4" w:rsidDel="003222FF">
                <w:rPr>
                  <w:rFonts w:ascii="Times New Roman" w:hAnsi="Times New Roman" w:cs="Times New Roman"/>
                  <w:sz w:val="24"/>
                  <w:szCs w:val="24"/>
                </w:rPr>
                <w:delText>-406.5</w:delText>
              </w:r>
            </w:del>
          </w:p>
        </w:tc>
        <w:tc>
          <w:tcPr>
            <w:tcW w:w="1800" w:type="dxa"/>
            <w:tcMar>
              <w:top w:w="100" w:type="dxa"/>
              <w:left w:w="100" w:type="dxa"/>
              <w:bottom w:w="100" w:type="dxa"/>
              <w:right w:w="100" w:type="dxa"/>
            </w:tcMar>
          </w:tcPr>
          <w:p w14:paraId="0CC7AFB1" w14:textId="0D2421B9" w:rsidR="00B941D4" w:rsidRPr="008E44F2" w:rsidRDefault="00335ACE" w:rsidP="00B941D4">
            <w:pPr>
              <w:widowControl w:val="0"/>
              <w:spacing w:line="240" w:lineRule="auto"/>
              <w:jc w:val="center"/>
              <w:rPr>
                <w:rFonts w:ascii="Times New Roman" w:hAnsi="Times New Roman" w:cs="Times New Roman"/>
                <w:sz w:val="24"/>
                <w:szCs w:val="24"/>
              </w:rPr>
            </w:pPr>
            <w:ins w:id="962" w:author="Vaughn Shirey" w:date="2023-08-30T21:24:00Z">
              <w:r>
                <w:rPr>
                  <w:rFonts w:ascii="Times New Roman" w:hAnsi="Times New Roman" w:cs="Times New Roman"/>
                  <w:sz w:val="24"/>
                  <w:szCs w:val="24"/>
                </w:rPr>
                <w:t xml:space="preserve">6.0 </w:t>
              </w:r>
            </w:ins>
            <w:del w:id="963" w:author="Vaughn Shirey" w:date="2023-08-30T18:59:00Z">
              <w:r w:rsidR="00B941D4" w:rsidDel="003222FF">
                <w:rPr>
                  <w:rFonts w:ascii="Times New Roman" w:hAnsi="Times New Roman" w:cs="Times New Roman"/>
                  <w:sz w:val="24"/>
                  <w:szCs w:val="24"/>
                </w:rPr>
                <w:delText>-6.3</w:delText>
              </w:r>
            </w:del>
          </w:p>
        </w:tc>
        <w:tc>
          <w:tcPr>
            <w:tcW w:w="2250" w:type="dxa"/>
            <w:tcMar>
              <w:top w:w="100" w:type="dxa"/>
              <w:left w:w="100" w:type="dxa"/>
              <w:bottom w:w="100" w:type="dxa"/>
              <w:right w:w="100" w:type="dxa"/>
            </w:tcMar>
          </w:tcPr>
          <w:p w14:paraId="63ABC38F" w14:textId="0C6B15F7" w:rsidR="00B941D4" w:rsidRPr="008E44F2" w:rsidRDefault="00335ACE" w:rsidP="00B941D4">
            <w:pPr>
              <w:widowControl w:val="0"/>
              <w:spacing w:line="240" w:lineRule="auto"/>
              <w:jc w:val="center"/>
              <w:rPr>
                <w:rFonts w:ascii="Times New Roman" w:hAnsi="Times New Roman" w:cs="Times New Roman"/>
                <w:sz w:val="24"/>
                <w:szCs w:val="24"/>
              </w:rPr>
            </w:pPr>
            <w:ins w:id="964" w:author="Vaughn Shirey" w:date="2023-08-30T21:24:00Z">
              <w:r>
                <w:rPr>
                  <w:rFonts w:ascii="Times New Roman" w:hAnsi="Times New Roman" w:cs="Times New Roman"/>
                  <w:sz w:val="24"/>
                  <w:szCs w:val="24"/>
                </w:rPr>
                <w:t xml:space="preserve">3.2 </w:t>
              </w:r>
            </w:ins>
            <w:del w:id="965" w:author="Vaughn Shirey" w:date="2023-08-30T18:59:00Z">
              <w:r w:rsidR="00B941D4" w:rsidDel="003222FF">
                <w:rPr>
                  <w:rFonts w:ascii="Times New Roman" w:hAnsi="Times New Roman" w:cs="Times New Roman"/>
                  <w:sz w:val="24"/>
                  <w:szCs w:val="24"/>
                </w:rPr>
                <w:delText>3.4</w:delText>
              </w:r>
            </w:del>
          </w:p>
        </w:tc>
      </w:tr>
      <w:tr w:rsidR="00B941D4" w:rsidRPr="00703517" w14:paraId="526664AE" w14:textId="77777777" w:rsidTr="00341DE7">
        <w:trPr>
          <w:jc w:val="center"/>
        </w:trPr>
        <w:tc>
          <w:tcPr>
            <w:tcW w:w="1160" w:type="dxa"/>
            <w:tcMar>
              <w:top w:w="100" w:type="dxa"/>
              <w:left w:w="100" w:type="dxa"/>
              <w:bottom w:w="100" w:type="dxa"/>
              <w:right w:w="100" w:type="dxa"/>
            </w:tcMar>
          </w:tcPr>
          <w:p w14:paraId="1D8B5F92" w14:textId="1E8C1881" w:rsidR="00B941D4" w:rsidRPr="008E44F2" w:rsidRDefault="002C04FC" w:rsidP="00B941D4">
            <w:pPr>
              <w:widowControl w:val="0"/>
              <w:spacing w:line="240" w:lineRule="auto"/>
              <w:jc w:val="center"/>
              <w:rPr>
                <w:rFonts w:ascii="Times New Roman" w:hAnsi="Times New Roman" w:cs="Times New Roman"/>
                <w:sz w:val="24"/>
                <w:szCs w:val="24"/>
              </w:rPr>
            </w:pPr>
            <w:ins w:id="966" w:author="Vaughn Shirey" w:date="2023-08-31T09:30:00Z">
              <w:r>
                <w:rPr>
                  <w:rFonts w:ascii="Times New Roman" w:hAnsi="Times New Roman" w:cs="Times New Roman"/>
                  <w:sz w:val="24"/>
                  <w:szCs w:val="24"/>
                </w:rPr>
                <w:t>O</w:t>
              </w:r>
            </w:ins>
            <w:del w:id="967" w:author="Vaughn Shirey" w:date="2023-08-31T09:30:00Z">
              <w:r w:rsidR="00B941D4" w:rsidDel="002C04FC">
                <w:rPr>
                  <w:rFonts w:ascii="Times New Roman" w:hAnsi="Times New Roman" w:cs="Times New Roman"/>
                  <w:sz w:val="24"/>
                  <w:szCs w:val="24"/>
                </w:rPr>
                <w:delText>M</w:delText>
              </w:r>
            </w:del>
          </w:p>
        </w:tc>
        <w:tc>
          <w:tcPr>
            <w:tcW w:w="1620" w:type="dxa"/>
            <w:tcMar>
              <w:top w:w="100" w:type="dxa"/>
              <w:left w:w="100" w:type="dxa"/>
              <w:bottom w:w="100" w:type="dxa"/>
              <w:right w:w="100" w:type="dxa"/>
            </w:tcMar>
          </w:tcPr>
          <w:p w14:paraId="06DE2A8D" w14:textId="4FA62C6F" w:rsidR="00B941D4" w:rsidRPr="008E44F2" w:rsidRDefault="00ED40CA" w:rsidP="00B941D4">
            <w:pPr>
              <w:widowControl w:val="0"/>
              <w:spacing w:line="240" w:lineRule="auto"/>
              <w:jc w:val="center"/>
              <w:rPr>
                <w:rFonts w:ascii="Times New Roman" w:hAnsi="Times New Roman" w:cs="Times New Roman"/>
                <w:sz w:val="24"/>
                <w:szCs w:val="24"/>
              </w:rPr>
            </w:pPr>
            <w:ins w:id="968" w:author="Vaughn Shirey" w:date="2023-08-31T09:20:00Z">
              <w:r>
                <w:rPr>
                  <w:rFonts w:ascii="Times New Roman" w:hAnsi="Times New Roman" w:cs="Times New Roman"/>
                  <w:sz w:val="24"/>
                  <w:szCs w:val="24"/>
                </w:rPr>
                <w:t>203.1</w:t>
              </w:r>
            </w:ins>
            <w:del w:id="969" w:author="Vaughn Shirey" w:date="2023-08-30T18:59:00Z">
              <w:r w:rsidR="00B941D4" w:rsidDel="003222FF">
                <w:rPr>
                  <w:rFonts w:ascii="Times New Roman" w:hAnsi="Times New Roman" w:cs="Times New Roman"/>
                  <w:sz w:val="24"/>
                  <w:szCs w:val="24"/>
                </w:rPr>
                <w:delText>-406.9</w:delText>
              </w:r>
            </w:del>
          </w:p>
        </w:tc>
        <w:tc>
          <w:tcPr>
            <w:tcW w:w="1800" w:type="dxa"/>
            <w:tcMar>
              <w:top w:w="100" w:type="dxa"/>
              <w:left w:w="100" w:type="dxa"/>
              <w:bottom w:w="100" w:type="dxa"/>
              <w:right w:w="100" w:type="dxa"/>
            </w:tcMar>
          </w:tcPr>
          <w:p w14:paraId="141313C7" w14:textId="108071C6" w:rsidR="00B941D4" w:rsidRPr="008E44F2" w:rsidRDefault="00335ACE" w:rsidP="00B941D4">
            <w:pPr>
              <w:widowControl w:val="0"/>
              <w:spacing w:line="240" w:lineRule="auto"/>
              <w:jc w:val="center"/>
              <w:rPr>
                <w:rFonts w:ascii="Times New Roman" w:hAnsi="Times New Roman" w:cs="Times New Roman"/>
                <w:sz w:val="24"/>
                <w:szCs w:val="24"/>
              </w:rPr>
            </w:pPr>
            <w:ins w:id="970" w:author="Vaughn Shirey" w:date="2023-08-30T21:24:00Z">
              <w:r>
                <w:rPr>
                  <w:rFonts w:ascii="Times New Roman" w:hAnsi="Times New Roman" w:cs="Times New Roman"/>
                  <w:sz w:val="24"/>
                  <w:szCs w:val="24"/>
                </w:rPr>
                <w:t>6.2</w:t>
              </w:r>
            </w:ins>
            <w:del w:id="971" w:author="Vaughn Shirey" w:date="2023-08-30T18:59:00Z">
              <w:r w:rsidR="00B941D4" w:rsidDel="003222FF">
                <w:rPr>
                  <w:rFonts w:ascii="Times New Roman" w:hAnsi="Times New Roman" w:cs="Times New Roman"/>
                  <w:sz w:val="24"/>
                  <w:szCs w:val="24"/>
                </w:rPr>
                <w:delText>-6.1</w:delText>
              </w:r>
            </w:del>
          </w:p>
        </w:tc>
        <w:tc>
          <w:tcPr>
            <w:tcW w:w="2250" w:type="dxa"/>
            <w:tcMar>
              <w:top w:w="100" w:type="dxa"/>
              <w:left w:w="100" w:type="dxa"/>
              <w:bottom w:w="100" w:type="dxa"/>
              <w:right w:w="100" w:type="dxa"/>
            </w:tcMar>
          </w:tcPr>
          <w:p w14:paraId="3AEA87BE" w14:textId="7DEB4CFE" w:rsidR="00B941D4" w:rsidRPr="008E44F2" w:rsidRDefault="00335ACE" w:rsidP="00B941D4">
            <w:pPr>
              <w:widowControl w:val="0"/>
              <w:spacing w:line="240" w:lineRule="auto"/>
              <w:jc w:val="center"/>
              <w:rPr>
                <w:rFonts w:ascii="Times New Roman" w:hAnsi="Times New Roman" w:cs="Times New Roman"/>
                <w:sz w:val="24"/>
                <w:szCs w:val="24"/>
              </w:rPr>
            </w:pPr>
            <w:ins w:id="972" w:author="Vaughn Shirey" w:date="2023-08-30T21:24:00Z">
              <w:r>
                <w:rPr>
                  <w:rFonts w:ascii="Times New Roman" w:hAnsi="Times New Roman" w:cs="Times New Roman"/>
                  <w:sz w:val="24"/>
                  <w:szCs w:val="24"/>
                </w:rPr>
                <w:t>4.3</w:t>
              </w:r>
            </w:ins>
            <w:del w:id="973" w:author="Vaughn Shirey" w:date="2023-08-30T18:59:00Z">
              <w:r w:rsidR="00B941D4" w:rsidDel="003222FF">
                <w:rPr>
                  <w:rFonts w:ascii="Times New Roman" w:hAnsi="Times New Roman" w:cs="Times New Roman"/>
                  <w:sz w:val="24"/>
                  <w:szCs w:val="24"/>
                </w:rPr>
                <w:delText>4.2</w:delText>
              </w:r>
            </w:del>
          </w:p>
        </w:tc>
      </w:tr>
      <w:tr w:rsidR="00B941D4" w:rsidRPr="00703517" w14:paraId="789EEF16" w14:textId="77777777" w:rsidTr="00341DE7">
        <w:trPr>
          <w:jc w:val="center"/>
        </w:trPr>
        <w:tc>
          <w:tcPr>
            <w:tcW w:w="1160" w:type="dxa"/>
            <w:tcMar>
              <w:top w:w="100" w:type="dxa"/>
              <w:left w:w="100" w:type="dxa"/>
              <w:bottom w:w="100" w:type="dxa"/>
              <w:right w:w="100" w:type="dxa"/>
            </w:tcMar>
          </w:tcPr>
          <w:p w14:paraId="3D314D30" w14:textId="4902AFC0" w:rsidR="00B941D4" w:rsidRDefault="00B941D4" w:rsidP="00B941D4">
            <w:pPr>
              <w:widowControl w:val="0"/>
              <w:spacing w:line="240" w:lineRule="auto"/>
              <w:jc w:val="center"/>
              <w:rPr>
                <w:rFonts w:ascii="Times New Roman" w:hAnsi="Times New Roman" w:cs="Times New Roman"/>
                <w:sz w:val="24"/>
                <w:szCs w:val="24"/>
              </w:rPr>
            </w:pPr>
            <w:del w:id="974" w:author="Vaughn Shirey" w:date="2023-08-31T09:30:00Z">
              <w:r w:rsidDel="002C04FC">
                <w:rPr>
                  <w:rFonts w:ascii="Times New Roman" w:hAnsi="Times New Roman" w:cs="Times New Roman"/>
                  <w:sz w:val="24"/>
                  <w:szCs w:val="24"/>
                </w:rPr>
                <w:delText>N</w:delText>
              </w:r>
            </w:del>
            <w:ins w:id="975" w:author="Vaughn Shirey" w:date="2023-08-31T09:30:00Z">
              <w:r w:rsidR="002C04FC">
                <w:rPr>
                  <w:rFonts w:ascii="Times New Roman" w:hAnsi="Times New Roman" w:cs="Times New Roman"/>
                  <w:sz w:val="24"/>
                  <w:szCs w:val="24"/>
                </w:rPr>
                <w:t>P</w:t>
              </w:r>
            </w:ins>
          </w:p>
        </w:tc>
        <w:tc>
          <w:tcPr>
            <w:tcW w:w="1620" w:type="dxa"/>
            <w:tcMar>
              <w:top w:w="100" w:type="dxa"/>
              <w:left w:w="100" w:type="dxa"/>
              <w:bottom w:w="100" w:type="dxa"/>
              <w:right w:w="100" w:type="dxa"/>
            </w:tcMar>
          </w:tcPr>
          <w:p w14:paraId="276B0C72" w14:textId="2ED5F1B2" w:rsidR="00B941D4" w:rsidRPr="008E44F2" w:rsidRDefault="00ED40CA" w:rsidP="00B941D4">
            <w:pPr>
              <w:widowControl w:val="0"/>
              <w:spacing w:line="240" w:lineRule="auto"/>
              <w:jc w:val="center"/>
              <w:rPr>
                <w:rFonts w:ascii="Times New Roman" w:hAnsi="Times New Roman" w:cs="Times New Roman"/>
                <w:sz w:val="24"/>
                <w:szCs w:val="24"/>
              </w:rPr>
            </w:pPr>
            <w:ins w:id="976" w:author="Vaughn Shirey" w:date="2023-08-31T09:20:00Z">
              <w:r>
                <w:rPr>
                  <w:rFonts w:ascii="Times New Roman" w:hAnsi="Times New Roman" w:cs="Times New Roman"/>
                  <w:sz w:val="24"/>
                  <w:szCs w:val="24"/>
                </w:rPr>
                <w:t>202.1</w:t>
              </w:r>
            </w:ins>
            <w:del w:id="977" w:author="Vaughn Shirey" w:date="2023-08-30T18:59:00Z">
              <w:r w:rsidR="00B941D4" w:rsidDel="003222FF">
                <w:rPr>
                  <w:rFonts w:ascii="Times New Roman" w:hAnsi="Times New Roman" w:cs="Times New Roman"/>
                  <w:sz w:val="24"/>
                  <w:szCs w:val="24"/>
                </w:rPr>
                <w:delText>-404.7</w:delText>
              </w:r>
            </w:del>
          </w:p>
        </w:tc>
        <w:tc>
          <w:tcPr>
            <w:tcW w:w="1800" w:type="dxa"/>
            <w:tcMar>
              <w:top w:w="100" w:type="dxa"/>
              <w:left w:w="100" w:type="dxa"/>
              <w:bottom w:w="100" w:type="dxa"/>
              <w:right w:w="100" w:type="dxa"/>
            </w:tcMar>
          </w:tcPr>
          <w:p w14:paraId="50C93B5E" w14:textId="3DC3A480" w:rsidR="00B941D4" w:rsidRPr="008E44F2" w:rsidRDefault="00335ACE" w:rsidP="00B941D4">
            <w:pPr>
              <w:widowControl w:val="0"/>
              <w:spacing w:line="240" w:lineRule="auto"/>
              <w:jc w:val="center"/>
              <w:rPr>
                <w:rFonts w:ascii="Times New Roman" w:hAnsi="Times New Roman" w:cs="Times New Roman"/>
                <w:sz w:val="24"/>
                <w:szCs w:val="24"/>
              </w:rPr>
            </w:pPr>
            <w:ins w:id="978" w:author="Vaughn Shirey" w:date="2023-08-30T21:25:00Z">
              <w:r>
                <w:rPr>
                  <w:rFonts w:ascii="Times New Roman" w:hAnsi="Times New Roman" w:cs="Times New Roman"/>
                  <w:sz w:val="24"/>
                  <w:szCs w:val="24"/>
                </w:rPr>
                <w:t>7.2</w:t>
              </w:r>
            </w:ins>
            <w:del w:id="979" w:author="Vaughn Shirey" w:date="2023-08-30T18:59:00Z">
              <w:r w:rsidR="00B941D4" w:rsidDel="003222FF">
                <w:rPr>
                  <w:rFonts w:ascii="Times New Roman" w:hAnsi="Times New Roman" w:cs="Times New Roman"/>
                  <w:sz w:val="24"/>
                  <w:szCs w:val="24"/>
                </w:rPr>
                <w:delText>-7.2</w:delText>
              </w:r>
            </w:del>
          </w:p>
        </w:tc>
        <w:tc>
          <w:tcPr>
            <w:tcW w:w="2250" w:type="dxa"/>
            <w:tcMar>
              <w:top w:w="100" w:type="dxa"/>
              <w:left w:w="100" w:type="dxa"/>
              <w:bottom w:w="100" w:type="dxa"/>
              <w:right w:w="100" w:type="dxa"/>
            </w:tcMar>
          </w:tcPr>
          <w:p w14:paraId="52F769B4" w14:textId="008F5B71" w:rsidR="00B941D4" w:rsidRPr="008E44F2" w:rsidRDefault="00335ACE" w:rsidP="00B941D4">
            <w:pPr>
              <w:widowControl w:val="0"/>
              <w:spacing w:line="240" w:lineRule="auto"/>
              <w:jc w:val="center"/>
              <w:rPr>
                <w:rFonts w:ascii="Times New Roman" w:hAnsi="Times New Roman" w:cs="Times New Roman"/>
                <w:sz w:val="24"/>
                <w:szCs w:val="24"/>
              </w:rPr>
            </w:pPr>
            <w:ins w:id="980" w:author="Vaughn Shirey" w:date="2023-08-30T21:25:00Z">
              <w:r>
                <w:rPr>
                  <w:rFonts w:ascii="Times New Roman" w:hAnsi="Times New Roman" w:cs="Times New Roman"/>
                  <w:sz w:val="24"/>
                  <w:szCs w:val="24"/>
                </w:rPr>
                <w:t>4.3</w:t>
              </w:r>
            </w:ins>
            <w:del w:id="981" w:author="Vaughn Shirey" w:date="2023-08-30T18:59:00Z">
              <w:r w:rsidR="00B941D4" w:rsidDel="003222FF">
                <w:rPr>
                  <w:rFonts w:ascii="Times New Roman" w:hAnsi="Times New Roman" w:cs="Times New Roman"/>
                  <w:sz w:val="24"/>
                  <w:szCs w:val="24"/>
                </w:rPr>
                <w:delText>4.4</w:delText>
              </w:r>
            </w:del>
          </w:p>
        </w:tc>
      </w:tr>
    </w:tbl>
    <w:p w14:paraId="7E25505A" w14:textId="77777777" w:rsidR="00073BC4" w:rsidRPr="00703517" w:rsidRDefault="00073BC4" w:rsidP="00073BC4">
      <w:pPr>
        <w:spacing w:line="240" w:lineRule="auto"/>
        <w:jc w:val="both"/>
        <w:rPr>
          <w:rFonts w:ascii="Times New Roman" w:hAnsi="Times New Roman" w:cs="Times New Roman"/>
          <w:sz w:val="24"/>
          <w:szCs w:val="24"/>
        </w:rPr>
      </w:pPr>
    </w:p>
    <w:p w14:paraId="78887A03" w14:textId="77777777" w:rsidR="00073BC4" w:rsidRPr="00703517" w:rsidRDefault="00073BC4" w:rsidP="00073BC4">
      <w:pPr>
        <w:spacing w:line="240" w:lineRule="auto"/>
        <w:jc w:val="both"/>
        <w:rPr>
          <w:rFonts w:ascii="Times New Roman" w:hAnsi="Times New Roman" w:cs="Times New Roman"/>
          <w:b/>
          <w:sz w:val="24"/>
          <w:szCs w:val="24"/>
        </w:rPr>
      </w:pPr>
    </w:p>
    <w:p w14:paraId="26BDC5E5" w14:textId="77777777" w:rsidR="00073BC4" w:rsidRPr="00703517" w:rsidRDefault="00073BC4" w:rsidP="00073BC4">
      <w:pPr>
        <w:rPr>
          <w:rFonts w:ascii="Times New Roman" w:hAnsi="Times New Roman" w:cs="Times New Roman"/>
          <w:b/>
          <w:sz w:val="24"/>
          <w:szCs w:val="24"/>
        </w:rPr>
      </w:pPr>
      <w:r w:rsidRPr="00703517">
        <w:rPr>
          <w:rFonts w:ascii="Times New Roman" w:hAnsi="Times New Roman" w:cs="Times New Roman"/>
          <w:b/>
          <w:sz w:val="24"/>
          <w:szCs w:val="24"/>
        </w:rPr>
        <w:br w:type="page"/>
      </w:r>
    </w:p>
    <w:p w14:paraId="2A0905D5" w14:textId="79139B4D"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E737C0">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occupancy shift since the 1970s. Results are shown for the 200</w:t>
      </w:r>
      <w:r w:rsidR="008D144E"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w:t>
      </w:r>
      <w:r w:rsidR="008D144E" w:rsidRPr="00703517">
        <w:rPr>
          <w:rFonts w:ascii="Times New Roman" w:hAnsi="Times New Roman" w:cs="Times New Roman"/>
          <w:sz w:val="24"/>
          <w:szCs w:val="24"/>
        </w:rPr>
        <w:t>ale</w:t>
      </w:r>
      <w:r w:rsidRPr="00703517">
        <w:rPr>
          <w:rFonts w:ascii="Times New Roman" w:hAnsi="Times New Roman" w:cs="Times New Roman"/>
          <w:sz w:val="24"/>
          <w:szCs w:val="24"/>
        </w:rPr>
        <w:t xml:space="preserve">, precipitation analysis. </w:t>
      </w:r>
      <w:del w:id="982" w:author="Vaughn Shirey" w:date="2023-08-25T10:43:00Z">
        <w:r w:rsidRPr="00703517" w:rsidDel="0098008B">
          <w:rPr>
            <w:rFonts w:ascii="Times New Roman" w:hAnsi="Times New Roman" w:cs="Times New Roman"/>
            <w:sz w:val="24"/>
            <w:szCs w:val="24"/>
          </w:rPr>
          <w:delText>Top</w:delText>
        </w:r>
      </w:del>
      <w:ins w:id="983" w:author="Vaughn Shirey" w:date="2023-08-25T10:43:00Z">
        <w:r w:rsidR="0098008B" w:rsidRPr="00703517">
          <w:rPr>
            <w:rFonts w:ascii="Times New Roman" w:hAnsi="Times New Roman" w:cs="Times New Roman"/>
            <w:sz w:val="24"/>
            <w:szCs w:val="24"/>
          </w:rPr>
          <w:t>The top</w:t>
        </w:r>
      </w:ins>
      <w:r w:rsidRPr="00703517">
        <w:rPr>
          <w:rFonts w:ascii="Times New Roman" w:hAnsi="Times New Roman" w:cs="Times New Roman"/>
          <w:sz w:val="24"/>
          <w:szCs w:val="24"/>
        </w:rPr>
        <w:t xml:space="preserve"> candidate model is </w:t>
      </w:r>
      <w:r w:rsidR="00D87C27">
        <w:rPr>
          <w:rFonts w:ascii="Times New Roman" w:hAnsi="Times New Roman" w:cs="Times New Roman"/>
          <w:sz w:val="24"/>
          <w:szCs w:val="24"/>
        </w:rPr>
        <w:t>underlined</w:t>
      </w:r>
      <w:r w:rsidRPr="00703517">
        <w:rPr>
          <w:rFonts w:ascii="Times New Roman" w:hAnsi="Times New Roman" w:cs="Times New Roman"/>
          <w:sz w:val="24"/>
          <w:szCs w:val="24"/>
        </w:rPr>
        <w:t xml:space="preserve"> and bold.</w:t>
      </w:r>
      <w:r w:rsidR="003B5CAD" w:rsidRPr="00703517">
        <w:rPr>
          <w:rFonts w:ascii="Times New Roman" w:hAnsi="Times New Roman" w:cs="Times New Roman"/>
          <w:sz w:val="24"/>
          <w:szCs w:val="24"/>
        </w:rPr>
        <w:t xml:space="preserve"> </w:t>
      </w:r>
      <w:r w:rsidR="00E832A7" w:rsidRPr="00703517">
        <w:rPr>
          <w:rFonts w:ascii="Times New Roman" w:hAnsi="Times New Roman" w:cs="Times New Roman"/>
          <w:sz w:val="24"/>
          <w:szCs w:val="24"/>
        </w:rPr>
        <w:t>We considered models equivalent if the difference in ELPD +/- the standard error of the ELPD estimate overlapped zero and favored models which used fewer predictors if this was the case.</w:t>
      </w:r>
    </w:p>
    <w:p w14:paraId="373173C0"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9313509" w14:textId="77777777" w:rsidTr="00341DE7">
        <w:trPr>
          <w:jc w:val="center"/>
        </w:trPr>
        <w:tc>
          <w:tcPr>
            <w:tcW w:w="1160" w:type="dxa"/>
            <w:shd w:val="clear" w:color="auto" w:fill="000000"/>
            <w:tcMar>
              <w:top w:w="100" w:type="dxa"/>
              <w:left w:w="100" w:type="dxa"/>
              <w:bottom w:w="100" w:type="dxa"/>
              <w:right w:w="100" w:type="dxa"/>
            </w:tcMar>
          </w:tcPr>
          <w:p w14:paraId="044710E3"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355F8B8A"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D78F404"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43610DA"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0E996B62" w14:textId="77777777" w:rsidTr="00341DE7">
        <w:trPr>
          <w:jc w:val="center"/>
        </w:trPr>
        <w:tc>
          <w:tcPr>
            <w:tcW w:w="1160" w:type="dxa"/>
            <w:tcMar>
              <w:top w:w="100" w:type="dxa"/>
              <w:left w:w="100" w:type="dxa"/>
              <w:bottom w:w="100" w:type="dxa"/>
              <w:right w:w="100" w:type="dxa"/>
            </w:tcMar>
          </w:tcPr>
          <w:p w14:paraId="6FCCA329"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89C56B4" w14:textId="771DEB6B" w:rsidR="00B65D2D" w:rsidRPr="008E44F2" w:rsidRDefault="002A19B9" w:rsidP="00341DE7">
            <w:pPr>
              <w:widowControl w:val="0"/>
              <w:spacing w:line="240" w:lineRule="auto"/>
              <w:jc w:val="center"/>
              <w:rPr>
                <w:rFonts w:ascii="Times New Roman" w:hAnsi="Times New Roman" w:cs="Times New Roman"/>
                <w:sz w:val="24"/>
                <w:szCs w:val="24"/>
              </w:rPr>
            </w:pPr>
            <w:ins w:id="984" w:author="Vaughn Shirey" w:date="2023-08-31T14:59:00Z">
              <w:r>
                <w:rPr>
                  <w:rFonts w:ascii="Times New Roman" w:hAnsi="Times New Roman" w:cs="Times New Roman"/>
                  <w:sz w:val="24"/>
                  <w:szCs w:val="24"/>
                </w:rPr>
                <w:t>224.7</w:t>
              </w:r>
            </w:ins>
            <w:del w:id="985" w:author="Vaughn Shirey" w:date="2023-08-31T12:32:00Z">
              <w:r w:rsidR="00C92C5E" w:rsidDel="00BF4AA8">
                <w:rPr>
                  <w:rFonts w:ascii="Times New Roman" w:hAnsi="Times New Roman" w:cs="Times New Roman"/>
                  <w:sz w:val="24"/>
                  <w:szCs w:val="24"/>
                </w:rPr>
                <w:delText>225.0</w:delText>
              </w:r>
            </w:del>
          </w:p>
        </w:tc>
        <w:tc>
          <w:tcPr>
            <w:tcW w:w="1800" w:type="dxa"/>
            <w:tcMar>
              <w:top w:w="100" w:type="dxa"/>
              <w:left w:w="100" w:type="dxa"/>
              <w:bottom w:w="100" w:type="dxa"/>
              <w:right w:w="100" w:type="dxa"/>
            </w:tcMar>
          </w:tcPr>
          <w:p w14:paraId="40B70624" w14:textId="687A3929" w:rsidR="00B65D2D" w:rsidRPr="008E44F2" w:rsidRDefault="00F3756F" w:rsidP="00341DE7">
            <w:pPr>
              <w:widowControl w:val="0"/>
              <w:spacing w:line="240" w:lineRule="auto"/>
              <w:jc w:val="center"/>
              <w:rPr>
                <w:rFonts w:ascii="Times New Roman" w:hAnsi="Times New Roman" w:cs="Times New Roman"/>
                <w:sz w:val="24"/>
                <w:szCs w:val="24"/>
              </w:rPr>
            </w:pPr>
            <w:ins w:id="986" w:author="Vaughn Shirey" w:date="2023-08-31T14:54:00Z">
              <w:r>
                <w:rPr>
                  <w:rFonts w:ascii="Times New Roman" w:hAnsi="Times New Roman" w:cs="Times New Roman"/>
                  <w:sz w:val="24"/>
                  <w:szCs w:val="24"/>
                </w:rPr>
                <w:t>6.8</w:t>
              </w:r>
            </w:ins>
            <w:del w:id="987" w:author="Vaughn Shirey" w:date="2023-08-31T12:32:00Z">
              <w:r w:rsidR="00932436" w:rsidDel="00BF4AA8">
                <w:rPr>
                  <w:rFonts w:ascii="Times New Roman" w:hAnsi="Times New Roman" w:cs="Times New Roman"/>
                  <w:sz w:val="24"/>
                  <w:szCs w:val="24"/>
                </w:rPr>
                <w:delText>-6.9</w:delText>
              </w:r>
            </w:del>
          </w:p>
        </w:tc>
        <w:tc>
          <w:tcPr>
            <w:tcW w:w="2250" w:type="dxa"/>
            <w:tcMar>
              <w:top w:w="100" w:type="dxa"/>
              <w:left w:w="100" w:type="dxa"/>
              <w:bottom w:w="100" w:type="dxa"/>
              <w:right w:w="100" w:type="dxa"/>
            </w:tcMar>
          </w:tcPr>
          <w:p w14:paraId="4873693F" w14:textId="6698D5C2" w:rsidR="00B65D2D" w:rsidRPr="008E44F2" w:rsidRDefault="00F3756F" w:rsidP="00341DE7">
            <w:pPr>
              <w:widowControl w:val="0"/>
              <w:spacing w:line="240" w:lineRule="auto"/>
              <w:jc w:val="center"/>
              <w:rPr>
                <w:rFonts w:ascii="Times New Roman" w:hAnsi="Times New Roman" w:cs="Times New Roman"/>
                <w:sz w:val="24"/>
                <w:szCs w:val="24"/>
              </w:rPr>
            </w:pPr>
            <w:ins w:id="988" w:author="Vaughn Shirey" w:date="2023-08-31T14:54:00Z">
              <w:r>
                <w:rPr>
                  <w:rFonts w:ascii="Times New Roman" w:hAnsi="Times New Roman" w:cs="Times New Roman"/>
                  <w:sz w:val="24"/>
                  <w:szCs w:val="24"/>
                </w:rPr>
                <w:t>3.5</w:t>
              </w:r>
            </w:ins>
            <w:del w:id="989" w:author="Vaughn Shirey" w:date="2023-08-31T12:32:00Z">
              <w:r w:rsidR="00932436" w:rsidDel="00BF4AA8">
                <w:rPr>
                  <w:rFonts w:ascii="Times New Roman" w:hAnsi="Times New Roman" w:cs="Times New Roman"/>
                  <w:sz w:val="24"/>
                  <w:szCs w:val="24"/>
                </w:rPr>
                <w:delText>3.5</w:delText>
              </w:r>
            </w:del>
          </w:p>
        </w:tc>
      </w:tr>
      <w:tr w:rsidR="00B65D2D" w:rsidRPr="00703517" w14:paraId="52B5D3A0" w14:textId="77777777" w:rsidTr="00341DE7">
        <w:trPr>
          <w:jc w:val="center"/>
        </w:trPr>
        <w:tc>
          <w:tcPr>
            <w:tcW w:w="1160" w:type="dxa"/>
            <w:tcMar>
              <w:top w:w="100" w:type="dxa"/>
              <w:left w:w="100" w:type="dxa"/>
              <w:bottom w:w="100" w:type="dxa"/>
              <w:right w:w="100" w:type="dxa"/>
            </w:tcMar>
          </w:tcPr>
          <w:p w14:paraId="2EB94BBF"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59B9A42" w14:textId="0084B5A8" w:rsidR="00B65D2D" w:rsidRPr="008E44F2" w:rsidRDefault="002A19B9" w:rsidP="00341DE7">
            <w:pPr>
              <w:widowControl w:val="0"/>
              <w:spacing w:line="240" w:lineRule="auto"/>
              <w:jc w:val="center"/>
              <w:rPr>
                <w:rFonts w:ascii="Times New Roman" w:hAnsi="Times New Roman" w:cs="Times New Roman"/>
                <w:sz w:val="24"/>
                <w:szCs w:val="24"/>
              </w:rPr>
            </w:pPr>
            <w:ins w:id="990" w:author="Vaughn Shirey" w:date="2023-08-31T14:59:00Z">
              <w:r>
                <w:rPr>
                  <w:rFonts w:ascii="Times New Roman" w:hAnsi="Times New Roman" w:cs="Times New Roman"/>
                  <w:sz w:val="24"/>
                  <w:szCs w:val="24"/>
                </w:rPr>
                <w:t>225.9</w:t>
              </w:r>
            </w:ins>
            <w:del w:id="991" w:author="Vaughn Shirey" w:date="2023-08-31T12:32:00Z">
              <w:r w:rsidR="00C92C5E" w:rsidDel="00BF4AA8">
                <w:rPr>
                  <w:rFonts w:ascii="Times New Roman" w:hAnsi="Times New Roman" w:cs="Times New Roman"/>
                  <w:sz w:val="24"/>
                  <w:szCs w:val="24"/>
                </w:rPr>
                <w:delText>226.1</w:delText>
              </w:r>
            </w:del>
          </w:p>
        </w:tc>
        <w:tc>
          <w:tcPr>
            <w:tcW w:w="1800" w:type="dxa"/>
            <w:tcMar>
              <w:top w:w="100" w:type="dxa"/>
              <w:left w:w="100" w:type="dxa"/>
              <w:bottom w:w="100" w:type="dxa"/>
              <w:right w:w="100" w:type="dxa"/>
            </w:tcMar>
          </w:tcPr>
          <w:p w14:paraId="0D798E7A" w14:textId="48F5470D" w:rsidR="00B65D2D" w:rsidRPr="008E44F2" w:rsidRDefault="00F3756F" w:rsidP="00341DE7">
            <w:pPr>
              <w:widowControl w:val="0"/>
              <w:spacing w:line="240" w:lineRule="auto"/>
              <w:jc w:val="center"/>
              <w:rPr>
                <w:rFonts w:ascii="Times New Roman" w:hAnsi="Times New Roman" w:cs="Times New Roman"/>
                <w:sz w:val="24"/>
                <w:szCs w:val="24"/>
              </w:rPr>
            </w:pPr>
            <w:ins w:id="992" w:author="Vaughn Shirey" w:date="2023-08-31T14:53:00Z">
              <w:r>
                <w:rPr>
                  <w:rFonts w:ascii="Times New Roman" w:hAnsi="Times New Roman" w:cs="Times New Roman"/>
                  <w:sz w:val="24"/>
                  <w:szCs w:val="24"/>
                </w:rPr>
                <w:t>5.6</w:t>
              </w:r>
            </w:ins>
            <w:del w:id="993" w:author="Vaughn Shirey" w:date="2023-08-31T12:32:00Z">
              <w:r w:rsidR="00932436" w:rsidDel="00BF4AA8">
                <w:rPr>
                  <w:rFonts w:ascii="Times New Roman" w:hAnsi="Times New Roman" w:cs="Times New Roman"/>
                  <w:sz w:val="24"/>
                  <w:szCs w:val="24"/>
                </w:rPr>
                <w:delText>-5.8</w:delText>
              </w:r>
            </w:del>
          </w:p>
        </w:tc>
        <w:tc>
          <w:tcPr>
            <w:tcW w:w="2250" w:type="dxa"/>
            <w:tcMar>
              <w:top w:w="100" w:type="dxa"/>
              <w:left w:w="100" w:type="dxa"/>
              <w:bottom w:w="100" w:type="dxa"/>
              <w:right w:w="100" w:type="dxa"/>
            </w:tcMar>
          </w:tcPr>
          <w:p w14:paraId="0B5B9027" w14:textId="4C42EB68" w:rsidR="00B65D2D" w:rsidRPr="008E44F2" w:rsidRDefault="00F3756F" w:rsidP="00341DE7">
            <w:pPr>
              <w:widowControl w:val="0"/>
              <w:spacing w:line="240" w:lineRule="auto"/>
              <w:jc w:val="center"/>
              <w:rPr>
                <w:rFonts w:ascii="Times New Roman" w:hAnsi="Times New Roman" w:cs="Times New Roman"/>
                <w:sz w:val="24"/>
                <w:szCs w:val="24"/>
              </w:rPr>
            </w:pPr>
            <w:ins w:id="994" w:author="Vaughn Shirey" w:date="2023-08-31T14:53:00Z">
              <w:r>
                <w:rPr>
                  <w:rFonts w:ascii="Times New Roman" w:hAnsi="Times New Roman" w:cs="Times New Roman"/>
                  <w:sz w:val="24"/>
                  <w:szCs w:val="24"/>
                </w:rPr>
                <w:t>3.6</w:t>
              </w:r>
            </w:ins>
            <w:del w:id="995" w:author="Vaughn Shirey" w:date="2023-08-31T12:32:00Z">
              <w:r w:rsidR="00932436" w:rsidDel="00BF4AA8">
                <w:rPr>
                  <w:rFonts w:ascii="Times New Roman" w:hAnsi="Times New Roman" w:cs="Times New Roman"/>
                  <w:sz w:val="24"/>
                  <w:szCs w:val="24"/>
                </w:rPr>
                <w:delText>3.6</w:delText>
              </w:r>
            </w:del>
          </w:p>
        </w:tc>
      </w:tr>
      <w:tr w:rsidR="00B65D2D" w:rsidRPr="00703517" w14:paraId="696D81C4" w14:textId="77777777" w:rsidTr="00341DE7">
        <w:trPr>
          <w:jc w:val="center"/>
        </w:trPr>
        <w:tc>
          <w:tcPr>
            <w:tcW w:w="1160" w:type="dxa"/>
            <w:tcMar>
              <w:top w:w="100" w:type="dxa"/>
              <w:left w:w="100" w:type="dxa"/>
              <w:bottom w:w="100" w:type="dxa"/>
              <w:right w:w="100" w:type="dxa"/>
            </w:tcMar>
          </w:tcPr>
          <w:p w14:paraId="24848874" w14:textId="77777777" w:rsidR="00B65D2D" w:rsidRPr="00C92C5E" w:rsidRDefault="00B65D2D"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0B739021" w14:textId="3AE0D09A" w:rsidR="00B65D2D" w:rsidRPr="00C92C5E" w:rsidRDefault="002A19B9" w:rsidP="00341DE7">
            <w:pPr>
              <w:widowControl w:val="0"/>
              <w:spacing w:line="240" w:lineRule="auto"/>
              <w:jc w:val="center"/>
              <w:rPr>
                <w:rFonts w:ascii="Times New Roman" w:hAnsi="Times New Roman" w:cs="Times New Roman"/>
                <w:b/>
                <w:bCs/>
                <w:sz w:val="24"/>
                <w:szCs w:val="24"/>
                <w:u w:val="single"/>
              </w:rPr>
            </w:pPr>
            <w:ins w:id="996" w:author="Vaughn Shirey" w:date="2023-08-31T14:59:00Z">
              <w:r>
                <w:rPr>
                  <w:rFonts w:ascii="Times New Roman" w:hAnsi="Times New Roman" w:cs="Times New Roman"/>
                  <w:b/>
                  <w:bCs/>
                  <w:sz w:val="24"/>
                  <w:szCs w:val="24"/>
                  <w:u w:val="single"/>
                </w:rPr>
                <w:t>231.5</w:t>
              </w:r>
            </w:ins>
            <w:del w:id="997" w:author="Vaughn Shirey" w:date="2023-08-31T12:32:00Z">
              <w:r w:rsidR="00C92C5E" w:rsidRPr="00C92C5E" w:rsidDel="00BF4AA8">
                <w:rPr>
                  <w:rFonts w:ascii="Times New Roman" w:hAnsi="Times New Roman" w:cs="Times New Roman"/>
                  <w:b/>
                  <w:bCs/>
                  <w:sz w:val="24"/>
                  <w:szCs w:val="24"/>
                  <w:u w:val="single"/>
                </w:rPr>
                <w:delText>231.9</w:delText>
              </w:r>
            </w:del>
          </w:p>
        </w:tc>
        <w:tc>
          <w:tcPr>
            <w:tcW w:w="1800" w:type="dxa"/>
            <w:tcMar>
              <w:top w:w="100" w:type="dxa"/>
              <w:left w:w="100" w:type="dxa"/>
              <w:bottom w:w="100" w:type="dxa"/>
              <w:right w:w="100" w:type="dxa"/>
            </w:tcMar>
          </w:tcPr>
          <w:p w14:paraId="6B6CE820" w14:textId="01CDB27A" w:rsidR="00B65D2D" w:rsidRPr="00C92C5E" w:rsidRDefault="00F3756F" w:rsidP="00341DE7">
            <w:pPr>
              <w:widowControl w:val="0"/>
              <w:spacing w:line="240" w:lineRule="auto"/>
              <w:jc w:val="center"/>
              <w:rPr>
                <w:rFonts w:ascii="Times New Roman" w:hAnsi="Times New Roman" w:cs="Times New Roman"/>
                <w:b/>
                <w:bCs/>
                <w:sz w:val="24"/>
                <w:szCs w:val="24"/>
                <w:u w:val="single"/>
              </w:rPr>
            </w:pPr>
            <w:ins w:id="998" w:author="Vaughn Shirey" w:date="2023-08-31T14:52:00Z">
              <w:r>
                <w:rPr>
                  <w:rFonts w:ascii="Times New Roman" w:hAnsi="Times New Roman" w:cs="Times New Roman"/>
                  <w:b/>
                  <w:bCs/>
                  <w:sz w:val="24"/>
                  <w:szCs w:val="24"/>
                  <w:u w:val="single"/>
                </w:rPr>
                <w:t>0.0</w:t>
              </w:r>
            </w:ins>
            <w:del w:id="999" w:author="Vaughn Shirey" w:date="2023-08-31T12:32:00Z">
              <w:r w:rsidR="00932436" w:rsidRPr="00C92C5E" w:rsidDel="00BF4AA8">
                <w:rPr>
                  <w:rFonts w:ascii="Times New Roman" w:hAnsi="Times New Roman" w:cs="Times New Roman"/>
                  <w:b/>
                  <w:bCs/>
                  <w:sz w:val="24"/>
                  <w:szCs w:val="24"/>
                  <w:u w:val="single"/>
                </w:rPr>
                <w:delText>0.0</w:delText>
              </w:r>
            </w:del>
          </w:p>
        </w:tc>
        <w:tc>
          <w:tcPr>
            <w:tcW w:w="2250" w:type="dxa"/>
            <w:tcMar>
              <w:top w:w="100" w:type="dxa"/>
              <w:left w:w="100" w:type="dxa"/>
              <w:bottom w:w="100" w:type="dxa"/>
              <w:right w:w="100" w:type="dxa"/>
            </w:tcMar>
          </w:tcPr>
          <w:p w14:paraId="4C11FEEC" w14:textId="21A6DAD2" w:rsidR="00B65D2D" w:rsidRPr="00C92C5E" w:rsidRDefault="00F3756F" w:rsidP="00341DE7">
            <w:pPr>
              <w:widowControl w:val="0"/>
              <w:spacing w:line="240" w:lineRule="auto"/>
              <w:jc w:val="center"/>
              <w:rPr>
                <w:rFonts w:ascii="Times New Roman" w:hAnsi="Times New Roman" w:cs="Times New Roman"/>
                <w:b/>
                <w:bCs/>
                <w:sz w:val="24"/>
                <w:szCs w:val="24"/>
                <w:u w:val="single"/>
              </w:rPr>
            </w:pPr>
            <w:ins w:id="1000" w:author="Vaughn Shirey" w:date="2023-08-31T14:52:00Z">
              <w:r>
                <w:rPr>
                  <w:rFonts w:ascii="Times New Roman" w:hAnsi="Times New Roman" w:cs="Times New Roman"/>
                  <w:b/>
                  <w:bCs/>
                  <w:sz w:val="24"/>
                  <w:szCs w:val="24"/>
                  <w:u w:val="single"/>
                </w:rPr>
                <w:t>0.0</w:t>
              </w:r>
            </w:ins>
            <w:del w:id="1001" w:author="Vaughn Shirey" w:date="2023-08-31T12:32:00Z">
              <w:r w:rsidR="00932436" w:rsidRPr="00C92C5E" w:rsidDel="00BF4AA8">
                <w:rPr>
                  <w:rFonts w:ascii="Times New Roman" w:hAnsi="Times New Roman" w:cs="Times New Roman"/>
                  <w:b/>
                  <w:bCs/>
                  <w:sz w:val="24"/>
                  <w:szCs w:val="24"/>
                  <w:u w:val="single"/>
                </w:rPr>
                <w:delText>0.0</w:delText>
              </w:r>
            </w:del>
          </w:p>
        </w:tc>
      </w:tr>
      <w:tr w:rsidR="00B65D2D" w:rsidRPr="00703517" w14:paraId="6339CCDA" w14:textId="77777777" w:rsidTr="00341DE7">
        <w:trPr>
          <w:jc w:val="center"/>
        </w:trPr>
        <w:tc>
          <w:tcPr>
            <w:tcW w:w="1160" w:type="dxa"/>
            <w:tcMar>
              <w:top w:w="100" w:type="dxa"/>
              <w:left w:w="100" w:type="dxa"/>
              <w:bottom w:w="100" w:type="dxa"/>
              <w:right w:w="100" w:type="dxa"/>
            </w:tcMar>
          </w:tcPr>
          <w:p w14:paraId="29183AD5" w14:textId="77777777" w:rsidR="00B65D2D" w:rsidRPr="00C92C5E" w:rsidRDefault="00B65D2D"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2195D62C" w14:textId="4F751830" w:rsidR="00B65D2D" w:rsidRPr="00C92C5E" w:rsidRDefault="002A19B9" w:rsidP="00341DE7">
            <w:pPr>
              <w:widowControl w:val="0"/>
              <w:spacing w:line="240" w:lineRule="auto"/>
              <w:jc w:val="center"/>
              <w:rPr>
                <w:rFonts w:ascii="Times New Roman" w:hAnsi="Times New Roman" w:cs="Times New Roman"/>
                <w:b/>
                <w:bCs/>
                <w:sz w:val="24"/>
                <w:szCs w:val="24"/>
                <w:u w:val="single"/>
              </w:rPr>
            </w:pPr>
            <w:ins w:id="1002" w:author="Vaughn Shirey" w:date="2023-08-31T14:59:00Z">
              <w:r>
                <w:rPr>
                  <w:rFonts w:ascii="Times New Roman" w:hAnsi="Times New Roman" w:cs="Times New Roman"/>
                  <w:b/>
                  <w:bCs/>
                  <w:sz w:val="24"/>
                  <w:szCs w:val="24"/>
                  <w:u w:val="single"/>
                </w:rPr>
                <w:t>231.3</w:t>
              </w:r>
            </w:ins>
            <w:del w:id="1003" w:author="Vaughn Shirey" w:date="2023-08-31T12:32:00Z">
              <w:r w:rsidR="00C92C5E" w:rsidRPr="00C92C5E" w:rsidDel="00BF4AA8">
                <w:rPr>
                  <w:rFonts w:ascii="Times New Roman" w:hAnsi="Times New Roman" w:cs="Times New Roman"/>
                  <w:b/>
                  <w:bCs/>
                  <w:sz w:val="24"/>
                  <w:szCs w:val="24"/>
                  <w:u w:val="single"/>
                </w:rPr>
                <w:delText>231.6</w:delText>
              </w:r>
            </w:del>
          </w:p>
        </w:tc>
        <w:tc>
          <w:tcPr>
            <w:tcW w:w="1800" w:type="dxa"/>
            <w:tcMar>
              <w:top w:w="100" w:type="dxa"/>
              <w:left w:w="100" w:type="dxa"/>
              <w:bottom w:w="100" w:type="dxa"/>
              <w:right w:w="100" w:type="dxa"/>
            </w:tcMar>
          </w:tcPr>
          <w:p w14:paraId="0C4612D4" w14:textId="2E9B7277" w:rsidR="00B65D2D" w:rsidRPr="00C92C5E" w:rsidRDefault="00F3756F" w:rsidP="00341DE7">
            <w:pPr>
              <w:widowControl w:val="0"/>
              <w:spacing w:line="240" w:lineRule="auto"/>
              <w:jc w:val="center"/>
              <w:rPr>
                <w:rFonts w:ascii="Times New Roman" w:hAnsi="Times New Roman" w:cs="Times New Roman"/>
                <w:b/>
                <w:bCs/>
                <w:sz w:val="24"/>
                <w:szCs w:val="24"/>
                <w:u w:val="single"/>
              </w:rPr>
            </w:pPr>
            <w:ins w:id="1004" w:author="Vaughn Shirey" w:date="2023-08-31T14:52:00Z">
              <w:r>
                <w:rPr>
                  <w:rFonts w:ascii="Times New Roman" w:hAnsi="Times New Roman" w:cs="Times New Roman"/>
                  <w:b/>
                  <w:bCs/>
                  <w:sz w:val="24"/>
                  <w:szCs w:val="24"/>
                  <w:u w:val="single"/>
                </w:rPr>
                <w:t>0.2</w:t>
              </w:r>
            </w:ins>
            <w:del w:id="1005" w:author="Vaughn Shirey" w:date="2023-08-31T12:32:00Z">
              <w:r w:rsidR="00932436" w:rsidRPr="00C92C5E" w:rsidDel="00BF4AA8">
                <w:rPr>
                  <w:rFonts w:ascii="Times New Roman" w:hAnsi="Times New Roman" w:cs="Times New Roman"/>
                  <w:b/>
                  <w:bCs/>
                  <w:sz w:val="24"/>
                  <w:szCs w:val="24"/>
                  <w:u w:val="single"/>
                </w:rPr>
                <w:delText>-0.3</w:delText>
              </w:r>
            </w:del>
          </w:p>
        </w:tc>
        <w:tc>
          <w:tcPr>
            <w:tcW w:w="2250" w:type="dxa"/>
            <w:tcMar>
              <w:top w:w="100" w:type="dxa"/>
              <w:left w:w="100" w:type="dxa"/>
              <w:bottom w:w="100" w:type="dxa"/>
              <w:right w:w="100" w:type="dxa"/>
            </w:tcMar>
          </w:tcPr>
          <w:p w14:paraId="774D155F" w14:textId="5A2869B0" w:rsidR="00B65D2D" w:rsidRPr="00C92C5E" w:rsidRDefault="00F3756F" w:rsidP="00341DE7">
            <w:pPr>
              <w:widowControl w:val="0"/>
              <w:spacing w:line="240" w:lineRule="auto"/>
              <w:jc w:val="center"/>
              <w:rPr>
                <w:rFonts w:ascii="Times New Roman" w:hAnsi="Times New Roman" w:cs="Times New Roman"/>
                <w:b/>
                <w:bCs/>
                <w:sz w:val="24"/>
                <w:szCs w:val="24"/>
                <w:u w:val="single"/>
              </w:rPr>
            </w:pPr>
            <w:ins w:id="1006" w:author="Vaughn Shirey" w:date="2023-08-31T14:52:00Z">
              <w:r>
                <w:rPr>
                  <w:rFonts w:ascii="Times New Roman" w:hAnsi="Times New Roman" w:cs="Times New Roman"/>
                  <w:b/>
                  <w:bCs/>
                  <w:sz w:val="24"/>
                  <w:szCs w:val="24"/>
                  <w:u w:val="single"/>
                </w:rPr>
                <w:t>1.4</w:t>
              </w:r>
            </w:ins>
            <w:del w:id="1007" w:author="Vaughn Shirey" w:date="2023-08-31T12:32:00Z">
              <w:r w:rsidR="00932436" w:rsidRPr="00C92C5E" w:rsidDel="00BF4AA8">
                <w:rPr>
                  <w:rFonts w:ascii="Times New Roman" w:hAnsi="Times New Roman" w:cs="Times New Roman"/>
                  <w:b/>
                  <w:bCs/>
                  <w:sz w:val="24"/>
                  <w:szCs w:val="24"/>
                  <w:u w:val="single"/>
                </w:rPr>
                <w:delText>1.3</w:delText>
              </w:r>
            </w:del>
          </w:p>
        </w:tc>
      </w:tr>
      <w:tr w:rsidR="00B941D4" w:rsidRPr="00703517" w14:paraId="535EFC1D" w14:textId="77777777" w:rsidTr="00341DE7">
        <w:trPr>
          <w:jc w:val="center"/>
          <w:ins w:id="1008" w:author="Vaughn Shirey" w:date="2023-08-25T10:42:00Z"/>
        </w:trPr>
        <w:tc>
          <w:tcPr>
            <w:tcW w:w="1160" w:type="dxa"/>
            <w:tcMar>
              <w:top w:w="100" w:type="dxa"/>
              <w:left w:w="100" w:type="dxa"/>
              <w:bottom w:w="100" w:type="dxa"/>
              <w:right w:w="100" w:type="dxa"/>
            </w:tcMar>
          </w:tcPr>
          <w:p w14:paraId="5E5E6E6A" w14:textId="2D04D594" w:rsidR="00B941D4" w:rsidRPr="00C92C5E" w:rsidRDefault="00B941D4" w:rsidP="00B941D4">
            <w:pPr>
              <w:widowControl w:val="0"/>
              <w:spacing w:line="240" w:lineRule="auto"/>
              <w:jc w:val="center"/>
              <w:rPr>
                <w:ins w:id="1009" w:author="Vaughn Shirey" w:date="2023-08-25T10:42:00Z"/>
                <w:rFonts w:ascii="Times New Roman" w:hAnsi="Times New Roman" w:cs="Times New Roman"/>
                <w:b/>
                <w:bCs/>
                <w:sz w:val="24"/>
                <w:szCs w:val="24"/>
                <w:u w:val="single"/>
              </w:rPr>
            </w:pPr>
            <w:ins w:id="1010" w:author="Vaughn Shirey" w:date="2023-08-25T11:02:00Z">
              <w:r w:rsidRPr="007E2466">
                <w:rPr>
                  <w:rFonts w:ascii="Times New Roman" w:hAnsi="Times New Roman" w:cs="Times New Roman"/>
                  <w:b/>
                  <w:bCs/>
                  <w:sz w:val="24"/>
                  <w:szCs w:val="24"/>
                </w:rPr>
                <w:t>E</w:t>
              </w:r>
            </w:ins>
          </w:p>
        </w:tc>
        <w:tc>
          <w:tcPr>
            <w:tcW w:w="1620" w:type="dxa"/>
            <w:tcMar>
              <w:top w:w="100" w:type="dxa"/>
              <w:left w:w="100" w:type="dxa"/>
              <w:bottom w:w="100" w:type="dxa"/>
              <w:right w:w="100" w:type="dxa"/>
            </w:tcMar>
          </w:tcPr>
          <w:p w14:paraId="67BEB711" w14:textId="5D671C41" w:rsidR="00B941D4" w:rsidRPr="00C92C5E" w:rsidRDefault="002A19B9" w:rsidP="00B941D4">
            <w:pPr>
              <w:widowControl w:val="0"/>
              <w:spacing w:line="240" w:lineRule="auto"/>
              <w:jc w:val="center"/>
              <w:rPr>
                <w:ins w:id="1011" w:author="Vaughn Shirey" w:date="2023-08-25T10:42:00Z"/>
                <w:rFonts w:ascii="Times New Roman" w:hAnsi="Times New Roman" w:cs="Times New Roman"/>
                <w:b/>
                <w:bCs/>
                <w:sz w:val="24"/>
                <w:szCs w:val="24"/>
                <w:u w:val="single"/>
              </w:rPr>
            </w:pPr>
            <w:ins w:id="1012" w:author="Vaughn Shirey" w:date="2023-08-31T14:59:00Z">
              <w:r>
                <w:rPr>
                  <w:rFonts w:ascii="Times New Roman" w:hAnsi="Times New Roman" w:cs="Times New Roman"/>
                  <w:b/>
                  <w:bCs/>
                  <w:sz w:val="24"/>
                  <w:szCs w:val="24"/>
                  <w:u w:val="single"/>
                </w:rPr>
                <w:t>224.2</w:t>
              </w:r>
            </w:ins>
          </w:p>
        </w:tc>
        <w:tc>
          <w:tcPr>
            <w:tcW w:w="1800" w:type="dxa"/>
            <w:tcMar>
              <w:top w:w="100" w:type="dxa"/>
              <w:left w:w="100" w:type="dxa"/>
              <w:bottom w:w="100" w:type="dxa"/>
              <w:right w:w="100" w:type="dxa"/>
            </w:tcMar>
          </w:tcPr>
          <w:p w14:paraId="1A81E9DC" w14:textId="364D96FF" w:rsidR="00B941D4" w:rsidRPr="00C92C5E" w:rsidRDefault="00F3756F" w:rsidP="00B941D4">
            <w:pPr>
              <w:widowControl w:val="0"/>
              <w:spacing w:line="240" w:lineRule="auto"/>
              <w:jc w:val="center"/>
              <w:rPr>
                <w:ins w:id="1013" w:author="Vaughn Shirey" w:date="2023-08-25T10:42:00Z"/>
                <w:rFonts w:ascii="Times New Roman" w:hAnsi="Times New Roman" w:cs="Times New Roman"/>
                <w:b/>
                <w:bCs/>
                <w:sz w:val="24"/>
                <w:szCs w:val="24"/>
                <w:u w:val="single"/>
              </w:rPr>
            </w:pPr>
            <w:ins w:id="1014" w:author="Vaughn Shirey" w:date="2023-08-31T14:54:00Z">
              <w:r>
                <w:rPr>
                  <w:rFonts w:ascii="Times New Roman" w:hAnsi="Times New Roman" w:cs="Times New Roman"/>
                  <w:b/>
                  <w:bCs/>
                  <w:sz w:val="24"/>
                  <w:szCs w:val="24"/>
                  <w:u w:val="single"/>
                </w:rPr>
                <w:t>7.3</w:t>
              </w:r>
            </w:ins>
          </w:p>
        </w:tc>
        <w:tc>
          <w:tcPr>
            <w:tcW w:w="2250" w:type="dxa"/>
            <w:tcMar>
              <w:top w:w="100" w:type="dxa"/>
              <w:left w:w="100" w:type="dxa"/>
              <w:bottom w:w="100" w:type="dxa"/>
              <w:right w:w="100" w:type="dxa"/>
            </w:tcMar>
          </w:tcPr>
          <w:p w14:paraId="04F558DE" w14:textId="0D109C4C" w:rsidR="00B941D4" w:rsidRPr="00C92C5E" w:rsidRDefault="00F3756F" w:rsidP="00B941D4">
            <w:pPr>
              <w:widowControl w:val="0"/>
              <w:spacing w:line="240" w:lineRule="auto"/>
              <w:jc w:val="center"/>
              <w:rPr>
                <w:ins w:id="1015" w:author="Vaughn Shirey" w:date="2023-08-25T10:42:00Z"/>
                <w:rFonts w:ascii="Times New Roman" w:hAnsi="Times New Roman" w:cs="Times New Roman"/>
                <w:b/>
                <w:bCs/>
                <w:sz w:val="24"/>
                <w:szCs w:val="24"/>
                <w:u w:val="single"/>
              </w:rPr>
            </w:pPr>
            <w:ins w:id="1016" w:author="Vaughn Shirey" w:date="2023-08-31T14:54:00Z">
              <w:r>
                <w:rPr>
                  <w:rFonts w:ascii="Times New Roman" w:hAnsi="Times New Roman" w:cs="Times New Roman"/>
                  <w:b/>
                  <w:bCs/>
                  <w:sz w:val="24"/>
                  <w:szCs w:val="24"/>
                  <w:u w:val="single"/>
                </w:rPr>
                <w:t>3.7</w:t>
              </w:r>
            </w:ins>
          </w:p>
        </w:tc>
      </w:tr>
      <w:tr w:rsidR="00B941D4" w:rsidRPr="00703517" w14:paraId="5DA99103" w14:textId="77777777" w:rsidTr="00341DE7">
        <w:trPr>
          <w:jc w:val="center"/>
          <w:ins w:id="1017" w:author="Vaughn Shirey" w:date="2023-08-25T10:42:00Z"/>
        </w:trPr>
        <w:tc>
          <w:tcPr>
            <w:tcW w:w="1160" w:type="dxa"/>
            <w:tcMar>
              <w:top w:w="100" w:type="dxa"/>
              <w:left w:w="100" w:type="dxa"/>
              <w:bottom w:w="100" w:type="dxa"/>
              <w:right w:w="100" w:type="dxa"/>
            </w:tcMar>
          </w:tcPr>
          <w:p w14:paraId="73847AE1" w14:textId="2D826097" w:rsidR="00B941D4" w:rsidRPr="00F3756F" w:rsidRDefault="00B941D4" w:rsidP="00B941D4">
            <w:pPr>
              <w:widowControl w:val="0"/>
              <w:spacing w:line="240" w:lineRule="auto"/>
              <w:jc w:val="center"/>
              <w:rPr>
                <w:ins w:id="1018" w:author="Vaughn Shirey" w:date="2023-08-25T10:42:00Z"/>
                <w:rFonts w:ascii="Times New Roman" w:hAnsi="Times New Roman" w:cs="Times New Roman"/>
                <w:sz w:val="24"/>
                <w:szCs w:val="24"/>
                <w:u w:val="single"/>
                <w:rPrChange w:id="1019" w:author="Vaughn Shirey" w:date="2023-08-31T14:53:00Z">
                  <w:rPr>
                    <w:ins w:id="1020" w:author="Vaughn Shirey" w:date="2023-08-25T10:42:00Z"/>
                    <w:rFonts w:ascii="Times New Roman" w:hAnsi="Times New Roman" w:cs="Times New Roman"/>
                    <w:b/>
                    <w:bCs/>
                    <w:sz w:val="24"/>
                    <w:szCs w:val="24"/>
                    <w:u w:val="single"/>
                  </w:rPr>
                </w:rPrChange>
              </w:rPr>
            </w:pPr>
            <w:ins w:id="1021" w:author="Vaughn Shirey" w:date="2023-08-25T11:02:00Z">
              <w:r w:rsidRPr="00F3756F">
                <w:rPr>
                  <w:rFonts w:ascii="Times New Roman" w:hAnsi="Times New Roman" w:cs="Times New Roman"/>
                  <w:sz w:val="24"/>
                  <w:szCs w:val="24"/>
                  <w:rPrChange w:id="1022" w:author="Vaughn Shirey" w:date="2023-08-31T14:53:00Z">
                    <w:rPr>
                      <w:rFonts w:ascii="Times New Roman" w:hAnsi="Times New Roman" w:cs="Times New Roman"/>
                      <w:b/>
                      <w:bCs/>
                      <w:sz w:val="24"/>
                      <w:szCs w:val="24"/>
                    </w:rPr>
                  </w:rPrChange>
                </w:rPr>
                <w:t>F</w:t>
              </w:r>
            </w:ins>
          </w:p>
        </w:tc>
        <w:tc>
          <w:tcPr>
            <w:tcW w:w="1620" w:type="dxa"/>
            <w:tcMar>
              <w:top w:w="100" w:type="dxa"/>
              <w:left w:w="100" w:type="dxa"/>
              <w:bottom w:w="100" w:type="dxa"/>
              <w:right w:w="100" w:type="dxa"/>
            </w:tcMar>
          </w:tcPr>
          <w:p w14:paraId="3C6B0E36" w14:textId="4F179B2A" w:rsidR="00B941D4" w:rsidRPr="00F3756F" w:rsidRDefault="002A19B9" w:rsidP="00B941D4">
            <w:pPr>
              <w:widowControl w:val="0"/>
              <w:spacing w:line="240" w:lineRule="auto"/>
              <w:jc w:val="center"/>
              <w:rPr>
                <w:ins w:id="1023" w:author="Vaughn Shirey" w:date="2023-08-25T10:42:00Z"/>
                <w:rFonts w:ascii="Times New Roman" w:hAnsi="Times New Roman" w:cs="Times New Roman"/>
                <w:sz w:val="24"/>
                <w:szCs w:val="24"/>
                <w:u w:val="single"/>
                <w:rPrChange w:id="1024" w:author="Vaughn Shirey" w:date="2023-08-31T14:53:00Z">
                  <w:rPr>
                    <w:ins w:id="1025" w:author="Vaughn Shirey" w:date="2023-08-25T10:42:00Z"/>
                    <w:rFonts w:ascii="Times New Roman" w:hAnsi="Times New Roman" w:cs="Times New Roman"/>
                    <w:b/>
                    <w:bCs/>
                    <w:sz w:val="24"/>
                    <w:szCs w:val="24"/>
                    <w:u w:val="single"/>
                  </w:rPr>
                </w:rPrChange>
              </w:rPr>
            </w:pPr>
            <w:ins w:id="1026" w:author="Vaughn Shirey" w:date="2023-08-31T14:59:00Z">
              <w:r>
                <w:rPr>
                  <w:rFonts w:ascii="Times New Roman" w:hAnsi="Times New Roman" w:cs="Times New Roman"/>
                  <w:sz w:val="24"/>
                  <w:szCs w:val="24"/>
                  <w:u w:val="single"/>
                </w:rPr>
                <w:t>225.3</w:t>
              </w:r>
            </w:ins>
          </w:p>
        </w:tc>
        <w:tc>
          <w:tcPr>
            <w:tcW w:w="1800" w:type="dxa"/>
            <w:tcMar>
              <w:top w:w="100" w:type="dxa"/>
              <w:left w:w="100" w:type="dxa"/>
              <w:bottom w:w="100" w:type="dxa"/>
              <w:right w:w="100" w:type="dxa"/>
            </w:tcMar>
          </w:tcPr>
          <w:p w14:paraId="720D0CD9" w14:textId="0501CCA3" w:rsidR="00B941D4" w:rsidRPr="00F3756F" w:rsidRDefault="00F3756F" w:rsidP="00B941D4">
            <w:pPr>
              <w:widowControl w:val="0"/>
              <w:spacing w:line="240" w:lineRule="auto"/>
              <w:jc w:val="center"/>
              <w:rPr>
                <w:ins w:id="1027" w:author="Vaughn Shirey" w:date="2023-08-25T10:42:00Z"/>
                <w:rFonts w:ascii="Times New Roman" w:hAnsi="Times New Roman" w:cs="Times New Roman"/>
                <w:sz w:val="24"/>
                <w:szCs w:val="24"/>
                <w:u w:val="single"/>
                <w:rPrChange w:id="1028" w:author="Vaughn Shirey" w:date="2023-08-31T14:53:00Z">
                  <w:rPr>
                    <w:ins w:id="1029" w:author="Vaughn Shirey" w:date="2023-08-25T10:42:00Z"/>
                    <w:rFonts w:ascii="Times New Roman" w:hAnsi="Times New Roman" w:cs="Times New Roman"/>
                    <w:b/>
                    <w:bCs/>
                    <w:sz w:val="24"/>
                    <w:szCs w:val="24"/>
                    <w:u w:val="single"/>
                  </w:rPr>
                </w:rPrChange>
              </w:rPr>
            </w:pPr>
            <w:ins w:id="1030" w:author="Vaughn Shirey" w:date="2023-08-31T14:53:00Z">
              <w:r w:rsidRPr="00F3756F">
                <w:rPr>
                  <w:rFonts w:ascii="Times New Roman" w:hAnsi="Times New Roman" w:cs="Times New Roman"/>
                  <w:sz w:val="24"/>
                  <w:szCs w:val="24"/>
                  <w:u w:val="single"/>
                  <w:rPrChange w:id="1031" w:author="Vaughn Shirey" w:date="2023-08-31T14:53:00Z">
                    <w:rPr>
                      <w:rFonts w:ascii="Times New Roman" w:hAnsi="Times New Roman" w:cs="Times New Roman"/>
                      <w:b/>
                      <w:bCs/>
                      <w:sz w:val="24"/>
                      <w:szCs w:val="24"/>
                      <w:u w:val="single"/>
                    </w:rPr>
                  </w:rPrChange>
                </w:rPr>
                <w:t>6.2</w:t>
              </w:r>
            </w:ins>
          </w:p>
        </w:tc>
        <w:tc>
          <w:tcPr>
            <w:tcW w:w="2250" w:type="dxa"/>
            <w:tcMar>
              <w:top w:w="100" w:type="dxa"/>
              <w:left w:w="100" w:type="dxa"/>
              <w:bottom w:w="100" w:type="dxa"/>
              <w:right w:w="100" w:type="dxa"/>
            </w:tcMar>
          </w:tcPr>
          <w:p w14:paraId="79B2DBDC" w14:textId="68587E5B" w:rsidR="00B941D4" w:rsidRPr="00F3756F" w:rsidRDefault="00F3756F" w:rsidP="00B941D4">
            <w:pPr>
              <w:widowControl w:val="0"/>
              <w:spacing w:line="240" w:lineRule="auto"/>
              <w:jc w:val="center"/>
              <w:rPr>
                <w:ins w:id="1032" w:author="Vaughn Shirey" w:date="2023-08-25T10:42:00Z"/>
                <w:rFonts w:ascii="Times New Roman" w:hAnsi="Times New Roman" w:cs="Times New Roman"/>
                <w:sz w:val="24"/>
                <w:szCs w:val="24"/>
                <w:u w:val="single"/>
                <w:rPrChange w:id="1033" w:author="Vaughn Shirey" w:date="2023-08-31T14:53:00Z">
                  <w:rPr>
                    <w:ins w:id="1034" w:author="Vaughn Shirey" w:date="2023-08-25T10:42:00Z"/>
                    <w:rFonts w:ascii="Times New Roman" w:hAnsi="Times New Roman" w:cs="Times New Roman"/>
                    <w:b/>
                    <w:bCs/>
                    <w:sz w:val="24"/>
                    <w:szCs w:val="24"/>
                    <w:u w:val="single"/>
                  </w:rPr>
                </w:rPrChange>
              </w:rPr>
            </w:pPr>
            <w:ins w:id="1035" w:author="Vaughn Shirey" w:date="2023-08-31T14:53:00Z">
              <w:r w:rsidRPr="00F3756F">
                <w:rPr>
                  <w:rFonts w:ascii="Times New Roman" w:hAnsi="Times New Roman" w:cs="Times New Roman"/>
                  <w:sz w:val="24"/>
                  <w:szCs w:val="24"/>
                  <w:u w:val="single"/>
                  <w:rPrChange w:id="1036" w:author="Vaughn Shirey" w:date="2023-08-31T14:53:00Z">
                    <w:rPr>
                      <w:rFonts w:ascii="Times New Roman" w:hAnsi="Times New Roman" w:cs="Times New Roman"/>
                      <w:b/>
                      <w:bCs/>
                      <w:sz w:val="24"/>
                      <w:szCs w:val="24"/>
                      <w:u w:val="single"/>
                    </w:rPr>
                  </w:rPrChange>
                </w:rPr>
                <w:t>3.7</w:t>
              </w:r>
            </w:ins>
          </w:p>
        </w:tc>
      </w:tr>
      <w:tr w:rsidR="00B941D4" w:rsidRPr="00703517" w14:paraId="4D837C36" w14:textId="77777777" w:rsidTr="00341DE7">
        <w:trPr>
          <w:jc w:val="center"/>
        </w:trPr>
        <w:tc>
          <w:tcPr>
            <w:tcW w:w="1160" w:type="dxa"/>
            <w:tcMar>
              <w:top w:w="100" w:type="dxa"/>
              <w:left w:w="100" w:type="dxa"/>
              <w:bottom w:w="100" w:type="dxa"/>
              <w:right w:w="100" w:type="dxa"/>
            </w:tcMar>
          </w:tcPr>
          <w:p w14:paraId="3B74C467" w14:textId="77777777" w:rsidR="00B941D4" w:rsidRPr="008E44F2" w:rsidRDefault="00B941D4" w:rsidP="00B941D4">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099F6AE7" w14:textId="12686985" w:rsidR="00B941D4" w:rsidRPr="008E44F2" w:rsidRDefault="002A19B9" w:rsidP="00B941D4">
            <w:pPr>
              <w:widowControl w:val="0"/>
              <w:spacing w:line="240" w:lineRule="auto"/>
              <w:jc w:val="center"/>
              <w:rPr>
                <w:rFonts w:ascii="Times New Roman" w:hAnsi="Times New Roman" w:cs="Times New Roman"/>
                <w:sz w:val="24"/>
                <w:szCs w:val="24"/>
              </w:rPr>
            </w:pPr>
            <w:ins w:id="1037" w:author="Vaughn Shirey" w:date="2023-08-31T14:59:00Z">
              <w:r>
                <w:rPr>
                  <w:rFonts w:ascii="Times New Roman" w:hAnsi="Times New Roman" w:cs="Times New Roman"/>
                  <w:sz w:val="24"/>
                  <w:szCs w:val="24"/>
                </w:rPr>
                <w:t>224.7</w:t>
              </w:r>
            </w:ins>
            <w:del w:id="1038" w:author="Vaughn Shirey" w:date="2023-08-31T12:32:00Z">
              <w:r w:rsidR="00B941D4" w:rsidDel="00BF4AA8">
                <w:rPr>
                  <w:rFonts w:ascii="Times New Roman" w:hAnsi="Times New Roman" w:cs="Times New Roman"/>
                  <w:sz w:val="24"/>
                  <w:szCs w:val="24"/>
                </w:rPr>
                <w:delText>225.0</w:delText>
              </w:r>
            </w:del>
          </w:p>
        </w:tc>
        <w:tc>
          <w:tcPr>
            <w:tcW w:w="1800" w:type="dxa"/>
            <w:tcMar>
              <w:top w:w="100" w:type="dxa"/>
              <w:left w:w="100" w:type="dxa"/>
              <w:bottom w:w="100" w:type="dxa"/>
              <w:right w:w="100" w:type="dxa"/>
            </w:tcMar>
          </w:tcPr>
          <w:p w14:paraId="43D4DE55" w14:textId="7C1BAEBF" w:rsidR="00B941D4" w:rsidRPr="008E44F2" w:rsidRDefault="00F3756F" w:rsidP="00B941D4">
            <w:pPr>
              <w:widowControl w:val="0"/>
              <w:spacing w:line="240" w:lineRule="auto"/>
              <w:jc w:val="center"/>
              <w:rPr>
                <w:rFonts w:ascii="Times New Roman" w:hAnsi="Times New Roman" w:cs="Times New Roman"/>
                <w:sz w:val="24"/>
                <w:szCs w:val="24"/>
              </w:rPr>
            </w:pPr>
            <w:ins w:id="1039" w:author="Vaughn Shirey" w:date="2023-08-31T14:54:00Z">
              <w:r>
                <w:rPr>
                  <w:rFonts w:ascii="Times New Roman" w:hAnsi="Times New Roman" w:cs="Times New Roman"/>
                  <w:sz w:val="24"/>
                  <w:szCs w:val="24"/>
                </w:rPr>
                <w:t>6.8</w:t>
              </w:r>
            </w:ins>
            <w:del w:id="1040" w:author="Vaughn Shirey" w:date="2023-08-31T12:32:00Z">
              <w:r w:rsidR="00B941D4" w:rsidDel="00BF4AA8">
                <w:rPr>
                  <w:rFonts w:ascii="Times New Roman" w:hAnsi="Times New Roman" w:cs="Times New Roman"/>
                  <w:sz w:val="24"/>
                  <w:szCs w:val="24"/>
                </w:rPr>
                <w:delText>-6.9</w:delText>
              </w:r>
            </w:del>
          </w:p>
        </w:tc>
        <w:tc>
          <w:tcPr>
            <w:tcW w:w="2250" w:type="dxa"/>
            <w:tcMar>
              <w:top w:w="100" w:type="dxa"/>
              <w:left w:w="100" w:type="dxa"/>
              <w:bottom w:w="100" w:type="dxa"/>
              <w:right w:w="100" w:type="dxa"/>
            </w:tcMar>
          </w:tcPr>
          <w:p w14:paraId="5862487B" w14:textId="7CE7863F" w:rsidR="00B941D4" w:rsidRPr="008E44F2" w:rsidRDefault="00F3756F" w:rsidP="00B941D4">
            <w:pPr>
              <w:widowControl w:val="0"/>
              <w:spacing w:line="240" w:lineRule="auto"/>
              <w:jc w:val="center"/>
              <w:rPr>
                <w:rFonts w:ascii="Times New Roman" w:hAnsi="Times New Roman" w:cs="Times New Roman"/>
                <w:sz w:val="24"/>
                <w:szCs w:val="24"/>
              </w:rPr>
            </w:pPr>
            <w:ins w:id="1041" w:author="Vaughn Shirey" w:date="2023-08-31T14:54:00Z">
              <w:r>
                <w:rPr>
                  <w:rFonts w:ascii="Times New Roman" w:hAnsi="Times New Roman" w:cs="Times New Roman"/>
                  <w:sz w:val="24"/>
                  <w:szCs w:val="24"/>
                </w:rPr>
                <w:t>3.7</w:t>
              </w:r>
            </w:ins>
            <w:del w:id="1042" w:author="Vaughn Shirey" w:date="2023-08-31T12:32:00Z">
              <w:r w:rsidR="00B941D4" w:rsidDel="00BF4AA8">
                <w:rPr>
                  <w:rFonts w:ascii="Times New Roman" w:hAnsi="Times New Roman" w:cs="Times New Roman"/>
                  <w:sz w:val="24"/>
                  <w:szCs w:val="24"/>
                </w:rPr>
                <w:delText>3.7</w:delText>
              </w:r>
            </w:del>
          </w:p>
        </w:tc>
      </w:tr>
      <w:tr w:rsidR="00B941D4" w:rsidRPr="00703517" w14:paraId="461259F7" w14:textId="77777777" w:rsidTr="00341DE7">
        <w:trPr>
          <w:jc w:val="center"/>
        </w:trPr>
        <w:tc>
          <w:tcPr>
            <w:tcW w:w="1160" w:type="dxa"/>
            <w:tcMar>
              <w:top w:w="100" w:type="dxa"/>
              <w:left w:w="100" w:type="dxa"/>
              <w:bottom w:w="100" w:type="dxa"/>
              <w:right w:w="100" w:type="dxa"/>
            </w:tcMar>
          </w:tcPr>
          <w:p w14:paraId="4841022D" w14:textId="77777777" w:rsidR="00B941D4" w:rsidRPr="008E44F2" w:rsidRDefault="00B941D4" w:rsidP="00B941D4">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0FD5B08" w14:textId="41A9637A" w:rsidR="00B941D4" w:rsidRPr="008E44F2" w:rsidRDefault="002A19B9" w:rsidP="00B941D4">
            <w:pPr>
              <w:widowControl w:val="0"/>
              <w:spacing w:line="240" w:lineRule="auto"/>
              <w:jc w:val="center"/>
              <w:rPr>
                <w:rFonts w:ascii="Times New Roman" w:hAnsi="Times New Roman" w:cs="Times New Roman"/>
                <w:sz w:val="24"/>
                <w:szCs w:val="24"/>
              </w:rPr>
            </w:pPr>
            <w:ins w:id="1043" w:author="Vaughn Shirey" w:date="2023-08-31T14:59:00Z">
              <w:r>
                <w:rPr>
                  <w:rFonts w:ascii="Times New Roman" w:hAnsi="Times New Roman" w:cs="Times New Roman"/>
                  <w:sz w:val="24"/>
                  <w:szCs w:val="24"/>
                </w:rPr>
                <w:t>225.4</w:t>
              </w:r>
            </w:ins>
            <w:del w:id="1044" w:author="Vaughn Shirey" w:date="2023-08-31T12:32:00Z">
              <w:r w:rsidR="00B941D4" w:rsidDel="00BF4AA8">
                <w:rPr>
                  <w:rFonts w:ascii="Times New Roman" w:hAnsi="Times New Roman" w:cs="Times New Roman"/>
                  <w:sz w:val="24"/>
                  <w:szCs w:val="24"/>
                </w:rPr>
                <w:delText>225.4</w:delText>
              </w:r>
            </w:del>
          </w:p>
        </w:tc>
        <w:tc>
          <w:tcPr>
            <w:tcW w:w="1800" w:type="dxa"/>
            <w:tcMar>
              <w:top w:w="100" w:type="dxa"/>
              <w:left w:w="100" w:type="dxa"/>
              <w:bottom w:w="100" w:type="dxa"/>
              <w:right w:w="100" w:type="dxa"/>
            </w:tcMar>
          </w:tcPr>
          <w:p w14:paraId="1299FDDA" w14:textId="49F46342" w:rsidR="00B941D4" w:rsidRPr="008E44F2" w:rsidRDefault="00F3756F" w:rsidP="00B941D4">
            <w:pPr>
              <w:widowControl w:val="0"/>
              <w:spacing w:line="240" w:lineRule="auto"/>
              <w:jc w:val="center"/>
              <w:rPr>
                <w:rFonts w:ascii="Times New Roman" w:hAnsi="Times New Roman" w:cs="Times New Roman"/>
                <w:sz w:val="24"/>
                <w:szCs w:val="24"/>
              </w:rPr>
            </w:pPr>
            <w:ins w:id="1045" w:author="Vaughn Shirey" w:date="2023-08-31T14:53:00Z">
              <w:r>
                <w:rPr>
                  <w:rFonts w:ascii="Times New Roman" w:hAnsi="Times New Roman" w:cs="Times New Roman"/>
                  <w:sz w:val="24"/>
                  <w:szCs w:val="24"/>
                </w:rPr>
                <w:t>6.1</w:t>
              </w:r>
            </w:ins>
            <w:del w:id="1046" w:author="Vaughn Shirey" w:date="2023-08-31T12:32:00Z">
              <w:r w:rsidR="00B941D4" w:rsidDel="00BF4AA8">
                <w:rPr>
                  <w:rFonts w:ascii="Times New Roman" w:hAnsi="Times New Roman" w:cs="Times New Roman"/>
                  <w:sz w:val="24"/>
                  <w:szCs w:val="24"/>
                </w:rPr>
                <w:delText>-6.5</w:delText>
              </w:r>
            </w:del>
          </w:p>
        </w:tc>
        <w:tc>
          <w:tcPr>
            <w:tcW w:w="2250" w:type="dxa"/>
            <w:tcMar>
              <w:top w:w="100" w:type="dxa"/>
              <w:left w:w="100" w:type="dxa"/>
              <w:bottom w:w="100" w:type="dxa"/>
              <w:right w:w="100" w:type="dxa"/>
            </w:tcMar>
          </w:tcPr>
          <w:p w14:paraId="38AC53A9" w14:textId="403BAAD3" w:rsidR="00B941D4" w:rsidRPr="008E44F2" w:rsidRDefault="00F3756F" w:rsidP="00B941D4">
            <w:pPr>
              <w:widowControl w:val="0"/>
              <w:spacing w:line="240" w:lineRule="auto"/>
              <w:jc w:val="center"/>
              <w:rPr>
                <w:rFonts w:ascii="Times New Roman" w:hAnsi="Times New Roman" w:cs="Times New Roman"/>
                <w:sz w:val="24"/>
                <w:szCs w:val="24"/>
              </w:rPr>
            </w:pPr>
            <w:ins w:id="1047" w:author="Vaughn Shirey" w:date="2023-08-31T14:53:00Z">
              <w:r>
                <w:rPr>
                  <w:rFonts w:ascii="Times New Roman" w:hAnsi="Times New Roman" w:cs="Times New Roman"/>
                  <w:sz w:val="24"/>
                  <w:szCs w:val="24"/>
                </w:rPr>
                <w:t>3.5</w:t>
              </w:r>
            </w:ins>
            <w:del w:id="1048" w:author="Vaughn Shirey" w:date="2023-08-31T12:32:00Z">
              <w:r w:rsidR="00B941D4" w:rsidDel="00BF4AA8">
                <w:rPr>
                  <w:rFonts w:ascii="Times New Roman" w:hAnsi="Times New Roman" w:cs="Times New Roman"/>
                  <w:sz w:val="24"/>
                  <w:szCs w:val="24"/>
                </w:rPr>
                <w:delText>3.5</w:delText>
              </w:r>
            </w:del>
          </w:p>
        </w:tc>
      </w:tr>
      <w:tr w:rsidR="00B941D4" w:rsidRPr="00703517" w14:paraId="4E369336" w14:textId="77777777" w:rsidTr="00341DE7">
        <w:trPr>
          <w:jc w:val="center"/>
        </w:trPr>
        <w:tc>
          <w:tcPr>
            <w:tcW w:w="1160" w:type="dxa"/>
            <w:tcMar>
              <w:top w:w="100" w:type="dxa"/>
              <w:left w:w="100" w:type="dxa"/>
              <w:bottom w:w="100" w:type="dxa"/>
              <w:right w:w="100" w:type="dxa"/>
            </w:tcMar>
          </w:tcPr>
          <w:p w14:paraId="4912398A" w14:textId="77777777" w:rsidR="00B941D4" w:rsidRPr="008E44F2" w:rsidRDefault="00B941D4" w:rsidP="00B941D4">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5B3630AF" w14:textId="41674B32" w:rsidR="00B941D4" w:rsidRPr="008E44F2" w:rsidRDefault="002A19B9" w:rsidP="00B941D4">
            <w:pPr>
              <w:widowControl w:val="0"/>
              <w:spacing w:line="240" w:lineRule="auto"/>
              <w:jc w:val="center"/>
              <w:rPr>
                <w:rFonts w:ascii="Times New Roman" w:hAnsi="Times New Roman" w:cs="Times New Roman"/>
                <w:sz w:val="24"/>
                <w:szCs w:val="24"/>
              </w:rPr>
            </w:pPr>
            <w:ins w:id="1049" w:author="Vaughn Shirey" w:date="2023-08-31T14:59:00Z">
              <w:r>
                <w:rPr>
                  <w:rFonts w:ascii="Times New Roman" w:hAnsi="Times New Roman" w:cs="Times New Roman"/>
                  <w:sz w:val="24"/>
                  <w:szCs w:val="24"/>
                </w:rPr>
                <w:t>225.8</w:t>
              </w:r>
            </w:ins>
            <w:del w:id="1050" w:author="Vaughn Shirey" w:date="2023-08-31T12:32:00Z">
              <w:r w:rsidR="00B941D4" w:rsidDel="00BF4AA8">
                <w:rPr>
                  <w:rFonts w:ascii="Times New Roman" w:hAnsi="Times New Roman" w:cs="Times New Roman"/>
                  <w:sz w:val="24"/>
                  <w:szCs w:val="24"/>
                </w:rPr>
                <w:delText>226.1</w:delText>
              </w:r>
            </w:del>
          </w:p>
        </w:tc>
        <w:tc>
          <w:tcPr>
            <w:tcW w:w="1800" w:type="dxa"/>
            <w:tcMar>
              <w:top w:w="100" w:type="dxa"/>
              <w:left w:w="100" w:type="dxa"/>
              <w:bottom w:w="100" w:type="dxa"/>
              <w:right w:w="100" w:type="dxa"/>
            </w:tcMar>
          </w:tcPr>
          <w:p w14:paraId="48F68357" w14:textId="19C730F1" w:rsidR="00B941D4" w:rsidRPr="008E44F2" w:rsidRDefault="00F3756F" w:rsidP="00B941D4">
            <w:pPr>
              <w:widowControl w:val="0"/>
              <w:spacing w:line="240" w:lineRule="auto"/>
              <w:jc w:val="center"/>
              <w:rPr>
                <w:rFonts w:ascii="Times New Roman" w:hAnsi="Times New Roman" w:cs="Times New Roman"/>
                <w:sz w:val="24"/>
                <w:szCs w:val="24"/>
              </w:rPr>
            </w:pPr>
            <w:ins w:id="1051" w:author="Vaughn Shirey" w:date="2023-08-31T14:53:00Z">
              <w:r>
                <w:rPr>
                  <w:rFonts w:ascii="Times New Roman" w:hAnsi="Times New Roman" w:cs="Times New Roman"/>
                  <w:sz w:val="24"/>
                  <w:szCs w:val="24"/>
                </w:rPr>
                <w:t>5.7</w:t>
              </w:r>
            </w:ins>
            <w:del w:id="1052" w:author="Vaughn Shirey" w:date="2023-08-31T12:32:00Z">
              <w:r w:rsidR="00B941D4" w:rsidDel="00BF4AA8">
                <w:rPr>
                  <w:rFonts w:ascii="Times New Roman" w:hAnsi="Times New Roman" w:cs="Times New Roman"/>
                  <w:sz w:val="24"/>
                  <w:szCs w:val="24"/>
                </w:rPr>
                <w:delText>-5.8</w:delText>
              </w:r>
            </w:del>
          </w:p>
        </w:tc>
        <w:tc>
          <w:tcPr>
            <w:tcW w:w="2250" w:type="dxa"/>
            <w:tcMar>
              <w:top w:w="100" w:type="dxa"/>
              <w:left w:w="100" w:type="dxa"/>
              <w:bottom w:w="100" w:type="dxa"/>
              <w:right w:w="100" w:type="dxa"/>
            </w:tcMar>
          </w:tcPr>
          <w:p w14:paraId="34196B4F" w14:textId="5CF9E08D" w:rsidR="00B941D4" w:rsidRPr="008E44F2" w:rsidRDefault="00F3756F" w:rsidP="00B941D4">
            <w:pPr>
              <w:widowControl w:val="0"/>
              <w:spacing w:line="240" w:lineRule="auto"/>
              <w:jc w:val="center"/>
              <w:rPr>
                <w:rFonts w:ascii="Times New Roman" w:hAnsi="Times New Roman" w:cs="Times New Roman"/>
                <w:sz w:val="24"/>
                <w:szCs w:val="24"/>
              </w:rPr>
            </w:pPr>
            <w:ins w:id="1053" w:author="Vaughn Shirey" w:date="2023-08-31T14:53:00Z">
              <w:r>
                <w:rPr>
                  <w:rFonts w:ascii="Times New Roman" w:hAnsi="Times New Roman" w:cs="Times New Roman"/>
                  <w:sz w:val="24"/>
                  <w:szCs w:val="24"/>
                </w:rPr>
                <w:t>3.5</w:t>
              </w:r>
            </w:ins>
            <w:del w:id="1054" w:author="Vaughn Shirey" w:date="2023-08-31T12:32:00Z">
              <w:r w:rsidR="00B941D4" w:rsidDel="00BF4AA8">
                <w:rPr>
                  <w:rFonts w:ascii="Times New Roman" w:hAnsi="Times New Roman" w:cs="Times New Roman"/>
                  <w:sz w:val="24"/>
                  <w:szCs w:val="24"/>
                </w:rPr>
                <w:delText>3.5</w:delText>
              </w:r>
            </w:del>
          </w:p>
        </w:tc>
      </w:tr>
      <w:tr w:rsidR="00B941D4" w:rsidRPr="00703517" w14:paraId="4CA9DE0C" w14:textId="77777777" w:rsidTr="00341DE7">
        <w:trPr>
          <w:jc w:val="center"/>
        </w:trPr>
        <w:tc>
          <w:tcPr>
            <w:tcW w:w="1160" w:type="dxa"/>
            <w:tcMar>
              <w:top w:w="100" w:type="dxa"/>
              <w:left w:w="100" w:type="dxa"/>
              <w:bottom w:w="100" w:type="dxa"/>
              <w:right w:w="100" w:type="dxa"/>
            </w:tcMar>
          </w:tcPr>
          <w:p w14:paraId="1EBA4C78" w14:textId="77777777" w:rsidR="00B941D4" w:rsidRPr="008E44F2" w:rsidRDefault="00B941D4" w:rsidP="00B941D4">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6C1466DE" w14:textId="18EC5E70" w:rsidR="00B941D4" w:rsidRPr="008E44F2" w:rsidRDefault="002A19B9" w:rsidP="00B941D4">
            <w:pPr>
              <w:widowControl w:val="0"/>
              <w:spacing w:line="240" w:lineRule="auto"/>
              <w:jc w:val="center"/>
              <w:rPr>
                <w:rFonts w:ascii="Times New Roman" w:hAnsi="Times New Roman" w:cs="Times New Roman"/>
                <w:sz w:val="24"/>
                <w:szCs w:val="24"/>
              </w:rPr>
            </w:pPr>
            <w:ins w:id="1055" w:author="Vaughn Shirey" w:date="2023-08-31T14:58:00Z">
              <w:r>
                <w:rPr>
                  <w:rFonts w:ascii="Times New Roman" w:hAnsi="Times New Roman" w:cs="Times New Roman"/>
                  <w:sz w:val="24"/>
                  <w:szCs w:val="24"/>
                </w:rPr>
                <w:t>225.8</w:t>
              </w:r>
            </w:ins>
            <w:del w:id="1056" w:author="Vaughn Shirey" w:date="2023-08-31T12:32:00Z">
              <w:r w:rsidR="00B941D4" w:rsidDel="00BF4AA8">
                <w:rPr>
                  <w:rFonts w:ascii="Times New Roman" w:hAnsi="Times New Roman" w:cs="Times New Roman"/>
                  <w:sz w:val="24"/>
                  <w:szCs w:val="24"/>
                </w:rPr>
                <w:delText>226.1</w:delText>
              </w:r>
            </w:del>
          </w:p>
        </w:tc>
        <w:tc>
          <w:tcPr>
            <w:tcW w:w="1800" w:type="dxa"/>
            <w:tcMar>
              <w:top w:w="100" w:type="dxa"/>
              <w:left w:w="100" w:type="dxa"/>
              <w:bottom w:w="100" w:type="dxa"/>
              <w:right w:w="100" w:type="dxa"/>
            </w:tcMar>
          </w:tcPr>
          <w:p w14:paraId="65BB333B" w14:textId="15AE5DFB" w:rsidR="00B941D4" w:rsidRPr="008E44F2" w:rsidRDefault="00F3756F" w:rsidP="00B941D4">
            <w:pPr>
              <w:widowControl w:val="0"/>
              <w:spacing w:line="240" w:lineRule="auto"/>
              <w:jc w:val="center"/>
              <w:rPr>
                <w:rFonts w:ascii="Times New Roman" w:hAnsi="Times New Roman" w:cs="Times New Roman"/>
                <w:sz w:val="24"/>
                <w:szCs w:val="24"/>
              </w:rPr>
            </w:pPr>
            <w:ins w:id="1057" w:author="Vaughn Shirey" w:date="2023-08-31T14:53:00Z">
              <w:r>
                <w:rPr>
                  <w:rFonts w:ascii="Times New Roman" w:hAnsi="Times New Roman" w:cs="Times New Roman"/>
                  <w:sz w:val="24"/>
                  <w:szCs w:val="24"/>
                </w:rPr>
                <w:t>5.6</w:t>
              </w:r>
            </w:ins>
            <w:del w:id="1058" w:author="Vaughn Shirey" w:date="2023-08-31T12:32:00Z">
              <w:r w:rsidR="00B941D4" w:rsidDel="00BF4AA8">
                <w:rPr>
                  <w:rFonts w:ascii="Times New Roman" w:hAnsi="Times New Roman" w:cs="Times New Roman"/>
                  <w:sz w:val="24"/>
                  <w:szCs w:val="24"/>
                </w:rPr>
                <w:delText>-5.8</w:delText>
              </w:r>
            </w:del>
          </w:p>
        </w:tc>
        <w:tc>
          <w:tcPr>
            <w:tcW w:w="2250" w:type="dxa"/>
            <w:tcMar>
              <w:top w:w="100" w:type="dxa"/>
              <w:left w:w="100" w:type="dxa"/>
              <w:bottom w:w="100" w:type="dxa"/>
              <w:right w:w="100" w:type="dxa"/>
            </w:tcMar>
          </w:tcPr>
          <w:p w14:paraId="59A93D84" w14:textId="226478DC" w:rsidR="00B941D4" w:rsidRPr="008E44F2" w:rsidRDefault="00F3756F" w:rsidP="00B941D4">
            <w:pPr>
              <w:widowControl w:val="0"/>
              <w:spacing w:line="240" w:lineRule="auto"/>
              <w:jc w:val="center"/>
              <w:rPr>
                <w:rFonts w:ascii="Times New Roman" w:hAnsi="Times New Roman" w:cs="Times New Roman"/>
                <w:sz w:val="24"/>
                <w:szCs w:val="24"/>
              </w:rPr>
            </w:pPr>
            <w:ins w:id="1059" w:author="Vaughn Shirey" w:date="2023-08-31T14:53:00Z">
              <w:r>
                <w:rPr>
                  <w:rFonts w:ascii="Times New Roman" w:hAnsi="Times New Roman" w:cs="Times New Roman"/>
                  <w:sz w:val="24"/>
                  <w:szCs w:val="24"/>
                </w:rPr>
                <w:t>3.7</w:t>
              </w:r>
            </w:ins>
            <w:del w:id="1060" w:author="Vaughn Shirey" w:date="2023-08-31T12:32:00Z">
              <w:r w:rsidR="00B941D4" w:rsidDel="00BF4AA8">
                <w:rPr>
                  <w:rFonts w:ascii="Times New Roman" w:hAnsi="Times New Roman" w:cs="Times New Roman"/>
                  <w:sz w:val="24"/>
                  <w:szCs w:val="24"/>
                </w:rPr>
                <w:delText>3.7</w:delText>
              </w:r>
            </w:del>
          </w:p>
        </w:tc>
      </w:tr>
      <w:tr w:rsidR="00B941D4" w:rsidRPr="00703517" w14:paraId="171CF1E5" w14:textId="77777777" w:rsidTr="00341DE7">
        <w:trPr>
          <w:jc w:val="center"/>
        </w:trPr>
        <w:tc>
          <w:tcPr>
            <w:tcW w:w="1160" w:type="dxa"/>
            <w:tcMar>
              <w:top w:w="100" w:type="dxa"/>
              <w:left w:w="100" w:type="dxa"/>
              <w:bottom w:w="100" w:type="dxa"/>
              <w:right w:w="100" w:type="dxa"/>
            </w:tcMar>
          </w:tcPr>
          <w:p w14:paraId="2BB85E2F" w14:textId="77777777" w:rsidR="00B941D4" w:rsidRPr="008E44F2" w:rsidRDefault="00B941D4" w:rsidP="00B941D4">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5B01F329" w14:textId="63390BE8" w:rsidR="00B941D4" w:rsidRPr="008E44F2" w:rsidRDefault="002A19B9" w:rsidP="00B941D4">
            <w:pPr>
              <w:widowControl w:val="0"/>
              <w:spacing w:line="240" w:lineRule="auto"/>
              <w:jc w:val="center"/>
              <w:rPr>
                <w:rFonts w:ascii="Times New Roman" w:hAnsi="Times New Roman" w:cs="Times New Roman"/>
                <w:sz w:val="24"/>
                <w:szCs w:val="24"/>
              </w:rPr>
            </w:pPr>
            <w:ins w:id="1061" w:author="Vaughn Shirey" w:date="2023-08-31T14:58:00Z">
              <w:r>
                <w:rPr>
                  <w:rFonts w:ascii="Times New Roman" w:hAnsi="Times New Roman" w:cs="Times New Roman"/>
                  <w:sz w:val="24"/>
                  <w:szCs w:val="24"/>
                </w:rPr>
                <w:t>224.1</w:t>
              </w:r>
            </w:ins>
            <w:del w:id="1062" w:author="Vaughn Shirey" w:date="2023-08-31T12:32:00Z">
              <w:r w:rsidR="00B941D4" w:rsidDel="00BF4AA8">
                <w:rPr>
                  <w:rFonts w:ascii="Times New Roman" w:hAnsi="Times New Roman" w:cs="Times New Roman"/>
                  <w:sz w:val="24"/>
                  <w:szCs w:val="24"/>
                </w:rPr>
                <w:delText>224.4</w:delText>
              </w:r>
            </w:del>
          </w:p>
        </w:tc>
        <w:tc>
          <w:tcPr>
            <w:tcW w:w="1800" w:type="dxa"/>
            <w:tcMar>
              <w:top w:w="100" w:type="dxa"/>
              <w:left w:w="100" w:type="dxa"/>
              <w:bottom w:w="100" w:type="dxa"/>
              <w:right w:w="100" w:type="dxa"/>
            </w:tcMar>
          </w:tcPr>
          <w:p w14:paraId="74DA4DAC" w14:textId="535428D7" w:rsidR="00B941D4" w:rsidRPr="008E44F2" w:rsidRDefault="00F3756F" w:rsidP="00B941D4">
            <w:pPr>
              <w:widowControl w:val="0"/>
              <w:spacing w:line="240" w:lineRule="auto"/>
              <w:jc w:val="center"/>
              <w:rPr>
                <w:rFonts w:ascii="Times New Roman" w:hAnsi="Times New Roman" w:cs="Times New Roman"/>
                <w:sz w:val="24"/>
                <w:szCs w:val="24"/>
              </w:rPr>
            </w:pPr>
            <w:ins w:id="1063" w:author="Vaughn Shirey" w:date="2023-08-31T14:54:00Z">
              <w:r>
                <w:rPr>
                  <w:rFonts w:ascii="Times New Roman" w:hAnsi="Times New Roman" w:cs="Times New Roman"/>
                  <w:sz w:val="24"/>
                  <w:szCs w:val="24"/>
                </w:rPr>
                <w:t>7.4</w:t>
              </w:r>
            </w:ins>
            <w:del w:id="1064" w:author="Vaughn Shirey" w:date="2023-08-31T12:32:00Z">
              <w:r w:rsidR="00B941D4" w:rsidDel="00BF4AA8">
                <w:rPr>
                  <w:rFonts w:ascii="Times New Roman" w:hAnsi="Times New Roman" w:cs="Times New Roman"/>
                  <w:sz w:val="24"/>
                  <w:szCs w:val="24"/>
                </w:rPr>
                <w:delText>-7.5</w:delText>
              </w:r>
            </w:del>
          </w:p>
        </w:tc>
        <w:tc>
          <w:tcPr>
            <w:tcW w:w="2250" w:type="dxa"/>
            <w:tcMar>
              <w:top w:w="100" w:type="dxa"/>
              <w:left w:w="100" w:type="dxa"/>
              <w:bottom w:w="100" w:type="dxa"/>
              <w:right w:w="100" w:type="dxa"/>
            </w:tcMar>
          </w:tcPr>
          <w:p w14:paraId="75E2C142" w14:textId="14BAC207" w:rsidR="00B941D4" w:rsidRPr="008E44F2" w:rsidRDefault="00B941D4" w:rsidP="00B941D4">
            <w:pPr>
              <w:widowControl w:val="0"/>
              <w:spacing w:line="240" w:lineRule="auto"/>
              <w:jc w:val="center"/>
              <w:rPr>
                <w:rFonts w:ascii="Times New Roman" w:hAnsi="Times New Roman" w:cs="Times New Roman"/>
                <w:sz w:val="24"/>
                <w:szCs w:val="24"/>
              </w:rPr>
            </w:pPr>
            <w:del w:id="1065" w:author="Vaughn Shirey" w:date="2023-08-31T12:32:00Z">
              <w:r w:rsidDel="00BF4AA8">
                <w:rPr>
                  <w:rFonts w:ascii="Times New Roman" w:hAnsi="Times New Roman" w:cs="Times New Roman"/>
                  <w:sz w:val="24"/>
                  <w:szCs w:val="24"/>
                </w:rPr>
                <w:delText>3.7</w:delText>
              </w:r>
            </w:del>
            <w:ins w:id="1066" w:author="Vaughn Shirey" w:date="2023-08-31T14:54:00Z">
              <w:r w:rsidR="00F3756F">
                <w:rPr>
                  <w:rFonts w:ascii="Times New Roman" w:hAnsi="Times New Roman" w:cs="Times New Roman"/>
                  <w:sz w:val="24"/>
                  <w:szCs w:val="24"/>
                </w:rPr>
                <w:t>3.7</w:t>
              </w:r>
            </w:ins>
          </w:p>
        </w:tc>
      </w:tr>
      <w:tr w:rsidR="00B941D4" w:rsidRPr="00703517" w14:paraId="607B5B0B" w14:textId="77777777" w:rsidTr="00341DE7">
        <w:trPr>
          <w:jc w:val="center"/>
        </w:trPr>
        <w:tc>
          <w:tcPr>
            <w:tcW w:w="1160" w:type="dxa"/>
            <w:tcMar>
              <w:top w:w="100" w:type="dxa"/>
              <w:left w:w="100" w:type="dxa"/>
              <w:bottom w:w="100" w:type="dxa"/>
              <w:right w:w="100" w:type="dxa"/>
            </w:tcMar>
          </w:tcPr>
          <w:p w14:paraId="4C78ADD7" w14:textId="77777777" w:rsidR="00B941D4" w:rsidRPr="008E44F2" w:rsidRDefault="00B941D4" w:rsidP="00B941D4">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4CB1EE2A" w14:textId="764E4D97" w:rsidR="00B941D4" w:rsidRPr="008E44F2" w:rsidRDefault="002A19B9" w:rsidP="00B941D4">
            <w:pPr>
              <w:widowControl w:val="0"/>
              <w:spacing w:line="240" w:lineRule="auto"/>
              <w:jc w:val="center"/>
              <w:rPr>
                <w:rFonts w:ascii="Times New Roman" w:hAnsi="Times New Roman" w:cs="Times New Roman"/>
                <w:sz w:val="24"/>
                <w:szCs w:val="24"/>
              </w:rPr>
            </w:pPr>
            <w:ins w:id="1067" w:author="Vaughn Shirey" w:date="2023-08-31T14:58:00Z">
              <w:r>
                <w:rPr>
                  <w:rFonts w:ascii="Times New Roman" w:hAnsi="Times New Roman" w:cs="Times New Roman"/>
                  <w:sz w:val="24"/>
                  <w:szCs w:val="24"/>
                </w:rPr>
                <w:t>224.9</w:t>
              </w:r>
            </w:ins>
            <w:del w:id="1068" w:author="Vaughn Shirey" w:date="2023-08-31T12:32:00Z">
              <w:r w:rsidR="00B941D4" w:rsidDel="00BF4AA8">
                <w:rPr>
                  <w:rFonts w:ascii="Times New Roman" w:hAnsi="Times New Roman" w:cs="Times New Roman"/>
                  <w:sz w:val="24"/>
                  <w:szCs w:val="24"/>
                </w:rPr>
                <w:delText>225.3</w:delText>
              </w:r>
            </w:del>
          </w:p>
        </w:tc>
        <w:tc>
          <w:tcPr>
            <w:tcW w:w="1800" w:type="dxa"/>
            <w:tcMar>
              <w:top w:w="100" w:type="dxa"/>
              <w:left w:w="100" w:type="dxa"/>
              <w:bottom w:w="100" w:type="dxa"/>
              <w:right w:w="100" w:type="dxa"/>
            </w:tcMar>
          </w:tcPr>
          <w:p w14:paraId="610AB206" w14:textId="4D5C7C49" w:rsidR="00B941D4" w:rsidRPr="008E44F2" w:rsidRDefault="00F3756F" w:rsidP="00B941D4">
            <w:pPr>
              <w:widowControl w:val="0"/>
              <w:spacing w:line="240" w:lineRule="auto"/>
              <w:jc w:val="center"/>
              <w:rPr>
                <w:rFonts w:ascii="Times New Roman" w:hAnsi="Times New Roman" w:cs="Times New Roman"/>
                <w:sz w:val="24"/>
                <w:szCs w:val="24"/>
              </w:rPr>
            </w:pPr>
            <w:ins w:id="1069" w:author="Vaughn Shirey" w:date="2023-08-31T14:54:00Z">
              <w:r>
                <w:rPr>
                  <w:rFonts w:ascii="Times New Roman" w:hAnsi="Times New Roman" w:cs="Times New Roman"/>
                  <w:sz w:val="24"/>
                  <w:szCs w:val="24"/>
                </w:rPr>
                <w:t>6.6</w:t>
              </w:r>
            </w:ins>
            <w:del w:id="1070" w:author="Vaughn Shirey" w:date="2023-08-31T12:32:00Z">
              <w:r w:rsidR="00B941D4" w:rsidDel="00BF4AA8">
                <w:rPr>
                  <w:rFonts w:ascii="Times New Roman" w:hAnsi="Times New Roman" w:cs="Times New Roman"/>
                  <w:sz w:val="24"/>
                  <w:szCs w:val="24"/>
                </w:rPr>
                <w:delText>-6.6</w:delText>
              </w:r>
            </w:del>
          </w:p>
        </w:tc>
        <w:tc>
          <w:tcPr>
            <w:tcW w:w="2250" w:type="dxa"/>
            <w:tcMar>
              <w:top w:w="100" w:type="dxa"/>
              <w:left w:w="100" w:type="dxa"/>
              <w:bottom w:w="100" w:type="dxa"/>
              <w:right w:w="100" w:type="dxa"/>
            </w:tcMar>
          </w:tcPr>
          <w:p w14:paraId="725C782D" w14:textId="689439E2" w:rsidR="00B941D4" w:rsidRPr="008E44F2" w:rsidRDefault="00F3756F" w:rsidP="00B941D4">
            <w:pPr>
              <w:widowControl w:val="0"/>
              <w:spacing w:line="240" w:lineRule="auto"/>
              <w:jc w:val="center"/>
              <w:rPr>
                <w:rFonts w:ascii="Times New Roman" w:hAnsi="Times New Roman" w:cs="Times New Roman"/>
                <w:sz w:val="24"/>
                <w:szCs w:val="24"/>
              </w:rPr>
            </w:pPr>
            <w:ins w:id="1071" w:author="Vaughn Shirey" w:date="2023-08-31T14:54:00Z">
              <w:r>
                <w:rPr>
                  <w:rFonts w:ascii="Times New Roman" w:hAnsi="Times New Roman" w:cs="Times New Roman"/>
                  <w:sz w:val="24"/>
                  <w:szCs w:val="24"/>
                </w:rPr>
                <w:t>4.0</w:t>
              </w:r>
            </w:ins>
            <w:del w:id="1072" w:author="Vaughn Shirey" w:date="2023-08-31T12:32:00Z">
              <w:r w:rsidR="00B941D4" w:rsidDel="00BF4AA8">
                <w:rPr>
                  <w:rFonts w:ascii="Times New Roman" w:hAnsi="Times New Roman" w:cs="Times New Roman"/>
                  <w:sz w:val="24"/>
                  <w:szCs w:val="24"/>
                </w:rPr>
                <w:delText>4.0</w:delText>
              </w:r>
            </w:del>
          </w:p>
        </w:tc>
      </w:tr>
      <w:tr w:rsidR="00B941D4" w:rsidRPr="00703517" w14:paraId="3F15FB14" w14:textId="77777777" w:rsidTr="00341DE7">
        <w:trPr>
          <w:jc w:val="center"/>
        </w:trPr>
        <w:tc>
          <w:tcPr>
            <w:tcW w:w="1160" w:type="dxa"/>
            <w:tcMar>
              <w:top w:w="100" w:type="dxa"/>
              <w:left w:w="100" w:type="dxa"/>
              <w:bottom w:w="100" w:type="dxa"/>
              <w:right w:w="100" w:type="dxa"/>
            </w:tcMar>
          </w:tcPr>
          <w:p w14:paraId="7760A935" w14:textId="77777777" w:rsidR="00B941D4" w:rsidRPr="008E44F2" w:rsidRDefault="00B941D4" w:rsidP="00B941D4">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52484BE4" w14:textId="3E13A45A" w:rsidR="00B941D4" w:rsidRPr="008E44F2" w:rsidRDefault="002A19B9" w:rsidP="00B941D4">
            <w:pPr>
              <w:widowControl w:val="0"/>
              <w:spacing w:line="240" w:lineRule="auto"/>
              <w:jc w:val="center"/>
              <w:rPr>
                <w:rFonts w:ascii="Times New Roman" w:hAnsi="Times New Roman" w:cs="Times New Roman"/>
                <w:sz w:val="24"/>
                <w:szCs w:val="24"/>
              </w:rPr>
            </w:pPr>
            <w:ins w:id="1073" w:author="Vaughn Shirey" w:date="2023-08-31T14:58:00Z">
              <w:r>
                <w:rPr>
                  <w:rFonts w:ascii="Times New Roman" w:hAnsi="Times New Roman" w:cs="Times New Roman"/>
                  <w:sz w:val="24"/>
                  <w:szCs w:val="24"/>
                </w:rPr>
                <w:t>224.9</w:t>
              </w:r>
            </w:ins>
            <w:del w:id="1074" w:author="Vaughn Shirey" w:date="2023-08-31T12:32:00Z">
              <w:r w:rsidR="00B941D4" w:rsidDel="00BF4AA8">
                <w:rPr>
                  <w:rFonts w:ascii="Times New Roman" w:hAnsi="Times New Roman" w:cs="Times New Roman"/>
                  <w:sz w:val="24"/>
                  <w:szCs w:val="24"/>
                </w:rPr>
                <w:delText>225.1</w:delText>
              </w:r>
            </w:del>
          </w:p>
        </w:tc>
        <w:tc>
          <w:tcPr>
            <w:tcW w:w="1800" w:type="dxa"/>
            <w:tcMar>
              <w:top w:w="100" w:type="dxa"/>
              <w:left w:w="100" w:type="dxa"/>
              <w:bottom w:w="100" w:type="dxa"/>
              <w:right w:w="100" w:type="dxa"/>
            </w:tcMar>
          </w:tcPr>
          <w:p w14:paraId="3A944A90" w14:textId="2E29CDA2" w:rsidR="00B941D4" w:rsidRPr="008E44F2" w:rsidRDefault="00F3756F" w:rsidP="00B941D4">
            <w:pPr>
              <w:widowControl w:val="0"/>
              <w:spacing w:line="240" w:lineRule="auto"/>
              <w:jc w:val="center"/>
              <w:rPr>
                <w:rFonts w:ascii="Times New Roman" w:hAnsi="Times New Roman" w:cs="Times New Roman"/>
                <w:sz w:val="24"/>
                <w:szCs w:val="24"/>
              </w:rPr>
            </w:pPr>
            <w:ins w:id="1075" w:author="Vaughn Shirey" w:date="2023-08-31T14:54:00Z">
              <w:r>
                <w:rPr>
                  <w:rFonts w:ascii="Times New Roman" w:hAnsi="Times New Roman" w:cs="Times New Roman"/>
                  <w:sz w:val="24"/>
                  <w:szCs w:val="24"/>
                </w:rPr>
                <w:t>6.6</w:t>
              </w:r>
            </w:ins>
            <w:del w:id="1076" w:author="Vaughn Shirey" w:date="2023-08-31T12:32:00Z">
              <w:r w:rsidR="00B941D4" w:rsidDel="00BF4AA8">
                <w:rPr>
                  <w:rFonts w:ascii="Times New Roman" w:hAnsi="Times New Roman" w:cs="Times New Roman"/>
                  <w:sz w:val="24"/>
                  <w:szCs w:val="24"/>
                </w:rPr>
                <w:delText>-6.9</w:delText>
              </w:r>
            </w:del>
          </w:p>
        </w:tc>
        <w:tc>
          <w:tcPr>
            <w:tcW w:w="2250" w:type="dxa"/>
            <w:tcMar>
              <w:top w:w="100" w:type="dxa"/>
              <w:left w:w="100" w:type="dxa"/>
              <w:bottom w:w="100" w:type="dxa"/>
              <w:right w:w="100" w:type="dxa"/>
            </w:tcMar>
          </w:tcPr>
          <w:p w14:paraId="65FD3CE5" w14:textId="3FE85DA6" w:rsidR="00B941D4" w:rsidRPr="008E44F2" w:rsidRDefault="00F3756F" w:rsidP="00B941D4">
            <w:pPr>
              <w:widowControl w:val="0"/>
              <w:spacing w:line="240" w:lineRule="auto"/>
              <w:jc w:val="center"/>
              <w:rPr>
                <w:rFonts w:ascii="Times New Roman" w:hAnsi="Times New Roman" w:cs="Times New Roman"/>
                <w:sz w:val="24"/>
                <w:szCs w:val="24"/>
              </w:rPr>
            </w:pPr>
            <w:ins w:id="1077" w:author="Vaughn Shirey" w:date="2023-08-31T14:54:00Z">
              <w:r>
                <w:rPr>
                  <w:rFonts w:ascii="Times New Roman" w:hAnsi="Times New Roman" w:cs="Times New Roman"/>
                  <w:sz w:val="24"/>
                  <w:szCs w:val="24"/>
                </w:rPr>
                <w:t>3.0</w:t>
              </w:r>
            </w:ins>
            <w:del w:id="1078" w:author="Vaughn Shirey" w:date="2023-08-31T12:32:00Z">
              <w:r w:rsidR="00B941D4" w:rsidDel="00BF4AA8">
                <w:rPr>
                  <w:rFonts w:ascii="Times New Roman" w:hAnsi="Times New Roman" w:cs="Times New Roman"/>
                  <w:sz w:val="24"/>
                  <w:szCs w:val="24"/>
                </w:rPr>
                <w:delText>3.1</w:delText>
              </w:r>
            </w:del>
          </w:p>
        </w:tc>
      </w:tr>
      <w:tr w:rsidR="00B941D4" w:rsidRPr="00703517" w14:paraId="1B1DA45C" w14:textId="77777777" w:rsidTr="00341DE7">
        <w:trPr>
          <w:jc w:val="center"/>
        </w:trPr>
        <w:tc>
          <w:tcPr>
            <w:tcW w:w="1160" w:type="dxa"/>
            <w:tcMar>
              <w:top w:w="100" w:type="dxa"/>
              <w:left w:w="100" w:type="dxa"/>
              <w:bottom w:w="100" w:type="dxa"/>
              <w:right w:w="100" w:type="dxa"/>
            </w:tcMar>
          </w:tcPr>
          <w:p w14:paraId="494DF898" w14:textId="77777777" w:rsidR="00B941D4" w:rsidRPr="008E44F2" w:rsidRDefault="00B941D4" w:rsidP="00B941D4">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4F46C040" w14:textId="2CFF852F" w:rsidR="00B941D4" w:rsidRPr="008E44F2" w:rsidRDefault="002A19B9" w:rsidP="00B941D4">
            <w:pPr>
              <w:widowControl w:val="0"/>
              <w:spacing w:line="240" w:lineRule="auto"/>
              <w:jc w:val="center"/>
              <w:rPr>
                <w:rFonts w:ascii="Times New Roman" w:hAnsi="Times New Roman" w:cs="Times New Roman"/>
                <w:sz w:val="24"/>
                <w:szCs w:val="24"/>
              </w:rPr>
            </w:pPr>
            <w:ins w:id="1079" w:author="Vaughn Shirey" w:date="2023-08-31T14:58:00Z">
              <w:r>
                <w:rPr>
                  <w:rFonts w:ascii="Times New Roman" w:hAnsi="Times New Roman" w:cs="Times New Roman"/>
                  <w:sz w:val="24"/>
                  <w:szCs w:val="24"/>
                </w:rPr>
                <w:t>224.9</w:t>
              </w:r>
            </w:ins>
            <w:del w:id="1080" w:author="Vaughn Shirey" w:date="2023-08-31T12:32:00Z">
              <w:r w:rsidR="00B941D4" w:rsidDel="00BF4AA8">
                <w:rPr>
                  <w:rFonts w:ascii="Times New Roman" w:hAnsi="Times New Roman" w:cs="Times New Roman"/>
                  <w:sz w:val="24"/>
                  <w:szCs w:val="24"/>
                </w:rPr>
                <w:delText>224.8</w:delText>
              </w:r>
            </w:del>
          </w:p>
        </w:tc>
        <w:tc>
          <w:tcPr>
            <w:tcW w:w="1800" w:type="dxa"/>
            <w:tcMar>
              <w:top w:w="100" w:type="dxa"/>
              <w:left w:w="100" w:type="dxa"/>
              <w:bottom w:w="100" w:type="dxa"/>
              <w:right w:w="100" w:type="dxa"/>
            </w:tcMar>
          </w:tcPr>
          <w:p w14:paraId="684A39B4" w14:textId="7F72A6FC" w:rsidR="00B941D4" w:rsidRPr="008E44F2" w:rsidRDefault="00F3756F" w:rsidP="00B941D4">
            <w:pPr>
              <w:widowControl w:val="0"/>
              <w:spacing w:line="240" w:lineRule="auto"/>
              <w:jc w:val="center"/>
              <w:rPr>
                <w:rFonts w:ascii="Times New Roman" w:hAnsi="Times New Roman" w:cs="Times New Roman"/>
                <w:sz w:val="24"/>
                <w:szCs w:val="24"/>
              </w:rPr>
            </w:pPr>
            <w:ins w:id="1081" w:author="Vaughn Shirey" w:date="2023-08-31T14:53:00Z">
              <w:r>
                <w:rPr>
                  <w:rFonts w:ascii="Times New Roman" w:hAnsi="Times New Roman" w:cs="Times New Roman"/>
                  <w:sz w:val="24"/>
                  <w:szCs w:val="24"/>
                </w:rPr>
                <w:t>6.6</w:t>
              </w:r>
            </w:ins>
            <w:del w:id="1082" w:author="Vaughn Shirey" w:date="2023-08-31T12:32:00Z">
              <w:r w:rsidR="00B941D4" w:rsidDel="00BF4AA8">
                <w:rPr>
                  <w:rFonts w:ascii="Times New Roman" w:hAnsi="Times New Roman" w:cs="Times New Roman"/>
                  <w:sz w:val="24"/>
                  <w:szCs w:val="24"/>
                </w:rPr>
                <w:delText>-7.1</w:delText>
              </w:r>
            </w:del>
          </w:p>
        </w:tc>
        <w:tc>
          <w:tcPr>
            <w:tcW w:w="2250" w:type="dxa"/>
            <w:tcMar>
              <w:top w:w="100" w:type="dxa"/>
              <w:left w:w="100" w:type="dxa"/>
              <w:bottom w:w="100" w:type="dxa"/>
              <w:right w:w="100" w:type="dxa"/>
            </w:tcMar>
          </w:tcPr>
          <w:p w14:paraId="0294A229" w14:textId="7618DB84" w:rsidR="00B941D4" w:rsidRPr="008E44F2" w:rsidRDefault="00F3756F" w:rsidP="00B941D4">
            <w:pPr>
              <w:widowControl w:val="0"/>
              <w:spacing w:line="240" w:lineRule="auto"/>
              <w:jc w:val="center"/>
              <w:rPr>
                <w:rFonts w:ascii="Times New Roman" w:hAnsi="Times New Roman" w:cs="Times New Roman"/>
                <w:sz w:val="24"/>
                <w:szCs w:val="24"/>
              </w:rPr>
            </w:pPr>
            <w:ins w:id="1083" w:author="Vaughn Shirey" w:date="2023-08-31T14:54:00Z">
              <w:r>
                <w:rPr>
                  <w:rFonts w:ascii="Times New Roman" w:hAnsi="Times New Roman" w:cs="Times New Roman"/>
                  <w:sz w:val="24"/>
                  <w:szCs w:val="24"/>
                </w:rPr>
                <w:t>3.4</w:t>
              </w:r>
            </w:ins>
            <w:del w:id="1084" w:author="Vaughn Shirey" w:date="2023-08-31T12:32:00Z">
              <w:r w:rsidR="00B941D4" w:rsidDel="00BF4AA8">
                <w:rPr>
                  <w:rFonts w:ascii="Times New Roman" w:hAnsi="Times New Roman" w:cs="Times New Roman"/>
                  <w:sz w:val="24"/>
                  <w:szCs w:val="24"/>
                </w:rPr>
                <w:delText>3.7</w:delText>
              </w:r>
            </w:del>
          </w:p>
        </w:tc>
      </w:tr>
      <w:tr w:rsidR="00B941D4" w:rsidRPr="00703517" w14:paraId="343B29B3" w14:textId="77777777" w:rsidTr="00341DE7">
        <w:trPr>
          <w:jc w:val="center"/>
        </w:trPr>
        <w:tc>
          <w:tcPr>
            <w:tcW w:w="1160" w:type="dxa"/>
            <w:tcMar>
              <w:top w:w="100" w:type="dxa"/>
              <w:left w:w="100" w:type="dxa"/>
              <w:bottom w:w="100" w:type="dxa"/>
              <w:right w:w="100" w:type="dxa"/>
            </w:tcMar>
          </w:tcPr>
          <w:p w14:paraId="5B37305E" w14:textId="77777777" w:rsidR="00B941D4" w:rsidRPr="00C92C5E" w:rsidRDefault="00B941D4" w:rsidP="00B941D4">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M</w:t>
            </w:r>
          </w:p>
        </w:tc>
        <w:tc>
          <w:tcPr>
            <w:tcW w:w="1620" w:type="dxa"/>
            <w:tcMar>
              <w:top w:w="100" w:type="dxa"/>
              <w:left w:w="100" w:type="dxa"/>
              <w:bottom w:w="100" w:type="dxa"/>
              <w:right w:w="100" w:type="dxa"/>
            </w:tcMar>
          </w:tcPr>
          <w:p w14:paraId="6F4779E9" w14:textId="1167FAA7" w:rsidR="00B941D4" w:rsidRPr="00C92C5E" w:rsidRDefault="002A19B9" w:rsidP="00B941D4">
            <w:pPr>
              <w:widowControl w:val="0"/>
              <w:spacing w:line="240" w:lineRule="auto"/>
              <w:jc w:val="center"/>
              <w:rPr>
                <w:rFonts w:ascii="Times New Roman" w:hAnsi="Times New Roman" w:cs="Times New Roman"/>
                <w:b/>
                <w:bCs/>
                <w:sz w:val="24"/>
                <w:szCs w:val="24"/>
                <w:u w:val="single"/>
              </w:rPr>
            </w:pPr>
            <w:ins w:id="1085" w:author="Vaughn Shirey" w:date="2023-08-31T14:58:00Z">
              <w:r>
                <w:rPr>
                  <w:rFonts w:ascii="Times New Roman" w:hAnsi="Times New Roman" w:cs="Times New Roman"/>
                  <w:b/>
                  <w:bCs/>
                  <w:sz w:val="24"/>
                  <w:szCs w:val="24"/>
                  <w:u w:val="single"/>
                </w:rPr>
                <w:t>228.0</w:t>
              </w:r>
            </w:ins>
            <w:del w:id="1086" w:author="Vaughn Shirey" w:date="2023-08-31T12:32:00Z">
              <w:r w:rsidR="00B941D4" w:rsidRPr="00C92C5E" w:rsidDel="00BF4AA8">
                <w:rPr>
                  <w:rFonts w:ascii="Times New Roman" w:hAnsi="Times New Roman" w:cs="Times New Roman"/>
                  <w:b/>
                  <w:bCs/>
                  <w:sz w:val="24"/>
                  <w:szCs w:val="24"/>
                  <w:u w:val="single"/>
                </w:rPr>
                <w:delText>228.2</w:delText>
              </w:r>
            </w:del>
          </w:p>
        </w:tc>
        <w:tc>
          <w:tcPr>
            <w:tcW w:w="1800" w:type="dxa"/>
            <w:tcMar>
              <w:top w:w="100" w:type="dxa"/>
              <w:left w:w="100" w:type="dxa"/>
              <w:bottom w:w="100" w:type="dxa"/>
              <w:right w:w="100" w:type="dxa"/>
            </w:tcMar>
          </w:tcPr>
          <w:p w14:paraId="241CD1D6" w14:textId="47EF8109" w:rsidR="00B941D4" w:rsidRPr="00C92C5E" w:rsidRDefault="00F3756F" w:rsidP="00B941D4">
            <w:pPr>
              <w:widowControl w:val="0"/>
              <w:spacing w:line="240" w:lineRule="auto"/>
              <w:jc w:val="center"/>
              <w:rPr>
                <w:rFonts w:ascii="Times New Roman" w:hAnsi="Times New Roman" w:cs="Times New Roman"/>
                <w:b/>
                <w:bCs/>
                <w:sz w:val="24"/>
                <w:szCs w:val="24"/>
                <w:u w:val="single"/>
              </w:rPr>
            </w:pPr>
            <w:ins w:id="1087" w:author="Vaughn Shirey" w:date="2023-08-31T14:52:00Z">
              <w:r>
                <w:rPr>
                  <w:rFonts w:ascii="Times New Roman" w:hAnsi="Times New Roman" w:cs="Times New Roman"/>
                  <w:b/>
                  <w:bCs/>
                  <w:sz w:val="24"/>
                  <w:szCs w:val="24"/>
                  <w:u w:val="single"/>
                </w:rPr>
                <w:t>3.5</w:t>
              </w:r>
            </w:ins>
            <w:del w:id="1088" w:author="Vaughn Shirey" w:date="2023-08-31T12:32:00Z">
              <w:r w:rsidR="00B941D4" w:rsidRPr="00C92C5E" w:rsidDel="00BF4AA8">
                <w:rPr>
                  <w:rFonts w:ascii="Times New Roman" w:hAnsi="Times New Roman" w:cs="Times New Roman"/>
                  <w:b/>
                  <w:bCs/>
                  <w:sz w:val="24"/>
                  <w:szCs w:val="24"/>
                  <w:u w:val="single"/>
                </w:rPr>
                <w:delText>-3.7</w:delText>
              </w:r>
            </w:del>
          </w:p>
        </w:tc>
        <w:tc>
          <w:tcPr>
            <w:tcW w:w="2250" w:type="dxa"/>
            <w:tcMar>
              <w:top w:w="100" w:type="dxa"/>
              <w:left w:w="100" w:type="dxa"/>
              <w:bottom w:w="100" w:type="dxa"/>
              <w:right w:w="100" w:type="dxa"/>
            </w:tcMar>
          </w:tcPr>
          <w:p w14:paraId="00AAD1B1" w14:textId="5CA39CEB" w:rsidR="00B941D4" w:rsidRPr="00C92C5E" w:rsidRDefault="00F3756F" w:rsidP="00B941D4">
            <w:pPr>
              <w:widowControl w:val="0"/>
              <w:spacing w:line="240" w:lineRule="auto"/>
              <w:jc w:val="center"/>
              <w:rPr>
                <w:rFonts w:ascii="Times New Roman" w:hAnsi="Times New Roman" w:cs="Times New Roman"/>
                <w:b/>
                <w:bCs/>
                <w:sz w:val="24"/>
                <w:szCs w:val="24"/>
                <w:u w:val="single"/>
              </w:rPr>
            </w:pPr>
            <w:ins w:id="1089" w:author="Vaughn Shirey" w:date="2023-08-31T14:52:00Z">
              <w:r>
                <w:rPr>
                  <w:rFonts w:ascii="Times New Roman" w:hAnsi="Times New Roman" w:cs="Times New Roman"/>
                  <w:b/>
                  <w:bCs/>
                  <w:sz w:val="24"/>
                  <w:szCs w:val="24"/>
                  <w:u w:val="single"/>
                </w:rPr>
                <w:t>4.8</w:t>
              </w:r>
            </w:ins>
            <w:del w:id="1090" w:author="Vaughn Shirey" w:date="2023-08-31T12:32:00Z">
              <w:r w:rsidR="00B941D4" w:rsidRPr="00C92C5E" w:rsidDel="00BF4AA8">
                <w:rPr>
                  <w:rFonts w:ascii="Times New Roman" w:hAnsi="Times New Roman" w:cs="Times New Roman"/>
                  <w:b/>
                  <w:bCs/>
                  <w:sz w:val="24"/>
                  <w:szCs w:val="24"/>
                  <w:u w:val="single"/>
                </w:rPr>
                <w:delText>4.7</w:delText>
              </w:r>
            </w:del>
          </w:p>
        </w:tc>
      </w:tr>
      <w:tr w:rsidR="00B941D4" w:rsidRPr="00703517" w14:paraId="158E12C5" w14:textId="77777777" w:rsidTr="00341DE7">
        <w:trPr>
          <w:jc w:val="center"/>
        </w:trPr>
        <w:tc>
          <w:tcPr>
            <w:tcW w:w="1160" w:type="dxa"/>
            <w:tcMar>
              <w:top w:w="100" w:type="dxa"/>
              <w:left w:w="100" w:type="dxa"/>
              <w:bottom w:w="100" w:type="dxa"/>
              <w:right w:w="100" w:type="dxa"/>
            </w:tcMar>
          </w:tcPr>
          <w:p w14:paraId="5CBB8CEC" w14:textId="77777777" w:rsidR="00B941D4" w:rsidRPr="00C92C5E" w:rsidRDefault="00B941D4" w:rsidP="00B941D4">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N</w:t>
            </w:r>
          </w:p>
        </w:tc>
        <w:tc>
          <w:tcPr>
            <w:tcW w:w="1620" w:type="dxa"/>
            <w:tcMar>
              <w:top w:w="100" w:type="dxa"/>
              <w:left w:w="100" w:type="dxa"/>
              <w:bottom w:w="100" w:type="dxa"/>
              <w:right w:w="100" w:type="dxa"/>
            </w:tcMar>
          </w:tcPr>
          <w:p w14:paraId="221A175C" w14:textId="3157E62F" w:rsidR="00B941D4" w:rsidRPr="00C92C5E" w:rsidRDefault="002A19B9" w:rsidP="00B941D4">
            <w:pPr>
              <w:widowControl w:val="0"/>
              <w:spacing w:line="240" w:lineRule="auto"/>
              <w:jc w:val="center"/>
              <w:rPr>
                <w:rFonts w:ascii="Times New Roman" w:hAnsi="Times New Roman" w:cs="Times New Roman"/>
                <w:b/>
                <w:bCs/>
                <w:sz w:val="24"/>
                <w:szCs w:val="24"/>
                <w:u w:val="single"/>
              </w:rPr>
            </w:pPr>
            <w:ins w:id="1091" w:author="Vaughn Shirey" w:date="2023-08-31T14:58:00Z">
              <w:r>
                <w:rPr>
                  <w:rFonts w:ascii="Times New Roman" w:hAnsi="Times New Roman" w:cs="Times New Roman"/>
                  <w:b/>
                  <w:bCs/>
                  <w:sz w:val="24"/>
                  <w:szCs w:val="24"/>
                  <w:u w:val="single"/>
                </w:rPr>
                <w:t>227.1</w:t>
              </w:r>
            </w:ins>
            <w:del w:id="1092" w:author="Vaughn Shirey" w:date="2023-08-31T12:32:00Z">
              <w:r w:rsidR="00B941D4" w:rsidRPr="00C92C5E" w:rsidDel="00BF4AA8">
                <w:rPr>
                  <w:rFonts w:ascii="Times New Roman" w:hAnsi="Times New Roman" w:cs="Times New Roman"/>
                  <w:b/>
                  <w:bCs/>
                  <w:sz w:val="24"/>
                  <w:szCs w:val="24"/>
                  <w:u w:val="single"/>
                </w:rPr>
                <w:delText>227.2</w:delText>
              </w:r>
            </w:del>
          </w:p>
        </w:tc>
        <w:tc>
          <w:tcPr>
            <w:tcW w:w="1800" w:type="dxa"/>
            <w:tcMar>
              <w:top w:w="100" w:type="dxa"/>
              <w:left w:w="100" w:type="dxa"/>
              <w:bottom w:w="100" w:type="dxa"/>
              <w:right w:w="100" w:type="dxa"/>
            </w:tcMar>
          </w:tcPr>
          <w:p w14:paraId="5DFEE981" w14:textId="30184EBC" w:rsidR="00B941D4" w:rsidRPr="00C92C5E" w:rsidRDefault="00F3756F" w:rsidP="00B941D4">
            <w:pPr>
              <w:widowControl w:val="0"/>
              <w:spacing w:line="240" w:lineRule="auto"/>
              <w:jc w:val="center"/>
              <w:rPr>
                <w:rFonts w:ascii="Times New Roman" w:hAnsi="Times New Roman" w:cs="Times New Roman"/>
                <w:b/>
                <w:bCs/>
                <w:sz w:val="24"/>
                <w:szCs w:val="24"/>
                <w:u w:val="single"/>
              </w:rPr>
            </w:pPr>
            <w:ins w:id="1093" w:author="Vaughn Shirey" w:date="2023-08-31T14:52:00Z">
              <w:r>
                <w:rPr>
                  <w:rFonts w:ascii="Times New Roman" w:hAnsi="Times New Roman" w:cs="Times New Roman"/>
                  <w:b/>
                  <w:bCs/>
                  <w:sz w:val="24"/>
                  <w:szCs w:val="24"/>
                  <w:u w:val="single"/>
                </w:rPr>
                <w:t>4.4</w:t>
              </w:r>
            </w:ins>
            <w:del w:id="1094" w:author="Vaughn Shirey" w:date="2023-08-31T12:32:00Z">
              <w:r w:rsidR="00B941D4" w:rsidRPr="00C92C5E" w:rsidDel="00BF4AA8">
                <w:rPr>
                  <w:rFonts w:ascii="Times New Roman" w:hAnsi="Times New Roman" w:cs="Times New Roman"/>
                  <w:b/>
                  <w:bCs/>
                  <w:sz w:val="24"/>
                  <w:szCs w:val="24"/>
                  <w:u w:val="single"/>
                </w:rPr>
                <w:delText>-4.7</w:delText>
              </w:r>
            </w:del>
          </w:p>
        </w:tc>
        <w:tc>
          <w:tcPr>
            <w:tcW w:w="2250" w:type="dxa"/>
            <w:tcMar>
              <w:top w:w="100" w:type="dxa"/>
              <w:left w:w="100" w:type="dxa"/>
              <w:bottom w:w="100" w:type="dxa"/>
              <w:right w:w="100" w:type="dxa"/>
            </w:tcMar>
          </w:tcPr>
          <w:p w14:paraId="1750E5D6" w14:textId="7EB0148C" w:rsidR="00B941D4" w:rsidRPr="00C92C5E" w:rsidRDefault="00F3756F" w:rsidP="00B941D4">
            <w:pPr>
              <w:widowControl w:val="0"/>
              <w:spacing w:line="240" w:lineRule="auto"/>
              <w:jc w:val="center"/>
              <w:rPr>
                <w:rFonts w:ascii="Times New Roman" w:hAnsi="Times New Roman" w:cs="Times New Roman"/>
                <w:b/>
                <w:bCs/>
                <w:sz w:val="24"/>
                <w:szCs w:val="24"/>
                <w:u w:val="single"/>
              </w:rPr>
            </w:pPr>
            <w:ins w:id="1095" w:author="Vaughn Shirey" w:date="2023-08-31T14:52:00Z">
              <w:r>
                <w:rPr>
                  <w:rFonts w:ascii="Times New Roman" w:hAnsi="Times New Roman" w:cs="Times New Roman"/>
                  <w:b/>
                  <w:bCs/>
                  <w:sz w:val="24"/>
                  <w:szCs w:val="24"/>
                  <w:u w:val="single"/>
                </w:rPr>
                <w:t>4.8</w:t>
              </w:r>
            </w:ins>
            <w:del w:id="1096" w:author="Vaughn Shirey" w:date="2023-08-31T12:32:00Z">
              <w:r w:rsidR="00B941D4" w:rsidRPr="00C92C5E" w:rsidDel="00BF4AA8">
                <w:rPr>
                  <w:rFonts w:ascii="Times New Roman" w:hAnsi="Times New Roman" w:cs="Times New Roman"/>
                  <w:b/>
                  <w:bCs/>
                  <w:sz w:val="24"/>
                  <w:szCs w:val="24"/>
                  <w:u w:val="single"/>
                </w:rPr>
                <w:delText>4.7</w:delText>
              </w:r>
            </w:del>
          </w:p>
        </w:tc>
      </w:tr>
    </w:tbl>
    <w:p w14:paraId="67F163DD" w14:textId="77777777" w:rsidR="00F6643C" w:rsidRPr="00703517" w:rsidRDefault="00F6643C">
      <w:pPr>
        <w:spacing w:line="240" w:lineRule="auto"/>
        <w:jc w:val="both"/>
        <w:rPr>
          <w:rFonts w:ascii="Times New Roman" w:hAnsi="Times New Roman" w:cs="Times New Roman"/>
          <w:b/>
          <w:sz w:val="24"/>
          <w:szCs w:val="24"/>
        </w:rPr>
      </w:pPr>
    </w:p>
    <w:p w14:paraId="7F65D6F2" w14:textId="77777777" w:rsidR="00F6643C" w:rsidRPr="00703517" w:rsidRDefault="00F6643C">
      <w:pPr>
        <w:spacing w:line="240" w:lineRule="auto"/>
        <w:jc w:val="both"/>
        <w:rPr>
          <w:rFonts w:ascii="Times New Roman" w:hAnsi="Times New Roman" w:cs="Times New Roman"/>
          <w:b/>
          <w:sz w:val="24"/>
          <w:szCs w:val="24"/>
        </w:rPr>
      </w:pPr>
    </w:p>
    <w:p w14:paraId="67108121"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18A69F49" w14:textId="2130E838" w:rsidR="002631A9" w:rsidRPr="00703517" w:rsidRDefault="002631A9" w:rsidP="002631A9">
      <w:pPr>
        <w:jc w:val="center"/>
        <w:rPr>
          <w:rFonts w:ascii="Times New Roman" w:hAnsi="Times New Roman" w:cs="Times New Roman"/>
          <w:b/>
          <w:sz w:val="24"/>
          <w:szCs w:val="24"/>
        </w:rPr>
      </w:pPr>
      <w:r w:rsidRPr="00703517">
        <w:rPr>
          <w:rFonts w:ascii="Times New Roman" w:hAnsi="Times New Roman" w:cs="Times New Roman"/>
          <w:b/>
          <w:noProof/>
          <w:sz w:val="24"/>
          <w:szCs w:val="24"/>
          <w:lang w:val="en-US"/>
        </w:rPr>
        <w:lastRenderedPageBreak/>
        <w:drawing>
          <wp:inline distT="114300" distB="114300" distL="114300" distR="114300" wp14:anchorId="1E1C3A94" wp14:editId="3C000C6B">
            <wp:extent cx="5353050" cy="6141713"/>
            <wp:effectExtent l="0" t="0" r="0" b="0"/>
            <wp:docPr id="4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38.png" descr="Graphical user interface, application&#10;&#10;Description automatically generated"/>
                    <pic:cNvPicPr preferRelativeResize="0"/>
                  </pic:nvPicPr>
                  <pic:blipFill>
                    <a:blip r:embed="rId52"/>
                    <a:srcRect/>
                    <a:stretch>
                      <a:fillRect/>
                    </a:stretch>
                  </pic:blipFill>
                  <pic:spPr>
                    <a:xfrm>
                      <a:off x="0" y="0"/>
                      <a:ext cx="5353050" cy="6141713"/>
                    </a:xfrm>
                    <a:prstGeom prst="rect">
                      <a:avLst/>
                    </a:prstGeom>
                    <a:ln/>
                  </pic:spPr>
                </pic:pic>
              </a:graphicData>
            </a:graphic>
          </wp:inline>
        </w:drawing>
      </w:r>
    </w:p>
    <w:p w14:paraId="741CEF29" w14:textId="77777777" w:rsidR="002631A9" w:rsidRPr="00703517" w:rsidRDefault="002631A9">
      <w:pPr>
        <w:rPr>
          <w:rFonts w:ascii="Times New Roman" w:hAnsi="Times New Roman" w:cs="Times New Roman"/>
          <w:b/>
          <w:sz w:val="24"/>
          <w:szCs w:val="24"/>
        </w:rPr>
      </w:pPr>
    </w:p>
    <w:p w14:paraId="48E39756" w14:textId="4E301F61" w:rsidR="002631A9" w:rsidRPr="00703517" w:rsidRDefault="002631A9">
      <w:pPr>
        <w:rPr>
          <w:rFonts w:ascii="Times New Roman" w:hAnsi="Times New Roman" w:cs="Times New Roman"/>
          <w:bCs/>
          <w:sz w:val="24"/>
          <w:szCs w:val="24"/>
        </w:rPr>
        <w:sectPr w:rsidR="002631A9" w:rsidRPr="00703517" w:rsidSect="002631A9">
          <w:pgSz w:w="12240" w:h="15840"/>
          <w:pgMar w:top="1440" w:right="1440" w:bottom="1440" w:left="1440" w:header="720" w:footer="720" w:gutter="0"/>
          <w:cols w:space="720"/>
        </w:sectPr>
      </w:pPr>
      <w:r w:rsidRPr="00703517">
        <w:rPr>
          <w:rFonts w:ascii="Times New Roman" w:hAnsi="Times New Roman" w:cs="Times New Roman"/>
          <w:b/>
          <w:sz w:val="24"/>
          <w:szCs w:val="24"/>
        </w:rPr>
        <w:t xml:space="preserve">Supplemental Figure S1. </w:t>
      </w:r>
      <w:r w:rsidR="00D850BD" w:rsidRPr="00703517">
        <w:rPr>
          <w:rFonts w:ascii="Times New Roman" w:hAnsi="Times New Roman" w:cs="Times New Roman"/>
          <w:b/>
          <w:sz w:val="24"/>
          <w:szCs w:val="24"/>
        </w:rPr>
        <w:t xml:space="preserve"> </w:t>
      </w:r>
      <w:r w:rsidR="00D850BD" w:rsidRPr="00703517">
        <w:rPr>
          <w:rFonts w:ascii="Times New Roman" w:hAnsi="Times New Roman" w:cs="Times New Roman"/>
          <w:sz w:val="24"/>
          <w:szCs w:val="24"/>
        </w:rPr>
        <w:t>A summary of the methodological workflow used in this study from data compilation to non-detection imputation and occupancy-detection modeling. The post-hoc analysis using species traits and phylogeny is also visualized.</w:t>
      </w:r>
      <w:r w:rsidR="00D92AB0">
        <w:rPr>
          <w:rFonts w:ascii="Times New Roman" w:hAnsi="Times New Roman" w:cs="Times New Roman"/>
          <w:sz w:val="24"/>
          <w:szCs w:val="24"/>
        </w:rPr>
        <w:t xml:space="preserve"> </w:t>
      </w:r>
    </w:p>
    <w:p w14:paraId="4E206F61" w14:textId="2171B394" w:rsidR="002631A9" w:rsidRPr="00703517" w:rsidRDefault="002631A9">
      <w:pPr>
        <w:rPr>
          <w:rFonts w:ascii="Times New Roman" w:hAnsi="Times New Roman" w:cs="Times New Roman"/>
          <w:b/>
          <w:sz w:val="24"/>
          <w:szCs w:val="24"/>
        </w:rPr>
      </w:pPr>
    </w:p>
    <w:p w14:paraId="6AC0525F" w14:textId="64B344E3"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lang w:val="en-US"/>
        </w:rPr>
        <w:drawing>
          <wp:inline distT="114300" distB="114300" distL="114300" distR="114300" wp14:anchorId="23EAE6D3" wp14:editId="4366545C">
            <wp:extent cx="8229599" cy="4114800"/>
            <wp:effectExtent l="0" t="0" r="635" b="0"/>
            <wp:docPr id="38" name="image33.png"/>
            <wp:cNvGraphicFramePr/>
            <a:graphic xmlns:a="http://schemas.openxmlformats.org/drawingml/2006/main">
              <a:graphicData uri="http://schemas.openxmlformats.org/drawingml/2006/picture">
                <pic:pic xmlns:pic="http://schemas.openxmlformats.org/drawingml/2006/picture">
                  <pic:nvPicPr>
                    <pic:cNvPr id="38" name="image33.png"/>
                    <pic:cNvPicPr preferRelativeResize="0"/>
                  </pic:nvPicPr>
                  <pic:blipFill>
                    <a:blip r:embed="rId53"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6F24E60B" w14:textId="77777777" w:rsidR="00F21671" w:rsidRPr="00703517" w:rsidRDefault="00F21671">
      <w:pPr>
        <w:spacing w:line="240" w:lineRule="auto"/>
        <w:jc w:val="both"/>
        <w:rPr>
          <w:rFonts w:ascii="Times New Roman" w:hAnsi="Times New Roman" w:cs="Times New Roman"/>
          <w:b/>
          <w:sz w:val="24"/>
          <w:szCs w:val="24"/>
        </w:rPr>
      </w:pPr>
    </w:p>
    <w:p w14:paraId="759A2489" w14:textId="39EB7BAB"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511BC" w:rsidRPr="00703517">
        <w:rPr>
          <w:rFonts w:ascii="Times New Roman" w:hAnsi="Times New Roman" w:cs="Times New Roman"/>
          <w:b/>
          <w:sz w:val="24"/>
          <w:szCs w:val="24"/>
        </w:rPr>
        <w:t>S2</w:t>
      </w:r>
      <w:r w:rsidRPr="00703517">
        <w:rPr>
          <w:rFonts w:ascii="Times New Roman" w:hAnsi="Times New Roman" w:cs="Times New Roman"/>
          <w:b/>
          <w:sz w:val="24"/>
          <w:szCs w:val="24"/>
        </w:rPr>
        <w:t xml:space="preserve">. </w:t>
      </w:r>
      <w:r w:rsidR="007459D3" w:rsidRPr="00703517">
        <w:rPr>
          <w:rFonts w:ascii="Times New Roman" w:hAnsi="Times New Roman" w:cs="Times New Roman"/>
          <w:sz w:val="24"/>
          <w:szCs w:val="24"/>
        </w:rPr>
        <w:t xml:space="preserve">Species-specific occupancy shifts from the 1970s to 2010s where points indicate the mean occupancy shift and lines indicate one standard deviation of the variation in occupancy shift among (a) the northernmost third of </w:t>
      </w:r>
      <w:r w:rsidR="007459D3">
        <w:rPr>
          <w:rFonts w:ascii="Times New Roman" w:hAnsi="Times New Roman" w:cs="Times New Roman"/>
          <w:sz w:val="24"/>
          <w:szCs w:val="24"/>
        </w:rPr>
        <w:t>cells</w:t>
      </w:r>
      <w:r w:rsidR="007459D3" w:rsidRPr="00703517">
        <w:rPr>
          <w:rFonts w:ascii="Times New Roman" w:hAnsi="Times New Roman" w:cs="Times New Roman"/>
          <w:sz w:val="24"/>
          <w:szCs w:val="24"/>
        </w:rPr>
        <w:t xml:space="preserve"> within that species’ range in the study region, (b) the mid-latitude third of sites within that species’ range, (c) the southernmost third of sites within that species’ range, and (d) all of the sites within that species’ range (all ranges truncated at 45°N). Species are colored by quartiles of the average annual temperature in their North American ranges, </w:t>
      </w:r>
      <w:r w:rsidR="007459D3">
        <w:rPr>
          <w:rFonts w:ascii="Times New Roman" w:hAnsi="Times New Roman" w:cs="Times New Roman"/>
          <w:sz w:val="24"/>
          <w:szCs w:val="24"/>
        </w:rPr>
        <w:t>so it is directly comparable to Figure 2</w:t>
      </w:r>
      <w:r w:rsidR="007459D3" w:rsidRPr="00703517">
        <w:rPr>
          <w:rFonts w:ascii="Times New Roman" w:hAnsi="Times New Roman" w:cs="Times New Roman"/>
          <w:sz w:val="24"/>
          <w:szCs w:val="24"/>
        </w:rPr>
        <w:t>.</w:t>
      </w:r>
      <w:r w:rsidRPr="00703517">
        <w:rPr>
          <w:rFonts w:ascii="Times New Roman" w:hAnsi="Times New Roman" w:cs="Times New Roman"/>
          <w:sz w:val="24"/>
          <w:szCs w:val="24"/>
        </w:rPr>
        <w:t xml:space="preserve">Results shown here are from the </w:t>
      </w:r>
      <w:r w:rsidR="006777EF"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temperature model. Note that there were too few sites to model </w:t>
      </w:r>
      <w:r w:rsidRPr="00703517">
        <w:rPr>
          <w:rFonts w:ascii="Times New Roman" w:hAnsi="Times New Roman" w:cs="Times New Roman"/>
          <w:i/>
          <w:sz w:val="24"/>
          <w:szCs w:val="24"/>
        </w:rPr>
        <w:t xml:space="preserve">Pterourus glaucus </w:t>
      </w:r>
      <w:r w:rsidRPr="00703517">
        <w:rPr>
          <w:rFonts w:ascii="Times New Roman" w:hAnsi="Times New Roman" w:cs="Times New Roman"/>
          <w:sz w:val="24"/>
          <w:szCs w:val="24"/>
        </w:rPr>
        <w:t>at this scale</w:t>
      </w:r>
      <w:r w:rsidRPr="00703517">
        <w:rPr>
          <w:rFonts w:ascii="Times New Roman" w:hAnsi="Times New Roman" w:cs="Times New Roman"/>
          <w:i/>
          <w:sz w:val="24"/>
          <w:szCs w:val="24"/>
        </w:rPr>
        <w:t>.</w:t>
      </w:r>
      <w:r w:rsidRPr="00703517">
        <w:rPr>
          <w:rFonts w:ascii="Times New Roman" w:hAnsi="Times New Roman" w:cs="Times New Roman"/>
          <w:sz w:val="24"/>
          <w:szCs w:val="24"/>
        </w:rPr>
        <w:br w:type="page"/>
      </w:r>
    </w:p>
    <w:p w14:paraId="35789561" w14:textId="05E55D5F"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lang w:val="en-US"/>
        </w:rPr>
        <w:lastRenderedPageBreak/>
        <w:drawing>
          <wp:inline distT="114300" distB="114300" distL="114300" distR="114300" wp14:anchorId="479423A9" wp14:editId="4BD8D4E1">
            <wp:extent cx="8229599" cy="4114800"/>
            <wp:effectExtent l="0" t="0" r="635" b="0"/>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54"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6E077C95" w14:textId="77777777" w:rsidR="00F21671" w:rsidRPr="00703517" w:rsidRDefault="00F21671">
      <w:pPr>
        <w:spacing w:line="240" w:lineRule="auto"/>
        <w:jc w:val="both"/>
        <w:rPr>
          <w:rFonts w:ascii="Times New Roman" w:hAnsi="Times New Roman" w:cs="Times New Roman"/>
          <w:b/>
          <w:sz w:val="24"/>
          <w:szCs w:val="24"/>
        </w:rPr>
      </w:pPr>
    </w:p>
    <w:p w14:paraId="304351DF" w14:textId="7FDC95FA"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B02FE" w:rsidRPr="00703517">
        <w:rPr>
          <w:rFonts w:ascii="Times New Roman" w:hAnsi="Times New Roman" w:cs="Times New Roman"/>
          <w:b/>
          <w:sz w:val="24"/>
          <w:szCs w:val="24"/>
        </w:rPr>
        <w:t>S3</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w:t>
      </w:r>
      <w:r w:rsidR="007A0BB5">
        <w:rPr>
          <w:rFonts w:ascii="Times New Roman" w:hAnsi="Times New Roman" w:cs="Times New Roman"/>
          <w:sz w:val="24"/>
          <w:szCs w:val="24"/>
        </w:rPr>
        <w:t>the middle 50% of butterflies</w:t>
      </w:r>
      <w:r w:rsidRPr="00703517">
        <w:rPr>
          <w:rFonts w:ascii="Times New Roman" w:hAnsi="Times New Roman" w:cs="Times New Roman"/>
          <w:sz w:val="24"/>
          <w:szCs w:val="24"/>
        </w:rPr>
        <w:t xml:space="preserve"> (black line), the species with the wettest quarter of ranges (blue line), and the species with the driest quarter of ranges (brown line). Only precipitation that each species has experienced in its range are shown by the species-specific lines. Results shown here are from the </w:t>
      </w:r>
      <w:r w:rsidR="006777EF" w:rsidRPr="00703517">
        <w:rPr>
          <w:rFonts w:ascii="Times New Roman" w:hAnsi="Times New Roman" w:cs="Times New Roman"/>
          <w:sz w:val="24"/>
          <w:szCs w:val="24"/>
        </w:rPr>
        <w:t>100-kilometer</w:t>
      </w:r>
      <w:r w:rsidRPr="00703517">
        <w:rPr>
          <w:rFonts w:ascii="Times New Roman" w:hAnsi="Times New Roman" w:cs="Times New Roman"/>
          <w:sz w:val="24"/>
          <w:szCs w:val="24"/>
        </w:rPr>
        <w:t xml:space="preserve"> precipitation model.</w:t>
      </w:r>
      <w:r w:rsidRPr="00703517">
        <w:rPr>
          <w:rFonts w:ascii="Times New Roman" w:hAnsi="Times New Roman" w:cs="Times New Roman"/>
          <w:sz w:val="24"/>
          <w:szCs w:val="24"/>
        </w:rPr>
        <w:br w:type="page"/>
      </w:r>
    </w:p>
    <w:p w14:paraId="21A8A7AA" w14:textId="3C5EA566"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lang w:val="en-US"/>
        </w:rPr>
        <w:lastRenderedPageBreak/>
        <w:drawing>
          <wp:inline distT="114300" distB="114300" distL="114300" distR="114300" wp14:anchorId="50B7643E" wp14:editId="0E570475">
            <wp:extent cx="8229599" cy="4114800"/>
            <wp:effectExtent l="0" t="0" r="635" b="0"/>
            <wp:docPr id="24" name="image20.png"/>
            <wp:cNvGraphicFramePr/>
            <a:graphic xmlns:a="http://schemas.openxmlformats.org/drawingml/2006/main">
              <a:graphicData uri="http://schemas.openxmlformats.org/drawingml/2006/picture">
                <pic:pic xmlns:pic="http://schemas.openxmlformats.org/drawingml/2006/picture">
                  <pic:nvPicPr>
                    <pic:cNvPr id="24" name="image20.png"/>
                    <pic:cNvPicPr preferRelativeResize="0"/>
                  </pic:nvPicPr>
                  <pic:blipFill>
                    <a:blip r:embed="rId55"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5E34DB74" w14:textId="77777777" w:rsidR="00F21671" w:rsidRPr="00703517" w:rsidRDefault="00F21671">
      <w:pPr>
        <w:spacing w:line="240" w:lineRule="auto"/>
        <w:jc w:val="both"/>
        <w:rPr>
          <w:rFonts w:ascii="Times New Roman" w:hAnsi="Times New Roman" w:cs="Times New Roman"/>
          <w:b/>
          <w:sz w:val="24"/>
          <w:szCs w:val="24"/>
        </w:rPr>
      </w:pPr>
    </w:p>
    <w:p w14:paraId="2CD3E1E9" w14:textId="70D7EED6" w:rsidR="00F21671" w:rsidRPr="00703517" w:rsidRDefault="00341DE7">
      <w:pPr>
        <w:spacing w:line="240" w:lineRule="auto"/>
        <w:jc w:val="both"/>
        <w:rPr>
          <w:rFonts w:ascii="Times New Roman" w:hAnsi="Times New Roman" w:cs="Times New Roman"/>
          <w:sz w:val="24"/>
          <w:szCs w:val="24"/>
        </w:rPr>
        <w:sectPr w:rsidR="00F21671" w:rsidRPr="00703517">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Supplemental Figure </w:t>
      </w:r>
      <w:r w:rsidR="00A1311B" w:rsidRPr="00703517">
        <w:rPr>
          <w:rFonts w:ascii="Times New Roman" w:hAnsi="Times New Roman" w:cs="Times New Roman"/>
          <w:b/>
          <w:sz w:val="24"/>
          <w:szCs w:val="24"/>
        </w:rPr>
        <w:t>S4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w:t>
      </w:r>
      <w:r w:rsidR="002F56ED">
        <w:rPr>
          <w:rFonts w:ascii="Times New Roman" w:hAnsi="Times New Roman" w:cs="Times New Roman"/>
          <w:sz w:val="24"/>
          <w:szCs w:val="24"/>
        </w:rPr>
        <w:t xml:space="preserve">the middle 50% of butterflies </w:t>
      </w:r>
      <w:r w:rsidRPr="00703517">
        <w:rPr>
          <w:rFonts w:ascii="Times New Roman" w:hAnsi="Times New Roman" w:cs="Times New Roman"/>
          <w:sz w:val="24"/>
          <w:szCs w:val="24"/>
        </w:rPr>
        <w:t xml:space="preserve">(black line), the species with the wettest quarter of ranges (blue line), and the species with the driest quarter of ranges (red line). Only precipitation that each species has experienced in its range are shown by the species-specific lines. Results shown here are from the </w:t>
      </w:r>
      <w:r w:rsidR="006777EF"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precipitation model</w:t>
      </w:r>
    </w:p>
    <w:p w14:paraId="3D6AEDDF" w14:textId="7DBE0DBE" w:rsidR="00755067" w:rsidRDefault="000537B2" w:rsidP="00B53DD3">
      <w:pPr>
        <w:spacing w:line="240" w:lineRule="auto"/>
        <w:jc w:val="both"/>
        <w:rPr>
          <w:rFonts w:ascii="Times New Roman" w:hAnsi="Times New Roman" w:cs="Times New Roman"/>
          <w:b/>
          <w:sz w:val="24"/>
          <w:szCs w:val="24"/>
        </w:rPr>
      </w:pPr>
      <w:r>
        <w:rPr>
          <w:noProof/>
          <w:lang w:val="en-US"/>
        </w:rPr>
        <w:lastRenderedPageBreak/>
        <w:drawing>
          <wp:inline distT="0" distB="0" distL="0" distR="0" wp14:anchorId="6700A55E" wp14:editId="765F7F9E">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3E23A0CB" w14:textId="77777777" w:rsidR="000537B2" w:rsidRDefault="000537B2" w:rsidP="00B53DD3">
      <w:pPr>
        <w:spacing w:line="240" w:lineRule="auto"/>
        <w:jc w:val="both"/>
        <w:rPr>
          <w:rFonts w:ascii="Times New Roman" w:hAnsi="Times New Roman" w:cs="Times New Roman"/>
          <w:b/>
          <w:sz w:val="24"/>
          <w:szCs w:val="24"/>
        </w:rPr>
      </w:pPr>
    </w:p>
    <w:p w14:paraId="5DD155E4" w14:textId="78F05ED7" w:rsidR="00205514" w:rsidRDefault="00341DE7" w:rsidP="00B53DD3">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B53DD3">
        <w:rPr>
          <w:rFonts w:ascii="Times New Roman" w:hAnsi="Times New Roman" w:cs="Times New Roman"/>
          <w:b/>
          <w:sz w:val="24"/>
          <w:szCs w:val="24"/>
        </w:rPr>
        <w:t>S</w:t>
      </w:r>
      <w:r w:rsidR="009D6023" w:rsidRPr="00703517">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000537B2">
        <w:rPr>
          <w:rFonts w:ascii="Times New Roman" w:hAnsi="Times New Roman" w:cs="Times New Roman"/>
          <w:sz w:val="24"/>
          <w:szCs w:val="24"/>
        </w:rPr>
        <w:t>Model predicted relationship between species range-wide average annual precipitation and occupancy trend (Model C). Inference is based on trends from the 200-kilometer temperature occupancy analysis.</w:t>
      </w:r>
    </w:p>
    <w:p w14:paraId="727FD505" w14:textId="77777777" w:rsidR="00755067" w:rsidRPr="00703517" w:rsidRDefault="00755067" w:rsidP="00B53DD3">
      <w:pPr>
        <w:spacing w:line="240" w:lineRule="auto"/>
        <w:jc w:val="both"/>
        <w:rPr>
          <w:rFonts w:ascii="Times New Roman" w:hAnsi="Times New Roman" w:cs="Times New Roman"/>
          <w:sz w:val="24"/>
          <w:szCs w:val="24"/>
        </w:rPr>
      </w:pPr>
    </w:p>
    <w:p w14:paraId="55187057" w14:textId="77777777" w:rsidR="00755067" w:rsidRDefault="00755067">
      <w:pPr>
        <w:rPr>
          <w:rFonts w:ascii="Times New Roman" w:hAnsi="Times New Roman" w:cs="Times New Roman"/>
          <w:b/>
          <w:bCs/>
          <w:sz w:val="24"/>
          <w:szCs w:val="24"/>
        </w:rPr>
      </w:pPr>
      <w:r>
        <w:rPr>
          <w:rFonts w:ascii="Times New Roman" w:hAnsi="Times New Roman" w:cs="Times New Roman"/>
          <w:b/>
          <w:bCs/>
          <w:sz w:val="24"/>
          <w:szCs w:val="24"/>
        </w:rPr>
        <w:br w:type="page"/>
      </w:r>
    </w:p>
    <w:p w14:paraId="3A0E006F" w14:textId="6AFE67EC" w:rsidR="00755067" w:rsidRDefault="00755067" w:rsidP="00755067">
      <w:pPr>
        <w:spacing w:line="240" w:lineRule="auto"/>
        <w:jc w:val="center"/>
        <w:rPr>
          <w:rFonts w:ascii="Times New Roman" w:hAnsi="Times New Roman" w:cs="Times New Roman"/>
          <w:b/>
          <w:bCs/>
          <w:sz w:val="24"/>
          <w:szCs w:val="24"/>
        </w:rPr>
      </w:pPr>
      <w:r>
        <w:rPr>
          <w:noProof/>
          <w:lang w:val="en-US"/>
        </w:rPr>
        <w:lastRenderedPageBreak/>
        <w:drawing>
          <wp:inline distT="0" distB="0" distL="0" distR="0" wp14:anchorId="7FE28605" wp14:editId="7BF62942">
            <wp:extent cx="5497819" cy="274890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497819" cy="2748909"/>
                    </a:xfrm>
                    <a:prstGeom prst="rect">
                      <a:avLst/>
                    </a:prstGeom>
                    <a:noFill/>
                    <a:ln>
                      <a:noFill/>
                    </a:ln>
                  </pic:spPr>
                </pic:pic>
              </a:graphicData>
            </a:graphic>
          </wp:inline>
        </w:drawing>
      </w:r>
    </w:p>
    <w:p w14:paraId="6F463E39" w14:textId="77777777" w:rsidR="00755067" w:rsidRDefault="00755067" w:rsidP="00B53DD3">
      <w:pPr>
        <w:spacing w:line="240" w:lineRule="auto"/>
        <w:jc w:val="both"/>
        <w:rPr>
          <w:rFonts w:ascii="Times New Roman" w:hAnsi="Times New Roman" w:cs="Times New Roman"/>
          <w:b/>
          <w:bCs/>
          <w:sz w:val="24"/>
          <w:szCs w:val="24"/>
        </w:rPr>
      </w:pPr>
    </w:p>
    <w:p w14:paraId="6B757B8A" w14:textId="1F1E7A4A" w:rsidR="00B53DD3" w:rsidRPr="00755067" w:rsidRDefault="00205514" w:rsidP="00B53DD3">
      <w:pPr>
        <w:spacing w:line="240" w:lineRule="auto"/>
        <w:jc w:val="both"/>
        <w:rPr>
          <w:rFonts w:ascii="Times New Roman" w:hAnsi="Times New Roman" w:cs="Times New Roman"/>
          <w:sz w:val="24"/>
          <w:szCs w:val="24"/>
        </w:rPr>
      </w:pPr>
      <w:r w:rsidRPr="00703517">
        <w:rPr>
          <w:rFonts w:ascii="Times New Roman" w:hAnsi="Times New Roman" w:cs="Times New Roman"/>
          <w:b/>
          <w:bCs/>
          <w:sz w:val="24"/>
          <w:szCs w:val="24"/>
        </w:rPr>
        <w:t>Supplemental Figure S</w:t>
      </w:r>
      <w:r w:rsidR="009D6023" w:rsidRPr="00703517">
        <w:rPr>
          <w:rFonts w:ascii="Times New Roman" w:hAnsi="Times New Roman" w:cs="Times New Roman"/>
          <w:b/>
          <w:bCs/>
          <w:sz w:val="24"/>
          <w:szCs w:val="24"/>
        </w:rPr>
        <w:t>6</w:t>
      </w:r>
      <w:r w:rsidRPr="00703517">
        <w:rPr>
          <w:rFonts w:ascii="Times New Roman" w:hAnsi="Times New Roman" w:cs="Times New Roman"/>
          <w:b/>
          <w:bCs/>
          <w:sz w:val="24"/>
          <w:szCs w:val="24"/>
        </w:rPr>
        <w:t xml:space="preserve">. </w:t>
      </w:r>
      <w:r w:rsidR="00755067">
        <w:rPr>
          <w:rFonts w:ascii="Times New Roman" w:hAnsi="Times New Roman" w:cs="Times New Roman"/>
          <w:sz w:val="24"/>
          <w:szCs w:val="24"/>
        </w:rPr>
        <w:t>Model predicted relationship between species range-wide average annual precipitation and occupancy trend (Model C). Inference is based on trends from the 100-kilometer precipitation occupancy analysis.</w:t>
      </w:r>
    </w:p>
    <w:p w14:paraId="22DCF028" w14:textId="77777777" w:rsidR="00755067" w:rsidRDefault="00755067" w:rsidP="00B53DD3">
      <w:pPr>
        <w:spacing w:line="240" w:lineRule="auto"/>
        <w:jc w:val="both"/>
        <w:rPr>
          <w:rFonts w:ascii="Times New Roman" w:hAnsi="Times New Roman" w:cs="Times New Roman"/>
          <w:b/>
          <w:sz w:val="24"/>
          <w:szCs w:val="24"/>
        </w:rPr>
      </w:pPr>
    </w:p>
    <w:p w14:paraId="47A68D76" w14:textId="77777777" w:rsidR="00755067" w:rsidRDefault="00755067">
      <w:pPr>
        <w:rPr>
          <w:rFonts w:ascii="Times New Roman" w:hAnsi="Times New Roman" w:cs="Times New Roman"/>
          <w:b/>
          <w:sz w:val="24"/>
          <w:szCs w:val="24"/>
        </w:rPr>
      </w:pPr>
      <w:r>
        <w:rPr>
          <w:rFonts w:ascii="Times New Roman" w:hAnsi="Times New Roman" w:cs="Times New Roman"/>
          <w:b/>
          <w:sz w:val="24"/>
          <w:szCs w:val="24"/>
        </w:rPr>
        <w:br w:type="page"/>
      </w:r>
    </w:p>
    <w:p w14:paraId="6072A8D4" w14:textId="29C3BA30" w:rsidR="00CF21E3" w:rsidRDefault="00CF21E3" w:rsidP="00B53DD3">
      <w:pPr>
        <w:spacing w:line="240" w:lineRule="auto"/>
        <w:jc w:val="both"/>
        <w:rPr>
          <w:rFonts w:ascii="Times New Roman" w:hAnsi="Times New Roman" w:cs="Times New Roman"/>
          <w:b/>
          <w:sz w:val="24"/>
          <w:szCs w:val="24"/>
        </w:rPr>
      </w:pPr>
    </w:p>
    <w:p w14:paraId="54CA8FDD" w14:textId="53C70F5F" w:rsidR="00CF21E3" w:rsidRDefault="00944E90" w:rsidP="00B53DD3">
      <w:pPr>
        <w:spacing w:line="240" w:lineRule="auto"/>
        <w:jc w:val="both"/>
        <w:rPr>
          <w:rFonts w:ascii="Times New Roman" w:hAnsi="Times New Roman" w:cs="Times New Roman"/>
          <w:b/>
          <w:sz w:val="24"/>
          <w:szCs w:val="24"/>
        </w:rPr>
      </w:pPr>
      <w:r>
        <w:rPr>
          <w:noProof/>
          <w:lang w:val="en-US"/>
        </w:rPr>
        <w:drawing>
          <wp:inline distT="0" distB="0" distL="0" distR="0" wp14:anchorId="5D3C536C" wp14:editId="4291703C">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16A58A2E" w14:textId="77777777" w:rsidR="00944E90" w:rsidRDefault="00944E90" w:rsidP="00B53DD3">
      <w:pPr>
        <w:spacing w:line="240" w:lineRule="auto"/>
        <w:jc w:val="both"/>
        <w:rPr>
          <w:rFonts w:ascii="Times New Roman" w:hAnsi="Times New Roman" w:cs="Times New Roman"/>
          <w:b/>
          <w:sz w:val="24"/>
          <w:szCs w:val="24"/>
        </w:rPr>
      </w:pPr>
    </w:p>
    <w:p w14:paraId="3AECD1B1" w14:textId="5CAC9952" w:rsidR="000C4DB7" w:rsidRDefault="001A0552" w:rsidP="00B53DD3">
      <w:pPr>
        <w:spacing w:line="240" w:lineRule="auto"/>
        <w:jc w:val="both"/>
        <w:rPr>
          <w:ins w:id="1097" w:author="Vaughn Shirey" w:date="2023-08-31T15:01:00Z"/>
          <w:rFonts w:ascii="Times New Roman" w:hAnsi="Times New Roman" w:cs="Times New Roman"/>
          <w:bCs/>
          <w:sz w:val="24"/>
          <w:szCs w:val="24"/>
        </w:rPr>
      </w:pPr>
      <w:r w:rsidRPr="00703517">
        <w:rPr>
          <w:rFonts w:ascii="Times New Roman" w:hAnsi="Times New Roman" w:cs="Times New Roman"/>
          <w:b/>
          <w:sz w:val="24"/>
          <w:szCs w:val="24"/>
        </w:rPr>
        <w:t>Supplemental Figure S</w:t>
      </w:r>
      <w:r w:rsidR="009D6023" w:rsidRPr="00703517">
        <w:rPr>
          <w:rFonts w:ascii="Times New Roman" w:hAnsi="Times New Roman" w:cs="Times New Roman"/>
          <w:b/>
          <w:sz w:val="24"/>
          <w:szCs w:val="24"/>
        </w:rPr>
        <w:t>7</w:t>
      </w:r>
      <w:r w:rsidRPr="00703517">
        <w:rPr>
          <w:rFonts w:ascii="Times New Roman" w:hAnsi="Times New Roman" w:cs="Times New Roman"/>
          <w:b/>
          <w:sz w:val="24"/>
          <w:szCs w:val="24"/>
        </w:rPr>
        <w:t xml:space="preserve">. </w:t>
      </w:r>
      <w:r w:rsidR="009E1DD8">
        <w:rPr>
          <w:rFonts w:ascii="Times New Roman" w:hAnsi="Times New Roman" w:cs="Times New Roman"/>
          <w:bCs/>
          <w:sz w:val="24"/>
          <w:szCs w:val="24"/>
        </w:rPr>
        <w:t>Model predicted relationship between species range-wide average annual precipitation and occupancy trend (Model C). Inference is based on trends from the 200-kilometer precipitation occupancy analysis.</w:t>
      </w:r>
    </w:p>
    <w:p w14:paraId="6482D759" w14:textId="77777777" w:rsidR="000C4DB7" w:rsidRDefault="000C4DB7">
      <w:pPr>
        <w:rPr>
          <w:ins w:id="1098" w:author="Vaughn Shirey" w:date="2023-08-31T15:01:00Z"/>
          <w:rFonts w:ascii="Times New Roman" w:hAnsi="Times New Roman" w:cs="Times New Roman"/>
          <w:bCs/>
          <w:sz w:val="24"/>
          <w:szCs w:val="24"/>
        </w:rPr>
      </w:pPr>
      <w:ins w:id="1099" w:author="Vaughn Shirey" w:date="2023-08-31T15:01:00Z">
        <w:r>
          <w:rPr>
            <w:rFonts w:ascii="Times New Roman" w:hAnsi="Times New Roman" w:cs="Times New Roman"/>
            <w:bCs/>
            <w:sz w:val="24"/>
            <w:szCs w:val="24"/>
          </w:rPr>
          <w:br w:type="page"/>
        </w:r>
      </w:ins>
    </w:p>
    <w:p w14:paraId="5F6DA504" w14:textId="68F352B0" w:rsidR="00C63724" w:rsidRDefault="009D164F" w:rsidP="00B53DD3">
      <w:pPr>
        <w:spacing w:line="240" w:lineRule="auto"/>
        <w:jc w:val="both"/>
        <w:rPr>
          <w:ins w:id="1100" w:author="Vaughn Shirey" w:date="2023-08-31T15:02:00Z"/>
          <w:rFonts w:ascii="Times New Roman" w:hAnsi="Times New Roman" w:cs="Times New Roman"/>
          <w:b/>
          <w:sz w:val="24"/>
          <w:szCs w:val="24"/>
        </w:rPr>
      </w:pPr>
      <w:ins w:id="1101" w:author="Vaughn Shirey" w:date="2023-08-31T15:12:00Z">
        <w:r>
          <w:rPr>
            <w:rFonts w:ascii="Times New Roman" w:hAnsi="Times New Roman" w:cs="Times New Roman"/>
            <w:b/>
            <w:noProof/>
            <w:sz w:val="24"/>
            <w:szCs w:val="24"/>
          </w:rPr>
          <w:lastRenderedPageBreak/>
          <w:drawing>
            <wp:inline distT="0" distB="0" distL="0" distR="0" wp14:anchorId="6857C688" wp14:editId="1C4D9FAC">
              <wp:extent cx="5943600" cy="5943600"/>
              <wp:effectExtent l="0" t="0" r="0" b="0"/>
              <wp:docPr id="1566707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2C51E435" w14:textId="3A1F5787" w:rsidR="001E59EC" w:rsidRPr="000C4DB7" w:rsidRDefault="000C4DB7" w:rsidP="00B53DD3">
      <w:pPr>
        <w:spacing w:line="240" w:lineRule="auto"/>
        <w:jc w:val="both"/>
        <w:rPr>
          <w:rFonts w:ascii="Times New Roman" w:hAnsi="Times New Roman" w:cs="Times New Roman"/>
          <w:bCs/>
          <w:sz w:val="24"/>
          <w:szCs w:val="24"/>
        </w:rPr>
      </w:pPr>
      <w:ins w:id="1102" w:author="Vaughn Shirey" w:date="2023-08-31T15:01:00Z">
        <w:r>
          <w:rPr>
            <w:rFonts w:ascii="Times New Roman" w:hAnsi="Times New Roman" w:cs="Times New Roman"/>
            <w:b/>
            <w:sz w:val="24"/>
            <w:szCs w:val="24"/>
          </w:rPr>
          <w:t xml:space="preserve">Supplemental Figure S8. </w:t>
        </w:r>
        <w:r>
          <w:rPr>
            <w:rFonts w:ascii="Times New Roman" w:hAnsi="Times New Roman" w:cs="Times New Roman"/>
            <w:bCs/>
            <w:sz w:val="24"/>
            <w:szCs w:val="24"/>
          </w:rPr>
          <w:t>A correlation matrix showing the correlation</w:t>
        </w:r>
      </w:ins>
      <w:ins w:id="1103" w:author="Vaughn Shirey" w:date="2023-08-31T15:02:00Z">
        <w:r>
          <w:rPr>
            <w:rFonts w:ascii="Times New Roman" w:hAnsi="Times New Roman" w:cs="Times New Roman"/>
            <w:bCs/>
            <w:sz w:val="24"/>
            <w:szCs w:val="24"/>
          </w:rPr>
          <w:t xml:space="preserve"> between all traits used in the post-hoc analysis of traits as predictors of occupancy shift.</w:t>
        </w:r>
      </w:ins>
    </w:p>
    <w:p w14:paraId="7996AD6E" w14:textId="1DC4ABBD" w:rsidR="001A0552" w:rsidRPr="001E59EC" w:rsidRDefault="001A0552" w:rsidP="008A70AA">
      <w:pPr>
        <w:rPr>
          <w:rFonts w:ascii="Times New Roman" w:hAnsi="Times New Roman" w:cs="Times New Roman"/>
          <w:bCs/>
          <w:sz w:val="24"/>
          <w:szCs w:val="24"/>
        </w:rPr>
      </w:pPr>
    </w:p>
    <w:sectPr w:rsidR="001A0552" w:rsidRPr="001E59E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4" w:author="Vaughn Shirey" w:date="2023-09-18T09:57:00Z" w:initials="VS">
    <w:p w14:paraId="2FA247ED" w14:textId="77777777" w:rsidR="0024454C" w:rsidRDefault="0024454C" w:rsidP="001F6E77">
      <w:pPr>
        <w:pStyle w:val="CommentText"/>
      </w:pPr>
      <w:r>
        <w:rPr>
          <w:rStyle w:val="CommentReference"/>
        </w:rPr>
        <w:annotationRef/>
      </w:r>
      <w:r>
        <w:t>Literature on dispersal</w:t>
      </w:r>
    </w:p>
  </w:comment>
  <w:comment w:id="242" w:author="Vaughn Shirey" w:date="2023-09-18T11:13:00Z" w:initials="VS">
    <w:p w14:paraId="79E5B5DB" w14:textId="77777777" w:rsidR="00AC0043" w:rsidRDefault="00AC0043" w:rsidP="00AE2FBD">
      <w:pPr>
        <w:pStyle w:val="CommentText"/>
      </w:pPr>
      <w:r>
        <w:rPr>
          <w:rStyle w:val="CommentReference"/>
        </w:rPr>
        <w:annotationRef/>
      </w:r>
      <w:r>
        <w:t>Put more here on model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A247ED" w15:done="0"/>
  <w15:commentEx w15:paraId="79E5B5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F2C8D01" w16cex:dateUtc="2023-09-18T13:57:00Z"/>
  <w16cex:commentExtensible w16cex:durableId="0F73791A" w16cex:dateUtc="2023-09-18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A247ED" w16cid:durableId="2F2C8D01"/>
  <w16cid:commentId w16cid:paraId="79E5B5DB" w16cid:durableId="0F7379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41591" w14:textId="77777777" w:rsidR="00151399" w:rsidRDefault="00151399">
      <w:pPr>
        <w:spacing w:line="240" w:lineRule="auto"/>
      </w:pPr>
      <w:r>
        <w:separator/>
      </w:r>
    </w:p>
  </w:endnote>
  <w:endnote w:type="continuationSeparator" w:id="0">
    <w:p w14:paraId="49B0D133" w14:textId="77777777" w:rsidR="00151399" w:rsidRDefault="001513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644C" w14:textId="3142A132" w:rsidR="00563E72" w:rsidRDefault="00563E72">
    <w:pPr>
      <w:jc w:val="right"/>
    </w:pPr>
    <w:r>
      <w:rPr>
        <w:sz w:val="24"/>
        <w:szCs w:val="24"/>
      </w:rPr>
      <w:fldChar w:fldCharType="begin"/>
    </w:r>
    <w:r>
      <w:rPr>
        <w:sz w:val="24"/>
        <w:szCs w:val="24"/>
      </w:rPr>
      <w:instrText>PAGE</w:instrText>
    </w:r>
    <w:r>
      <w:rPr>
        <w:sz w:val="24"/>
        <w:szCs w:val="24"/>
      </w:rPr>
      <w:fldChar w:fldCharType="separate"/>
    </w:r>
    <w:r w:rsidR="009131E6">
      <w:rPr>
        <w:noProof/>
        <w:sz w:val="24"/>
        <w:szCs w:val="24"/>
      </w:rPr>
      <w:t>43</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F85A0" w14:textId="77777777" w:rsidR="00563E72" w:rsidRDefault="00563E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FB7F2" w14:textId="77777777" w:rsidR="00151399" w:rsidRDefault="00151399">
      <w:pPr>
        <w:spacing w:line="240" w:lineRule="auto"/>
      </w:pPr>
      <w:r>
        <w:separator/>
      </w:r>
    </w:p>
  </w:footnote>
  <w:footnote w:type="continuationSeparator" w:id="0">
    <w:p w14:paraId="22B03D58" w14:textId="77777777" w:rsidR="00151399" w:rsidRDefault="001513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7582B"/>
    <w:multiLevelType w:val="multilevel"/>
    <w:tmpl w:val="3E32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8574BD"/>
    <w:multiLevelType w:val="hybridMultilevel"/>
    <w:tmpl w:val="9628E75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83897962">
    <w:abstractNumId w:val="0"/>
  </w:num>
  <w:num w:numId="2" w16cid:durableId="138124686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ughn Shirey">
    <w15:presenceInfo w15:providerId="AD" w15:userId="S::vms55@georgetown.edu::10cb4a4f-7ebd-4b7a-ac99-df3936bf79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671"/>
    <w:rsid w:val="00001C7A"/>
    <w:rsid w:val="00001C80"/>
    <w:rsid w:val="00001E8C"/>
    <w:rsid w:val="000048A4"/>
    <w:rsid w:val="0000759A"/>
    <w:rsid w:val="000108B2"/>
    <w:rsid w:val="00012098"/>
    <w:rsid w:val="000120DD"/>
    <w:rsid w:val="000164AA"/>
    <w:rsid w:val="00021EE6"/>
    <w:rsid w:val="00023E3B"/>
    <w:rsid w:val="00024211"/>
    <w:rsid w:val="00031528"/>
    <w:rsid w:val="00031DEF"/>
    <w:rsid w:val="0003240B"/>
    <w:rsid w:val="0003362B"/>
    <w:rsid w:val="000344B4"/>
    <w:rsid w:val="000364A6"/>
    <w:rsid w:val="00037DF5"/>
    <w:rsid w:val="00040386"/>
    <w:rsid w:val="00040418"/>
    <w:rsid w:val="00041054"/>
    <w:rsid w:val="00041130"/>
    <w:rsid w:val="000436DE"/>
    <w:rsid w:val="00045B9C"/>
    <w:rsid w:val="00046509"/>
    <w:rsid w:val="00046649"/>
    <w:rsid w:val="00047AAD"/>
    <w:rsid w:val="00047B86"/>
    <w:rsid w:val="00047EB5"/>
    <w:rsid w:val="0005003A"/>
    <w:rsid w:val="00050577"/>
    <w:rsid w:val="000514D9"/>
    <w:rsid w:val="00051794"/>
    <w:rsid w:val="000520CF"/>
    <w:rsid w:val="00052B3A"/>
    <w:rsid w:val="000537B2"/>
    <w:rsid w:val="00053A30"/>
    <w:rsid w:val="00055D82"/>
    <w:rsid w:val="0006245D"/>
    <w:rsid w:val="000642BB"/>
    <w:rsid w:val="00066CA5"/>
    <w:rsid w:val="00067209"/>
    <w:rsid w:val="0006754C"/>
    <w:rsid w:val="00067B46"/>
    <w:rsid w:val="00067F8E"/>
    <w:rsid w:val="0007030C"/>
    <w:rsid w:val="00070A7A"/>
    <w:rsid w:val="00071336"/>
    <w:rsid w:val="00072CE9"/>
    <w:rsid w:val="00073BC4"/>
    <w:rsid w:val="000742B1"/>
    <w:rsid w:val="00075178"/>
    <w:rsid w:val="00075596"/>
    <w:rsid w:val="00077CBA"/>
    <w:rsid w:val="00083BA6"/>
    <w:rsid w:val="000849C8"/>
    <w:rsid w:val="00086474"/>
    <w:rsid w:val="0008769F"/>
    <w:rsid w:val="00092E8B"/>
    <w:rsid w:val="00093319"/>
    <w:rsid w:val="00094245"/>
    <w:rsid w:val="000A032E"/>
    <w:rsid w:val="000A0D41"/>
    <w:rsid w:val="000A140B"/>
    <w:rsid w:val="000A2FFD"/>
    <w:rsid w:val="000A36FD"/>
    <w:rsid w:val="000A5401"/>
    <w:rsid w:val="000A72AA"/>
    <w:rsid w:val="000A7B10"/>
    <w:rsid w:val="000B0711"/>
    <w:rsid w:val="000B1487"/>
    <w:rsid w:val="000B2B1B"/>
    <w:rsid w:val="000B2E4F"/>
    <w:rsid w:val="000B35D0"/>
    <w:rsid w:val="000B4625"/>
    <w:rsid w:val="000B5965"/>
    <w:rsid w:val="000B615F"/>
    <w:rsid w:val="000B65A7"/>
    <w:rsid w:val="000B7ED5"/>
    <w:rsid w:val="000C33C0"/>
    <w:rsid w:val="000C4DB7"/>
    <w:rsid w:val="000C6A60"/>
    <w:rsid w:val="000D09F4"/>
    <w:rsid w:val="000D1A13"/>
    <w:rsid w:val="000D1E21"/>
    <w:rsid w:val="000D2885"/>
    <w:rsid w:val="000D3171"/>
    <w:rsid w:val="000D4874"/>
    <w:rsid w:val="000D4A97"/>
    <w:rsid w:val="000D4E8B"/>
    <w:rsid w:val="000D6AD2"/>
    <w:rsid w:val="000D6F44"/>
    <w:rsid w:val="000D72AE"/>
    <w:rsid w:val="000D7CA5"/>
    <w:rsid w:val="000E096B"/>
    <w:rsid w:val="000E2005"/>
    <w:rsid w:val="000E4178"/>
    <w:rsid w:val="000E4EA8"/>
    <w:rsid w:val="000E6525"/>
    <w:rsid w:val="000E7202"/>
    <w:rsid w:val="000E741C"/>
    <w:rsid w:val="000F02AB"/>
    <w:rsid w:val="000F0F1D"/>
    <w:rsid w:val="000F30FE"/>
    <w:rsid w:val="000F4305"/>
    <w:rsid w:val="000F494B"/>
    <w:rsid w:val="000F4C18"/>
    <w:rsid w:val="000F4C76"/>
    <w:rsid w:val="001010FD"/>
    <w:rsid w:val="00101B64"/>
    <w:rsid w:val="001031E6"/>
    <w:rsid w:val="00105A70"/>
    <w:rsid w:val="001062D8"/>
    <w:rsid w:val="00106F31"/>
    <w:rsid w:val="001117B7"/>
    <w:rsid w:val="0011280E"/>
    <w:rsid w:val="0011297D"/>
    <w:rsid w:val="001131A5"/>
    <w:rsid w:val="001134BC"/>
    <w:rsid w:val="00114586"/>
    <w:rsid w:val="00116258"/>
    <w:rsid w:val="00116332"/>
    <w:rsid w:val="00120E76"/>
    <w:rsid w:val="001222FF"/>
    <w:rsid w:val="00123762"/>
    <w:rsid w:val="001247D7"/>
    <w:rsid w:val="00124ADE"/>
    <w:rsid w:val="00125DF8"/>
    <w:rsid w:val="00126565"/>
    <w:rsid w:val="00126913"/>
    <w:rsid w:val="001312CA"/>
    <w:rsid w:val="00131E10"/>
    <w:rsid w:val="00133765"/>
    <w:rsid w:val="0013654B"/>
    <w:rsid w:val="001369A0"/>
    <w:rsid w:val="0013740B"/>
    <w:rsid w:val="0014032F"/>
    <w:rsid w:val="001405D2"/>
    <w:rsid w:val="00141CDD"/>
    <w:rsid w:val="00143731"/>
    <w:rsid w:val="00150823"/>
    <w:rsid w:val="00151399"/>
    <w:rsid w:val="0015403E"/>
    <w:rsid w:val="001555B5"/>
    <w:rsid w:val="001557AC"/>
    <w:rsid w:val="00156523"/>
    <w:rsid w:val="001601C8"/>
    <w:rsid w:val="00160F94"/>
    <w:rsid w:val="001612EA"/>
    <w:rsid w:val="00161D8B"/>
    <w:rsid w:val="00165E15"/>
    <w:rsid w:val="00170F5E"/>
    <w:rsid w:val="00171D2C"/>
    <w:rsid w:val="00172FEA"/>
    <w:rsid w:val="00173B7B"/>
    <w:rsid w:val="00173D8D"/>
    <w:rsid w:val="0017626B"/>
    <w:rsid w:val="00176824"/>
    <w:rsid w:val="001802AE"/>
    <w:rsid w:val="00180556"/>
    <w:rsid w:val="00183142"/>
    <w:rsid w:val="00184FF4"/>
    <w:rsid w:val="00187CFE"/>
    <w:rsid w:val="00191E9D"/>
    <w:rsid w:val="001943B0"/>
    <w:rsid w:val="00196252"/>
    <w:rsid w:val="001966BF"/>
    <w:rsid w:val="001A0552"/>
    <w:rsid w:val="001A0F38"/>
    <w:rsid w:val="001A3ECF"/>
    <w:rsid w:val="001A47BB"/>
    <w:rsid w:val="001A4C61"/>
    <w:rsid w:val="001A5195"/>
    <w:rsid w:val="001A60D1"/>
    <w:rsid w:val="001A6A2C"/>
    <w:rsid w:val="001A6F0F"/>
    <w:rsid w:val="001A7CBB"/>
    <w:rsid w:val="001B0564"/>
    <w:rsid w:val="001B06FF"/>
    <w:rsid w:val="001B1D3F"/>
    <w:rsid w:val="001B37A3"/>
    <w:rsid w:val="001B5B0A"/>
    <w:rsid w:val="001B6DAA"/>
    <w:rsid w:val="001B78A9"/>
    <w:rsid w:val="001C33BA"/>
    <w:rsid w:val="001C4AE9"/>
    <w:rsid w:val="001C53A7"/>
    <w:rsid w:val="001C58B2"/>
    <w:rsid w:val="001D343C"/>
    <w:rsid w:val="001D4179"/>
    <w:rsid w:val="001D437C"/>
    <w:rsid w:val="001D4DD0"/>
    <w:rsid w:val="001D5356"/>
    <w:rsid w:val="001D53CD"/>
    <w:rsid w:val="001D555C"/>
    <w:rsid w:val="001E005F"/>
    <w:rsid w:val="001E022F"/>
    <w:rsid w:val="001E12C5"/>
    <w:rsid w:val="001E1C49"/>
    <w:rsid w:val="001E2EFC"/>
    <w:rsid w:val="001E59EC"/>
    <w:rsid w:val="001E737E"/>
    <w:rsid w:val="001F2D3A"/>
    <w:rsid w:val="001F348F"/>
    <w:rsid w:val="001F4A63"/>
    <w:rsid w:val="001F7490"/>
    <w:rsid w:val="001F75E5"/>
    <w:rsid w:val="00200047"/>
    <w:rsid w:val="00200995"/>
    <w:rsid w:val="00201053"/>
    <w:rsid w:val="00201292"/>
    <w:rsid w:val="00203F8B"/>
    <w:rsid w:val="00204BD6"/>
    <w:rsid w:val="00204ECA"/>
    <w:rsid w:val="002051ED"/>
    <w:rsid w:val="00205438"/>
    <w:rsid w:val="00205514"/>
    <w:rsid w:val="00207FFD"/>
    <w:rsid w:val="002105E7"/>
    <w:rsid w:val="00212E77"/>
    <w:rsid w:val="00213AB9"/>
    <w:rsid w:val="002156EB"/>
    <w:rsid w:val="00215B90"/>
    <w:rsid w:val="002164BF"/>
    <w:rsid w:val="00216CCA"/>
    <w:rsid w:val="0022098D"/>
    <w:rsid w:val="00220A78"/>
    <w:rsid w:val="002210C5"/>
    <w:rsid w:val="0022599C"/>
    <w:rsid w:val="00226332"/>
    <w:rsid w:val="0022752B"/>
    <w:rsid w:val="002327C2"/>
    <w:rsid w:val="00232CF6"/>
    <w:rsid w:val="00233816"/>
    <w:rsid w:val="00234D7E"/>
    <w:rsid w:val="00234E7F"/>
    <w:rsid w:val="00236FC5"/>
    <w:rsid w:val="00240775"/>
    <w:rsid w:val="00240990"/>
    <w:rsid w:val="00242223"/>
    <w:rsid w:val="00242716"/>
    <w:rsid w:val="0024454C"/>
    <w:rsid w:val="0024522B"/>
    <w:rsid w:val="00250CD8"/>
    <w:rsid w:val="00251D5C"/>
    <w:rsid w:val="00251EB8"/>
    <w:rsid w:val="00253049"/>
    <w:rsid w:val="002532EB"/>
    <w:rsid w:val="002532EC"/>
    <w:rsid w:val="00254990"/>
    <w:rsid w:val="0025538A"/>
    <w:rsid w:val="00256E23"/>
    <w:rsid w:val="002572DE"/>
    <w:rsid w:val="00261298"/>
    <w:rsid w:val="00262E24"/>
    <w:rsid w:val="002631A9"/>
    <w:rsid w:val="00263984"/>
    <w:rsid w:val="00266CEF"/>
    <w:rsid w:val="002702A2"/>
    <w:rsid w:val="00270EDE"/>
    <w:rsid w:val="0027271E"/>
    <w:rsid w:val="002746B5"/>
    <w:rsid w:val="00276C41"/>
    <w:rsid w:val="00277E80"/>
    <w:rsid w:val="002838B0"/>
    <w:rsid w:val="0028453A"/>
    <w:rsid w:val="00284D76"/>
    <w:rsid w:val="0029065E"/>
    <w:rsid w:val="002928A3"/>
    <w:rsid w:val="00293991"/>
    <w:rsid w:val="00295DA9"/>
    <w:rsid w:val="00295ED8"/>
    <w:rsid w:val="00296FBC"/>
    <w:rsid w:val="00296FDD"/>
    <w:rsid w:val="002A12D6"/>
    <w:rsid w:val="002A14BB"/>
    <w:rsid w:val="002A19B9"/>
    <w:rsid w:val="002A2F18"/>
    <w:rsid w:val="002A50F3"/>
    <w:rsid w:val="002B6645"/>
    <w:rsid w:val="002C04FC"/>
    <w:rsid w:val="002C1D2E"/>
    <w:rsid w:val="002C4954"/>
    <w:rsid w:val="002C6542"/>
    <w:rsid w:val="002D1AE2"/>
    <w:rsid w:val="002D20AD"/>
    <w:rsid w:val="002D210D"/>
    <w:rsid w:val="002D245C"/>
    <w:rsid w:val="002D286F"/>
    <w:rsid w:val="002D313D"/>
    <w:rsid w:val="002D31CF"/>
    <w:rsid w:val="002D5F3E"/>
    <w:rsid w:val="002D66A9"/>
    <w:rsid w:val="002D719B"/>
    <w:rsid w:val="002E1716"/>
    <w:rsid w:val="002E22A9"/>
    <w:rsid w:val="002E2780"/>
    <w:rsid w:val="002E4394"/>
    <w:rsid w:val="002E769B"/>
    <w:rsid w:val="002E7F6B"/>
    <w:rsid w:val="002F09DA"/>
    <w:rsid w:val="002F12AB"/>
    <w:rsid w:val="002F18DA"/>
    <w:rsid w:val="002F3478"/>
    <w:rsid w:val="002F39AA"/>
    <w:rsid w:val="002F56ED"/>
    <w:rsid w:val="002F77FB"/>
    <w:rsid w:val="002F784B"/>
    <w:rsid w:val="0030287D"/>
    <w:rsid w:val="003032CE"/>
    <w:rsid w:val="003049F0"/>
    <w:rsid w:val="00313AA6"/>
    <w:rsid w:val="00313C02"/>
    <w:rsid w:val="00315100"/>
    <w:rsid w:val="0031624E"/>
    <w:rsid w:val="00320BD4"/>
    <w:rsid w:val="00320FE5"/>
    <w:rsid w:val="0032134C"/>
    <w:rsid w:val="003222FF"/>
    <w:rsid w:val="00322982"/>
    <w:rsid w:val="003233D9"/>
    <w:rsid w:val="00326738"/>
    <w:rsid w:val="003318D8"/>
    <w:rsid w:val="003327E5"/>
    <w:rsid w:val="003356D7"/>
    <w:rsid w:val="00335ACE"/>
    <w:rsid w:val="00335D0F"/>
    <w:rsid w:val="003360F9"/>
    <w:rsid w:val="0033613A"/>
    <w:rsid w:val="003411A8"/>
    <w:rsid w:val="00341DE7"/>
    <w:rsid w:val="0034462B"/>
    <w:rsid w:val="003455D3"/>
    <w:rsid w:val="00346896"/>
    <w:rsid w:val="003506C5"/>
    <w:rsid w:val="00350F05"/>
    <w:rsid w:val="003523B4"/>
    <w:rsid w:val="00353C64"/>
    <w:rsid w:val="00354414"/>
    <w:rsid w:val="00354BB6"/>
    <w:rsid w:val="00355913"/>
    <w:rsid w:val="00355C60"/>
    <w:rsid w:val="00356645"/>
    <w:rsid w:val="0035788C"/>
    <w:rsid w:val="00361993"/>
    <w:rsid w:val="0036326D"/>
    <w:rsid w:val="003646DF"/>
    <w:rsid w:val="00364B9D"/>
    <w:rsid w:val="00366CAC"/>
    <w:rsid w:val="00370164"/>
    <w:rsid w:val="00370980"/>
    <w:rsid w:val="00370C67"/>
    <w:rsid w:val="00370FC7"/>
    <w:rsid w:val="00371152"/>
    <w:rsid w:val="00375D84"/>
    <w:rsid w:val="0037732D"/>
    <w:rsid w:val="003775B3"/>
    <w:rsid w:val="003777E9"/>
    <w:rsid w:val="00381089"/>
    <w:rsid w:val="00381C81"/>
    <w:rsid w:val="003858F3"/>
    <w:rsid w:val="0038597A"/>
    <w:rsid w:val="003873E4"/>
    <w:rsid w:val="0039095D"/>
    <w:rsid w:val="00392596"/>
    <w:rsid w:val="003935EA"/>
    <w:rsid w:val="00393B4E"/>
    <w:rsid w:val="0039406B"/>
    <w:rsid w:val="0039443B"/>
    <w:rsid w:val="00394E3B"/>
    <w:rsid w:val="00395030"/>
    <w:rsid w:val="00395141"/>
    <w:rsid w:val="00395CB7"/>
    <w:rsid w:val="003965F4"/>
    <w:rsid w:val="00396A16"/>
    <w:rsid w:val="00396D47"/>
    <w:rsid w:val="00397E33"/>
    <w:rsid w:val="003A22E9"/>
    <w:rsid w:val="003A2A42"/>
    <w:rsid w:val="003A4CBD"/>
    <w:rsid w:val="003A558C"/>
    <w:rsid w:val="003A5891"/>
    <w:rsid w:val="003A762B"/>
    <w:rsid w:val="003B2738"/>
    <w:rsid w:val="003B2812"/>
    <w:rsid w:val="003B57B1"/>
    <w:rsid w:val="003B5CAD"/>
    <w:rsid w:val="003B603F"/>
    <w:rsid w:val="003B610C"/>
    <w:rsid w:val="003B61C5"/>
    <w:rsid w:val="003B67E7"/>
    <w:rsid w:val="003C3522"/>
    <w:rsid w:val="003C3DE7"/>
    <w:rsid w:val="003C3FD9"/>
    <w:rsid w:val="003C4B06"/>
    <w:rsid w:val="003C6E1A"/>
    <w:rsid w:val="003C793A"/>
    <w:rsid w:val="003C7F5C"/>
    <w:rsid w:val="003D14FC"/>
    <w:rsid w:val="003D1595"/>
    <w:rsid w:val="003D2DC5"/>
    <w:rsid w:val="003D527C"/>
    <w:rsid w:val="003D6D31"/>
    <w:rsid w:val="003D7E4B"/>
    <w:rsid w:val="003E0311"/>
    <w:rsid w:val="003E04F7"/>
    <w:rsid w:val="003E331B"/>
    <w:rsid w:val="003E5D66"/>
    <w:rsid w:val="003E6D60"/>
    <w:rsid w:val="003F06B8"/>
    <w:rsid w:val="003F25E2"/>
    <w:rsid w:val="003F5011"/>
    <w:rsid w:val="003F604C"/>
    <w:rsid w:val="003F6EB0"/>
    <w:rsid w:val="00400143"/>
    <w:rsid w:val="00400747"/>
    <w:rsid w:val="00400C33"/>
    <w:rsid w:val="0040641B"/>
    <w:rsid w:val="004064B5"/>
    <w:rsid w:val="00406ED1"/>
    <w:rsid w:val="00410A83"/>
    <w:rsid w:val="00410CEB"/>
    <w:rsid w:val="00411B64"/>
    <w:rsid w:val="00415866"/>
    <w:rsid w:val="00415992"/>
    <w:rsid w:val="00416FE0"/>
    <w:rsid w:val="004209D4"/>
    <w:rsid w:val="00420B36"/>
    <w:rsid w:val="00420BB4"/>
    <w:rsid w:val="00420FF7"/>
    <w:rsid w:val="00424701"/>
    <w:rsid w:val="00425AA9"/>
    <w:rsid w:val="00426FF6"/>
    <w:rsid w:val="004307D1"/>
    <w:rsid w:val="00430BF5"/>
    <w:rsid w:val="00441927"/>
    <w:rsid w:val="00443614"/>
    <w:rsid w:val="004437D8"/>
    <w:rsid w:val="0044477D"/>
    <w:rsid w:val="00445A02"/>
    <w:rsid w:val="004467EA"/>
    <w:rsid w:val="00447290"/>
    <w:rsid w:val="00456A5C"/>
    <w:rsid w:val="00457316"/>
    <w:rsid w:val="00461FF7"/>
    <w:rsid w:val="0046433D"/>
    <w:rsid w:val="00466854"/>
    <w:rsid w:val="0047010C"/>
    <w:rsid w:val="00470DF0"/>
    <w:rsid w:val="00470F46"/>
    <w:rsid w:val="004730D9"/>
    <w:rsid w:val="00475560"/>
    <w:rsid w:val="0047770E"/>
    <w:rsid w:val="00480FA0"/>
    <w:rsid w:val="0048142D"/>
    <w:rsid w:val="0048547E"/>
    <w:rsid w:val="00485B0D"/>
    <w:rsid w:val="00486C75"/>
    <w:rsid w:val="00486F73"/>
    <w:rsid w:val="004876B2"/>
    <w:rsid w:val="00490BB3"/>
    <w:rsid w:val="0049184D"/>
    <w:rsid w:val="00496141"/>
    <w:rsid w:val="004A019F"/>
    <w:rsid w:val="004A07C0"/>
    <w:rsid w:val="004A20A6"/>
    <w:rsid w:val="004A23FC"/>
    <w:rsid w:val="004A49C2"/>
    <w:rsid w:val="004A4DC4"/>
    <w:rsid w:val="004A6C92"/>
    <w:rsid w:val="004A71FA"/>
    <w:rsid w:val="004B00E8"/>
    <w:rsid w:val="004C33B1"/>
    <w:rsid w:val="004C3665"/>
    <w:rsid w:val="004C4192"/>
    <w:rsid w:val="004C41D3"/>
    <w:rsid w:val="004C5778"/>
    <w:rsid w:val="004C60D2"/>
    <w:rsid w:val="004C78F6"/>
    <w:rsid w:val="004C7943"/>
    <w:rsid w:val="004D024B"/>
    <w:rsid w:val="004D06F9"/>
    <w:rsid w:val="004D0E02"/>
    <w:rsid w:val="004D12A0"/>
    <w:rsid w:val="004D3F57"/>
    <w:rsid w:val="004D5300"/>
    <w:rsid w:val="004D7965"/>
    <w:rsid w:val="004E356F"/>
    <w:rsid w:val="004E72D6"/>
    <w:rsid w:val="004E7E8E"/>
    <w:rsid w:val="004F19D4"/>
    <w:rsid w:val="004F36AB"/>
    <w:rsid w:val="004F38A5"/>
    <w:rsid w:val="004F3C30"/>
    <w:rsid w:val="004F4A17"/>
    <w:rsid w:val="004F4E0F"/>
    <w:rsid w:val="004F788C"/>
    <w:rsid w:val="00500E3C"/>
    <w:rsid w:val="00500E88"/>
    <w:rsid w:val="0050123D"/>
    <w:rsid w:val="00503587"/>
    <w:rsid w:val="00510299"/>
    <w:rsid w:val="00510B50"/>
    <w:rsid w:val="00511E00"/>
    <w:rsid w:val="00513D01"/>
    <w:rsid w:val="005140D3"/>
    <w:rsid w:val="00514BCF"/>
    <w:rsid w:val="005151A1"/>
    <w:rsid w:val="005158B1"/>
    <w:rsid w:val="00516499"/>
    <w:rsid w:val="005221FA"/>
    <w:rsid w:val="0052407F"/>
    <w:rsid w:val="00525758"/>
    <w:rsid w:val="00530F5D"/>
    <w:rsid w:val="0053153F"/>
    <w:rsid w:val="005315D3"/>
    <w:rsid w:val="005326A0"/>
    <w:rsid w:val="00532A08"/>
    <w:rsid w:val="00533530"/>
    <w:rsid w:val="00536B48"/>
    <w:rsid w:val="00536D73"/>
    <w:rsid w:val="005371E1"/>
    <w:rsid w:val="00540F49"/>
    <w:rsid w:val="00541700"/>
    <w:rsid w:val="00541938"/>
    <w:rsid w:val="00542FAB"/>
    <w:rsid w:val="005444F8"/>
    <w:rsid w:val="00546ED0"/>
    <w:rsid w:val="0054782A"/>
    <w:rsid w:val="00552BE7"/>
    <w:rsid w:val="00555008"/>
    <w:rsid w:val="00555011"/>
    <w:rsid w:val="00555B5C"/>
    <w:rsid w:val="00560465"/>
    <w:rsid w:val="00561421"/>
    <w:rsid w:val="005632B0"/>
    <w:rsid w:val="00563E72"/>
    <w:rsid w:val="00564368"/>
    <w:rsid w:val="00565D61"/>
    <w:rsid w:val="00565EEF"/>
    <w:rsid w:val="0056722A"/>
    <w:rsid w:val="00567531"/>
    <w:rsid w:val="00567BB8"/>
    <w:rsid w:val="00570435"/>
    <w:rsid w:val="005718D4"/>
    <w:rsid w:val="005744FB"/>
    <w:rsid w:val="00574965"/>
    <w:rsid w:val="00574A79"/>
    <w:rsid w:val="00575289"/>
    <w:rsid w:val="00582A99"/>
    <w:rsid w:val="005835CF"/>
    <w:rsid w:val="00583F00"/>
    <w:rsid w:val="0058533A"/>
    <w:rsid w:val="00585396"/>
    <w:rsid w:val="00587906"/>
    <w:rsid w:val="00590D28"/>
    <w:rsid w:val="00591F17"/>
    <w:rsid w:val="00591FAF"/>
    <w:rsid w:val="00592370"/>
    <w:rsid w:val="00593A08"/>
    <w:rsid w:val="0059663D"/>
    <w:rsid w:val="0059748D"/>
    <w:rsid w:val="0059793C"/>
    <w:rsid w:val="005A0BBF"/>
    <w:rsid w:val="005A2EEE"/>
    <w:rsid w:val="005A4842"/>
    <w:rsid w:val="005A50BC"/>
    <w:rsid w:val="005A6F11"/>
    <w:rsid w:val="005A7474"/>
    <w:rsid w:val="005B0104"/>
    <w:rsid w:val="005B138B"/>
    <w:rsid w:val="005B44D7"/>
    <w:rsid w:val="005B4C0A"/>
    <w:rsid w:val="005B4E9F"/>
    <w:rsid w:val="005B63FE"/>
    <w:rsid w:val="005B6BB9"/>
    <w:rsid w:val="005B6F2E"/>
    <w:rsid w:val="005B7530"/>
    <w:rsid w:val="005C6DD1"/>
    <w:rsid w:val="005C7B6B"/>
    <w:rsid w:val="005C7F4A"/>
    <w:rsid w:val="005D51C2"/>
    <w:rsid w:val="005D6EC6"/>
    <w:rsid w:val="005E1136"/>
    <w:rsid w:val="005E1A27"/>
    <w:rsid w:val="005E1B0C"/>
    <w:rsid w:val="005E305E"/>
    <w:rsid w:val="005E727D"/>
    <w:rsid w:val="005E7C75"/>
    <w:rsid w:val="005F045E"/>
    <w:rsid w:val="005F09EE"/>
    <w:rsid w:val="005F0D9D"/>
    <w:rsid w:val="005F10F8"/>
    <w:rsid w:val="005F2E18"/>
    <w:rsid w:val="005F3715"/>
    <w:rsid w:val="006006B8"/>
    <w:rsid w:val="00602ADF"/>
    <w:rsid w:val="00603558"/>
    <w:rsid w:val="00604E4F"/>
    <w:rsid w:val="00605B7A"/>
    <w:rsid w:val="00610E84"/>
    <w:rsid w:val="00612D12"/>
    <w:rsid w:val="006130C7"/>
    <w:rsid w:val="00614A9F"/>
    <w:rsid w:val="00620291"/>
    <w:rsid w:val="00622E58"/>
    <w:rsid w:val="0062341A"/>
    <w:rsid w:val="00624612"/>
    <w:rsid w:val="00625849"/>
    <w:rsid w:val="00630A07"/>
    <w:rsid w:val="00632850"/>
    <w:rsid w:val="00633906"/>
    <w:rsid w:val="00633EE6"/>
    <w:rsid w:val="00637BA4"/>
    <w:rsid w:val="00640138"/>
    <w:rsid w:val="00641F34"/>
    <w:rsid w:val="0064238E"/>
    <w:rsid w:val="0064318B"/>
    <w:rsid w:val="00647BD1"/>
    <w:rsid w:val="00653D4E"/>
    <w:rsid w:val="0065466D"/>
    <w:rsid w:val="006548CF"/>
    <w:rsid w:val="00656C23"/>
    <w:rsid w:val="00657D43"/>
    <w:rsid w:val="00660355"/>
    <w:rsid w:val="00661771"/>
    <w:rsid w:val="00664361"/>
    <w:rsid w:val="0066457D"/>
    <w:rsid w:val="006649CC"/>
    <w:rsid w:val="006676DA"/>
    <w:rsid w:val="00671ED9"/>
    <w:rsid w:val="00672F09"/>
    <w:rsid w:val="0067513C"/>
    <w:rsid w:val="00675ACB"/>
    <w:rsid w:val="00676BF0"/>
    <w:rsid w:val="006777EF"/>
    <w:rsid w:val="00681871"/>
    <w:rsid w:val="00681D32"/>
    <w:rsid w:val="00683BE8"/>
    <w:rsid w:val="00685B47"/>
    <w:rsid w:val="00687DA8"/>
    <w:rsid w:val="00691611"/>
    <w:rsid w:val="00691F58"/>
    <w:rsid w:val="00693B53"/>
    <w:rsid w:val="006961EB"/>
    <w:rsid w:val="00696B41"/>
    <w:rsid w:val="00696C84"/>
    <w:rsid w:val="00697114"/>
    <w:rsid w:val="006A2014"/>
    <w:rsid w:val="006A5717"/>
    <w:rsid w:val="006A7B55"/>
    <w:rsid w:val="006B0312"/>
    <w:rsid w:val="006B06B5"/>
    <w:rsid w:val="006B0E34"/>
    <w:rsid w:val="006B2A89"/>
    <w:rsid w:val="006B36BA"/>
    <w:rsid w:val="006B37F9"/>
    <w:rsid w:val="006B629C"/>
    <w:rsid w:val="006B7D62"/>
    <w:rsid w:val="006C158C"/>
    <w:rsid w:val="006C3E5C"/>
    <w:rsid w:val="006C5418"/>
    <w:rsid w:val="006C5C39"/>
    <w:rsid w:val="006C5DF9"/>
    <w:rsid w:val="006C7852"/>
    <w:rsid w:val="006C7B44"/>
    <w:rsid w:val="006D01CF"/>
    <w:rsid w:val="006D0AC9"/>
    <w:rsid w:val="006D340F"/>
    <w:rsid w:val="006D4494"/>
    <w:rsid w:val="006D7FBF"/>
    <w:rsid w:val="006D7FDF"/>
    <w:rsid w:val="006E0304"/>
    <w:rsid w:val="006E2213"/>
    <w:rsid w:val="006E28D7"/>
    <w:rsid w:val="006E45C6"/>
    <w:rsid w:val="006E534A"/>
    <w:rsid w:val="006E6361"/>
    <w:rsid w:val="006E77D0"/>
    <w:rsid w:val="006E7EE1"/>
    <w:rsid w:val="006F182A"/>
    <w:rsid w:val="006F4EA6"/>
    <w:rsid w:val="00700E39"/>
    <w:rsid w:val="00700F94"/>
    <w:rsid w:val="00702465"/>
    <w:rsid w:val="00702A00"/>
    <w:rsid w:val="00703174"/>
    <w:rsid w:val="00703517"/>
    <w:rsid w:val="00704FB0"/>
    <w:rsid w:val="0070761E"/>
    <w:rsid w:val="007076FA"/>
    <w:rsid w:val="00707DF9"/>
    <w:rsid w:val="0071132C"/>
    <w:rsid w:val="00712435"/>
    <w:rsid w:val="0071374B"/>
    <w:rsid w:val="00716009"/>
    <w:rsid w:val="007178C4"/>
    <w:rsid w:val="007220AA"/>
    <w:rsid w:val="00722908"/>
    <w:rsid w:val="00722982"/>
    <w:rsid w:val="007233BE"/>
    <w:rsid w:val="00726C31"/>
    <w:rsid w:val="00727479"/>
    <w:rsid w:val="0073009C"/>
    <w:rsid w:val="0073142E"/>
    <w:rsid w:val="0073665C"/>
    <w:rsid w:val="00737773"/>
    <w:rsid w:val="00737FA5"/>
    <w:rsid w:val="0074430D"/>
    <w:rsid w:val="007443C9"/>
    <w:rsid w:val="007459D3"/>
    <w:rsid w:val="0074680E"/>
    <w:rsid w:val="00747673"/>
    <w:rsid w:val="0075223C"/>
    <w:rsid w:val="00752620"/>
    <w:rsid w:val="00752698"/>
    <w:rsid w:val="007530AA"/>
    <w:rsid w:val="007544F5"/>
    <w:rsid w:val="00754682"/>
    <w:rsid w:val="00755067"/>
    <w:rsid w:val="00755664"/>
    <w:rsid w:val="00756CF2"/>
    <w:rsid w:val="00760DB7"/>
    <w:rsid w:val="00763603"/>
    <w:rsid w:val="007643D9"/>
    <w:rsid w:val="00764647"/>
    <w:rsid w:val="007657E2"/>
    <w:rsid w:val="00766CA8"/>
    <w:rsid w:val="00770476"/>
    <w:rsid w:val="00771298"/>
    <w:rsid w:val="00771A54"/>
    <w:rsid w:val="00773159"/>
    <w:rsid w:val="00776505"/>
    <w:rsid w:val="007773F7"/>
    <w:rsid w:val="0078159C"/>
    <w:rsid w:val="00781609"/>
    <w:rsid w:val="00781FDA"/>
    <w:rsid w:val="00782660"/>
    <w:rsid w:val="00783C7D"/>
    <w:rsid w:val="00784116"/>
    <w:rsid w:val="00785CB8"/>
    <w:rsid w:val="00785E05"/>
    <w:rsid w:val="00787E36"/>
    <w:rsid w:val="00790413"/>
    <w:rsid w:val="00792165"/>
    <w:rsid w:val="00792717"/>
    <w:rsid w:val="00793DD5"/>
    <w:rsid w:val="0079570A"/>
    <w:rsid w:val="00797664"/>
    <w:rsid w:val="007977EC"/>
    <w:rsid w:val="007A0131"/>
    <w:rsid w:val="007A031C"/>
    <w:rsid w:val="007A0BB5"/>
    <w:rsid w:val="007A6A19"/>
    <w:rsid w:val="007A6A20"/>
    <w:rsid w:val="007B07DE"/>
    <w:rsid w:val="007B1DD9"/>
    <w:rsid w:val="007B2B55"/>
    <w:rsid w:val="007B4136"/>
    <w:rsid w:val="007B70E9"/>
    <w:rsid w:val="007B72B7"/>
    <w:rsid w:val="007B7734"/>
    <w:rsid w:val="007B7852"/>
    <w:rsid w:val="007C1B54"/>
    <w:rsid w:val="007C27B3"/>
    <w:rsid w:val="007C401C"/>
    <w:rsid w:val="007C408D"/>
    <w:rsid w:val="007C4444"/>
    <w:rsid w:val="007C5A7A"/>
    <w:rsid w:val="007C60A8"/>
    <w:rsid w:val="007C6A59"/>
    <w:rsid w:val="007C6D83"/>
    <w:rsid w:val="007D192E"/>
    <w:rsid w:val="007D24A5"/>
    <w:rsid w:val="007D36B7"/>
    <w:rsid w:val="007D42C0"/>
    <w:rsid w:val="007D4DB1"/>
    <w:rsid w:val="007D723B"/>
    <w:rsid w:val="007E163E"/>
    <w:rsid w:val="007E1C7E"/>
    <w:rsid w:val="007E34FE"/>
    <w:rsid w:val="007E3BDC"/>
    <w:rsid w:val="007E4999"/>
    <w:rsid w:val="007E5DE3"/>
    <w:rsid w:val="007F114C"/>
    <w:rsid w:val="007F18CE"/>
    <w:rsid w:val="007F56BC"/>
    <w:rsid w:val="007F7294"/>
    <w:rsid w:val="007F7513"/>
    <w:rsid w:val="0080181B"/>
    <w:rsid w:val="00801907"/>
    <w:rsid w:val="008034EF"/>
    <w:rsid w:val="00803B60"/>
    <w:rsid w:val="00804119"/>
    <w:rsid w:val="008058F9"/>
    <w:rsid w:val="00806E3A"/>
    <w:rsid w:val="00810EFE"/>
    <w:rsid w:val="00810F24"/>
    <w:rsid w:val="00812EAA"/>
    <w:rsid w:val="008140DC"/>
    <w:rsid w:val="00815A74"/>
    <w:rsid w:val="00821568"/>
    <w:rsid w:val="00824666"/>
    <w:rsid w:val="00826B91"/>
    <w:rsid w:val="00826FF3"/>
    <w:rsid w:val="008320DC"/>
    <w:rsid w:val="00832E44"/>
    <w:rsid w:val="00832FE8"/>
    <w:rsid w:val="008343D5"/>
    <w:rsid w:val="00835D0C"/>
    <w:rsid w:val="00835D58"/>
    <w:rsid w:val="00835F54"/>
    <w:rsid w:val="0083701A"/>
    <w:rsid w:val="0084464C"/>
    <w:rsid w:val="008446F7"/>
    <w:rsid w:val="008452A3"/>
    <w:rsid w:val="008466A2"/>
    <w:rsid w:val="008511BC"/>
    <w:rsid w:val="00851F3F"/>
    <w:rsid w:val="008534FE"/>
    <w:rsid w:val="00854C14"/>
    <w:rsid w:val="00855515"/>
    <w:rsid w:val="00855AC0"/>
    <w:rsid w:val="00855E8C"/>
    <w:rsid w:val="00860592"/>
    <w:rsid w:val="00863C69"/>
    <w:rsid w:val="008662DD"/>
    <w:rsid w:val="00867A5D"/>
    <w:rsid w:val="00867D19"/>
    <w:rsid w:val="00872522"/>
    <w:rsid w:val="00872726"/>
    <w:rsid w:val="0087358F"/>
    <w:rsid w:val="008736DB"/>
    <w:rsid w:val="0087509B"/>
    <w:rsid w:val="00875EC7"/>
    <w:rsid w:val="00876492"/>
    <w:rsid w:val="008764DD"/>
    <w:rsid w:val="0088005C"/>
    <w:rsid w:val="0088098D"/>
    <w:rsid w:val="0088253C"/>
    <w:rsid w:val="0088256E"/>
    <w:rsid w:val="00882650"/>
    <w:rsid w:val="008829E7"/>
    <w:rsid w:val="008835BD"/>
    <w:rsid w:val="00883F23"/>
    <w:rsid w:val="00884E20"/>
    <w:rsid w:val="00891B6A"/>
    <w:rsid w:val="00892228"/>
    <w:rsid w:val="00892CD8"/>
    <w:rsid w:val="00893AFD"/>
    <w:rsid w:val="00894144"/>
    <w:rsid w:val="00894B5E"/>
    <w:rsid w:val="00896E46"/>
    <w:rsid w:val="008971FF"/>
    <w:rsid w:val="00897883"/>
    <w:rsid w:val="00897E38"/>
    <w:rsid w:val="008A1294"/>
    <w:rsid w:val="008A4B3E"/>
    <w:rsid w:val="008A6748"/>
    <w:rsid w:val="008A70AA"/>
    <w:rsid w:val="008B02FE"/>
    <w:rsid w:val="008B2E31"/>
    <w:rsid w:val="008B5E44"/>
    <w:rsid w:val="008B72AB"/>
    <w:rsid w:val="008C15DC"/>
    <w:rsid w:val="008C3C08"/>
    <w:rsid w:val="008C6864"/>
    <w:rsid w:val="008C6AA6"/>
    <w:rsid w:val="008C7C47"/>
    <w:rsid w:val="008C7D20"/>
    <w:rsid w:val="008C7D3B"/>
    <w:rsid w:val="008D144E"/>
    <w:rsid w:val="008D1E2E"/>
    <w:rsid w:val="008D2D67"/>
    <w:rsid w:val="008D41B5"/>
    <w:rsid w:val="008E0385"/>
    <w:rsid w:val="008E04E2"/>
    <w:rsid w:val="008E20FA"/>
    <w:rsid w:val="008E439F"/>
    <w:rsid w:val="008E44F2"/>
    <w:rsid w:val="008E6511"/>
    <w:rsid w:val="008F3DAD"/>
    <w:rsid w:val="008F6A6F"/>
    <w:rsid w:val="00901008"/>
    <w:rsid w:val="0090508B"/>
    <w:rsid w:val="00905888"/>
    <w:rsid w:val="009062F1"/>
    <w:rsid w:val="00907726"/>
    <w:rsid w:val="00907E67"/>
    <w:rsid w:val="009131E6"/>
    <w:rsid w:val="009154A9"/>
    <w:rsid w:val="00915B9B"/>
    <w:rsid w:val="00922335"/>
    <w:rsid w:val="0092570D"/>
    <w:rsid w:val="0092677B"/>
    <w:rsid w:val="0092737F"/>
    <w:rsid w:val="00927651"/>
    <w:rsid w:val="00927E26"/>
    <w:rsid w:val="00930B52"/>
    <w:rsid w:val="00930DF6"/>
    <w:rsid w:val="00931A6F"/>
    <w:rsid w:val="00932157"/>
    <w:rsid w:val="009322E0"/>
    <w:rsid w:val="00932436"/>
    <w:rsid w:val="009326DB"/>
    <w:rsid w:val="009352FA"/>
    <w:rsid w:val="009364A3"/>
    <w:rsid w:val="00937019"/>
    <w:rsid w:val="00937A19"/>
    <w:rsid w:val="00940E1C"/>
    <w:rsid w:val="00940F44"/>
    <w:rsid w:val="009411D1"/>
    <w:rsid w:val="009428F1"/>
    <w:rsid w:val="009440EC"/>
    <w:rsid w:val="00944E90"/>
    <w:rsid w:val="009451AA"/>
    <w:rsid w:val="00945655"/>
    <w:rsid w:val="00950AEA"/>
    <w:rsid w:val="00950EE2"/>
    <w:rsid w:val="009514B9"/>
    <w:rsid w:val="00952DD2"/>
    <w:rsid w:val="0095369C"/>
    <w:rsid w:val="00954216"/>
    <w:rsid w:val="009559E0"/>
    <w:rsid w:val="00956335"/>
    <w:rsid w:val="00960B57"/>
    <w:rsid w:val="00960B59"/>
    <w:rsid w:val="00961D48"/>
    <w:rsid w:val="00962AE5"/>
    <w:rsid w:val="0096304F"/>
    <w:rsid w:val="0096402F"/>
    <w:rsid w:val="00964236"/>
    <w:rsid w:val="009643EB"/>
    <w:rsid w:val="009677B4"/>
    <w:rsid w:val="009706B5"/>
    <w:rsid w:val="00970992"/>
    <w:rsid w:val="00970F8B"/>
    <w:rsid w:val="0097159E"/>
    <w:rsid w:val="00971994"/>
    <w:rsid w:val="00972803"/>
    <w:rsid w:val="00974C46"/>
    <w:rsid w:val="0097510A"/>
    <w:rsid w:val="009763C4"/>
    <w:rsid w:val="00976C5F"/>
    <w:rsid w:val="0098008B"/>
    <w:rsid w:val="00980323"/>
    <w:rsid w:val="009822AF"/>
    <w:rsid w:val="009830EE"/>
    <w:rsid w:val="0098333A"/>
    <w:rsid w:val="00983979"/>
    <w:rsid w:val="009853EA"/>
    <w:rsid w:val="00986112"/>
    <w:rsid w:val="00986EBE"/>
    <w:rsid w:val="009879FD"/>
    <w:rsid w:val="009917A5"/>
    <w:rsid w:val="00991804"/>
    <w:rsid w:val="00993CD3"/>
    <w:rsid w:val="009A0721"/>
    <w:rsid w:val="009A154A"/>
    <w:rsid w:val="009A1988"/>
    <w:rsid w:val="009A2E1A"/>
    <w:rsid w:val="009A32C1"/>
    <w:rsid w:val="009A5092"/>
    <w:rsid w:val="009A7A06"/>
    <w:rsid w:val="009A7C62"/>
    <w:rsid w:val="009B1FB3"/>
    <w:rsid w:val="009B514E"/>
    <w:rsid w:val="009B538A"/>
    <w:rsid w:val="009C116F"/>
    <w:rsid w:val="009C197A"/>
    <w:rsid w:val="009C3652"/>
    <w:rsid w:val="009C59D6"/>
    <w:rsid w:val="009C696E"/>
    <w:rsid w:val="009D164F"/>
    <w:rsid w:val="009D262F"/>
    <w:rsid w:val="009D4454"/>
    <w:rsid w:val="009D59DF"/>
    <w:rsid w:val="009D6023"/>
    <w:rsid w:val="009D626B"/>
    <w:rsid w:val="009D6D11"/>
    <w:rsid w:val="009D7B8D"/>
    <w:rsid w:val="009D7BFC"/>
    <w:rsid w:val="009D7CB6"/>
    <w:rsid w:val="009E044D"/>
    <w:rsid w:val="009E09B5"/>
    <w:rsid w:val="009E1DD8"/>
    <w:rsid w:val="009E2E6C"/>
    <w:rsid w:val="009E4E38"/>
    <w:rsid w:val="009E6F29"/>
    <w:rsid w:val="009E74E6"/>
    <w:rsid w:val="009F007F"/>
    <w:rsid w:val="009F083F"/>
    <w:rsid w:val="009F2D01"/>
    <w:rsid w:val="009F3786"/>
    <w:rsid w:val="009F4102"/>
    <w:rsid w:val="009F4883"/>
    <w:rsid w:val="009F6300"/>
    <w:rsid w:val="009F6511"/>
    <w:rsid w:val="00A01418"/>
    <w:rsid w:val="00A019DD"/>
    <w:rsid w:val="00A01F8E"/>
    <w:rsid w:val="00A03D69"/>
    <w:rsid w:val="00A047F7"/>
    <w:rsid w:val="00A061B8"/>
    <w:rsid w:val="00A06C63"/>
    <w:rsid w:val="00A1311B"/>
    <w:rsid w:val="00A14377"/>
    <w:rsid w:val="00A14E31"/>
    <w:rsid w:val="00A14ED4"/>
    <w:rsid w:val="00A16AE6"/>
    <w:rsid w:val="00A207DE"/>
    <w:rsid w:val="00A2302B"/>
    <w:rsid w:val="00A254BA"/>
    <w:rsid w:val="00A2564E"/>
    <w:rsid w:val="00A26BDB"/>
    <w:rsid w:val="00A26E9E"/>
    <w:rsid w:val="00A3002E"/>
    <w:rsid w:val="00A315FB"/>
    <w:rsid w:val="00A33FEB"/>
    <w:rsid w:val="00A36245"/>
    <w:rsid w:val="00A36813"/>
    <w:rsid w:val="00A36DAA"/>
    <w:rsid w:val="00A40308"/>
    <w:rsid w:val="00A44B57"/>
    <w:rsid w:val="00A44B9E"/>
    <w:rsid w:val="00A44CAA"/>
    <w:rsid w:val="00A45254"/>
    <w:rsid w:val="00A508E3"/>
    <w:rsid w:val="00A5225F"/>
    <w:rsid w:val="00A56AE1"/>
    <w:rsid w:val="00A578D0"/>
    <w:rsid w:val="00A61692"/>
    <w:rsid w:val="00A645EF"/>
    <w:rsid w:val="00A67248"/>
    <w:rsid w:val="00A70C44"/>
    <w:rsid w:val="00A7198F"/>
    <w:rsid w:val="00A71DCC"/>
    <w:rsid w:val="00A744DD"/>
    <w:rsid w:val="00A74996"/>
    <w:rsid w:val="00A7686D"/>
    <w:rsid w:val="00A826B4"/>
    <w:rsid w:val="00A8360C"/>
    <w:rsid w:val="00A84390"/>
    <w:rsid w:val="00A862E5"/>
    <w:rsid w:val="00A874F0"/>
    <w:rsid w:val="00A934FA"/>
    <w:rsid w:val="00A94FE6"/>
    <w:rsid w:val="00A95BE4"/>
    <w:rsid w:val="00AA0CF1"/>
    <w:rsid w:val="00AA1279"/>
    <w:rsid w:val="00AA1B04"/>
    <w:rsid w:val="00AA3281"/>
    <w:rsid w:val="00AA33D5"/>
    <w:rsid w:val="00AA3A48"/>
    <w:rsid w:val="00AA3F49"/>
    <w:rsid w:val="00AA6238"/>
    <w:rsid w:val="00AA6392"/>
    <w:rsid w:val="00AA787D"/>
    <w:rsid w:val="00AB0551"/>
    <w:rsid w:val="00AB12CE"/>
    <w:rsid w:val="00AB26E9"/>
    <w:rsid w:val="00AB5567"/>
    <w:rsid w:val="00AB641A"/>
    <w:rsid w:val="00AB6932"/>
    <w:rsid w:val="00AC0043"/>
    <w:rsid w:val="00AC1590"/>
    <w:rsid w:val="00AC162E"/>
    <w:rsid w:val="00AD21BC"/>
    <w:rsid w:val="00AD25B0"/>
    <w:rsid w:val="00AD2CAB"/>
    <w:rsid w:val="00AD4173"/>
    <w:rsid w:val="00AD5BFB"/>
    <w:rsid w:val="00AE4A3A"/>
    <w:rsid w:val="00AE6A2D"/>
    <w:rsid w:val="00AF1026"/>
    <w:rsid w:val="00AF1BE5"/>
    <w:rsid w:val="00AF2910"/>
    <w:rsid w:val="00AF3041"/>
    <w:rsid w:val="00AF351A"/>
    <w:rsid w:val="00AF3B0A"/>
    <w:rsid w:val="00AF432C"/>
    <w:rsid w:val="00AF6560"/>
    <w:rsid w:val="00AF672A"/>
    <w:rsid w:val="00B002DE"/>
    <w:rsid w:val="00B00923"/>
    <w:rsid w:val="00B06437"/>
    <w:rsid w:val="00B06455"/>
    <w:rsid w:val="00B06E7A"/>
    <w:rsid w:val="00B074E9"/>
    <w:rsid w:val="00B07828"/>
    <w:rsid w:val="00B11C0D"/>
    <w:rsid w:val="00B15EF5"/>
    <w:rsid w:val="00B1612F"/>
    <w:rsid w:val="00B21EA8"/>
    <w:rsid w:val="00B22746"/>
    <w:rsid w:val="00B22BBA"/>
    <w:rsid w:val="00B24F52"/>
    <w:rsid w:val="00B2519A"/>
    <w:rsid w:val="00B26BC5"/>
    <w:rsid w:val="00B3184B"/>
    <w:rsid w:val="00B33E1C"/>
    <w:rsid w:val="00B34650"/>
    <w:rsid w:val="00B35BA2"/>
    <w:rsid w:val="00B37472"/>
    <w:rsid w:val="00B376E9"/>
    <w:rsid w:val="00B418BE"/>
    <w:rsid w:val="00B422AF"/>
    <w:rsid w:val="00B430E2"/>
    <w:rsid w:val="00B43EF5"/>
    <w:rsid w:val="00B446C8"/>
    <w:rsid w:val="00B46BA9"/>
    <w:rsid w:val="00B46E13"/>
    <w:rsid w:val="00B47E7F"/>
    <w:rsid w:val="00B507F8"/>
    <w:rsid w:val="00B51C08"/>
    <w:rsid w:val="00B51F7E"/>
    <w:rsid w:val="00B52CDC"/>
    <w:rsid w:val="00B53DD3"/>
    <w:rsid w:val="00B57403"/>
    <w:rsid w:val="00B577F5"/>
    <w:rsid w:val="00B60D5A"/>
    <w:rsid w:val="00B61710"/>
    <w:rsid w:val="00B6181D"/>
    <w:rsid w:val="00B65D2D"/>
    <w:rsid w:val="00B668AD"/>
    <w:rsid w:val="00B70974"/>
    <w:rsid w:val="00B70B0A"/>
    <w:rsid w:val="00B71B27"/>
    <w:rsid w:val="00B75D2F"/>
    <w:rsid w:val="00B8531E"/>
    <w:rsid w:val="00B85326"/>
    <w:rsid w:val="00B853C5"/>
    <w:rsid w:val="00B85993"/>
    <w:rsid w:val="00B85D12"/>
    <w:rsid w:val="00B86F94"/>
    <w:rsid w:val="00B90DB3"/>
    <w:rsid w:val="00B9315B"/>
    <w:rsid w:val="00B941D4"/>
    <w:rsid w:val="00B94340"/>
    <w:rsid w:val="00B953FF"/>
    <w:rsid w:val="00B9702F"/>
    <w:rsid w:val="00B97DFD"/>
    <w:rsid w:val="00BA2746"/>
    <w:rsid w:val="00BA2A9F"/>
    <w:rsid w:val="00BA34B8"/>
    <w:rsid w:val="00BA4F69"/>
    <w:rsid w:val="00BA6929"/>
    <w:rsid w:val="00BA6AFC"/>
    <w:rsid w:val="00BB11DE"/>
    <w:rsid w:val="00BB141E"/>
    <w:rsid w:val="00BB1526"/>
    <w:rsid w:val="00BB2B9F"/>
    <w:rsid w:val="00BB2CD6"/>
    <w:rsid w:val="00BB4B93"/>
    <w:rsid w:val="00BB5D85"/>
    <w:rsid w:val="00BB7806"/>
    <w:rsid w:val="00BB7B88"/>
    <w:rsid w:val="00BC1765"/>
    <w:rsid w:val="00BC2970"/>
    <w:rsid w:val="00BC448D"/>
    <w:rsid w:val="00BC51D1"/>
    <w:rsid w:val="00BD0152"/>
    <w:rsid w:val="00BD1ACB"/>
    <w:rsid w:val="00BD2664"/>
    <w:rsid w:val="00BD4EC0"/>
    <w:rsid w:val="00BD5094"/>
    <w:rsid w:val="00BD65D6"/>
    <w:rsid w:val="00BE2FB9"/>
    <w:rsid w:val="00BE335E"/>
    <w:rsid w:val="00BE57BD"/>
    <w:rsid w:val="00BE7B0E"/>
    <w:rsid w:val="00BF0477"/>
    <w:rsid w:val="00BF04FA"/>
    <w:rsid w:val="00BF4AA8"/>
    <w:rsid w:val="00BF4ED2"/>
    <w:rsid w:val="00C0130D"/>
    <w:rsid w:val="00C01F70"/>
    <w:rsid w:val="00C024CF"/>
    <w:rsid w:val="00C03C67"/>
    <w:rsid w:val="00C057B3"/>
    <w:rsid w:val="00C05D5D"/>
    <w:rsid w:val="00C06A29"/>
    <w:rsid w:val="00C077D8"/>
    <w:rsid w:val="00C11BB1"/>
    <w:rsid w:val="00C11BF7"/>
    <w:rsid w:val="00C128C4"/>
    <w:rsid w:val="00C16E6D"/>
    <w:rsid w:val="00C211C5"/>
    <w:rsid w:val="00C24AA6"/>
    <w:rsid w:val="00C3004A"/>
    <w:rsid w:val="00C309C9"/>
    <w:rsid w:val="00C34B36"/>
    <w:rsid w:val="00C3508E"/>
    <w:rsid w:val="00C37917"/>
    <w:rsid w:val="00C405BF"/>
    <w:rsid w:val="00C41BD6"/>
    <w:rsid w:val="00C43D2B"/>
    <w:rsid w:val="00C452B5"/>
    <w:rsid w:val="00C45A63"/>
    <w:rsid w:val="00C47570"/>
    <w:rsid w:val="00C47C40"/>
    <w:rsid w:val="00C52A73"/>
    <w:rsid w:val="00C53570"/>
    <w:rsid w:val="00C53F68"/>
    <w:rsid w:val="00C542BA"/>
    <w:rsid w:val="00C5494F"/>
    <w:rsid w:val="00C558AC"/>
    <w:rsid w:val="00C5590C"/>
    <w:rsid w:val="00C5725F"/>
    <w:rsid w:val="00C57EE8"/>
    <w:rsid w:val="00C61CEC"/>
    <w:rsid w:val="00C63724"/>
    <w:rsid w:val="00C6443A"/>
    <w:rsid w:val="00C66039"/>
    <w:rsid w:val="00C705AE"/>
    <w:rsid w:val="00C71915"/>
    <w:rsid w:val="00C7208A"/>
    <w:rsid w:val="00C72BA2"/>
    <w:rsid w:val="00C74148"/>
    <w:rsid w:val="00C7686D"/>
    <w:rsid w:val="00C76A51"/>
    <w:rsid w:val="00C81392"/>
    <w:rsid w:val="00C81A2B"/>
    <w:rsid w:val="00C81A77"/>
    <w:rsid w:val="00C82F24"/>
    <w:rsid w:val="00C85388"/>
    <w:rsid w:val="00C85C48"/>
    <w:rsid w:val="00C85EFC"/>
    <w:rsid w:val="00C864EB"/>
    <w:rsid w:val="00C86B3D"/>
    <w:rsid w:val="00C901FD"/>
    <w:rsid w:val="00C90C49"/>
    <w:rsid w:val="00C92C5E"/>
    <w:rsid w:val="00C9759E"/>
    <w:rsid w:val="00C97822"/>
    <w:rsid w:val="00C97899"/>
    <w:rsid w:val="00CA028F"/>
    <w:rsid w:val="00CA09EE"/>
    <w:rsid w:val="00CA0C65"/>
    <w:rsid w:val="00CA3AD5"/>
    <w:rsid w:val="00CA4B9C"/>
    <w:rsid w:val="00CA5D80"/>
    <w:rsid w:val="00CA62B1"/>
    <w:rsid w:val="00CA6E95"/>
    <w:rsid w:val="00CA707A"/>
    <w:rsid w:val="00CB0D29"/>
    <w:rsid w:val="00CB1F03"/>
    <w:rsid w:val="00CB2DD8"/>
    <w:rsid w:val="00CB4560"/>
    <w:rsid w:val="00CB5787"/>
    <w:rsid w:val="00CB6E54"/>
    <w:rsid w:val="00CB7309"/>
    <w:rsid w:val="00CC20D8"/>
    <w:rsid w:val="00CC3981"/>
    <w:rsid w:val="00CC6B7F"/>
    <w:rsid w:val="00CC6C4E"/>
    <w:rsid w:val="00CD31DD"/>
    <w:rsid w:val="00CD32E1"/>
    <w:rsid w:val="00CD35D1"/>
    <w:rsid w:val="00CD50F4"/>
    <w:rsid w:val="00CD6074"/>
    <w:rsid w:val="00CD6CBC"/>
    <w:rsid w:val="00CD6E33"/>
    <w:rsid w:val="00CD7462"/>
    <w:rsid w:val="00CE14FD"/>
    <w:rsid w:val="00CE3951"/>
    <w:rsid w:val="00CE3D27"/>
    <w:rsid w:val="00CE57A9"/>
    <w:rsid w:val="00CE5E5C"/>
    <w:rsid w:val="00CE7D7B"/>
    <w:rsid w:val="00CF020B"/>
    <w:rsid w:val="00CF21E3"/>
    <w:rsid w:val="00CF44B6"/>
    <w:rsid w:val="00CF47A4"/>
    <w:rsid w:val="00CF5DA8"/>
    <w:rsid w:val="00CF60BC"/>
    <w:rsid w:val="00CF7784"/>
    <w:rsid w:val="00D0117E"/>
    <w:rsid w:val="00D029E8"/>
    <w:rsid w:val="00D029F4"/>
    <w:rsid w:val="00D05A24"/>
    <w:rsid w:val="00D05D2B"/>
    <w:rsid w:val="00D10065"/>
    <w:rsid w:val="00D1010E"/>
    <w:rsid w:val="00D1245D"/>
    <w:rsid w:val="00D126F5"/>
    <w:rsid w:val="00D15CFB"/>
    <w:rsid w:val="00D203BA"/>
    <w:rsid w:val="00D21484"/>
    <w:rsid w:val="00D22A36"/>
    <w:rsid w:val="00D22A5C"/>
    <w:rsid w:val="00D23A24"/>
    <w:rsid w:val="00D24C01"/>
    <w:rsid w:val="00D3063F"/>
    <w:rsid w:val="00D30812"/>
    <w:rsid w:val="00D33FEF"/>
    <w:rsid w:val="00D35212"/>
    <w:rsid w:val="00D36481"/>
    <w:rsid w:val="00D376A2"/>
    <w:rsid w:val="00D406C4"/>
    <w:rsid w:val="00D416BC"/>
    <w:rsid w:val="00D417A3"/>
    <w:rsid w:val="00D41819"/>
    <w:rsid w:val="00D429DE"/>
    <w:rsid w:val="00D465C0"/>
    <w:rsid w:val="00D4778E"/>
    <w:rsid w:val="00D50474"/>
    <w:rsid w:val="00D506D6"/>
    <w:rsid w:val="00D52658"/>
    <w:rsid w:val="00D52C29"/>
    <w:rsid w:val="00D54089"/>
    <w:rsid w:val="00D54A05"/>
    <w:rsid w:val="00D5501C"/>
    <w:rsid w:val="00D571D4"/>
    <w:rsid w:val="00D6038E"/>
    <w:rsid w:val="00D60C9B"/>
    <w:rsid w:val="00D60E15"/>
    <w:rsid w:val="00D61722"/>
    <w:rsid w:val="00D659B6"/>
    <w:rsid w:val="00D66115"/>
    <w:rsid w:val="00D66E17"/>
    <w:rsid w:val="00D73D14"/>
    <w:rsid w:val="00D73F62"/>
    <w:rsid w:val="00D74D72"/>
    <w:rsid w:val="00D75C01"/>
    <w:rsid w:val="00D76F93"/>
    <w:rsid w:val="00D811E2"/>
    <w:rsid w:val="00D837E2"/>
    <w:rsid w:val="00D84F07"/>
    <w:rsid w:val="00D850BD"/>
    <w:rsid w:val="00D87C27"/>
    <w:rsid w:val="00D903A8"/>
    <w:rsid w:val="00D92AB0"/>
    <w:rsid w:val="00D9311B"/>
    <w:rsid w:val="00D93915"/>
    <w:rsid w:val="00D93E01"/>
    <w:rsid w:val="00D94081"/>
    <w:rsid w:val="00D94126"/>
    <w:rsid w:val="00D94E02"/>
    <w:rsid w:val="00D962B7"/>
    <w:rsid w:val="00D974C6"/>
    <w:rsid w:val="00DA1803"/>
    <w:rsid w:val="00DA2E83"/>
    <w:rsid w:val="00DA332D"/>
    <w:rsid w:val="00DA4BAF"/>
    <w:rsid w:val="00DB1F85"/>
    <w:rsid w:val="00DB28C2"/>
    <w:rsid w:val="00DB369A"/>
    <w:rsid w:val="00DB4FAC"/>
    <w:rsid w:val="00DB5676"/>
    <w:rsid w:val="00DC1A6B"/>
    <w:rsid w:val="00DC2969"/>
    <w:rsid w:val="00DD1E02"/>
    <w:rsid w:val="00DD2ABE"/>
    <w:rsid w:val="00DD3B5F"/>
    <w:rsid w:val="00DD4201"/>
    <w:rsid w:val="00DE0DE5"/>
    <w:rsid w:val="00DE1005"/>
    <w:rsid w:val="00DE1986"/>
    <w:rsid w:val="00DE3CA0"/>
    <w:rsid w:val="00DE496B"/>
    <w:rsid w:val="00DE79BF"/>
    <w:rsid w:val="00DE7B5D"/>
    <w:rsid w:val="00DF1B26"/>
    <w:rsid w:val="00DF2B27"/>
    <w:rsid w:val="00DF427B"/>
    <w:rsid w:val="00DF6585"/>
    <w:rsid w:val="00DF6FD5"/>
    <w:rsid w:val="00DF76F4"/>
    <w:rsid w:val="00E01853"/>
    <w:rsid w:val="00E02E15"/>
    <w:rsid w:val="00E04291"/>
    <w:rsid w:val="00E04813"/>
    <w:rsid w:val="00E073E4"/>
    <w:rsid w:val="00E1032C"/>
    <w:rsid w:val="00E12D02"/>
    <w:rsid w:val="00E177F2"/>
    <w:rsid w:val="00E22535"/>
    <w:rsid w:val="00E23705"/>
    <w:rsid w:val="00E24417"/>
    <w:rsid w:val="00E24662"/>
    <w:rsid w:val="00E24CE0"/>
    <w:rsid w:val="00E253CE"/>
    <w:rsid w:val="00E25C0F"/>
    <w:rsid w:val="00E308C4"/>
    <w:rsid w:val="00E30EF3"/>
    <w:rsid w:val="00E31D52"/>
    <w:rsid w:val="00E32362"/>
    <w:rsid w:val="00E33C0C"/>
    <w:rsid w:val="00E345FD"/>
    <w:rsid w:val="00E34635"/>
    <w:rsid w:val="00E36F5F"/>
    <w:rsid w:val="00E4058E"/>
    <w:rsid w:val="00E422D4"/>
    <w:rsid w:val="00E4343E"/>
    <w:rsid w:val="00E43679"/>
    <w:rsid w:val="00E43CD6"/>
    <w:rsid w:val="00E459D7"/>
    <w:rsid w:val="00E46CD2"/>
    <w:rsid w:val="00E473B6"/>
    <w:rsid w:val="00E474BA"/>
    <w:rsid w:val="00E4793C"/>
    <w:rsid w:val="00E47EC6"/>
    <w:rsid w:val="00E50956"/>
    <w:rsid w:val="00E514D6"/>
    <w:rsid w:val="00E52BD3"/>
    <w:rsid w:val="00E5426A"/>
    <w:rsid w:val="00E548B8"/>
    <w:rsid w:val="00E5513C"/>
    <w:rsid w:val="00E554A8"/>
    <w:rsid w:val="00E5799C"/>
    <w:rsid w:val="00E6614F"/>
    <w:rsid w:val="00E67D6C"/>
    <w:rsid w:val="00E70B09"/>
    <w:rsid w:val="00E70DD5"/>
    <w:rsid w:val="00E72B62"/>
    <w:rsid w:val="00E733B8"/>
    <w:rsid w:val="00E737C0"/>
    <w:rsid w:val="00E7593D"/>
    <w:rsid w:val="00E76A82"/>
    <w:rsid w:val="00E77170"/>
    <w:rsid w:val="00E832A7"/>
    <w:rsid w:val="00E83BFC"/>
    <w:rsid w:val="00E84388"/>
    <w:rsid w:val="00E872C6"/>
    <w:rsid w:val="00E90DB6"/>
    <w:rsid w:val="00E90E6B"/>
    <w:rsid w:val="00E92295"/>
    <w:rsid w:val="00E92846"/>
    <w:rsid w:val="00E941E7"/>
    <w:rsid w:val="00E97AA4"/>
    <w:rsid w:val="00EA08AA"/>
    <w:rsid w:val="00EA0E37"/>
    <w:rsid w:val="00EA15B5"/>
    <w:rsid w:val="00EA30B2"/>
    <w:rsid w:val="00EA5C50"/>
    <w:rsid w:val="00EA7911"/>
    <w:rsid w:val="00EB133E"/>
    <w:rsid w:val="00EB2870"/>
    <w:rsid w:val="00EB3167"/>
    <w:rsid w:val="00EB3731"/>
    <w:rsid w:val="00EB4589"/>
    <w:rsid w:val="00EB50E6"/>
    <w:rsid w:val="00EB5554"/>
    <w:rsid w:val="00EB68EB"/>
    <w:rsid w:val="00EB7B0A"/>
    <w:rsid w:val="00EC288C"/>
    <w:rsid w:val="00EC42CD"/>
    <w:rsid w:val="00EC613C"/>
    <w:rsid w:val="00EC61A4"/>
    <w:rsid w:val="00ED032E"/>
    <w:rsid w:val="00ED1F0D"/>
    <w:rsid w:val="00ED27F1"/>
    <w:rsid w:val="00ED2827"/>
    <w:rsid w:val="00ED2F00"/>
    <w:rsid w:val="00ED33D5"/>
    <w:rsid w:val="00ED40CA"/>
    <w:rsid w:val="00ED435D"/>
    <w:rsid w:val="00ED5AF9"/>
    <w:rsid w:val="00ED5D4E"/>
    <w:rsid w:val="00EE13EA"/>
    <w:rsid w:val="00EE17F7"/>
    <w:rsid w:val="00EE2614"/>
    <w:rsid w:val="00EE3116"/>
    <w:rsid w:val="00EE4477"/>
    <w:rsid w:val="00EE595C"/>
    <w:rsid w:val="00EE75BE"/>
    <w:rsid w:val="00EF2E40"/>
    <w:rsid w:val="00EF2ECC"/>
    <w:rsid w:val="00EF62FC"/>
    <w:rsid w:val="00EF7F4D"/>
    <w:rsid w:val="00F01316"/>
    <w:rsid w:val="00F017D5"/>
    <w:rsid w:val="00F04879"/>
    <w:rsid w:val="00F05666"/>
    <w:rsid w:val="00F07B7F"/>
    <w:rsid w:val="00F14666"/>
    <w:rsid w:val="00F170B3"/>
    <w:rsid w:val="00F207BF"/>
    <w:rsid w:val="00F211DC"/>
    <w:rsid w:val="00F21671"/>
    <w:rsid w:val="00F228C3"/>
    <w:rsid w:val="00F27A71"/>
    <w:rsid w:val="00F31B3A"/>
    <w:rsid w:val="00F336F9"/>
    <w:rsid w:val="00F36A54"/>
    <w:rsid w:val="00F3756F"/>
    <w:rsid w:val="00F4001C"/>
    <w:rsid w:val="00F47915"/>
    <w:rsid w:val="00F5008A"/>
    <w:rsid w:val="00F509C0"/>
    <w:rsid w:val="00F51CF4"/>
    <w:rsid w:val="00F55287"/>
    <w:rsid w:val="00F55619"/>
    <w:rsid w:val="00F6009A"/>
    <w:rsid w:val="00F60943"/>
    <w:rsid w:val="00F60B27"/>
    <w:rsid w:val="00F62418"/>
    <w:rsid w:val="00F6317F"/>
    <w:rsid w:val="00F65AB0"/>
    <w:rsid w:val="00F662A1"/>
    <w:rsid w:val="00F6643C"/>
    <w:rsid w:val="00F7052A"/>
    <w:rsid w:val="00F70586"/>
    <w:rsid w:val="00F70FEA"/>
    <w:rsid w:val="00F722B4"/>
    <w:rsid w:val="00F75A9E"/>
    <w:rsid w:val="00F75CD2"/>
    <w:rsid w:val="00F803B3"/>
    <w:rsid w:val="00F80DB7"/>
    <w:rsid w:val="00F81350"/>
    <w:rsid w:val="00F820A5"/>
    <w:rsid w:val="00F8353E"/>
    <w:rsid w:val="00F83A6D"/>
    <w:rsid w:val="00F84B2F"/>
    <w:rsid w:val="00F858BA"/>
    <w:rsid w:val="00F864EB"/>
    <w:rsid w:val="00F922CE"/>
    <w:rsid w:val="00F92D71"/>
    <w:rsid w:val="00F95E0D"/>
    <w:rsid w:val="00F97FD8"/>
    <w:rsid w:val="00FA0197"/>
    <w:rsid w:val="00FA09D1"/>
    <w:rsid w:val="00FA0FAD"/>
    <w:rsid w:val="00FA45F7"/>
    <w:rsid w:val="00FA49F2"/>
    <w:rsid w:val="00FB03B6"/>
    <w:rsid w:val="00FB1EB9"/>
    <w:rsid w:val="00FB3189"/>
    <w:rsid w:val="00FB650E"/>
    <w:rsid w:val="00FC1431"/>
    <w:rsid w:val="00FC425A"/>
    <w:rsid w:val="00FC4E52"/>
    <w:rsid w:val="00FC4F2C"/>
    <w:rsid w:val="00FC5263"/>
    <w:rsid w:val="00FC6AA6"/>
    <w:rsid w:val="00FD18BF"/>
    <w:rsid w:val="00FD3AE2"/>
    <w:rsid w:val="00FD471A"/>
    <w:rsid w:val="00FD6AB1"/>
    <w:rsid w:val="00FD70E2"/>
    <w:rsid w:val="00FE06FC"/>
    <w:rsid w:val="00FE0AC3"/>
    <w:rsid w:val="00FE0D18"/>
    <w:rsid w:val="00FE23DF"/>
    <w:rsid w:val="00FE2F9E"/>
    <w:rsid w:val="00FE49D0"/>
    <w:rsid w:val="00FE5103"/>
    <w:rsid w:val="00FE5245"/>
    <w:rsid w:val="00FE5C0D"/>
    <w:rsid w:val="00FE6FFD"/>
    <w:rsid w:val="00FF0798"/>
    <w:rsid w:val="00FF3427"/>
    <w:rsid w:val="00FF3C8F"/>
    <w:rsid w:val="00FF5552"/>
    <w:rsid w:val="00FF7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F856"/>
  <w15:docId w15:val="{07BE731F-CD94-4392-BDDA-30516E3F8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637B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726C31"/>
    <w:rPr>
      <w:b/>
      <w:bCs/>
    </w:rPr>
  </w:style>
  <w:style w:type="character" w:customStyle="1" w:styleId="CommentSubjectChar">
    <w:name w:val="Comment Subject Char"/>
    <w:basedOn w:val="CommentTextChar"/>
    <w:link w:val="CommentSubject"/>
    <w:uiPriority w:val="99"/>
    <w:semiHidden/>
    <w:rsid w:val="00726C31"/>
    <w:rPr>
      <w:b/>
      <w:bCs/>
      <w:sz w:val="20"/>
      <w:szCs w:val="20"/>
    </w:rPr>
  </w:style>
  <w:style w:type="paragraph" w:styleId="Bibliography">
    <w:name w:val="Bibliography"/>
    <w:basedOn w:val="Normal"/>
    <w:next w:val="Normal"/>
    <w:uiPriority w:val="37"/>
    <w:unhideWhenUsed/>
    <w:rsid w:val="00E554A8"/>
    <w:pPr>
      <w:spacing w:line="240" w:lineRule="auto"/>
      <w:ind w:left="720" w:hanging="720"/>
    </w:pPr>
  </w:style>
  <w:style w:type="character" w:styleId="LineNumber">
    <w:name w:val="line number"/>
    <w:basedOn w:val="DefaultParagraphFont"/>
    <w:uiPriority w:val="99"/>
    <w:semiHidden/>
    <w:unhideWhenUsed/>
    <w:rsid w:val="00D24C01"/>
  </w:style>
  <w:style w:type="character" w:styleId="PlaceholderText">
    <w:name w:val="Placeholder Text"/>
    <w:basedOn w:val="DefaultParagraphFont"/>
    <w:uiPriority w:val="99"/>
    <w:semiHidden/>
    <w:rsid w:val="000E096B"/>
    <w:rPr>
      <w:color w:val="808080"/>
    </w:rPr>
  </w:style>
  <w:style w:type="paragraph" w:styleId="Revision">
    <w:name w:val="Revision"/>
    <w:hidden/>
    <w:uiPriority w:val="99"/>
    <w:semiHidden/>
    <w:rsid w:val="000E4EA8"/>
    <w:pPr>
      <w:spacing w:line="240" w:lineRule="auto"/>
    </w:pPr>
  </w:style>
  <w:style w:type="paragraph" w:styleId="ListParagraph">
    <w:name w:val="List Paragraph"/>
    <w:basedOn w:val="Normal"/>
    <w:uiPriority w:val="34"/>
    <w:qFormat/>
    <w:rsid w:val="00633906"/>
    <w:pPr>
      <w:ind w:left="720"/>
      <w:contextualSpacing/>
    </w:pPr>
  </w:style>
  <w:style w:type="character" w:styleId="Hyperlink">
    <w:name w:val="Hyperlink"/>
    <w:basedOn w:val="DefaultParagraphFont"/>
    <w:uiPriority w:val="99"/>
    <w:unhideWhenUsed/>
    <w:rsid w:val="00FC425A"/>
    <w:rPr>
      <w:color w:val="0000FF" w:themeColor="hyperlink"/>
      <w:u w:val="single"/>
    </w:rPr>
  </w:style>
  <w:style w:type="character" w:customStyle="1" w:styleId="UnresolvedMention1">
    <w:name w:val="Unresolved Mention1"/>
    <w:basedOn w:val="DefaultParagraphFont"/>
    <w:uiPriority w:val="99"/>
    <w:semiHidden/>
    <w:unhideWhenUsed/>
    <w:rsid w:val="00FC425A"/>
    <w:rPr>
      <w:color w:val="605E5C"/>
      <w:shd w:val="clear" w:color="auto" w:fill="E1DFDD"/>
    </w:rPr>
  </w:style>
  <w:style w:type="paragraph" w:styleId="BalloonText">
    <w:name w:val="Balloon Text"/>
    <w:basedOn w:val="Normal"/>
    <w:link w:val="BalloonTextChar"/>
    <w:uiPriority w:val="99"/>
    <w:semiHidden/>
    <w:unhideWhenUsed/>
    <w:rsid w:val="00341DE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1DE7"/>
    <w:rPr>
      <w:rFonts w:ascii="Segoe UI" w:hAnsi="Segoe UI" w:cs="Segoe UI"/>
      <w:sz w:val="18"/>
      <w:szCs w:val="18"/>
    </w:rPr>
  </w:style>
  <w:style w:type="paragraph" w:styleId="NormalWeb">
    <w:name w:val="Normal (Web)"/>
    <w:basedOn w:val="Normal"/>
    <w:uiPriority w:val="99"/>
    <w:semiHidden/>
    <w:unhideWhenUsed/>
    <w:rsid w:val="00FD18B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7219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otero.org/google-docs/?9tXWmg" TargetMode="External"/><Relationship Id="rId18" Type="http://schemas.openxmlformats.org/officeDocument/2006/relationships/hyperlink" Target="https://www.zotero.org/google-docs/?hTjK9U" TargetMode="External"/><Relationship Id="rId26" Type="http://schemas.openxmlformats.org/officeDocument/2006/relationships/hyperlink" Target="https://www.codecogs.com/eqnedit.php?latex=t" TargetMode="External"/><Relationship Id="rId39" Type="http://schemas.openxmlformats.org/officeDocument/2006/relationships/hyperlink" Target="https://www.codecogs.com/eqnedit.php?latex=p_%7Bk%2Ct%2Cs%7D" TargetMode="External"/><Relationship Id="rId21" Type="http://schemas.openxmlformats.org/officeDocument/2006/relationships/hyperlink" Target="https://www.zotero.org/google-docs/?CfE187" TargetMode="External"/><Relationship Id="rId34" Type="http://schemas.openxmlformats.org/officeDocument/2006/relationships/hyperlink" Target="https://www.codecogs.com/eqnedit.php?latex=%5Calpha_1" TargetMode="External"/><Relationship Id="rId42" Type="http://schemas.openxmlformats.org/officeDocument/2006/relationships/image" Target="media/image2.png"/><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7" Type="http://schemas.openxmlformats.org/officeDocument/2006/relationships/hyperlink" Target="https://www.zotero.org/google-docs/?8BW3yT" TargetMode="External"/><Relationship Id="rId2" Type="http://schemas.openxmlformats.org/officeDocument/2006/relationships/styles" Target="styles.xml"/><Relationship Id="rId16" Type="http://schemas.openxmlformats.org/officeDocument/2006/relationships/hyperlink" Target="https://www.zotero.org/google-docs/?rehxdY" TargetMode="External"/><Relationship Id="rId29" Type="http://schemas.openxmlformats.org/officeDocument/2006/relationships/hyperlink" Target="https://www.codecogs.com/eqnedit.php?latex=%5Cbeta_%7Bsp2%7D" TargetMode="External"/><Relationship Id="rId11" Type="http://schemas.microsoft.com/office/2016/09/relationships/commentsIds" Target="commentsIds.xml"/><Relationship Id="rId24" Type="http://schemas.openxmlformats.org/officeDocument/2006/relationships/hyperlink" Target="https://www.codecogs.com/eqnedit.php?latex=s" TargetMode="External"/><Relationship Id="rId32" Type="http://schemas.openxmlformats.org/officeDocument/2006/relationships/hyperlink" Target="https://www.codecogs.com/eqnedit.php?latex=t" TargetMode="External"/><Relationship Id="rId37" Type="http://schemas.openxmlformats.org/officeDocument/2006/relationships/hyperlink" Target="https://www.codecogs.com/eqnedit.php?latex=%5Cbeta_1" TargetMode="External"/><Relationship Id="rId40" Type="http://schemas.openxmlformats.org/officeDocument/2006/relationships/hyperlink" Target="https://www.zotero.org/google-docs/?yxXGRK" TargetMode="External"/><Relationship Id="rId45" Type="http://schemas.openxmlformats.org/officeDocument/2006/relationships/footer" Target="footer1.xml"/><Relationship Id="rId53" Type="http://schemas.openxmlformats.org/officeDocument/2006/relationships/image" Target="media/image9.png"/><Relationship Id="rId58" Type="http://schemas.openxmlformats.org/officeDocument/2006/relationships/image" Target="media/image14.png"/><Relationship Id="rId5" Type="http://schemas.openxmlformats.org/officeDocument/2006/relationships/footnotes" Target="footnotes.xml"/><Relationship Id="rId61" Type="http://schemas.microsoft.com/office/2011/relationships/people" Target="people.xml"/><Relationship Id="rId19" Type="http://schemas.openxmlformats.org/officeDocument/2006/relationships/hyperlink" Target="https://www.zotero.org/google-docs/?o92OvI" TargetMode="External"/><Relationship Id="rId14" Type="http://schemas.openxmlformats.org/officeDocument/2006/relationships/hyperlink" Target="https://www.zotero.org/google-docs/?CUS0Ah" TargetMode="External"/><Relationship Id="rId22" Type="http://schemas.openxmlformats.org/officeDocument/2006/relationships/hyperlink" Target="https://www.codecogs.com/eqnedit.php?latex=%5Cmathrm%7B%5CPsi%7D_%7Bk%2Ct%2Cs%7D%5C%20%5Csim%20%5Calpha_1%2B%5Calpha_%7Bs%7D%2B%5Cbeta_2%5Ctimes%7Barea%7D_k%2B%5Cbeta_%7Bs1%7D%5Ctimes%7BTemperature%2FPrecipitation%7D_%7Bk%2Ct%7D%2B(%5Cbeta_%7Bs2%7D%5Ctimes%7BTemperature%7D_%7Bk%2Ct%7D%5E2)" TargetMode="External"/><Relationship Id="rId27" Type="http://schemas.openxmlformats.org/officeDocument/2006/relationships/image" Target="media/image1.png"/><Relationship Id="rId30" Type="http://schemas.openxmlformats.org/officeDocument/2006/relationships/hyperlink" Target="https://www.codecogs.com/eqnedit.php?latex=p_%7Bk%2Ct%2Cs%7D%5C%20%5Csim%20%5Calpha_1%2B%5Calpha_s%5C%20%2B%5C%20%5Calpha_%7Bk%2Ct%7D%2B%5Cbeta_1%5Ctimes%5C%20Occupancy%20Interval" TargetMode="External"/><Relationship Id="rId35" Type="http://schemas.openxmlformats.org/officeDocument/2006/relationships/hyperlink" Target="https://www.codecogs.com/eqnedit.php?latex=%5Calpha_s" TargetMode="External"/><Relationship Id="rId43" Type="http://schemas.openxmlformats.org/officeDocument/2006/relationships/hyperlink" Target="https://github.com/vmshirey/HighLatitudeNorthAmericanButterflyOccupancy" TargetMode="External"/><Relationship Id="rId48" Type="http://schemas.openxmlformats.org/officeDocument/2006/relationships/image" Target="media/image4.png"/><Relationship Id="rId56" Type="http://schemas.openxmlformats.org/officeDocument/2006/relationships/image" Target="media/image12.png"/><Relationship Id="rId8" Type="http://schemas.openxmlformats.org/officeDocument/2006/relationships/hyperlink" Target="https://www.zotero.org/google-docs/?vZFL5N" TargetMode="External"/><Relationship Id="rId51" Type="http://schemas.openxmlformats.org/officeDocument/2006/relationships/image" Target="media/image7.png"/><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hyperlink" Target="https://www.zotero.org/google-docs/?W6vKAG" TargetMode="External"/><Relationship Id="rId25" Type="http://schemas.openxmlformats.org/officeDocument/2006/relationships/hyperlink" Target="https://www.codecogs.com/eqnedit.php?latex=k" TargetMode="External"/><Relationship Id="rId33" Type="http://schemas.openxmlformats.org/officeDocument/2006/relationships/hyperlink" Target="https://www.codecogs.com/eqnedit.php?latex=k" TargetMode="External"/><Relationship Id="rId38" Type="http://schemas.openxmlformats.org/officeDocument/2006/relationships/hyperlink" Target="https://www.codecogs.com/eqnedit.php?latex=%7B%5CPsi%7D_%7Bk%2Ct%2Cs%7D" TargetMode="External"/><Relationship Id="rId46" Type="http://schemas.openxmlformats.org/officeDocument/2006/relationships/footer" Target="footer2.xml"/><Relationship Id="rId59" Type="http://schemas.openxmlformats.org/officeDocument/2006/relationships/image" Target="media/image15.png"/><Relationship Id="rId20" Type="http://schemas.openxmlformats.org/officeDocument/2006/relationships/hyperlink" Target="https://www.zotero.org/google-docs/?3FiXQa" TargetMode="External"/><Relationship Id="rId41" Type="http://schemas.openxmlformats.org/officeDocument/2006/relationships/hyperlink" Target="https://www.codecogs.com/eqnedit.php?latex=%5Clambda" TargetMode="External"/><Relationship Id="rId54" Type="http://schemas.openxmlformats.org/officeDocument/2006/relationships/image" Target="media/image1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zotero.org/google-docs/?xUfTMQ" TargetMode="External"/><Relationship Id="rId23" Type="http://schemas.openxmlformats.org/officeDocument/2006/relationships/hyperlink" Target="https://www.codecogs.com/eqnedit.php?latex=%7B%5CPsi%7D_%7Bk%2Ct%2Cs%7D" TargetMode="External"/><Relationship Id="rId28" Type="http://schemas.openxmlformats.org/officeDocument/2006/relationships/hyperlink" Target="https://www.codecogs.com/eqnedit.php?latex=%5Cbeta_2" TargetMode="External"/><Relationship Id="rId36" Type="http://schemas.openxmlformats.org/officeDocument/2006/relationships/hyperlink" Target="https://www.codecogs.com/eqnedit.php?latex=%5Calpha_%7Bk%2Ct%7D" TargetMode="External"/><Relationship Id="rId49" Type="http://schemas.openxmlformats.org/officeDocument/2006/relationships/image" Target="media/image5.png"/><Relationship Id="rId57" Type="http://schemas.openxmlformats.org/officeDocument/2006/relationships/image" Target="media/image13.png"/><Relationship Id="rId10" Type="http://schemas.microsoft.com/office/2011/relationships/commentsExtended" Target="commentsExtended.xml"/><Relationship Id="rId31" Type="http://schemas.openxmlformats.org/officeDocument/2006/relationships/hyperlink" Target="https://www.codecogs.com/eqnedit.php?latex=s" TargetMode="External"/><Relationship Id="rId44" Type="http://schemas.openxmlformats.org/officeDocument/2006/relationships/hyperlink" Target="https://github.com/vmshirey/HighLatitudeNorthAmericanButterflyOccupancy" TargetMode="External"/><Relationship Id="rId52" Type="http://schemas.openxmlformats.org/officeDocument/2006/relationships/image" Target="media/image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17299</TotalTime>
  <Pages>60</Pages>
  <Words>37704</Words>
  <Characters>223211</Characters>
  <Application>Microsoft Office Word</Application>
  <DocSecurity>0</DocSecurity>
  <Lines>5873</Lines>
  <Paragraphs>3623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Vaughn Shirey</dc:creator>
  <cp:lastModifiedBy>Vaughn Shirey</cp:lastModifiedBy>
  <cp:revision>179</cp:revision>
  <dcterms:created xsi:type="dcterms:W3CDTF">2023-04-24T22:15:00Z</dcterms:created>
  <dcterms:modified xsi:type="dcterms:W3CDTF">2023-10-02T17:34:00Z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id="GF3vKhxV"/&gt;&lt;style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