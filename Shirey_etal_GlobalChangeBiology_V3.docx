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Target Journal:</w:t>
      </w:r>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Global Change Biology</w:t>
      </w:r>
    </w:p>
    <w:p w14:paraId="0D037568"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 xml:space="preserve">Recommended Reviewers: </w:t>
      </w:r>
    </w:p>
    <w:p w14:paraId="58BBCF47" w14:textId="77777777" w:rsidR="00F21671" w:rsidRPr="00703517" w:rsidRDefault="00341DE7">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Derek Sikes, </w:t>
      </w:r>
      <w:hyperlink r:id="rId7">
        <w:r w:rsidRPr="00703517">
          <w:rPr>
            <w:rFonts w:ascii="Times New Roman" w:hAnsi="Times New Roman" w:cs="Times New Roman"/>
            <w:color w:val="1155CC"/>
            <w:sz w:val="24"/>
            <w:szCs w:val="24"/>
            <w:u w:val="single"/>
          </w:rPr>
          <w:t>dssikes@alaska.edu</w:t>
        </w:r>
      </w:hyperlink>
    </w:p>
    <w:p w14:paraId="380BAEFC" w14:textId="77777777" w:rsidR="00F21671" w:rsidRPr="00703517" w:rsidRDefault="00341DE7">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Toke Høye, </w:t>
      </w:r>
      <w:hyperlink r:id="rId8">
        <w:r w:rsidRPr="00703517">
          <w:rPr>
            <w:rFonts w:ascii="Times New Roman" w:hAnsi="Times New Roman" w:cs="Times New Roman"/>
            <w:color w:val="1155CC"/>
            <w:sz w:val="24"/>
            <w:szCs w:val="24"/>
            <w:u w:val="single"/>
          </w:rPr>
          <w:t>tth@ecos.au.dk</w:t>
        </w:r>
      </w:hyperlink>
    </w:p>
    <w:p w14:paraId="1C225E70" w14:textId="0CEC299D" w:rsidR="00FC425A" w:rsidRPr="00FC425A" w:rsidRDefault="00FC425A" w:rsidP="00FC425A">
      <w:pPr>
        <w:numPr>
          <w:ilvl w:val="0"/>
          <w:numId w:val="1"/>
        </w:numPr>
        <w:spacing w:line="240" w:lineRule="auto"/>
        <w:jc w:val="both"/>
        <w:rPr>
          <w:rFonts w:ascii="Times New Roman" w:hAnsi="Times New Roman" w:cs="Times New Roman"/>
          <w:sz w:val="24"/>
          <w:szCs w:val="24"/>
          <w:lang w:val="pt-BR"/>
        </w:rPr>
      </w:pPr>
      <w:r w:rsidRPr="00FC425A">
        <w:rPr>
          <w:rFonts w:ascii="Times New Roman" w:hAnsi="Times New Roman" w:cs="Times New Roman"/>
          <w:sz w:val="24"/>
          <w:szCs w:val="24"/>
          <w:lang w:val="pt-BR"/>
        </w:rPr>
        <w:t>Maria Hällfors, maria.hallfors@syke.fi</w:t>
      </w:r>
    </w:p>
    <w:p w14:paraId="713ABC79" w14:textId="77777777" w:rsidR="00F21671" w:rsidRPr="00FC425A" w:rsidRDefault="00F21671">
      <w:pPr>
        <w:spacing w:line="240" w:lineRule="auto"/>
        <w:jc w:val="both"/>
        <w:rPr>
          <w:rFonts w:ascii="Times New Roman" w:hAnsi="Times New Roman" w:cs="Times New Roman"/>
          <w:b/>
          <w:sz w:val="24"/>
          <w:szCs w:val="24"/>
          <w:lang w:val="pt-BR"/>
        </w:rPr>
      </w:pPr>
    </w:p>
    <w:p w14:paraId="755D5A4D" w14:textId="5694546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w:t>
      </w:r>
      <w:r w:rsidR="00E4343E" w:rsidRPr="00703517">
        <w:rPr>
          <w:rFonts w:ascii="Times New Roman" w:hAnsi="Times New Roman" w:cs="Times New Roman"/>
          <w:b/>
          <w:sz w:val="24"/>
          <w:szCs w:val="24"/>
        </w:rPr>
        <w:t>CONTRIBUTE</w:t>
      </w:r>
      <w:r w:rsidR="00E4343E">
        <w:rPr>
          <w:rFonts w:ascii="Times New Roman" w:hAnsi="Times New Roman" w:cs="Times New Roman"/>
          <w:b/>
          <w:sz w:val="24"/>
          <w:szCs w:val="24"/>
        </w:rPr>
        <w:t xml:space="preserve"> </w:t>
      </w:r>
      <w:r w:rsidR="00E4343E" w:rsidRPr="00703517">
        <w:rPr>
          <w:rFonts w:ascii="Times New Roman" w:hAnsi="Times New Roman" w:cs="Times New Roman"/>
          <w:b/>
          <w:sz w:val="24"/>
          <w:szCs w:val="24"/>
        </w:rPr>
        <w:t>TO</w:t>
      </w:r>
      <w:r w:rsidRPr="00703517">
        <w:rPr>
          <w:rFonts w:ascii="Times New Roman" w:hAnsi="Times New Roman" w:cs="Times New Roman"/>
          <w:b/>
          <w:sz w:val="24"/>
          <w:szCs w:val="24"/>
        </w:rPr>
        <w:t xml:space="preserve"> 50 YEARS OF SHIFTING ARCTIC AND BOREAL BUTTERFLY COMMUNITIES</w:t>
      </w:r>
      <w:r>
        <w:rPr>
          <w:rFonts w:ascii="Times New Roman" w:hAnsi="Times New Roman" w:cs="Times New Roman"/>
          <w:b/>
          <w:sz w:val="24"/>
          <w:szCs w:val="24"/>
        </w:rPr>
        <w:t xml:space="preserve"> IN NORTH AMERICA</w:t>
      </w:r>
    </w:p>
    <w:p w14:paraId="195E2EFE" w14:textId="423EBBE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341DE7">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453705A7"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 +1 (484)-945-3100, vms55@georgetown.edu</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449E876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w:t>
      </w:r>
      <w:r>
        <w:rPr>
          <w:rFonts w:ascii="Times New Roman" w:hAnsi="Times New Roman" w:cs="Times New Roman"/>
          <w:sz w:val="24"/>
          <w:szCs w:val="24"/>
        </w:rPr>
        <w:t>observed</w:t>
      </w:r>
      <w:r w:rsidRPr="00703517">
        <w:rPr>
          <w:rFonts w:ascii="Times New Roman" w:hAnsi="Times New Roman" w:cs="Times New Roman"/>
          <w:sz w:val="24"/>
          <w:szCs w:val="24"/>
        </w:rPr>
        <w:t xml:space="preserve"> insect declines</w:t>
      </w:r>
      <w:r>
        <w:rPr>
          <w:rFonts w:ascii="Times New Roman" w:hAnsi="Times New Roman" w:cs="Times New Roman"/>
          <w:sz w:val="24"/>
          <w:szCs w:val="24"/>
        </w:rPr>
        <w:t>,</w:t>
      </w:r>
      <w:r w:rsidRPr="00703517">
        <w:rPr>
          <w:rFonts w:ascii="Times New Roman" w:hAnsi="Times New Roman" w:cs="Times New Roman"/>
          <w:sz w:val="24"/>
          <w:szCs w:val="24"/>
        </w:rPr>
        <w:t xml:space="preserve">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w:t>
      </w:r>
      <w:r>
        <w:rPr>
          <w:rFonts w:ascii="Times New Roman" w:hAnsi="Times New Roman" w:cs="Times New Roman"/>
          <w:sz w:val="24"/>
          <w:szCs w:val="24"/>
        </w:rPr>
        <w:t>are</w:t>
      </w:r>
      <w:r w:rsidR="000E4EA8" w:rsidRPr="00703517">
        <w:rPr>
          <w:rFonts w:ascii="Times New Roman" w:hAnsi="Times New Roman" w:cs="Times New Roman"/>
          <w:sz w:val="24"/>
          <w:szCs w:val="24"/>
        </w:rPr>
        <w:t xml:space="preserve"> </w:t>
      </w:r>
      <w:r w:rsidR="00E4343E" w:rsidRPr="00703517">
        <w:rPr>
          <w:rFonts w:ascii="Times New Roman" w:hAnsi="Times New Roman" w:cs="Times New Roman"/>
          <w:sz w:val="24"/>
          <w:szCs w:val="24"/>
        </w:rPr>
        <w:t>respond</w:t>
      </w:r>
      <w:r w:rsidR="00E4343E">
        <w:rPr>
          <w:rFonts w:ascii="Times New Roman" w:hAnsi="Times New Roman" w:cs="Times New Roman"/>
          <w:sz w:val="24"/>
          <w:szCs w:val="24"/>
        </w:rPr>
        <w:t>ing</w:t>
      </w:r>
      <w:r w:rsidRPr="00703517">
        <w:rPr>
          <w:rFonts w:ascii="Times New Roman" w:hAnsi="Times New Roman" w:cs="Times New Roman"/>
          <w:sz w:val="24"/>
          <w:szCs w:val="24"/>
        </w:rPr>
        <w:t xml:space="preserve"> to climate. </w:t>
      </w:r>
      <w:r w:rsidR="000E4EA8" w:rsidRPr="00703517">
        <w:rPr>
          <w:rFonts w:ascii="Times New Roman" w:hAnsi="Times New Roman" w:cs="Times New Roman"/>
          <w:sz w:val="24"/>
          <w:szCs w:val="24"/>
        </w:rPr>
        <w:t>Poleward regions are of particular interest because warming is most rapid</w:t>
      </w:r>
      <w:r w:rsidR="00415866">
        <w:rPr>
          <w:rFonts w:ascii="Times New Roman" w:hAnsi="Times New Roman" w:cs="Times New Roman"/>
          <w:sz w:val="24"/>
          <w:szCs w:val="24"/>
        </w:rPr>
        <w:t xml:space="preserve"> while</w:t>
      </w:r>
      <w:r w:rsidR="000E4EA8" w:rsidRPr="00703517">
        <w:rPr>
          <w:rFonts w:ascii="Times New Roman" w:hAnsi="Times New Roman" w:cs="Times New Roman"/>
          <w:sz w:val="24"/>
          <w:szCs w:val="24"/>
        </w:rPr>
        <w:t xml:space="preserve"> biodiversity data are </w:t>
      </w:r>
      <w:r w:rsidR="00415866">
        <w:rPr>
          <w:rFonts w:ascii="Times New Roman" w:hAnsi="Times New Roman" w:cs="Times New Roman"/>
          <w:sz w:val="24"/>
          <w:szCs w:val="24"/>
        </w:rPr>
        <w:t xml:space="preserve">most </w:t>
      </w:r>
      <w:r w:rsidR="000E4EA8" w:rsidRPr="00703517">
        <w:rPr>
          <w:rFonts w:ascii="Times New Roman" w:hAnsi="Times New Roman" w:cs="Times New Roman"/>
          <w:sz w:val="24"/>
          <w:szCs w:val="24"/>
        </w:rPr>
        <w:t xml:space="preserve">sparse. Building on recent advances in </w:t>
      </w:r>
      <w:r w:rsidR="00894144" w:rsidRPr="00703517">
        <w:rPr>
          <w:rFonts w:ascii="Times New Roman" w:hAnsi="Times New Roman" w:cs="Times New Roman"/>
          <w:sz w:val="24"/>
          <w:szCs w:val="24"/>
        </w:rPr>
        <w:t xml:space="preserve">occupancy modeling </w:t>
      </w:r>
      <w:r w:rsidR="00415866">
        <w:rPr>
          <w:rFonts w:ascii="Times New Roman" w:hAnsi="Times New Roman" w:cs="Times New Roman"/>
          <w:sz w:val="24"/>
          <w:szCs w:val="24"/>
        </w:rPr>
        <w:t>of</w:t>
      </w:r>
      <w:r w:rsidR="00894144"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415866">
        <w:rPr>
          <w:rFonts w:ascii="Times New Roman" w:hAnsi="Times New Roman" w:cs="Times New Roman"/>
          <w:sz w:val="24"/>
          <w:szCs w:val="24"/>
        </w:rPr>
        <w:t>population</w:t>
      </w:r>
      <w:r w:rsidR="00E4343E">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w:t>
      </w:r>
      <w:commentRangeStart w:id="0"/>
      <w:commentRangeStart w:id="1"/>
      <w:r w:rsidRPr="00703517">
        <w:rPr>
          <w:rFonts w:ascii="Times New Roman" w:hAnsi="Times New Roman" w:cs="Times New Roman"/>
          <w:sz w:val="24"/>
          <w:szCs w:val="24"/>
        </w:rPr>
        <w:t>Among 90 modeled species, we found that cold-adapted species are far more often in decline compared to their warm-adapted, more southerly distributed counterparts.</w:t>
      </w:r>
      <w:commentRangeEnd w:id="0"/>
      <w:r>
        <w:rPr>
          <w:rStyle w:val="CommentReference"/>
        </w:rPr>
        <w:commentReference w:id="0"/>
      </w:r>
      <w:commentRangeEnd w:id="1"/>
      <w:r w:rsidR="00CA6E95">
        <w:rPr>
          <w:rStyle w:val="CommentReference"/>
        </w:rPr>
        <w:commentReference w:id="1"/>
      </w:r>
      <w:r w:rsidRPr="00703517">
        <w:rPr>
          <w:rFonts w:ascii="Times New Roman" w:hAnsi="Times New Roman" w:cs="Times New Roman"/>
          <w:sz w:val="24"/>
          <w:szCs w:val="24"/>
        </w:rPr>
        <w:t xml:space="preserve">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w:t>
      </w:r>
      <w:r>
        <w:rPr>
          <w:rFonts w:ascii="Times New Roman" w:hAnsi="Times New Roman" w:cs="Times New Roman"/>
          <w:sz w:val="24"/>
          <w:szCs w:val="24"/>
        </w:rPr>
        <w:t>changes</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were</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 xml:space="preserve">most </w:t>
      </w:r>
      <w:r w:rsidR="002D210D" w:rsidRPr="00703517">
        <w:rPr>
          <w:rFonts w:ascii="Times New Roman" w:hAnsi="Times New Roman" w:cs="Times New Roman"/>
          <w:sz w:val="24"/>
          <w:szCs w:val="24"/>
        </w:rPr>
        <w:t>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provide the first look at macroscale butterfly biodiversity shifts in a critically under sampled region of North America</w:t>
      </w:r>
      <w:r w:rsidR="00415866">
        <w:rPr>
          <w:rFonts w:ascii="Times New Roman" w:hAnsi="Times New Roman" w:cs="Times New Roman"/>
          <w:sz w:val="24"/>
          <w:szCs w:val="24"/>
        </w:rPr>
        <w:t>. Further, these results</w:t>
      </w:r>
      <w:r w:rsidR="00E4343E">
        <w:rPr>
          <w:rFonts w:ascii="Times New Roman" w:hAnsi="Times New Roman" w:cs="Times New Roman"/>
          <w:sz w:val="24"/>
          <w:szCs w:val="24"/>
        </w:rPr>
        <w:t xml:space="preserve">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w:t>
      </w:r>
      <w:r w:rsidR="00415866">
        <w:rPr>
          <w:rFonts w:ascii="Times New Roman" w:hAnsi="Times New Roman" w:cs="Times New Roman"/>
          <w:sz w:val="24"/>
          <w:szCs w:val="24"/>
        </w:rPr>
        <w:t>the wealth of</w:t>
      </w:r>
      <w:r>
        <w:rPr>
          <w:rFonts w:ascii="Times New Roman" w:hAnsi="Times New Roman" w:cs="Times New Roman"/>
          <w:sz w:val="24"/>
          <w:szCs w:val="24"/>
        </w:rPr>
        <w:t xml:space="preserve"> presence only data</w:t>
      </w:r>
      <w:r w:rsidR="00415866">
        <w:rPr>
          <w:rFonts w:ascii="Times New Roman" w:hAnsi="Times New Roman" w:cs="Times New Roman"/>
          <w:sz w:val="24"/>
          <w:szCs w:val="24"/>
        </w:rPr>
        <w:t xml:space="preserve">, the most abundant source </w:t>
      </w:r>
      <w:r w:rsidR="002E22A9">
        <w:rPr>
          <w:rFonts w:ascii="Times New Roman" w:hAnsi="Times New Roman" w:cs="Times New Roman"/>
          <w:sz w:val="24"/>
          <w:szCs w:val="24"/>
        </w:rPr>
        <w:t>of historical insect biodiversity</w:t>
      </w:r>
      <w:r w:rsidR="00415866">
        <w:rPr>
          <w:rFonts w:ascii="Times New Roman" w:hAnsi="Times New Roman" w:cs="Times New Roman"/>
          <w:sz w:val="24"/>
          <w:szCs w:val="24"/>
        </w:rPr>
        <w:t xml:space="preserve">. New approaches to the modeling of presence only data will </w:t>
      </w:r>
      <w:r w:rsidR="00894144" w:rsidRPr="00703517">
        <w:rPr>
          <w:rFonts w:ascii="Times New Roman" w:hAnsi="Times New Roman" w:cs="Times New Roman"/>
          <w:sz w:val="24"/>
          <w:szCs w:val="24"/>
        </w:rPr>
        <w:t xml:space="preserve">match recent increases in community science participation with sparse historical </w:t>
      </w:r>
      <w:r w:rsidR="00415866">
        <w:rPr>
          <w:rFonts w:ascii="Times New Roman" w:hAnsi="Times New Roman" w:cs="Times New Roman"/>
          <w:sz w:val="24"/>
          <w:szCs w:val="24"/>
        </w:rPr>
        <w:t>records</w:t>
      </w:r>
      <w:r w:rsidR="00415866" w:rsidRPr="00703517">
        <w:rPr>
          <w:rFonts w:ascii="Times New Roman" w:hAnsi="Times New Roman" w:cs="Times New Roman"/>
          <w:sz w:val="24"/>
          <w:szCs w:val="24"/>
        </w:rPr>
        <w:t xml:space="preserve"> </w:t>
      </w:r>
      <w:r w:rsidR="00894144" w:rsidRPr="00703517">
        <w:rPr>
          <w:rFonts w:ascii="Times New Roman" w:hAnsi="Times New Roman" w:cs="Times New Roman"/>
          <w:sz w:val="24"/>
          <w:szCs w:val="24"/>
        </w:rPr>
        <w:t xml:space="preserve">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7D6D7D8B"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Firstly, we want to thank all of the museum staff, volunteers, and community scientists who aid</w:t>
      </w:r>
      <w:ins w:id="2" w:author="lr354.la" w:date="2023-04-02T07:08:00Z">
        <w:r w:rsidR="00415866">
          <w:rPr>
            <w:rFonts w:ascii="Times New Roman" w:hAnsi="Times New Roman" w:cs="Times New Roman"/>
            <w:sz w:val="24"/>
            <w:szCs w:val="24"/>
          </w:rPr>
          <w:t>ed</w:t>
        </w:r>
      </w:ins>
      <w:r w:rsidRPr="00703517">
        <w:rPr>
          <w:rFonts w:ascii="Times New Roman" w:hAnsi="Times New Roman" w:cs="Times New Roman"/>
          <w:sz w:val="24"/>
          <w:szCs w:val="24"/>
        </w:rPr>
        <w:t xml:space="preserve"> in the mobilization of biodiversity data used in this study. We would </w:t>
      </w:r>
      <w:r w:rsidR="00415866">
        <w:rPr>
          <w:rFonts w:ascii="Times New Roman" w:hAnsi="Times New Roman" w:cs="Times New Roman"/>
          <w:sz w:val="24"/>
          <w:szCs w:val="24"/>
        </w:rPr>
        <w:t xml:space="preserve">also </w:t>
      </w:r>
      <w:r w:rsidRPr="00703517">
        <w:rPr>
          <w:rFonts w:ascii="Times New Roman" w:hAnsi="Times New Roman" w:cs="Times New Roman"/>
          <w:sz w:val="24"/>
          <w:szCs w:val="24"/>
        </w:rPr>
        <w:t xml:space="preserve">like </w:t>
      </w:r>
      <w:r w:rsidRPr="00703517">
        <w:rPr>
          <w:rFonts w:ascii="Times New Roman" w:hAnsi="Times New Roman" w:cs="Times New Roman"/>
          <w:sz w:val="24"/>
          <w:szCs w:val="24"/>
        </w:rPr>
        <w:lastRenderedPageBreak/>
        <w:t xml:space="preserve">to thank Laura Melissa Guzman, Rassim Khelifa, Leithen M’Gonigle, Sarah Johnson, Hanna Jackson, and Elijah Reyes for insightful conversations and collaboration on the use of occupancy models with presence-only data. Martha Weiss, Gina Wimp, Greg Breed </w:t>
      </w:r>
      <w:r w:rsidR="00525758">
        <w:rPr>
          <w:rFonts w:ascii="Times New Roman" w:hAnsi="Times New Roman" w:cs="Times New Roman"/>
          <w:sz w:val="24"/>
          <w:szCs w:val="24"/>
        </w:rPr>
        <w:t xml:space="preserve">and </w:t>
      </w:r>
      <w:r w:rsidR="00415866">
        <w:rPr>
          <w:rFonts w:ascii="Times New Roman" w:hAnsi="Times New Roman" w:cs="Times New Roman"/>
          <w:sz w:val="24"/>
          <w:szCs w:val="24"/>
        </w:rPr>
        <w:t xml:space="preserve">other </w:t>
      </w:r>
      <w:r w:rsidR="00525758">
        <w:rPr>
          <w:rFonts w:ascii="Times New Roman" w:hAnsi="Times New Roman" w:cs="Times New Roman"/>
          <w:sz w:val="24"/>
          <w:szCs w:val="24"/>
        </w:rPr>
        <w:t>members of the Ries 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r w:rsidR="00415866">
        <w:rPr>
          <w:rFonts w:ascii="Times New Roman" w:hAnsi="Times New Roman" w:cs="Times New Roman"/>
          <w:sz w:val="24"/>
          <w:szCs w:val="24"/>
        </w:rPr>
        <w:t xml:space="preserve">aided by </w:t>
      </w:r>
      <w:r w:rsidRPr="00703517">
        <w:rPr>
          <w:rFonts w:ascii="Times New Roman" w:hAnsi="Times New Roman" w:cs="Times New Roman"/>
          <w:sz w:val="24"/>
          <w:szCs w:val="24"/>
        </w:rPr>
        <w:t>Woonki Chung), Georgetown Massive Data Institute (Lisa Singh), and the University of Florida HiperGator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S</w:t>
      </w:r>
      <w:r w:rsidR="004C33B1" w:rsidRPr="00703517">
        <w:rPr>
          <w:rFonts w:ascii="Times New Roman" w:hAnsi="Times New Roman" w:cs="Times New Roman"/>
          <w:sz w:val="24"/>
          <w:szCs w:val="24"/>
        </w:rPr>
        <w:t>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0118A008"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4C33B1">
        <w:rPr>
          <w:rFonts w:ascii="Times New Roman" w:hAnsi="Times New Roman" w:cs="Times New Roman"/>
          <w:sz w:val="24"/>
          <w:szCs w:val="24"/>
        </w:rPr>
        <w:t xml:space="preserve">, </w:t>
      </w:r>
      <w:r w:rsidR="004C33B1" w:rsidRPr="00046649">
        <w:rPr>
          <w:rFonts w:ascii="Times New Roman" w:hAnsi="Times New Roman" w:cs="Times New Roman"/>
          <w:sz w:val="24"/>
          <w:szCs w:val="24"/>
        </w:rPr>
        <w:t xml:space="preserve">Zhou </w:t>
      </w:r>
      <w:r w:rsidR="004C33B1" w:rsidRPr="00046649">
        <w:rPr>
          <w:rFonts w:ascii="Times New Roman" w:hAnsi="Times New Roman" w:cs="Times New Roman"/>
          <w:i/>
          <w:iCs/>
          <w:sz w:val="24"/>
          <w:szCs w:val="24"/>
        </w:rPr>
        <w:t>et al.</w:t>
      </w:r>
      <w:r w:rsidR="004C33B1" w:rsidRPr="00046649">
        <w:rPr>
          <w:rFonts w:ascii="Times New Roman" w:hAnsi="Times New Roman" w:cs="Times New Roman"/>
          <w:sz w:val="24"/>
          <w:szCs w:val="24"/>
        </w:rPr>
        <w:t xml:space="preserve"> 2023</w:t>
      </w:r>
      <w:r w:rsidR="00B71B27" w:rsidRPr="00703517">
        <w:rPr>
          <w:rFonts w:ascii="Times New Roman" w:hAnsi="Times New Roman" w:cs="Times New Roman"/>
          <w:sz w:val="24"/>
          <w:szCs w:val="24"/>
        </w:rPr>
        <w:t>)</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r w:rsidR="004C33B1">
        <w:rPr>
          <w:rFonts w:ascii="Times New Roman" w:hAnsi="Times New Roman" w:cs="Times New Roman"/>
          <w:sz w:val="24"/>
          <w:szCs w:val="24"/>
        </w:rPr>
        <w:t xml:space="preserve">even </w:t>
      </w:r>
      <w:r w:rsidRPr="00703517">
        <w:rPr>
          <w:rFonts w:ascii="Times New Roman" w:hAnsi="Times New Roman" w:cs="Times New Roman"/>
          <w:sz w:val="24"/>
          <w:szCs w:val="24"/>
        </w:rPr>
        <w:t>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046649">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climate change has been put forth as a major </w:t>
      </w:r>
      <w:r w:rsidR="004C33B1">
        <w:rPr>
          <w:rFonts w:ascii="Times New Roman" w:hAnsi="Times New Roman" w:cs="Times New Roman"/>
          <w:sz w:val="24"/>
          <w:szCs w:val="24"/>
        </w:rPr>
        <w:t xml:space="preserve">direct </w:t>
      </w:r>
      <w:r w:rsidRPr="00703517">
        <w:rPr>
          <w:rFonts w:ascii="Times New Roman" w:hAnsi="Times New Roman" w:cs="Times New Roman"/>
          <w:sz w:val="24"/>
          <w:szCs w:val="24"/>
        </w:rPr>
        <w:t>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r w:rsidR="004C33B1">
        <w:rPr>
          <w:rFonts w:ascii="Times New Roman" w:hAnsi="Times New Roman" w:cs="Times New Roman"/>
          <w:sz w:val="24"/>
          <w:szCs w:val="24"/>
        </w:rPr>
        <w:t>but also</w:t>
      </w:r>
      <w:r w:rsidR="00575289">
        <w:rPr>
          <w:rFonts w:ascii="Times New Roman" w:hAnsi="Times New Roman" w:cs="Times New Roman"/>
          <w:sz w:val="24"/>
          <w:szCs w:val="24"/>
        </w:rPr>
        <w:t xml:space="preserve"> as a force that</w:t>
      </w:r>
      <w:r w:rsidR="004C33B1">
        <w:rPr>
          <w:rFonts w:ascii="Times New Roman" w:hAnsi="Times New Roman" w:cs="Times New Roman"/>
          <w:sz w:val="24"/>
          <w:szCs w:val="24"/>
        </w:rPr>
        <w:t xml:space="preserve"> interact</w:t>
      </w:r>
      <w:r w:rsidR="00575289">
        <w:rPr>
          <w:rFonts w:ascii="Times New Roman" w:hAnsi="Times New Roman" w:cs="Times New Roman"/>
          <w:sz w:val="24"/>
          <w:szCs w:val="24"/>
        </w:rPr>
        <w:t>s</w:t>
      </w:r>
      <w:r w:rsidR="004C33B1">
        <w:rPr>
          <w:rFonts w:ascii="Times New Roman" w:hAnsi="Times New Roman" w:cs="Times New Roman"/>
          <w:sz w:val="24"/>
          <w:szCs w:val="24"/>
        </w:rPr>
        <w:t xml:space="preserve"> with other global drivers </w:t>
      </w:r>
      <w:hyperlink r:id="rId13">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w:t>
      </w:r>
      <w:r w:rsidR="00251EB8">
        <w:rPr>
          <w:rFonts w:ascii="Times New Roman" w:hAnsi="Times New Roman" w:cs="Times New Roman"/>
          <w:sz w:val="24"/>
          <w:szCs w:val="24"/>
        </w:rPr>
        <w:t>local scale</w:t>
      </w:r>
      <w:r w:rsidRPr="00703517">
        <w:rPr>
          <w:rFonts w:ascii="Times New Roman" w:hAnsi="Times New Roman" w:cs="Times New Roman"/>
          <w:sz w:val="24"/>
          <w:szCs w:val="24"/>
        </w:rPr>
        <w:t xml:space="preserve"> and macroscale climatic conditions </w:t>
      </w:r>
      <w:r w:rsidR="00251EB8">
        <w:rPr>
          <w:rFonts w:ascii="Times New Roman" w:hAnsi="Times New Roman" w:cs="Times New Roman"/>
          <w:sz w:val="24"/>
          <w:szCs w:val="24"/>
        </w:rPr>
        <w:t>in ways that may integrate to signals of change at macro-scales</w:t>
      </w:r>
      <w:r w:rsidRPr="00703517">
        <w:rPr>
          <w:rFonts w:ascii="Times New Roman" w:hAnsi="Times New Roman" w:cs="Times New Roman"/>
          <w:sz w:val="24"/>
          <w:szCs w:val="24"/>
        </w:rPr>
        <w:t xml:space="preserve">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distribution and natural history data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4">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2C7EB995"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in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butterflies in high-latitude regions to persist under such drastically </w:t>
      </w:r>
      <w:r w:rsidRPr="00703517">
        <w:rPr>
          <w:rFonts w:ascii="Times New Roman" w:hAnsi="Times New Roman" w:cs="Times New Roman"/>
          <w:sz w:val="24"/>
          <w:szCs w:val="24"/>
        </w:rPr>
        <w:lastRenderedPageBreak/>
        <w:t xml:space="preserve">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(Corlett &amp; Westcott 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w:t>
      </w:r>
      <w:r w:rsidRPr="00703517">
        <w:rPr>
          <w:rFonts w:ascii="Times New Roman" w:hAnsi="Times New Roman" w:cs="Times New Roman"/>
          <w:sz w:val="24"/>
          <w:szCs w:val="24"/>
        </w:rPr>
        <w:t xml:space="preserve"> to movement </w:t>
      </w:r>
      <w:r w:rsidR="004C33B1">
        <w:rPr>
          <w:rFonts w:ascii="Times New Roman" w:hAnsi="Times New Roman" w:cs="Times New Roman"/>
          <w:sz w:val="24"/>
          <w:szCs w:val="24"/>
        </w:rPr>
        <w:t xml:space="preserve">(e.g., closed-canopy habitats) may </w:t>
      </w:r>
      <w:r w:rsidRPr="00703517">
        <w:rPr>
          <w:rFonts w:ascii="Times New Roman" w:hAnsi="Times New Roman" w:cs="Times New Roman"/>
          <w:sz w:val="24"/>
          <w:szCs w:val="24"/>
        </w:rPr>
        <w:t xml:space="preserve">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4F98C706"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4C33B1">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butterflies</w:t>
      </w:r>
      <w:r w:rsidR="00A7686D" w:rsidRPr="00703517">
        <w:rPr>
          <w:rFonts w:ascii="Times New Roman" w:hAnsi="Times New Roman" w:cs="Times New Roman"/>
          <w:sz w:val="24"/>
          <w:szCs w:val="24"/>
        </w:rPr>
        <w:t>, and</w:t>
      </w:r>
      <w:r w:rsidR="00CE3951">
        <w:rPr>
          <w:rFonts w:ascii="Times New Roman" w:hAnsi="Times New Roman" w:cs="Times New Roman"/>
          <w:sz w:val="24"/>
          <w:szCs w:val="24"/>
        </w:rPr>
        <w:t xml:space="preserve"> are even more biased that in many other regions due to high concentration of human populations in the south</w:t>
      </w:r>
      <w:r w:rsidR="00A7686D" w:rsidRPr="00703517">
        <w:rPr>
          <w:rFonts w:ascii="Times New Roman" w:hAnsi="Times New Roman" w:cs="Times New Roman"/>
          <w:sz w:val="24"/>
          <w:szCs w:val="24"/>
        </w:rPr>
        <w:t xml:space="preserve"> </w:t>
      </w:r>
      <w:hyperlink r:id="rId15">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6">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Historically, d</w:t>
      </w:r>
      <w:r w:rsidRPr="00703517">
        <w:rPr>
          <w:rFonts w:ascii="Times New Roman" w:hAnsi="Times New Roman" w:cs="Times New Roman"/>
          <w:sz w:val="24"/>
          <w:szCs w:val="24"/>
        </w:rPr>
        <w:t xml:space="preserve">ata that do exist in this region come largely from natural history museum collections </w:t>
      </w:r>
      <w:r w:rsidR="004C33B1">
        <w:rPr>
          <w:rFonts w:ascii="Times New Roman" w:hAnsi="Times New Roman" w:cs="Times New Roman"/>
          <w:sz w:val="24"/>
          <w:szCs w:val="24"/>
        </w:rPr>
        <w:t xml:space="preserve">while more contemporary data largely arise from </w:t>
      </w:r>
      <w:r w:rsidRPr="00703517">
        <w:rPr>
          <w:rFonts w:ascii="Times New Roman" w:hAnsi="Times New Roman" w:cs="Times New Roman"/>
          <w:sz w:val="24"/>
          <w:szCs w:val="24"/>
        </w:rPr>
        <w:t xml:space="preserve">community science </w:t>
      </w:r>
      <w:r w:rsidR="00CE3951" w:rsidRPr="00703517">
        <w:rPr>
          <w:rFonts w:ascii="Times New Roman" w:hAnsi="Times New Roman" w:cs="Times New Roman"/>
          <w:sz w:val="24"/>
          <w:szCs w:val="24"/>
        </w:rPr>
        <w:t>platforms</w:t>
      </w:r>
      <w:r w:rsidR="00CE3951">
        <w:rPr>
          <w:rFonts w:ascii="Times New Roman" w:hAnsi="Times New Roman" w:cs="Times New Roman"/>
          <w:sz w:val="24"/>
          <w:szCs w:val="24"/>
        </w:rPr>
        <w:t>,</w:t>
      </w:r>
      <w:r w:rsidR="00CE3951" w:rsidRPr="00703517">
        <w:rPr>
          <w:rFonts w:ascii="Times New Roman" w:hAnsi="Times New Roman" w:cs="Times New Roman"/>
          <w:sz w:val="24"/>
          <w:szCs w:val="24"/>
        </w:rPr>
        <w:t xml:space="preserve"> such</w:t>
      </w:r>
      <w:r w:rsidRPr="00703517">
        <w:rPr>
          <w:rFonts w:ascii="Times New Roman" w:hAnsi="Times New Roman" w:cs="Times New Roman"/>
          <w:sz w:val="24"/>
          <w:szCs w:val="24"/>
        </w:rPr>
        <w:t xml:space="preserve"> as records from online platforms like </w:t>
      </w:r>
      <w:r w:rsidR="00CE3951" w:rsidRPr="00703517">
        <w:rPr>
          <w:rFonts w:ascii="Times New Roman" w:hAnsi="Times New Roman" w:cs="Times New Roman"/>
          <w:sz w:val="24"/>
          <w:szCs w:val="24"/>
        </w:rPr>
        <w:t>iNaturalist</w:t>
      </w:r>
      <w:r w:rsidR="00CE3951">
        <w:rPr>
          <w:rFonts w:ascii="Times New Roman" w:hAnsi="Times New Roman" w:cs="Times New Roman"/>
          <w:sz w:val="24"/>
          <w:szCs w:val="24"/>
        </w:rPr>
        <w:t xml:space="preserve"> and</w:t>
      </w:r>
      <w:r w:rsidRPr="00703517">
        <w:rPr>
          <w:rFonts w:ascii="Times New Roman" w:hAnsi="Times New Roman" w:cs="Times New Roman"/>
          <w:sz w:val="24"/>
          <w:szCs w:val="24"/>
        </w:rPr>
        <w:t xml:space="preserve"> are almost all</w:t>
      </w:r>
      <w:r w:rsidR="00396D47" w:rsidRPr="00703517">
        <w:rPr>
          <w:rFonts w:ascii="Times New Roman" w:hAnsi="Times New Roman" w:cs="Times New Roman"/>
          <w:sz w:val="24"/>
          <w:szCs w:val="24"/>
        </w:rPr>
        <w:t xml:space="preserve"> opportunistic</w:t>
      </w:r>
      <w:r w:rsidR="000849C8">
        <w:rPr>
          <w:rFonts w:ascii="Times New Roman" w:hAnsi="Times New Roman" w:cs="Times New Roman"/>
          <w:sz w:val="24"/>
          <w:szCs w:val="24"/>
        </w:rPr>
        <w:t xml:space="preserve"> or</w:t>
      </w:r>
      <w:r w:rsidR="00CE3951">
        <w:rPr>
          <w:rFonts w:ascii="Times New Roman" w:hAnsi="Times New Roman" w:cs="Times New Roman"/>
          <w:sz w:val="24"/>
          <w:szCs w:val="24"/>
        </w:rPr>
        <w:t xml:space="preserve"> </w:t>
      </w:r>
      <w:r w:rsidRPr="00703517">
        <w:rPr>
          <w:rFonts w:ascii="Times New Roman" w:hAnsi="Times New Roman" w:cs="Times New Roman"/>
          <w:sz w:val="24"/>
          <w:szCs w:val="24"/>
        </w:rPr>
        <w:t>“presence-only”</w:t>
      </w:r>
      <w:r w:rsidR="00756CF2">
        <w:rPr>
          <w:rFonts w:ascii="Times New Roman" w:hAnsi="Times New Roman" w:cs="Times New Roman"/>
          <w:sz w:val="24"/>
          <w:szCs w:val="24"/>
        </w:rPr>
        <w:t xml:space="preserve"> </w:t>
      </w:r>
      <w:r w:rsidR="000849C8">
        <w:rPr>
          <w:rFonts w:ascii="Times New Roman" w:hAnsi="Times New Roman" w:cs="Times New Roman"/>
          <w:sz w:val="24"/>
          <w:szCs w:val="24"/>
        </w:rPr>
        <w:t xml:space="preserve">data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w:t>
      </w:r>
      <w:r w:rsidR="000849C8">
        <w:rPr>
          <w:rFonts w:ascii="Times New Roman" w:hAnsi="Times New Roman" w:cs="Times New Roman"/>
          <w:sz w:val="24"/>
          <w:szCs w:val="24"/>
        </w:rPr>
        <w:t>-</w:t>
      </w:r>
      <w:r w:rsidR="00396D47" w:rsidRPr="00703517">
        <w:rPr>
          <w:rFonts w:ascii="Times New Roman" w:hAnsi="Times New Roman" w:cs="Times New Roman"/>
          <w:sz w:val="24"/>
          <w:szCs w:val="24"/>
        </w:rPr>
        <w:t>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capture all species </w:t>
      </w:r>
      <w:r w:rsidR="00A7686D" w:rsidRPr="00703517">
        <w:rPr>
          <w:rFonts w:ascii="Times New Roman" w:hAnsi="Times New Roman" w:cs="Times New Roman"/>
          <w:sz w:val="24"/>
          <w:szCs w:val="24"/>
        </w:rPr>
        <w:t xml:space="preserve">in </w:t>
      </w:r>
      <w:r w:rsidR="000849C8">
        <w:rPr>
          <w:rFonts w:ascii="Times New Roman" w:hAnsi="Times New Roman" w:cs="Times New Roman"/>
          <w:sz w:val="24"/>
          <w:szCs w:val="24"/>
        </w:rPr>
        <w:t>the</w:t>
      </w:r>
      <w:r w:rsidR="000849C8" w:rsidRPr="00703517">
        <w:rPr>
          <w:rFonts w:ascii="Times New Roman" w:hAnsi="Times New Roman" w:cs="Times New Roman"/>
          <w:sz w:val="24"/>
          <w:szCs w:val="24"/>
        </w:rPr>
        <w:t xml:space="preserve"> </w:t>
      </w:r>
      <w:r w:rsidRPr="00703517">
        <w:rPr>
          <w:rFonts w:ascii="Times New Roman" w:hAnsi="Times New Roman" w:cs="Times New Roman"/>
          <w:sz w:val="24"/>
          <w:szCs w:val="24"/>
        </w:rPr>
        <w:t>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647BD1">
        <w:rPr>
          <w:rFonts w:ascii="Times New Roman" w:hAnsi="Times New Roman" w:cs="Times New Roman"/>
          <w:sz w:val="24"/>
          <w:szCs w:val="24"/>
        </w:rPr>
        <w:t xml:space="preserve">those </w:t>
      </w:r>
      <w:r w:rsidR="007C6A59">
        <w:rPr>
          <w:rFonts w:ascii="Times New Roman" w:hAnsi="Times New Roman" w:cs="Times New Roman"/>
          <w:sz w:val="24"/>
          <w:szCs w:val="24"/>
        </w:rPr>
        <w:t xml:space="preserve">that are </w:t>
      </w:r>
      <w:r w:rsidR="00A7686D" w:rsidRPr="00703517">
        <w:rPr>
          <w:rFonts w:ascii="Times New Roman" w:hAnsi="Times New Roman" w:cs="Times New Roman"/>
          <w:sz w:val="24"/>
          <w:szCs w:val="24"/>
        </w:rPr>
        <w:t>more detectabl</w:t>
      </w:r>
      <w:r w:rsidR="00647BD1">
        <w:rPr>
          <w:rFonts w:ascii="Times New Roman" w:hAnsi="Times New Roman" w:cs="Times New Roman"/>
          <w:sz w:val="24"/>
          <w:szCs w:val="24"/>
        </w:rPr>
        <w:t>e</w:t>
      </w:r>
      <w:r w:rsidR="000849C8">
        <w:rPr>
          <w:rFonts w:ascii="Times New Roman" w:hAnsi="Times New Roman" w:cs="Times New Roman"/>
          <w:sz w:val="24"/>
          <w:szCs w:val="24"/>
        </w:rPr>
        <w:t>.</w:t>
      </w:r>
      <w:r w:rsidR="00647BD1">
        <w:rPr>
          <w:rFonts w:ascii="Times New Roman" w:hAnsi="Times New Roman" w:cs="Times New Roman"/>
          <w:sz w:val="24"/>
          <w:szCs w:val="24"/>
        </w:rPr>
        <w:t xml:space="preserve"> C</w:t>
      </w:r>
      <w:r w:rsidR="00647BD1" w:rsidRPr="00703517">
        <w:rPr>
          <w:rFonts w:ascii="Times New Roman" w:hAnsi="Times New Roman" w:cs="Times New Roman"/>
          <w:sz w:val="24"/>
          <w:szCs w:val="24"/>
        </w:rPr>
        <w:t xml:space="preserve">ryptic, </w:t>
      </w:r>
      <w:r w:rsidR="00647BD1">
        <w:rPr>
          <w:rFonts w:ascii="Times New Roman" w:hAnsi="Times New Roman" w:cs="Times New Roman"/>
          <w:sz w:val="24"/>
          <w:szCs w:val="24"/>
        </w:rPr>
        <w:t>small-bodied</w:t>
      </w:r>
      <w:r w:rsidR="00647BD1" w:rsidRPr="00703517">
        <w:rPr>
          <w:rFonts w:ascii="Times New Roman" w:hAnsi="Times New Roman" w:cs="Times New Roman"/>
          <w:sz w:val="24"/>
          <w:szCs w:val="24"/>
        </w:rPr>
        <w:t xml:space="preserve"> species may go under-reported </w:t>
      </w:r>
      <w:r w:rsidR="00647BD1" w:rsidRPr="00703517">
        <w:rPr>
          <w:rFonts w:ascii="Times New Roman" w:hAnsi="Times New Roman" w:cs="Times New Roman"/>
          <w:sz w:val="24"/>
          <w:szCs w:val="24"/>
        </w:rPr>
        <w:fldChar w:fldCharType="begin"/>
      </w:r>
      <w:r w:rsidR="00647BD1"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647BD1" w:rsidRPr="00703517">
        <w:rPr>
          <w:rFonts w:ascii="Times New Roman" w:hAnsi="Times New Roman" w:cs="Times New Roman"/>
          <w:sz w:val="24"/>
          <w:szCs w:val="24"/>
        </w:rPr>
        <w:fldChar w:fldCharType="separate"/>
      </w:r>
      <w:r w:rsidR="00647BD1" w:rsidRPr="00703517">
        <w:rPr>
          <w:rFonts w:ascii="Times New Roman" w:hAnsi="Times New Roman" w:cs="Times New Roman"/>
          <w:sz w:val="24"/>
          <w:szCs w:val="24"/>
        </w:rPr>
        <w:t xml:space="preserve">(Meyer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2016; Adamo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2021)</w:t>
      </w:r>
      <w:r w:rsidR="00647BD1" w:rsidRPr="00703517">
        <w:rPr>
          <w:rFonts w:ascii="Times New Roman" w:hAnsi="Times New Roman" w:cs="Times New Roman"/>
          <w:sz w:val="24"/>
          <w:szCs w:val="24"/>
        </w:rPr>
        <w:fldChar w:fldCharType="end"/>
      </w:r>
      <w:r w:rsidR="00647BD1" w:rsidRPr="00703517">
        <w:rPr>
          <w:rFonts w:ascii="Times New Roman" w:hAnsi="Times New Roman" w:cs="Times New Roman"/>
          <w:sz w:val="24"/>
          <w:szCs w:val="24"/>
        </w:rPr>
        <w:t xml:space="preserve">. </w:t>
      </w:r>
      <w:r w:rsidR="00647BD1">
        <w:rPr>
          <w:rFonts w:ascii="Times New Roman" w:hAnsi="Times New Roman" w:cs="Times New Roman"/>
          <w:sz w:val="24"/>
          <w:szCs w:val="24"/>
        </w:rPr>
        <w:t>Further, there is no guarantee of resampling at the same site over time.</w:t>
      </w:r>
      <w:r w:rsidR="000849C8">
        <w:rPr>
          <w:rFonts w:ascii="Times New Roman" w:hAnsi="Times New Roman" w:cs="Times New Roman"/>
          <w:sz w:val="24"/>
          <w:szCs w:val="24"/>
        </w:rPr>
        <w:t xml:space="preserve"> </w:t>
      </w:r>
      <w:r w:rsidR="00A7686D" w:rsidRPr="00703517">
        <w:rPr>
          <w:rFonts w:ascii="Times New Roman" w:hAnsi="Times New Roman" w:cs="Times New Roman"/>
          <w:sz w:val="24"/>
          <w:szCs w:val="24"/>
        </w:rPr>
        <w:t xml:space="preserve">Finally, </w:t>
      </w:r>
      <w:r w:rsidR="00B06455">
        <w:rPr>
          <w:rFonts w:ascii="Times New Roman" w:hAnsi="Times New Roman" w:cs="Times New Roman"/>
          <w:sz w:val="24"/>
          <w:szCs w:val="24"/>
        </w:rPr>
        <w:t xml:space="preserve">accounting for </w:t>
      </w:r>
      <w:r w:rsidR="00587906" w:rsidRPr="00703517">
        <w:rPr>
          <w:rFonts w:ascii="Times New Roman" w:hAnsi="Times New Roman" w:cs="Times New Roman"/>
          <w:sz w:val="24"/>
          <w:szCs w:val="24"/>
        </w:rPr>
        <w:t xml:space="preserve">data </w:t>
      </w:r>
      <w:r w:rsidR="00B06455">
        <w:rPr>
          <w:rFonts w:ascii="Times New Roman" w:hAnsi="Times New Roman" w:cs="Times New Roman"/>
          <w:sz w:val="24"/>
          <w:szCs w:val="24"/>
        </w:rPr>
        <w:t xml:space="preserve">biases </w:t>
      </w:r>
      <w:r w:rsidR="00251EB8"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B06455">
        <w:rPr>
          <w:rFonts w:ascii="Times New Roman" w:hAnsi="Times New Roman" w:cs="Times New Roman"/>
          <w:sz w:val="24"/>
          <w:szCs w:val="24"/>
        </w:rPr>
        <w:t xml:space="preserve">particularly </w:t>
      </w:r>
      <w:r w:rsidR="007C6A59">
        <w:rPr>
          <w:rFonts w:ascii="Times New Roman" w:hAnsi="Times New Roman" w:cs="Times New Roman"/>
          <w:sz w:val="24"/>
          <w:szCs w:val="24"/>
        </w:rPr>
        <w:t>challenging</w:t>
      </w:r>
      <w:r w:rsidR="007C6A59" w:rsidRPr="00703517">
        <w:rPr>
          <w:rFonts w:ascii="Times New Roman" w:hAnsi="Times New Roman" w:cs="Times New Roman"/>
          <w:sz w:val="24"/>
          <w:szCs w:val="24"/>
        </w:rPr>
        <w:t xml:space="preserve"> </w:t>
      </w:r>
      <w:r w:rsidR="007C6A59">
        <w:rPr>
          <w:rFonts w:ascii="Times New Roman" w:hAnsi="Times New Roman" w:cs="Times New Roman"/>
          <w:sz w:val="24"/>
          <w:szCs w:val="24"/>
        </w:rPr>
        <w:t>because</w:t>
      </w:r>
      <w:r w:rsidR="00B22746">
        <w:rPr>
          <w:rFonts w:ascii="Times New Roman" w:hAnsi="Times New Roman" w:cs="Times New Roman"/>
          <w:sz w:val="24"/>
          <w:szCs w:val="24"/>
        </w:rPr>
        <w:t xml:space="preserve"> absences or non-detections </w:t>
      </w:r>
      <w:r w:rsidR="00B06455">
        <w:rPr>
          <w:rFonts w:ascii="Times New Roman" w:hAnsi="Times New Roman" w:cs="Times New Roman"/>
          <w:sz w:val="24"/>
          <w:szCs w:val="24"/>
        </w:rPr>
        <w:t xml:space="preserve">go </w:t>
      </w:r>
      <w:r w:rsidR="00251EB8">
        <w:rPr>
          <w:rFonts w:ascii="Times New Roman" w:hAnsi="Times New Roman" w:cs="Times New Roman"/>
          <w:sz w:val="24"/>
          <w:szCs w:val="24"/>
        </w:rPr>
        <w:t>unrecorded,</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and effort is unknown. </w:t>
      </w:r>
      <w:r w:rsidR="007C6A59">
        <w:rPr>
          <w:rFonts w:ascii="Times New Roman" w:hAnsi="Times New Roman" w:cs="Times New Roman"/>
          <w:sz w:val="24"/>
          <w:szCs w:val="24"/>
        </w:rPr>
        <w:t>Thus, these</w:t>
      </w:r>
      <w:r w:rsidR="00B22746">
        <w:rPr>
          <w:rFonts w:ascii="Times New Roman" w:hAnsi="Times New Roman" w:cs="Times New Roman"/>
          <w:sz w:val="24"/>
          <w:szCs w:val="24"/>
        </w:rPr>
        <w:t xml:space="preserve"> data have long been unsuitable for typical statistical models, which are largely rooted in generalized linear modeling paradigms</w:t>
      </w:r>
      <w:r w:rsidR="00B06455">
        <w:rPr>
          <w:rFonts w:ascii="Times New Roman" w:hAnsi="Times New Roman" w:cs="Times New Roman"/>
          <w:sz w:val="24"/>
          <w:szCs w:val="24"/>
        </w:rPr>
        <w:t xml:space="preserve"> that have demanded abundance or presence-absence data</w:t>
      </w:r>
      <w:r w:rsidR="00B22746">
        <w:rPr>
          <w:rFonts w:ascii="Times New Roman" w:hAnsi="Times New Roman" w:cs="Times New Roman"/>
          <w:sz w:val="24"/>
          <w:szCs w:val="24"/>
        </w:rPr>
        <w:t xml:space="preserve">.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w:t>
      </w:r>
      <w:r w:rsidR="00226332">
        <w:rPr>
          <w:rFonts w:ascii="Times New Roman" w:hAnsi="Times New Roman" w:cs="Times New Roman"/>
          <w:sz w:val="24"/>
          <w:szCs w:val="24"/>
        </w:rPr>
        <w:t xml:space="preserve">typical statistical </w:t>
      </w:r>
      <w:r w:rsidR="00B22746">
        <w:rPr>
          <w:rFonts w:ascii="Times New Roman" w:hAnsi="Times New Roman" w:cs="Times New Roman"/>
          <w:sz w:val="24"/>
          <w:szCs w:val="24"/>
        </w:rPr>
        <w:t>models, a new class of species distribution models</w:t>
      </w:r>
      <w:r w:rsidR="00B06455">
        <w:rPr>
          <w:rFonts w:ascii="Times New Roman" w:hAnsi="Times New Roman" w:cs="Times New Roman"/>
          <w:sz w:val="24"/>
          <w:szCs w:val="24"/>
        </w:rPr>
        <w:t>, including popular software like MaxENT,</w:t>
      </w:r>
      <w:r w:rsidR="00B22746">
        <w:rPr>
          <w:rFonts w:ascii="Times New Roman" w:hAnsi="Times New Roman" w:cs="Times New Roman"/>
          <w:sz w:val="24"/>
          <w:szCs w:val="24"/>
        </w:rPr>
        <w:t xml:space="preserve"> </w:t>
      </w:r>
      <w:r w:rsidR="00B22746">
        <w:rPr>
          <w:rFonts w:ascii="Times New Roman" w:hAnsi="Times New Roman" w:cs="Times New Roman"/>
          <w:sz w:val="24"/>
          <w:szCs w:val="24"/>
        </w:rPr>
        <w:lastRenderedPageBreak/>
        <w:t xml:space="preserve">which </w:t>
      </w:r>
      <w:r w:rsidR="00B06455">
        <w:rPr>
          <w:rFonts w:ascii="Times New Roman" w:hAnsi="Times New Roman" w:cs="Times New Roman"/>
          <w:sz w:val="24"/>
          <w:szCs w:val="24"/>
        </w:rPr>
        <w:t>generate</w:t>
      </w:r>
      <w:r w:rsidR="009E6F29">
        <w:rPr>
          <w:rFonts w:ascii="Times New Roman" w:hAnsi="Times New Roman" w:cs="Times New Roman"/>
          <w:sz w:val="24"/>
          <w:szCs w:val="24"/>
        </w:rPr>
        <w:t xml:space="preserve"> </w:t>
      </w:r>
      <w:r w:rsidR="00B22746">
        <w:rPr>
          <w:rFonts w:ascii="Times New Roman" w:hAnsi="Times New Roman" w:cs="Times New Roman"/>
          <w:sz w:val="24"/>
          <w:szCs w:val="24"/>
        </w:rPr>
        <w:t>“pseudoabsence” data</w:t>
      </w:r>
      <w:r w:rsidR="00B06455">
        <w:rPr>
          <w:rFonts w:ascii="Times New Roman" w:hAnsi="Times New Roman" w:cs="Times New Roman"/>
          <w:sz w:val="24"/>
          <w:szCs w:val="24"/>
        </w:rPr>
        <w:t xml:space="preserve"> based on complex algorithms </w:t>
      </w:r>
      <w:commentRangeStart w:id="3"/>
      <w:r w:rsidR="00B06455">
        <w:rPr>
          <w:rFonts w:ascii="Times New Roman" w:hAnsi="Times New Roman" w:cs="Times New Roman"/>
          <w:sz w:val="24"/>
          <w:szCs w:val="24"/>
        </w:rPr>
        <w:t>()</w:t>
      </w:r>
      <w:commentRangeEnd w:id="3"/>
      <w:r w:rsidR="0090508B">
        <w:rPr>
          <w:rStyle w:val="CommentReference"/>
        </w:rPr>
        <w:commentReference w:id="3"/>
      </w:r>
      <w:r w:rsidR="00B22746">
        <w:rPr>
          <w:rFonts w:ascii="Times New Roman" w:hAnsi="Times New Roman" w:cs="Times New Roman"/>
          <w:sz w:val="24"/>
          <w:szCs w:val="24"/>
        </w:rPr>
        <w:t xml:space="preserve">, </w:t>
      </w:r>
      <w:r w:rsidR="00B06455">
        <w:rPr>
          <w:rFonts w:ascii="Times New Roman" w:hAnsi="Times New Roman" w:cs="Times New Roman"/>
          <w:sz w:val="24"/>
          <w:szCs w:val="24"/>
        </w:rPr>
        <w:t>have been</w:t>
      </w:r>
      <w:r w:rsidR="00B22746">
        <w:rPr>
          <w:rFonts w:ascii="Times New Roman" w:hAnsi="Times New Roman" w:cs="Times New Roman"/>
          <w:sz w:val="24"/>
          <w:szCs w:val="24"/>
        </w:rPr>
        <w:t xml:space="preserve"> widely used</w:t>
      </w:r>
      <w:r w:rsidR="00C97822">
        <w:rPr>
          <w:rFonts w:ascii="Times New Roman" w:hAnsi="Times New Roman" w:cs="Times New Roman"/>
          <w:sz w:val="24"/>
          <w:szCs w:val="24"/>
        </w:rPr>
        <w:t xml:space="preserve"> and have helped expand our knowledge about large-scale distributions</w:t>
      </w:r>
      <w:r w:rsidR="00B06455">
        <w:rPr>
          <w:rFonts w:ascii="Times New Roman" w:hAnsi="Times New Roman" w:cs="Times New Roman"/>
          <w:sz w:val="24"/>
          <w:szCs w:val="24"/>
        </w:rPr>
        <w:t xml:space="preserve"> </w:t>
      </w:r>
      <w:r w:rsidR="00251EB8">
        <w:rPr>
          <w:rFonts w:ascii="Times New Roman" w:hAnsi="Times New Roman" w:cs="Times New Roman"/>
          <w:sz w:val="24"/>
          <w:szCs w:val="24"/>
        </w:rPr>
        <w:fldChar w:fldCharType="begin"/>
      </w:r>
      <w:r w:rsidR="00251EB8">
        <w:rPr>
          <w:rFonts w:ascii="Times New Roman" w:hAnsi="Times New Roman" w:cs="Times New Roman"/>
          <w:sz w:val="24"/>
          <w:szCs w:val="24"/>
        </w:rPr>
        <w:instrText xml:space="preserve"> ADDIN ZOTERO_ITEM CSL_CITATION {"citationID":"jAnv1uwz","properties":{"formattedCitation":"(Elith &amp; Leathwick 2009)","plainCitation":"(Elith &amp; Leathwick 2009)","noteIndex":0},"citationItems":[{"id":1252,"uris":["http://zotero.org/users/3183432/items/GWKKAGZ5"],"itemData":{"id":1252,"type":"article-journal","container-title":"Annual review of ecology, evolution, and systematics","note":"publisher: Annual Reviews","page":"677–697","title":"Species distribution models: ecological explanation and prediction across space and time","volume":"40","author":[{"family":"Elith","given":"Jane"},{"family":"Leathwick","given":"John R"}],"issued":{"date-parts":[["2009"]]}}}],"schema":"https://github.com/citation-style-language/schema/raw/master/csl-citation.json"} </w:instrText>
      </w:r>
      <w:r w:rsidR="00251EB8">
        <w:rPr>
          <w:rFonts w:ascii="Times New Roman" w:hAnsi="Times New Roman" w:cs="Times New Roman"/>
          <w:sz w:val="24"/>
          <w:szCs w:val="24"/>
        </w:rPr>
        <w:fldChar w:fldCharType="separate"/>
      </w:r>
      <w:r w:rsidR="00251EB8" w:rsidRPr="00251EB8">
        <w:rPr>
          <w:rFonts w:ascii="Times New Roman" w:hAnsi="Times New Roman" w:cs="Times New Roman"/>
          <w:sz w:val="24"/>
        </w:rPr>
        <w:t>(Elith &amp; Leathwick 2009)</w:t>
      </w:r>
      <w:r w:rsidR="00251EB8">
        <w:rPr>
          <w:rFonts w:ascii="Times New Roman" w:hAnsi="Times New Roman" w:cs="Times New Roman"/>
          <w:sz w:val="24"/>
          <w:szCs w:val="24"/>
        </w:rPr>
        <w:fldChar w:fldCharType="end"/>
      </w:r>
      <w:r w:rsidR="00B22746">
        <w:rPr>
          <w:rFonts w:ascii="Times New Roman" w:hAnsi="Times New Roman" w:cs="Times New Roman"/>
          <w:sz w:val="24"/>
          <w:szCs w:val="24"/>
        </w:rPr>
        <w:t xml:space="preserve">; however, some studies have found these </w:t>
      </w:r>
      <w:r w:rsidR="00C97822">
        <w:rPr>
          <w:rFonts w:ascii="Times New Roman" w:hAnsi="Times New Roman" w:cs="Times New Roman"/>
          <w:sz w:val="24"/>
          <w:szCs w:val="24"/>
        </w:rPr>
        <w:t>methods</w:t>
      </w:r>
      <w:r w:rsidR="00B22746">
        <w:rPr>
          <w:rFonts w:ascii="Times New Roman" w:hAnsi="Times New Roman" w:cs="Times New Roman"/>
          <w:sz w:val="24"/>
          <w:szCs w:val="24"/>
        </w:rPr>
        <w:t xml:space="preserve"> to </w:t>
      </w:r>
      <w:r w:rsidR="00C97822">
        <w:rPr>
          <w:rFonts w:ascii="Times New Roman" w:hAnsi="Times New Roman" w:cs="Times New Roman"/>
          <w:sz w:val="24"/>
          <w:szCs w:val="24"/>
        </w:rPr>
        <w:t xml:space="preserve">be </w:t>
      </w:r>
      <w:r w:rsidR="00B22746">
        <w:rPr>
          <w:rFonts w:ascii="Times New Roman" w:hAnsi="Times New Roman" w:cs="Times New Roman"/>
          <w:sz w:val="24"/>
          <w:szCs w:val="24"/>
        </w:rPr>
        <w:t xml:space="preserve">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 xml:space="preserve">(Yackulic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7A7D815E"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issue of using presence-only data in large scale ecological analysis has resulted in many conversations about </w:t>
      </w:r>
      <w:r w:rsidR="00C97822">
        <w:rPr>
          <w:rFonts w:ascii="Times New Roman" w:hAnsi="Times New Roman" w:cs="Times New Roman"/>
          <w:sz w:val="24"/>
          <w:szCs w:val="24"/>
        </w:rPr>
        <w:t xml:space="preserve">the most </w:t>
      </w:r>
      <w:r>
        <w:rPr>
          <w:rFonts w:ascii="Times New Roman" w:hAnsi="Times New Roman" w:cs="Times New Roman"/>
          <w:sz w:val="24"/>
          <w:szCs w:val="24"/>
        </w:rPr>
        <w:t xml:space="preserve">appropriate </w:t>
      </w:r>
      <w:r w:rsidR="00C97822">
        <w:rPr>
          <w:rFonts w:ascii="Times New Roman" w:hAnsi="Times New Roman" w:cs="Times New Roman"/>
          <w:sz w:val="24"/>
          <w:szCs w:val="24"/>
        </w:rPr>
        <w:t xml:space="preserve">models and also best practices for the </w:t>
      </w:r>
      <w:r w:rsidR="00930B52">
        <w:rPr>
          <w:rFonts w:ascii="Times New Roman" w:hAnsi="Times New Roman" w:cs="Times New Roman"/>
          <w:sz w:val="24"/>
          <w:szCs w:val="24"/>
        </w:rPr>
        <w:t>use of</w:t>
      </w:r>
      <w:r>
        <w:rPr>
          <w:rFonts w:ascii="Times New Roman" w:hAnsi="Times New Roman" w:cs="Times New Roman"/>
          <w:sz w:val="24"/>
          <w:szCs w:val="24"/>
        </w:rPr>
        <w:t xml:space="preserve"> these data.</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These debates span multiple metrics of biodiversity including wh</w:t>
      </w:r>
      <w:r w:rsidR="00C97822">
        <w:rPr>
          <w:rFonts w:ascii="Times New Roman" w:hAnsi="Times New Roman" w:cs="Times New Roman"/>
          <w:sz w:val="24"/>
          <w:szCs w:val="24"/>
        </w:rPr>
        <w:t>en</w:t>
      </w:r>
      <w:r w:rsidR="00FF5552">
        <w:rPr>
          <w:rFonts w:ascii="Times New Roman" w:hAnsi="Times New Roman" w:cs="Times New Roman"/>
          <w:sz w:val="24"/>
          <w:szCs w:val="24"/>
        </w:rPr>
        <w:t xml:space="preserve"> or </w:t>
      </w:r>
      <w:r w:rsidR="00C97822">
        <w:rPr>
          <w:rFonts w:ascii="Times New Roman" w:hAnsi="Times New Roman" w:cs="Times New Roman"/>
          <w:sz w:val="24"/>
          <w:szCs w:val="24"/>
        </w:rPr>
        <w:t xml:space="preserve">how </w:t>
      </w:r>
      <w:r w:rsidR="00FF5552">
        <w:rPr>
          <w:rFonts w:ascii="Times New Roman" w:hAnsi="Times New Roman" w:cs="Times New Roman"/>
          <w:sz w:val="24"/>
          <w:szCs w:val="24"/>
        </w:rPr>
        <w:t xml:space="preserve">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Wepprich</w:t>
      </w:r>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r w:rsidR="006E77D0" w:rsidRPr="006E77D0">
        <w:rPr>
          <w:rFonts w:ascii="Times New Roman" w:hAnsi="Times New Roman" w:cs="Times New Roman"/>
          <w:i/>
          <w:iCs/>
          <w:sz w:val="24"/>
          <w:szCs w:val="24"/>
        </w:rPr>
        <w:t>plexippus</w:t>
      </w:r>
      <w:r w:rsidR="006E77D0">
        <w:rPr>
          <w:rFonts w:ascii="Times New Roman" w:hAnsi="Times New Roman" w:cs="Times New Roman"/>
          <w:sz w:val="24"/>
          <w:szCs w:val="24"/>
        </w:rPr>
        <w:t xml:space="preserve"> (Lepidoptera: Nymphalidae), </w:t>
      </w:r>
      <w:r w:rsidR="00C97822">
        <w:rPr>
          <w:rFonts w:ascii="Times New Roman" w:hAnsi="Times New Roman" w:cs="Times New Roman"/>
          <w:sz w:val="24"/>
          <w:szCs w:val="24"/>
        </w:rPr>
        <w:t>were</w:t>
      </w:r>
      <w:r w:rsidR="003C4B06">
        <w:rPr>
          <w:rFonts w:ascii="Times New Roman" w:hAnsi="Times New Roman" w:cs="Times New Roman"/>
          <w:sz w:val="24"/>
          <w:szCs w:val="24"/>
        </w:rPr>
        <w:t xml:space="preserve"> severely biased </w:t>
      </w:r>
      <w:r w:rsidR="00C97822">
        <w:rPr>
          <w:rFonts w:ascii="Times New Roman" w:hAnsi="Times New Roman" w:cs="Times New Roman"/>
          <w:sz w:val="24"/>
          <w:szCs w:val="24"/>
        </w:rPr>
        <w:t>in an effort to track abundances over 100 years</w:t>
      </w:r>
      <w:r w:rsidR="003C4B06">
        <w:rPr>
          <w:rFonts w:ascii="Times New Roman" w:hAnsi="Times New Roman" w:cs="Times New Roman"/>
          <w:sz w:val="24"/>
          <w:szCs w:val="24"/>
        </w:rPr>
        <w:t xml:space="preserve">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C97822">
        <w:rPr>
          <w:rFonts w:ascii="Times New Roman" w:hAnsi="Times New Roman" w:cs="Times New Roman"/>
          <w:sz w:val="24"/>
          <w:szCs w:val="24"/>
        </w:rPr>
        <w:t>In addition</w:t>
      </w:r>
      <w:r w:rsidR="002D313D">
        <w:rPr>
          <w:rFonts w:ascii="Times New Roman" w:hAnsi="Times New Roman" w:cs="Times New Roman"/>
          <w:sz w:val="24"/>
          <w:szCs w:val="24"/>
        </w:rPr>
        <w:t xml:space="preserve">, Larsen &amp; Shirey </w:t>
      </w:r>
      <w:r w:rsidR="00C97822">
        <w:rPr>
          <w:rFonts w:ascii="Times New Roman" w:hAnsi="Times New Roman" w:cs="Times New Roman"/>
          <w:sz w:val="24"/>
          <w:szCs w:val="24"/>
        </w:rPr>
        <w:t>(</w:t>
      </w:r>
      <w:r w:rsidR="002D313D">
        <w:rPr>
          <w:rFonts w:ascii="Times New Roman" w:hAnsi="Times New Roman" w:cs="Times New Roman"/>
          <w:sz w:val="24"/>
          <w:szCs w:val="24"/>
        </w:rPr>
        <w:t>2021</w:t>
      </w:r>
      <w:r w:rsidR="00C97822">
        <w:rPr>
          <w:rFonts w:ascii="Times New Roman" w:hAnsi="Times New Roman" w:cs="Times New Roman"/>
          <w:sz w:val="24"/>
          <w:szCs w:val="24"/>
        </w:rPr>
        <w:t>)</w:t>
      </w:r>
      <w:r w:rsidR="002D313D">
        <w:rPr>
          <w:rFonts w:ascii="Times New Roman" w:hAnsi="Times New Roman" w:cs="Times New Roman"/>
          <w:sz w:val="24"/>
          <w:szCs w:val="24"/>
        </w:rPr>
        <w:t xml:space="preserve"> found that </w:t>
      </w:r>
      <w:r w:rsidR="00C97822">
        <w:rPr>
          <w:rFonts w:ascii="Times New Roman" w:hAnsi="Times New Roman" w:cs="Times New Roman"/>
          <w:sz w:val="24"/>
          <w:szCs w:val="24"/>
        </w:rPr>
        <w:t xml:space="preserve">lack of curation and inappropriate modeling </w:t>
      </w:r>
      <w:r w:rsidR="002D313D">
        <w:rPr>
          <w:rFonts w:ascii="Times New Roman" w:hAnsi="Times New Roman" w:cs="Times New Roman"/>
          <w:sz w:val="24"/>
          <w:szCs w:val="24"/>
        </w:rPr>
        <w:t xml:space="preserve">of presence-only data to </w:t>
      </w:r>
      <w:r w:rsidR="00C97822">
        <w:rPr>
          <w:rFonts w:ascii="Times New Roman" w:hAnsi="Times New Roman" w:cs="Times New Roman"/>
          <w:sz w:val="24"/>
          <w:szCs w:val="24"/>
        </w:rPr>
        <w:t xml:space="preserve">in a study </w:t>
      </w:r>
      <w:r w:rsidR="00AA33D5">
        <w:rPr>
          <w:rFonts w:ascii="Times New Roman" w:hAnsi="Times New Roman" w:cs="Times New Roman"/>
          <w:sz w:val="24"/>
          <w:szCs w:val="24"/>
        </w:rPr>
        <w:t xml:space="preserve">to </w:t>
      </w:r>
      <w:r w:rsidR="002D313D">
        <w:rPr>
          <w:rFonts w:ascii="Times New Roman" w:hAnsi="Times New Roman" w:cs="Times New Roman"/>
          <w:sz w:val="24"/>
          <w:szCs w:val="24"/>
        </w:rPr>
        <w:t>infer phenometrics resulted in inference</w:t>
      </w:r>
      <w:r w:rsidR="00C97822">
        <w:rPr>
          <w:rFonts w:ascii="Times New Roman" w:hAnsi="Times New Roman" w:cs="Times New Roman"/>
          <w:sz w:val="24"/>
          <w:szCs w:val="24"/>
        </w:rPr>
        <w:t>s</w:t>
      </w:r>
      <w:r w:rsidR="002D313D">
        <w:rPr>
          <w:rFonts w:ascii="Times New Roman" w:hAnsi="Times New Roman" w:cs="Times New Roman"/>
          <w:sz w:val="24"/>
          <w:szCs w:val="24"/>
        </w:rPr>
        <w:t xml:space="preserve"> that </w:t>
      </w:r>
      <w:r w:rsidR="00C97822">
        <w:rPr>
          <w:rFonts w:ascii="Times New Roman" w:hAnsi="Times New Roman" w:cs="Times New Roman"/>
          <w:sz w:val="24"/>
          <w:szCs w:val="24"/>
        </w:rPr>
        <w:t xml:space="preserve">clearly did </w:t>
      </w:r>
      <w:r w:rsidR="002D313D">
        <w:rPr>
          <w:rFonts w:ascii="Times New Roman" w:hAnsi="Times New Roman" w:cs="Times New Roman"/>
          <w:sz w:val="24"/>
          <w:szCs w:val="24"/>
        </w:rPr>
        <w:t>not make ecological sense</w:t>
      </w:r>
      <w:r w:rsidR="00C97822">
        <w:rPr>
          <w:rFonts w:ascii="Times New Roman" w:hAnsi="Times New Roman" w:cs="Times New Roman"/>
          <w:sz w:val="24"/>
          <w:szCs w:val="24"/>
        </w:rPr>
        <w:t xml:space="preserve">; specifically the study found that butterfly </w:t>
      </w:r>
      <w:r w:rsidR="002D313D">
        <w:rPr>
          <w:rFonts w:ascii="Times New Roman" w:hAnsi="Times New Roman" w:cs="Times New Roman"/>
          <w:sz w:val="24"/>
          <w:szCs w:val="24"/>
        </w:rPr>
        <w:t xml:space="preserve">populations in high latitudes having similar </w:t>
      </w:r>
      <w:r w:rsidR="00C97822">
        <w:rPr>
          <w:rFonts w:ascii="Times New Roman" w:hAnsi="Times New Roman" w:cs="Times New Roman"/>
          <w:sz w:val="24"/>
          <w:szCs w:val="24"/>
        </w:rPr>
        <w:t>emergence timing as</w:t>
      </w:r>
      <w:r w:rsidR="002D313D">
        <w:rPr>
          <w:rFonts w:ascii="Times New Roman" w:hAnsi="Times New Roman" w:cs="Times New Roman"/>
          <w:sz w:val="24"/>
          <w:szCs w:val="24"/>
        </w:rPr>
        <w:t xml:space="preserve">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non-detection</w:t>
      </w:r>
      <w:r w:rsidR="00C97822">
        <w:rPr>
          <w:rFonts w:ascii="Times New Roman" w:hAnsi="Times New Roman" w:cs="Times New Roman"/>
          <w:sz w:val="24"/>
          <w:szCs w:val="24"/>
        </w:rPr>
        <w:t>s</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censoring</w:t>
      </w:r>
      <w:r w:rsidR="00251EB8">
        <w:rPr>
          <w:rFonts w:ascii="Times New Roman" w:hAnsi="Times New Roman" w:cs="Times New Roman"/>
          <w:sz w:val="24"/>
          <w:szCs w:val="24"/>
        </w:rPr>
        <w:t xml:space="preserve"> inference to</w:t>
      </w:r>
      <w:r w:rsidR="008C7D20">
        <w:rPr>
          <w:rFonts w:ascii="Times New Roman" w:hAnsi="Times New Roman" w:cs="Times New Roman"/>
          <w:sz w:val="24"/>
          <w:szCs w:val="24"/>
        </w:rPr>
        <w:t xml:space="preserve"> species ranges</w:t>
      </w:r>
      <w:r w:rsidR="00251EB8">
        <w:rPr>
          <w:rFonts w:ascii="Times New Roman" w:hAnsi="Times New Roman" w:cs="Times New Roman"/>
          <w:sz w:val="24"/>
          <w:szCs w:val="24"/>
        </w:rPr>
        <w:t xml:space="preserve"> or to regions where they could plausibly occur</w:t>
      </w:r>
      <w:r w:rsidR="008C3C08">
        <w:rPr>
          <w:rFonts w:ascii="Times New Roman" w:hAnsi="Times New Roman" w:cs="Times New Roman"/>
          <w:sz w:val="24"/>
          <w:szCs w:val="24"/>
        </w:rPr>
        <w:t xml:space="preserve">, </w:t>
      </w:r>
      <w:r w:rsidR="00C97822">
        <w:rPr>
          <w:rFonts w:ascii="Times New Roman" w:hAnsi="Times New Roman" w:cs="Times New Roman"/>
          <w:sz w:val="24"/>
          <w:szCs w:val="24"/>
        </w:rPr>
        <w:t>and not accounting for heterogeneous detection probability</w:t>
      </w:r>
      <w:r w:rsidR="008C7D20">
        <w:rPr>
          <w:rFonts w:ascii="Times New Roman" w:hAnsi="Times New Roman" w:cs="Times New Roman"/>
          <w:sz w:val="24"/>
          <w:szCs w:val="24"/>
        </w:rPr>
        <w:t xml:space="preserve"> </w:t>
      </w:r>
      <w:r w:rsidR="00C97822">
        <w:rPr>
          <w:rFonts w:ascii="Times New Roman" w:hAnsi="Times New Roman" w:cs="Times New Roman"/>
          <w:sz w:val="24"/>
          <w:szCs w:val="24"/>
        </w:rPr>
        <w:t>with</w:t>
      </w:r>
      <w:r w:rsidR="008C7D20">
        <w:rPr>
          <w:rFonts w:ascii="Times New Roman" w:hAnsi="Times New Roman" w:cs="Times New Roman"/>
          <w:sz w:val="24"/>
          <w:szCs w:val="24"/>
        </w:rPr>
        <w:t xml:space="preserve">in </w:t>
      </w:r>
      <w:r w:rsidR="00C97822">
        <w:rPr>
          <w:rFonts w:ascii="Times New Roman" w:hAnsi="Times New Roman" w:cs="Times New Roman"/>
          <w:sz w:val="24"/>
          <w:szCs w:val="24"/>
        </w:rPr>
        <w:t xml:space="preserve">an </w:t>
      </w:r>
      <w:r w:rsidR="008C7D20">
        <w:rPr>
          <w:rFonts w:ascii="Times New Roman" w:hAnsi="Times New Roman" w:cs="Times New Roman"/>
          <w:sz w:val="24"/>
          <w:szCs w:val="24"/>
        </w:rPr>
        <w:t xml:space="preserve">occupancy modeling </w:t>
      </w:r>
      <w:r w:rsidR="00C97822">
        <w:rPr>
          <w:rFonts w:ascii="Times New Roman" w:hAnsi="Times New Roman" w:cs="Times New Roman"/>
          <w:sz w:val="24"/>
          <w:szCs w:val="24"/>
        </w:rPr>
        <w:t xml:space="preserve">framework </w:t>
      </w:r>
      <w:r w:rsidR="008C7D20">
        <w:rPr>
          <w:rFonts w:ascii="Times New Roman" w:hAnsi="Times New Roman" w:cs="Times New Roman"/>
          <w:sz w:val="24"/>
          <w:szCs w:val="24"/>
        </w:rPr>
        <w:t>can produce biased estimates of occupancy trends</w:t>
      </w:r>
      <w:r w:rsidR="00226332">
        <w:rPr>
          <w:rFonts w:ascii="Times New Roman" w:hAnsi="Times New Roman" w:cs="Times New Roman"/>
          <w:sz w:val="24"/>
          <w:szCs w:val="24"/>
        </w:rPr>
        <w:t xml:space="preserve"> with a particular tendency to find declines that are likely artefacts</w:t>
      </w:r>
      <w:r w:rsidR="008C7D20">
        <w:rPr>
          <w:rFonts w:ascii="Times New Roman" w:hAnsi="Times New Roman" w:cs="Times New Roman"/>
          <w:sz w:val="24"/>
          <w:szCs w:val="24"/>
        </w:rPr>
        <w:t xml:space="preserve">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 xml:space="preserve">Underscoring all of these examples is the </w:t>
      </w:r>
      <w:r w:rsidR="00226332">
        <w:rPr>
          <w:rFonts w:ascii="Times New Roman" w:hAnsi="Times New Roman" w:cs="Times New Roman"/>
          <w:sz w:val="24"/>
          <w:szCs w:val="24"/>
        </w:rPr>
        <w:t xml:space="preserve">pressing need </w:t>
      </w:r>
      <w:r w:rsidR="00072CE9">
        <w:rPr>
          <w:rFonts w:ascii="Times New Roman" w:hAnsi="Times New Roman" w:cs="Times New Roman"/>
          <w:sz w:val="24"/>
          <w:szCs w:val="24"/>
        </w:rPr>
        <w:t xml:space="preserve">for approaches to </w:t>
      </w:r>
      <w:r w:rsidR="00FF3C8F">
        <w:rPr>
          <w:rFonts w:ascii="Times New Roman" w:hAnsi="Times New Roman" w:cs="Times New Roman"/>
          <w:sz w:val="24"/>
          <w:szCs w:val="24"/>
        </w:rPr>
        <w:t xml:space="preserve">produce reliable </w:t>
      </w:r>
      <w:r w:rsidR="00226332">
        <w:rPr>
          <w:rFonts w:ascii="Times New Roman" w:hAnsi="Times New Roman" w:cs="Times New Roman"/>
          <w:sz w:val="24"/>
          <w:szCs w:val="24"/>
        </w:rPr>
        <w:t>trend estimates from presence-only data, by far the most abundant data source, both in the past and likely into the future</w:t>
      </w:r>
      <w:r w:rsidR="00FF3C8F">
        <w:rPr>
          <w:rFonts w:ascii="Times New Roman" w:hAnsi="Times New Roman" w:cs="Times New Roman"/>
          <w:sz w:val="24"/>
          <w:szCs w:val="24"/>
        </w:rPr>
        <w:t xml:space="preserve">. </w:t>
      </w:r>
      <w:r w:rsidR="00226332">
        <w:rPr>
          <w:rFonts w:ascii="Times New Roman" w:hAnsi="Times New Roman" w:cs="Times New Roman"/>
          <w:sz w:val="24"/>
          <w:szCs w:val="24"/>
        </w:rPr>
        <w:t xml:space="preserve"> </w:t>
      </w:r>
    </w:p>
    <w:p w14:paraId="7147EB44" w14:textId="594EA92E"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w:t>
      </w:r>
      <w:r w:rsidR="00396A16" w:rsidRPr="00703517">
        <w:rPr>
          <w:rFonts w:ascii="Times New Roman" w:hAnsi="Times New Roman" w:cs="Times New Roman"/>
          <w:sz w:val="24"/>
          <w:szCs w:val="24"/>
        </w:rPr>
        <w:t xml:space="preserve">ew advances in statistical modeling </w:t>
      </w:r>
      <w:r w:rsidR="00226332">
        <w:rPr>
          <w:rFonts w:ascii="Times New Roman" w:hAnsi="Times New Roman" w:cs="Times New Roman"/>
          <w:sz w:val="24"/>
          <w:szCs w:val="24"/>
        </w:rPr>
        <w:t>to more robustly address these</w:t>
      </w:r>
      <w:r w:rsidR="007B7852">
        <w:rPr>
          <w:rFonts w:ascii="Times New Roman" w:hAnsi="Times New Roman" w:cs="Times New Roman"/>
          <w:sz w:val="24"/>
          <w:szCs w:val="24"/>
        </w:rPr>
        <w:t xml:space="preserve"> </w:t>
      </w:r>
      <w:r w:rsidR="00226332">
        <w:rPr>
          <w:rFonts w:ascii="Times New Roman" w:hAnsi="Times New Roman" w:cs="Times New Roman"/>
          <w:sz w:val="24"/>
          <w:szCs w:val="24"/>
        </w:rPr>
        <w:t xml:space="preserve">biases have the potential to </w:t>
      </w:r>
      <w:r w:rsidR="00396A16" w:rsidRPr="00703517">
        <w:rPr>
          <w:rFonts w:ascii="Times New Roman" w:hAnsi="Times New Roman" w:cs="Times New Roman"/>
          <w:sz w:val="24"/>
          <w:szCs w:val="24"/>
        </w:rPr>
        <w:t xml:space="preserve">unlock the </w:t>
      </w:r>
      <w:r w:rsidR="00226332">
        <w:rPr>
          <w:rFonts w:ascii="Times New Roman" w:hAnsi="Times New Roman" w:cs="Times New Roman"/>
          <w:sz w:val="24"/>
          <w:szCs w:val="24"/>
        </w:rPr>
        <w:t>wealth</w:t>
      </w:r>
      <w:r w:rsidR="00226332" w:rsidRPr="00703517">
        <w:rPr>
          <w:rFonts w:ascii="Times New Roman" w:hAnsi="Times New Roman" w:cs="Times New Roman"/>
          <w:sz w:val="24"/>
          <w:szCs w:val="24"/>
        </w:rPr>
        <w:t xml:space="preserve"> </w:t>
      </w:r>
      <w:r w:rsidR="00396A16" w:rsidRPr="00703517">
        <w:rPr>
          <w:rFonts w:ascii="Times New Roman" w:hAnsi="Times New Roman" w:cs="Times New Roman"/>
          <w:sz w:val="24"/>
          <w:szCs w:val="24"/>
        </w:rPr>
        <w:t xml:space="preserve">of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w:t>
      </w:r>
      <w:r w:rsidR="00226332">
        <w:rPr>
          <w:rFonts w:ascii="Times New Roman" w:hAnsi="Times New Roman" w:cs="Times New Roman"/>
          <w:sz w:val="24"/>
          <w:szCs w:val="24"/>
        </w:rPr>
        <w:t>inferring population trends, even at continental extents</w:t>
      </w:r>
      <w:r w:rsidR="00396A16" w:rsidRPr="00703517">
        <w:rPr>
          <w:rFonts w:ascii="Times New Roman" w:hAnsi="Times New Roman" w:cs="Times New Roman"/>
          <w:sz w:val="24"/>
          <w:szCs w:val="24"/>
        </w:rPr>
        <w:t xml:space="preserv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absence</w:t>
      </w:r>
      <w:r w:rsidR="00226332">
        <w:rPr>
          <w:rFonts w:ascii="Times New Roman" w:hAnsi="Times New Roman" w:cs="Times New Roman"/>
          <w:sz w:val="24"/>
          <w:szCs w:val="24"/>
        </w:rPr>
        <w:t>, more accurately</w:t>
      </w:r>
      <w:r w:rsidR="0046433D">
        <w:rPr>
          <w:rFonts w:ascii="Times New Roman" w:hAnsi="Times New Roman" w:cs="Times New Roman"/>
          <w:sz w:val="24"/>
          <w:szCs w:val="24"/>
        </w:rPr>
        <w:t xml:space="preserve"> (</w:t>
      </w:r>
      <w:r w:rsidR="00226332">
        <w:rPr>
          <w:rFonts w:ascii="Times New Roman" w:hAnsi="Times New Roman" w:cs="Times New Roman"/>
          <w:sz w:val="24"/>
          <w:szCs w:val="24"/>
        </w:rPr>
        <w:t xml:space="preserve">and hereafter, </w:t>
      </w:r>
      <w:commentRangeStart w:id="4"/>
      <w:commentRangeStart w:id="5"/>
      <w:r w:rsidR="0046433D">
        <w:rPr>
          <w:rFonts w:ascii="Times New Roman" w:hAnsi="Times New Roman" w:cs="Times New Roman"/>
          <w:sz w:val="24"/>
          <w:szCs w:val="24"/>
        </w:rPr>
        <w:t>detection</w:t>
      </w:r>
      <w:r w:rsidR="00AA3F49">
        <w:rPr>
          <w:rFonts w:ascii="Times New Roman" w:hAnsi="Times New Roman" w:cs="Times New Roman"/>
          <w:sz w:val="24"/>
          <w:szCs w:val="24"/>
        </w:rPr>
        <w:t>/</w:t>
      </w:r>
      <w:r w:rsidR="0046433D">
        <w:rPr>
          <w:rFonts w:ascii="Times New Roman" w:hAnsi="Times New Roman" w:cs="Times New Roman"/>
          <w:sz w:val="24"/>
          <w:szCs w:val="24"/>
        </w:rPr>
        <w:t>non</w:t>
      </w:r>
      <w:r w:rsidR="00AA3F49">
        <w:rPr>
          <w:rFonts w:ascii="Times New Roman" w:hAnsi="Times New Roman" w:cs="Times New Roman"/>
          <w:sz w:val="24"/>
          <w:szCs w:val="24"/>
        </w:rPr>
        <w:t>-</w:t>
      </w:r>
      <w:r w:rsidR="0046433D">
        <w:rPr>
          <w:rFonts w:ascii="Times New Roman" w:hAnsi="Times New Roman" w:cs="Times New Roman"/>
          <w:sz w:val="24"/>
          <w:szCs w:val="24"/>
        </w:rPr>
        <w:t>detection</w:t>
      </w:r>
      <w:commentRangeEnd w:id="4"/>
      <w:r w:rsidR="0046433D">
        <w:rPr>
          <w:rStyle w:val="CommentReference"/>
        </w:rPr>
        <w:commentReference w:id="4"/>
      </w:r>
      <w:commentRangeEnd w:id="5"/>
      <w:r w:rsidR="00B61710">
        <w:rPr>
          <w:rStyle w:val="CommentReference"/>
        </w:rPr>
        <w:commentReference w:id="5"/>
      </w:r>
      <w:r w:rsidR="00226332">
        <w:rPr>
          <w:rFonts w:ascii="Times New Roman" w:hAnsi="Times New Roman" w:cs="Times New Roman"/>
          <w:sz w:val="24"/>
          <w:szCs w:val="24"/>
        </w:rPr>
        <w:t>)</w:t>
      </w:r>
      <w:r w:rsidR="00C24AA6" w:rsidRPr="00703517">
        <w:rPr>
          <w:rFonts w:ascii="Times New Roman" w:hAnsi="Times New Roman" w:cs="Times New Roman"/>
          <w:sz w:val="24"/>
          <w:szCs w:val="24"/>
        </w:rPr>
        <w:t xml:space="preserve">, where sites </w:t>
      </w:r>
      <w:r w:rsidR="0046433D">
        <w:rPr>
          <w:rFonts w:ascii="Times New Roman" w:hAnsi="Times New Roman" w:cs="Times New Roman"/>
          <w:sz w:val="24"/>
          <w:szCs w:val="24"/>
        </w:rPr>
        <w:t>are</w:t>
      </w:r>
      <w:r w:rsidR="0046433D"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repeated</w:t>
      </w:r>
      <w:r w:rsidR="00226332">
        <w:rPr>
          <w:rFonts w:ascii="Times New Roman" w:hAnsi="Times New Roman" w:cs="Times New Roman"/>
          <w:sz w:val="24"/>
          <w:szCs w:val="24"/>
        </w:rPr>
        <w:t>ly</w:t>
      </w:r>
      <w:r w:rsidR="00C24AA6" w:rsidRPr="00703517">
        <w:rPr>
          <w:rFonts w:ascii="Times New Roman" w:hAnsi="Times New Roman" w:cs="Times New Roman"/>
          <w:sz w:val="24"/>
          <w:szCs w:val="24"/>
        </w:rPr>
        <w:t xml:space="preserve"> visited and </w:t>
      </w:r>
      <w:r w:rsidR="00226332">
        <w:rPr>
          <w:rFonts w:ascii="Times New Roman" w:hAnsi="Times New Roman" w:cs="Times New Roman"/>
          <w:sz w:val="24"/>
          <w:szCs w:val="24"/>
        </w:rPr>
        <w:t xml:space="preserve">the </w:t>
      </w:r>
      <w:r w:rsidR="00C24AA6" w:rsidRPr="00703517">
        <w:rPr>
          <w:rFonts w:ascii="Times New Roman" w:hAnsi="Times New Roman" w:cs="Times New Roman"/>
          <w:sz w:val="24"/>
          <w:szCs w:val="24"/>
        </w:rPr>
        <w:t xml:space="preserve">patterns in </w:t>
      </w:r>
      <w:r w:rsidR="00226332">
        <w:rPr>
          <w:rFonts w:ascii="Times New Roman" w:hAnsi="Times New Roman" w:cs="Times New Roman"/>
          <w:sz w:val="24"/>
          <w:szCs w:val="24"/>
        </w:rPr>
        <w:t>a</w:t>
      </w:r>
      <w:r w:rsidR="00C24AA6" w:rsidRPr="00703517">
        <w:rPr>
          <w:rFonts w:ascii="Times New Roman" w:hAnsi="Times New Roman" w:cs="Times New Roman"/>
          <w:sz w:val="24"/>
          <w:szCs w:val="24"/>
        </w:rPr>
        <w:t xml:space="preserve"> series of detections and non-detections </w:t>
      </w:r>
      <w:r w:rsidR="0046433D">
        <w:rPr>
          <w:rFonts w:ascii="Times New Roman" w:hAnsi="Times New Roman" w:cs="Times New Roman"/>
          <w:sz w:val="24"/>
          <w:szCs w:val="24"/>
        </w:rPr>
        <w:t>across all visits are</w:t>
      </w:r>
      <w:r w:rsidR="00C24AA6" w:rsidRPr="00703517">
        <w:rPr>
          <w:rFonts w:ascii="Times New Roman" w:hAnsi="Times New Roman" w:cs="Times New Roman"/>
          <w:sz w:val="24"/>
          <w:szCs w:val="24"/>
        </w:rPr>
        <w:t xml:space="preserve"> used to </w:t>
      </w:r>
      <w:r w:rsidR="0046433D">
        <w:rPr>
          <w:rFonts w:ascii="Times New Roman" w:hAnsi="Times New Roman" w:cs="Times New Roman"/>
          <w:sz w:val="24"/>
          <w:szCs w:val="24"/>
        </w:rPr>
        <w:t xml:space="preserve">more robustly model occupancy patterns by </w:t>
      </w:r>
      <w:r w:rsidR="00C24AA6" w:rsidRPr="00703517">
        <w:rPr>
          <w:rFonts w:ascii="Times New Roman" w:hAnsi="Times New Roman" w:cs="Times New Roman"/>
          <w:sz w:val="24"/>
          <w:szCs w:val="24"/>
        </w:rPr>
        <w:t>disentangl</w:t>
      </w:r>
      <w:r w:rsidR="0046433D">
        <w:rPr>
          <w:rFonts w:ascii="Times New Roman" w:hAnsi="Times New Roman" w:cs="Times New Roman"/>
          <w:sz w:val="24"/>
          <w:szCs w:val="24"/>
        </w:rPr>
        <w:t>ing</w:t>
      </w:r>
      <w:r w:rsidR="00C24AA6" w:rsidRPr="00703517">
        <w:rPr>
          <w:rFonts w:ascii="Times New Roman" w:hAnsi="Times New Roman" w:cs="Times New Roman"/>
          <w:sz w:val="24"/>
          <w:szCs w:val="24"/>
        </w:rPr>
        <w:t xml:space="preserve"> the </w:t>
      </w:r>
      <w:r w:rsidR="0046433D">
        <w:rPr>
          <w:rFonts w:ascii="Times New Roman" w:hAnsi="Times New Roman" w:cs="Times New Roman"/>
          <w:sz w:val="24"/>
          <w:szCs w:val="24"/>
        </w:rPr>
        <w:t xml:space="preserve">observation </w:t>
      </w:r>
      <w:r w:rsidR="00C24AA6" w:rsidRPr="00703517">
        <w:rPr>
          <w:rFonts w:ascii="Times New Roman" w:hAnsi="Times New Roman" w:cs="Times New Roman"/>
          <w:sz w:val="24"/>
          <w:szCs w:val="24"/>
        </w:rPr>
        <w:t xml:space="preserve">process from </w:t>
      </w:r>
      <w:r w:rsidR="0046433D">
        <w:rPr>
          <w:rFonts w:ascii="Times New Roman" w:hAnsi="Times New Roman" w:cs="Times New Roman"/>
          <w:sz w:val="24"/>
          <w:szCs w:val="24"/>
        </w:rPr>
        <w:t>true ecological patterns</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6433D">
        <w:rPr>
          <w:rFonts w:ascii="Times New Roman" w:hAnsi="Times New Roman" w:cs="Times New Roman"/>
          <w:sz w:val="24"/>
          <w:szCs w:val="24"/>
        </w:rPr>
        <w:t>Yet occupancy models demand non</w:t>
      </w:r>
      <w:r w:rsidR="003356D7">
        <w:rPr>
          <w:rFonts w:ascii="Times New Roman" w:hAnsi="Times New Roman" w:cs="Times New Roman"/>
          <w:sz w:val="24"/>
          <w:szCs w:val="24"/>
        </w:rPr>
        <w:t>-</w:t>
      </w:r>
      <w:r w:rsidR="0046433D">
        <w:rPr>
          <w:rFonts w:ascii="Times New Roman" w:hAnsi="Times New Roman" w:cs="Times New Roman"/>
          <w:sz w:val="24"/>
          <w:szCs w:val="24"/>
        </w:rPr>
        <w:t xml:space="preserve">detection data (specifically, zeros for all species in the community when not observed) and so their use with presence-only data has traditionally been </w:t>
      </w:r>
      <w:r w:rsidR="00BB2CD6">
        <w:rPr>
          <w:rFonts w:ascii="Times New Roman" w:hAnsi="Times New Roman" w:cs="Times New Roman"/>
          <w:sz w:val="24"/>
          <w:szCs w:val="24"/>
        </w:rPr>
        <w:t xml:space="preserve">considered </w:t>
      </w:r>
      <w:r w:rsidR="0046433D">
        <w:rPr>
          <w:rFonts w:ascii="Times New Roman" w:hAnsi="Times New Roman" w:cs="Times New Roman"/>
          <w:sz w:val="24"/>
          <w:szCs w:val="24"/>
        </w:rPr>
        <w:t xml:space="preserve">inappropriate.  Recently, proposals for the use of occupancy models </w:t>
      </w:r>
      <w:r w:rsidR="00AB6932">
        <w:rPr>
          <w:rFonts w:ascii="Times New Roman" w:hAnsi="Times New Roman" w:cs="Times New Roman"/>
          <w:sz w:val="24"/>
          <w:szCs w:val="24"/>
        </w:rPr>
        <w:t>with</w:t>
      </w:r>
      <w:r w:rsidR="0046433D">
        <w:rPr>
          <w:rFonts w:ascii="Times New Roman" w:hAnsi="Times New Roman" w:cs="Times New Roman"/>
          <w:sz w:val="24"/>
          <w:szCs w:val="24"/>
        </w:rPr>
        <w:t xml:space="preserve"> presence-only data center on appropriate inferences </w:t>
      </w:r>
      <w:r w:rsidR="00AB6932">
        <w:rPr>
          <w:rFonts w:ascii="Times New Roman" w:hAnsi="Times New Roman" w:cs="Times New Roman"/>
          <w:sz w:val="24"/>
          <w:szCs w:val="24"/>
        </w:rPr>
        <w:t xml:space="preserve">and so explicit additions </w:t>
      </w:r>
      <w:r w:rsidR="0046433D">
        <w:rPr>
          <w:rFonts w:ascii="Times New Roman" w:hAnsi="Times New Roman" w:cs="Times New Roman"/>
          <w:sz w:val="24"/>
          <w:szCs w:val="24"/>
        </w:rPr>
        <w:t xml:space="preserve">of zeros in the data set by leveraging records of other species </w:t>
      </w:r>
      <w:r w:rsidR="00261298">
        <w:rPr>
          <w:rFonts w:ascii="Times New Roman" w:hAnsi="Times New Roman" w:cs="Times New Roman"/>
          <w:sz w:val="24"/>
          <w:szCs w:val="24"/>
        </w:rPr>
        <w:t xml:space="preserve">has been used </w:t>
      </w:r>
      <w:r w:rsidR="0046433D">
        <w:rPr>
          <w:rFonts w:ascii="Times New Roman" w:hAnsi="Times New Roman" w:cs="Times New Roman"/>
          <w:sz w:val="24"/>
          <w:szCs w:val="24"/>
        </w:rPr>
        <w:t xml:space="preserve">as a proxy for effort </w:t>
      </w:r>
      <w:r w:rsidR="003C793A">
        <w:rPr>
          <w:rFonts w:ascii="Times New Roman" w:hAnsi="Times New Roman" w:cs="Times New Roman"/>
          <w:sz w:val="24"/>
          <w:szCs w:val="24"/>
        </w:rPr>
        <w:fldChar w:fldCharType="begin"/>
      </w:r>
      <w:r w:rsidR="003C793A">
        <w:rPr>
          <w:rFonts w:ascii="Times New Roman" w:hAnsi="Times New Roman" w:cs="Times New Roman"/>
          <w:sz w:val="24"/>
          <w:szCs w:val="24"/>
        </w:rPr>
        <w:instrText xml:space="preserve"> ADDIN ZOTERO_ITEM CSL_CITATION {"citationID":"3lX3qcC9","properties":{"formattedCitation":"(Guzman {\\i{}et al.} 2021; Jackson {\\i{}et al.} 2022)","plainCitation":"(Guzman et al. 2021; Jackson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3C793A">
        <w:rPr>
          <w:rFonts w:ascii="Times New Roman" w:hAnsi="Times New Roman" w:cs="Times New Roman"/>
          <w:sz w:val="24"/>
          <w:szCs w:val="24"/>
        </w:rPr>
        <w:fldChar w:fldCharType="separate"/>
      </w:r>
      <w:r w:rsidR="003C793A" w:rsidRPr="003C793A">
        <w:rPr>
          <w:rFonts w:ascii="Times New Roman" w:hAnsi="Times New Roman" w:cs="Times New Roman"/>
          <w:sz w:val="24"/>
          <w:szCs w:val="24"/>
        </w:rPr>
        <w:t xml:space="preserve">(Guzman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2021; Jackson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2022)</w:t>
      </w:r>
      <w:r w:rsidR="003C793A">
        <w:rPr>
          <w:rFonts w:ascii="Times New Roman" w:hAnsi="Times New Roman" w:cs="Times New Roman"/>
          <w:sz w:val="24"/>
          <w:szCs w:val="24"/>
        </w:rPr>
        <w:fldChar w:fldCharType="end"/>
      </w:r>
      <w:r w:rsidR="003C793A">
        <w:rPr>
          <w:rFonts w:ascii="Times New Roman" w:hAnsi="Times New Roman" w:cs="Times New Roman"/>
          <w:sz w:val="24"/>
          <w:szCs w:val="24"/>
        </w:rPr>
        <w:t xml:space="preserve"> </w:t>
      </w:r>
      <w:r w:rsidR="00AB6932">
        <w:rPr>
          <w:rFonts w:ascii="Times New Roman" w:hAnsi="Times New Roman" w:cs="Times New Roman"/>
          <w:sz w:val="24"/>
          <w:szCs w:val="24"/>
        </w:rPr>
        <w:t xml:space="preserve">but this too has been controversial </w:t>
      </w:r>
      <w:commentRangeStart w:id="6"/>
      <w:commentRangeStart w:id="7"/>
      <w:r w:rsidR="00AB6932">
        <w:rPr>
          <w:rFonts w:ascii="Times New Roman" w:hAnsi="Times New Roman" w:cs="Times New Roman"/>
          <w:sz w:val="24"/>
          <w:szCs w:val="24"/>
        </w:rPr>
        <w:t>()</w:t>
      </w:r>
      <w:commentRangeEnd w:id="6"/>
      <w:r w:rsidR="003C793A">
        <w:rPr>
          <w:rStyle w:val="CommentReference"/>
        </w:rPr>
        <w:commentReference w:id="6"/>
      </w:r>
      <w:commentRangeEnd w:id="7"/>
      <w:r w:rsidR="0090508B">
        <w:rPr>
          <w:rStyle w:val="CommentReference"/>
        </w:rPr>
        <w:commentReference w:id="7"/>
      </w:r>
      <w:r w:rsidR="00AB6932">
        <w:rPr>
          <w:rFonts w:ascii="Times New Roman" w:hAnsi="Times New Roman" w:cs="Times New Roman"/>
          <w:sz w:val="24"/>
          <w:szCs w:val="24"/>
        </w:rPr>
        <w:t>. A</w:t>
      </w:r>
      <w:r w:rsidR="00AF1026">
        <w:rPr>
          <w:rFonts w:ascii="Times New Roman" w:hAnsi="Times New Roman" w:cs="Times New Roman"/>
          <w:sz w:val="24"/>
          <w:szCs w:val="24"/>
        </w:rPr>
        <w:t xml:space="preserve"> recent simulation study has confirmed that, </w:t>
      </w:r>
      <w:r w:rsidR="00AB6932">
        <w:rPr>
          <w:rFonts w:ascii="Times New Roman" w:hAnsi="Times New Roman" w:cs="Times New Roman"/>
          <w:sz w:val="24"/>
          <w:szCs w:val="24"/>
        </w:rPr>
        <w:t>when multiple species records in the same location are used as a proxy for community sampling</w:t>
      </w:r>
      <w:r w:rsidR="00AF1026">
        <w:rPr>
          <w:rFonts w:ascii="Times New Roman" w:hAnsi="Times New Roman" w:cs="Times New Roman"/>
          <w:sz w:val="24"/>
          <w:szCs w:val="24"/>
        </w:rPr>
        <w:t xml:space="preserve">, </w:t>
      </w:r>
      <w:r w:rsidR="00AB6932">
        <w:rPr>
          <w:rFonts w:ascii="Times New Roman" w:hAnsi="Times New Roman" w:cs="Times New Roman"/>
          <w:sz w:val="24"/>
          <w:szCs w:val="24"/>
        </w:rPr>
        <w:t xml:space="preserve">the inference of zeros in an occupancy modeling framework provides robust </w:t>
      </w:r>
      <w:r w:rsidR="00AF1026">
        <w:rPr>
          <w:rFonts w:ascii="Times New Roman" w:hAnsi="Times New Roman" w:cs="Times New Roman"/>
          <w:sz w:val="24"/>
          <w:szCs w:val="24"/>
        </w:rPr>
        <w:t>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{"citationID":"acyLT6lU","properties":{"formattedCitation":"(Shirey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ins w:id="8" w:author="Vaughn Shirey" w:date="2023-04-04T13:37:00Z">
        <w:r w:rsidR="00AA1279">
          <w:rPr>
            <w:rFonts w:ascii="Times New Roman" w:hAnsi="Times New Roman" w:cs="Times New Roman"/>
            <w:sz w:val="24"/>
            <w:szCs w:val="24"/>
          </w:rPr>
          <w:t xml:space="preserve">This approach is increasing in popularity and has already been used to </w:t>
        </w:r>
      </w:ins>
      <w:commentRangeStart w:id="9"/>
      <w:commentRangeStart w:id="10"/>
      <w:del w:id="11" w:author="Vaughn Shirey" w:date="2023-04-04T13:37:00Z">
        <w:r w:rsidR="00B6181D" w:rsidDel="00AA1279">
          <w:rPr>
            <w:rFonts w:ascii="Times New Roman" w:hAnsi="Times New Roman" w:cs="Times New Roman"/>
            <w:sz w:val="24"/>
            <w:szCs w:val="24"/>
          </w:rPr>
          <w:delText>Further</w:delText>
        </w:r>
        <w:r w:rsidR="00EC288C" w:rsidDel="00AA1279">
          <w:rPr>
            <w:rFonts w:ascii="Times New Roman" w:hAnsi="Times New Roman" w:cs="Times New Roman"/>
            <w:sz w:val="24"/>
            <w:szCs w:val="24"/>
          </w:rPr>
          <w:delText xml:space="preserve">, many studies have been able to reclaim </w:delText>
        </w:r>
      </w:del>
      <w:del w:id="12" w:author="Vaughn Shirey" w:date="2023-04-04T13:38:00Z">
        <w:r w:rsidR="00EC288C" w:rsidDel="006D01CF">
          <w:rPr>
            <w:rFonts w:ascii="Times New Roman" w:hAnsi="Times New Roman" w:cs="Times New Roman"/>
            <w:sz w:val="24"/>
            <w:szCs w:val="24"/>
          </w:rPr>
          <w:delText>sensible</w:delText>
        </w:r>
      </w:del>
      <w:ins w:id="13" w:author="Vaughn Shirey" w:date="2023-04-04T13:38:00Z">
        <w:r w:rsidR="006D01CF">
          <w:rPr>
            <w:rFonts w:ascii="Times New Roman" w:hAnsi="Times New Roman" w:cs="Times New Roman"/>
            <w:sz w:val="24"/>
            <w:szCs w:val="24"/>
          </w:rPr>
          <w:t>reconstruct sensible</w:t>
        </w:r>
      </w:ins>
      <w:r w:rsidR="00EC288C">
        <w:rPr>
          <w:rFonts w:ascii="Times New Roman" w:hAnsi="Times New Roman" w:cs="Times New Roman"/>
          <w:sz w:val="24"/>
          <w:szCs w:val="24"/>
        </w:rPr>
        <w:t xml:space="preserve"> ecological trends from presence-only data using </w:t>
      </w:r>
      <w:del w:id="14" w:author="Vaughn Shirey" w:date="2023-04-04T13:38:00Z">
        <w:r w:rsidR="00EC288C" w:rsidDel="00AA1279">
          <w:rPr>
            <w:rFonts w:ascii="Times New Roman" w:hAnsi="Times New Roman" w:cs="Times New Roman"/>
            <w:sz w:val="24"/>
            <w:szCs w:val="24"/>
          </w:rPr>
          <w:delText xml:space="preserve">empirical </w:delText>
        </w:r>
      </w:del>
      <w:ins w:id="15" w:author="Vaughn Shirey" w:date="2023-04-04T13:38:00Z">
        <w:r w:rsidR="00AA1279">
          <w:rPr>
            <w:rFonts w:ascii="Times New Roman" w:hAnsi="Times New Roman" w:cs="Times New Roman"/>
            <w:sz w:val="24"/>
            <w:szCs w:val="24"/>
          </w:rPr>
          <w:t xml:space="preserve">presence-only and other non-standardized </w:t>
        </w:r>
      </w:ins>
      <w:r w:rsidR="00EC288C">
        <w:rPr>
          <w:rFonts w:ascii="Times New Roman" w:hAnsi="Times New Roman" w:cs="Times New Roman"/>
          <w:sz w:val="24"/>
          <w:szCs w:val="24"/>
        </w:rPr>
        <w:t xml:space="preserve">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9"/>
      <w:r w:rsidR="00AB6932">
        <w:rPr>
          <w:rStyle w:val="CommentReference"/>
        </w:rPr>
        <w:commentReference w:id="9"/>
      </w:r>
      <w:commentRangeEnd w:id="10"/>
      <w:r w:rsidR="00AA1279">
        <w:rPr>
          <w:rStyle w:val="CommentReference"/>
        </w:rPr>
        <w:commentReference w:id="10"/>
      </w:r>
      <w:commentRangeStart w:id="16"/>
      <w:commentRangeEnd w:id="16"/>
      <w:r w:rsidR="00AB6932">
        <w:rPr>
          <w:rStyle w:val="CommentReference"/>
        </w:rPr>
        <w:commentReference w:id="16"/>
      </w:r>
    </w:p>
    <w:p w14:paraId="3C4AE5B2" w14:textId="366D208E" w:rsidR="00633906" w:rsidRDefault="00341DE7"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w:t>
      </w:r>
      <w:r w:rsidRPr="00703517">
        <w:rPr>
          <w:rFonts w:ascii="Times New Roman" w:hAnsi="Times New Roman" w:cs="Times New Roman"/>
          <w:sz w:val="24"/>
          <w:szCs w:val="24"/>
        </w:rPr>
        <w:lastRenderedPageBreak/>
        <w:t>in minimum temperature</w:t>
      </w:r>
      <w:r w:rsidR="009F3786">
        <w:rPr>
          <w:rFonts w:ascii="Times New Roman" w:hAnsi="Times New Roman" w:cs="Times New Roman"/>
          <w:sz w:val="24"/>
          <w:szCs w:val="24"/>
        </w:rPr>
        <w:t xml:space="preserve"> </w:t>
      </w:r>
      <w:r w:rsidR="00AB6932">
        <w:rPr>
          <w:rFonts w:ascii="Times New Roman" w:hAnsi="Times New Roman" w:cs="Times New Roman"/>
          <w:sz w:val="24"/>
          <w:szCs w:val="24"/>
        </w:rPr>
        <w:t xml:space="preserve">and, separately, precipitation (a highly correlated variable)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A rich body of literature from Europe</w:t>
      </w:r>
      <w:r w:rsidR="00AA1279">
        <w:rPr>
          <w:rFonts w:ascii="Times New Roman" w:hAnsi="Times New Roman" w:cs="Times New Roman"/>
          <w:sz w:val="24"/>
          <w:szCs w:val="24"/>
        </w:rPr>
        <w:t xml:space="preserve"> </w:t>
      </w:r>
      <w:r w:rsidR="00AA12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{"citationID":"td7YaRfw","properties":{"formattedCitation":"(Parmesan {\\i{}et al.} 1999; Hill {\\i{}et al.} 2002; P\\uc0\\u246{}yry {\\i{}et al.} 2009)","plainCitation":"(Parmesan et al. 1999; Hill et al. 2002; Pöyry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AA12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(Parmesan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1999; Hill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2002; Pöyry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2009)</w:t>
      </w:r>
      <w:r w:rsidR="00AA1279">
        <w:rPr>
          <w:rFonts w:ascii="Times New Roman" w:hAnsi="Times New Roman" w:cs="Times New Roman"/>
          <w:sz w:val="24"/>
          <w:szCs w:val="24"/>
        </w:rPr>
        <w:fldChar w:fldCharType="end"/>
      </w:r>
      <w:r w:rsidR="00083BA6">
        <w:rPr>
          <w:rFonts w:ascii="Times New Roman" w:hAnsi="Times New Roman" w:cs="Times New Roman"/>
          <w:sz w:val="24"/>
          <w:szCs w:val="24"/>
        </w:rPr>
        <w:t xml:space="preserve"> where structured surveys</w:t>
      </w:r>
      <w:r w:rsidR="009A32C1">
        <w:rPr>
          <w:rFonts w:ascii="Times New Roman" w:hAnsi="Times New Roman" w:cs="Times New Roman"/>
          <w:sz w:val="24"/>
          <w:szCs w:val="24"/>
        </w:rPr>
        <w:t>, where effort is known and all individuals observed are recorded,</w:t>
      </w:r>
      <w:r w:rsidR="00083BA6">
        <w:rPr>
          <w:rFonts w:ascii="Times New Roman" w:hAnsi="Times New Roman" w:cs="Times New Roman"/>
          <w:sz w:val="24"/>
          <w:szCs w:val="24"/>
        </w:rPr>
        <w:t xml:space="preserve"> are </w:t>
      </w:r>
      <w:r w:rsidR="009A32C1">
        <w:rPr>
          <w:rFonts w:ascii="Times New Roman" w:hAnsi="Times New Roman" w:cs="Times New Roman"/>
          <w:sz w:val="24"/>
          <w:szCs w:val="24"/>
        </w:rPr>
        <w:t>available</w:t>
      </w:r>
      <w:r w:rsidR="00083BA6">
        <w:rPr>
          <w:rFonts w:ascii="Times New Roman" w:hAnsi="Times New Roman" w:cs="Times New Roman"/>
          <w:sz w:val="24"/>
          <w:szCs w:val="24"/>
        </w:rPr>
        <w:t xml:space="preserve"> serve</w:t>
      </w:r>
      <w:r w:rsidR="00D73F62">
        <w:rPr>
          <w:rFonts w:ascii="Times New Roman" w:hAnsi="Times New Roman" w:cs="Times New Roman"/>
          <w:sz w:val="24"/>
          <w:szCs w:val="24"/>
        </w:rPr>
        <w:t>d</w:t>
      </w:r>
      <w:r w:rsidR="00083BA6">
        <w:rPr>
          <w:rFonts w:ascii="Times New Roman" w:hAnsi="Times New Roman" w:cs="Times New Roman"/>
          <w:sz w:val="24"/>
          <w:szCs w:val="24"/>
        </w:rPr>
        <w:t xml:space="preserve"> as a guidepost for our </w:t>
      </w:r>
      <w:r w:rsidR="009A32C1" w:rsidRPr="004D12A0">
        <w:rPr>
          <w:rFonts w:ascii="Times New Roman" w:hAnsi="Times New Roman" w:cs="Times New Roman"/>
          <w:i/>
          <w:sz w:val="24"/>
          <w:szCs w:val="24"/>
        </w:rPr>
        <w:t>a prior</w:t>
      </w:r>
      <w:r w:rsidR="004D12A0">
        <w:rPr>
          <w:rFonts w:ascii="Times New Roman" w:hAnsi="Times New Roman" w:cs="Times New Roman"/>
          <w:i/>
          <w:sz w:val="24"/>
          <w:szCs w:val="24"/>
        </w:rPr>
        <w:t>i</w:t>
      </w:r>
      <w:r w:rsidR="009A32C1" w:rsidRPr="009A32C1">
        <w:rPr>
          <w:rFonts w:ascii="Times New Roman" w:hAnsi="Times New Roman" w:cs="Times New Roman"/>
          <w:i/>
          <w:sz w:val="24"/>
          <w:szCs w:val="24"/>
        </w:rPr>
        <w:t xml:space="preserve"> </w:t>
      </w:r>
      <w:r w:rsidR="009A32C1">
        <w:rPr>
          <w:rFonts w:ascii="Times New Roman" w:hAnsi="Times New Roman" w:cs="Times New Roman"/>
          <w:sz w:val="24"/>
          <w:szCs w:val="24"/>
        </w:rPr>
        <w:t>hypotheses of general expectations in these polar and sub-polar climates</w:t>
      </w:r>
      <w:r w:rsidR="00083BA6">
        <w:rPr>
          <w:rFonts w:ascii="Times New Roman" w:hAnsi="Times New Roman" w:cs="Times New Roman"/>
          <w:sz w:val="24"/>
          <w:szCs w:val="24"/>
        </w:rPr>
        <w:t xml:space="preserve">. </w:t>
      </w:r>
      <w:r w:rsidRPr="00703517">
        <w:rPr>
          <w:rFonts w:ascii="Times New Roman" w:hAnsi="Times New Roman" w:cs="Times New Roman"/>
          <w:sz w:val="24"/>
          <w:szCs w:val="24"/>
        </w:rPr>
        <w:t xml:space="preserve">Following </w:t>
      </w:r>
      <w:r w:rsidR="004D12A0">
        <w:rPr>
          <w:rFonts w:ascii="Times New Roman" w:hAnsi="Times New Roman" w:cs="Times New Roman"/>
          <w:sz w:val="24"/>
          <w:szCs w:val="24"/>
        </w:rPr>
        <w:t>observed trends</w:t>
      </w:r>
      <w:r w:rsidRPr="00703517">
        <w:rPr>
          <w:rFonts w:ascii="Times New Roman" w:hAnsi="Times New Roman" w:cs="Times New Roman"/>
          <w:sz w:val="24"/>
          <w:szCs w:val="24"/>
        </w:rPr>
        <w:t xml:space="preserve">, we hypothesized that warm-associated species are likely faring, on average, better than their cold-associated counterparts as warmer winters support </w:t>
      </w:r>
      <w:r w:rsidR="0097159E">
        <w:rPr>
          <w:rFonts w:ascii="Times New Roman" w:hAnsi="Times New Roman" w:cs="Times New Roman"/>
          <w:sz w:val="24"/>
          <w:szCs w:val="24"/>
        </w:rPr>
        <w:t>proliferation of species at their northern range-edges</w:t>
      </w:r>
      <w:r w:rsidR="009A32C1">
        <w:rPr>
          <w:rFonts w:ascii="Times New Roman" w:hAnsi="Times New Roman" w:cs="Times New Roman"/>
          <w:sz w:val="24"/>
          <w:szCs w:val="24"/>
        </w:rPr>
        <w:t xml:space="preserve"> but are less likely to show declines in the south because the intensity of warming is much lower </w:t>
      </w:r>
      <w:commentRangeStart w:id="17"/>
      <w:r w:rsidR="009A32C1">
        <w:rPr>
          <w:rFonts w:ascii="Times New Roman" w:hAnsi="Times New Roman" w:cs="Times New Roman"/>
          <w:sz w:val="24"/>
          <w:szCs w:val="24"/>
        </w:rPr>
        <w:t>()</w:t>
      </w:r>
      <w:commentRangeEnd w:id="17"/>
      <w:r w:rsidR="0090508B">
        <w:rPr>
          <w:rStyle w:val="CommentReference"/>
        </w:rPr>
        <w:commentReference w:id="17"/>
      </w:r>
      <w:r w:rsidR="0097159E">
        <w:rPr>
          <w:rFonts w:ascii="Times New Roman" w:hAnsi="Times New Roman" w:cs="Times New Roman"/>
          <w:sz w:val="24"/>
          <w:szCs w:val="24"/>
        </w:rPr>
        <w:t xml:space="preserve">. </w:t>
      </w:r>
      <w:r w:rsidR="00DA2E83">
        <w:rPr>
          <w:rFonts w:ascii="Times New Roman" w:hAnsi="Times New Roman" w:cs="Times New Roman"/>
          <w:sz w:val="24"/>
          <w:szCs w:val="24"/>
        </w:rPr>
        <w:t xml:space="preserve">In contrast, cold-associated species </w:t>
      </w:r>
      <w:r w:rsidR="009A32C1">
        <w:rPr>
          <w:rFonts w:ascii="Times New Roman" w:hAnsi="Times New Roman" w:cs="Times New Roman"/>
          <w:sz w:val="24"/>
          <w:szCs w:val="24"/>
        </w:rPr>
        <w:t xml:space="preserve">may be </w:t>
      </w:r>
      <w:r w:rsidR="00DA2E83">
        <w:rPr>
          <w:rFonts w:ascii="Times New Roman" w:hAnsi="Times New Roman" w:cs="Times New Roman"/>
          <w:sz w:val="24"/>
          <w:szCs w:val="24"/>
        </w:rPr>
        <w:t>pushed to the northernmost limits of their range and exhibit declines in occupancy probability</w:t>
      </w:r>
      <w:r w:rsidR="009A32C1">
        <w:rPr>
          <w:rFonts w:ascii="Times New Roman" w:hAnsi="Times New Roman" w:cs="Times New Roman"/>
          <w:sz w:val="24"/>
          <w:szCs w:val="24"/>
        </w:rPr>
        <w:t>, either through maladaptation to warmer climates or being pushed out by an influx of better adapted species</w:t>
      </w:r>
      <w:ins w:id="18" w:author="Vaughn Shirey" w:date="2023-04-04T13:40:00Z">
        <w:r w:rsidR="00C077D8">
          <w:rPr>
            <w:rFonts w:ascii="Times New Roman" w:hAnsi="Times New Roman" w:cs="Times New Roman"/>
            <w:sz w:val="24"/>
            <w:szCs w:val="24"/>
          </w:rPr>
          <w:t>, although specific mechanisms are difficult to establish with observational data</w:t>
        </w:r>
      </w:ins>
      <w:r w:rsidR="00201053">
        <w:rPr>
          <w:rFonts w:ascii="Times New Roman" w:hAnsi="Times New Roman" w:cs="Times New Roman"/>
          <w:sz w:val="24"/>
          <w:szCs w:val="24"/>
        </w:rPr>
        <w:t xml:space="preserve"> </w:t>
      </w:r>
      <w:commentRangeStart w:id="19"/>
      <w:commentRangeStart w:id="20"/>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commentRangeEnd w:id="19"/>
      <w:r w:rsidR="009A32C1">
        <w:rPr>
          <w:rStyle w:val="CommentReference"/>
        </w:rPr>
        <w:commentReference w:id="19"/>
      </w:r>
      <w:commentRangeEnd w:id="20"/>
      <w:r w:rsidR="00C077D8">
        <w:rPr>
          <w:rStyle w:val="CommentReference"/>
        </w:rPr>
        <w:commentReference w:id="20"/>
      </w:r>
      <w:r w:rsidR="00DA2E83">
        <w:rPr>
          <w:rFonts w:ascii="Times New Roman" w:hAnsi="Times New Roman" w:cs="Times New Roman"/>
          <w:sz w:val="24"/>
          <w:szCs w:val="24"/>
        </w:rPr>
        <w:t>.</w:t>
      </w:r>
      <w:r w:rsidR="00040386">
        <w:rPr>
          <w:rFonts w:ascii="Times New Roman" w:hAnsi="Times New Roman" w:cs="Times New Roman"/>
          <w:sz w:val="24"/>
          <w:szCs w:val="24"/>
        </w:rPr>
        <w:t xml:space="preserve"> </w:t>
      </w:r>
      <w:commentRangeStart w:id="21"/>
      <w:commentRangeStart w:id="22"/>
      <w:r w:rsidR="00040386">
        <w:rPr>
          <w:rFonts w:ascii="Times New Roman" w:hAnsi="Times New Roman" w:cs="Times New Roman"/>
          <w:sz w:val="24"/>
          <w:szCs w:val="24"/>
        </w:rPr>
        <w:t xml:space="preserve">In addition to the importance of understanding trends in poleward latitudes, as the first empirical implementation of this approach, there is the benefit that we are estimating spatial patterns which have been not only been demonstrated in other regions, but also make ecological sense. This is useful because in regions with presence-only data, there is rarely an opportunity to validate results with independent data sets.  </w:t>
      </w:r>
      <w:del w:id="23" w:author="lr354.la" w:date="2023-04-02T08:35:00Z">
        <w:r w:rsidR="00DA2E83" w:rsidDel="00040386">
          <w:rPr>
            <w:rFonts w:ascii="Times New Roman" w:hAnsi="Times New Roman" w:cs="Times New Roman"/>
            <w:sz w:val="24"/>
            <w:szCs w:val="24"/>
          </w:rPr>
          <w:delText xml:space="preserve"> </w:delText>
        </w:r>
      </w:del>
      <w:commentRangeEnd w:id="21"/>
      <w:r w:rsidR="00040386">
        <w:rPr>
          <w:rStyle w:val="CommentReference"/>
        </w:rPr>
        <w:commentReference w:id="21"/>
      </w:r>
      <w:commentRangeEnd w:id="22"/>
      <w:r w:rsidR="00C077D8">
        <w:rPr>
          <w:rStyle w:val="CommentReference"/>
        </w:rPr>
        <w:commentReference w:id="22"/>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w:t>
      </w:r>
      <w:r w:rsidR="00BB7B88">
        <w:rPr>
          <w:rFonts w:ascii="Times New Roman" w:hAnsi="Times New Roman" w:cs="Times New Roman"/>
          <w:sz w:val="24"/>
          <w:szCs w:val="24"/>
        </w:rPr>
        <w:t>above 45</w:t>
      </w:r>
      <w:r w:rsidR="00683BE8" w:rsidRPr="00683BE8">
        <w:rPr>
          <w:rFonts w:ascii="Times New Roman" w:hAnsi="Times New Roman" w:cs="Times New Roman"/>
          <w:sz w:val="24"/>
          <w:szCs w:val="24"/>
        </w:rPr>
        <w:t>°</w:t>
      </w:r>
      <w:r w:rsidR="00BB7B88">
        <w:rPr>
          <w:rFonts w:ascii="Times New Roman" w:hAnsi="Times New Roman" w:cs="Times New Roman"/>
          <w:sz w:val="24"/>
          <w:szCs w:val="24"/>
        </w:rPr>
        <w:t xml:space="preserve">N </w:t>
      </w:r>
      <w:r w:rsidR="0073009C">
        <w:rPr>
          <w:rFonts w:ascii="Times New Roman" w:hAnsi="Times New Roman" w:cs="Times New Roman"/>
          <w:sz w:val="24"/>
          <w:szCs w:val="24"/>
        </w:rPr>
        <w:t>to</w:t>
      </w:r>
      <w:r w:rsidR="00971994">
        <w:rPr>
          <w:rFonts w:ascii="Times New Roman" w:hAnsi="Times New Roman" w:cs="Times New Roman"/>
          <w:sz w:val="24"/>
          <w:szCs w:val="24"/>
        </w:rPr>
        <w:t>:</w:t>
      </w:r>
    </w:p>
    <w:p w14:paraId="743BF97F" w14:textId="6059888F"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Reconstruct historical occupancy trends for butterflies </w:t>
      </w:r>
      <w:r w:rsidR="00BB7B88">
        <w:rPr>
          <w:rFonts w:ascii="Times New Roman" w:hAnsi="Times New Roman" w:cs="Times New Roman"/>
          <w:sz w:val="24"/>
          <w:szCs w:val="24"/>
        </w:rPr>
        <w:t>over 50 years</w:t>
      </w:r>
      <w:r w:rsidR="00683BE8">
        <w:rPr>
          <w:rFonts w:ascii="Times New Roman" w:hAnsi="Times New Roman" w:cs="Times New Roman"/>
          <w:sz w:val="24"/>
          <w:szCs w:val="24"/>
        </w:rPr>
        <w:t xml:space="preserve"> </w:t>
      </w:r>
      <w:r w:rsidR="00370980">
        <w:rPr>
          <w:rFonts w:ascii="Times New Roman" w:hAnsi="Times New Roman" w:cs="Times New Roman"/>
          <w:sz w:val="24"/>
          <w:szCs w:val="24"/>
        </w:rPr>
        <w:t>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8035501"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 xml:space="preserve">Split these trends into </w:t>
      </w:r>
      <w:r w:rsidR="00BB7B88">
        <w:rPr>
          <w:rFonts w:ascii="Times New Roman" w:hAnsi="Times New Roman" w:cs="Times New Roman"/>
          <w:sz w:val="24"/>
          <w:szCs w:val="24"/>
        </w:rPr>
        <w:t xml:space="preserve">three zones: </w:t>
      </w:r>
      <w:r w:rsidRPr="00633906">
        <w:rPr>
          <w:rFonts w:ascii="Times New Roman" w:hAnsi="Times New Roman" w:cs="Times New Roman"/>
          <w:sz w:val="24"/>
          <w:szCs w:val="24"/>
        </w:rPr>
        <w:t>southern, mid-latitude, and northern components of each species range above 45°N latitude to assess subrange trends.</w:t>
      </w:r>
    </w:p>
    <w:p w14:paraId="76FF6516" w14:textId="2FC07780"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Relate overall trends in species occupancy to </w:t>
      </w:r>
      <w:r w:rsidR="00BB7B88">
        <w:rPr>
          <w:rFonts w:ascii="Times New Roman" w:hAnsi="Times New Roman" w:cs="Times New Roman"/>
          <w:sz w:val="24"/>
          <w:szCs w:val="24"/>
        </w:rPr>
        <w:t xml:space="preserve">species-specific </w:t>
      </w:r>
      <w:r>
        <w:rPr>
          <w:rFonts w:ascii="Times New Roman" w:hAnsi="Times New Roman" w:cs="Times New Roman"/>
          <w:sz w:val="24"/>
          <w:szCs w:val="24"/>
        </w:rPr>
        <w:t xml:space="preserve">ecological traits </w:t>
      </w:r>
      <w:r w:rsidR="00BB7B88">
        <w:rPr>
          <w:rFonts w:ascii="Times New Roman" w:hAnsi="Times New Roman" w:cs="Times New Roman"/>
          <w:sz w:val="24"/>
          <w:szCs w:val="24"/>
        </w:rPr>
        <w:t>including</w:t>
      </w:r>
      <w:r w:rsidR="009A2E1A">
        <w:rPr>
          <w:rFonts w:ascii="Times New Roman" w:hAnsi="Times New Roman" w:cs="Times New Roman"/>
          <w:sz w:val="24"/>
          <w:szCs w:val="24"/>
        </w:rPr>
        <w:t xml:space="preserve"> range size,</w:t>
      </w:r>
      <w:r>
        <w:rPr>
          <w:rFonts w:ascii="Times New Roman" w:hAnsi="Times New Roman" w:cs="Times New Roman"/>
          <w:sz w:val="24"/>
          <w:szCs w:val="24"/>
        </w:rPr>
        <w:t xml:space="preserve"> range-wide temperature, wingspan, overwintering stage, and host plant family breadth</w:t>
      </w:r>
      <w:r w:rsidR="007F7294">
        <w:rPr>
          <w:rFonts w:ascii="Times New Roman" w:hAnsi="Times New Roman" w:cs="Times New Roman"/>
          <w:sz w:val="24"/>
          <w:szCs w:val="24"/>
        </w:rPr>
        <w:t xml:space="preserve"> in order to make </w:t>
      </w:r>
      <w:r w:rsidR="003C793A">
        <w:rPr>
          <w:rFonts w:ascii="Times New Roman" w:hAnsi="Times New Roman" w:cs="Times New Roman"/>
          <w:sz w:val="24"/>
          <w:szCs w:val="24"/>
        </w:rPr>
        <w:t>identify species most likely to experience declines/increases in occupancy</w:t>
      </w:r>
      <w:r w:rsidR="00716009">
        <w:rPr>
          <w:rFonts w:ascii="Times New Roman" w:hAnsi="Times New Roman" w:cs="Times New Roman"/>
          <w:sz w:val="24"/>
          <w:szCs w:val="24"/>
        </w:rPr>
        <w:t xml:space="preserve"> using a model selection paradigm (</w:t>
      </w:r>
      <w:commentRangeStart w:id="24"/>
      <w:commentRangeStart w:id="25"/>
      <w:r w:rsidR="00716009">
        <w:rPr>
          <w:rFonts w:ascii="Times New Roman" w:hAnsi="Times New Roman" w:cs="Times New Roman"/>
          <w:sz w:val="24"/>
          <w:szCs w:val="24"/>
        </w:rPr>
        <w:t>Candidate models are shown in Table 1</w:t>
      </w:r>
      <w:commentRangeEnd w:id="24"/>
      <w:r w:rsidR="00716009">
        <w:rPr>
          <w:rStyle w:val="CommentReference"/>
        </w:rPr>
        <w:commentReference w:id="24"/>
      </w:r>
      <w:commentRangeEnd w:id="25"/>
      <w:r w:rsidR="00C077D8">
        <w:rPr>
          <w:rStyle w:val="CommentReference"/>
        </w:rPr>
        <w:commentReference w:id="25"/>
      </w:r>
      <w:r w:rsidR="00716009">
        <w:rPr>
          <w:rFonts w:ascii="Times New Roman" w:hAnsi="Times New Roman" w:cs="Times New Roman"/>
          <w:sz w:val="24"/>
          <w:szCs w:val="24"/>
        </w:rPr>
        <w:t>)</w:t>
      </w:r>
      <w:del w:id="26" w:author="lr354.la" w:date="2023-04-02T14:50:00Z">
        <w:r w:rsidDel="00716009">
          <w:rPr>
            <w:rFonts w:ascii="Times New Roman" w:hAnsi="Times New Roman" w:cs="Times New Roman"/>
            <w:sz w:val="24"/>
            <w:szCs w:val="24"/>
          </w:rPr>
          <w:delText>.</w:delText>
        </w:r>
      </w:del>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341DE7">
      <w:pPr>
        <w:spacing w:line="480" w:lineRule="auto"/>
        <w:jc w:val="both"/>
        <w:rPr>
          <w:rFonts w:ascii="Times New Roman" w:hAnsi="Times New Roman" w:cs="Times New Roman"/>
          <w:b/>
          <w:sz w:val="24"/>
          <w:szCs w:val="24"/>
        </w:rPr>
      </w:pPr>
      <w:commentRangeStart w:id="27"/>
      <w:commentRangeStart w:id="28"/>
      <w:r w:rsidRPr="00703517">
        <w:rPr>
          <w:rFonts w:ascii="Times New Roman" w:hAnsi="Times New Roman" w:cs="Times New Roman"/>
          <w:b/>
          <w:sz w:val="24"/>
          <w:szCs w:val="24"/>
        </w:rPr>
        <w:t>2. METHODOLOGY</w:t>
      </w:r>
      <w:commentRangeEnd w:id="27"/>
      <w:r w:rsidR="006D7FDF">
        <w:rPr>
          <w:rStyle w:val="CommentReference"/>
        </w:rPr>
        <w:commentReference w:id="27"/>
      </w:r>
      <w:commentRangeEnd w:id="28"/>
      <w:r w:rsidR="002746B5">
        <w:rPr>
          <w:rStyle w:val="CommentReference"/>
        </w:rPr>
        <w:commentReference w:id="28"/>
      </w:r>
    </w:p>
    <w:p w14:paraId="42633C1B" w14:textId="74DBACD2"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w:t>
      </w:r>
      <w:r w:rsidR="00F722B4">
        <w:rPr>
          <w:rFonts w:ascii="Times New Roman" w:hAnsi="Times New Roman" w:cs="Times New Roman"/>
          <w:sz w:val="24"/>
          <w:szCs w:val="24"/>
        </w:rPr>
        <w:t>are designed</w:t>
      </w:r>
      <w:r w:rsidRPr="00703517">
        <w:rPr>
          <w:rFonts w:ascii="Times New Roman" w:hAnsi="Times New Roman" w:cs="Times New Roman"/>
          <w:sz w:val="24"/>
          <w:szCs w:val="24"/>
        </w:rPr>
        <w:t xml:space="preserve">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w:t>
      </w:r>
      <w:r w:rsidR="00F722B4">
        <w:rPr>
          <w:rFonts w:ascii="Times New Roman" w:hAnsi="Times New Roman" w:cs="Times New Roman"/>
          <w:sz w:val="24"/>
          <w:szCs w:val="24"/>
        </w:rPr>
        <w:t>patterns</w:t>
      </w:r>
      <w:r w:rsidRPr="00703517">
        <w:rPr>
          <w:rFonts w:ascii="Times New Roman" w:hAnsi="Times New Roman" w:cs="Times New Roman"/>
          <w:sz w:val="24"/>
          <w:szCs w:val="24"/>
        </w:rPr>
        <w:t xml:space="preserve"> to</w:t>
      </w:r>
      <w:r w:rsidR="00F722B4">
        <w:rPr>
          <w:rFonts w:ascii="Times New Roman" w:hAnsi="Times New Roman" w:cs="Times New Roman"/>
          <w:sz w:val="24"/>
          <w:szCs w:val="24"/>
        </w:rPr>
        <w:t xml:space="preserve"> strengthen the inferences for</w:t>
      </w:r>
      <w:r w:rsidRPr="00703517">
        <w:rPr>
          <w:rFonts w:ascii="Times New Roman" w:hAnsi="Times New Roman" w:cs="Times New Roman"/>
          <w:sz w:val="24"/>
          <w:szCs w:val="24"/>
        </w:rPr>
        <w:t xml:space="preserve">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F722B4">
        <w:rPr>
          <w:rFonts w:ascii="Times New Roman" w:hAnsi="Times New Roman" w:cs="Times New Roman"/>
          <w:sz w:val="24"/>
          <w:szCs w:val="24"/>
        </w:rPr>
        <w:t xml:space="preserve"> indicative of sampling multiple species at one </w:t>
      </w:r>
      <w:r w:rsidR="001E022F">
        <w:rPr>
          <w:rFonts w:ascii="Times New Roman" w:hAnsi="Times New Roman" w:cs="Times New Roman"/>
          <w:sz w:val="24"/>
          <w:szCs w:val="24"/>
        </w:rPr>
        <w:t>location</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{"citationID":"Iwnt6OF4","properties":{"formattedCitation":"(Shirey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D66115" w:rsidRPr="00703517">
        <w:rPr>
          <w:rFonts w:ascii="Times New Roman" w:hAnsi="Times New Roman" w:cs="Times New Roman"/>
          <w:sz w:val="24"/>
          <w:szCs w:val="24"/>
        </w:rPr>
        <w:fldChar w:fldCharType="end"/>
      </w:r>
      <w:hyperlink r:id="rId18"/>
      <w:r w:rsidRPr="00703517">
        <w:rPr>
          <w:rFonts w:ascii="Times New Roman" w:hAnsi="Times New Roman" w:cs="Times New Roman"/>
          <w:sz w:val="24"/>
          <w:szCs w:val="24"/>
        </w:rPr>
        <w:t xml:space="preserve">.  </w:t>
      </w:r>
      <w:r w:rsidR="00D33FEF" w:rsidRPr="00703517">
        <w:rPr>
          <w:rFonts w:ascii="Times New Roman" w:hAnsi="Times New Roman" w:cs="Times New Roman"/>
          <w:sz w:val="24"/>
          <w:szCs w:val="24"/>
        </w:rPr>
        <w:t xml:space="preserve">A graphical representation of our workflow with details about </w:t>
      </w:r>
      <w:r w:rsidR="00D33FEF">
        <w:rPr>
          <w:rFonts w:ascii="Times New Roman" w:hAnsi="Times New Roman" w:cs="Times New Roman"/>
          <w:sz w:val="24"/>
          <w:szCs w:val="24"/>
        </w:rPr>
        <w:t>this implementation of our model, including methods for</w:t>
      </w:r>
      <w:r w:rsidR="00D33FEF" w:rsidRPr="00703517">
        <w:rPr>
          <w:rFonts w:ascii="Times New Roman" w:hAnsi="Times New Roman" w:cs="Times New Roman"/>
          <w:sz w:val="24"/>
          <w:szCs w:val="24"/>
        </w:rPr>
        <w:t xml:space="preserve"> inferring zeros is illustrated in Supplemental Figure 1.</w:t>
      </w:r>
    </w:p>
    <w:p w14:paraId="7405ADD3" w14:textId="46822351" w:rsidR="00F21671"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 xml:space="preserve">occupancy-detection models for this study, we established grids of </w:t>
      </w:r>
      <w:commentRangeStart w:id="29"/>
      <w:commentRangeStart w:id="30"/>
      <w:r w:rsidRPr="00703517">
        <w:rPr>
          <w:rFonts w:ascii="Times New Roman" w:hAnsi="Times New Roman" w:cs="Times New Roman"/>
          <w:sz w:val="24"/>
          <w:szCs w:val="24"/>
        </w:rPr>
        <w:t>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w:t>
      </w:r>
      <w:commentRangeEnd w:id="29"/>
      <w:r w:rsidR="00F722B4">
        <w:rPr>
          <w:rStyle w:val="CommentReference"/>
        </w:rPr>
        <w:commentReference w:id="29"/>
      </w:r>
      <w:commentRangeEnd w:id="30"/>
      <w:r w:rsidR="00683BE8">
        <w:rPr>
          <w:rStyle w:val="CommentReference"/>
        </w:rPr>
        <w:commentReference w:id="30"/>
      </w:r>
      <w:r w:rsidR="00C53F68"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 xml:space="preserve">Previous simulation results found that five temporal bins were found to provide sufficient granularity to detect trends, </w:t>
      </w:r>
      <w:r w:rsidR="00F722B4">
        <w:rPr>
          <w:rFonts w:ascii="Times New Roman" w:hAnsi="Times New Roman" w:cs="Times New Roman"/>
          <w:sz w:val="24"/>
          <w:szCs w:val="24"/>
        </w:rPr>
        <w:t xml:space="preserve">but ten were best able to </w:t>
      </w:r>
      <w:commentRangeStart w:id="31"/>
      <w:commentRangeStart w:id="32"/>
      <w:r w:rsidR="00F722B4">
        <w:rPr>
          <w:rFonts w:ascii="Times New Roman" w:hAnsi="Times New Roman" w:cs="Times New Roman"/>
          <w:sz w:val="24"/>
          <w:szCs w:val="24"/>
        </w:rPr>
        <w:t>reconstruct simulated trends and also provide more nuanced patterns through time</w:t>
      </w:r>
      <w:commentRangeEnd w:id="31"/>
      <w:r w:rsidR="00F722B4">
        <w:rPr>
          <w:rStyle w:val="CommentReference"/>
        </w:rPr>
        <w:commentReference w:id="31"/>
      </w:r>
      <w:commentRangeEnd w:id="32"/>
      <w:r w:rsidR="00683BE8">
        <w:rPr>
          <w:rStyle w:val="CommentReference"/>
        </w:rPr>
        <w:commentReference w:id="32"/>
      </w:r>
      <w:r w:rsidR="00F722B4">
        <w:rPr>
          <w:rFonts w:ascii="Times New Roman" w:hAnsi="Times New Roman" w:cs="Times New Roman"/>
          <w:sz w:val="24"/>
          <w:szCs w:val="24"/>
        </w:rPr>
        <w:t xml:space="preserve">. In contrast, using only </w:t>
      </w:r>
      <w:r w:rsidR="001A4C61" w:rsidRPr="00703517">
        <w:rPr>
          <w:rFonts w:ascii="Times New Roman" w:hAnsi="Times New Roman" w:cs="Times New Roman"/>
          <w:sz w:val="24"/>
          <w:szCs w:val="24"/>
        </w:rPr>
        <w:t xml:space="preserve">two time periods, a common method in these studies, often produced poor results </w:t>
      </w:r>
      <w:r w:rsidR="001A4C61" w:rsidRPr="00703517">
        <w:rPr>
          <w:rFonts w:ascii="Times New Roman" w:hAnsi="Times New Roman" w:cs="Times New Roman"/>
          <w:sz w:val="24"/>
          <w:szCs w:val="24"/>
        </w:rPr>
        <w:lastRenderedPageBreak/>
        <w:t>(Shirey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p>
    <w:p w14:paraId="115A364F" w14:textId="77777777" w:rsidR="00683BE8" w:rsidRPr="00703517" w:rsidRDefault="00683BE8">
      <w:pPr>
        <w:spacing w:line="480" w:lineRule="auto"/>
        <w:ind w:firstLine="720"/>
        <w:jc w:val="both"/>
        <w:rPr>
          <w:rFonts w:ascii="Times New Roman" w:hAnsi="Times New Roman" w:cs="Times New Roman"/>
          <w:sz w:val="24"/>
          <w:szCs w:val="24"/>
        </w:rPr>
      </w:pPr>
    </w:p>
    <w:p w14:paraId="27078A5F" w14:textId="77777777" w:rsidR="002F18DA" w:rsidRPr="00703517" w:rsidRDefault="002F18DA" w:rsidP="002F18DA">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67542B16" w14:textId="3B1F25B1" w:rsidR="002F18DA" w:rsidRPr="00703517" w:rsidDel="00CD7462" w:rsidRDefault="002F18DA" w:rsidP="002F18DA">
      <w:pPr>
        <w:spacing w:line="480" w:lineRule="auto"/>
        <w:ind w:firstLine="720"/>
        <w:jc w:val="both"/>
        <w:rPr>
          <w:del w:id="33" w:author="lr354.la" w:date="2023-04-02T11:29:00Z"/>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or </w:t>
      </w:r>
      <w:r>
        <w:rPr>
          <w:rFonts w:ascii="Times New Roman" w:hAnsi="Times New Roman" w:cs="Times New Roman"/>
          <w:sz w:val="24"/>
          <w:szCs w:val="24"/>
        </w:rPr>
        <w:t xml:space="preserve">from </w:t>
      </w:r>
      <w:r w:rsidRPr="00703517">
        <w:rPr>
          <w:rFonts w:ascii="Times New Roman" w:hAnsi="Times New Roman" w:cs="Times New Roman"/>
          <w:sz w:val="24"/>
          <w:szCs w:val="24"/>
        </w:rPr>
        <w:t xml:space="preserve">even more recent time periods that would allow for our 5-year temporal grain. </w:t>
      </w:r>
      <w:ins w:id="34" w:author="Vaughn Shirey" w:date="2023-04-02T18:22:00Z">
        <w:r w:rsidR="002746B5">
          <w:rPr>
            <w:rFonts w:ascii="Times New Roman" w:hAnsi="Times New Roman" w:cs="Times New Roman"/>
            <w:sz w:val="24"/>
            <w:szCs w:val="24"/>
          </w:rPr>
          <w:t>We also did not include pesticide data in our analysis as these data are difficult to come by and to aggregate at the spatial grain of our analysis.</w:t>
        </w:r>
      </w:ins>
      <w:r w:rsidRPr="00703517">
        <w:rPr>
          <w:rFonts w:ascii="Times New Roman" w:hAnsi="Times New Roman" w:cs="Times New Roman"/>
          <w:sz w:val="24"/>
          <w:szCs w:val="24"/>
        </w:rPr>
        <w:t xml:space="preserve">  </w:t>
      </w:r>
      <w:commentRangeStart w:id="35"/>
      <w:commentRangeStart w:id="36"/>
      <w:commentRangeStart w:id="37"/>
      <w:commentRangeStart w:id="38"/>
      <w:r w:rsidRPr="00703517">
        <w:rPr>
          <w:rFonts w:ascii="Times New Roman" w:hAnsi="Times New Roman" w:cs="Times New Roman"/>
          <w:sz w:val="24"/>
          <w:szCs w:val="24"/>
        </w:rPr>
        <w:t>Thus, we opted to inform our models solely with climatic predictors</w:t>
      </w:r>
      <w:commentRangeEnd w:id="35"/>
      <w:r w:rsidRPr="00703517">
        <w:rPr>
          <w:rStyle w:val="CommentReference"/>
          <w:rFonts w:ascii="Times New Roman" w:hAnsi="Times New Roman" w:cs="Times New Roman"/>
          <w:sz w:val="24"/>
          <w:szCs w:val="24"/>
        </w:rPr>
        <w:commentReference w:id="35"/>
      </w:r>
      <w:commentRangeEnd w:id="36"/>
      <w:r>
        <w:rPr>
          <w:rStyle w:val="CommentReference"/>
        </w:rPr>
        <w:commentReference w:id="36"/>
      </w:r>
      <w:commentRangeEnd w:id="37"/>
      <w:r>
        <w:rPr>
          <w:rStyle w:val="CommentReference"/>
        </w:rPr>
        <w:commentReference w:id="37"/>
      </w:r>
      <w:commentRangeEnd w:id="38"/>
      <w:r w:rsidR="002746B5">
        <w:rPr>
          <w:rStyle w:val="CommentReference"/>
        </w:rPr>
        <w:commentReference w:id="38"/>
      </w:r>
      <w:r w:rsidRPr="00703517">
        <w:rPr>
          <w:rFonts w:ascii="Times New Roman" w:hAnsi="Times New Roman" w:cs="Times New Roman"/>
          <w:sz w:val="24"/>
          <w:szCs w:val="24"/>
        </w:rPr>
        <w:t>.</w:t>
      </w:r>
    </w:p>
    <w:p w14:paraId="2305DD43" w14:textId="6888302A" w:rsidR="002F18DA" w:rsidRDefault="002F18DA" w:rsidP="002F18DA">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(Slivinski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w:t>
      </w:r>
      <w:r w:rsidR="00CD7462">
        <w:rPr>
          <w:rFonts w:ascii="Times New Roman" w:hAnsi="Times New Roman" w:cs="Times New Roman"/>
          <w:sz w:val="24"/>
          <w:szCs w:val="24"/>
        </w:rPr>
        <w:t>;</w:t>
      </w:r>
      <w:r w:rsidRPr="00703517">
        <w:rPr>
          <w:rFonts w:ascii="Times New Roman" w:hAnsi="Times New Roman" w:cs="Times New Roman"/>
          <w:sz w:val="24"/>
          <w:szCs w:val="24"/>
        </w:rPr>
        <w:t xml:space="preserve"> </w:t>
      </w:r>
      <w:r w:rsidR="00CD7462">
        <w:rPr>
          <w:rFonts w:ascii="Times New Roman" w:hAnsi="Times New Roman" w:cs="Times New Roman"/>
          <w:sz w:val="24"/>
          <w:szCs w:val="24"/>
        </w:rPr>
        <w:t xml:space="preserve">reanalysis products (where observation data are synthesized with </w:t>
      </w:r>
      <w:r w:rsidR="00BF04FA">
        <w:rPr>
          <w:rFonts w:ascii="Times New Roman" w:hAnsi="Times New Roman" w:cs="Times New Roman"/>
          <w:sz w:val="24"/>
          <w:szCs w:val="24"/>
        </w:rPr>
        <w:t>mechanistic</w:t>
      </w:r>
      <w:r w:rsidR="00CD7462">
        <w:rPr>
          <w:rFonts w:ascii="Times New Roman" w:hAnsi="Times New Roman" w:cs="Times New Roman"/>
          <w:sz w:val="24"/>
          <w:szCs w:val="24"/>
        </w:rPr>
        <w:t xml:space="preserve"> climate models are not yet available</w:t>
      </w:r>
      <w:r w:rsidR="00BF04FA">
        <w:rPr>
          <w:rFonts w:ascii="Times New Roman" w:hAnsi="Times New Roman" w:cs="Times New Roman"/>
          <w:sz w:val="24"/>
          <w:szCs w:val="24"/>
        </w:rPr>
        <w:t xml:space="preserve"> f</w:t>
      </w:r>
      <w:r w:rsidRPr="00703517">
        <w:rPr>
          <w:rFonts w:ascii="Times New Roman" w:hAnsi="Times New Roman" w:cs="Times New Roman"/>
          <w:sz w:val="24"/>
          <w:szCs w:val="24"/>
        </w:rPr>
        <w:t>or 2016 onward, variables</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were obtained from the Climate Prediction Center (CPC</w:t>
      </w:r>
      <w:r w:rsidR="00CD7462">
        <w:rPr>
          <w:rFonts w:ascii="Times New Roman" w:hAnsi="Times New Roman" w:cs="Times New Roman"/>
          <w:sz w:val="24"/>
          <w:szCs w:val="24"/>
        </w:rPr>
        <w:t>,</w:t>
      </w:r>
      <w:r w:rsidR="00CD7462" w:rsidRPr="00703517" w:rsidDel="00CD7462">
        <w:rPr>
          <w:rFonts w:ascii="Times New Roman" w:hAnsi="Times New Roman" w:cs="Times New Roman"/>
          <w:sz w:val="24"/>
          <w:szCs w:val="24"/>
        </w:rPr>
        <w:t xml:space="preserve"> </w:t>
      </w:r>
      <w:hyperlink r:id="rId19"/>
      <w:r w:rsidR="00CD7462">
        <w:rPr>
          <w:rFonts w:ascii="Times New Roman" w:hAnsi="Times New Roman" w:cs="Times New Roman"/>
          <w:sz w:val="24"/>
          <w:szCs w:val="24"/>
        </w:rPr>
        <w:t xml:space="preserve"> which are</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available at 0.5-degree spatial and monthly temporal resolution</w:t>
      </w:r>
      <w:r w:rsidR="00CD7462">
        <w:rPr>
          <w:rFonts w:ascii="Times New Roman" w:hAnsi="Times New Roman" w:cs="Times New Roman"/>
          <w:sz w:val="24"/>
          <w:szCs w:val="24"/>
        </w:rPr>
        <w:t>s</w:t>
      </w:r>
      <w:r w:rsidR="002746B5">
        <w:rPr>
          <w:rFonts w:ascii="Times New Roman" w:hAnsi="Times New Roman" w:cs="Times New Roman"/>
          <w:sz w:val="24"/>
          <w:szCs w:val="24"/>
        </w:rPr>
        <w:t>)</w:t>
      </w:r>
      <w:ins w:id="39" w:author="Vaughn Shirey" w:date="2023-04-02T18:24:00Z">
        <w:r w:rsidR="0088005C">
          <w:rPr>
            <w:rFonts w:ascii="Times New Roman" w:hAnsi="Times New Roman" w:cs="Times New Roman"/>
            <w:sz w:val="24"/>
            <w:szCs w:val="24"/>
          </w:rPr>
          <w:t xml:space="preserve"> </w:t>
        </w:r>
      </w:ins>
      <w:r w:rsidR="002746B5">
        <w:rPr>
          <w:rFonts w:ascii="Times New Roman" w:hAnsi="Times New Roman" w:cs="Times New Roman"/>
          <w:sz w:val="24"/>
          <w:szCs w:val="24"/>
        </w:rPr>
        <w:fldChar w:fldCharType="begin"/>
      </w:r>
      <w:r w:rsidR="002746B5">
        <w:rPr>
          <w:rFonts w:ascii="Times New Roman" w:hAnsi="Times New Roman" w:cs="Times New Roman"/>
          <w:sz w:val="24"/>
          <w:szCs w:val="24"/>
        </w:rPr>
        <w:instrText xml:space="preserve"> ADDIN ZOTERO_ITEM CSL_CITATION {"citationID":"IQncWOje","properties":{"formattedCitation":"(Climate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2746B5">
        <w:rPr>
          <w:rFonts w:ascii="Times New Roman" w:hAnsi="Times New Roman" w:cs="Times New Roman"/>
          <w:sz w:val="24"/>
          <w:szCs w:val="24"/>
        </w:rPr>
        <w:fldChar w:fldCharType="separate"/>
      </w:r>
      <w:r w:rsidR="002746B5" w:rsidRPr="002746B5">
        <w:rPr>
          <w:rFonts w:ascii="Times New Roman" w:hAnsi="Times New Roman" w:cs="Times New Roman"/>
          <w:sz w:val="24"/>
        </w:rPr>
        <w:t>(Climate Prediction Center 2022)</w:t>
      </w:r>
      <w:r w:rsidR="002746B5">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CD7462" w:rsidRPr="00703517">
        <w:rPr>
          <w:rFonts w:ascii="Times New Roman" w:hAnsi="Times New Roman" w:cs="Times New Roman"/>
          <w:sz w:val="24"/>
          <w:szCs w:val="24"/>
        </w:rPr>
        <w:t>Minimum average temperatures increased over the vast majority of our study range, up to 4</w:t>
      </w:r>
      <w:r w:rsidR="00BF04FA" w:rsidRPr="00BF04FA">
        <w:rPr>
          <w:rFonts w:ascii="Times New Roman" w:hAnsi="Times New Roman" w:cs="Times New Roman"/>
          <w:sz w:val="24"/>
          <w:szCs w:val="24"/>
        </w:rPr>
        <w:t>°</w:t>
      </w:r>
      <w:ins w:id="40" w:author="Vaughn Shirey" w:date="2023-04-02T18:23:00Z">
        <w:r w:rsidR="002746B5">
          <w:rPr>
            <w:rFonts w:ascii="Times New Roman" w:hAnsi="Times New Roman" w:cs="Times New Roman"/>
            <w:sz w:val="24"/>
            <w:szCs w:val="24"/>
          </w:rPr>
          <w:t xml:space="preserve"> </w:t>
        </w:r>
      </w:ins>
      <w:r w:rsidR="00CD7462" w:rsidRPr="00703517">
        <w:rPr>
          <w:rFonts w:ascii="Times New Roman" w:hAnsi="Times New Roman" w:cs="Times New Roman"/>
          <w:sz w:val="24"/>
          <w:szCs w:val="24"/>
        </w:rPr>
        <w:t>C</w:t>
      </w:r>
      <w:ins w:id="41" w:author="Vaughn Shirey" w:date="2023-04-02T18:23:00Z">
        <w:r w:rsidR="002746B5">
          <w:rPr>
            <w:rFonts w:ascii="Times New Roman" w:hAnsi="Times New Roman" w:cs="Times New Roman"/>
            <w:sz w:val="24"/>
            <w:szCs w:val="24"/>
          </w:rPr>
          <w:t>elsius</w:t>
        </w:r>
      </w:ins>
      <w:r w:rsidR="00CD7462" w:rsidRPr="00703517">
        <w:rPr>
          <w:rFonts w:ascii="Times New Roman" w:hAnsi="Times New Roman" w:cs="Times New Roman"/>
          <w:sz w:val="24"/>
          <w:szCs w:val="24"/>
        </w:rPr>
        <w:t xml:space="preserve"> over the 50-year </w:t>
      </w:r>
      <w:r w:rsidR="000D6F44">
        <w:rPr>
          <w:rFonts w:ascii="Times New Roman" w:hAnsi="Times New Roman" w:cs="Times New Roman"/>
          <w:sz w:val="24"/>
          <w:szCs w:val="24"/>
        </w:rPr>
        <w:t xml:space="preserve">study </w:t>
      </w:r>
      <w:r w:rsidR="00CD7462" w:rsidRPr="00703517">
        <w:rPr>
          <w:rFonts w:ascii="Times New Roman" w:hAnsi="Times New Roman" w:cs="Times New Roman"/>
          <w:sz w:val="24"/>
          <w:szCs w:val="24"/>
        </w:rPr>
        <w:t>period (Fig</w:t>
      </w:r>
      <w:r w:rsidR="00CD7462">
        <w:rPr>
          <w:rFonts w:ascii="Times New Roman" w:hAnsi="Times New Roman" w:cs="Times New Roman"/>
          <w:sz w:val="24"/>
          <w:szCs w:val="24"/>
        </w:rPr>
        <w:t>ure</w:t>
      </w:r>
      <w:r w:rsidR="00CD7462" w:rsidRPr="00703517">
        <w:rPr>
          <w:rFonts w:ascii="Times New Roman" w:hAnsi="Times New Roman" w:cs="Times New Roman"/>
          <w:sz w:val="24"/>
          <w:szCs w:val="24"/>
        </w:rPr>
        <w:t xml:space="preserve"> 1a</w:t>
      </w:r>
      <w:commentRangeStart w:id="42"/>
      <w:commentRangeStart w:id="43"/>
      <w:r w:rsidR="00CD7462" w:rsidRPr="00703517">
        <w:rPr>
          <w:rFonts w:ascii="Times New Roman" w:hAnsi="Times New Roman" w:cs="Times New Roman"/>
          <w:sz w:val="24"/>
          <w:szCs w:val="24"/>
        </w:rPr>
        <w:t>)</w:t>
      </w:r>
      <w:r w:rsidR="00CD7462">
        <w:rPr>
          <w:rFonts w:ascii="Times New Roman" w:hAnsi="Times New Roman" w:cs="Times New Roman"/>
          <w:sz w:val="24"/>
          <w:szCs w:val="24"/>
        </w:rPr>
        <w:t>. For precipitation, m</w:t>
      </w:r>
      <w:r w:rsidRPr="00703517">
        <w:rPr>
          <w:rFonts w:ascii="Times New Roman" w:hAnsi="Times New Roman" w:cs="Times New Roman"/>
          <w:sz w:val="24"/>
          <w:szCs w:val="24"/>
        </w:rPr>
        <w:t xml:space="preserve">onthly </w:t>
      </w:r>
      <w:r w:rsidR="000D6F44">
        <w:rPr>
          <w:rFonts w:ascii="Times New Roman" w:hAnsi="Times New Roman" w:cs="Times New Roman"/>
          <w:sz w:val="24"/>
          <w:szCs w:val="24"/>
        </w:rPr>
        <w:t xml:space="preserve">precipitation </w:t>
      </w:r>
      <w:r w:rsidRPr="00703517">
        <w:rPr>
          <w:rFonts w:ascii="Times New Roman" w:hAnsi="Times New Roman" w:cs="Times New Roman"/>
          <w:sz w:val="24"/>
          <w:szCs w:val="24"/>
        </w:rPr>
        <w:t xml:space="preserve">data were extracted from the Climate Research Unit (CRU) </w:t>
      </w:r>
      <w:r w:rsidRPr="00703517">
        <w:rPr>
          <w:rFonts w:ascii="Times New Roman" w:hAnsi="Times New Roman" w:cs="Times New Roman"/>
          <w:sz w:val="24"/>
          <w:szCs w:val="24"/>
        </w:rPr>
        <w:lastRenderedPageBreak/>
        <w:t xml:space="preserve">TS4.04 global precipitation dataset </w:t>
      </w:r>
      <w:r w:rsidR="000D6F44">
        <w:rPr>
          <w:rFonts w:ascii="Times New Roman" w:hAnsi="Times New Roman" w:cs="Times New Roman"/>
          <w:sz w:val="24"/>
          <w:szCs w:val="24"/>
        </w:rPr>
        <w:t xml:space="preserve"> which are also </w:t>
      </w:r>
      <w:hyperlink r:id="rId20"/>
      <w:r w:rsidRPr="00703517">
        <w:rPr>
          <w:rFonts w:ascii="Times New Roman" w:hAnsi="Times New Roman" w:cs="Times New Roman"/>
          <w:sz w:val="24"/>
          <w:szCs w:val="24"/>
        </w:rPr>
        <w:t xml:space="preserve">available at </w:t>
      </w:r>
      <w:r>
        <w:rPr>
          <w:rFonts w:ascii="Times New Roman" w:hAnsi="Times New Roman" w:cs="Times New Roman"/>
          <w:sz w:val="24"/>
          <w:szCs w:val="24"/>
        </w:rPr>
        <w:t>0.5-degree</w:t>
      </w:r>
      <w:r w:rsidRPr="00703517">
        <w:rPr>
          <w:rFonts w:ascii="Times New Roman" w:hAnsi="Times New Roman" w:cs="Times New Roman"/>
          <w:sz w:val="24"/>
          <w:szCs w:val="24"/>
        </w:rPr>
        <w:t xml:space="preserve"> spatial resolution</w:t>
      </w:r>
      <w:r w:rsidR="000D6F44">
        <w:rPr>
          <w:rFonts w:ascii="Times New Roman" w:hAnsi="Times New Roman" w:cs="Times New Roman"/>
          <w:sz w:val="24"/>
          <w:szCs w:val="24"/>
        </w:rPr>
        <w:t>, but only</w:t>
      </w:r>
      <w:r w:rsidRPr="00703517">
        <w:rPr>
          <w:rFonts w:ascii="Times New Roman" w:hAnsi="Times New Roman" w:cs="Times New Roman"/>
          <w:sz w:val="24"/>
          <w:szCs w:val="24"/>
        </w:rPr>
        <w:t xml:space="preserve"> back to 1900</w:t>
      </w:r>
      <w:r w:rsidR="000D6F44">
        <w:rPr>
          <w:rFonts w:ascii="Times New Roman" w:hAnsi="Times New Roman" w:cs="Times New Roman"/>
          <w:sz w:val="24"/>
          <w:szCs w:val="24"/>
        </w:rPr>
        <w:t xml:space="preserve"> </w:t>
      </w:r>
      <w:r w:rsidR="000D6F44" w:rsidRPr="00703517">
        <w:rPr>
          <w:rFonts w:ascii="Times New Roman" w:hAnsi="Times New Roman" w:cs="Times New Roman"/>
          <w:sz w:val="24"/>
          <w:szCs w:val="24"/>
        </w:rPr>
        <w:fldChar w:fldCharType="begin"/>
      </w:r>
      <w:r w:rsidR="000D6F44"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D6F44" w:rsidRPr="00703517">
        <w:rPr>
          <w:rFonts w:ascii="Times New Roman" w:hAnsi="Times New Roman" w:cs="Times New Roman"/>
          <w:sz w:val="24"/>
          <w:szCs w:val="24"/>
        </w:rPr>
        <w:fldChar w:fldCharType="separate"/>
      </w:r>
      <w:r w:rsidR="000D6F44" w:rsidRPr="00703517">
        <w:rPr>
          <w:rFonts w:ascii="Times New Roman" w:hAnsi="Times New Roman" w:cs="Times New Roman"/>
          <w:sz w:val="24"/>
          <w:szCs w:val="24"/>
        </w:rPr>
        <w:t xml:space="preserve">(Harris </w:t>
      </w:r>
      <w:r w:rsidR="000D6F44" w:rsidRPr="00703517">
        <w:rPr>
          <w:rFonts w:ascii="Times New Roman" w:hAnsi="Times New Roman" w:cs="Times New Roman"/>
          <w:i/>
          <w:iCs/>
          <w:sz w:val="24"/>
          <w:szCs w:val="24"/>
        </w:rPr>
        <w:t>et al.</w:t>
      </w:r>
      <w:r w:rsidR="000D6F44" w:rsidRPr="00703517">
        <w:rPr>
          <w:rFonts w:ascii="Times New Roman" w:hAnsi="Times New Roman" w:cs="Times New Roman"/>
          <w:sz w:val="24"/>
          <w:szCs w:val="24"/>
        </w:rPr>
        <w:t xml:space="preserve"> 2020a, b)</w:t>
      </w:r>
      <w:r w:rsidR="000D6F4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42"/>
      <w:r w:rsidR="00CD7462">
        <w:rPr>
          <w:rStyle w:val="CommentReference"/>
        </w:rPr>
        <w:commentReference w:id="42"/>
      </w:r>
      <w:commentRangeEnd w:id="43"/>
      <w:r w:rsidR="00346896">
        <w:rPr>
          <w:rStyle w:val="CommentReference"/>
        </w:rPr>
        <w:commentReference w:id="43"/>
      </w:r>
      <w:ins w:id="44" w:author="Vaughn Shirey" w:date="2023-04-02T18:24:00Z">
        <w:r w:rsidR="00803B60">
          <w:rPr>
            <w:rFonts w:ascii="Times New Roman" w:hAnsi="Times New Roman" w:cs="Times New Roman"/>
            <w:sz w:val="24"/>
            <w:szCs w:val="24"/>
          </w:rPr>
          <w:t>Trends in precipitation were generally more heterogenous but reflect, on averag</w:t>
        </w:r>
      </w:ins>
      <w:ins w:id="45" w:author="Vaughn Shirey" w:date="2023-04-02T18:25:00Z">
        <w:r w:rsidR="00803B60">
          <w:rPr>
            <w:rFonts w:ascii="Times New Roman" w:hAnsi="Times New Roman" w:cs="Times New Roman"/>
            <w:sz w:val="24"/>
            <w:szCs w:val="24"/>
          </w:rPr>
          <w:t>e, increasing rainfall across the region.</w:t>
        </w:r>
      </w:ins>
    </w:p>
    <w:p w14:paraId="2D7435FA" w14:textId="153637EC" w:rsidR="000D6F44" w:rsidRPr="00703517" w:rsidRDefault="000D6F44" w:rsidP="000D6F44">
      <w:pPr>
        <w:spacing w:line="480" w:lineRule="auto"/>
        <w:ind w:firstLine="720"/>
        <w:jc w:val="both"/>
        <w:rPr>
          <w:rFonts w:ascii="Times New Roman" w:hAnsi="Times New Roman" w:cs="Times New Roman"/>
          <w:sz w:val="24"/>
          <w:szCs w:val="24"/>
        </w:rPr>
      </w:pPr>
      <w:commentRangeStart w:id="46"/>
      <w:commentRangeStart w:id="47"/>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(Hijmans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46"/>
      <w:r>
        <w:rPr>
          <w:rStyle w:val="CommentReference"/>
        </w:rPr>
        <w:commentReference w:id="46"/>
      </w:r>
      <w:commentRangeEnd w:id="47"/>
      <w:r w:rsidR="00EE17F7">
        <w:rPr>
          <w:rStyle w:val="CommentReference"/>
        </w:rPr>
        <w:commentReference w:id="47"/>
      </w:r>
      <w:r>
        <w:rPr>
          <w:rFonts w:ascii="Times New Roman" w:hAnsi="Times New Roman" w:cs="Times New Roman"/>
          <w:sz w:val="24"/>
          <w:szCs w:val="24"/>
        </w:rPr>
        <w:t xml:space="preserve">All raster data were </w:t>
      </w:r>
      <w:commentRangeStart w:id="48"/>
      <w:commentRangeStart w:id="49"/>
      <w:r w:rsidRPr="00703517">
        <w:rPr>
          <w:rFonts w:ascii="Times New Roman" w:hAnsi="Times New Roman" w:cs="Times New Roman"/>
          <w:sz w:val="24"/>
          <w:szCs w:val="24"/>
        </w:rPr>
        <w:t>reprojected</w:t>
      </w:r>
      <w:commentRangeEnd w:id="48"/>
      <w:r>
        <w:rPr>
          <w:rStyle w:val="CommentReference"/>
        </w:rPr>
        <w:commentReference w:id="48"/>
      </w:r>
      <w:commentRangeEnd w:id="49"/>
      <w:r w:rsidR="00EE17F7">
        <w:rPr>
          <w:rStyle w:val="CommentReference"/>
        </w:rPr>
        <w:commentReference w:id="49"/>
      </w:r>
      <w:r w:rsidRPr="00703517">
        <w:rPr>
          <w:rFonts w:ascii="Times New Roman" w:hAnsi="Times New Roman" w:cs="Times New Roman"/>
          <w:sz w:val="24"/>
          <w:szCs w:val="24"/>
        </w:rPr>
        <w:t xml:space="preserve"> </w:t>
      </w:r>
      <w:ins w:id="50" w:author="Vaughn Shirey" w:date="2023-04-02T18:25:00Z">
        <w:r w:rsidR="00346896">
          <w:rPr>
            <w:rFonts w:ascii="Times New Roman" w:hAnsi="Times New Roman" w:cs="Times New Roman"/>
            <w:sz w:val="24"/>
            <w:szCs w:val="24"/>
          </w:rPr>
          <w:t xml:space="preserve">using this </w:t>
        </w:r>
      </w:ins>
      <w:ins w:id="51" w:author="Vaughn Shirey" w:date="2023-04-02T18:30:00Z">
        <w:r w:rsidR="00C71915">
          <w:rPr>
            <w:rFonts w:ascii="Times New Roman" w:hAnsi="Times New Roman" w:cs="Times New Roman"/>
            <w:sz w:val="24"/>
            <w:szCs w:val="24"/>
          </w:rPr>
          <w:t xml:space="preserve">same </w:t>
        </w:r>
      </w:ins>
      <w:ins w:id="52" w:author="Vaughn Shirey" w:date="2023-04-02T18:25:00Z">
        <w:r w:rsidR="00346896">
          <w:rPr>
            <w:rFonts w:ascii="Times New Roman" w:hAnsi="Times New Roman" w:cs="Times New Roman"/>
            <w:sz w:val="24"/>
            <w:szCs w:val="24"/>
          </w:rPr>
          <w:t xml:space="preserve">package </w:t>
        </w:r>
      </w:ins>
      <w:r w:rsidRPr="00703517">
        <w:rPr>
          <w:rFonts w:ascii="Times New Roman" w:hAnsi="Times New Roman" w:cs="Times New Roman"/>
          <w:sz w:val="24"/>
          <w:szCs w:val="24"/>
        </w:rPr>
        <w:t xml:space="preserve">to the project coordinate reference system (North America Albers Equal Area Conic) </w:t>
      </w:r>
      <w:r>
        <w:rPr>
          <w:rFonts w:ascii="Times New Roman" w:hAnsi="Times New Roman" w:cs="Times New Roman"/>
          <w:sz w:val="24"/>
          <w:szCs w:val="24"/>
        </w:rPr>
        <w:t xml:space="preserve">and this was </w:t>
      </w:r>
      <w:r w:rsidRPr="00703517">
        <w:rPr>
          <w:rFonts w:ascii="Times New Roman" w:hAnsi="Times New Roman" w:cs="Times New Roman"/>
          <w:sz w:val="24"/>
          <w:szCs w:val="24"/>
        </w:rPr>
        <w:t xml:space="preserve">also used as the base projection for all </w:t>
      </w:r>
      <w:r>
        <w:rPr>
          <w:rFonts w:ascii="Times New Roman" w:hAnsi="Times New Roman" w:cs="Times New Roman"/>
          <w:sz w:val="24"/>
          <w:szCs w:val="24"/>
        </w:rPr>
        <w:t xml:space="preserve">distribution </w:t>
      </w:r>
      <w:r w:rsidRPr="00703517">
        <w:rPr>
          <w:rFonts w:ascii="Times New Roman" w:hAnsi="Times New Roman" w:cs="Times New Roman"/>
          <w:sz w:val="24"/>
          <w:szCs w:val="24"/>
        </w:rPr>
        <w:t xml:space="preserve">data in this analysis. The raster data were summarized within each </w:t>
      </w:r>
      <w:ins w:id="53" w:author="Vaughn Shirey" w:date="2023-04-02T18:26:00Z">
        <w:r w:rsidR="00346896" w:rsidRPr="00703517">
          <w:rPr>
            <w:rFonts w:ascii="Times New Roman" w:hAnsi="Times New Roman" w:cs="Times New Roman"/>
            <w:sz w:val="24"/>
            <w:szCs w:val="24"/>
          </w:rPr>
          <w:t>100×100-kilometer</w:t>
        </w:r>
      </w:ins>
      <w:ins w:id="54" w:author="Vaughn Shirey" w:date="2023-04-02T18:27:00Z">
        <w:r w:rsidR="00346896">
          <w:rPr>
            <w:rFonts w:ascii="Times New Roman" w:hAnsi="Times New Roman" w:cs="Times New Roman"/>
            <w:sz w:val="24"/>
            <w:szCs w:val="24"/>
          </w:rPr>
          <w:t xml:space="preserve"> (or </w:t>
        </w:r>
        <w:r w:rsidR="00346896" w:rsidRPr="00703517">
          <w:rPr>
            <w:rFonts w:ascii="Times New Roman" w:hAnsi="Times New Roman" w:cs="Times New Roman"/>
            <w:sz w:val="24"/>
            <w:szCs w:val="24"/>
          </w:rPr>
          <w:t>200×200-kilometer</w:t>
        </w:r>
        <w:r w:rsidR="00346896">
          <w:rPr>
            <w:rFonts w:ascii="Times New Roman" w:hAnsi="Times New Roman" w:cs="Times New Roman"/>
            <w:sz w:val="24"/>
            <w:szCs w:val="24"/>
          </w:rPr>
          <w:t>)</w:t>
        </w:r>
      </w:ins>
      <w:ins w:id="55" w:author="Vaughn Shirey" w:date="2023-04-02T18:26:00Z">
        <w:r w:rsidR="00346896" w:rsidRPr="00703517">
          <w:rPr>
            <w:rFonts w:ascii="Times New Roman" w:hAnsi="Times New Roman" w:cs="Times New Roman"/>
            <w:sz w:val="24"/>
            <w:szCs w:val="24"/>
          </w:rPr>
          <w:t xml:space="preserve"> </w:t>
        </w:r>
        <w:r w:rsidR="00346896">
          <w:rPr>
            <w:rFonts w:ascii="Times New Roman" w:hAnsi="Times New Roman" w:cs="Times New Roman"/>
            <w:sz w:val="24"/>
            <w:szCs w:val="24"/>
          </w:rPr>
          <w:t xml:space="preserve">grid cell </w:t>
        </w:r>
      </w:ins>
      <w:r w:rsidRPr="00703517">
        <w:rPr>
          <w:rFonts w:ascii="Times New Roman" w:hAnsi="Times New Roman" w:cs="Times New Roman"/>
          <w:sz w:val="24"/>
          <w:szCs w:val="24"/>
        </w:rPr>
        <w:t xml:space="preserve">using the mean value </w:t>
      </w:r>
      <w:r w:rsidR="008E6511">
        <w:rPr>
          <w:rFonts w:ascii="Times New Roman" w:hAnsi="Times New Roman" w:cs="Times New Roman"/>
          <w:sz w:val="24"/>
          <w:szCs w:val="24"/>
        </w:rPr>
        <w:t xml:space="preserve">across </w:t>
      </w:r>
      <w:r>
        <w:rPr>
          <w:rFonts w:ascii="Times New Roman" w:hAnsi="Times New Roman" w:cs="Times New Roman"/>
          <w:sz w:val="24"/>
          <w:szCs w:val="24"/>
        </w:rPr>
        <w:t>for each five-year</w:t>
      </w:r>
      <w:r w:rsidRPr="00703517">
        <w:rPr>
          <w:rFonts w:ascii="Times New Roman" w:hAnsi="Times New Roman" w:cs="Times New Roman"/>
          <w:sz w:val="24"/>
          <w:szCs w:val="24"/>
        </w:rPr>
        <w:t xml:space="preserve"> occupancy interval </w:t>
      </w:r>
      <w:r>
        <w:rPr>
          <w:rFonts w:ascii="Times New Roman" w:hAnsi="Times New Roman" w:cs="Times New Roman"/>
          <w:sz w:val="24"/>
          <w:szCs w:val="24"/>
        </w:rPr>
        <w:t xml:space="preserve">(e.g., 1970-1974) </w:t>
      </w:r>
      <w:r w:rsidRPr="00703517">
        <w:rPr>
          <w:rFonts w:ascii="Times New Roman" w:hAnsi="Times New Roman" w:cs="Times New Roman"/>
          <w:sz w:val="24"/>
          <w:szCs w:val="24"/>
        </w:rPr>
        <w:t xml:space="preserve">weighted by their coverage of the cell. </w:t>
      </w:r>
      <w:del w:id="56" w:author="Vaughn Shirey" w:date="2023-04-02T18:27:00Z">
        <w:r w:rsidRPr="00703517" w:rsidDel="00B15EF5">
          <w:rPr>
            <w:rFonts w:ascii="Times New Roman" w:hAnsi="Times New Roman" w:cs="Times New Roman"/>
            <w:sz w:val="24"/>
            <w:szCs w:val="24"/>
          </w:rPr>
          <w:delText xml:space="preserve">Thus, average minimum </w:delText>
        </w:r>
        <w:commentRangeStart w:id="57"/>
        <w:commentRangeStart w:id="58"/>
        <w:commentRangeStart w:id="59"/>
        <w:commentRangeStart w:id="60"/>
        <w:r w:rsidRPr="00703517" w:rsidDel="00B15EF5">
          <w:rPr>
            <w:rFonts w:ascii="Times New Roman" w:hAnsi="Times New Roman" w:cs="Times New Roman"/>
            <w:sz w:val="24"/>
            <w:szCs w:val="24"/>
          </w:rPr>
          <w:delText xml:space="preserve">temperature and average precipitation </w:delText>
        </w:r>
        <w:commentRangeEnd w:id="57"/>
        <w:r w:rsidRPr="00703517" w:rsidDel="00B15EF5">
          <w:rPr>
            <w:rStyle w:val="CommentReference"/>
            <w:rFonts w:ascii="Times New Roman" w:hAnsi="Times New Roman" w:cs="Times New Roman"/>
            <w:sz w:val="24"/>
            <w:szCs w:val="24"/>
          </w:rPr>
          <w:commentReference w:id="57"/>
        </w:r>
        <w:commentRangeEnd w:id="58"/>
        <w:r w:rsidDel="00B15EF5">
          <w:rPr>
            <w:rStyle w:val="CommentReference"/>
          </w:rPr>
          <w:commentReference w:id="58"/>
        </w:r>
        <w:commentRangeEnd w:id="59"/>
        <w:r w:rsidDel="00B15EF5">
          <w:rPr>
            <w:rStyle w:val="CommentReference"/>
          </w:rPr>
          <w:commentReference w:id="59"/>
        </w:r>
      </w:del>
      <w:commentRangeEnd w:id="60"/>
      <w:r w:rsidR="00B15EF5">
        <w:rPr>
          <w:rStyle w:val="CommentReference"/>
        </w:rPr>
        <w:commentReference w:id="60"/>
      </w:r>
      <w:del w:id="61" w:author="Vaughn Shirey" w:date="2023-04-02T18:27:00Z">
        <w:r w:rsidRPr="00703517" w:rsidDel="00B15EF5">
          <w:rPr>
            <w:rFonts w:ascii="Times New Roman" w:hAnsi="Times New Roman" w:cs="Times New Roman"/>
            <w:sz w:val="24"/>
            <w:szCs w:val="24"/>
          </w:rPr>
          <w:delText xml:space="preserve">reflect the area-weighted mean of a given five-year occupancy interval (e.g., 1970-1974). </w:delText>
        </w:r>
      </w:del>
      <w:r w:rsidRPr="00703517">
        <w:rPr>
          <w:rFonts w:ascii="Times New Roman" w:hAnsi="Times New Roman" w:cs="Times New Roman"/>
          <w:sz w:val="24"/>
          <w:szCs w:val="24"/>
        </w:rPr>
        <w:t xml:space="preserve">Finally, exploration of our climate data revealed that average minimum temperature and average precipitation were highly correlated (Pearson’s r = 0.67 for the 100×100-kilometer scale and Pearson’s r = 0.73 for the 200×200-kilometer scale), thus we opted to </w:t>
      </w:r>
      <w:r w:rsidR="008E6511">
        <w:rPr>
          <w:rFonts w:ascii="Times New Roman" w:hAnsi="Times New Roman" w:cs="Times New Roman"/>
          <w:sz w:val="24"/>
          <w:szCs w:val="24"/>
        </w:rPr>
        <w:t>run our models separately for both</w:t>
      </w:r>
      <w:r w:rsidRPr="00703517">
        <w:rPr>
          <w:rFonts w:ascii="Times New Roman" w:hAnsi="Times New Roman" w:cs="Times New Roman"/>
          <w:sz w:val="24"/>
          <w:szCs w:val="24"/>
        </w:rPr>
        <w:t xml:space="preserve"> climate </w:t>
      </w:r>
      <w:r w:rsidR="008E6511">
        <w:rPr>
          <w:rFonts w:ascii="Times New Roman" w:hAnsi="Times New Roman" w:cs="Times New Roman"/>
          <w:sz w:val="24"/>
          <w:szCs w:val="24"/>
        </w:rPr>
        <w:t>covariates (results for temperature are shown in the main text and precipitation in the Supplementary material). We opted to focus</w:t>
      </w:r>
      <w:r w:rsidRPr="00703517">
        <w:rPr>
          <w:rFonts w:ascii="Times New Roman" w:hAnsi="Times New Roman" w:cs="Times New Roman"/>
          <w:sz w:val="24"/>
          <w:szCs w:val="24"/>
        </w:rPr>
        <w:t xml:space="preserve"> on temperature over precipitation as prior research has demonstra</w:t>
      </w:r>
      <w:r w:rsidR="008E6511">
        <w:rPr>
          <w:rFonts w:ascii="Times New Roman" w:hAnsi="Times New Roman" w:cs="Times New Roman"/>
          <w:sz w:val="24"/>
          <w:szCs w:val="24"/>
        </w:rPr>
        <w:t>ted temperature to be more</w:t>
      </w:r>
      <w:r w:rsidRPr="00703517">
        <w:rPr>
          <w:rFonts w:ascii="Times New Roman" w:hAnsi="Times New Roman" w:cs="Times New Roman"/>
          <w:sz w:val="24"/>
          <w:szCs w:val="24"/>
        </w:rPr>
        <w:t xml:space="preserve"> important for range dynamics in butterflies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(Keret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2020)</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E6511">
        <w:rPr>
          <w:rFonts w:ascii="Times New Roman" w:hAnsi="Times New Roman" w:cs="Times New Roman"/>
          <w:sz w:val="24"/>
          <w:szCs w:val="24"/>
        </w:rPr>
        <w:t xml:space="preserve"> </w:t>
      </w:r>
    </w:p>
    <w:p w14:paraId="18EA6593" w14:textId="77777777" w:rsidR="00F21671" w:rsidRPr="00703517" w:rsidRDefault="00F21671" w:rsidP="00B15EF5">
      <w:pPr>
        <w:spacing w:line="480" w:lineRule="auto"/>
        <w:jc w:val="both"/>
        <w:rPr>
          <w:rFonts w:ascii="Times New Roman" w:hAnsi="Times New Roman" w:cs="Times New Roman"/>
          <w:sz w:val="24"/>
          <w:szCs w:val="24"/>
        </w:rPr>
      </w:pPr>
    </w:p>
    <w:p w14:paraId="73477DDC" w14:textId="09358353" w:rsidR="00F21671" w:rsidRPr="00703517" w:rsidRDefault="00341DE7">
      <w:pPr>
        <w:spacing w:line="480" w:lineRule="auto"/>
        <w:jc w:val="both"/>
        <w:rPr>
          <w:rFonts w:ascii="Times New Roman" w:hAnsi="Times New Roman" w:cs="Times New Roman"/>
          <w:b/>
          <w:i/>
          <w:sz w:val="24"/>
          <w:szCs w:val="24"/>
        </w:rPr>
      </w:pPr>
      <w:commentRangeStart w:id="62"/>
      <w:commentRangeStart w:id="63"/>
      <w:r w:rsidRPr="00703517">
        <w:rPr>
          <w:rFonts w:ascii="Times New Roman" w:hAnsi="Times New Roman" w:cs="Times New Roman"/>
          <w:b/>
          <w:i/>
          <w:sz w:val="24"/>
          <w:szCs w:val="24"/>
        </w:rPr>
        <w:t xml:space="preserve">2.1 Species </w:t>
      </w:r>
      <w:r w:rsidR="00B15EF5">
        <w:rPr>
          <w:rFonts w:ascii="Times New Roman" w:hAnsi="Times New Roman" w:cs="Times New Roman"/>
          <w:b/>
          <w:i/>
          <w:sz w:val="24"/>
          <w:szCs w:val="24"/>
        </w:rPr>
        <w:t>Range</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Trait</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Phylogeny</w:t>
      </w:r>
      <w:r w:rsidRPr="00703517">
        <w:rPr>
          <w:rFonts w:ascii="Times New Roman" w:hAnsi="Times New Roman" w:cs="Times New Roman"/>
          <w:b/>
          <w:i/>
          <w:sz w:val="24"/>
          <w:szCs w:val="24"/>
        </w:rPr>
        <w:t xml:space="preserve">, and </w:t>
      </w:r>
      <w:r w:rsidR="00B15EF5">
        <w:rPr>
          <w:rFonts w:ascii="Times New Roman" w:hAnsi="Times New Roman" w:cs="Times New Roman"/>
          <w:b/>
          <w:i/>
          <w:sz w:val="24"/>
          <w:szCs w:val="24"/>
        </w:rPr>
        <w:t>Occurrence</w:t>
      </w:r>
      <w:r w:rsidR="00B15EF5" w:rsidRPr="00703517">
        <w:rPr>
          <w:rFonts w:ascii="Times New Roman" w:hAnsi="Times New Roman" w:cs="Times New Roman"/>
          <w:b/>
          <w:i/>
          <w:sz w:val="24"/>
          <w:szCs w:val="24"/>
        </w:rPr>
        <w:t xml:space="preserve"> </w:t>
      </w:r>
      <w:r w:rsidRPr="00703517">
        <w:rPr>
          <w:rFonts w:ascii="Times New Roman" w:hAnsi="Times New Roman" w:cs="Times New Roman"/>
          <w:b/>
          <w:i/>
          <w:sz w:val="24"/>
          <w:szCs w:val="24"/>
        </w:rPr>
        <w:t>Data</w:t>
      </w:r>
      <w:commentRangeEnd w:id="62"/>
      <w:r w:rsidR="000D6F44">
        <w:rPr>
          <w:rStyle w:val="CommentReference"/>
        </w:rPr>
        <w:commentReference w:id="62"/>
      </w:r>
      <w:commentRangeEnd w:id="63"/>
      <w:r w:rsidR="00B15EF5">
        <w:rPr>
          <w:rStyle w:val="CommentReference"/>
        </w:rPr>
        <w:commentReference w:id="63"/>
      </w:r>
    </w:p>
    <w:p w14:paraId="0F0CCAE3" w14:textId="35E5B461" w:rsidR="00CD7462" w:rsidRDefault="001508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used species range boundaries to constrain model inference to historical regions applying a conservative </w:t>
      </w:r>
      <w:r w:rsidR="00F55619">
        <w:rPr>
          <w:rFonts w:ascii="Times New Roman" w:hAnsi="Times New Roman" w:cs="Times New Roman"/>
          <w:sz w:val="24"/>
          <w:szCs w:val="24"/>
        </w:rPr>
        <w:t>100</w:t>
      </w:r>
      <w:r w:rsidR="006130C7">
        <w:rPr>
          <w:rFonts w:ascii="Times New Roman" w:hAnsi="Times New Roman" w:cs="Times New Roman"/>
          <w:sz w:val="24"/>
          <w:szCs w:val="24"/>
        </w:rPr>
        <w:t>-kilometer</w:t>
      </w:r>
      <w:r>
        <w:rPr>
          <w:rFonts w:ascii="Times New Roman" w:hAnsi="Times New Roman" w:cs="Times New Roman"/>
          <w:sz w:val="24"/>
          <w:szCs w:val="24"/>
        </w:rPr>
        <w:t xml:space="preserve"> buffer to allow for range shifts because past shifts in poleward butterflies fell into distances from </w:t>
      </w:r>
      <w:commentRangeStart w:id="64"/>
      <w:r>
        <w:rPr>
          <w:rFonts w:ascii="Times New Roman" w:hAnsi="Times New Roman" w:cs="Times New Roman"/>
          <w:sz w:val="24"/>
          <w:szCs w:val="24"/>
        </w:rPr>
        <w:t>X-X (ref</w:t>
      </w:r>
      <w:commentRangeEnd w:id="64"/>
      <w:r w:rsidR="006130C7">
        <w:rPr>
          <w:rStyle w:val="CommentReference"/>
        </w:rPr>
        <w:commentReference w:id="64"/>
      </w:r>
      <w:r>
        <w:rPr>
          <w:rFonts w:ascii="Times New Roman" w:hAnsi="Times New Roman" w:cs="Times New Roman"/>
          <w:sz w:val="24"/>
          <w:szCs w:val="24"/>
        </w:rPr>
        <w:t>).</w:t>
      </w:r>
      <w:r w:rsidR="00F55619">
        <w:rPr>
          <w:rFonts w:ascii="Times New Roman" w:hAnsi="Times New Roman" w:cs="Times New Roman"/>
          <w:sz w:val="24"/>
          <w:szCs w:val="24"/>
        </w:rPr>
        <w:t xml:space="preserve"> </w:t>
      </w:r>
      <w:commentRangeStart w:id="65"/>
      <w:commentRangeStart w:id="66"/>
      <w:r w:rsidR="00F55619">
        <w:rPr>
          <w:rFonts w:ascii="Times New Roman" w:hAnsi="Times New Roman" w:cs="Times New Roman"/>
          <w:sz w:val="24"/>
          <w:szCs w:val="24"/>
        </w:rPr>
        <w:t xml:space="preserve">If any portion of the buffer intersected with </w:t>
      </w:r>
      <w:r w:rsidR="00F55619">
        <w:rPr>
          <w:rFonts w:ascii="Times New Roman" w:hAnsi="Times New Roman" w:cs="Times New Roman"/>
          <w:sz w:val="24"/>
          <w:szCs w:val="24"/>
        </w:rPr>
        <w:lastRenderedPageBreak/>
        <w:t xml:space="preserve">a </w:t>
      </w:r>
      <w:r w:rsidR="00B15EF5">
        <w:rPr>
          <w:rFonts w:ascii="Times New Roman" w:hAnsi="Times New Roman" w:cs="Times New Roman"/>
          <w:sz w:val="24"/>
          <w:szCs w:val="24"/>
        </w:rPr>
        <w:t>grid cell</w:t>
      </w:r>
      <w:r w:rsidR="00F55619">
        <w:rPr>
          <w:rFonts w:ascii="Times New Roman" w:hAnsi="Times New Roman" w:cs="Times New Roman"/>
          <w:sz w:val="24"/>
          <w:szCs w:val="24"/>
        </w:rPr>
        <w:t xml:space="preserve">, that </w:t>
      </w:r>
      <w:r w:rsidR="00B15EF5">
        <w:rPr>
          <w:rFonts w:ascii="Times New Roman" w:hAnsi="Times New Roman" w:cs="Times New Roman"/>
          <w:sz w:val="24"/>
          <w:szCs w:val="24"/>
        </w:rPr>
        <w:t xml:space="preserve">cell </w:t>
      </w:r>
      <w:r w:rsidR="00F55619">
        <w:rPr>
          <w:rFonts w:ascii="Times New Roman" w:hAnsi="Times New Roman" w:cs="Times New Roman"/>
          <w:sz w:val="24"/>
          <w:szCs w:val="24"/>
        </w:rPr>
        <w:t>was assumed to be</w:t>
      </w:r>
      <w:r w:rsidR="006130C7">
        <w:rPr>
          <w:rFonts w:ascii="Times New Roman" w:hAnsi="Times New Roman" w:cs="Times New Roman"/>
          <w:sz w:val="24"/>
          <w:szCs w:val="24"/>
        </w:rPr>
        <w:t xml:space="preserve"> potentially</w:t>
      </w:r>
      <w:r w:rsidR="00F55619">
        <w:rPr>
          <w:rFonts w:ascii="Times New Roman" w:hAnsi="Times New Roman" w:cs="Times New Roman"/>
          <w:sz w:val="24"/>
          <w:szCs w:val="24"/>
        </w:rPr>
        <w:t xml:space="preserve"> occupied</w:t>
      </w:r>
      <w:r w:rsidR="006130C7">
        <w:rPr>
          <w:rFonts w:ascii="Times New Roman" w:hAnsi="Times New Roman" w:cs="Times New Roman"/>
          <w:sz w:val="24"/>
          <w:szCs w:val="24"/>
        </w:rPr>
        <w:t xml:space="preserve"> by that species</w:t>
      </w:r>
      <w:r w:rsidR="00F55619">
        <w:rPr>
          <w:rFonts w:ascii="Times New Roman" w:hAnsi="Times New Roman" w:cs="Times New Roman"/>
          <w:sz w:val="24"/>
          <w:szCs w:val="24"/>
        </w:rPr>
        <w:t xml:space="preserve">. </w:t>
      </w:r>
      <w:commentRangeEnd w:id="65"/>
      <w:r w:rsidR="00F55619">
        <w:rPr>
          <w:rStyle w:val="CommentReference"/>
        </w:rPr>
        <w:commentReference w:id="65"/>
      </w:r>
      <w:commentRangeEnd w:id="66"/>
      <w:r w:rsidR="006130C7">
        <w:rPr>
          <w:rStyle w:val="CommentReference"/>
        </w:rPr>
        <w:commentReference w:id="66"/>
      </w:r>
      <w:r>
        <w:rPr>
          <w:rFonts w:ascii="Times New Roman" w:hAnsi="Times New Roman" w:cs="Times New Roman"/>
          <w:sz w:val="24"/>
          <w:szCs w:val="24"/>
        </w:rPr>
        <w:t xml:space="preserve"> </w:t>
      </w:r>
      <w:r w:rsidR="008835BD">
        <w:rPr>
          <w:rFonts w:ascii="Times New Roman" w:hAnsi="Times New Roman" w:cs="Times New Roman"/>
          <w:sz w:val="24"/>
          <w:szCs w:val="24"/>
        </w:rPr>
        <w:t>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{"citationID":"ciqIvhYD","properties":{"formattedCitation":"(Guzman {\\i{}et al.} 2021; Shirey {\\i{}et al.} 2022)","plainCitation":"(Guzman et al. 2021; Shirey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(Guzman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2021; 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312CA">
        <w:rPr>
          <w:rFonts w:ascii="Times New Roman" w:hAnsi="Times New Roman" w:cs="Times New Roman"/>
          <w:sz w:val="24"/>
          <w:szCs w:val="24"/>
        </w:rPr>
        <w:fldChar w:fldCharType="end"/>
      </w:r>
      <w:r w:rsidR="00B57403" w:rsidRPr="00703517">
        <w:rPr>
          <w:rFonts w:ascii="Times New Roman" w:hAnsi="Times New Roman" w:cs="Times New Roman"/>
          <w:sz w:val="24"/>
          <w:szCs w:val="24"/>
        </w:rPr>
        <w:t xml:space="preserve">. </w:t>
      </w:r>
    </w:p>
    <w:p w14:paraId="18B44960" w14:textId="4907E3D2" w:rsidR="00F21671" w:rsidRDefault="006D7FDF" w:rsidP="006130C7">
      <w:pPr>
        <w:spacing w:line="480" w:lineRule="auto"/>
        <w:ind w:firstLine="720"/>
        <w:jc w:val="both"/>
        <w:rPr>
          <w:ins w:id="67" w:author="lr354.la" w:date="2023-04-02T11:36:00Z"/>
          <w:rFonts w:ascii="Times New Roman" w:hAnsi="Times New Roman" w:cs="Times New Roman"/>
          <w:sz w:val="24"/>
          <w:szCs w:val="24"/>
        </w:rPr>
      </w:pPr>
      <w:r>
        <w:rPr>
          <w:rFonts w:ascii="Times New Roman" w:hAnsi="Times New Roman" w:cs="Times New Roman"/>
          <w:sz w:val="24"/>
          <w:szCs w:val="24"/>
        </w:rPr>
        <w:t>We</w:t>
      </w:r>
      <w:r w:rsidR="00150823">
        <w:rPr>
          <w:rFonts w:ascii="Times New Roman" w:hAnsi="Times New Roman" w:cs="Times New Roman"/>
          <w:sz w:val="24"/>
          <w:szCs w:val="24"/>
        </w:rPr>
        <w:t xml:space="preserve"> used </w:t>
      </w:r>
      <w:r>
        <w:rPr>
          <w:rFonts w:ascii="Times New Roman" w:hAnsi="Times New Roman" w:cs="Times New Roman"/>
          <w:sz w:val="24"/>
          <w:szCs w:val="24"/>
        </w:rPr>
        <w:t xml:space="preserve">the same range maps </w:t>
      </w:r>
      <w:r w:rsidR="00150823">
        <w:rPr>
          <w:rFonts w:ascii="Times New Roman" w:hAnsi="Times New Roman" w:cs="Times New Roman"/>
          <w:sz w:val="24"/>
          <w:szCs w:val="24"/>
        </w:rPr>
        <w:t xml:space="preserve">to </w:t>
      </w:r>
      <w:r>
        <w:rPr>
          <w:rFonts w:ascii="Times New Roman" w:hAnsi="Times New Roman" w:cs="Times New Roman"/>
          <w:sz w:val="24"/>
          <w:szCs w:val="24"/>
        </w:rPr>
        <w:t>calculate</w:t>
      </w:r>
      <w:r w:rsidR="00B57403" w:rsidRPr="00703517">
        <w:rPr>
          <w:rFonts w:ascii="Times New Roman" w:hAnsi="Times New Roman" w:cs="Times New Roman"/>
          <w:sz w:val="24"/>
          <w:szCs w:val="24"/>
        </w:rPr>
        <w:t xml:space="preserve"> </w:t>
      </w:r>
      <w:r w:rsidR="00150823">
        <w:rPr>
          <w:rFonts w:ascii="Times New Roman" w:hAnsi="Times New Roman" w:cs="Times New Roman"/>
          <w:sz w:val="24"/>
          <w:szCs w:val="24"/>
        </w:rPr>
        <w:t xml:space="preserve">range size and </w:t>
      </w:r>
      <w:r>
        <w:rPr>
          <w:rFonts w:ascii="Times New Roman" w:hAnsi="Times New Roman" w:cs="Times New Roman"/>
          <w:sz w:val="24"/>
          <w:szCs w:val="24"/>
        </w:rPr>
        <w:t xml:space="preserve">range-wide </w:t>
      </w:r>
      <w:r w:rsidR="00B57403" w:rsidRPr="00703517">
        <w:rPr>
          <w:rFonts w:ascii="Times New Roman" w:hAnsi="Times New Roman" w:cs="Times New Roman"/>
          <w:sz w:val="24"/>
          <w:szCs w:val="24"/>
        </w:rPr>
        <w:t xml:space="preserve">climatic </w:t>
      </w:r>
      <w:r>
        <w:rPr>
          <w:rFonts w:ascii="Times New Roman" w:hAnsi="Times New Roman" w:cs="Times New Roman"/>
          <w:sz w:val="24"/>
          <w:szCs w:val="24"/>
        </w:rPr>
        <w:t xml:space="preserve">metrics which served as a basis for species range-related traits, including total range size through </w:t>
      </w:r>
      <w:commentRangeStart w:id="68"/>
      <w:commentRangeStart w:id="69"/>
      <w:r>
        <w:rPr>
          <w:rFonts w:ascii="Times New Roman" w:hAnsi="Times New Roman" w:cs="Times New Roman"/>
          <w:sz w:val="24"/>
          <w:szCs w:val="24"/>
        </w:rPr>
        <w:t>central America</w:t>
      </w:r>
      <w:r w:rsidR="006130C7">
        <w:rPr>
          <w:rFonts w:ascii="Times New Roman" w:hAnsi="Times New Roman" w:cs="Times New Roman"/>
          <w:sz w:val="24"/>
          <w:szCs w:val="24"/>
        </w:rPr>
        <w:t xml:space="preserve"> </w:t>
      </w:r>
      <w:r w:rsidR="00C71915">
        <w:rPr>
          <w:rFonts w:ascii="Times New Roman" w:hAnsi="Times New Roman" w:cs="Times New Roman"/>
          <w:sz w:val="24"/>
          <w:szCs w:val="24"/>
        </w:rPr>
        <w:t xml:space="preserve">and </w:t>
      </w:r>
      <w:r w:rsidR="00B57403" w:rsidRPr="00703517">
        <w:rPr>
          <w:rFonts w:ascii="Times New Roman" w:hAnsi="Times New Roman" w:cs="Times New Roman"/>
          <w:sz w:val="24"/>
          <w:szCs w:val="24"/>
        </w:rPr>
        <w:t>average, range-wide temperature</w:t>
      </w:r>
      <w:r w:rsidR="00150823">
        <w:rPr>
          <w:rFonts w:ascii="Times New Roman" w:hAnsi="Times New Roman" w:cs="Times New Roman"/>
          <w:sz w:val="24"/>
          <w:szCs w:val="24"/>
        </w:rPr>
        <w:t xml:space="preserve"> and</w:t>
      </w:r>
      <w:r w:rsidR="006130C7">
        <w:rPr>
          <w:rFonts w:ascii="Times New Roman" w:hAnsi="Times New Roman" w:cs="Times New Roman"/>
          <w:sz w:val="24"/>
          <w:szCs w:val="24"/>
        </w:rPr>
        <w:t xml:space="preserve"> </w:t>
      </w:r>
      <w:r w:rsidR="00B57403" w:rsidRPr="00703517">
        <w:rPr>
          <w:rFonts w:ascii="Times New Roman" w:hAnsi="Times New Roman" w:cs="Times New Roman"/>
          <w:sz w:val="24"/>
          <w:szCs w:val="24"/>
        </w:rPr>
        <w:t>precipitation</w:t>
      </w:r>
      <w:r w:rsidR="000108B2">
        <w:rPr>
          <w:rFonts w:ascii="Times New Roman" w:hAnsi="Times New Roman" w:cs="Times New Roman"/>
          <w:sz w:val="24"/>
          <w:szCs w:val="24"/>
        </w:rPr>
        <w:t xml:space="preserve"> across all of North America</w:t>
      </w:r>
      <w:commentRangeEnd w:id="68"/>
      <w:r>
        <w:rPr>
          <w:rStyle w:val="CommentReference"/>
        </w:rPr>
        <w:commentReference w:id="68"/>
      </w:r>
      <w:commentRangeEnd w:id="69"/>
      <w:r w:rsidR="00754682">
        <w:rPr>
          <w:rStyle w:val="CommentReference"/>
        </w:rPr>
        <w:commentReference w:id="69"/>
      </w:r>
      <w:r w:rsidR="00B57403"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(Brock &amp; Kaufman 2006)</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commentRangeStart w:id="70"/>
      <w:commentRangeStart w:id="71"/>
      <w:r w:rsidRPr="00703517">
        <w:rPr>
          <w:rFonts w:ascii="Times New Roman" w:hAnsi="Times New Roman" w:cs="Times New Roman"/>
          <w:sz w:val="24"/>
          <w:szCs w:val="24"/>
        </w:rPr>
        <w:t xml:space="preserve">A Swift Guide to Butterflies of Mexico and Central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(Glassberg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70"/>
      <w:r w:rsidRPr="00703517">
        <w:rPr>
          <w:rStyle w:val="CommentReference"/>
          <w:rFonts w:ascii="Times New Roman" w:hAnsi="Times New Roman" w:cs="Times New Roman"/>
          <w:sz w:val="24"/>
          <w:szCs w:val="24"/>
        </w:rPr>
        <w:commentReference w:id="70"/>
      </w:r>
      <w:commentRangeEnd w:id="71"/>
      <w:r>
        <w:rPr>
          <w:rStyle w:val="CommentReference"/>
        </w:rPr>
        <w:commentReference w:id="71"/>
      </w:r>
      <w:r w:rsidRPr="00703517">
        <w:rPr>
          <w:rFonts w:ascii="Times New Roman" w:hAnsi="Times New Roman" w:cs="Times New Roman"/>
          <w:sz w:val="24"/>
          <w:szCs w:val="24"/>
        </w:rPr>
        <w:t>The range maps were digitized as part of work by Earl et al. (2021) and were re-used here.  Range-wide average annual temperature</w:t>
      </w:r>
      <w:r>
        <w:rPr>
          <w:rFonts w:ascii="Times New Roman" w:hAnsi="Times New Roman" w:cs="Times New Roman"/>
          <w:sz w:val="24"/>
          <w:szCs w:val="24"/>
        </w:rPr>
        <w:t xml:space="preserve"> and </w:t>
      </w:r>
      <w:r w:rsidRPr="00703517">
        <w:rPr>
          <w:rFonts w:ascii="Times New Roman" w:hAnsi="Times New Roman" w:cs="Times New Roman"/>
          <w:sz w:val="24"/>
          <w:szCs w:val="24"/>
        </w:rPr>
        <w:t xml:space="preserve">precipitation traits were extracted from each species’ range averaging conditions over each polygon using the </w:t>
      </w:r>
      <w:r>
        <w:rPr>
          <w:rFonts w:ascii="Times New Roman" w:hAnsi="Times New Roman" w:cs="Times New Roman"/>
          <w:sz w:val="24"/>
          <w:szCs w:val="24"/>
        </w:rPr>
        <w:t>WorldClim2/</w:t>
      </w:r>
      <w:r w:rsidRPr="00703517">
        <w:rPr>
          <w:rFonts w:ascii="Times New Roman" w:hAnsi="Times New Roman" w:cs="Times New Roman"/>
          <w:sz w:val="24"/>
          <w:szCs w:val="24"/>
        </w:rPr>
        <w:t>BioClim</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21">
        <w:r w:rsidRPr="00703517">
          <w:rPr>
            <w:rFonts w:ascii="Times New Roman" w:hAnsi="Times New Roman" w:cs="Times New Roman"/>
            <w:sz w:val="24"/>
            <w:szCs w:val="24"/>
          </w:rPr>
          <w:t>(Fick &amp; Hijmans, 2017)</w:t>
        </w:r>
      </w:hyperlink>
      <w:r w:rsidRPr="00703517">
        <w:rPr>
          <w:rFonts w:ascii="Times New Roman" w:hAnsi="Times New Roman" w:cs="Times New Roman"/>
          <w:sz w:val="24"/>
          <w:szCs w:val="24"/>
        </w:rPr>
        <w:t xml:space="preserve">. Along with this derived climatic trait data, we aggregated other ecological traits including wingspan, host plant family breadth, and disturbance </w:t>
      </w:r>
      <w:r>
        <w:rPr>
          <w:rFonts w:ascii="Times New Roman" w:hAnsi="Times New Roman" w:cs="Times New Roman"/>
          <w:sz w:val="24"/>
          <w:szCs w:val="24"/>
        </w:rPr>
        <w:t>tolerance</w:t>
      </w:r>
      <w:r w:rsidRPr="00703517">
        <w:rPr>
          <w:rFonts w:ascii="Times New Roman" w:hAnsi="Times New Roman" w:cs="Times New Roman"/>
          <w:sz w:val="24"/>
          <w:szCs w:val="24"/>
        </w:rPr>
        <w:t xml:space="preserve"> from the </w:t>
      </w:r>
      <w:r>
        <w:rPr>
          <w:rFonts w:ascii="Times New Roman" w:hAnsi="Times New Roman" w:cs="Times New Roman"/>
          <w:sz w:val="24"/>
          <w:szCs w:val="24"/>
        </w:rPr>
        <w:t xml:space="preserve">global </w:t>
      </w:r>
      <w:r w:rsidRPr="00703517">
        <w:rPr>
          <w:rFonts w:ascii="Times New Roman" w:hAnsi="Times New Roman" w:cs="Times New Roman"/>
          <w:sz w:val="24"/>
          <w:szCs w:val="24"/>
        </w:rPr>
        <w:t>LepTraits database (Shirey et al., 2022)</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to test how these traits </w:t>
      </w:r>
      <w:r>
        <w:rPr>
          <w:rFonts w:ascii="Times New Roman" w:hAnsi="Times New Roman" w:cs="Times New Roman"/>
          <w:sz w:val="24"/>
          <w:szCs w:val="24"/>
        </w:rPr>
        <w:t>are associated with observed</w:t>
      </w:r>
      <w:r w:rsidRPr="00703517">
        <w:rPr>
          <w:rFonts w:ascii="Times New Roman" w:hAnsi="Times New Roman" w:cs="Times New Roman"/>
          <w:sz w:val="24"/>
          <w:szCs w:val="24"/>
        </w:rPr>
        <w:t xml:space="preserve"> </w:t>
      </w:r>
      <w:r>
        <w:rPr>
          <w:rFonts w:ascii="Times New Roman" w:hAnsi="Times New Roman" w:cs="Times New Roman"/>
          <w:sz w:val="24"/>
          <w:szCs w:val="24"/>
        </w:rPr>
        <w:t>population trajectories</w:t>
      </w:r>
      <w:r w:rsidRPr="00703517">
        <w:rPr>
          <w:rFonts w:ascii="Times New Roman" w:hAnsi="Times New Roman" w:cs="Times New Roman"/>
          <w:sz w:val="24"/>
          <w:szCs w:val="24"/>
        </w:rPr>
        <w:t xml:space="preserve">. Thus, the final dataset of butterfly traits consisted of </w:t>
      </w:r>
      <w:r w:rsidR="000D6F44">
        <w:rPr>
          <w:rFonts w:ascii="Times New Roman" w:hAnsi="Times New Roman" w:cs="Times New Roman"/>
          <w:sz w:val="24"/>
          <w:szCs w:val="24"/>
        </w:rPr>
        <w:t xml:space="preserve">average annual </w:t>
      </w:r>
      <w:r w:rsidRPr="00703517">
        <w:rPr>
          <w:rFonts w:ascii="Times New Roman" w:hAnsi="Times New Roman" w:cs="Times New Roman"/>
          <w:sz w:val="24"/>
          <w:szCs w:val="24"/>
        </w:rPr>
        <w:t>range-wide temperature</w:t>
      </w:r>
      <w:r w:rsidR="000D6F44">
        <w:rPr>
          <w:rFonts w:ascii="Times New Roman" w:hAnsi="Times New Roman" w:cs="Times New Roman"/>
          <w:sz w:val="24"/>
          <w:szCs w:val="24"/>
        </w:rPr>
        <w:t xml:space="preserve">s and </w:t>
      </w:r>
      <w:r w:rsidRPr="00703517">
        <w:rPr>
          <w:rFonts w:ascii="Times New Roman" w:hAnsi="Times New Roman" w:cs="Times New Roman"/>
          <w:sz w:val="24"/>
          <w:szCs w:val="24"/>
        </w:rPr>
        <w:t xml:space="preserve">precipitation, geographic range size, disturbance </w:t>
      </w:r>
      <w:r w:rsidR="000D6F44">
        <w:rPr>
          <w:rFonts w:ascii="Times New Roman" w:hAnsi="Times New Roman" w:cs="Times New Roman"/>
          <w:sz w:val="24"/>
          <w:szCs w:val="24"/>
        </w:rPr>
        <w:t>tolerance</w:t>
      </w:r>
      <w:r w:rsidRPr="00703517">
        <w:rPr>
          <w:rFonts w:ascii="Times New Roman" w:hAnsi="Times New Roman" w:cs="Times New Roman"/>
          <w:sz w:val="24"/>
          <w:szCs w:val="24"/>
        </w:rPr>
        <w:t xml:space="preserve">, host plant family breadth, average wingspan, and overwintering stage. Finally, we obtained a recently produced phylogeny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(Earl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2021)</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2"/>
      <w:r w:rsidRPr="00703517">
        <w:rPr>
          <w:rFonts w:ascii="Times New Roman" w:hAnsi="Times New Roman" w:cs="Times New Roman"/>
          <w:sz w:val="24"/>
          <w:szCs w:val="24"/>
        </w:rPr>
        <w:t xml:space="preserve"> of North American butterfly species as a final data product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p>
    <w:p w14:paraId="0386BE81" w14:textId="77777777" w:rsidR="006D7FDF" w:rsidRPr="00703517" w:rsidRDefault="006D7FDF" w:rsidP="006D7FDF">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occurrence data for all butterflies above 45</w:t>
      </w:r>
      <w:r w:rsidRPr="00633906">
        <w:rPr>
          <w:rFonts w:ascii="Times New Roman" w:hAnsi="Times New Roman" w:cs="Times New Roman"/>
          <w:sz w:val="24"/>
          <w:szCs w:val="24"/>
        </w:rPr>
        <w:t>°</w:t>
      </w:r>
      <w:r w:rsidRPr="00703517">
        <w:rPr>
          <w:rFonts w:ascii="Times New Roman" w:hAnsi="Times New Roman" w:cs="Times New Roman"/>
          <w:sz w:val="24"/>
          <w:szCs w:val="24"/>
        </w:rPr>
        <w:t xml:space="preserve">N from 1970 to 2019 were obtained from the Global Biodiversity Information Facility </w:t>
      </w:r>
      <w:commentRangeStart w:id="72"/>
      <w:commentRangeStart w:id="73"/>
      <w:r w:rsidRPr="00703517">
        <w:rPr>
          <w:rFonts w:ascii="Times New Roman" w:hAnsi="Times New Roman" w:cs="Times New Roman"/>
          <w:sz w:val="24"/>
          <w:szCs w:val="24"/>
        </w:rPr>
        <w:t>(GBIF)</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(GBIF.org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Integrated Digitized </w:t>
      </w:r>
      <w:r w:rsidRPr="00703517">
        <w:rPr>
          <w:rFonts w:ascii="Times New Roman" w:hAnsi="Times New Roman" w:cs="Times New Roman"/>
          <w:sz w:val="24"/>
          <w:szCs w:val="24"/>
        </w:rPr>
        <w:lastRenderedPageBreak/>
        <w:t>Biocollections (iDigBio)</w:t>
      </w:r>
      <w:r>
        <w:rPr>
          <w:rFonts w:ascii="Times New Roman" w:hAnsi="Times New Roman" w:cs="Times New Roman"/>
          <w:sz w:val="24"/>
          <w:szCs w:val="24"/>
        </w:rPr>
        <w:t xml:space="preserve">(see Supplemental File S1 for a list of </w:t>
      </w:r>
      <w:commentRangeStart w:id="74"/>
      <w:commentRangeStart w:id="75"/>
      <w:r>
        <w:rPr>
          <w:rFonts w:ascii="Times New Roman" w:hAnsi="Times New Roman" w:cs="Times New Roman"/>
          <w:sz w:val="24"/>
          <w:szCs w:val="24"/>
        </w:rPr>
        <w:t>accessed collections</w:t>
      </w:r>
      <w:commentRangeEnd w:id="74"/>
      <w:r>
        <w:rPr>
          <w:rStyle w:val="CommentReference"/>
        </w:rPr>
        <w:commentReference w:id="74"/>
      </w:r>
      <w:commentRangeEnd w:id="75"/>
      <w:r w:rsidR="006130C7">
        <w:rPr>
          <w:rStyle w:val="CommentReference"/>
        </w:rPr>
        <w:commentReference w:id="75"/>
      </w:r>
      <w:r>
        <w:rPr>
          <w:rFonts w:ascii="Times New Roman" w:hAnsi="Times New Roman" w:cs="Times New Roman"/>
          <w:sz w:val="24"/>
          <w:szCs w:val="24"/>
        </w:rPr>
        <w:t>)</w:t>
      </w:r>
      <w:r w:rsidRPr="00703517">
        <w:rPr>
          <w:rFonts w:ascii="Times New Roman" w:hAnsi="Times New Roman" w:cs="Times New Roman"/>
          <w:sz w:val="24"/>
          <w:szCs w:val="24"/>
        </w:rPr>
        <w:t>, and the Symbiota Collections of Arthropods Network (</w:t>
      </w:r>
      <w:commentRangeStart w:id="76"/>
      <w:commentRangeStart w:id="77"/>
      <w:r w:rsidRPr="00703517">
        <w:rPr>
          <w:rFonts w:ascii="Times New Roman" w:hAnsi="Times New Roman" w:cs="Times New Roman"/>
          <w:sz w:val="24"/>
          <w:szCs w:val="24"/>
        </w:rPr>
        <w:t>SCAN</w:t>
      </w:r>
      <w:commentRangeEnd w:id="76"/>
      <w:r>
        <w:rPr>
          <w:rStyle w:val="CommentReference"/>
        </w:rPr>
        <w:commentReference w:id="76"/>
      </w:r>
      <w:commentRangeEnd w:id="77"/>
      <w:r w:rsidR="006130C7">
        <w:rPr>
          <w:rStyle w:val="CommentReference"/>
        </w:rPr>
        <w:commentReference w:id="77"/>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(Heinrich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Pr>
          <w:rFonts w:ascii="Times New Roman" w:hAnsi="Times New Roman" w:cs="Times New Roman"/>
          <w:sz w:val="24"/>
          <w:szCs w:val="24"/>
        </w:rPr>
        <w:t>(see Figure 1b, c for a summary of these data)</w:t>
      </w:r>
      <w:commentRangeEnd w:id="72"/>
      <w:r>
        <w:rPr>
          <w:rStyle w:val="CommentReference"/>
        </w:rPr>
        <w:commentReference w:id="72"/>
      </w:r>
      <w:commentRangeEnd w:id="73"/>
      <w:r w:rsidR="00EE17F7">
        <w:rPr>
          <w:rStyle w:val="CommentReference"/>
        </w:rPr>
        <w:commentReference w:id="73"/>
      </w:r>
      <w:r w:rsidRPr="00703517">
        <w:rPr>
          <w:rFonts w:ascii="Times New Roman" w:hAnsi="Times New Roman" w:cs="Times New Roman"/>
          <w:sz w:val="24"/>
          <w:szCs w:val="24"/>
        </w:rPr>
        <w:t xml:space="preserve">. Duplicate records </w:t>
      </w:r>
      <w:r>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exceptionally low coordinate precision (greater than 25 kilometers of a reported uncertainty radius). We reconciled the taxonomic names using the R package “taxize”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(Scott Chamberlain &amp; Eduard Szocs 2013)</w:t>
      </w:r>
      <w:r w:rsidRPr="00703517">
        <w:rPr>
          <w:rFonts w:ascii="Times New Roman" w:hAnsi="Times New Roman" w:cs="Times New Roman"/>
          <w:sz w:val="24"/>
          <w:szCs w:val="24"/>
        </w:rPr>
        <w:fldChar w:fldCharType="end"/>
      </w:r>
      <w:hyperlink r:id="rId23"/>
      <w:r w:rsidRPr="00703517">
        <w:rPr>
          <w:rFonts w:ascii="Times New Roman" w:hAnsi="Times New Roman" w:cs="Times New Roman"/>
          <w:sz w:val="24"/>
          <w:szCs w:val="24"/>
        </w:rPr>
        <w:t xml:space="preserve"> and, for non-matches, we resolved the taxonomy by hand where tractable (e.g. by matching unresolved synonymies to currently accepted names).</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We used the Lamas taxonomy as a backbone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(Lamas 2015)</w:t>
      </w:r>
      <w:r w:rsidRPr="00703517">
        <w:rPr>
          <w:rFonts w:ascii="Times New Roman" w:hAnsi="Times New Roman" w:cs="Times New Roman"/>
          <w:sz w:val="24"/>
          <w:szCs w:val="24"/>
        </w:rPr>
        <w:fldChar w:fldCharType="end"/>
      </w:r>
      <w:r>
        <w:rPr>
          <w:rFonts w:ascii="Times New Roman" w:hAnsi="Times New Roman" w:cs="Times New Roman"/>
          <w:sz w:val="24"/>
          <w:szCs w:val="24"/>
        </w:rPr>
        <w:t xml:space="preserve">; because of the taxonomic </w:t>
      </w:r>
      <w:r>
        <w:rPr>
          <w:rFonts w:ascii="Times New Roman" w:hAnsi="Times New Roman" w:cs="Times New Roman"/>
          <w:i/>
          <w:iCs/>
          <w:sz w:val="24"/>
          <w:szCs w:val="24"/>
        </w:rPr>
        <w:t>Celestrina</w:t>
      </w:r>
      <w:r>
        <w:rPr>
          <w:rFonts w:ascii="Times New Roman" w:hAnsi="Times New Roman" w:cs="Times New Roman"/>
          <w:sz w:val="24"/>
          <w:szCs w:val="24"/>
        </w:rPr>
        <w:t xml:space="preserve"> complex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2005)","noteIndex":0},"citationItems":[{"id":1249,"uris":["http://zotero.org/users/3183432/items/YU564XUK"],"itemData":{"id":1249,"type":"article-journal","title":"Celastrina idella (Lycaenidae: Polyommatinae): a new butterfly species from the Atlantic coastal plain","author":[{"family":"Wright","given":"David M"},{"family":"Pavulaan","given":"Harry"}],"issued":{"date-parts":[["1999"]]}}},{"id":1251,"uris":["http://zotero.org/users/3183432/items/Z55732T6"],"itemData":{"id":1251,"type":"article-journal","title":"The Biology, Life History, and Taxonomy of Celastrina neglectamajor (Lycaenidae: Polyommatinae).","author":[{"family":"Pavulaan","given":"Harry"},{"family":"Wright","given":"David M"}],"issued":{"date-parts":[["2000"]]}}},{"id":1250,"uris":["http://zotero.org/users/3183432/items/XI977I4G"],"itemData":{"id":1250,"type":"article-journal","title":"Celastrina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Pr>
          <w:rFonts w:ascii="Times New Roman" w:hAnsi="Times New Roman" w:cs="Times New Roman"/>
          <w:sz w:val="24"/>
          <w:szCs w:val="24"/>
        </w:rPr>
        <w:fldChar w:fldCharType="separate"/>
      </w:r>
      <w:r w:rsidRPr="006E45C6">
        <w:rPr>
          <w:rFonts w:ascii="Times New Roman" w:hAnsi="Times New Roman" w:cs="Times New Roman"/>
          <w:sz w:val="24"/>
        </w:rPr>
        <w:t>(Wright &amp; Pavulaan 1999; Pavulaan &amp; Wright 2000, 2005)</w:t>
      </w:r>
      <w:r>
        <w:rPr>
          <w:rFonts w:ascii="Times New Roman" w:hAnsi="Times New Roman" w:cs="Times New Roman"/>
          <w:sz w:val="24"/>
          <w:szCs w:val="24"/>
        </w:rPr>
        <w:fldChar w:fldCharType="end"/>
      </w:r>
      <w:r>
        <w:rPr>
          <w:rFonts w:ascii="Times New Roman" w:hAnsi="Times New Roman" w:cs="Times New Roman"/>
          <w:sz w:val="24"/>
          <w:szCs w:val="24"/>
        </w:rPr>
        <w:t xml:space="preserve">, we excluded this group from our analysis since we could not make redetermination for all occurrence records. </w:t>
      </w:r>
      <w:r w:rsidRPr="00703517">
        <w:rPr>
          <w:rFonts w:ascii="Times New Roman" w:hAnsi="Times New Roman" w:cs="Times New Roman"/>
          <w:sz w:val="24"/>
          <w:szCs w:val="24"/>
        </w:rPr>
        <w:t xml:space="preserve"> We then limited our analysis to include only species with at least 500 reported occurrences across the spatiotemporal scope of our study.</w:t>
      </w:r>
      <w:r>
        <w:rPr>
          <w:rFonts w:ascii="Times New Roman" w:hAnsi="Times New Roman" w:cs="Times New Roman"/>
          <w:sz w:val="24"/>
          <w:szCs w:val="24"/>
        </w:rPr>
        <w:t xml:space="preserve"> This resulted in the retention of 33.7% of the species in our dataset (from 315 unique species names to 106 names).</w:t>
      </w:r>
      <w:r w:rsidRPr="00703517">
        <w:rPr>
          <w:rFonts w:ascii="Times New Roman" w:hAnsi="Times New Roman" w:cs="Times New Roman"/>
          <w:sz w:val="24"/>
          <w:szCs w:val="24"/>
        </w:rPr>
        <w:t xml:space="preserve"> 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r>
        <w:rPr>
          <w:rFonts w:ascii="Times New Roman" w:hAnsi="Times New Roman" w:cs="Times New Roman"/>
          <w:sz w:val="24"/>
          <w:szCs w:val="24"/>
        </w:rPr>
        <w:t xml:space="preserve">In the iterative process of modeling, we noted several species for which the MCMC chains experienced notable convergence issues and removed these species from the analysis as well. </w:t>
      </w:r>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6C09EBB" w14:textId="33D7A4FF" w:rsidR="00F27A71" w:rsidRDefault="00341DE7" w:rsidP="00A8360C">
      <w:pPr>
        <w:spacing w:line="480" w:lineRule="auto"/>
        <w:ind w:firstLine="720"/>
        <w:jc w:val="both"/>
        <w:rPr>
          <w:ins w:id="78" w:author="lr354.la" w:date="2023-04-02T12:23:00Z"/>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F27A71">
        <w:rPr>
          <w:rFonts w:ascii="Times New Roman" w:hAnsi="Times New Roman" w:cs="Times New Roman"/>
          <w:sz w:val="24"/>
          <w:szCs w:val="24"/>
        </w:rPr>
        <w:t xml:space="preserve"> Our simulation study showed that if at least 50% of all spatiotemporal sampling bins contain community data, then the data set is sufficient to go forward with model implementation. If not, our simulation results suggest data are </w:t>
      </w:r>
      <w:r w:rsidR="00F27A71">
        <w:rPr>
          <w:rFonts w:ascii="Times New Roman" w:hAnsi="Times New Roman" w:cs="Times New Roman"/>
          <w:sz w:val="24"/>
          <w:szCs w:val="24"/>
        </w:rPr>
        <w:lastRenderedPageBreak/>
        <w:t>too sparse</w:t>
      </w:r>
      <w:ins w:id="79" w:author="Vaughn Shirey" w:date="2023-04-02T18:33:00Z">
        <w:r w:rsidR="0013654B">
          <w:rPr>
            <w:rFonts w:ascii="Times New Roman" w:hAnsi="Times New Roman" w:cs="Times New Roman"/>
            <w:sz w:val="24"/>
            <w:szCs w:val="24"/>
          </w:rPr>
          <w:t xml:space="preserve"> or not collected/observed under an appropriate methodology</w:t>
        </w:r>
      </w:ins>
      <w:r w:rsidR="00F27A71">
        <w:rPr>
          <w:rFonts w:ascii="Times New Roman" w:hAnsi="Times New Roman" w:cs="Times New Roman"/>
          <w:sz w:val="24"/>
          <w:szCs w:val="24"/>
        </w:rPr>
        <w:t xml:space="preserve"> for this approach (Shirey et al., 2022) </w:t>
      </w:r>
      <w:r w:rsidR="00F27A71" w:rsidRPr="00703517">
        <w:rPr>
          <w:rFonts w:ascii="Times New Roman" w:hAnsi="Times New Roman" w:cs="Times New Roman"/>
          <w:sz w:val="24"/>
          <w:szCs w:val="24"/>
        </w:rPr>
        <w:t xml:space="preserve">To proxy this probability </w:t>
      </w:r>
      <w:r w:rsidR="00F27A71">
        <w:rPr>
          <w:rFonts w:ascii="Times New Roman" w:hAnsi="Times New Roman" w:cs="Times New Roman"/>
          <w:sz w:val="24"/>
          <w:szCs w:val="24"/>
        </w:rPr>
        <w:t xml:space="preserve">that field observations in our dataset were </w:t>
      </w:r>
      <w:r w:rsidR="00F27A71" w:rsidRPr="00703517">
        <w:rPr>
          <w:rFonts w:ascii="Times New Roman" w:hAnsi="Times New Roman" w:cs="Times New Roman"/>
          <w:sz w:val="24"/>
          <w:szCs w:val="24"/>
        </w:rPr>
        <w:t xml:space="preserve">community-focused </w:t>
      </w:r>
      <w:del w:id="80" w:author="Vaughn Shirey" w:date="2023-04-02T18:34:00Z">
        <w:r w:rsidR="00F27A71" w:rsidRPr="00703517" w:rsidDel="0013654B">
          <w:rPr>
            <w:rFonts w:ascii="Times New Roman" w:hAnsi="Times New Roman" w:cs="Times New Roman"/>
            <w:sz w:val="24"/>
            <w:szCs w:val="24"/>
          </w:rPr>
          <w:delText>(</w:delText>
        </w:r>
        <w:r w:rsidR="00F27A71" w:rsidDel="0013654B">
          <w:rPr>
            <w:rFonts w:ascii="Times New Roman" w:hAnsi="Times New Roman" w:cs="Times New Roman"/>
            <w:sz w:val="24"/>
            <w:szCs w:val="24"/>
          </w:rPr>
          <w:delText xml:space="preserve">i.e., </w:delText>
        </w:r>
        <w:commentRangeStart w:id="81"/>
        <w:commentRangeStart w:id="82"/>
        <w:r w:rsidR="00F27A71" w:rsidDel="0013654B">
          <w:rPr>
            <w:rFonts w:ascii="Times New Roman" w:hAnsi="Times New Roman" w:cs="Times New Roman"/>
            <w:sz w:val="24"/>
            <w:szCs w:val="24"/>
          </w:rPr>
          <w:delText>that more than one species was searched for</w:delText>
        </w:r>
        <w:commentRangeEnd w:id="81"/>
        <w:r w:rsidR="00F27A71" w:rsidDel="0013654B">
          <w:rPr>
            <w:rStyle w:val="CommentReference"/>
          </w:rPr>
          <w:commentReference w:id="81"/>
        </w:r>
      </w:del>
      <w:commentRangeEnd w:id="82"/>
      <w:r w:rsidR="0013654B">
        <w:rPr>
          <w:rStyle w:val="CommentReference"/>
        </w:rPr>
        <w:commentReference w:id="82"/>
      </w:r>
      <w:del w:id="83" w:author="Vaughn Shirey" w:date="2023-04-02T18:34:00Z">
        <w:r w:rsidR="00F27A71" w:rsidRPr="00703517" w:rsidDel="0013654B">
          <w:rPr>
            <w:rFonts w:ascii="Times New Roman" w:hAnsi="Times New Roman" w:cs="Times New Roman"/>
            <w:sz w:val="24"/>
            <w:szCs w:val="24"/>
          </w:rPr>
          <w:delText xml:space="preserve">) </w:delText>
        </w:r>
      </w:del>
      <w:r w:rsidR="00F27A71" w:rsidRPr="00703517">
        <w:rPr>
          <w:rFonts w:ascii="Times New Roman" w:hAnsi="Times New Roman" w:cs="Times New Roman"/>
          <w:sz w:val="24"/>
          <w:szCs w:val="24"/>
        </w:rPr>
        <w:t xml:space="preserve">in our dataset, we spatiotemporally aggregated all of our occurrence </w:t>
      </w:r>
      <w:commentRangeStart w:id="84"/>
      <w:commentRangeStart w:id="85"/>
      <w:commentRangeStart w:id="86"/>
      <w:commentRangeStart w:id="87"/>
      <w:commentRangeStart w:id="88"/>
      <w:r w:rsidR="00F27A71" w:rsidRPr="00703517">
        <w:rPr>
          <w:rFonts w:ascii="Times New Roman" w:hAnsi="Times New Roman" w:cs="Times New Roman"/>
          <w:sz w:val="24"/>
          <w:szCs w:val="24"/>
        </w:rPr>
        <w:t>data at the point level</w:t>
      </w:r>
      <w:commentRangeEnd w:id="84"/>
      <w:r w:rsidR="00F27A71" w:rsidRPr="00703517">
        <w:rPr>
          <w:rStyle w:val="CommentReference"/>
          <w:rFonts w:ascii="Times New Roman" w:hAnsi="Times New Roman" w:cs="Times New Roman"/>
          <w:sz w:val="24"/>
          <w:szCs w:val="24"/>
        </w:rPr>
        <w:commentReference w:id="84"/>
      </w:r>
      <w:commentRangeEnd w:id="85"/>
      <w:r w:rsidR="00F27A71">
        <w:rPr>
          <w:rStyle w:val="CommentReference"/>
        </w:rPr>
        <w:commentReference w:id="85"/>
      </w:r>
      <w:commentRangeEnd w:id="86"/>
      <w:r w:rsidR="00927E26">
        <w:rPr>
          <w:rStyle w:val="CommentReference"/>
        </w:rPr>
        <w:commentReference w:id="86"/>
      </w:r>
      <w:commentRangeEnd w:id="87"/>
      <w:r w:rsidR="00927E26">
        <w:rPr>
          <w:rStyle w:val="CommentReference"/>
        </w:rPr>
        <w:commentReference w:id="87"/>
      </w:r>
      <w:commentRangeEnd w:id="88"/>
      <w:r w:rsidR="0013654B">
        <w:rPr>
          <w:rStyle w:val="CommentReference"/>
        </w:rPr>
        <w:commentReference w:id="88"/>
      </w:r>
      <w:r w:rsidR="00F27A71" w:rsidRPr="00703517">
        <w:rPr>
          <w:rFonts w:ascii="Times New Roman" w:hAnsi="Times New Roman" w:cs="Times New Roman"/>
          <w:sz w:val="24"/>
          <w:szCs w:val="24"/>
        </w:rPr>
        <w:t xml:space="preserve">. The occurrence records must have been collected during the same year and must </w:t>
      </w:r>
      <w:commentRangeStart w:id="89"/>
      <w:commentRangeStart w:id="90"/>
      <w:r w:rsidR="00F27A71" w:rsidRPr="00703517">
        <w:rPr>
          <w:rFonts w:ascii="Times New Roman" w:hAnsi="Times New Roman" w:cs="Times New Roman"/>
          <w:sz w:val="24"/>
          <w:szCs w:val="24"/>
        </w:rPr>
        <w:t>also have been collected/observed within 5</w:t>
      </w:r>
      <w:r w:rsidR="00F27A71">
        <w:rPr>
          <w:rFonts w:ascii="Times New Roman" w:hAnsi="Times New Roman" w:cs="Times New Roman"/>
          <w:sz w:val="24"/>
          <w:szCs w:val="24"/>
        </w:rPr>
        <w:t>-</w:t>
      </w:r>
      <w:r w:rsidR="00F27A71" w:rsidRPr="00703517">
        <w:rPr>
          <w:rFonts w:ascii="Times New Roman" w:hAnsi="Times New Roman" w:cs="Times New Roman"/>
          <w:sz w:val="24"/>
          <w:szCs w:val="24"/>
        </w:rPr>
        <w:t>kilometers of one another to be included in an aggregate cluster</w:t>
      </w:r>
      <w:commentRangeEnd w:id="89"/>
      <w:r w:rsidR="00927E26">
        <w:rPr>
          <w:rStyle w:val="CommentReference"/>
        </w:rPr>
        <w:commentReference w:id="89"/>
      </w:r>
      <w:commentRangeEnd w:id="90"/>
      <w:r w:rsidR="0013654B">
        <w:rPr>
          <w:rStyle w:val="CommentReference"/>
        </w:rPr>
        <w:commentReference w:id="90"/>
      </w:r>
      <w:r w:rsidR="00F27A71" w:rsidRPr="00703517">
        <w:rPr>
          <w:rFonts w:ascii="Times New Roman" w:hAnsi="Times New Roman" w:cs="Times New Roman"/>
          <w:sz w:val="24"/>
          <w:szCs w:val="24"/>
        </w:rPr>
        <w:t>. We then used the number of species in these spatiotemporal aggregations as a means to classify clusters. “Community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F27A71">
        <w:rPr>
          <w:rFonts w:ascii="Times New Roman" w:hAnsi="Times New Roman" w:cs="Times New Roman"/>
          <w:sz w:val="24"/>
          <w:szCs w:val="24"/>
        </w:rPr>
        <w:t xml:space="preserve"> filtered</w:t>
      </w:r>
      <w:r w:rsidR="00F27A71" w:rsidRPr="00703517">
        <w:rPr>
          <w:rFonts w:ascii="Times New Roman" w:hAnsi="Times New Roman" w:cs="Times New Roman"/>
          <w:sz w:val="24"/>
          <w:szCs w:val="24"/>
        </w:rPr>
        <w:t xml:space="preserve"> occurrence dataset as the proxy of community-focused visitation probability. This percentage was 69.64% and </w:t>
      </w:r>
      <w:r w:rsidR="00F27A71">
        <w:rPr>
          <w:rFonts w:ascii="Times New Roman" w:hAnsi="Times New Roman" w:cs="Times New Roman"/>
          <w:sz w:val="24"/>
          <w:szCs w:val="24"/>
        </w:rPr>
        <w:t>which</w:t>
      </w:r>
      <w:r w:rsidR="00F27A71" w:rsidRPr="00703517">
        <w:rPr>
          <w:rFonts w:ascii="Times New Roman" w:hAnsi="Times New Roman" w:cs="Times New Roman"/>
          <w:sz w:val="24"/>
          <w:szCs w:val="24"/>
        </w:rPr>
        <w:t xml:space="preserve"> was above a 50% found to be a sufficient cutoff in simulation studies (Shirey et al., 2021).  </w:t>
      </w:r>
    </w:p>
    <w:p w14:paraId="7A07A31E" w14:textId="307C1304" w:rsidR="00F21671" w:rsidRPr="00703517" w:rsidRDefault="00DD1E02" w:rsidP="00A8360C">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Our </w:t>
      </w:r>
      <w:r w:rsidR="00CC6C4E">
        <w:rPr>
          <w:rFonts w:ascii="Times New Roman" w:hAnsi="Times New Roman" w:cs="Times New Roman"/>
          <w:sz w:val="24"/>
          <w:szCs w:val="24"/>
        </w:rPr>
        <w:t>approach</w:t>
      </w:r>
      <w:r w:rsidRPr="00703517">
        <w:rPr>
          <w:rFonts w:ascii="Times New Roman" w:hAnsi="Times New Roman" w:cs="Times New Roman"/>
          <w:sz w:val="24"/>
          <w:szCs w:val="24"/>
        </w:rPr>
        <w:t xml:space="preserve"> for imputing non-detection is </w:t>
      </w:r>
      <w:r w:rsidR="008E6511">
        <w:rPr>
          <w:rFonts w:ascii="Times New Roman" w:hAnsi="Times New Roman" w:cs="Times New Roman"/>
          <w:sz w:val="24"/>
          <w:szCs w:val="24"/>
        </w:rPr>
        <w:t>detailed</w:t>
      </w:r>
      <w:r w:rsidR="008E651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w:t>
      </w:r>
      <w:r w:rsidR="00CC6C4E">
        <w:rPr>
          <w:rFonts w:ascii="Times New Roman" w:hAnsi="Times New Roman" w:cs="Times New Roman"/>
          <w:sz w:val="24"/>
          <w:szCs w:val="24"/>
        </w:rPr>
        <w:t>Supplemental Figure S1</w:t>
      </w:r>
      <w:r w:rsidRPr="00703517">
        <w:rPr>
          <w:rFonts w:ascii="Times New Roman" w:hAnsi="Times New Roman" w:cs="Times New Roman"/>
          <w:sz w:val="24"/>
          <w:szCs w:val="24"/>
        </w:rPr>
        <w:t xml:space="preserve"> from Shirey et al. (2022</w:t>
      </w:r>
      <w:ins w:id="91" w:author="Vaughn Shirey [2]" w:date="2023-04-10T19:23:00Z">
        <w:r w:rsidR="00597B7D">
          <w:rPr>
            <w:rFonts w:ascii="Times New Roman" w:hAnsi="Times New Roman" w:cs="Times New Roman"/>
            <w:sz w:val="24"/>
            <w:szCs w:val="24"/>
          </w:rPr>
          <w:t>)</w:t>
        </w:r>
      </w:ins>
      <w:del w:id="92" w:author="Vaughn Shirey [2]" w:date="2023-04-10T19:23:00Z">
        <w:r w:rsidR="00CC6C4E" w:rsidDel="00597B7D">
          <w:rPr>
            <w:rFonts w:ascii="Times New Roman" w:hAnsi="Times New Roman" w:cs="Times New Roman"/>
            <w:sz w:val="24"/>
            <w:szCs w:val="24"/>
          </w:rPr>
          <w:delText>b</w:delText>
        </w:r>
        <w:r w:rsidRPr="00703517" w:rsidDel="00597B7D">
          <w:rPr>
            <w:rFonts w:ascii="Times New Roman" w:hAnsi="Times New Roman" w:cs="Times New Roman"/>
            <w:sz w:val="24"/>
            <w:szCs w:val="24"/>
          </w:rPr>
          <w:delText>)</w:delText>
        </w:r>
      </w:del>
      <w:r w:rsidR="008E6511">
        <w:rPr>
          <w:rFonts w:ascii="Times New Roman" w:hAnsi="Times New Roman" w:cs="Times New Roman"/>
          <w:sz w:val="24"/>
          <w:szCs w:val="24"/>
        </w:rPr>
        <w:t xml:space="preserve"> and we provide a more brief description here. </w:t>
      </w:r>
      <w:r w:rsidR="00F55619">
        <w:rPr>
          <w:rFonts w:ascii="Times New Roman" w:hAnsi="Times New Roman" w:cs="Times New Roman"/>
          <w:sz w:val="24"/>
          <w:szCs w:val="24"/>
        </w:rPr>
        <w:t>, For the purposes of this study, w</w:t>
      </w:r>
      <w:r w:rsidR="00341DE7" w:rsidRPr="00703517">
        <w:rPr>
          <w:rFonts w:ascii="Times New Roman" w:hAnsi="Times New Roman" w:cs="Times New Roman"/>
          <w:sz w:val="24"/>
          <w:szCs w:val="24"/>
        </w:rPr>
        <w:t>e assume</w:t>
      </w:r>
      <w:r w:rsidR="00A8360C">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that the detection of at least two </w:t>
      </w:r>
      <w:r w:rsidR="00F55619">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species </w:t>
      </w:r>
      <w:r w:rsidR="00F55619">
        <w:rPr>
          <w:rFonts w:ascii="Times New Roman" w:hAnsi="Times New Roman" w:cs="Times New Roman"/>
          <w:sz w:val="24"/>
          <w:szCs w:val="24"/>
        </w:rPr>
        <w:t xml:space="preserve"> </w:t>
      </w:r>
      <w:r w:rsidR="00F55619" w:rsidRPr="00703517">
        <w:rPr>
          <w:rFonts w:ascii="Times New Roman" w:hAnsi="Times New Roman" w:cs="Times New Roman"/>
          <w:sz w:val="24"/>
          <w:szCs w:val="24"/>
        </w:rPr>
        <w:t xml:space="preserve"> </w:t>
      </w:r>
      <w:r w:rsidR="00F55619">
        <w:rPr>
          <w:rFonts w:ascii="Times New Roman" w:hAnsi="Times New Roman" w:cs="Times New Roman"/>
          <w:sz w:val="24"/>
          <w:szCs w:val="24"/>
        </w:rPr>
        <w:t xml:space="preserve">within a single, one-year </w:t>
      </w:r>
      <w:r w:rsidR="00341DE7" w:rsidRPr="00703517">
        <w:rPr>
          <w:rFonts w:ascii="Times New Roman" w:hAnsi="Times New Roman" w:cs="Times New Roman"/>
          <w:sz w:val="24"/>
          <w:szCs w:val="24"/>
        </w:rPr>
        <w:t>visit interval</w:t>
      </w:r>
      <w:r w:rsidR="00F55619">
        <w:rPr>
          <w:rFonts w:ascii="Times New Roman" w:hAnsi="Times New Roman" w:cs="Times New Roman"/>
          <w:sz w:val="24"/>
          <w:szCs w:val="24"/>
        </w:rPr>
        <w:t xml:space="preserve"> in each study cell</w:t>
      </w:r>
      <w:r w:rsidR="00215B90">
        <w:rPr>
          <w:rFonts w:ascii="Times New Roman" w:hAnsi="Times New Roman" w:cs="Times New Roman"/>
          <w:sz w:val="24"/>
          <w:szCs w:val="24"/>
        </w:rPr>
        <w:t xml:space="preserve"> (</w:t>
      </w:r>
      <w:commentRangeStart w:id="93"/>
      <w:commentRangeStart w:id="94"/>
      <w:r w:rsidR="00215B90">
        <w:rPr>
          <w:rFonts w:ascii="Times New Roman" w:hAnsi="Times New Roman" w:cs="Times New Roman"/>
          <w:sz w:val="24"/>
          <w:szCs w:val="24"/>
        </w:rPr>
        <w:t xml:space="preserve">e.g., </w:t>
      </w:r>
      <w:r w:rsidR="00F55619">
        <w:rPr>
          <w:rFonts w:ascii="Times New Roman" w:hAnsi="Times New Roman" w:cs="Times New Roman"/>
          <w:sz w:val="24"/>
          <w:szCs w:val="24"/>
        </w:rPr>
        <w:t xml:space="preserve">two different species recorded in </w:t>
      </w:r>
      <w:r w:rsidR="00215B90">
        <w:rPr>
          <w:rFonts w:ascii="Times New Roman" w:hAnsi="Times New Roman" w:cs="Times New Roman"/>
          <w:sz w:val="24"/>
          <w:szCs w:val="24"/>
        </w:rPr>
        <w:t>1970</w:t>
      </w:r>
      <w:r w:rsidR="00F55619">
        <w:rPr>
          <w:rFonts w:ascii="Times New Roman" w:hAnsi="Times New Roman" w:cs="Times New Roman"/>
          <w:sz w:val="24"/>
          <w:szCs w:val="24"/>
        </w:rPr>
        <w:t xml:space="preserve">, </w:t>
      </w:r>
      <w:r w:rsidR="00215B90">
        <w:rPr>
          <w:rFonts w:ascii="Times New Roman" w:hAnsi="Times New Roman" w:cs="Times New Roman"/>
          <w:sz w:val="24"/>
          <w:szCs w:val="24"/>
        </w:rPr>
        <w:t>the first visit interval</w:t>
      </w:r>
      <w:r w:rsidR="003455D3">
        <w:rPr>
          <w:rFonts w:ascii="Times New Roman" w:hAnsi="Times New Roman" w:cs="Times New Roman"/>
          <w:sz w:val="24"/>
          <w:szCs w:val="24"/>
        </w:rPr>
        <w:t xml:space="preserve"> of five</w:t>
      </w:r>
      <w:r w:rsidR="00215B90">
        <w:rPr>
          <w:rFonts w:ascii="Times New Roman" w:hAnsi="Times New Roman" w:cs="Times New Roman"/>
          <w:sz w:val="24"/>
          <w:szCs w:val="24"/>
        </w:rPr>
        <w:t xml:space="preserve"> in the occupancy interval 1970-1974</w:t>
      </w:r>
      <w:commentRangeEnd w:id="93"/>
      <w:r w:rsidR="00F55619">
        <w:rPr>
          <w:rStyle w:val="CommentReference"/>
        </w:rPr>
        <w:commentReference w:id="93"/>
      </w:r>
      <w:commentRangeEnd w:id="94"/>
      <w:r w:rsidR="0013654B">
        <w:rPr>
          <w:rStyle w:val="CommentReference"/>
        </w:rPr>
        <w:commentReference w:id="94"/>
      </w:r>
      <w:r w:rsidR="00215B90">
        <w:rPr>
          <w:rFonts w:ascii="Times New Roman" w:hAnsi="Times New Roman" w:cs="Times New Roman"/>
          <w:sz w:val="24"/>
          <w:szCs w:val="24"/>
        </w:rPr>
        <w:t>)</w:t>
      </w:r>
      <w:r w:rsidR="00341DE7" w:rsidRPr="00703517">
        <w:rPr>
          <w:rFonts w:ascii="Times New Roman" w:hAnsi="Times New Roman" w:cs="Times New Roman"/>
          <w:sz w:val="24"/>
          <w:szCs w:val="24"/>
        </w:rPr>
        <w:t xml:space="preserve"> is </w:t>
      </w:r>
      <w:r w:rsidR="00F55619">
        <w:rPr>
          <w:rFonts w:ascii="Times New Roman" w:hAnsi="Times New Roman" w:cs="Times New Roman"/>
          <w:sz w:val="24"/>
          <w:szCs w:val="24"/>
        </w:rPr>
        <w:t>sufficient</w:t>
      </w:r>
      <w:r w:rsidR="00F55619" w:rsidRPr="00703517">
        <w:rPr>
          <w:rFonts w:ascii="Times New Roman" w:hAnsi="Times New Roman" w:cs="Times New Roman"/>
          <w:sz w:val="24"/>
          <w:szCs w:val="24"/>
        </w:rPr>
        <w:t xml:space="preserve"> </w:t>
      </w:r>
      <w:r w:rsidR="00341DE7" w:rsidRPr="00703517">
        <w:rPr>
          <w:rFonts w:ascii="Times New Roman" w:hAnsi="Times New Roman" w:cs="Times New Roman"/>
          <w:sz w:val="24"/>
          <w:szCs w:val="24"/>
        </w:rPr>
        <w:t>to impute non-detection data for all other species that could potentially occur at that grid cell (</w:t>
      </w:r>
      <w:r w:rsidR="00341DE7" w:rsidRPr="00703517">
        <w:rPr>
          <w:rFonts w:ascii="Times New Roman" w:hAnsi="Times New Roman" w:cs="Times New Roman"/>
          <w:i/>
          <w:sz w:val="24"/>
          <w:szCs w:val="24"/>
        </w:rPr>
        <w:t xml:space="preserve">i.e., </w:t>
      </w:r>
      <w:r w:rsidR="00341DE7"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00341DE7"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00341DE7" w:rsidRPr="00703517">
        <w:rPr>
          <w:rFonts w:ascii="Times New Roman" w:hAnsi="Times New Roman" w:cs="Times New Roman"/>
          <w:sz w:val="24"/>
          <w:szCs w:val="24"/>
        </w:rPr>
        <w:t>intersects the cell).</w:t>
      </w:r>
      <w:r w:rsidR="00F70FEA" w:rsidRPr="00703517">
        <w:rPr>
          <w:rFonts w:ascii="Times New Roman" w:hAnsi="Times New Roman" w:cs="Times New Roman"/>
          <w:sz w:val="24"/>
          <w:szCs w:val="24"/>
        </w:rPr>
        <w:t xml:space="preserve"> </w:t>
      </w:r>
      <w:commentRangeStart w:id="95"/>
      <w:commentRangeStart w:id="96"/>
      <w:r w:rsidR="00F27A71">
        <w:rPr>
          <w:rFonts w:ascii="Times New Roman" w:hAnsi="Times New Roman" w:cs="Times New Roman"/>
          <w:sz w:val="24"/>
          <w:szCs w:val="24"/>
        </w:rPr>
        <w:t xml:space="preserve">Although a relatively low bar for imputing zeros into a 5-year occupancy interval cell, </w:t>
      </w:r>
      <w:commentRangeEnd w:id="95"/>
      <w:r w:rsidR="00F27A71">
        <w:rPr>
          <w:rStyle w:val="CommentReference"/>
        </w:rPr>
        <w:commentReference w:id="95"/>
      </w:r>
      <w:commentRangeEnd w:id="96"/>
      <w:r w:rsidR="009853EA">
        <w:rPr>
          <w:rStyle w:val="CommentReference"/>
        </w:rPr>
        <w:commentReference w:id="96"/>
      </w:r>
      <w:r w:rsidR="0013654B">
        <w:rPr>
          <w:rFonts w:ascii="Times New Roman" w:hAnsi="Times New Roman" w:cs="Times New Roman"/>
          <w:sz w:val="24"/>
          <w:szCs w:val="24"/>
        </w:rPr>
        <w:t>simulations</w:t>
      </w:r>
      <w:r w:rsidR="00F70FEA" w:rsidRPr="00703517">
        <w:rPr>
          <w:rFonts w:ascii="Times New Roman" w:hAnsi="Times New Roman" w:cs="Times New Roman"/>
          <w:sz w:val="24"/>
          <w:szCs w:val="24"/>
        </w:rPr>
        <w:t xml:space="preserve"> have show</w:t>
      </w:r>
      <w:r w:rsidR="00F55619">
        <w:rPr>
          <w:rFonts w:ascii="Times New Roman" w:hAnsi="Times New Roman" w:cs="Times New Roman"/>
          <w:sz w:val="24"/>
          <w:szCs w:val="24"/>
        </w:rPr>
        <w:t>n</w:t>
      </w:r>
      <w:r w:rsidR="00F70FEA" w:rsidRPr="00703517">
        <w:rPr>
          <w:rFonts w:ascii="Times New Roman" w:hAnsi="Times New Roman" w:cs="Times New Roman"/>
          <w:sz w:val="24"/>
          <w:szCs w:val="24"/>
        </w:rPr>
        <w:t xml:space="preserve"> that such an approach generates results that match </w:t>
      </w:r>
      <w:r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F27A71">
        <w:rPr>
          <w:rFonts w:ascii="Times New Roman" w:hAnsi="Times New Roman" w:cs="Times New Roman"/>
          <w:sz w:val="24"/>
          <w:szCs w:val="24"/>
        </w:rPr>
        <w:t xml:space="preserve">and so can be thought of as a minimum requirement, useful when considering regions with particularly sparse data </w:t>
      </w:r>
      <w:r w:rsidR="00F27A71">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{"citationID":"8Ynjzu8l","properties":{"formattedCitation":"(Shirey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F27A71">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F27A71">
        <w:rPr>
          <w:rFonts w:ascii="Times New Roman" w:hAnsi="Times New Roman" w:cs="Times New Roman"/>
          <w:sz w:val="24"/>
          <w:szCs w:val="24"/>
        </w:rPr>
        <w:fldChar w:fldCharType="end"/>
      </w:r>
      <w:r w:rsidR="00F27A71">
        <w:rPr>
          <w:rFonts w:ascii="Times New Roman" w:hAnsi="Times New Roman" w:cs="Times New Roman"/>
          <w:sz w:val="24"/>
          <w:szCs w:val="24"/>
        </w:rPr>
        <w:t xml:space="preserve">.  </w:t>
      </w:r>
      <w:ins w:id="97" w:author="lr354.la" w:date="2023-04-02T12:14:00Z">
        <w:r w:rsidR="00F55619">
          <w:rPr>
            <w:rFonts w:ascii="Times New Roman" w:hAnsi="Times New Roman" w:cs="Times New Roman"/>
            <w:sz w:val="24"/>
            <w:szCs w:val="24"/>
          </w:rPr>
          <w:t xml:space="preserve"> </w:t>
        </w:r>
      </w:ins>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lastRenderedPageBreak/>
        <w:t>2.4 Occupancy-detection Modeling</w:t>
      </w:r>
    </w:p>
    <w:p w14:paraId="36E692BD" w14:textId="61BDF82E" w:rsidR="00123762" w:rsidRDefault="00341DE7" w:rsidP="009F2D01">
      <w:pPr>
        <w:spacing w:line="480" w:lineRule="auto"/>
        <w:ind w:firstLine="720"/>
        <w:jc w:val="both"/>
        <w:rPr>
          <w:rFonts w:ascii="Times New Roman" w:hAnsi="Times New Roman" w:cs="Times New Roman"/>
          <w:sz w:val="24"/>
          <w:szCs w:val="24"/>
        </w:rPr>
      </w:pPr>
      <w:commentRangeStart w:id="98"/>
      <w:del w:id="99" w:author="Vaughn Shirey" w:date="2023-04-02T16:54:00Z">
        <w:r w:rsidRPr="00703517" w:rsidDel="009853EA">
          <w:rPr>
            <w:rFonts w:ascii="Times New Roman" w:hAnsi="Times New Roman" w:cs="Times New Roman"/>
            <w:sz w:val="24"/>
            <w:szCs w:val="24"/>
          </w:rPr>
          <w:delText xml:space="preserve">We specified </w:delText>
        </w:r>
        <w:r w:rsidR="00892228" w:rsidRPr="00703517" w:rsidDel="009853EA">
          <w:rPr>
            <w:rFonts w:ascii="Times New Roman" w:hAnsi="Times New Roman" w:cs="Times New Roman"/>
            <w:sz w:val="24"/>
            <w:szCs w:val="24"/>
          </w:rPr>
          <w:delText>a</w:delText>
        </w:r>
        <w:r w:rsidR="00D74D72" w:rsidDel="009853EA">
          <w:rPr>
            <w:rFonts w:ascii="Times New Roman" w:hAnsi="Times New Roman" w:cs="Times New Roman"/>
            <w:sz w:val="24"/>
            <w:szCs w:val="24"/>
          </w:rPr>
          <w:delText xml:space="preserve"> </w:delText>
        </w:r>
        <w:r w:rsidRPr="00703517" w:rsidDel="009853EA">
          <w:rPr>
            <w:rFonts w:ascii="Times New Roman" w:hAnsi="Times New Roman" w:cs="Times New Roman"/>
            <w:sz w:val="24"/>
            <w:szCs w:val="24"/>
          </w:rPr>
          <w:delText>model</w:delText>
        </w:r>
        <w:r w:rsidR="00D74D72" w:rsidDel="009853EA">
          <w:rPr>
            <w:rFonts w:ascii="Times New Roman" w:hAnsi="Times New Roman" w:cs="Times New Roman"/>
            <w:sz w:val="24"/>
            <w:szCs w:val="24"/>
          </w:rPr>
          <w:delText xml:space="preserve"> </w:delText>
        </w:r>
        <w:r w:rsidRPr="00703517" w:rsidDel="009853EA">
          <w:rPr>
            <w:rFonts w:ascii="Times New Roman" w:hAnsi="Times New Roman" w:cs="Times New Roman"/>
            <w:sz w:val="24"/>
            <w:szCs w:val="24"/>
          </w:rPr>
          <w:delText xml:space="preserve">that was </w:delText>
        </w:r>
        <w:r w:rsidR="00927E26" w:rsidDel="009853EA">
          <w:rPr>
            <w:rFonts w:ascii="Times New Roman" w:hAnsi="Times New Roman" w:cs="Times New Roman"/>
            <w:sz w:val="24"/>
            <w:szCs w:val="24"/>
          </w:rPr>
          <w:delText>implemented on a cell-by-cell basis, but only for cells that met our community sampling criterion</w:delText>
        </w:r>
        <w:r w:rsidRPr="00703517" w:rsidDel="009853EA">
          <w:rPr>
            <w:rFonts w:ascii="Times New Roman" w:hAnsi="Times New Roman" w:cs="Times New Roman"/>
            <w:sz w:val="24"/>
            <w:szCs w:val="24"/>
          </w:rPr>
          <w:delText xml:space="preserve">. </w:delText>
        </w:r>
      </w:del>
      <w:commentRangeEnd w:id="98"/>
      <w:r w:rsidR="009853EA">
        <w:rPr>
          <w:rStyle w:val="CommentReference"/>
        </w:rPr>
        <w:commentReference w:id="98"/>
      </w:r>
      <w:r w:rsidRPr="00703517">
        <w:rPr>
          <w:rFonts w:ascii="Times New Roman" w:hAnsi="Times New Roman" w:cs="Times New Roman"/>
          <w:sz w:val="24"/>
          <w:szCs w:val="24"/>
        </w:rPr>
        <w:t xml:space="preserve">For the occupancy subcomponent of our model, we included two environmental predictors of occupancy, average minimum temperature (or average precipitation) across a 5-year-long period (e.g., 1970-1974, as species-specific slopes), and the terrestrial surface area of the grid cell (to account for cells along coastlines or with other large bodies of water).  We </w:t>
      </w:r>
      <w:r w:rsidR="00FF0798">
        <w:rPr>
          <w:rFonts w:ascii="Times New Roman" w:hAnsi="Times New Roman" w:cs="Times New Roman"/>
          <w:sz w:val="24"/>
          <w:szCs w:val="24"/>
        </w:rPr>
        <w:t xml:space="preserve">modeled the butterflies as a single </w:t>
      </w:r>
      <w:r w:rsidR="00781609">
        <w:rPr>
          <w:rFonts w:ascii="Times New Roman" w:hAnsi="Times New Roman" w:cs="Times New Roman"/>
          <w:sz w:val="24"/>
          <w:szCs w:val="24"/>
        </w:rPr>
        <w:t>community,</w:t>
      </w:r>
      <w:r w:rsidR="00FF0798">
        <w:rPr>
          <w:rFonts w:ascii="Times New Roman" w:hAnsi="Times New Roman" w:cs="Times New Roman"/>
          <w:sz w:val="24"/>
          <w:szCs w:val="24"/>
        </w:rPr>
        <w:t xml:space="preserve"> and we examined species-specific responses by including </w:t>
      </w:r>
      <w:r w:rsidRPr="00703517">
        <w:rPr>
          <w:rFonts w:ascii="Times New Roman" w:hAnsi="Times New Roman" w:cs="Times New Roman"/>
          <w:sz w:val="24"/>
          <w:szCs w:val="24"/>
        </w:rPr>
        <w:t>species-specific intercept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m:t>
          </m:r>
          <w:commentRangeStart w:id="100"/>
          <w:commentRangeStart w:id="101"/>
          <w:commentRangeEnd w:id="100"/>
          <m:r>
            <m:rPr>
              <m:sty m:val="p"/>
            </m:rPr>
            <w:rPr>
              <w:rStyle w:val="CommentReference"/>
            </w:rPr>
            <w:commentReference w:id="100"/>
          </m:r>
          <w:commentRangeEnd w:id="101"/>
          <m:r>
            <m:rPr>
              <m:sty m:val="p"/>
            </m:rPr>
            <w:rPr>
              <w:rStyle w:val="CommentReference"/>
            </w:rPr>
            <w:commentReference w:id="101"/>
          </m:r>
          <m:r>
            <w:rPr>
              <w:rFonts w:ascii="Cambria Math" w:hAnsi="Cambria Math" w:cs="Times New Roman"/>
              <w:sz w:val="24"/>
              <w:szCs w:val="24"/>
            </w:rPr>
            <m:t>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4" w:anchor="0"/>
    </w:p>
    <w:p w14:paraId="384B4981" w14:textId="51139381"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6"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7"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w:t>
      </w:r>
      <w:r w:rsidR="00FF0798">
        <w:rPr>
          <w:rFonts w:ascii="Times New Roman" w:hAnsi="Times New Roman" w:cs="Times New Roman"/>
          <w:sz w:val="24"/>
          <w:szCs w:val="24"/>
        </w:rPr>
        <w:t xml:space="preserve">a 5-year </w:t>
      </w:r>
      <w:r w:rsidRPr="00703517">
        <w:rPr>
          <w:rFonts w:ascii="Times New Roman" w:hAnsi="Times New Roman" w:cs="Times New Roman"/>
          <w:sz w:val="24"/>
          <w:szCs w:val="24"/>
        </w:rPr>
        <w:t xml:space="preserve">occupancy interval </w:t>
      </w:r>
      <w:hyperlink r:id="rId28" w:anchor="0">
        <w:r w:rsidRPr="00703517">
          <w:rPr>
            <w:rFonts w:ascii="Times New Roman" w:hAnsi="Times New Roman" w:cs="Times New Roman"/>
            <w:noProof/>
            <w:sz w:val="24"/>
            <w:szCs w:val="24"/>
            <w:lang w:val="en-US"/>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is the species-specific effect (slope) of minimum temperature</w:t>
      </w:r>
      <w:r w:rsidR="00FF0798">
        <w:rPr>
          <w:rFonts w:ascii="Times New Roman" w:hAnsi="Times New Roman" w:cs="Times New Roman"/>
          <w:sz w:val="24"/>
          <w:szCs w:val="24"/>
        </w:rPr>
        <w:t xml:space="preserve"> or </w:t>
      </w:r>
      <w:r w:rsidRPr="00703517">
        <w:rPr>
          <w:rFonts w:ascii="Times New Roman" w:hAnsi="Times New Roman" w:cs="Times New Roman"/>
          <w:sz w:val="24"/>
          <w:szCs w:val="24"/>
        </w:rPr>
        <w:t xml:space="preserve">precipitation on occupancy. </w:t>
      </w:r>
      <w:commentRangeStart w:id="102"/>
      <w:commentRangeStart w:id="103"/>
      <w:r w:rsidRPr="00703517">
        <w:rPr>
          <w:rFonts w:ascii="Times New Roman" w:hAnsi="Times New Roman" w:cs="Times New Roman"/>
          <w:sz w:val="24"/>
          <w:szCs w:val="24"/>
        </w:rPr>
        <w:t xml:space="preserve">The parameter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commentRangeEnd w:id="102"/>
      <w:r w:rsidR="00FF0798">
        <w:rPr>
          <w:rStyle w:val="CommentReference"/>
        </w:rPr>
        <w:commentReference w:id="102"/>
      </w:r>
      <w:commentRangeEnd w:id="103"/>
      <w:r w:rsidR="002156EB">
        <w:rPr>
          <w:rStyle w:val="CommentReference"/>
        </w:rPr>
        <w:commentReference w:id="103"/>
      </w:r>
      <w:r w:rsidRPr="00703517">
        <w:rPr>
          <w:rFonts w:ascii="Times New Roman" w:hAnsi="Times New Roman" w:cs="Times New Roman"/>
          <w:sz w:val="24"/>
          <w:szCs w:val="24"/>
        </w:rPr>
        <w:t xml:space="preserve">. </w:t>
      </w:r>
      <w:r w:rsidR="00FF0798">
        <w:rPr>
          <w:rFonts w:ascii="Times New Roman" w:hAnsi="Times New Roman" w:cs="Times New Roman"/>
          <w:sz w:val="24"/>
          <w:szCs w:val="24"/>
        </w:rPr>
        <w:t xml:space="preserve">We used uninformative priors for all parameters, thus </w:t>
      </w:r>
      <w:r w:rsidRPr="00703517">
        <w:rPr>
          <w:rFonts w:ascii="Times New Roman" w:hAnsi="Times New Roman" w:cs="Times New Roman"/>
          <w:sz w:val="24"/>
          <w:szCs w:val="24"/>
        </w:rPr>
        <w:t>assum</w:t>
      </w:r>
      <w:r w:rsidR="00FF0798">
        <w:rPr>
          <w:rFonts w:ascii="Times New Roman" w:hAnsi="Times New Roman" w:cs="Times New Roman"/>
          <w:sz w:val="24"/>
          <w:szCs w:val="24"/>
        </w:rPr>
        <w:t>ing</w:t>
      </w:r>
      <w:r w:rsidRPr="00703517">
        <w:rPr>
          <w:rFonts w:ascii="Times New Roman" w:hAnsi="Times New Roman" w:cs="Times New Roman"/>
          <w:sz w:val="24"/>
          <w:szCs w:val="24"/>
        </w:rPr>
        <w:t xml:space="preserve"> values were </w:t>
      </w:r>
      <w:commentRangeStart w:id="104"/>
      <w:commentRangeStart w:id="105"/>
      <w:r w:rsidRPr="00703517">
        <w:rPr>
          <w:rFonts w:ascii="Times New Roman" w:hAnsi="Times New Roman" w:cs="Times New Roman"/>
          <w:sz w:val="24"/>
          <w:szCs w:val="24"/>
        </w:rPr>
        <w:t>to be drawn</w:t>
      </w:r>
      <w:commentRangeEnd w:id="104"/>
      <w:r w:rsidR="00892228" w:rsidRPr="00703517">
        <w:rPr>
          <w:rStyle w:val="CommentReference"/>
          <w:rFonts w:ascii="Times New Roman" w:hAnsi="Times New Roman" w:cs="Times New Roman"/>
          <w:sz w:val="24"/>
          <w:szCs w:val="24"/>
        </w:rPr>
        <w:commentReference w:id="104"/>
      </w:r>
      <w:commentRangeEnd w:id="105"/>
      <w:r w:rsidR="00B86F94">
        <w:rPr>
          <w:rStyle w:val="CommentReference"/>
        </w:rPr>
        <w:commentReference w:id="105"/>
      </w:r>
      <w:r w:rsidRPr="00703517">
        <w:rPr>
          <w:rFonts w:ascii="Times New Roman" w:hAnsi="Times New Roman" w:cs="Times New Roman"/>
          <w:sz w:val="24"/>
          <w:szCs w:val="24"/>
        </w:rPr>
        <w:t xml:space="preserve"> from normal distributions with a mean of zero and a variance that was estimated </w:t>
      </w:r>
      <w:commentRangeStart w:id="106"/>
      <w:commentRangeStart w:id="107"/>
      <w:r w:rsidRPr="00703517">
        <w:rPr>
          <w:rFonts w:ascii="Times New Roman" w:hAnsi="Times New Roman" w:cs="Times New Roman"/>
          <w:sz w:val="24"/>
          <w:szCs w:val="24"/>
        </w:rPr>
        <w:t>at the parameter level</w:t>
      </w:r>
      <w:r w:rsidR="00B51C08">
        <w:rPr>
          <w:rFonts w:ascii="Times New Roman" w:hAnsi="Times New Roman" w:cs="Times New Roman"/>
          <w:sz w:val="24"/>
          <w:szCs w:val="24"/>
        </w:rPr>
        <w:t xml:space="preserve"> </w:t>
      </w:r>
      <w:commentRangeEnd w:id="106"/>
      <w:r w:rsidR="00FF0798">
        <w:rPr>
          <w:rStyle w:val="CommentReference"/>
        </w:rPr>
        <w:commentReference w:id="106"/>
      </w:r>
      <w:commentRangeEnd w:id="107"/>
      <w:r w:rsidR="009853EA">
        <w:rPr>
          <w:rStyle w:val="CommentReference"/>
        </w:rPr>
        <w:commentReference w:id="107"/>
      </w:r>
      <w:r w:rsidR="00B51C08">
        <w:rPr>
          <w:rFonts w:ascii="Times New Roman" w:hAnsi="Times New Roman" w:cs="Times New Roman"/>
          <w:sz w:val="24"/>
          <w:szCs w:val="24"/>
        </w:rPr>
        <w:t>from a uniform distribution</w:t>
      </w:r>
      <w:r w:rsidRPr="00703517">
        <w:rPr>
          <w:rFonts w:ascii="Times New Roman" w:hAnsi="Times New Roman" w:cs="Times New Roman"/>
          <w:sz w:val="24"/>
          <w:szCs w:val="24"/>
        </w:rPr>
        <w:t xml:space="preserve">. </w:t>
      </w:r>
    </w:p>
    <w:p w14:paraId="3B4F9E6C" w14:textId="2DF04122"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w:t>
      </w:r>
      <w:r w:rsidRPr="00703517">
        <w:rPr>
          <w:rFonts w:ascii="Times New Roman" w:hAnsi="Times New Roman" w:cs="Times New Roman"/>
          <w:sz w:val="24"/>
          <w:szCs w:val="24"/>
        </w:rPr>
        <w:lastRenderedPageBreak/>
        <w:t>combinations, a fixed-effect of occupancy interval on detection (to account for potentially increasing detectability due to modern survey methods and digital platforms such as iNaturalist),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2" w:anchor="0"/>
    </w:p>
    <w:p w14:paraId="00431042" w14:textId="6CB24559"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3"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4"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 (on a linear scale);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w:t>
      </w:r>
      <w:commentRangeStart w:id="108"/>
      <w:commentRangeStart w:id="109"/>
      <w:r w:rsidRPr="00703517">
        <w:rPr>
          <w:rFonts w:ascii="Times New Roman" w:hAnsi="Times New Roman" w:cs="Times New Roman"/>
          <w:sz w:val="24"/>
          <w:szCs w:val="24"/>
        </w:rPr>
        <w:t>For all parameters, we assumed the values were to be drawn from 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commentRangeEnd w:id="108"/>
      <w:r w:rsidR="00FF0798">
        <w:rPr>
          <w:rStyle w:val="CommentReference"/>
        </w:rPr>
        <w:commentReference w:id="108"/>
      </w:r>
      <w:commentRangeEnd w:id="109"/>
      <w:r w:rsidR="00781609">
        <w:rPr>
          <w:rStyle w:val="CommentReference"/>
        </w:rPr>
        <w:commentReference w:id="109"/>
      </w:r>
      <w:r w:rsidRPr="00703517">
        <w:rPr>
          <w:rFonts w:ascii="Times New Roman" w:hAnsi="Times New Roman" w:cs="Times New Roman"/>
          <w:sz w:val="24"/>
          <w:szCs w:val="24"/>
        </w:rPr>
        <w:t xml:space="preserve">Finally, the likelihood in our model was defined by the product of the latent occupancy state (either present or absent per a Bernoulli draw of the calculated occupancy probability </w:t>
      </w:r>
      <w:hyperlink r:id="rId40"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m:rPr>
                  <m:sty m:val="p"/>
                </m:rP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41"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53289780"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 xml:space="preserve">every 100 iterations across four chains for a total of 4,000 samples from the posterior distribution. </w:t>
      </w:r>
      <w:commentRangeStart w:id="110"/>
      <w:commentRangeStart w:id="111"/>
      <w:r w:rsidRPr="00703517">
        <w:rPr>
          <w:rFonts w:ascii="Times New Roman" w:hAnsi="Times New Roman" w:cs="Times New Roman"/>
          <w:sz w:val="24"/>
          <w:szCs w:val="24"/>
        </w:rPr>
        <w:t xml:space="preserve">We assessed convergence </w:t>
      </w:r>
      <w:commentRangeEnd w:id="110"/>
      <w:r w:rsidR="00D4778E">
        <w:rPr>
          <w:rStyle w:val="CommentReference"/>
        </w:rPr>
        <w:commentReference w:id="110"/>
      </w:r>
      <w:commentRangeEnd w:id="111"/>
      <w:r w:rsidR="00C5725F">
        <w:rPr>
          <w:rStyle w:val="CommentReference"/>
        </w:rPr>
        <w:commentReference w:id="111"/>
      </w:r>
      <w:r w:rsidRPr="00703517">
        <w:rPr>
          <w:rFonts w:ascii="Times New Roman" w:hAnsi="Times New Roman" w:cs="Times New Roman"/>
          <w:sz w:val="24"/>
          <w:szCs w:val="24"/>
        </w:rPr>
        <w:t xml:space="preserve">across these chains by examining both Gelman-Rubin diagnostic values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hyperlink r:id="rId42"/>
      <w:r w:rsidRPr="00703517">
        <w:rPr>
          <w:rFonts w:ascii="Times New Roman" w:hAnsi="Times New Roman" w:cs="Times New Roman"/>
          <w:sz w:val="24"/>
          <w:szCs w:val="24"/>
        </w:rPr>
        <w:t xml:space="preserve"> (using 1.1 as a</w:t>
      </w:r>
      <w:r w:rsidR="00E24CE0" w:rsidRPr="00703517">
        <w:rPr>
          <w:rFonts w:ascii="Times New Roman" w:hAnsi="Times New Roman" w:cs="Times New Roman"/>
          <w:sz w:val="24"/>
          <w:szCs w:val="24"/>
        </w:rPr>
        <w:t>n upper</w:t>
      </w:r>
      <w:r w:rsidRPr="00703517">
        <w:rPr>
          <w:rFonts w:ascii="Times New Roman" w:hAnsi="Times New Roman" w:cs="Times New Roman"/>
          <w:sz w:val="24"/>
          <w:szCs w:val="24"/>
        </w:rPr>
        <w:t xml:space="preserve"> threshold), and by visually inspecting the trace plots for all parameters (provided in the Supplementary Material). We used the R packages “jagsUI”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“MCMCvis”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(Youngflesh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to complete the </w:t>
      </w:r>
      <w:r w:rsidRPr="00703517">
        <w:rPr>
          <w:rFonts w:ascii="Times New Roman" w:hAnsi="Times New Roman" w:cs="Times New Roman"/>
          <w:sz w:val="24"/>
          <w:szCs w:val="24"/>
        </w:rPr>
        <w:lastRenderedPageBreak/>
        <w:t xml:space="preserve">majority of this work. </w:t>
      </w:r>
      <w:commentRangeStart w:id="112"/>
      <w:commentRangeStart w:id="113"/>
      <w:commentRangeStart w:id="114"/>
      <w:commentRangeStart w:id="115"/>
      <w:r w:rsidRPr="00703517">
        <w:rPr>
          <w:rFonts w:ascii="Times New Roman" w:hAnsi="Times New Roman" w:cs="Times New Roman"/>
          <w:sz w:val="24"/>
          <w:szCs w:val="24"/>
        </w:rPr>
        <w:t>Visualizations of model performance metrics are included in the Supplemental Material.</w:t>
      </w:r>
      <w:commentRangeEnd w:id="112"/>
      <w:r w:rsidR="009643EB" w:rsidRPr="00703517">
        <w:rPr>
          <w:rStyle w:val="CommentReference"/>
          <w:rFonts w:ascii="Times New Roman" w:hAnsi="Times New Roman" w:cs="Times New Roman"/>
          <w:sz w:val="24"/>
          <w:szCs w:val="24"/>
        </w:rPr>
        <w:commentReference w:id="112"/>
      </w:r>
      <w:commentRangeEnd w:id="113"/>
      <w:r w:rsidR="002D5F3E">
        <w:rPr>
          <w:rStyle w:val="CommentReference"/>
        </w:rPr>
        <w:commentReference w:id="113"/>
      </w:r>
      <w:commentRangeEnd w:id="114"/>
      <w:r w:rsidR="00D4778E">
        <w:rPr>
          <w:rStyle w:val="CommentReference"/>
        </w:rPr>
        <w:commentReference w:id="114"/>
      </w:r>
      <w:commentRangeEnd w:id="115"/>
      <w:r w:rsidR="00C5725F">
        <w:rPr>
          <w:rStyle w:val="CommentReference"/>
        </w:rPr>
        <w:commentReference w:id="115"/>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99D597E" w14:textId="135CF868" w:rsidR="00ED5AF9" w:rsidRDefault="00341DE7" w:rsidP="00D4778E">
      <w:pPr>
        <w:spacing w:before="240" w:line="480" w:lineRule="auto"/>
        <w:ind w:firstLine="720"/>
        <w:jc w:val="both"/>
        <w:rPr>
          <w:rFonts w:ascii="Times New Roman" w:hAnsi="Times New Roman" w:cs="Times New Roman"/>
          <w:sz w:val="24"/>
          <w:szCs w:val="24"/>
        </w:rPr>
      </w:pPr>
      <w:commentRangeStart w:id="116"/>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116"/>
      <w:r w:rsidR="00D4778E">
        <w:rPr>
          <w:rStyle w:val="CommentReference"/>
        </w:rPr>
        <w:commentReference w:id="116"/>
      </w:r>
      <w:r w:rsidR="00D4778E">
        <w:rPr>
          <w:rFonts w:ascii="Times New Roman" w:hAnsi="Times New Roman" w:cs="Times New Roman"/>
          <w:sz w:val="24"/>
          <w:szCs w:val="24"/>
        </w:rPr>
        <w:t>W</w:t>
      </w:r>
      <w:r w:rsidRPr="00703517">
        <w:rPr>
          <w:rFonts w:ascii="Times New Roman" w:hAnsi="Times New Roman" w:cs="Times New Roman"/>
          <w:sz w:val="24"/>
          <w:szCs w:val="24"/>
        </w:rPr>
        <w:t xml:space="preserve">e </w:t>
      </w:r>
      <w:r w:rsidR="00D4778E">
        <w:rPr>
          <w:rFonts w:ascii="Times New Roman" w:hAnsi="Times New Roman" w:cs="Times New Roman"/>
          <w:sz w:val="24"/>
          <w:szCs w:val="24"/>
        </w:rPr>
        <w:t>used our chosen traits (range size,</w:t>
      </w:r>
      <w:r w:rsidR="00D4778E" w:rsidRPr="00703517">
        <w:rPr>
          <w:rFonts w:ascii="Times New Roman" w:hAnsi="Times New Roman" w:cs="Times New Roman"/>
          <w:sz w:val="24"/>
          <w:szCs w:val="24"/>
        </w:rPr>
        <w:t xml:space="preserve"> range-wide</w:t>
      </w:r>
      <w:r w:rsidR="00D4778E">
        <w:rPr>
          <w:rFonts w:ascii="Times New Roman" w:hAnsi="Times New Roman" w:cs="Times New Roman"/>
          <w:sz w:val="24"/>
          <w:szCs w:val="24"/>
        </w:rPr>
        <w:t xml:space="preserve"> mean</w:t>
      </w:r>
      <w:r w:rsidR="00D4778E" w:rsidRPr="00703517">
        <w:rPr>
          <w:rFonts w:ascii="Times New Roman" w:hAnsi="Times New Roman" w:cs="Times New Roman"/>
          <w:sz w:val="24"/>
          <w:szCs w:val="24"/>
        </w:rPr>
        <w:t xml:space="preserve"> temperature</w:t>
      </w:r>
      <w:r w:rsidR="00D4778E">
        <w:rPr>
          <w:rFonts w:ascii="Times New Roman" w:hAnsi="Times New Roman" w:cs="Times New Roman"/>
          <w:sz w:val="24"/>
          <w:szCs w:val="24"/>
        </w:rPr>
        <w:t xml:space="preserve">, </w:t>
      </w:r>
      <w:r w:rsidR="00D4778E" w:rsidRPr="00703517">
        <w:rPr>
          <w:rFonts w:ascii="Times New Roman" w:hAnsi="Times New Roman" w:cs="Times New Roman"/>
          <w:sz w:val="24"/>
          <w:szCs w:val="24"/>
        </w:rPr>
        <w:t xml:space="preserve">wingspan, host plant family breadth, overwintering life-stage, and disturbance </w:t>
      </w:r>
      <w:r w:rsidR="00D4778E">
        <w:rPr>
          <w:rFonts w:ascii="Times New Roman" w:hAnsi="Times New Roman" w:cs="Times New Roman"/>
          <w:sz w:val="24"/>
          <w:szCs w:val="24"/>
        </w:rPr>
        <w:t>tolerance</w:t>
      </w:r>
      <w:r w:rsidR="00D4778E" w:rsidRPr="00703517">
        <w:rPr>
          <w:rFonts w:ascii="Times New Roman" w:hAnsi="Times New Roman" w:cs="Times New Roman"/>
          <w:sz w:val="24"/>
          <w:szCs w:val="24"/>
        </w:rPr>
        <w:t xml:space="preserve"> </w:t>
      </w:r>
      <w:r w:rsidR="00D4778E">
        <w:rPr>
          <w:rFonts w:ascii="Times New Roman" w:hAnsi="Times New Roman" w:cs="Times New Roman"/>
          <w:sz w:val="24"/>
          <w:szCs w:val="24"/>
        </w:rPr>
        <w:t xml:space="preserve">to examine if any were associated with mean expected </w:t>
      </w:r>
      <w:r w:rsidRPr="00703517">
        <w:rPr>
          <w:rFonts w:ascii="Times New Roman" w:hAnsi="Times New Roman" w:cs="Times New Roman"/>
          <w:sz w:val="24"/>
          <w:szCs w:val="24"/>
        </w:rPr>
        <w:t>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w:t>
      </w:r>
      <w:ins w:id="117" w:author="Vaughn Shirey" w:date="2023-04-02T16:58:00Z">
        <w:r w:rsidR="00C5725F">
          <w:rPr>
            <w:rFonts w:ascii="Times New Roman" w:hAnsi="Times New Roman" w:cs="Times New Roman"/>
            <w:sz w:val="24"/>
            <w:szCs w:val="24"/>
          </w:rPr>
          <w:t>.</w:t>
        </w:r>
      </w:ins>
      <w:r w:rsidR="00D4778E">
        <w:rPr>
          <w:rFonts w:ascii="Times New Roman" w:hAnsi="Times New Roman" w:cs="Times New Roman"/>
          <w:sz w:val="24"/>
          <w:szCs w:val="24"/>
        </w:rPr>
        <w:t xml:space="preserve">   </w:t>
      </w:r>
      <w:r w:rsidR="00CA62B1">
        <w:rPr>
          <w:rFonts w:ascii="Times New Roman" w:hAnsi="Times New Roman" w:cs="Times New Roman"/>
          <w:sz w:val="24"/>
          <w:szCs w:val="24"/>
        </w:rPr>
        <w:t xml:space="preserve">Our first model, Model A, or </w:t>
      </w:r>
      <w:r w:rsidR="00D4778E">
        <w:rPr>
          <w:rFonts w:ascii="Times New Roman" w:hAnsi="Times New Roman" w:cs="Times New Roman"/>
          <w:sz w:val="24"/>
          <w:szCs w:val="24"/>
        </w:rPr>
        <w:t xml:space="preserve">our </w:t>
      </w:r>
      <w:r w:rsidR="00CA62B1">
        <w:rPr>
          <w:rFonts w:ascii="Times New Roman" w:hAnsi="Times New Roman" w:cs="Times New Roman"/>
          <w:sz w:val="24"/>
          <w:szCs w:val="24"/>
        </w:rPr>
        <w:t xml:space="preserve">ecological “null” model, is an intercept-only model that assumes occupancy trend is best predicted by </w:t>
      </w:r>
      <w:commentRangeStart w:id="118"/>
      <w:commentRangeStart w:id="119"/>
      <w:r w:rsidR="00CA62B1">
        <w:rPr>
          <w:rFonts w:ascii="Times New Roman" w:hAnsi="Times New Roman" w:cs="Times New Roman"/>
          <w:sz w:val="24"/>
          <w:szCs w:val="24"/>
        </w:rPr>
        <w:t>a singular mean value</w:t>
      </w:r>
      <w:commentRangeEnd w:id="118"/>
      <w:r w:rsidR="00D4778E">
        <w:rPr>
          <w:rStyle w:val="CommentReference"/>
        </w:rPr>
        <w:commentReference w:id="118"/>
      </w:r>
      <w:commentRangeEnd w:id="119"/>
      <w:r w:rsidR="00781609">
        <w:rPr>
          <w:rStyle w:val="CommentReference"/>
        </w:rPr>
        <w:commentReference w:id="119"/>
      </w:r>
      <w:r w:rsidR="00CA62B1">
        <w:rPr>
          <w:rFonts w:ascii="Times New Roman" w:hAnsi="Times New Roman" w:cs="Times New Roman"/>
          <w:sz w:val="24"/>
          <w:szCs w:val="24"/>
        </w:rPr>
        <w:t xml:space="preserve"> across all species.</w:t>
      </w:r>
      <w:ins w:id="120" w:author="Vaughn Shirey" w:date="2023-04-02T16:58:00Z">
        <w:r w:rsidR="00C5725F">
          <w:rPr>
            <w:rFonts w:ascii="Times New Roman" w:hAnsi="Times New Roman" w:cs="Times New Roman"/>
            <w:sz w:val="24"/>
            <w:szCs w:val="24"/>
          </w:rPr>
          <w:t xml:space="preserve"> In other words, this model assumes that no trait is better able to account for </w:t>
        </w:r>
      </w:ins>
      <w:ins w:id="121" w:author="Vaughn Shirey" w:date="2023-04-02T16:59:00Z">
        <w:r w:rsidR="00C5725F">
          <w:rPr>
            <w:rFonts w:ascii="Times New Roman" w:hAnsi="Times New Roman" w:cs="Times New Roman"/>
            <w:sz w:val="24"/>
            <w:szCs w:val="24"/>
          </w:rPr>
          <w:t>differences in species-specific occupancy trends.</w:t>
        </w:r>
      </w:ins>
      <w:r w:rsidR="00CA62B1">
        <w:rPr>
          <w:rFonts w:ascii="Times New Roman" w:hAnsi="Times New Roman" w:cs="Times New Roman"/>
          <w:sz w:val="24"/>
          <w:szCs w:val="24"/>
        </w:rPr>
        <w:t xml:space="preserve"> To this model, we added species-specific intercept terms</w:t>
      </w:r>
      <w:r w:rsidR="009F4883">
        <w:rPr>
          <w:rFonts w:ascii="Times New Roman" w:hAnsi="Times New Roman" w:cs="Times New Roman"/>
          <w:sz w:val="24"/>
          <w:szCs w:val="24"/>
        </w:rPr>
        <w:t xml:space="preserve"> that are correlated </w:t>
      </w:r>
      <w:commentRangeStart w:id="122"/>
      <w:commentRangeStart w:id="123"/>
      <w:r w:rsidR="009F4883">
        <w:rPr>
          <w:rFonts w:ascii="Times New Roman" w:hAnsi="Times New Roman" w:cs="Times New Roman"/>
          <w:sz w:val="24"/>
          <w:szCs w:val="24"/>
        </w:rPr>
        <w:t>by a variance-covariance matrix from our phylogeny</w:t>
      </w:r>
      <w:commentRangeEnd w:id="122"/>
      <w:r w:rsidR="00D4778E">
        <w:rPr>
          <w:rStyle w:val="CommentReference"/>
        </w:rPr>
        <w:commentReference w:id="122"/>
      </w:r>
      <w:commentRangeEnd w:id="123"/>
      <w:r w:rsidR="00C5725F">
        <w:rPr>
          <w:rStyle w:val="CommentReference"/>
        </w:rPr>
        <w:commentReference w:id="123"/>
      </w:r>
      <w:r w:rsidR="00D4778E">
        <w:rPr>
          <w:rFonts w:ascii="Times New Roman" w:hAnsi="Times New Roman" w:cs="Times New Roman"/>
          <w:sz w:val="24"/>
          <w:szCs w:val="24"/>
        </w:rPr>
        <w:t xml:space="preserve"> (Model B,</w:t>
      </w:r>
      <w:r w:rsidR="00C5725F">
        <w:rPr>
          <w:rFonts w:ascii="Times New Roman" w:hAnsi="Times New Roman" w:cs="Times New Roman"/>
          <w:sz w:val="24"/>
          <w:szCs w:val="24"/>
        </w:rPr>
        <w:t xml:space="preserve"> </w:t>
      </w:r>
      <w:r w:rsidR="00CA62B1">
        <w:rPr>
          <w:rFonts w:ascii="Times New Roman" w:hAnsi="Times New Roman" w:cs="Times New Roman"/>
          <w:sz w:val="24"/>
          <w:szCs w:val="24"/>
        </w:rPr>
        <w:t>the “null + phylogenetic intercept” model</w:t>
      </w:r>
      <w:r w:rsidR="00C5725F">
        <w:rPr>
          <w:rFonts w:ascii="Times New Roman" w:hAnsi="Times New Roman" w:cs="Times New Roman"/>
          <w:sz w:val="24"/>
          <w:szCs w:val="24"/>
        </w:rPr>
        <w:t>)</w:t>
      </w:r>
      <w:r w:rsidR="00CA62B1">
        <w:rPr>
          <w:rFonts w:ascii="Times New Roman" w:hAnsi="Times New Roman" w:cs="Times New Roman"/>
          <w:sz w:val="24"/>
          <w:szCs w:val="24"/>
        </w:rPr>
        <w:t xml:space="preserve">.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 xml:space="preserve">The </w:t>
      </w:r>
      <w:r w:rsidR="00D4778E">
        <w:rPr>
          <w:rFonts w:ascii="Times New Roman" w:hAnsi="Times New Roman" w:cs="Times New Roman"/>
          <w:sz w:val="24"/>
          <w:szCs w:val="24"/>
        </w:rPr>
        <w:t xml:space="preserve">additional </w:t>
      </w:r>
      <w:r w:rsidR="0033613A">
        <w:rPr>
          <w:rFonts w:ascii="Times New Roman" w:hAnsi="Times New Roman" w:cs="Times New Roman"/>
          <w:sz w:val="24"/>
          <w:szCs w:val="24"/>
        </w:rPr>
        <w:t xml:space="preserve">models (Models C-N) follow a similar structure but in these </w:t>
      </w:r>
      <w:r w:rsidR="00855E8C">
        <w:rPr>
          <w:rFonts w:ascii="Times New Roman" w:hAnsi="Times New Roman" w:cs="Times New Roman"/>
          <w:sz w:val="24"/>
          <w:szCs w:val="24"/>
        </w:rPr>
        <w:t>cases,</w:t>
      </w:r>
      <w:r w:rsidR="0033613A">
        <w:rPr>
          <w:rFonts w:ascii="Times New Roman" w:hAnsi="Times New Roman" w:cs="Times New Roman"/>
          <w:sz w:val="24"/>
          <w:szCs w:val="24"/>
        </w:rPr>
        <w:t xml:space="preserve">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trait(s) that</w:t>
      </w:r>
      <w:r w:rsidR="00EB50E6">
        <w:rPr>
          <w:rFonts w:ascii="Times New Roman" w:hAnsi="Times New Roman" w:cs="Times New Roman"/>
          <w:sz w:val="24"/>
          <w:szCs w:val="24"/>
        </w:rPr>
        <w:t xml:space="preserve"> we believe may be especially informative for predicting occupancy trend</w:t>
      </w:r>
      <w:r w:rsidR="009C197A">
        <w:rPr>
          <w:rFonts w:ascii="Times New Roman" w:hAnsi="Times New Roman" w:cs="Times New Roman"/>
          <w:sz w:val="24"/>
          <w:szCs w:val="24"/>
        </w:rPr>
        <w:t xml:space="preserve"> and implemented each combination both with or without phylogenetic intercept terms</w:t>
      </w:r>
      <w:r w:rsidR="00EB50E6">
        <w:rPr>
          <w:rFonts w:ascii="Times New Roman" w:hAnsi="Times New Roman" w:cs="Times New Roman"/>
          <w:sz w:val="24"/>
          <w:szCs w:val="24"/>
        </w:rPr>
        <w:t xml:space="preserve">. </w:t>
      </w:r>
      <w:ins w:id="124" w:author="Vaughn Shirey" w:date="2023-04-02T18:56:00Z">
        <w:r w:rsidR="00737773">
          <w:rPr>
            <w:rFonts w:ascii="Times New Roman" w:hAnsi="Times New Roman" w:cs="Times New Roman"/>
            <w:sz w:val="24"/>
            <w:szCs w:val="24"/>
          </w:rPr>
          <w:t>Table 1 describes each of these models</w:t>
        </w:r>
      </w:ins>
      <w:ins w:id="125" w:author="Vaughn Shirey" w:date="2023-04-02T18:57:00Z">
        <w:r w:rsidR="00737773">
          <w:rPr>
            <w:rFonts w:ascii="Times New Roman" w:hAnsi="Times New Roman" w:cs="Times New Roman"/>
            <w:sz w:val="24"/>
            <w:szCs w:val="24"/>
          </w:rPr>
          <w:t xml:space="preserve"> and provides relevant background for the selection of trait information</w:t>
        </w:r>
      </w:ins>
      <w:r w:rsidR="001F75E5">
        <w:rPr>
          <w:rFonts w:ascii="Times New Roman" w:hAnsi="Times New Roman" w:cs="Times New Roman"/>
          <w:sz w:val="24"/>
          <w:szCs w:val="24"/>
        </w:rPr>
        <w:t>.</w:t>
      </w:r>
    </w:p>
    <w:p w14:paraId="7F90E067" w14:textId="30A5D55B"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 xml:space="preserve">e then </w:t>
      </w:r>
      <w:commentRangeStart w:id="126"/>
      <w:commentRangeStart w:id="127"/>
      <w:r w:rsidRPr="00703517">
        <w:rPr>
          <w:rFonts w:ascii="Times New Roman" w:hAnsi="Times New Roman" w:cs="Times New Roman"/>
          <w:sz w:val="24"/>
          <w:szCs w:val="24"/>
        </w:rPr>
        <w:t>compared the</w:t>
      </w:r>
      <w:r>
        <w:rPr>
          <w:rFonts w:ascii="Times New Roman" w:hAnsi="Times New Roman" w:cs="Times New Roman"/>
          <w:sz w:val="24"/>
          <w:szCs w:val="24"/>
        </w:rPr>
        <w:t>m</w:t>
      </w:r>
      <w:ins w:id="128" w:author="Vaughn Shirey" w:date="2023-04-02T17:01:00Z">
        <w:r w:rsidR="00B07828">
          <w:rPr>
            <w:rFonts w:ascii="Times New Roman" w:hAnsi="Times New Roman" w:cs="Times New Roman"/>
            <w:sz w:val="24"/>
            <w:szCs w:val="24"/>
          </w:rPr>
          <w:t xml:space="preserve"> to each other</w:t>
        </w:r>
      </w:ins>
      <w:r w:rsidRPr="00703517">
        <w:rPr>
          <w:rFonts w:ascii="Times New Roman" w:hAnsi="Times New Roman" w:cs="Times New Roman"/>
          <w:sz w:val="24"/>
          <w:szCs w:val="24"/>
        </w:rPr>
        <w:t xml:space="preserve"> </w:t>
      </w:r>
      <w:commentRangeEnd w:id="126"/>
      <w:r w:rsidR="009C197A">
        <w:rPr>
          <w:rStyle w:val="CommentReference"/>
        </w:rPr>
        <w:commentReference w:id="126"/>
      </w:r>
      <w:commentRangeEnd w:id="127"/>
      <w:r w:rsidR="002156EB">
        <w:rPr>
          <w:rStyle w:val="CommentReference"/>
        </w:rPr>
        <w:commentReference w:id="127"/>
      </w:r>
      <w:r w:rsidRPr="00703517">
        <w:rPr>
          <w:rFonts w:ascii="Times New Roman" w:hAnsi="Times New Roman" w:cs="Times New Roman"/>
          <w:sz w:val="24"/>
          <w:szCs w:val="24"/>
        </w:rPr>
        <w:t xml:space="preserve">using leave-one-out (LOO) cross-validation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w:t>
      </w:r>
      <w:r w:rsidR="00932157">
        <w:rPr>
          <w:rFonts w:ascii="Times New Roman" w:hAnsi="Times New Roman" w:cs="Times New Roman"/>
          <w:sz w:val="24"/>
          <w:szCs w:val="24"/>
        </w:rPr>
        <w:lastRenderedPageBreak/>
        <w:t xml:space="preserve">measure of predictive </w:t>
      </w:r>
      <w:ins w:id="129" w:author="Vaughn Shirey" w:date="2023-04-04T13:46:00Z">
        <w:r w:rsidR="002156EB">
          <w:rPr>
            <w:rFonts w:ascii="Times New Roman" w:hAnsi="Times New Roman" w:cs="Times New Roman"/>
            <w:sz w:val="24"/>
            <w:szCs w:val="24"/>
          </w:rPr>
          <w:t>capacity</w:t>
        </w:r>
      </w:ins>
      <w:commentRangeStart w:id="130"/>
      <w:commentRangeStart w:id="131"/>
      <w:del w:id="132" w:author="Vaughn Shirey" w:date="2023-04-04T13:46:00Z">
        <w:r w:rsidR="00420B36" w:rsidDel="002156EB">
          <w:rPr>
            <w:rFonts w:ascii="Times New Roman" w:hAnsi="Times New Roman" w:cs="Times New Roman"/>
            <w:sz w:val="24"/>
            <w:szCs w:val="24"/>
          </w:rPr>
          <w:delText>accur</w:delText>
        </w:r>
      </w:del>
      <w:del w:id="133" w:author="Vaughn Shirey" w:date="2023-04-04T13:45:00Z">
        <w:r w:rsidR="00420B36" w:rsidDel="002156EB">
          <w:rPr>
            <w:rFonts w:ascii="Times New Roman" w:hAnsi="Times New Roman" w:cs="Times New Roman"/>
            <w:sz w:val="24"/>
            <w:szCs w:val="24"/>
          </w:rPr>
          <w:delText>acy</w:delText>
        </w:r>
        <w:commentRangeEnd w:id="130"/>
        <w:r w:rsidR="009C197A" w:rsidDel="002156EB">
          <w:rPr>
            <w:rStyle w:val="CommentReference"/>
          </w:rPr>
          <w:commentReference w:id="130"/>
        </w:r>
      </w:del>
      <w:commentRangeEnd w:id="131"/>
      <w:r w:rsidR="002156EB">
        <w:rPr>
          <w:rStyle w:val="CommentReference"/>
        </w:rPr>
        <w:commentReference w:id="131"/>
      </w:r>
      <w:del w:id="134" w:author="Vaughn Shirey" w:date="2023-04-04T13:45:00Z">
        <w:r w:rsidR="005835CF" w:rsidDel="002156EB">
          <w:rPr>
            <w:rFonts w:ascii="Times New Roman" w:hAnsi="Times New Roman" w:cs="Times New Roman"/>
            <w:sz w:val="24"/>
            <w:szCs w:val="24"/>
          </w:rPr>
          <w:delText xml:space="preserve"> </w:delText>
        </w:r>
      </w:del>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Pagel’s </w:t>
      </w:r>
      <w:hyperlink r:id="rId43" w:anchor="0">
        <w:r w:rsidRPr="00703517">
          <w:rPr>
            <w:rFonts w:ascii="Times New Roman" w:hAnsi="Times New Roman" w:cs="Times New Roman"/>
            <w:noProof/>
            <w:sz w:val="24"/>
            <w:szCs w:val="24"/>
            <w:lang w:val="en-US"/>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w:t>
      </w:r>
      <w:r w:rsidR="00AA3281">
        <w:rPr>
          <w:rFonts w:ascii="Times New Roman" w:hAnsi="Times New Roman" w:cs="Times New Roman"/>
          <w:sz w:val="24"/>
          <w:szCs w:val="24"/>
        </w:rPr>
        <w:t xml:space="preserve"> post-hoc</w:t>
      </w:r>
      <w:r w:rsidRPr="00703517">
        <w:rPr>
          <w:rFonts w:ascii="Times New Roman" w:hAnsi="Times New Roman" w:cs="Times New Roman"/>
          <w:sz w:val="24"/>
          <w:szCs w:val="24"/>
        </w:rPr>
        <w:t xml:space="preserve"> models for 200,000 iterations, discarding 100,000 as “burn-in” and thinning by 50 across four chains for a total of 4,000 samples from the posterior. We </w:t>
      </w:r>
      <w:r w:rsidR="00AA3281">
        <w:rPr>
          <w:rFonts w:ascii="Times New Roman" w:hAnsi="Times New Roman" w:cs="Times New Roman"/>
          <w:sz w:val="24"/>
          <w:szCs w:val="24"/>
        </w:rPr>
        <w:t xml:space="preserve">again </w:t>
      </w:r>
      <w:r w:rsidRPr="00703517">
        <w:rPr>
          <w:rFonts w:ascii="Times New Roman" w:hAnsi="Times New Roman" w:cs="Times New Roman"/>
          <w:sz w:val="24"/>
          <w:szCs w:val="24"/>
        </w:rPr>
        <w:t>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w:t>
      </w:r>
      <w:r w:rsidR="00AA3281">
        <w:rPr>
          <w:rFonts w:ascii="Times New Roman" w:hAnsi="Times New Roman" w:cs="Times New Roman"/>
          <w:sz w:val="24"/>
          <w:szCs w:val="24"/>
        </w:rPr>
        <w:t>all</w:t>
      </w:r>
      <w:r w:rsidR="00954216">
        <w:rPr>
          <w:rFonts w:ascii="Times New Roman" w:hAnsi="Times New Roman" w:cs="Times New Roman"/>
          <w:sz w:val="24"/>
          <w:szCs w:val="24"/>
        </w:rPr>
        <w:t xml:space="preserve"> model </w:t>
      </w:r>
      <w:r w:rsidR="00B85326">
        <w:rPr>
          <w:rFonts w:ascii="Times New Roman" w:hAnsi="Times New Roman" w:cs="Times New Roman"/>
          <w:sz w:val="24"/>
          <w:szCs w:val="24"/>
        </w:rPr>
        <w:t xml:space="preserve">code and </w:t>
      </w:r>
      <w:r w:rsidR="00AA3281">
        <w:rPr>
          <w:rFonts w:ascii="Times New Roman" w:hAnsi="Times New Roman" w:cs="Times New Roman"/>
          <w:sz w:val="24"/>
          <w:szCs w:val="24"/>
        </w:rPr>
        <w:t xml:space="preserve">complete data files used in </w:t>
      </w:r>
      <w:r w:rsidR="00B85326">
        <w:rPr>
          <w:rFonts w:ascii="Times New Roman" w:hAnsi="Times New Roman" w:cs="Times New Roman"/>
          <w:sz w:val="24"/>
          <w:szCs w:val="24"/>
        </w:rPr>
        <w:t xml:space="preserve">our entire </w:t>
      </w:r>
      <w:r w:rsidR="00AA3281">
        <w:rPr>
          <w:rFonts w:ascii="Times New Roman" w:hAnsi="Times New Roman" w:cs="Times New Roman"/>
          <w:sz w:val="24"/>
          <w:szCs w:val="24"/>
        </w:rPr>
        <w:t xml:space="preserve">analyses </w:t>
      </w:r>
      <w:r w:rsidR="00954216">
        <w:rPr>
          <w:rFonts w:ascii="Times New Roman" w:hAnsi="Times New Roman" w:cs="Times New Roman"/>
          <w:sz w:val="24"/>
          <w:szCs w:val="24"/>
        </w:rPr>
        <w:t xml:space="preserve">via GitHub </w:t>
      </w:r>
      <w:r w:rsidR="006961EB">
        <w:rPr>
          <w:rFonts w:ascii="Times New Roman" w:hAnsi="Times New Roman" w:cs="Times New Roman"/>
          <w:sz w:val="24"/>
          <w:szCs w:val="24"/>
        </w:rPr>
        <w:t>(</w:t>
      </w:r>
      <w:hyperlink r:id="rId45"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r w:rsidR="00C864EB">
        <w:rPr>
          <w:rFonts w:ascii="Times New Roman" w:hAnsi="Times New Roman" w:cs="Times New Roman"/>
          <w:sz w:val="24"/>
          <w:szCs w:val="24"/>
        </w:rPr>
        <w:t>DataDryad</w:t>
      </w:r>
      <w:ins w:id="135" w:author="lr354.la" w:date="2023-04-02T13:10:00Z">
        <w:r w:rsidR="00AA3281">
          <w:rPr>
            <w:rFonts w:ascii="Times New Roman" w:hAnsi="Times New Roman" w:cs="Times New Roman"/>
            <w:sz w:val="24"/>
            <w:szCs w:val="24"/>
          </w:rPr>
          <w:t xml:space="preserve"> </w:t>
        </w:r>
        <w:commentRangeStart w:id="136"/>
        <w:r w:rsidR="00AA3281">
          <w:rPr>
            <w:rFonts w:ascii="Times New Roman" w:hAnsi="Times New Roman" w:cs="Times New Roman"/>
            <w:sz w:val="24"/>
            <w:szCs w:val="24"/>
          </w:rPr>
          <w:t>(is there a DOI you can refer to here when posted?)</w:t>
        </w:r>
      </w:ins>
      <w:r w:rsidR="00954216">
        <w:rPr>
          <w:rFonts w:ascii="Times New Roman" w:hAnsi="Times New Roman" w:cs="Times New Roman"/>
          <w:sz w:val="24"/>
          <w:szCs w:val="24"/>
        </w:rPr>
        <w:t>.</w:t>
      </w:r>
      <w:commentRangeEnd w:id="136"/>
      <w:r w:rsidR="00B07828">
        <w:rPr>
          <w:rStyle w:val="CommentReference"/>
        </w:rPr>
        <w:commentReference w:id="136"/>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3C138A62"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commentRangeStart w:id="137"/>
      <w:commentRangeStart w:id="138"/>
      <w:commentRangeStart w:id="139"/>
      <w:commentRangeStart w:id="140"/>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commentRangeEnd w:id="137"/>
      <w:r w:rsidR="00485B0D" w:rsidRPr="00703517">
        <w:rPr>
          <w:rStyle w:val="CommentReference"/>
          <w:rFonts w:ascii="Times New Roman" w:hAnsi="Times New Roman" w:cs="Times New Roman"/>
          <w:sz w:val="24"/>
          <w:szCs w:val="24"/>
        </w:rPr>
        <w:commentReference w:id="137"/>
      </w:r>
      <w:commentRangeEnd w:id="138"/>
      <w:r w:rsidR="00200047">
        <w:rPr>
          <w:rStyle w:val="CommentReference"/>
        </w:rPr>
        <w:commentReference w:id="138"/>
      </w:r>
      <w:commentRangeEnd w:id="139"/>
      <w:r w:rsidR="00AA3281">
        <w:rPr>
          <w:rStyle w:val="CommentReference"/>
        </w:rPr>
        <w:commentReference w:id="139"/>
      </w:r>
      <w:commentRangeEnd w:id="140"/>
      <w:r w:rsidR="001F348F">
        <w:rPr>
          <w:rStyle w:val="CommentReference"/>
        </w:rPr>
        <w:commentReference w:id="140"/>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716009">
        <w:rPr>
          <w:rFonts w:ascii="Times New Roman" w:hAnsi="Times New Roman" w:cs="Times New Roman"/>
          <w:sz w:val="24"/>
          <w:szCs w:val="24"/>
        </w:rPr>
        <w:t>On</w:t>
      </w:r>
      <w:r w:rsidR="006B0312" w:rsidRPr="00703517">
        <w:rPr>
          <w:rFonts w:ascii="Times New Roman" w:hAnsi="Times New Roman" w:cs="Times New Roman"/>
          <w:sz w:val="24"/>
          <w:szCs w:val="24"/>
        </w:rPr>
        <w:t xml:space="preserve"> </w:t>
      </w:r>
      <w:r w:rsidR="00B70974">
        <w:rPr>
          <w:rFonts w:ascii="Times New Roman" w:hAnsi="Times New Roman" w:cs="Times New Roman"/>
          <w:sz w:val="24"/>
          <w:szCs w:val="24"/>
        </w:rPr>
        <w:t>average</w:t>
      </w:r>
      <w:r w:rsidR="00716009">
        <w:rPr>
          <w:rFonts w:ascii="Times New Roman" w:hAnsi="Times New Roman" w:cs="Times New Roman"/>
          <w:sz w:val="24"/>
          <w:szCs w:val="24"/>
        </w:rPr>
        <w:t>,</w:t>
      </w:r>
      <w:r w:rsidR="00B70974">
        <w:rPr>
          <w:rFonts w:ascii="Times New Roman" w:hAnsi="Times New Roman" w:cs="Times New Roman"/>
          <w:sz w:val="24"/>
          <w:szCs w:val="24"/>
        </w:rPr>
        <w:t xml:space="preserve"> </w:t>
      </w:r>
      <w:r w:rsidR="006B0312" w:rsidRPr="00703517">
        <w:rPr>
          <w:rFonts w:ascii="Times New Roman" w:hAnsi="Times New Roman" w:cs="Times New Roman"/>
          <w:sz w:val="24"/>
          <w:szCs w:val="24"/>
        </w:rPr>
        <w:t>occupancy probability increased with increasing minimum temperature</w:t>
      </w:r>
      <w:r w:rsidR="00716009">
        <w:rPr>
          <w:rFonts w:ascii="Times New Roman" w:hAnsi="Times New Roman" w:cs="Times New Roman"/>
          <w:sz w:val="24"/>
          <w:szCs w:val="24"/>
        </w:rPr>
        <w:t>s</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 xml:space="preserve">for </w:t>
      </w:r>
      <w:r w:rsidR="00500E3C">
        <w:rPr>
          <w:rFonts w:ascii="Times New Roman" w:hAnsi="Times New Roman" w:cs="Times New Roman"/>
          <w:sz w:val="24"/>
          <w:szCs w:val="24"/>
        </w:rPr>
        <w:t xml:space="preserve">the </w:t>
      </w:r>
      <w:commentRangeStart w:id="141"/>
      <w:r w:rsidR="00500E3C">
        <w:rPr>
          <w:rFonts w:ascii="Times New Roman" w:hAnsi="Times New Roman" w:cs="Times New Roman"/>
          <w:sz w:val="24"/>
          <w:szCs w:val="24"/>
        </w:rPr>
        <w:t>majority</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of warm-adapted</w:t>
      </w:r>
      <w:r w:rsidR="00716009"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 xml:space="preserve">species </w:t>
      </w:r>
      <w:commentRangeEnd w:id="141"/>
      <w:r w:rsidR="00716009">
        <w:rPr>
          <w:rStyle w:val="CommentReference"/>
        </w:rPr>
        <w:commentReference w:id="141"/>
      </w:r>
      <w:r w:rsidR="006B0312" w:rsidRPr="00703517">
        <w:rPr>
          <w:rFonts w:ascii="Times New Roman" w:hAnsi="Times New Roman" w:cs="Times New Roman"/>
          <w:sz w:val="24"/>
          <w:szCs w:val="24"/>
        </w:rPr>
        <w:t>(</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5E1B0C">
        <w:rPr>
          <w:rFonts w:ascii="Times New Roman" w:hAnsi="Times New Roman" w:cs="Times New Roman"/>
          <w:sz w:val="24"/>
          <w:szCs w:val="24"/>
        </w:rPr>
        <w:t>Intuitively</w:t>
      </w:r>
      <w:r w:rsidR="003E6D60">
        <w:rPr>
          <w:rFonts w:ascii="Times New Roman" w:hAnsi="Times New Roman" w:cs="Times New Roman"/>
          <w:sz w:val="24"/>
          <w:szCs w:val="24"/>
        </w:rPr>
        <w:t xml:space="preserve">, warm-associated species showed the greatest positive response to increases in minimum temperature and cold-associated species showed acute declines in their response (Figure 2); however, modeled results also showed and unexpected reversal in response for cold-associated species when temperatures increase (Figure 2), although confidence was much lower for that response. </w:t>
      </w:r>
      <w:r w:rsidRPr="00703517">
        <w:rPr>
          <w:rFonts w:ascii="Times New Roman" w:hAnsi="Times New Roman" w:cs="Times New Roman"/>
          <w:sz w:val="24"/>
          <w:szCs w:val="24"/>
        </w:rPr>
        <w:t xml:space="preserve">Notably, several cold-adapted species exhibit average occupancy declines across their modeled ranges including </w:t>
      </w:r>
      <w:r w:rsidRPr="00703517">
        <w:rPr>
          <w:rFonts w:ascii="Times New Roman" w:hAnsi="Times New Roman" w:cs="Times New Roman"/>
          <w:i/>
          <w:sz w:val="24"/>
          <w:szCs w:val="24"/>
        </w:rPr>
        <w:t xml:space="preserve">Boloria freija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chariclea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lastRenderedPageBreak/>
        <w:t>Boloria eunomia</w:t>
      </w:r>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r w:rsidRPr="00703517">
        <w:rPr>
          <w:rFonts w:ascii="Times New Roman" w:hAnsi="Times New Roman" w:cs="Times New Roman"/>
          <w:i/>
          <w:sz w:val="24"/>
          <w:szCs w:val="24"/>
        </w:rPr>
        <w:t xml:space="preserve">Agriades glandon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have, in general, exhibited 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rapae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r w:rsidR="00A2564E" w:rsidRPr="00703517">
        <w:rPr>
          <w:rFonts w:ascii="Times New Roman" w:hAnsi="Times New Roman" w:cs="Times New Roman"/>
          <w:i/>
          <w:iCs/>
          <w:sz w:val="24"/>
          <w:szCs w:val="24"/>
        </w:rPr>
        <w:t xml:space="preserve">Pterourus rutulus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r w:rsidRPr="00703517">
        <w:rPr>
          <w:rFonts w:ascii="Times New Roman" w:hAnsi="Times New Roman" w:cs="Times New Roman"/>
          <w:i/>
          <w:sz w:val="24"/>
          <w:szCs w:val="24"/>
        </w:rPr>
        <w:t>Cercyonis pegala</w:t>
      </w:r>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r w:rsidRPr="00703517">
        <w:rPr>
          <w:rFonts w:ascii="Times New Roman" w:hAnsi="Times New Roman" w:cs="Times New Roman"/>
          <w:i/>
          <w:sz w:val="24"/>
          <w:szCs w:val="24"/>
        </w:rPr>
        <w:t xml:space="preserve">Coenonympha tullia </w:t>
      </w:r>
      <w:r w:rsidRPr="00703517">
        <w:rPr>
          <w:rFonts w:ascii="Times New Roman" w:hAnsi="Times New Roman" w:cs="Times New Roman"/>
          <w:sz w:val="24"/>
          <w:szCs w:val="24"/>
        </w:rPr>
        <w:t xml:space="preserve">(COETUL) and </w:t>
      </w:r>
      <w:r w:rsidRPr="00703517">
        <w:rPr>
          <w:rFonts w:ascii="Times New Roman" w:hAnsi="Times New Roman" w:cs="Times New Roman"/>
          <w:i/>
          <w:sz w:val="24"/>
          <w:szCs w:val="24"/>
        </w:rPr>
        <w:t xml:space="preserve">Glaucopsyche lygdamus </w:t>
      </w:r>
      <w:r w:rsidRPr="00703517">
        <w:rPr>
          <w:rFonts w:ascii="Times New Roman" w:hAnsi="Times New Roman" w:cs="Times New Roman"/>
          <w:sz w:val="24"/>
          <w:szCs w:val="24"/>
        </w:rPr>
        <w:t xml:space="preserve">(GLALYG). </w:t>
      </w:r>
    </w:p>
    <w:p w14:paraId="34C383E7" w14:textId="4B3D9C15"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C7208A" w:rsidRPr="00703517">
        <w:rPr>
          <w:rFonts w:ascii="Times New Roman" w:hAnsi="Times New Roman" w:cs="Times New Roman"/>
          <w:sz w:val="24"/>
          <w:szCs w:val="24"/>
        </w:rPr>
        <w:t>average</w:t>
      </w:r>
      <w:r w:rsidRPr="00703517">
        <w:rPr>
          <w:rFonts w:ascii="Times New Roman" w:hAnsi="Times New Roman" w:cs="Times New Roman"/>
          <w:sz w:val="24"/>
          <w:szCs w:val="24"/>
        </w:rPr>
        <w:t xml:space="preserve"> northern occupancy shifts are greater than southern shifts for 60 species compared to 29 species where </w:t>
      </w:r>
      <w:r w:rsidR="00E5426A" w:rsidRPr="00703517">
        <w:rPr>
          <w:rFonts w:ascii="Times New Roman" w:hAnsi="Times New Roman" w:cs="Times New Roman"/>
          <w:sz w:val="24"/>
          <w:szCs w:val="24"/>
        </w:rPr>
        <w:t xml:space="preserve">average </w:t>
      </w:r>
      <w:r w:rsidRPr="00703517">
        <w:rPr>
          <w:rFonts w:ascii="Times New Roman" w:hAnsi="Times New Roman" w:cs="Times New Roman"/>
          <w:sz w:val="24"/>
          <w:szCs w:val="24"/>
        </w:rPr>
        <w:t>southern occupancy shifts are greater than those in the north</w:t>
      </w:r>
      <w:r w:rsidR="009677B4" w:rsidRPr="00703517">
        <w:rPr>
          <w:rFonts w:ascii="Times New Roman" w:hAnsi="Times New Roman" w:cs="Times New Roman"/>
          <w:sz w:val="24"/>
          <w:szCs w:val="24"/>
        </w:rPr>
        <w:t xml:space="preserve">ern </w:t>
      </w:r>
      <w:r w:rsidR="00141CDD" w:rsidRPr="00703517">
        <w:rPr>
          <w:rFonts w:ascii="Times New Roman" w:hAnsi="Times New Roman" w:cs="Times New Roman"/>
          <w:sz w:val="24"/>
          <w:szCs w:val="24"/>
        </w:rPr>
        <w:t>sub</w:t>
      </w:r>
      <w:r w:rsidR="009677B4" w:rsidRPr="00703517">
        <w:rPr>
          <w:rFonts w:ascii="Times New Roman" w:hAnsi="Times New Roman" w:cs="Times New Roman"/>
          <w:sz w:val="24"/>
          <w:szCs w:val="24"/>
        </w:rPr>
        <w:t>component of their range</w:t>
      </w:r>
      <w:r w:rsidRPr="00703517">
        <w:rPr>
          <w:rFonts w:ascii="Times New Roman" w:hAnsi="Times New Roman" w:cs="Times New Roman"/>
          <w:sz w:val="24"/>
          <w:szCs w:val="24"/>
        </w:rPr>
        <w:t xml:space="preserve">). </w:t>
      </w:r>
      <w:r w:rsidR="000D09F4">
        <w:rPr>
          <w:rFonts w:ascii="Times New Roman" w:hAnsi="Times New Roman" w:cs="Times New Roman"/>
          <w:sz w:val="24"/>
          <w:szCs w:val="24"/>
        </w:rPr>
        <w:t>Average trend estimates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(Figure 3a, b, c)</w:t>
      </w:r>
      <w:r w:rsidR="000D09F4">
        <w:rPr>
          <w:rFonts w:ascii="Times New Roman" w:hAnsi="Times New Roman" w:cs="Times New Roman"/>
          <w:sz w:val="24"/>
          <w:szCs w:val="24"/>
        </w:rPr>
        <w:t>.</w:t>
      </w:r>
      <w:r w:rsidR="006C7B44">
        <w:rPr>
          <w:rFonts w:ascii="Times New Roman" w:hAnsi="Times New Roman" w:cs="Times New Roman"/>
          <w:sz w:val="24"/>
          <w:szCs w:val="24"/>
        </w:rPr>
        <w:t xml:space="preserve"> For warm-associate species, the trends in each geographic subcomponent are stable or increasing (bearing in mind that “southern” and “mid-latitude” sites do not include sites below 45</w:t>
      </w:r>
      <w:r w:rsidR="007076FA" w:rsidRPr="00703517">
        <w:rPr>
          <w:rFonts w:ascii="Times New Roman" w:hAnsi="Times New Roman" w:cs="Times New Roman"/>
          <w:sz w:val="24"/>
          <w:szCs w:val="24"/>
        </w:rPr>
        <w:t>°</w:t>
      </w:r>
      <w:r w:rsidR="006C7B44">
        <w:rPr>
          <w:rFonts w:ascii="Times New Roman" w:hAnsi="Times New Roman" w:cs="Times New Roman"/>
          <w:sz w:val="24"/>
          <w:szCs w:val="24"/>
        </w:rPr>
        <w:t>N).</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2A54CC0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 xml:space="preserve">Generally, species with warmer North American ranges and species that have larger wingspans </w:t>
      </w:r>
      <w:r w:rsidR="00AB0551">
        <w:rPr>
          <w:rFonts w:ascii="Times New Roman" w:hAnsi="Times New Roman" w:cs="Times New Roman"/>
          <w:sz w:val="24"/>
          <w:szCs w:val="24"/>
        </w:rPr>
        <w:lastRenderedPageBreak/>
        <w:t>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r w:rsidR="00FA09D1">
        <w:rPr>
          <w:rFonts w:ascii="Times New Roman" w:hAnsi="Times New Roman" w:cs="Times New Roman"/>
          <w:sz w:val="24"/>
          <w:szCs w:val="24"/>
        </w:rPr>
        <w:t>were consistently the top predictive models of occupancy trend for temperature-based occupancy trends (Supplemental Table S2-S3).</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Pagel’s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54737CC7" w14:textId="0A71F421"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(and in corollary, precipitation)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Such increases may be related to occupancy via two distinct effects on butterflies. 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 as lack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The impact of winter heatwaves has been well quantified in 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r w:rsidR="00F14666">
        <w:rPr>
          <w:rFonts w:ascii="Times New Roman" w:hAnsi="Times New Roman" w:cs="Times New Roman"/>
          <w:i/>
          <w:iCs/>
          <w:sz w:val="24"/>
          <w:szCs w:val="24"/>
        </w:rPr>
        <w:t>Euphydryas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 xml:space="preserve">(Abarca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Pr="00703517">
        <w:rPr>
          <w:rFonts w:ascii="Times New Roman" w:hAnsi="Times New Roman" w:cs="Times New Roman"/>
          <w:sz w:val="24"/>
          <w:szCs w:val="24"/>
        </w:rPr>
        <w:t>Second, elevated minimum temperatures are likely beneficial to more southern-distributed species as previously harsh winters become milder,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 xml:space="preserve">oleward shifts are a commonly noted phenomenon among species elsewhere as they aim to track their thermal optima with a changing </w:t>
      </w:r>
      <w:r w:rsidRPr="00703517">
        <w:rPr>
          <w:rFonts w:ascii="Times New Roman" w:hAnsi="Times New Roman" w:cs="Times New Roman"/>
          <w:sz w:val="24"/>
          <w:szCs w:val="24"/>
        </w:rPr>
        <w:lastRenderedPageBreak/>
        <w:t xml:space="preserve">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p>
    <w:p w14:paraId="53BC230C" w14:textId="7F03A072" w:rsidR="007F7513"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excelled at reconstructing ecologically sensible trends from sparse, 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and suggest that a scenario of ecological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 </w:t>
      </w:r>
      <w:r w:rsidR="00D1010E">
        <w:rPr>
          <w:rFonts w:ascii="Times New Roman" w:hAnsi="Times New Roman" w:cs="Times New Roman"/>
          <w:sz w:val="24"/>
          <w:szCs w:val="24"/>
        </w:rPr>
        <w:t xml:space="preserve">The ability to discern historical and predict future </w:t>
      </w:r>
      <w:r w:rsidR="00D1010E" w:rsidRPr="00D1010E">
        <w:rPr>
          <w:rFonts w:ascii="Times New Roman" w:hAnsi="Times New Roman" w:cs="Times New Roman"/>
          <w:i/>
          <w:iCs/>
          <w:sz w:val="24"/>
          <w:szCs w:val="24"/>
        </w:rPr>
        <w:t>species-specific</w:t>
      </w:r>
      <w:r w:rsidR="00D1010E">
        <w:rPr>
          <w:rFonts w:ascii="Times New Roman" w:hAnsi="Times New Roman" w:cs="Times New Roman"/>
          <w:sz w:val="24"/>
          <w:szCs w:val="24"/>
        </w:rPr>
        <w:t xml:space="preserve"> trends will be important with respect to conservation assessment</w:t>
      </w:r>
      <w:r w:rsidR="00406ED1">
        <w:rPr>
          <w:rFonts w:ascii="Times New Roman" w:hAnsi="Times New Roman" w:cs="Times New Roman"/>
          <w:sz w:val="24"/>
          <w:szCs w:val="24"/>
        </w:rPr>
        <w:t>s</w:t>
      </w:r>
      <w:r w:rsidR="00D1010E">
        <w:rPr>
          <w:rFonts w:ascii="Times New Roman" w:hAnsi="Times New Roman" w:cs="Times New Roman"/>
          <w:sz w:val="24"/>
          <w:szCs w:val="24"/>
        </w:rPr>
        <w:t xml:space="preserve"> and intervention strategies. </w:t>
      </w:r>
    </w:p>
    <w:p w14:paraId="492F2AFA" w14:textId="3A1FE84C" w:rsidR="000A0D41" w:rsidRDefault="000A0D4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Recent work in the western United States has revealed parallel sensitivity of butterfly species to global climate change. In particular, warmer autumn months has been identified as a </w:t>
      </w:r>
      <w:r>
        <w:rPr>
          <w:rFonts w:ascii="Times New Roman" w:hAnsi="Times New Roman" w:cs="Times New Roman"/>
          <w:sz w:val="24"/>
          <w:szCs w:val="24"/>
        </w:rPr>
        <w:lastRenderedPageBreak/>
        <w:t>potential driver for fewer butterflies being seen by community scientists in the western United States (below our study region)</w:t>
      </w:r>
      <w:r w:rsidR="00420FF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 xml:space="preserve">(Forister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Forister team, we find that similar species in our study also exhibit declines including, the Large Marble, </w:t>
      </w:r>
      <w:r>
        <w:rPr>
          <w:rFonts w:ascii="Times New Roman" w:hAnsi="Times New Roman" w:cs="Times New Roman"/>
          <w:i/>
          <w:iCs/>
          <w:sz w:val="24"/>
          <w:szCs w:val="24"/>
        </w:rPr>
        <w:t xml:space="preserve">Euchloe ausonides </w:t>
      </w:r>
      <w:r>
        <w:rPr>
          <w:rFonts w:ascii="Times New Roman" w:hAnsi="Times New Roman" w:cs="Times New Roman"/>
          <w:sz w:val="24"/>
          <w:szCs w:val="24"/>
        </w:rPr>
        <w:t>(</w:t>
      </w:r>
      <w:r w:rsidR="001601C8">
        <w:rPr>
          <w:rFonts w:ascii="Times New Roman" w:hAnsi="Times New Roman" w:cs="Times New Roman"/>
          <w:sz w:val="24"/>
          <w:szCs w:val="24"/>
        </w:rPr>
        <w:t>Lepidoptera:</w:t>
      </w:r>
      <w:r w:rsidR="00353C64">
        <w:rPr>
          <w:rFonts w:ascii="Times New Roman" w:hAnsi="Times New Roman" w:cs="Times New Roman"/>
          <w:sz w:val="24"/>
          <w:szCs w:val="24"/>
        </w:rPr>
        <w:t xml:space="preserve"> </w:t>
      </w:r>
      <w:r>
        <w:rPr>
          <w:rFonts w:ascii="Times New Roman" w:hAnsi="Times New Roman" w:cs="Times New Roman"/>
          <w:sz w:val="24"/>
          <w:szCs w:val="24"/>
        </w:rPr>
        <w:t xml:space="preserve">Pieridae) and </w:t>
      </w:r>
      <w:r w:rsidR="00353C64">
        <w:rPr>
          <w:rFonts w:ascii="Times New Roman" w:hAnsi="Times New Roman" w:cs="Times New Roman"/>
          <w:sz w:val="24"/>
          <w:szCs w:val="24"/>
        </w:rPr>
        <w:t>the Anicia</w:t>
      </w:r>
      <w:r w:rsidR="00693B53">
        <w:rPr>
          <w:rFonts w:ascii="Times New Roman" w:hAnsi="Times New Roman" w:cs="Times New Roman"/>
          <w:sz w:val="24"/>
          <w:szCs w:val="24"/>
        </w:rPr>
        <w:t xml:space="preserve"> </w:t>
      </w:r>
      <w:r w:rsidR="00353C64">
        <w:rPr>
          <w:rFonts w:ascii="Times New Roman" w:hAnsi="Times New Roman" w:cs="Times New Roman"/>
          <w:sz w:val="24"/>
          <w:szCs w:val="24"/>
        </w:rPr>
        <w:t xml:space="preserve">Checkerspot, </w:t>
      </w:r>
      <w:r w:rsidR="00353C64">
        <w:rPr>
          <w:rFonts w:ascii="Times New Roman" w:hAnsi="Times New Roman" w:cs="Times New Roman"/>
          <w:i/>
          <w:iCs/>
          <w:sz w:val="24"/>
          <w:szCs w:val="24"/>
        </w:rPr>
        <w:t>Euphydryas anicia</w:t>
      </w:r>
      <w:r w:rsidR="00353C64">
        <w:rPr>
          <w:rFonts w:ascii="Times New Roman" w:hAnsi="Times New Roman" w:cs="Times New Roman"/>
          <w:sz w:val="24"/>
          <w:szCs w:val="24"/>
        </w:rPr>
        <w:t xml:space="preserve"> (Lepidoptera: Nymphalidae) are in declines</w:t>
      </w:r>
      <w:r>
        <w:rPr>
          <w:rFonts w:ascii="Times New Roman" w:hAnsi="Times New Roman" w:cs="Times New Roman"/>
          <w:sz w:val="24"/>
          <w:szCs w:val="24"/>
        </w:rPr>
        <w:t>.</w:t>
      </w:r>
      <w:r w:rsidR="001B37A3">
        <w:rPr>
          <w:rFonts w:ascii="Times New Roman" w:hAnsi="Times New Roman" w:cs="Times New Roman"/>
          <w:sz w:val="24"/>
          <w:szCs w:val="24"/>
        </w:rPr>
        <w:t xml:space="preserve"> Our trends are an important addition to this work and provide context for some of the same species in the northernmost reaches of their ranges. </w:t>
      </w:r>
    </w:p>
    <w:p w14:paraId="495B7B6D" w14:textId="6C96E0FE"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which smaller butterflies are more likely to be in decline (Figure 4b). </w:t>
      </w:r>
      <w:r w:rsidR="00350F05">
        <w:rPr>
          <w:rFonts w:ascii="Times New Roman" w:hAnsi="Times New Roman" w:cs="Times New Roman"/>
          <w:sz w:val="24"/>
          <w:szCs w:val="24"/>
        </w:rPr>
        <w:t xml:space="preserve">Wingspan is often used as a proxy for mobility where species with larger wingspans are typically 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(Sekar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964236">
        <w:rPr>
          <w:rFonts w:ascii="Times New Roman" w:hAnsi="Times New Roman" w:cs="Times New Roman"/>
          <w:sz w:val="24"/>
          <w:szCs w:val="24"/>
        </w:rPr>
        <w:t xml:space="preserve">We discuss the important of mobility in this region later in the discussion.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ingspan as a proxy for mobility appears to operate at both intra- and interspecific scales of variation. For example, in the Monarch butterfly (</w:t>
      </w:r>
      <w:r w:rsidR="00263984">
        <w:rPr>
          <w:rFonts w:ascii="Times New Roman" w:hAnsi="Times New Roman" w:cs="Times New Roman"/>
          <w:i/>
          <w:iCs/>
          <w:sz w:val="24"/>
          <w:szCs w:val="24"/>
        </w:rPr>
        <w:t>Danaus plexippus</w:t>
      </w:r>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(Dockx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w:t>
      </w:r>
      <w:r w:rsidR="002C4954">
        <w:rPr>
          <w:rFonts w:ascii="Times New Roman" w:hAnsi="Times New Roman" w:cs="Times New Roman"/>
          <w:sz w:val="24"/>
          <w:szCs w:val="24"/>
        </w:rPr>
        <w:lastRenderedPageBreak/>
        <w:t>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tests.</w:t>
      </w:r>
    </w:p>
    <w:p w14:paraId="6DB95031" w14:textId="2974AE29" w:rsidR="00560465" w:rsidRDefault="00560465"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time, butterflies may benefit from the presence of early successional and open canopy habitats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open canopy areas (including roadsides, smaller cutlines, and trails) may act as corridors for butterfly movement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B3731">
        <w:rPr>
          <w:rFonts w:ascii="Times New Roman" w:hAnsi="Times New Roman" w:cs="Times New Roman"/>
          <w:sz w:val="24"/>
          <w:szCs w:val="24"/>
        </w:rPr>
        <w:t xml:space="preserve">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Pr="00703517">
        <w:rPr>
          <w:rFonts w:ascii="Times New Roman" w:hAnsi="Times New Roman" w:cs="Times New Roman"/>
          <w:sz w:val="24"/>
          <w:szCs w:val="24"/>
        </w:rPr>
        <w:t xml:space="preserve">Limited ability to colonize newly available habitat in this region is the leading hypothesis </w:t>
      </w:r>
      <w:r w:rsidRPr="00703517">
        <w:rPr>
          <w:rFonts w:ascii="Times New Roman" w:hAnsi="Times New Roman" w:cs="Times New Roman"/>
          <w:sz w:val="24"/>
          <w:szCs w:val="24"/>
        </w:rPr>
        <w:lastRenderedPageBreak/>
        <w:t>surrounding why so much climate debt has accrued for butterflies</w:t>
      </w:r>
      <w:r w:rsidR="0053153F">
        <w:rPr>
          <w:rFonts w:ascii="Times New Roman" w:hAnsi="Times New Roman" w:cs="Times New Roman"/>
          <w:sz w:val="24"/>
          <w:szCs w:val="24"/>
        </w:rPr>
        <w:t xml:space="preserve"> here</w:t>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7C4A1EC7" w14:textId="6AB8CBF3"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we note that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DF1B26">
        <w:rPr>
          <w:rFonts w:ascii="Times New Roman" w:hAnsi="Times New Roman" w:cs="Times New Roman"/>
          <w:sz w:val="24"/>
          <w:szCs w:val="24"/>
        </w:rPr>
        <w:t>singularity 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historical ecologies</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E32362">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B06437">
        <w:rPr>
          <w:rFonts w:ascii="Times New Roman" w:hAnsi="Times New Roman" w:cs="Times New Roman"/>
          <w:sz w:val="24"/>
          <w:szCs w:val="24"/>
        </w:rPr>
        <w:instrText xml:space="preserve"> ADDIN ZOTERO_ITEM CSL_CITATION {"citationID":"GKGV2sTW","properties":{"formattedCitation":"(Dennis {\\i{}et al.} 2019)","plainCitation":"(Dennis et al. 2019)","noteIndex":0},"citationItems":[{"id":1246,"uris":["http://zotero.org/users/3183432/items/PHV4Z9E2"],"itemData":{"id":1246,"type":"article-journal","container-title":"Ecological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80181B">
        <w:rPr>
          <w:rFonts w:ascii="Times New Roman" w:hAnsi="Times New Roman" w:cs="Times New Roman"/>
          <w:sz w:val="24"/>
          <w:szCs w:val="24"/>
        </w:rPr>
        <w:t xml:space="preserve">huge 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w:t>
      </w:r>
      <w:r w:rsidRPr="00703517">
        <w:rPr>
          <w:rFonts w:ascii="Times New Roman" w:hAnsi="Times New Roman" w:cs="Times New Roman"/>
          <w:sz w:val="24"/>
          <w:szCs w:val="24"/>
        </w:rPr>
        <w:lastRenderedPageBreak/>
        <w:t>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6"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r w:rsidR="00475560">
        <w:rPr>
          <w:rFonts w:ascii="Times New Roman" w:hAnsi="Times New Roman" w:cs="Times New Roman"/>
          <w:sz w:val="24"/>
          <w:szCs w:val="24"/>
        </w:rPr>
        <w:t>DataDryad</w:t>
      </w:r>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DataDryad</w:t>
      </w:r>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0E6525" w:rsidRDefault="00341DE7" w:rsidP="006C5C39">
      <w:pPr>
        <w:spacing w:line="480" w:lineRule="auto"/>
        <w:jc w:val="center"/>
        <w:rPr>
          <w:rFonts w:ascii="Times New Roman" w:hAnsi="Times New Roman" w:cs="Times New Roman"/>
          <w:b/>
          <w:sz w:val="24"/>
          <w:szCs w:val="24"/>
          <w:lang w:val="en-US"/>
        </w:rPr>
      </w:pPr>
      <w:r w:rsidRPr="000E6525">
        <w:rPr>
          <w:rFonts w:ascii="Times New Roman" w:hAnsi="Times New Roman" w:cs="Times New Roman"/>
          <w:b/>
          <w:sz w:val="24"/>
          <w:szCs w:val="24"/>
          <w:lang w:val="en-US"/>
        </w:rPr>
        <w:lastRenderedPageBreak/>
        <w:t>REFERENCES</w:t>
      </w:r>
    </w:p>
    <w:p w14:paraId="5F7E499C" w14:textId="77777777" w:rsidR="00AA1279" w:rsidRDefault="006C5C39" w:rsidP="00AA1279">
      <w:pPr>
        <w:pStyle w:val="Bibliography"/>
      </w:pPr>
      <w:r w:rsidRPr="00703517">
        <w:fldChar w:fldCharType="begin"/>
      </w:r>
      <w:r w:rsidR="0073009C" w:rsidRPr="00F14666">
        <w:rPr>
          <w:lang w:val="en-US"/>
        </w:rPr>
        <w:instrText xml:space="preserve"> ADDIN ZOTERO_BIBL {"uncited":[],"omitted":[],"custom":[]} CSL_BIBLIOGRAPHY </w:instrText>
      </w:r>
      <w:r w:rsidRPr="00703517">
        <w:fldChar w:fldCharType="separate"/>
      </w:r>
      <w:r w:rsidR="00AA1279">
        <w:t xml:space="preserve">Abarca, M., Larsen, E.A. &amp; Ries, L. (2019). Heatwaves and novel host consumption increase overwinter mortality of an imperiled wetland butterfly. </w:t>
      </w:r>
      <w:r w:rsidR="00AA1279">
        <w:rPr>
          <w:i/>
          <w:iCs/>
        </w:rPr>
        <w:t>Frontiers in Ecology and Evolution</w:t>
      </w:r>
      <w:r w:rsidR="00AA1279">
        <w:t>, 7, 193.</w:t>
      </w:r>
    </w:p>
    <w:p w14:paraId="0ADADC49" w14:textId="77777777" w:rsidR="00AA1279" w:rsidRDefault="00AA1279" w:rsidP="00AA1279">
      <w:pPr>
        <w:pStyle w:val="Bibliography"/>
      </w:pPr>
      <w:r>
        <w:t xml:space="preserve">Adamo, M., Chialva, M., Calevo, J., Bertoni, F., Dixon, K. &amp; Mammola, S. (2021). Plant scientists’ research attention is skewed towards colourful, conspicuous and broadly distributed flowers. </w:t>
      </w:r>
      <w:r>
        <w:rPr>
          <w:i/>
          <w:iCs/>
        </w:rPr>
        <w:t>Nature plants</w:t>
      </w:r>
      <w:r>
        <w:t>, 7, 574–578.</w:t>
      </w:r>
    </w:p>
    <w:p w14:paraId="0941A49B" w14:textId="77777777" w:rsidR="00AA1279" w:rsidRDefault="00AA1279" w:rsidP="00AA1279">
      <w:pPr>
        <w:pStyle w:val="Bibliography"/>
      </w:pPr>
      <w:r>
        <w:t xml:space="preserve">Ascher, J.S., Marshall, L., Meiners, J., Yanega, D. &amp; Vereecken, N.J. (2020). Heterogeneity in large-scale databases and the role of climate change as a driver of bumble bee decline. </w:t>
      </w:r>
      <w:r>
        <w:rPr>
          <w:i/>
          <w:iCs/>
        </w:rPr>
        <w:t>Science</w:t>
      </w:r>
      <w:r>
        <w:t>, 8, 685.</w:t>
      </w:r>
    </w:p>
    <w:p w14:paraId="365477BF" w14:textId="77777777" w:rsidR="00AA1279" w:rsidRDefault="00AA1279" w:rsidP="00AA1279">
      <w:pPr>
        <w:pStyle w:val="Bibliography"/>
      </w:pPr>
      <w:r>
        <w:t xml:space="preserve">Belitz, M.W., Larsen, E.A., Shirey, V., Li, D. &amp; Guralnick, R.P. (2022). Phenological research based on natural history collections: practical guidelines and a Lepidopteran case study. </w:t>
      </w:r>
      <w:r>
        <w:rPr>
          <w:i/>
          <w:iCs/>
        </w:rPr>
        <w:t>Functional Ecology</w:t>
      </w:r>
      <w:r>
        <w:t>, Early View.</w:t>
      </w:r>
    </w:p>
    <w:p w14:paraId="61829F05" w14:textId="77777777" w:rsidR="00AA1279" w:rsidRDefault="00AA1279" w:rsidP="00AA1279">
      <w:pPr>
        <w:pStyle w:val="Bibliography"/>
      </w:pPr>
      <w:r>
        <w:t xml:space="preserve">Bintanja, R. &amp; Andry, O. (2017). Towards a rain-dominated Arctic. </w:t>
      </w:r>
      <w:r>
        <w:rPr>
          <w:i/>
          <w:iCs/>
        </w:rPr>
        <w:t>Nature Climate Change</w:t>
      </w:r>
      <w:r>
        <w:t>, 7, 263–267.</w:t>
      </w:r>
    </w:p>
    <w:p w14:paraId="6B1B6B57" w14:textId="77777777" w:rsidR="00AA1279" w:rsidRDefault="00AA1279" w:rsidP="00AA1279">
      <w:pPr>
        <w:pStyle w:val="Bibliography"/>
      </w:pPr>
      <w:r>
        <w:t xml:space="preserve">Bowden, J.J., Eskildsen, A., Hansen, R.R., Olsen, K., Kurle, C.M. &amp; Høye, T.T. (2015). High-Arctic butterflies become smaller with rising temperatures. </w:t>
      </w:r>
      <w:r>
        <w:rPr>
          <w:i/>
          <w:iCs/>
        </w:rPr>
        <w:t>Biology Letters</w:t>
      </w:r>
      <w:r>
        <w:t>, 11, 20150574.</w:t>
      </w:r>
    </w:p>
    <w:p w14:paraId="15F1D15C" w14:textId="77777777" w:rsidR="00AA1279" w:rsidRDefault="00AA1279" w:rsidP="00AA1279">
      <w:pPr>
        <w:pStyle w:val="Bibliography"/>
      </w:pPr>
      <w:r>
        <w:t xml:space="preserve">Brackley, A. (2021). </w:t>
      </w:r>
      <w:r>
        <w:rPr>
          <w:i/>
          <w:iCs/>
        </w:rPr>
        <w:t>No Longer Forgotten: Pupation as a Critical Link in the Lepidopteran Life Cycle</w:t>
      </w:r>
      <w:r>
        <w:t>. Georgetown University.</w:t>
      </w:r>
    </w:p>
    <w:p w14:paraId="78F9677F" w14:textId="77777777" w:rsidR="00AA1279" w:rsidRDefault="00AA1279" w:rsidP="00AA1279">
      <w:pPr>
        <w:pStyle w:val="Bibliography"/>
      </w:pPr>
      <w:r>
        <w:t xml:space="preserve">Brackley, A., Lill, J.T. &amp; Weiss, M.R. (2021). Adaptive ontogenetic shifts in larval responses to environmental cues. </w:t>
      </w:r>
      <w:r>
        <w:rPr>
          <w:i/>
          <w:iCs/>
        </w:rPr>
        <w:t>Entomologia Experimentalis et Applicata</w:t>
      </w:r>
      <w:r>
        <w:t>, 169, 1147–1156.</w:t>
      </w:r>
    </w:p>
    <w:p w14:paraId="1304725E" w14:textId="77777777" w:rsidR="00AA1279" w:rsidRDefault="00AA1279" w:rsidP="00AA1279">
      <w:pPr>
        <w:pStyle w:val="Bibliography"/>
      </w:pPr>
      <w:r>
        <w:t xml:space="preserve">Braschler, B., Duffy, G.A., Nortje, E., Kritzinger-Klopper, S., du Plessis, D., Karenyi, N., </w:t>
      </w:r>
      <w:r>
        <w:rPr>
          <w:i/>
          <w:iCs/>
        </w:rPr>
        <w:t>et al.</w:t>
      </w:r>
      <w:r>
        <w:t xml:space="preserve"> (2020). Realised rather than fundamental thermal niches predict site occupancy: Implications for climate change forecasting. </w:t>
      </w:r>
      <w:r>
        <w:rPr>
          <w:i/>
          <w:iCs/>
        </w:rPr>
        <w:t>Journal of Animal Ecology</w:t>
      </w:r>
      <w:r>
        <w:t>, 89, 2863–2875.</w:t>
      </w:r>
    </w:p>
    <w:p w14:paraId="2CA4441C" w14:textId="77777777" w:rsidR="00AA1279" w:rsidRDefault="00AA1279" w:rsidP="00AA1279">
      <w:pPr>
        <w:pStyle w:val="Bibliography"/>
      </w:pPr>
      <w:r>
        <w:t xml:space="preserve">Breed, G., Stichter, S. &amp; Crone, E. (2013). Climate-driven changes in northeastern US butterfly communities. </w:t>
      </w:r>
      <w:r>
        <w:rPr>
          <w:i/>
          <w:iCs/>
        </w:rPr>
        <w:t>Nature Climate Change</w:t>
      </w:r>
      <w:r>
        <w:t>, 3, 142–145.</w:t>
      </w:r>
    </w:p>
    <w:p w14:paraId="34D5B659" w14:textId="77777777" w:rsidR="00AA1279" w:rsidRDefault="00AA1279" w:rsidP="00AA1279">
      <w:pPr>
        <w:pStyle w:val="Bibliography"/>
      </w:pPr>
      <w:r>
        <w:t xml:space="preserve">Brock, J.P. &amp; Kaufman, K. (2006). </w:t>
      </w:r>
      <w:r>
        <w:rPr>
          <w:i/>
          <w:iCs/>
        </w:rPr>
        <w:t>Kaufman field guide to butterflies of North America</w:t>
      </w:r>
      <w:r>
        <w:t>. Houghton Mifflin Harcourt.</w:t>
      </w:r>
    </w:p>
    <w:p w14:paraId="05C13573" w14:textId="77777777" w:rsidR="00AA1279" w:rsidRDefault="00AA1279" w:rsidP="00AA1279">
      <w:pPr>
        <w:pStyle w:val="Bibliography"/>
      </w:pPr>
      <w:r>
        <w:t xml:space="preserve">Bürkner, P.-C. (2017). brms: An R package for Bayesian multilevel models using Stan. </w:t>
      </w:r>
      <w:r>
        <w:rPr>
          <w:i/>
          <w:iCs/>
        </w:rPr>
        <w:t>Journal of statistical software</w:t>
      </w:r>
      <w:r>
        <w:t>, 80, 1–28.</w:t>
      </w:r>
    </w:p>
    <w:p w14:paraId="602C2A55" w14:textId="77777777" w:rsidR="00AA1279" w:rsidRDefault="00AA1279" w:rsidP="00AA1279">
      <w:pPr>
        <w:pStyle w:val="Bibliography"/>
      </w:pPr>
      <w:r>
        <w:t xml:space="preserve">Cardoso, P., Barton, P., Birkhofer, K., Chichorro, F., Deacon, C., Fartmann, T., </w:t>
      </w:r>
      <w:r>
        <w:rPr>
          <w:i/>
          <w:iCs/>
        </w:rPr>
        <w:t>et al.</w:t>
      </w:r>
      <w:r>
        <w:t xml:space="preserve"> (2020). Scientists’ warning to humanity on insect extinctions. </w:t>
      </w:r>
      <w:r>
        <w:rPr>
          <w:i/>
          <w:iCs/>
        </w:rPr>
        <w:t>Biological Conservation</w:t>
      </w:r>
      <w:r>
        <w:t>, 242.</w:t>
      </w:r>
    </w:p>
    <w:p w14:paraId="1960E981" w14:textId="77777777" w:rsidR="00AA1279" w:rsidRDefault="00AA1279" w:rsidP="00AA1279">
      <w:pPr>
        <w:pStyle w:val="Bibliography"/>
      </w:pPr>
      <w:r>
        <w:t xml:space="preserve">Cardoso, P., Erwin, T.L. &amp; Borges, P.A.V. (2011). The seven impediments in invertebrate conservation and how to overcome them. </w:t>
      </w:r>
      <w:r>
        <w:rPr>
          <w:i/>
          <w:iCs/>
        </w:rPr>
        <w:t>Biological Conservation</w:t>
      </w:r>
      <w:r>
        <w:t>, 144, 2647–2655.</w:t>
      </w:r>
    </w:p>
    <w:p w14:paraId="35EABF8C" w14:textId="77777777" w:rsidR="00AA1279" w:rsidRPr="00AA1279" w:rsidRDefault="00AA1279" w:rsidP="00AA1279">
      <w:pPr>
        <w:pStyle w:val="Bibliography"/>
        <w:rPr>
          <w:lang w:val="pt-BR"/>
        </w:rPr>
      </w:pPr>
      <w:r>
        <w:t xml:space="preserve">Chichorro, F., Juslén, A. &amp; Cardoso, P. (2019). A review of the relation between species traits and extinction risk. </w:t>
      </w:r>
      <w:r w:rsidRPr="00AA1279">
        <w:rPr>
          <w:i/>
          <w:iCs/>
          <w:lang w:val="pt-BR"/>
        </w:rPr>
        <w:t>Biological Conservation</w:t>
      </w:r>
      <w:r w:rsidRPr="00AA1279">
        <w:rPr>
          <w:lang w:val="pt-BR"/>
        </w:rPr>
        <w:t>, 237, 220–229.</w:t>
      </w:r>
    </w:p>
    <w:p w14:paraId="09C334DB" w14:textId="77777777" w:rsidR="00AA1279" w:rsidRDefault="00AA1279" w:rsidP="00AA1279">
      <w:pPr>
        <w:pStyle w:val="Bibliography"/>
      </w:pPr>
      <w:r w:rsidRPr="00AA1279">
        <w:rPr>
          <w:lang w:val="pt-BR"/>
        </w:rPr>
        <w:t xml:space="preserve">Chichorro, F., Urbano, F., Teixeira, D., Väre, H., Pinto, T., Brummitt, N., </w:t>
      </w:r>
      <w:r w:rsidRPr="00AA1279">
        <w:rPr>
          <w:i/>
          <w:iCs/>
          <w:lang w:val="pt-BR"/>
        </w:rPr>
        <w:t>et al.</w:t>
      </w:r>
      <w:r w:rsidRPr="00AA1279">
        <w:rPr>
          <w:lang w:val="pt-BR"/>
        </w:rPr>
        <w:t xml:space="preserve"> </w:t>
      </w:r>
      <w:r>
        <w:t xml:space="preserve">(2022). Trait-based prediction of extinction risk across terrestrial taxa. </w:t>
      </w:r>
      <w:r>
        <w:rPr>
          <w:i/>
          <w:iCs/>
        </w:rPr>
        <w:t>Biological Conservation</w:t>
      </w:r>
      <w:r>
        <w:t>, 274, 109738.</w:t>
      </w:r>
    </w:p>
    <w:p w14:paraId="20CF649E" w14:textId="77777777" w:rsidR="00AA1279" w:rsidRDefault="00AA1279" w:rsidP="00AA1279">
      <w:pPr>
        <w:pStyle w:val="Bibliography"/>
      </w:pPr>
      <w:r>
        <w:t>Climate Prediction Center. (2022). Global Temperature data provided by the NOAA/OAR/ESRL PSL.</w:t>
      </w:r>
    </w:p>
    <w:p w14:paraId="4F53B792" w14:textId="77777777" w:rsidR="00AA1279" w:rsidRDefault="00AA1279" w:rsidP="00AA1279">
      <w:pPr>
        <w:pStyle w:val="Bibliography"/>
      </w:pPr>
      <w:r>
        <w:t xml:space="preserve">Corlett, R.T. &amp; Westcott, D.A. (2013). Will plant movements keep up with climate change? </w:t>
      </w:r>
      <w:r>
        <w:rPr>
          <w:i/>
          <w:iCs/>
        </w:rPr>
        <w:t>Trends in ecology &amp; evolution</w:t>
      </w:r>
      <w:r>
        <w:t>, 28, 482–488.</w:t>
      </w:r>
    </w:p>
    <w:p w14:paraId="59B64264" w14:textId="77777777" w:rsidR="00AA1279" w:rsidRDefault="00AA1279" w:rsidP="00AA1279">
      <w:pPr>
        <w:pStyle w:val="Bibliography"/>
      </w:pPr>
      <w:r>
        <w:t xml:space="preserve">Crozier, L. (2003). Winter warming facilitates range expansion: cold tolerance of the butterfly Atalopedes campestris. </w:t>
      </w:r>
      <w:r>
        <w:rPr>
          <w:i/>
          <w:iCs/>
        </w:rPr>
        <w:t>Oecologia</w:t>
      </w:r>
      <w:r>
        <w:t>, 135, 648–656.</w:t>
      </w:r>
    </w:p>
    <w:p w14:paraId="401DD4D0" w14:textId="77777777" w:rsidR="00AA1279" w:rsidRDefault="00AA1279" w:rsidP="00AA1279">
      <w:pPr>
        <w:pStyle w:val="Bibliography"/>
      </w:pPr>
      <w:r>
        <w:t xml:space="preserve">Crozier, L. (2004). Warmer winters drive butterfly range expansion by increasing survivorship. </w:t>
      </w:r>
      <w:r>
        <w:rPr>
          <w:i/>
          <w:iCs/>
        </w:rPr>
        <w:t>Ecology</w:t>
      </w:r>
      <w:r>
        <w:t>, 85, 231–241.</w:t>
      </w:r>
    </w:p>
    <w:p w14:paraId="537A0B46" w14:textId="77777777" w:rsidR="00AA1279" w:rsidRDefault="00AA1279" w:rsidP="00AA1279">
      <w:pPr>
        <w:pStyle w:val="Bibliography"/>
      </w:pPr>
      <w:r>
        <w:t>Daly, K.M. (2018). Morphological and phenological responses of butterflies to seasonal temperature increase in Alaska. PhD Thesis. .</w:t>
      </w:r>
    </w:p>
    <w:p w14:paraId="0C0F62DC" w14:textId="77777777" w:rsidR="00AA1279" w:rsidRDefault="00AA1279" w:rsidP="00AA1279">
      <w:pPr>
        <w:pStyle w:val="Bibliography"/>
      </w:pPr>
      <w:r>
        <w:lastRenderedPageBreak/>
        <w:t xml:space="preserve">Davis, C.L., Guralnick, R.P. &amp; Zipkin, E.F. (2023). Challenges and opportunities for using natural history collections to estimate insect population trends. </w:t>
      </w:r>
      <w:r>
        <w:rPr>
          <w:i/>
          <w:iCs/>
        </w:rPr>
        <w:t>Journal of Animal Ecology</w:t>
      </w:r>
      <w:r>
        <w:t>, 92, 237–249.</w:t>
      </w:r>
    </w:p>
    <w:p w14:paraId="45505103" w14:textId="77777777" w:rsidR="00AA1279" w:rsidRDefault="00AA1279" w:rsidP="00AA1279">
      <w:pPr>
        <w:pStyle w:val="Bibliography"/>
      </w:pPr>
      <w:r>
        <w:t xml:space="preserve">Dennis, E.B., Kéry, M., Morgan, B.J., Coray, A., Schaub, M. &amp; Baur, B. (2021). Integrated modelling of insect population dynamics at two temporal scales. </w:t>
      </w:r>
      <w:r>
        <w:rPr>
          <w:i/>
          <w:iCs/>
        </w:rPr>
        <w:t>Ecological Modelling</w:t>
      </w:r>
      <w:r>
        <w:t>, 441, 109408.</w:t>
      </w:r>
    </w:p>
    <w:p w14:paraId="3540B7AF" w14:textId="77777777" w:rsidR="00AA1279" w:rsidRDefault="00AA1279" w:rsidP="00AA1279">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0ED37504" w14:textId="77777777" w:rsidR="00AA1279" w:rsidRDefault="00AA1279" w:rsidP="00AA1279">
      <w:pPr>
        <w:pStyle w:val="Bibliography"/>
      </w:pPr>
      <w:r>
        <w:t xml:space="preserve">Deutsch, C.A., Tewksbury, J.J., Huey, R.B., Sheldon, K.S., Ghalambor, C.K., Haak, D.C., </w:t>
      </w:r>
      <w:r>
        <w:rPr>
          <w:i/>
          <w:iCs/>
        </w:rPr>
        <w:t>et al.</w:t>
      </w:r>
      <w:r>
        <w:t xml:space="preserve"> (2008). Impacts of climate warming on terrestrial ectotherms across latitude. </w:t>
      </w:r>
      <w:r>
        <w:rPr>
          <w:i/>
          <w:iCs/>
        </w:rPr>
        <w:t>Proceedings of the National Academy of Sciences</w:t>
      </w:r>
      <w:r>
        <w:t>, 105, 6668–6672.</w:t>
      </w:r>
    </w:p>
    <w:p w14:paraId="613CD605" w14:textId="77777777" w:rsidR="00AA1279" w:rsidRDefault="00AA1279" w:rsidP="00AA1279">
      <w:pPr>
        <w:pStyle w:val="Bibliography"/>
      </w:pPr>
      <w:r>
        <w:t xml:space="preserve">Dockx, C. (2007). Directional and stabilizing selection on wing size and shape in migrant and resident monarch butterflies, Danaus plexippus (L.), in Cuba. </w:t>
      </w:r>
      <w:r>
        <w:rPr>
          <w:i/>
          <w:iCs/>
        </w:rPr>
        <w:t>Biological Journal of the Linnean Society</w:t>
      </w:r>
      <w:r>
        <w:t>, 92, 605–616.</w:t>
      </w:r>
    </w:p>
    <w:p w14:paraId="75EB672A" w14:textId="77777777" w:rsidR="00AA1279" w:rsidRDefault="00AA1279" w:rsidP="00AA1279">
      <w:pPr>
        <w:pStyle w:val="Bibliography"/>
      </w:pPr>
      <w:r>
        <w:t xml:space="preserve">Dorazio, R.M. &amp; Royle, J.A. (2005). Estimating size and composition of biological communities by modeling the occurrence of species. </w:t>
      </w:r>
      <w:r>
        <w:rPr>
          <w:i/>
          <w:iCs/>
        </w:rPr>
        <w:t>Journal of the American Statistical Association</w:t>
      </w:r>
      <w:r>
        <w:t>, 100, 389–398.</w:t>
      </w:r>
    </w:p>
    <w:p w14:paraId="62E19EEE" w14:textId="77777777" w:rsidR="00AA1279" w:rsidRDefault="00AA1279" w:rsidP="00AA1279">
      <w:pPr>
        <w:pStyle w:val="Bibliography"/>
      </w:pPr>
      <w:r>
        <w:t xml:space="preserve">Downes, J. (1965). Adaptations of insects in the Arctic. </w:t>
      </w:r>
      <w:r>
        <w:rPr>
          <w:i/>
          <w:iCs/>
        </w:rPr>
        <w:t>Annual Review of Entomology</w:t>
      </w:r>
      <w:r>
        <w:t>, 10, 257–274.</w:t>
      </w:r>
    </w:p>
    <w:p w14:paraId="049B073A" w14:textId="77777777" w:rsidR="00AA1279" w:rsidRDefault="00AA1279" w:rsidP="00AA1279">
      <w:pPr>
        <w:pStyle w:val="Bibliography"/>
      </w:pPr>
      <w:r>
        <w:t xml:space="preserve">Dunne, J.A., Williams, R.J. &amp; Martinez, N.D. (2002). Network structure and biodiversity loss in food webs: robustness increases with connectance. </w:t>
      </w:r>
      <w:r>
        <w:rPr>
          <w:i/>
          <w:iCs/>
        </w:rPr>
        <w:t>Ecology letters</w:t>
      </w:r>
      <w:r>
        <w:t>, 5, 558–567.</w:t>
      </w:r>
    </w:p>
    <w:p w14:paraId="4A70EBB9" w14:textId="77777777" w:rsidR="00AA1279" w:rsidRDefault="00AA1279" w:rsidP="00AA1279">
      <w:pPr>
        <w:pStyle w:val="Bibliography"/>
      </w:pPr>
      <w:r>
        <w:t xml:space="preserve">Earl, C., Belitz, M.W., Laffan, S.W., Barve, V., Barve, N., Soltis, D.E., </w:t>
      </w:r>
      <w:r>
        <w:rPr>
          <w:i/>
          <w:iCs/>
        </w:rPr>
        <w:t>et al.</w:t>
      </w:r>
      <w:r>
        <w:t xml:space="preserve"> (2021). Spatial phylogenetics of butterflies in relation to environmental drivers and angiosperm diversity across North America. </w:t>
      </w:r>
      <w:r>
        <w:rPr>
          <w:i/>
          <w:iCs/>
        </w:rPr>
        <w:t>iScience</w:t>
      </w:r>
      <w:r>
        <w:t>, 24, 102239.</w:t>
      </w:r>
    </w:p>
    <w:p w14:paraId="69100620" w14:textId="77777777" w:rsidR="00AA1279" w:rsidRDefault="00AA1279" w:rsidP="00AA1279">
      <w:pPr>
        <w:pStyle w:val="Bibliography"/>
      </w:pPr>
      <w:r>
        <w:t xml:space="preserve">Elith, J. &amp; Leathwick, J.R. (2009). Species distribution models: ecological explanation and prediction across space and time. </w:t>
      </w:r>
      <w:r>
        <w:rPr>
          <w:i/>
          <w:iCs/>
        </w:rPr>
        <w:t>Annual review of ecology, evolution, and systematics</w:t>
      </w:r>
      <w:r>
        <w:t>, 40, 677–697.</w:t>
      </w:r>
    </w:p>
    <w:p w14:paraId="26C7E560" w14:textId="77777777" w:rsidR="00AA1279" w:rsidRDefault="00AA1279" w:rsidP="00AA1279">
      <w:pPr>
        <w:pStyle w:val="Bibliography"/>
      </w:pPr>
      <w:r>
        <w:t xml:space="preserve">Engelhardt, E.K., Biber, M.F., Dolek, M., Fartmann, T., Hochkirch, A., Leidinger, J., </w:t>
      </w:r>
      <w:r>
        <w:rPr>
          <w:i/>
          <w:iCs/>
        </w:rPr>
        <w:t>et al.</w:t>
      </w:r>
      <w:r>
        <w:t xml:space="preserve"> (2022). Consistent signals of a warming climate in occupancy changes of three insect taxa over 40 years in central Europe. </w:t>
      </w:r>
      <w:r>
        <w:rPr>
          <w:i/>
          <w:iCs/>
        </w:rPr>
        <w:t>Global Change Biology</w:t>
      </w:r>
      <w:r>
        <w:t>, 28, 3998–4012.</w:t>
      </w:r>
    </w:p>
    <w:p w14:paraId="5DB74EFE" w14:textId="77777777" w:rsidR="00AA1279" w:rsidRDefault="00AA1279" w:rsidP="00AA1279">
      <w:pPr>
        <w:pStyle w:val="Bibliography"/>
      </w:pPr>
      <w:r>
        <w:t xml:space="preserve">Fagan, W., Meir, E., Prendergast, J., Folarin, A. &amp; Karieva, P. (2001). Characterizing population vulnerability for 758 species. </w:t>
      </w:r>
      <w:r>
        <w:rPr>
          <w:i/>
          <w:iCs/>
        </w:rPr>
        <w:t>Ecology Letters</w:t>
      </w:r>
      <w:r>
        <w:t>, 4, 132–138.</w:t>
      </w:r>
    </w:p>
    <w:p w14:paraId="5C5E4C2D" w14:textId="77777777" w:rsidR="00AA1279" w:rsidRDefault="00AA1279" w:rsidP="00AA1279">
      <w:pPr>
        <w:pStyle w:val="Bibliography"/>
      </w:pPr>
      <w:r>
        <w:t xml:space="preserve">Forister, M., Halsch, C., Nice, C., Fordyce, J., Dilts, T., Oliver, J., </w:t>
      </w:r>
      <w:r>
        <w:rPr>
          <w:i/>
          <w:iCs/>
        </w:rPr>
        <w:t>et al.</w:t>
      </w:r>
      <w:r>
        <w:t xml:space="preserve"> (2021). Fewer butterflies seen by community scientists across the warming and drying landscapes of the American West. </w:t>
      </w:r>
      <w:r>
        <w:rPr>
          <w:i/>
          <w:iCs/>
        </w:rPr>
        <w:t>Science</w:t>
      </w:r>
      <w:r>
        <w:t>, 371, 1042–1045.</w:t>
      </w:r>
    </w:p>
    <w:p w14:paraId="289D3563" w14:textId="77777777" w:rsidR="00AA1279" w:rsidRDefault="00AA1279" w:rsidP="00AA1279">
      <w:pPr>
        <w:pStyle w:val="Bibliography"/>
      </w:pPr>
      <w:r>
        <w:t xml:space="preserve">Freckleton, R.P., Harvey, P.H. &amp; Pagel, M. (2002). Phylogenetic analysis and comparative data: a test and review of evidence. </w:t>
      </w:r>
      <w:r>
        <w:rPr>
          <w:i/>
          <w:iCs/>
        </w:rPr>
        <w:t>The American Naturalist</w:t>
      </w:r>
      <w:r>
        <w:t>, 160.</w:t>
      </w:r>
    </w:p>
    <w:p w14:paraId="3215E50B" w14:textId="77777777" w:rsidR="00AA1279" w:rsidRDefault="00AA1279" w:rsidP="00AA1279">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0D0094D1" w14:textId="77777777" w:rsidR="00AA1279" w:rsidRDefault="00AA1279" w:rsidP="00AA1279">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6A59C3C8" w14:textId="77777777" w:rsidR="00AA1279" w:rsidRDefault="00AA1279" w:rsidP="00AA1279">
      <w:pPr>
        <w:pStyle w:val="Bibliography"/>
      </w:pPr>
      <w:r>
        <w:t xml:space="preserve">Gaston, K.J., Blackburn, T.M., Greenwood, J.J., Gregory, R.D., Quinn, R.M. &amp; Lawton, J.H. (2000). Abundance–occupancy relationships. </w:t>
      </w:r>
      <w:r>
        <w:rPr>
          <w:i/>
          <w:iCs/>
        </w:rPr>
        <w:t>Journal of Applied Ecology</w:t>
      </w:r>
      <w:r>
        <w:t>, 37, 39–59.</w:t>
      </w:r>
    </w:p>
    <w:p w14:paraId="10B8AFCB" w14:textId="77777777" w:rsidR="00AA1279" w:rsidRDefault="00AA1279" w:rsidP="00AA1279">
      <w:pPr>
        <w:pStyle w:val="Bibliography"/>
      </w:pPr>
      <w:r>
        <w:t>GBIF.org. (2022). Occurrence Download for High Latitude, North American Butterflies.</w:t>
      </w:r>
    </w:p>
    <w:p w14:paraId="183CB3F3" w14:textId="77777777" w:rsidR="00AA1279" w:rsidRDefault="00AA1279" w:rsidP="00AA1279">
      <w:pPr>
        <w:pStyle w:val="Bibliography"/>
      </w:pPr>
      <w:r>
        <w:t xml:space="preserve">Gelman, A. &amp; Rubin, D.B. (1992). Inference from iterative simulation using multiple sequences. </w:t>
      </w:r>
      <w:r>
        <w:rPr>
          <w:i/>
          <w:iCs/>
        </w:rPr>
        <w:t>Statistical science</w:t>
      </w:r>
      <w:r>
        <w:t>, 457–472.</w:t>
      </w:r>
    </w:p>
    <w:p w14:paraId="6BD02367" w14:textId="77777777" w:rsidR="00AA1279" w:rsidRDefault="00AA1279" w:rsidP="00AA1279">
      <w:pPr>
        <w:pStyle w:val="Bibliography"/>
      </w:pPr>
      <w:r>
        <w:t xml:space="preserve">Girardin, M.P. &amp; Mudelsee, M. (2008). Past and future changes in Canadian boreal wildfire activity. </w:t>
      </w:r>
      <w:r>
        <w:rPr>
          <w:i/>
          <w:iCs/>
        </w:rPr>
        <w:t>Ecological Applications</w:t>
      </w:r>
      <w:r>
        <w:t>, 18, 391–406.</w:t>
      </w:r>
    </w:p>
    <w:p w14:paraId="2AEB141D" w14:textId="77777777" w:rsidR="00AA1279" w:rsidRDefault="00AA1279" w:rsidP="00AA1279">
      <w:pPr>
        <w:pStyle w:val="Bibliography"/>
      </w:pPr>
      <w:r>
        <w:lastRenderedPageBreak/>
        <w:t xml:space="preserve">Glassberg, J. (2018). </w:t>
      </w:r>
      <w:r>
        <w:rPr>
          <w:i/>
          <w:iCs/>
        </w:rPr>
        <w:t>A swift guide to butterflies of Mexico and Central America</w:t>
      </w:r>
      <w:r>
        <w:t>. Princeton University Press.</w:t>
      </w:r>
    </w:p>
    <w:p w14:paraId="176F7361" w14:textId="77777777" w:rsidR="00AA1279" w:rsidRDefault="00AA1279" w:rsidP="00AA1279">
      <w:pPr>
        <w:pStyle w:val="Bibliography"/>
      </w:pPr>
      <w:r>
        <w:t xml:space="preserve">Grames, E.M., Montgomery, G.A., Youngflesh, C., Tingley, M.W. &amp; Elphick, C.S. (2023). The effect of insect food availability on songbird reproductive success and chick body condition: Evidence from a systematic review and meta-analysis. </w:t>
      </w:r>
      <w:r>
        <w:rPr>
          <w:i/>
          <w:iCs/>
        </w:rPr>
        <w:t>Ecology Letters</w:t>
      </w:r>
      <w:r>
        <w:t>.</w:t>
      </w:r>
    </w:p>
    <w:p w14:paraId="29AA17B9" w14:textId="77777777" w:rsidR="00AA1279" w:rsidRDefault="00AA1279" w:rsidP="00AA1279">
      <w:pPr>
        <w:pStyle w:val="Bibliography"/>
      </w:pPr>
      <w:r>
        <w:t xml:space="preserve">Guzman, L.M., Johnson, S.A., Mooers, A.O. &amp; M’Gonigle, L.K. (2021). Using historical data to estimate bumble bee occurrence: Variable trends across species provide little support for community-level declines. </w:t>
      </w:r>
      <w:r>
        <w:rPr>
          <w:i/>
          <w:iCs/>
        </w:rPr>
        <w:t>Biological Conservation</w:t>
      </w:r>
      <w:r>
        <w:t>, 257, 109141.</w:t>
      </w:r>
    </w:p>
    <w:p w14:paraId="7D5CD29E" w14:textId="77777777" w:rsidR="00AA1279" w:rsidRDefault="00AA1279" w:rsidP="00AA1279">
      <w:pPr>
        <w:pStyle w:val="Bibliography"/>
      </w:pPr>
      <w:r>
        <w:t xml:space="preserve">Haddad, N.M. (1999). Corridor and distance effects on interpatch movements: a landscape experiment with butterflies. </w:t>
      </w:r>
      <w:r>
        <w:rPr>
          <w:i/>
          <w:iCs/>
        </w:rPr>
        <w:t>Ecological Applications</w:t>
      </w:r>
      <w:r>
        <w:t>, 9, 612–622.</w:t>
      </w:r>
    </w:p>
    <w:p w14:paraId="6D09035D" w14:textId="77777777" w:rsidR="00AA1279" w:rsidRDefault="00AA1279" w:rsidP="00AA1279">
      <w:pPr>
        <w:pStyle w:val="Bibliography"/>
      </w:pPr>
      <w:r>
        <w:t xml:space="preserve">Haddad, N.M. &amp; Tewksbury, J.J. (2005). Low-quality habitat corridors as movement conduits for two butterfly species. </w:t>
      </w:r>
      <w:r>
        <w:rPr>
          <w:i/>
          <w:iCs/>
        </w:rPr>
        <w:t>Ecological Applications</w:t>
      </w:r>
      <w:r>
        <w:t>, 15, 250–257.</w:t>
      </w:r>
    </w:p>
    <w:p w14:paraId="0DD2EC51" w14:textId="77777777" w:rsidR="00AA1279" w:rsidRDefault="00AA1279" w:rsidP="00AA1279">
      <w:pPr>
        <w:pStyle w:val="Bibliography"/>
      </w:pPr>
      <w:r>
        <w:t xml:space="preserve">Hällfors, M., Poyry, J., Heliola, J., Kohonen, I., Kuussaari, M., Leinonen, R., </w:t>
      </w:r>
      <w:r>
        <w:rPr>
          <w:i/>
          <w:iCs/>
        </w:rPr>
        <w:t>et al.</w:t>
      </w:r>
      <w:r>
        <w:t xml:space="preserve"> (2021). Combining range and phenology shifts offers a winning strategy for boreal Lepidoptera. </w:t>
      </w:r>
      <w:r>
        <w:rPr>
          <w:i/>
          <w:iCs/>
        </w:rPr>
        <w:t>Ecology Letters</w:t>
      </w:r>
      <w:r>
        <w:t>, 24, 1619–1632.</w:t>
      </w:r>
    </w:p>
    <w:p w14:paraId="6FC097B2" w14:textId="77777777" w:rsidR="00AA1279" w:rsidRDefault="00AA1279" w:rsidP="00AA1279">
      <w:pPr>
        <w:pStyle w:val="Bibliography"/>
      </w:pPr>
      <w:r>
        <w:t xml:space="preserve">Hällfors, M.H., Heikkinen, R.K., Kuussaari, M., Lehikoinen, A., Luoto, M., Pöyry, J., </w:t>
      </w:r>
      <w:r>
        <w:rPr>
          <w:i/>
          <w:iCs/>
        </w:rPr>
        <w:t>et al.</w:t>
      </w:r>
      <w:r>
        <w:t xml:space="preserve"> (2023). Recent range shifts of moths, butterflies, and birds are driven by the breadth of their climatic niche. </w:t>
      </w:r>
      <w:r>
        <w:rPr>
          <w:i/>
          <w:iCs/>
        </w:rPr>
        <w:t>Evolution Letters</w:t>
      </w:r>
      <w:r>
        <w:t>, qrad004.</w:t>
      </w:r>
    </w:p>
    <w:p w14:paraId="4A887150" w14:textId="77777777" w:rsidR="00AA1279" w:rsidRDefault="00AA1279" w:rsidP="00AA1279">
      <w:pPr>
        <w:pStyle w:val="Bibliography"/>
      </w:pPr>
      <w:r>
        <w:t xml:space="preserve">Hanes, C.C., Wang, X., Jain, P., Parisien, M.-A., Little, J.M. &amp; Flannigan, M.D. (2019). Fire-regime changes in Canada over the last half century. </w:t>
      </w:r>
      <w:r>
        <w:rPr>
          <w:i/>
          <w:iCs/>
        </w:rPr>
        <w:t>Canadian Journal of Forest Research</w:t>
      </w:r>
      <w:r>
        <w:t>, 49, 256–269.</w:t>
      </w:r>
    </w:p>
    <w:p w14:paraId="6F6FE865" w14:textId="77777777" w:rsidR="00AA1279" w:rsidRDefault="00AA1279" w:rsidP="00AA1279">
      <w:pPr>
        <w:pStyle w:val="Bibliography"/>
      </w:pPr>
      <w:r>
        <w:t xml:space="preserve">Harris, I., Osborn, T.J., Jones, P. &amp; Lister, D. (2020a). Version 4 of the CRU TS monthly high-resolution gridded multivariate climate dataset. </w:t>
      </w:r>
      <w:r>
        <w:rPr>
          <w:i/>
          <w:iCs/>
        </w:rPr>
        <w:t>Scientific data</w:t>
      </w:r>
      <w:r>
        <w:t>, 7, 1–18.</w:t>
      </w:r>
    </w:p>
    <w:p w14:paraId="33335ED5" w14:textId="77777777" w:rsidR="00AA1279" w:rsidRDefault="00AA1279" w:rsidP="00AA1279">
      <w:pPr>
        <w:pStyle w:val="Bibliography"/>
      </w:pPr>
      <w:r>
        <w:t>Harris, I.C., Jones, P.D. &amp; Osborn, T. (2020b). CRU TS4.04: Climatic Research Unit (CRU) Time-Series (TS) version 4.04 of high-resolution gridded data of month-by-month variation in climate (January 1901 – December 2019).</w:t>
      </w:r>
    </w:p>
    <w:p w14:paraId="54C9D9D5" w14:textId="77777777" w:rsidR="00AA1279" w:rsidRDefault="00AA1279" w:rsidP="00AA1279">
      <w:pPr>
        <w:pStyle w:val="Bibliography"/>
      </w:pPr>
      <w:r>
        <w:t xml:space="preserve">Heikkinen, R., Luoto, M., Leikola, N., Poyry, J., Settele, J., Kudrna, O., </w:t>
      </w:r>
      <w:r>
        <w:rPr>
          <w:i/>
          <w:iCs/>
        </w:rPr>
        <w:t>et al.</w:t>
      </w:r>
      <w:r>
        <w:t xml:space="preserve"> (2010). Assessing the vulnerability of European butterflies to climate change using multiple criteria. </w:t>
      </w:r>
      <w:r>
        <w:rPr>
          <w:i/>
          <w:iCs/>
        </w:rPr>
        <w:t>Biodiversity and Conservation</w:t>
      </w:r>
      <w:r>
        <w:t>, 19, 695–723.</w:t>
      </w:r>
    </w:p>
    <w:p w14:paraId="5EB6B305" w14:textId="77777777" w:rsidR="00AA1279" w:rsidRDefault="00AA1279" w:rsidP="00AA1279">
      <w:pPr>
        <w:pStyle w:val="Bibliography"/>
      </w:pPr>
      <w:r>
        <w:t>Heinrich, P.L., Gilbert, E., Cobb, N.S. &amp; Franz, N. (2015). Symbiota collections of arthropods network (SCAN): A data portal built to visualize, manipulate, and export species occurrences.</w:t>
      </w:r>
    </w:p>
    <w:p w14:paraId="21FE9D36" w14:textId="77777777" w:rsidR="00AA1279" w:rsidRDefault="00AA1279" w:rsidP="00AA1279">
      <w:pPr>
        <w:pStyle w:val="Bibliography"/>
      </w:pPr>
      <w:r>
        <w:t xml:space="preserve">Hijmans, R.J., Van Etten, J., Cheng, J., Mattiuzzi, M., Sumner, M., Greenberg, J.A., </w:t>
      </w:r>
      <w:r>
        <w:rPr>
          <w:i/>
          <w:iCs/>
        </w:rPr>
        <w:t>et al.</w:t>
      </w:r>
      <w:r>
        <w:t xml:space="preserve"> (2015). Package ‘raster.’ </w:t>
      </w:r>
      <w:r>
        <w:rPr>
          <w:i/>
          <w:iCs/>
        </w:rPr>
        <w:t>R package</w:t>
      </w:r>
      <w:r>
        <w:t>, 734, 473.</w:t>
      </w:r>
    </w:p>
    <w:p w14:paraId="3FE1E4A7" w14:textId="77777777" w:rsidR="00AA1279" w:rsidRDefault="00AA1279" w:rsidP="00AA1279">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580DB1CF" w14:textId="77777777" w:rsidR="00AA1279" w:rsidRDefault="00AA1279" w:rsidP="00AA1279">
      <w:pPr>
        <w:pStyle w:val="Bibliography"/>
      </w:pPr>
      <w:r>
        <w:t>Hodgson, J.A., Thomas, C.D., Dytham, C., Travis, J.M. &amp; Cornell, S.J. (2012). The speed of range shifts in fragmented landscapes.</w:t>
      </w:r>
    </w:p>
    <w:p w14:paraId="206B358E" w14:textId="77777777" w:rsidR="00AA1279" w:rsidRDefault="00AA1279" w:rsidP="00AA1279">
      <w:pPr>
        <w:pStyle w:val="Bibliography"/>
      </w:pPr>
      <w:r>
        <w:t xml:space="preserve">Holland, M.M. &amp; Bitz, C.M. (2003). Polar amplification of climate change in coupled models. </w:t>
      </w:r>
      <w:r>
        <w:rPr>
          <w:i/>
          <w:iCs/>
        </w:rPr>
        <w:t>Climate dynamics</w:t>
      </w:r>
      <w:r>
        <w:t>, 21, 221–232.</w:t>
      </w:r>
    </w:p>
    <w:p w14:paraId="4BF25CE1" w14:textId="77777777" w:rsidR="00AA1279" w:rsidRDefault="00AA1279" w:rsidP="00AA1279">
      <w:pPr>
        <w:pStyle w:val="Bibliography"/>
      </w:pPr>
      <w:r>
        <w:t xml:space="preserve">Jackson, H.M., Johnson, S.A., Morandin, L.A., Richardson, L.L., Guzman, L.M. &amp; M’Gonigle, L.K. (2022). Climate change winners and losers among North American bumblebees. </w:t>
      </w:r>
      <w:r>
        <w:rPr>
          <w:i/>
          <w:iCs/>
        </w:rPr>
        <w:t>Biology Letters</w:t>
      </w:r>
      <w:r>
        <w:t>, 18, 20210551.</w:t>
      </w:r>
    </w:p>
    <w:p w14:paraId="2BE20AD7" w14:textId="77777777" w:rsidR="00AA1279" w:rsidRDefault="00AA1279" w:rsidP="00AA1279">
      <w:pPr>
        <w:pStyle w:val="Bibliography"/>
      </w:pPr>
      <w:r>
        <w:t xml:space="preserve">Johansson, V., Gustafsson, L., Andersson, P. &amp; Hylander, K. (2020). Fewer butterflies and a different composition of bees, wasps and hoverflies on recently burned compared to unburned clear-cuts, regardless of burn severity. </w:t>
      </w:r>
      <w:r>
        <w:rPr>
          <w:i/>
          <w:iCs/>
        </w:rPr>
        <w:t>Forest Ecology and Management</w:t>
      </w:r>
      <w:r>
        <w:t>, 463, 118033.</w:t>
      </w:r>
    </w:p>
    <w:p w14:paraId="19C6B18D" w14:textId="77777777" w:rsidR="00AA1279" w:rsidRDefault="00AA1279" w:rsidP="00AA1279">
      <w:pPr>
        <w:pStyle w:val="Bibliography"/>
      </w:pPr>
      <w:r>
        <w:t xml:space="preserve">Jönsson,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769620B9" w14:textId="77777777" w:rsidR="00AA1279" w:rsidRDefault="00AA1279" w:rsidP="00AA1279">
      <w:pPr>
        <w:pStyle w:val="Bibliography"/>
      </w:pPr>
      <w:r>
        <w:lastRenderedPageBreak/>
        <w:t xml:space="preserve">Joseph, M.B. (2020). Neural hierarchical models of ecological populations. </w:t>
      </w:r>
      <w:r>
        <w:rPr>
          <w:i/>
          <w:iCs/>
        </w:rPr>
        <w:t>Ecology Letters</w:t>
      </w:r>
      <w:r>
        <w:t>, 23, 734–747.</w:t>
      </w:r>
    </w:p>
    <w:p w14:paraId="78724361" w14:textId="77777777" w:rsidR="00AA1279" w:rsidRDefault="00AA1279" w:rsidP="00AA1279">
      <w:pPr>
        <w:pStyle w:val="Bibliography"/>
      </w:pPr>
      <w:r>
        <w:t xml:space="preserve">Keinath, D.A., Doak, D.F., Hodges, K.E., Prugh, L.R., Fagan, W., Sekercioglu, C.H., </w:t>
      </w:r>
      <w:r>
        <w:rPr>
          <w:i/>
          <w:iCs/>
        </w:rPr>
        <w:t>et al.</w:t>
      </w:r>
      <w:r>
        <w:t xml:space="preserve"> (2017). A global analysis of traits predicting species sensitivity to habitat fragmentation. </w:t>
      </w:r>
      <w:r>
        <w:rPr>
          <w:i/>
          <w:iCs/>
        </w:rPr>
        <w:t>Global Ecology and Biogeography</w:t>
      </w:r>
      <w:r>
        <w:t>, 26, 115–127.</w:t>
      </w:r>
    </w:p>
    <w:p w14:paraId="528FC8EA" w14:textId="77777777" w:rsidR="00AA1279" w:rsidRDefault="00AA1279" w:rsidP="00AA1279">
      <w:pPr>
        <w:pStyle w:val="Bibliography"/>
      </w:pPr>
      <w:r>
        <w:t xml:space="preserve">Kellermann, V. &amp; van Heerwaarden, B. (2019). Terrestrial insects and climate change: adaptive responses in key traits. </w:t>
      </w:r>
      <w:r>
        <w:rPr>
          <w:i/>
          <w:iCs/>
        </w:rPr>
        <w:t>Physiological Entomology</w:t>
      </w:r>
      <w:r>
        <w:t>, 44, 99–115.</w:t>
      </w:r>
    </w:p>
    <w:p w14:paraId="711B8967" w14:textId="77777777" w:rsidR="00AA1279" w:rsidRDefault="00AA1279" w:rsidP="00AA1279">
      <w:pPr>
        <w:pStyle w:val="Bibliography"/>
      </w:pPr>
      <w:r>
        <w:t xml:space="preserve">Kelling, S., Johnston, A., Bonn, A., Fink, D., Ruiz-Gutierrez, V., Bonney, R., </w:t>
      </w:r>
      <w:r>
        <w:rPr>
          <w:i/>
          <w:iCs/>
        </w:rPr>
        <w:t>et al.</w:t>
      </w:r>
      <w:r>
        <w:t xml:space="preserve"> (2019). Using semistructured surveys to improve citizen science data for monitoring biodiversity. </w:t>
      </w:r>
      <w:r>
        <w:rPr>
          <w:i/>
          <w:iCs/>
        </w:rPr>
        <w:t>BioScience</w:t>
      </w:r>
      <w:r>
        <w:t>, 69, 170–179.</w:t>
      </w:r>
    </w:p>
    <w:p w14:paraId="487330CC" w14:textId="77777777" w:rsidR="00AA1279" w:rsidRDefault="00AA1279" w:rsidP="00AA1279">
      <w:pPr>
        <w:pStyle w:val="Bibliography"/>
      </w:pPr>
      <w:r>
        <w:t xml:space="preserve">Kellner, K. (2021). </w:t>
      </w:r>
      <w:r>
        <w:rPr>
          <w:i/>
          <w:iCs/>
        </w:rPr>
        <w:t>jagsUI: A Wrapper Around “rjags” to Streamline “JAGS” Analyses</w:t>
      </w:r>
      <w:r>
        <w:t>.</w:t>
      </w:r>
    </w:p>
    <w:p w14:paraId="0623F008" w14:textId="77777777" w:rsidR="00AA1279" w:rsidRDefault="00AA1279" w:rsidP="00AA1279">
      <w:pPr>
        <w:pStyle w:val="Bibliography"/>
      </w:pPr>
      <w:r>
        <w:t xml:space="preserve">Keret, N., Mutanen, M., Orell, M., Itamies, J. &amp; Valimaki, P. (2020). Climate change-driven elevational changes among boreal nocturnal moths. </w:t>
      </w:r>
      <w:r>
        <w:rPr>
          <w:i/>
          <w:iCs/>
        </w:rPr>
        <w:t>Oecologia</w:t>
      </w:r>
      <w:r>
        <w:t>, 192, 1085–1098.</w:t>
      </w:r>
    </w:p>
    <w:p w14:paraId="2BBC284B" w14:textId="77777777" w:rsidR="00AA1279" w:rsidRDefault="00AA1279" w:rsidP="00AA1279">
      <w:pPr>
        <w:pStyle w:val="Bibliography"/>
      </w:pPr>
      <w:r>
        <w:t>Kéry, M. &amp; Royle, J.A. (2015). Applied Hierarchical Modeling in Ecology: Analysis of Distribution, Abundance and Species Richness in R and BUGS.</w:t>
      </w:r>
    </w:p>
    <w:p w14:paraId="6C62805D" w14:textId="77777777" w:rsidR="00AA1279" w:rsidRDefault="00AA1279" w:rsidP="00AA1279">
      <w:pPr>
        <w:pStyle w:val="Bibliography"/>
      </w:pPr>
      <w:r>
        <w:t xml:space="preserve">Kremen,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19E355B1" w14:textId="77777777" w:rsidR="00AA1279" w:rsidRDefault="00AA1279" w:rsidP="00AA1279">
      <w:pPr>
        <w:pStyle w:val="Bibliography"/>
      </w:pPr>
      <w:r>
        <w:t xml:space="preserve">Lamas, G. (2015). </w:t>
      </w:r>
      <w:r>
        <w:rPr>
          <w:i/>
          <w:iCs/>
        </w:rPr>
        <w:t>Catalog of the butterflies (Papilionoidea)</w:t>
      </w:r>
      <w:r>
        <w:t>. Available from author.</w:t>
      </w:r>
    </w:p>
    <w:p w14:paraId="415B1BFA" w14:textId="77777777" w:rsidR="00AA1279" w:rsidRDefault="00AA1279" w:rsidP="00AA1279">
      <w:pPr>
        <w:pStyle w:val="Bibliography"/>
      </w:pPr>
      <w:r>
        <w:t xml:space="preserve">Larsen, E.A. &amp; Shirey, V. (2021). Method matters: pitfalls in analysing phenology from occurrence records. </w:t>
      </w:r>
      <w:r>
        <w:rPr>
          <w:i/>
          <w:iCs/>
        </w:rPr>
        <w:t>Ecology Letters</w:t>
      </w:r>
      <w:r>
        <w:t>, 24, 1287–1289.</w:t>
      </w:r>
    </w:p>
    <w:p w14:paraId="5F4D13E5" w14:textId="77777777" w:rsidR="00AA1279" w:rsidRDefault="00AA1279" w:rsidP="00AA1279">
      <w:pPr>
        <w:pStyle w:val="Bibliography"/>
      </w:pPr>
      <w:r>
        <w:t xml:space="preserve">Layne Jr, J.R. &amp; Kuharsky, D.K. (2000). Triggering of cryoprotectant synthesis in the woolly bear caterpillar (Pyrrharctia isabella Lepidoptera: Arctiidae). </w:t>
      </w:r>
      <w:r>
        <w:rPr>
          <w:i/>
          <w:iCs/>
        </w:rPr>
        <w:t>Journal of Experimental Zoology</w:t>
      </w:r>
      <w:r>
        <w:t>, 286, 367–371.</w:t>
      </w:r>
    </w:p>
    <w:p w14:paraId="2B011C5F" w14:textId="77777777" w:rsidR="00AA1279" w:rsidRDefault="00AA1279" w:rsidP="00AA1279">
      <w:pPr>
        <w:pStyle w:val="Bibliography"/>
      </w:pPr>
      <w:r>
        <w:t xml:space="preserve">Lewthwaite, J.M., Debinski, D.M. &amp; Kerr, J.T. (2017). High community turnover and dispersal limitation relative to rapid climate change. </w:t>
      </w:r>
      <w:r>
        <w:rPr>
          <w:i/>
          <w:iCs/>
        </w:rPr>
        <w:t>Global Ecology and Biogeography</w:t>
      </w:r>
      <w:r>
        <w:t>, 26, 459–471.</w:t>
      </w:r>
    </w:p>
    <w:p w14:paraId="64AA3CBB" w14:textId="77777777" w:rsidR="00AA1279" w:rsidRDefault="00AA1279" w:rsidP="00AA1279">
      <w:pPr>
        <w:pStyle w:val="Bibliography"/>
      </w:pPr>
      <w:r>
        <w:t xml:space="preserve">Lewthwaite, J.M.M., Angert, A.L., Kembel, S.W., Goring, S.J., Davies, T.J., Mooers, A.Ø., </w:t>
      </w:r>
      <w:r>
        <w:rPr>
          <w:i/>
          <w:iCs/>
        </w:rPr>
        <w:t>et al.</w:t>
      </w:r>
      <w:r>
        <w:t xml:space="preserve"> (2018). Canadian butterfly climate debt is significant and correlated with range size. </w:t>
      </w:r>
      <w:r>
        <w:rPr>
          <w:i/>
          <w:iCs/>
        </w:rPr>
        <w:t>Ecography</w:t>
      </w:r>
      <w:r>
        <w:t>, 41, 2005–2015.</w:t>
      </w:r>
    </w:p>
    <w:p w14:paraId="71E8B210" w14:textId="77777777" w:rsidR="00AA1279" w:rsidRDefault="00AA1279" w:rsidP="00AA1279">
      <w:pPr>
        <w:pStyle w:val="Bibliography"/>
      </w:pPr>
      <w:r>
        <w:t xml:space="preserve">MacKenzie, D.I., Nichols, J.D., Lachman, G.B., Droege, S., Andrew Royle, J. &amp; Langtimm, C.A. (2002). Estimating site occupancy rates when detection probabilities are less than one. </w:t>
      </w:r>
      <w:r>
        <w:rPr>
          <w:i/>
          <w:iCs/>
        </w:rPr>
        <w:t>Ecology</w:t>
      </w:r>
      <w:r>
        <w:t>, 83, 2248–2255.</w:t>
      </w:r>
    </w:p>
    <w:p w14:paraId="070411BE" w14:textId="77777777" w:rsidR="00AA1279" w:rsidRDefault="00AA1279" w:rsidP="00AA1279">
      <w:pPr>
        <w:pStyle w:val="Bibliography"/>
      </w:pPr>
      <w:r>
        <w:t xml:space="preserve">Mason Jr, S.C., Shirey, V., Ponisio, L.C. &amp; Gelhaus, J.K. (2021). Responses from bees, butterflies, and ground beetles to different fire and site characteristics: a global meta-analysis. </w:t>
      </w:r>
      <w:r>
        <w:rPr>
          <w:i/>
          <w:iCs/>
        </w:rPr>
        <w:t>Biological Conservation</w:t>
      </w:r>
      <w:r>
        <w:t>, 261, 109265.</w:t>
      </w:r>
    </w:p>
    <w:p w14:paraId="4229584D" w14:textId="77777777" w:rsidR="00AA1279" w:rsidRDefault="00AA1279" w:rsidP="00AA1279">
      <w:pPr>
        <w:pStyle w:val="Bibliography"/>
      </w:pPr>
      <w:r>
        <w:t xml:space="preserve">McCrystall, M.R., Stroeve, J., Serreze, M., Forbes, B.C. &amp; Screen, J.A. (2021). New climate models reveal faster and larger increases in Arctic precipitation than previously projected. </w:t>
      </w:r>
      <w:r>
        <w:rPr>
          <w:i/>
          <w:iCs/>
        </w:rPr>
        <w:t>Nature communications</w:t>
      </w:r>
      <w:r>
        <w:t>, 12, 1–12.</w:t>
      </w:r>
    </w:p>
    <w:p w14:paraId="472D573E" w14:textId="77777777" w:rsidR="00AA1279" w:rsidRDefault="00AA1279" w:rsidP="00AA1279">
      <w:pPr>
        <w:pStyle w:val="Bibliography"/>
      </w:pPr>
      <w:r>
        <w:t xml:space="preserve">McMahon, C.R. &amp; Hays, G.C. (2006). Thermal niche, large-scale movements and implications of climate change for a critically endangered marine vertebrate. </w:t>
      </w:r>
      <w:r>
        <w:rPr>
          <w:i/>
          <w:iCs/>
        </w:rPr>
        <w:t>Global Change Biology</w:t>
      </w:r>
      <w:r>
        <w:t>, 12, 1330–1338.</w:t>
      </w:r>
    </w:p>
    <w:p w14:paraId="3178B420" w14:textId="77777777" w:rsidR="00AA1279" w:rsidRDefault="00AA1279" w:rsidP="00AA1279">
      <w:pPr>
        <w:pStyle w:val="Bibliography"/>
      </w:pPr>
      <w:r>
        <w:t xml:space="preserve">Memmott, J., Waser, N.M. &amp; Price, M.V. (2004). Tolerance of pollination networks to species extinctions. </w:t>
      </w:r>
      <w:r>
        <w:rPr>
          <w:i/>
          <w:iCs/>
        </w:rPr>
        <w:t>Proceedings of the Royal Society of London. Series B: Biological Sciences</w:t>
      </w:r>
      <w:r>
        <w:t>, 271, 2605–2611.</w:t>
      </w:r>
    </w:p>
    <w:p w14:paraId="7EA2F7DA" w14:textId="77777777" w:rsidR="00AA1279" w:rsidRDefault="00AA1279" w:rsidP="00AA1279">
      <w:pPr>
        <w:pStyle w:val="Bibliography"/>
      </w:pPr>
      <w:r>
        <w:t xml:space="preserve">Meyer, C., Jetz, W., Guralnick, R.P., Fritz, S.A. &amp; Kreft, H. (2016). Range geometry and socio-economics dominate species-level biases in occurrence information. </w:t>
      </w:r>
      <w:r>
        <w:rPr>
          <w:i/>
          <w:iCs/>
        </w:rPr>
        <w:t>Global Ecology and Biogeography</w:t>
      </w:r>
      <w:r>
        <w:t>, 25, 1181–1193.</w:t>
      </w:r>
    </w:p>
    <w:p w14:paraId="4D0B6A4B" w14:textId="77777777" w:rsidR="00AA1279" w:rsidRDefault="00AA1279" w:rsidP="00AA1279">
      <w:pPr>
        <w:pStyle w:val="Bibliography"/>
      </w:pPr>
      <w:r>
        <w:t xml:space="preserve">Ono, J., Watanabe, M., Komuro, Y., Tatebe, H. &amp; Abe, M. (2022). Enhanced Arctic warming amplification revealed in a low-emission scenario. </w:t>
      </w:r>
      <w:r>
        <w:rPr>
          <w:i/>
          <w:iCs/>
        </w:rPr>
        <w:t>Communications Earth &amp; Environment</w:t>
      </w:r>
      <w:r>
        <w:t>, 3, 27.</w:t>
      </w:r>
    </w:p>
    <w:p w14:paraId="49F9A214" w14:textId="77777777" w:rsidR="00AA1279" w:rsidRDefault="00AA1279" w:rsidP="00AA1279">
      <w:pPr>
        <w:pStyle w:val="Bibliography"/>
      </w:pPr>
      <w:r>
        <w:lastRenderedPageBreak/>
        <w:t xml:space="preserve">Pagel, M. (1999). Inferring the historical patterns of biological evolution. </w:t>
      </w:r>
      <w:r>
        <w:rPr>
          <w:i/>
          <w:iCs/>
        </w:rPr>
        <w:t>Nature</w:t>
      </w:r>
      <w:r>
        <w:t>, 401, 877–884.</w:t>
      </w:r>
    </w:p>
    <w:p w14:paraId="08CBA326" w14:textId="77777777" w:rsidR="00AA1279" w:rsidRDefault="00AA1279" w:rsidP="00AA1279">
      <w:pPr>
        <w:pStyle w:val="Bibliography"/>
      </w:pPr>
      <w:r>
        <w:t xml:space="preserve">Parmesan, C., Ryrholm, N., Stefanescu, C., Hill, J., Thomas, C., Descimon, H., </w:t>
      </w:r>
      <w:r>
        <w:rPr>
          <w:i/>
          <w:iCs/>
        </w:rPr>
        <w:t>et al.</w:t>
      </w:r>
      <w:r>
        <w:t xml:space="preserve"> (1999). Poleward shifts in geographical ranges of butterfly species associated with regional warming. </w:t>
      </w:r>
      <w:r>
        <w:rPr>
          <w:i/>
          <w:iCs/>
        </w:rPr>
        <w:t>Nature</w:t>
      </w:r>
      <w:r>
        <w:t>, 399, 579–583.</w:t>
      </w:r>
    </w:p>
    <w:p w14:paraId="073EA008" w14:textId="77777777" w:rsidR="00AA1279" w:rsidRDefault="00AA1279" w:rsidP="00AA1279">
      <w:pPr>
        <w:pStyle w:val="Bibliography"/>
      </w:pPr>
      <w:r>
        <w:t>Pavulaan, H. &amp; Wright, D.M. (2000). The Biology, Life History, and Taxonomy of Celastrina neglectamajor (Lycaenidae: Polyommatinae).</w:t>
      </w:r>
    </w:p>
    <w:p w14:paraId="088E015E" w14:textId="77777777" w:rsidR="00AA1279" w:rsidRDefault="00AA1279" w:rsidP="00AA1279">
      <w:pPr>
        <w:pStyle w:val="Bibliography"/>
      </w:pPr>
      <w:r>
        <w:t>Pavulaan, H. &amp; Wright, D.M. (2005). Celastrina serotina (Lycaenidae: Polyommatinae): a new butterfly species from the northeastern United States and eastern Canada.</w:t>
      </w:r>
    </w:p>
    <w:p w14:paraId="4AD717F0" w14:textId="77777777" w:rsidR="00AA1279" w:rsidRDefault="00AA1279" w:rsidP="00AA1279">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38BE3325" w14:textId="77777777" w:rsidR="00AA1279" w:rsidRDefault="00AA1279" w:rsidP="00AA1279">
      <w:pPr>
        <w:pStyle w:val="Bibliography"/>
      </w:pPr>
      <w:r>
        <w:t xml:space="preserve">Pöyry, J., Luoto, M., Heikkinen, R., Kuussaari, M. &amp; Saarinen, K. (2009). Species traits explain recent range shifts of Finnish butterflies. </w:t>
      </w:r>
      <w:r>
        <w:rPr>
          <w:i/>
          <w:iCs/>
        </w:rPr>
        <w:t>Global Change Biology</w:t>
      </w:r>
      <w:r>
        <w:t>, 15, 732–743.</w:t>
      </w:r>
    </w:p>
    <w:p w14:paraId="73BCEDED" w14:textId="77777777" w:rsidR="00AA1279" w:rsidRDefault="00AA1279" w:rsidP="00AA1279">
      <w:pPr>
        <w:pStyle w:val="Bibliography"/>
      </w:pPr>
      <w:r>
        <w:t xml:space="preserve">Ries, L., Zipkin, E.F. &amp; Guralnick, R.P. (2019). Tracking trends in monarch abundance over the 20th century is currently impossible using museum records. </w:t>
      </w:r>
      <w:r>
        <w:rPr>
          <w:i/>
          <w:iCs/>
        </w:rPr>
        <w:t>Proceedings of the National Academy of Sciences</w:t>
      </w:r>
      <w:r>
        <w:t>, 116, 13745–13748.</w:t>
      </w:r>
    </w:p>
    <w:p w14:paraId="320094FC" w14:textId="77777777" w:rsidR="00AA1279" w:rsidRDefault="00AA1279" w:rsidP="00AA1279">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5B605300" w14:textId="77777777" w:rsidR="00AA1279" w:rsidRDefault="00AA1279" w:rsidP="00AA1279">
      <w:pPr>
        <w:pStyle w:val="Bibliography"/>
      </w:pPr>
      <w:r>
        <w:t xml:space="preserve">Riva, F., Acorn, J.H. &amp; Nielsen, S.E. (2018b). Narrow anthropogenic corridors direct the movement of a generalist boreal butterfly. </w:t>
      </w:r>
      <w:r>
        <w:rPr>
          <w:i/>
          <w:iCs/>
        </w:rPr>
        <w:t>Biology Letters</w:t>
      </w:r>
      <w:r>
        <w:t>, 14, 20170770.</w:t>
      </w:r>
    </w:p>
    <w:p w14:paraId="195CFD78" w14:textId="77777777" w:rsidR="00AA1279" w:rsidRDefault="00AA1279" w:rsidP="00AA1279">
      <w:pPr>
        <w:pStyle w:val="Bibliography"/>
      </w:pPr>
      <w:r>
        <w:t xml:space="preserve">Scott Chamberlain &amp; Eduard Szocs. (2013). taxize - taxonomic search and retrieval in R. </w:t>
      </w:r>
      <w:r>
        <w:rPr>
          <w:i/>
          <w:iCs/>
        </w:rPr>
        <w:t>F1000Research</w:t>
      </w:r>
      <w:r>
        <w:t>.</w:t>
      </w:r>
    </w:p>
    <w:p w14:paraId="1F74AF99" w14:textId="77777777" w:rsidR="00AA1279" w:rsidRDefault="00AA1279" w:rsidP="00AA1279">
      <w:pPr>
        <w:pStyle w:val="Bibliography"/>
      </w:pPr>
      <w:r>
        <w:t xml:space="preserve">Scridel, D., Bogliani, G., Pedrini, P., Iemma, A., von Hardenberg, A. &amp; Brambilla, M. (2017). Thermal niche predicts recent changes in range size for bird species. </w:t>
      </w:r>
      <w:r>
        <w:rPr>
          <w:i/>
          <w:iCs/>
        </w:rPr>
        <w:t>Climate Research</w:t>
      </w:r>
      <w:r>
        <w:t>, 73, 207–216.</w:t>
      </w:r>
    </w:p>
    <w:p w14:paraId="5A81539A" w14:textId="77777777" w:rsidR="00AA1279" w:rsidRDefault="00AA1279" w:rsidP="00AA1279">
      <w:pPr>
        <w:pStyle w:val="Bibliography"/>
      </w:pPr>
      <w:r>
        <w:t xml:space="preserve">Sekar, S. (2012). A meta-analysis of the traits affecting dispersal ability in butterflies: can wingspan be used as a proxy? </w:t>
      </w:r>
      <w:r>
        <w:rPr>
          <w:i/>
          <w:iCs/>
        </w:rPr>
        <w:t>Journal of Animal Ecology</w:t>
      </w:r>
      <w:r>
        <w:t>, 81, 174–184.</w:t>
      </w:r>
    </w:p>
    <w:p w14:paraId="2E711EAD" w14:textId="77777777" w:rsidR="00AA1279" w:rsidRDefault="00AA1279" w:rsidP="00AA1279">
      <w:pPr>
        <w:pStyle w:val="Bibliography"/>
      </w:pPr>
      <w:r>
        <w:t xml:space="preserve">Shirey, V., Belitz, M.W., Barve, V. &amp; Guralnick, R. (2021). A complete inventory of North American butterfly occurrence data: narrowing data gaps, but increasing bias. </w:t>
      </w:r>
      <w:r>
        <w:rPr>
          <w:i/>
          <w:iCs/>
        </w:rPr>
        <w:t>Ecography</w:t>
      </w:r>
      <w:r>
        <w:t>, 44.</w:t>
      </w:r>
    </w:p>
    <w:p w14:paraId="44B2A39F" w14:textId="77777777" w:rsidR="00AA1279" w:rsidRDefault="00AA1279" w:rsidP="00AA1279">
      <w:pPr>
        <w:pStyle w:val="Bibliography"/>
      </w:pPr>
      <w:r>
        <w:t xml:space="preserve">Shirey, V., Khelifa, R., M’Gonigle, L.K. &amp; Guzman, L.M. (2022). Occupancy-detection models for natural history museum data: promise and pitfalls. </w:t>
      </w:r>
      <w:r>
        <w:rPr>
          <w:i/>
          <w:iCs/>
        </w:rPr>
        <w:t>Methods in Ecology and Evolution</w:t>
      </w:r>
      <w:r>
        <w:t>, Early View.</w:t>
      </w:r>
    </w:p>
    <w:p w14:paraId="143BDD43" w14:textId="77777777" w:rsidR="00AA1279" w:rsidRDefault="00AA1279" w:rsidP="00AA1279">
      <w:pPr>
        <w:pStyle w:val="Bibliography"/>
      </w:pPr>
      <w:r>
        <w:t xml:space="preserve">Slivinski, L.C., Compo, G.P., Whitaker, J.S., Sardeshmukh,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57A4064A" w14:textId="77777777" w:rsidR="00AA1279" w:rsidRDefault="00AA1279" w:rsidP="00AA1279">
      <w:pPr>
        <w:pStyle w:val="Bibliography"/>
      </w:pPr>
      <w:r>
        <w:t xml:space="preserve">van Strien, A.J., van Swaay, C.A.M. &amp; Termaat, T. (2013). Opportunistic citizen science data of animal species produce reliable estimates of distribution trends if analysed with occupancy models. </w:t>
      </w:r>
      <w:r>
        <w:rPr>
          <w:i/>
          <w:iCs/>
        </w:rPr>
        <w:t>Journal of Applied Ecology</w:t>
      </w:r>
      <w:r>
        <w:t>, 50, 1450–1458.</w:t>
      </w:r>
    </w:p>
    <w:p w14:paraId="4A923281" w14:textId="77777777" w:rsidR="00AA1279" w:rsidRDefault="00AA1279" w:rsidP="00AA1279">
      <w:pPr>
        <w:pStyle w:val="Bibliography"/>
      </w:pPr>
      <w:r>
        <w:t xml:space="preserve">Ulyshen, M.D., Hiers, J.K., Pokswinksi, S.M. &amp; Fair, C. (2022). Pyrodiversity promotes pollinator diversity in a fire-adapted landscape. </w:t>
      </w:r>
      <w:r>
        <w:rPr>
          <w:i/>
          <w:iCs/>
        </w:rPr>
        <w:t>Frontiers in Ecology and the Environment</w:t>
      </w:r>
      <w:r>
        <w:t>, 20, 78–83.</w:t>
      </w:r>
    </w:p>
    <w:p w14:paraId="65A84EBC" w14:textId="77777777" w:rsidR="00AA1279" w:rsidRDefault="00AA1279" w:rsidP="00AA1279">
      <w:pPr>
        <w:pStyle w:val="Bibliography"/>
      </w:pPr>
      <w:r>
        <w:t xml:space="preserve">Vehtari, A., Gelman, A. &amp; Gabry, J. (2017). Practical Bayesian model evaluation using leave-one-out cross-validation and WAIC. </w:t>
      </w:r>
      <w:r>
        <w:rPr>
          <w:i/>
          <w:iCs/>
        </w:rPr>
        <w:t>Statistics and computing</w:t>
      </w:r>
      <w:r>
        <w:t>, 27, 1413–1432.</w:t>
      </w:r>
    </w:p>
    <w:p w14:paraId="04E17444" w14:textId="77777777" w:rsidR="00AA1279" w:rsidRDefault="00AA1279" w:rsidP="00AA1279">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583612BE" w14:textId="77777777" w:rsidR="00AA1279" w:rsidRDefault="00AA1279" w:rsidP="00AA1279">
      <w:pPr>
        <w:pStyle w:val="Bibliography"/>
      </w:pPr>
      <w:r>
        <w:lastRenderedPageBreak/>
        <w:t xml:space="preserve">Wagner, D.L., Grames, E.M., Forister, M.L., Berenbaum, M.R. &amp; Stopak, D. (2021b). Insect decline in the Anthropocene: Death by a thousand cuts. </w:t>
      </w:r>
      <w:r>
        <w:rPr>
          <w:i/>
          <w:iCs/>
        </w:rPr>
        <w:t>Proceedings of the National Academy of Sciences</w:t>
      </w:r>
      <w:r>
        <w:t>, 118, e2023989118.</w:t>
      </w:r>
    </w:p>
    <w:p w14:paraId="2D79EC26" w14:textId="77777777" w:rsidR="00AA1279" w:rsidRDefault="00AA1279" w:rsidP="00AA1279">
      <w:pPr>
        <w:pStyle w:val="Bibliography"/>
      </w:pPr>
      <w:r>
        <w:t xml:space="preserve">Wepprich, T. (2019). Monarch butterfly trends are sensitive to unexamined changes in museum collections over time. </w:t>
      </w:r>
      <w:r>
        <w:rPr>
          <w:i/>
          <w:iCs/>
        </w:rPr>
        <w:t>Proceedings of the National Academy of Sciences</w:t>
      </w:r>
      <w:r>
        <w:t>, 116, 13742–13744.</w:t>
      </w:r>
    </w:p>
    <w:p w14:paraId="39654193" w14:textId="77777777" w:rsidR="00AA1279" w:rsidRDefault="00AA1279" w:rsidP="00AA1279">
      <w:pPr>
        <w:pStyle w:val="Bibliography"/>
      </w:pPr>
      <w:r>
        <w:t>Wright, D.M. &amp; Pavulaan, H. (1999). Celastrina idella (Lycaenidae: Polyommatinae): a new butterfly species from the Atlantic coastal plain.</w:t>
      </w:r>
    </w:p>
    <w:p w14:paraId="7C918116" w14:textId="77777777" w:rsidR="00AA1279" w:rsidRDefault="00AA1279" w:rsidP="00AA1279">
      <w:pPr>
        <w:pStyle w:val="Bibliography"/>
      </w:pPr>
      <w:r>
        <w:t xml:space="preserve">Yackulic, C.B., Chandler, R., Zipkin, E.F., Royle, J.A., Nichols, J.D., Campbell Grant, E.H., </w:t>
      </w:r>
      <w:r>
        <w:rPr>
          <w:i/>
          <w:iCs/>
        </w:rPr>
        <w:t>et al.</w:t>
      </w:r>
      <w:r>
        <w:t xml:space="preserve"> (2013). Presence-only modelling using MAXENT: when can we trust the inferences? </w:t>
      </w:r>
      <w:r>
        <w:rPr>
          <w:i/>
          <w:iCs/>
        </w:rPr>
        <w:t>Methods in Ecology and Evolution</w:t>
      </w:r>
      <w:r>
        <w:t>, 4, 236–243.</w:t>
      </w:r>
    </w:p>
    <w:p w14:paraId="75121D47" w14:textId="77777777" w:rsidR="00AA1279" w:rsidRDefault="00AA1279" w:rsidP="00AA1279">
      <w:pPr>
        <w:pStyle w:val="Bibliography"/>
      </w:pPr>
      <w:r>
        <w:t xml:space="preserve">You, Q., Cai, Z., Pepin, N., Chen, D., Ahrens, B., Jiang, Z., </w:t>
      </w:r>
      <w:r>
        <w:rPr>
          <w:i/>
          <w:iCs/>
        </w:rPr>
        <w:t>et al.</w:t>
      </w:r>
      <w:r>
        <w:t xml:space="preserve"> (2021). Warming amplification over the Arctic Pole and Third Pole: Trends, mechanisms and consequences. </w:t>
      </w:r>
      <w:r>
        <w:rPr>
          <w:i/>
          <w:iCs/>
        </w:rPr>
        <w:t>Earth-Science Reviews</w:t>
      </w:r>
      <w:r>
        <w:t>, 217, 103625.</w:t>
      </w:r>
    </w:p>
    <w:p w14:paraId="52FA2966" w14:textId="77777777" w:rsidR="00AA1279" w:rsidRDefault="00AA1279" w:rsidP="00AA1279">
      <w:pPr>
        <w:pStyle w:val="Bibliography"/>
      </w:pPr>
      <w:r>
        <w:t xml:space="preserve">Youngflesh, C. (2018). MCMCvis: Tools to visualize, manipulate, and summarize MCMC output. </w:t>
      </w:r>
      <w:r>
        <w:rPr>
          <w:i/>
          <w:iCs/>
        </w:rPr>
        <w:t>Journal of Open Source Software</w:t>
      </w:r>
      <w:r>
        <w:t>, 3, 640.</w:t>
      </w:r>
    </w:p>
    <w:p w14:paraId="62130A97" w14:textId="77777777" w:rsidR="00AA1279" w:rsidRDefault="00AA1279" w:rsidP="00AA1279">
      <w:pPr>
        <w:pStyle w:val="Bibliography"/>
      </w:pPr>
      <w:r>
        <w:t xml:space="preserve">Zhou, Y., Zhang, H., Liu, D., Khashaveh, A., Li, Q., Wyckhuys, K.A., </w:t>
      </w:r>
      <w:r>
        <w:rPr>
          <w:i/>
          <w:iCs/>
        </w:rPr>
        <w:t>et al.</w:t>
      </w:r>
      <w:r>
        <w:t xml:space="preserve"> (2023). Long-term insect censuses capture progressive loss of ecosystem functioning in East Asia. </w:t>
      </w:r>
      <w:r>
        <w:rPr>
          <w:i/>
          <w:iCs/>
        </w:rPr>
        <w:t>Science Advances</w:t>
      </w:r>
      <w:r>
        <w:t>, 9, eade9341.</w:t>
      </w:r>
    </w:p>
    <w:p w14:paraId="0F8A2936" w14:textId="77777777" w:rsidR="00AA1279" w:rsidRDefault="00AA1279" w:rsidP="00AA1279">
      <w:pPr>
        <w:pStyle w:val="Bibliography"/>
      </w:pPr>
      <w:r>
        <w:t xml:space="preserve">Zipkin, E.F., Royle, J.A., Dawson, D.K. &amp; Bates, S. (2010). Multi-species occurrence models to evaluate the effects of conservation and management actions. </w:t>
      </w:r>
      <w:r>
        <w:rPr>
          <w:i/>
          <w:iCs/>
        </w:rPr>
        <w:t>Biological Conservation</w:t>
      </w:r>
      <w:r>
        <w:t>, 143, 479–484.</w:t>
      </w:r>
    </w:p>
    <w:p w14:paraId="425BB4BD" w14:textId="77777777" w:rsidR="00AA1279" w:rsidRDefault="00AA1279" w:rsidP="00AA1279">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53CDD8A4"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7"/>
          <w:footerReference w:type="first" r:id="rId48"/>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448D6FA1" w14:textId="77777777" w:rsidR="00261298" w:rsidRDefault="004A23FC" w:rsidP="00261298">
      <w:pPr>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14:paraId="056C6CA1" w14:textId="77777777" w:rsidR="00261298" w:rsidRDefault="00261298" w:rsidP="00261298">
      <w:pPr>
        <w:rPr>
          <w:rFonts w:ascii="Times New Roman" w:hAnsi="Times New Roman" w:cs="Times New Roman"/>
          <w:b/>
          <w:sz w:val="24"/>
          <w:szCs w:val="24"/>
        </w:rPr>
      </w:pPr>
    </w:p>
    <w:p w14:paraId="7F772659" w14:textId="2B900C72" w:rsidR="002A2F18" w:rsidRDefault="00261298" w:rsidP="00261298">
      <w:pPr>
        <w:rPr>
          <w:rFonts w:ascii="Times New Roman" w:hAnsi="Times New Roman" w:cs="Times New Roman"/>
          <w:b/>
          <w:sz w:val="24"/>
          <w:szCs w:val="24"/>
        </w:rPr>
      </w:pPr>
      <w:r>
        <w:rPr>
          <w:rFonts w:ascii="Times New Roman" w:hAnsi="Times New Roman" w:cs="Times New Roman"/>
          <w:b/>
          <w:sz w:val="24"/>
          <w:szCs w:val="24"/>
        </w:rPr>
        <w:t xml:space="preserve">Table 1. </w:t>
      </w:r>
      <w:r>
        <w:rPr>
          <w:rFonts w:ascii="Times New Roman" w:hAnsi="Times New Roman" w:cs="Times New Roman"/>
          <w:bCs/>
          <w:sz w:val="24"/>
          <w:szCs w:val="24"/>
        </w:rPr>
        <w:t>Descriptions of the trait-based models of occupancy trend used in our post-hoc analysis. Model codes are provided as well as mathematical definitions of the model. Supporting literature for each model is also provided.</w:t>
      </w:r>
      <w:r w:rsidR="004A23FC">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1714"/>
        <w:gridCol w:w="4955"/>
        <w:gridCol w:w="2681"/>
      </w:tblGrid>
      <w:tr w:rsidR="002A2F18" w:rsidRPr="00277E80" w14:paraId="7D60D89E" w14:textId="77777777" w:rsidTr="00FA162F">
        <w:trPr>
          <w:trHeight w:val="297"/>
        </w:trPr>
        <w:tc>
          <w:tcPr>
            <w:tcW w:w="2155" w:type="dxa"/>
            <w:shd w:val="clear" w:color="auto" w:fill="000000" w:themeFill="text1"/>
            <w:vAlign w:val="center"/>
          </w:tcPr>
          <w:p w14:paraId="19072E5A" w14:textId="77777777" w:rsidR="002A2F18" w:rsidRPr="00277E80" w:rsidRDefault="002A2F18" w:rsidP="00FA162F">
            <w:pPr>
              <w:jc w:val="center"/>
              <w:rPr>
                <w:rFonts w:ascii="Times New Roman" w:hAnsi="Times New Roman" w:cs="Times New Roman"/>
                <w:b/>
                <w:bCs/>
                <w:sz w:val="24"/>
                <w:szCs w:val="24"/>
              </w:rPr>
            </w:pPr>
            <w:r w:rsidRPr="00277E80">
              <w:rPr>
                <w:rFonts w:ascii="Times New Roman" w:hAnsi="Times New Roman" w:cs="Times New Roman"/>
                <w:b/>
                <w:bCs/>
                <w:sz w:val="24"/>
                <w:szCs w:val="24"/>
              </w:rPr>
              <w:lastRenderedPageBreak/>
              <w:t>Model ID</w:t>
            </w:r>
          </w:p>
        </w:tc>
        <w:tc>
          <w:tcPr>
            <w:tcW w:w="6750" w:type="dxa"/>
            <w:shd w:val="clear" w:color="auto" w:fill="000000" w:themeFill="text1"/>
            <w:vAlign w:val="center"/>
          </w:tcPr>
          <w:p w14:paraId="4389FCA6" w14:textId="77777777" w:rsidR="002A2F18" w:rsidRPr="00277E80" w:rsidRDefault="002A2F18" w:rsidP="00FA162F">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1FAE50DC" w14:textId="77777777" w:rsidR="002A2F18" w:rsidRPr="00277E80" w:rsidRDefault="002A2F18" w:rsidP="00FA162F">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A2F18" w:rsidRPr="0015403E" w14:paraId="0AAC07B1" w14:textId="77777777" w:rsidTr="00FA162F">
        <w:trPr>
          <w:trHeight w:val="575"/>
        </w:trPr>
        <w:tc>
          <w:tcPr>
            <w:tcW w:w="2155" w:type="dxa"/>
            <w:shd w:val="clear" w:color="auto" w:fill="auto"/>
            <w:vAlign w:val="center"/>
          </w:tcPr>
          <w:p w14:paraId="0763174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A</w:t>
            </w:r>
          </w:p>
          <w:p w14:paraId="7F814F5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1ECCC3AC" w14:textId="77777777" w:rsidR="002A2F18" w:rsidRPr="0015403E" w:rsidRDefault="002A2F18" w:rsidP="00E4793C">
            <w:pP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307B710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A2F18" w:rsidRPr="0015403E" w14:paraId="78251260" w14:textId="77777777" w:rsidTr="00FA162F">
        <w:trPr>
          <w:trHeight w:val="1070"/>
        </w:trPr>
        <w:tc>
          <w:tcPr>
            <w:tcW w:w="2155" w:type="dxa"/>
            <w:shd w:val="clear" w:color="auto" w:fill="auto"/>
            <w:vAlign w:val="center"/>
          </w:tcPr>
          <w:p w14:paraId="04AFC53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B</w:t>
            </w:r>
          </w:p>
          <w:p w14:paraId="662E173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 + Phylo”</w:t>
            </w:r>
          </w:p>
        </w:tc>
        <w:tc>
          <w:tcPr>
            <w:tcW w:w="6750" w:type="dxa"/>
            <w:shd w:val="clear" w:color="auto" w:fill="auto"/>
            <w:vAlign w:val="center"/>
          </w:tcPr>
          <w:p w14:paraId="113C737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57266CB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A2F18" w:rsidRPr="0015403E" w14:paraId="04BB5CC6" w14:textId="77777777" w:rsidTr="00FA162F">
        <w:trPr>
          <w:trHeight w:val="800"/>
        </w:trPr>
        <w:tc>
          <w:tcPr>
            <w:tcW w:w="2155" w:type="dxa"/>
            <w:shd w:val="clear" w:color="auto" w:fill="auto"/>
            <w:vAlign w:val="center"/>
          </w:tcPr>
          <w:p w14:paraId="413ED6A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w:t>
            </w:r>
          </w:p>
          <w:p w14:paraId="22BE709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7EF2C8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42F9D05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Pr>
                <w:rFonts w:ascii="Times New Roman" w:hAnsi="Times New Roman" w:cs="Times New Roman"/>
                <w:sz w:val="20"/>
                <w:szCs w:val="20"/>
              </w:rPr>
              <w:t xml:space="preserve"> Warmer, southern species will exhibit increases in occupancy probability.</w:t>
            </w:r>
          </w:p>
        </w:tc>
      </w:tr>
      <w:tr w:rsidR="002A2F18" w:rsidRPr="0015403E" w14:paraId="402C27F1" w14:textId="77777777" w:rsidTr="00FA162F">
        <w:trPr>
          <w:trHeight w:val="1070"/>
        </w:trPr>
        <w:tc>
          <w:tcPr>
            <w:tcW w:w="2155" w:type="dxa"/>
            <w:shd w:val="clear" w:color="auto" w:fill="auto"/>
            <w:vAlign w:val="center"/>
          </w:tcPr>
          <w:p w14:paraId="22E2DB5E"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D</w:t>
            </w:r>
          </w:p>
          <w:p w14:paraId="74066AE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 + Phylo”</w:t>
            </w:r>
          </w:p>
        </w:tc>
        <w:tc>
          <w:tcPr>
            <w:tcW w:w="6750" w:type="dxa"/>
            <w:shd w:val="clear" w:color="auto" w:fill="auto"/>
            <w:vAlign w:val="center"/>
          </w:tcPr>
          <w:p w14:paraId="3540243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78BB2FF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 and a species-specific, phylogenetic intercept.</w:t>
            </w:r>
            <w:r>
              <w:rPr>
                <w:rFonts w:ascii="Times New Roman" w:hAnsi="Times New Roman" w:cs="Times New Roman"/>
                <w:sz w:val="20"/>
                <w:szCs w:val="20"/>
              </w:rPr>
              <w:t xml:space="preserve"> Warmer, southern species will exhibit increases in occupancy probability.</w:t>
            </w:r>
          </w:p>
        </w:tc>
      </w:tr>
      <w:tr w:rsidR="002A2F18" w:rsidRPr="0015403E" w14:paraId="08F28AB4" w14:textId="77777777" w:rsidTr="00FA162F">
        <w:trPr>
          <w:trHeight w:val="710"/>
        </w:trPr>
        <w:tc>
          <w:tcPr>
            <w:tcW w:w="2155" w:type="dxa"/>
            <w:shd w:val="clear" w:color="auto" w:fill="auto"/>
            <w:vAlign w:val="center"/>
          </w:tcPr>
          <w:p w14:paraId="7905234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E</w:t>
            </w:r>
          </w:p>
          <w:p w14:paraId="5527A67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D29583A"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662A89BA"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Pr>
                <w:rFonts w:ascii="Times New Roman" w:hAnsi="Times New Roman" w:cs="Times New Roman"/>
                <w:sz w:val="20"/>
                <w:szCs w:val="20"/>
              </w:rPr>
              <w:t xml:space="preserve"> Widely distributed species will exhibit increases in occupancy probability due to wider environmental tolerance. </w:t>
            </w:r>
          </w:p>
        </w:tc>
      </w:tr>
      <w:tr w:rsidR="002A2F18" w:rsidRPr="0015403E" w14:paraId="3090F4DF" w14:textId="77777777" w:rsidTr="00FA162F">
        <w:trPr>
          <w:trHeight w:val="890"/>
        </w:trPr>
        <w:tc>
          <w:tcPr>
            <w:tcW w:w="2155" w:type="dxa"/>
            <w:shd w:val="clear" w:color="auto" w:fill="auto"/>
            <w:vAlign w:val="center"/>
          </w:tcPr>
          <w:p w14:paraId="5BBFBE9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F</w:t>
            </w:r>
          </w:p>
          <w:p w14:paraId="6600286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 + Phylo”</w:t>
            </w:r>
          </w:p>
        </w:tc>
        <w:tc>
          <w:tcPr>
            <w:tcW w:w="6750" w:type="dxa"/>
            <w:shd w:val="clear" w:color="auto" w:fill="auto"/>
            <w:vAlign w:val="center"/>
          </w:tcPr>
          <w:p w14:paraId="2F1A1CE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17D3B9F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Pr>
                <w:rFonts w:ascii="Times New Roman" w:hAnsi="Times New Roman" w:cs="Times New Roman"/>
                <w:sz w:val="20"/>
                <w:szCs w:val="20"/>
              </w:rPr>
              <w:t xml:space="preserve"> Widely distributed species will exhibit increases in occupancy probability due to wider environmental tolerance.</w:t>
            </w:r>
          </w:p>
        </w:tc>
      </w:tr>
      <w:tr w:rsidR="002A2F18" w:rsidRPr="0015403E" w14:paraId="7053D40F" w14:textId="77777777" w:rsidTr="00FA162F">
        <w:trPr>
          <w:trHeight w:val="710"/>
        </w:trPr>
        <w:tc>
          <w:tcPr>
            <w:tcW w:w="2155" w:type="dxa"/>
            <w:shd w:val="clear" w:color="auto" w:fill="auto"/>
            <w:vAlign w:val="center"/>
          </w:tcPr>
          <w:p w14:paraId="440EC9D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G</w:t>
            </w:r>
          </w:p>
          <w:p w14:paraId="0661BA6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6E39134D"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1EA663EA" w14:textId="335895DE"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E4793C" w:rsidRPr="00E4793C">
              <w:rPr>
                <w:rFonts w:ascii="Times New Roman" w:hAnsi="Times New Roman" w:cs="Times New Roman"/>
                <w:sz w:val="20"/>
                <w:szCs w:val="20"/>
              </w:rPr>
              <w:instrText xml:space="preserve"> ADDIN ZOTERO_ITEM CSL_CITATION {"citationID":"cl6bVZZY","properties":{"formattedCitation":"(Sekar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0C7BB044" w14:textId="77777777" w:rsidTr="00FA162F">
        <w:trPr>
          <w:trHeight w:val="890"/>
        </w:trPr>
        <w:tc>
          <w:tcPr>
            <w:tcW w:w="2155" w:type="dxa"/>
            <w:shd w:val="clear" w:color="auto" w:fill="auto"/>
            <w:vAlign w:val="center"/>
          </w:tcPr>
          <w:p w14:paraId="5AFB2B4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H</w:t>
            </w:r>
          </w:p>
          <w:p w14:paraId="70B8F98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 + Phylo”</w:t>
            </w:r>
          </w:p>
        </w:tc>
        <w:tc>
          <w:tcPr>
            <w:tcW w:w="6750" w:type="dxa"/>
            <w:shd w:val="clear" w:color="auto" w:fill="auto"/>
            <w:vAlign w:val="center"/>
          </w:tcPr>
          <w:p w14:paraId="0349474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2D4007E5" w14:textId="5A862E73"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 xml:space="preserve">Occupancy trends are best predicted by species’ average wingspan and a species-specific phylogenetic intercept. Larger species will exhibit increases in occupancy </w:t>
            </w:r>
            <w:r w:rsidRPr="00E4793C">
              <w:rPr>
                <w:rFonts w:ascii="Times New Roman" w:hAnsi="Times New Roman" w:cs="Times New Roman"/>
                <w:sz w:val="20"/>
                <w:szCs w:val="20"/>
              </w:rPr>
              <w:lastRenderedPageBreak/>
              <w:t>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AA1279">
              <w:rPr>
                <w:rFonts w:ascii="Times New Roman" w:hAnsi="Times New Roman" w:cs="Times New Roman"/>
                <w:sz w:val="20"/>
                <w:szCs w:val="20"/>
              </w:rPr>
              <w:instrText xml:space="preserve"> ADDIN ZOTERO_ITEM CSL_CITATION {"citationID":"ILfmPgtm","properties":{"formattedCitation":"(Sekar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35496811" w14:textId="77777777" w:rsidTr="00FA162F">
        <w:trPr>
          <w:trHeight w:val="710"/>
        </w:trPr>
        <w:tc>
          <w:tcPr>
            <w:tcW w:w="2155" w:type="dxa"/>
            <w:shd w:val="clear" w:color="auto" w:fill="auto"/>
            <w:vAlign w:val="center"/>
          </w:tcPr>
          <w:p w14:paraId="0025E38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lastRenderedPageBreak/>
              <w:t>I</w:t>
            </w:r>
          </w:p>
          <w:p w14:paraId="4896FFDF"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63E2E69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2B4987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3B9F1A41" w14:textId="77777777" w:rsidTr="00FA162F">
        <w:trPr>
          <w:trHeight w:val="890"/>
        </w:trPr>
        <w:tc>
          <w:tcPr>
            <w:tcW w:w="2155" w:type="dxa"/>
            <w:shd w:val="clear" w:color="auto" w:fill="auto"/>
            <w:vAlign w:val="center"/>
          </w:tcPr>
          <w:p w14:paraId="5C2A2A6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J</w:t>
            </w:r>
          </w:p>
          <w:p w14:paraId="58AA275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 + Phylo”</w:t>
            </w:r>
          </w:p>
        </w:tc>
        <w:tc>
          <w:tcPr>
            <w:tcW w:w="6750" w:type="dxa"/>
            <w:shd w:val="clear" w:color="auto" w:fill="auto"/>
            <w:vAlign w:val="center"/>
          </w:tcPr>
          <w:p w14:paraId="12B3C7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5F037F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61FED5CF" w14:textId="77777777" w:rsidTr="00FA162F">
        <w:trPr>
          <w:trHeight w:val="890"/>
        </w:trPr>
        <w:tc>
          <w:tcPr>
            <w:tcW w:w="2155" w:type="dxa"/>
            <w:shd w:val="clear" w:color="auto" w:fill="auto"/>
            <w:vAlign w:val="center"/>
          </w:tcPr>
          <w:p w14:paraId="61BEF33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K</w:t>
            </w:r>
          </w:p>
          <w:p w14:paraId="7584BF3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w:t>
            </w:r>
          </w:p>
        </w:tc>
        <w:tc>
          <w:tcPr>
            <w:tcW w:w="6750" w:type="dxa"/>
            <w:shd w:val="clear" w:color="auto" w:fill="auto"/>
            <w:vAlign w:val="center"/>
          </w:tcPr>
          <w:p w14:paraId="00A8C36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655DFEA4" w14:textId="15A11892"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Pr>
                <w:rFonts w:ascii="Times New Roman" w:hAnsi="Times New Roman" w:cs="Times New Roman"/>
                <w:sz w:val="20"/>
                <w:szCs w:val="20"/>
              </w:rPr>
              <w:t xml:space="preserve"> </w:t>
            </w:r>
            <w:r w:rsidR="001F75E5" w:rsidRPr="001F75E5">
              <w:rPr>
                <w:rFonts w:ascii="Times New Roman" w:hAnsi="Times New Roman" w:cs="Times New Roman"/>
                <w:sz w:val="20"/>
                <w:szCs w:val="20"/>
              </w:rPr>
              <w:t xml:space="preserve">We included an interaction term here since physiological or behavioral overwintering strategies could vary by a species’ thermal adaptability. For example, some species of Lepidoptera possess the ability to synthesize antifreeze compounds while others may burrow underground or find other sheltering mechanisms to survive winter conditions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(Downes 1965; Layne Jr &amp; Kuharsky 2000; Brackley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 xml:space="preserve">. Further, responses to environmental cues can vary ontogenetically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 xml:space="preserve">(Brackley </w:t>
            </w:r>
            <w:r w:rsidR="001F75E5" w:rsidRPr="001F75E5">
              <w:rPr>
                <w:rFonts w:ascii="Times New Roman" w:hAnsi="Times New Roman" w:cs="Times New Roman"/>
                <w:i/>
                <w:iCs/>
                <w:sz w:val="20"/>
                <w:szCs w:val="20"/>
              </w:rPr>
              <w:t>et al.</w:t>
            </w:r>
            <w:r w:rsidR="001F75E5" w:rsidRPr="001F75E5">
              <w:rPr>
                <w:rFonts w:ascii="Times New Roman" w:hAnsi="Times New Roman" w:cs="Times New Roman"/>
                <w:sz w:val="20"/>
                <w:szCs w:val="20"/>
              </w:rPr>
              <w:t xml:space="preserve">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w:t>
            </w:r>
          </w:p>
        </w:tc>
      </w:tr>
      <w:tr w:rsidR="002A2F18" w:rsidRPr="0015403E" w14:paraId="051F50A8" w14:textId="77777777" w:rsidTr="00FA162F">
        <w:trPr>
          <w:trHeight w:val="980"/>
        </w:trPr>
        <w:tc>
          <w:tcPr>
            <w:tcW w:w="2155" w:type="dxa"/>
            <w:shd w:val="clear" w:color="auto" w:fill="auto"/>
            <w:vAlign w:val="center"/>
          </w:tcPr>
          <w:p w14:paraId="085D51A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L</w:t>
            </w:r>
          </w:p>
          <w:p w14:paraId="7F1212E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 + Phylo”</w:t>
            </w:r>
          </w:p>
        </w:tc>
        <w:tc>
          <w:tcPr>
            <w:tcW w:w="6750" w:type="dxa"/>
            <w:shd w:val="clear" w:color="auto" w:fill="auto"/>
            <w:vAlign w:val="center"/>
          </w:tcPr>
          <w:p w14:paraId="736C6B07"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2152EB73" w14:textId="476DCC03"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Pr>
                <w:rFonts w:ascii="Times New Roman" w:hAnsi="Times New Roman" w:cs="Times New Roman"/>
                <w:sz w:val="20"/>
                <w:szCs w:val="20"/>
              </w:rPr>
              <w:t xml:space="preserve"> </w:t>
            </w:r>
            <w:r w:rsidR="00B1612F">
              <w:rPr>
                <w:rFonts w:ascii="Times New Roman" w:hAnsi="Times New Roman" w:cs="Times New Roman"/>
                <w:sz w:val="20"/>
                <w:szCs w:val="20"/>
              </w:rPr>
              <w:t>Following the same logic as Model K.</w:t>
            </w:r>
          </w:p>
        </w:tc>
      </w:tr>
      <w:tr w:rsidR="002A2F18" w:rsidRPr="0015403E" w14:paraId="56C5802F" w14:textId="77777777" w:rsidTr="00FA162F">
        <w:trPr>
          <w:trHeight w:val="890"/>
        </w:trPr>
        <w:tc>
          <w:tcPr>
            <w:tcW w:w="2155" w:type="dxa"/>
            <w:shd w:val="clear" w:color="auto" w:fill="auto"/>
            <w:vAlign w:val="center"/>
          </w:tcPr>
          <w:p w14:paraId="1D65E12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lastRenderedPageBreak/>
              <w:t>M</w:t>
            </w:r>
          </w:p>
          <w:p w14:paraId="687B376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5A09915B"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3C1A449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Pr>
                <w:rFonts w:ascii="Times New Roman" w:hAnsi="Times New Roman" w:cs="Times New Roman"/>
                <w:sz w:val="20"/>
                <w:szCs w:val="20"/>
              </w:rPr>
              <w:t xml:space="preserve"> Many traits predict occupancy trend.</w:t>
            </w:r>
          </w:p>
        </w:tc>
      </w:tr>
      <w:tr w:rsidR="002A2F18" w:rsidRPr="0015403E" w14:paraId="01C536B3" w14:textId="77777777" w:rsidTr="00FA162F">
        <w:trPr>
          <w:trHeight w:val="980"/>
        </w:trPr>
        <w:tc>
          <w:tcPr>
            <w:tcW w:w="2155" w:type="dxa"/>
            <w:shd w:val="clear" w:color="auto" w:fill="auto"/>
            <w:vAlign w:val="center"/>
          </w:tcPr>
          <w:p w14:paraId="71D3818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w:t>
            </w:r>
          </w:p>
          <w:p w14:paraId="5A1D454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 + Phylo”</w:t>
            </w:r>
          </w:p>
        </w:tc>
        <w:tc>
          <w:tcPr>
            <w:tcW w:w="6750" w:type="dxa"/>
            <w:shd w:val="clear" w:color="auto" w:fill="auto"/>
            <w:vAlign w:val="center"/>
          </w:tcPr>
          <w:p w14:paraId="2FF78CD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46E2B1A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Pr>
                <w:rFonts w:ascii="Times New Roman" w:hAnsi="Times New Roman" w:cs="Times New Roman"/>
                <w:sz w:val="20"/>
                <w:szCs w:val="20"/>
              </w:rPr>
              <w:t>Many traits predict occupancy trend.</w:t>
            </w:r>
          </w:p>
        </w:tc>
      </w:tr>
    </w:tbl>
    <w:p w14:paraId="2F6069A7" w14:textId="77777777" w:rsidR="00E177F2" w:rsidRDefault="00E177F2" w:rsidP="00E177F2">
      <w:pPr>
        <w:rPr>
          <w:rFonts w:ascii="Times New Roman" w:hAnsi="Times New Roman" w:cs="Times New Roman"/>
          <w:b/>
          <w:sz w:val="24"/>
          <w:szCs w:val="24"/>
        </w:rPr>
        <w:sectPr w:rsidR="00E177F2" w:rsidSect="00E177F2">
          <w:pgSz w:w="12240" w:h="15840"/>
          <w:pgMar w:top="1440" w:right="1440" w:bottom="1440" w:left="1440" w:header="720" w:footer="720" w:gutter="0"/>
          <w:cols w:space="720"/>
        </w:sectPr>
      </w:pPr>
    </w:p>
    <w:p w14:paraId="37D7D1A0" w14:textId="4AD73505" w:rsidR="002A2F18" w:rsidRDefault="002A2F18">
      <w:pPr>
        <w:rPr>
          <w:rFonts w:ascii="Times New Roman" w:hAnsi="Times New Roman" w:cs="Times New Roman"/>
          <w:b/>
          <w:sz w:val="24"/>
          <w:szCs w:val="24"/>
        </w:rPr>
      </w:pPr>
    </w:p>
    <w:p w14:paraId="5AA9861A" w14:textId="146312E0" w:rsidR="00F21671" w:rsidRPr="00703517" w:rsidRDefault="00341DE7" w:rsidP="004A23FC">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341DE7"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commentRangeStart w:id="142"/>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over the same 50-year timeframe</w:t>
      </w:r>
      <w:commentRangeEnd w:id="142"/>
      <w:r w:rsidR="00815A74">
        <w:rPr>
          <w:rStyle w:val="CommentReference"/>
        </w:rPr>
        <w:commentReference w:id="142"/>
      </w:r>
      <w:r w:rsidR="002164BF" w:rsidRPr="00703517">
        <w:rPr>
          <w:rFonts w:ascii="Times New Roman" w:hAnsi="Times New Roman" w:cs="Times New Roman"/>
          <w:bCs/>
          <w:sz w:val="24"/>
          <w:szCs w:val="24"/>
        </w:rPr>
        <w:t xml:space="preserv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lang w:val="en-US"/>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15844803"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w:t>
      </w:r>
      <w:commentRangeStart w:id="143"/>
      <w:commentRangeStart w:id="144"/>
      <w:r w:rsidRPr="00703517">
        <w:rPr>
          <w:rFonts w:ascii="Times New Roman" w:hAnsi="Times New Roman" w:cs="Times New Roman"/>
          <w:sz w:val="24"/>
          <w:szCs w:val="24"/>
        </w:rPr>
        <w:t>North American ranges</w:t>
      </w:r>
      <w:r w:rsidR="00041130">
        <w:rPr>
          <w:rFonts w:ascii="Times New Roman" w:hAnsi="Times New Roman" w:cs="Times New Roman"/>
          <w:sz w:val="24"/>
          <w:szCs w:val="24"/>
        </w:rPr>
        <w:t xml:space="preserve"> when all species’ entire ranges are compared</w:t>
      </w:r>
      <w:r w:rsidRPr="00703517">
        <w:rPr>
          <w:rFonts w:ascii="Times New Roman" w:hAnsi="Times New Roman" w:cs="Times New Roman"/>
          <w:sz w:val="24"/>
          <w:szCs w:val="24"/>
        </w:rPr>
        <w:t xml:space="preserve"> </w:t>
      </w:r>
      <w:commentRangeEnd w:id="143"/>
      <w:r w:rsidR="00041130">
        <w:rPr>
          <w:rStyle w:val="CommentReference"/>
        </w:rPr>
        <w:commentReference w:id="143"/>
      </w:r>
      <w:commentRangeEnd w:id="144"/>
      <w:r w:rsidR="000E6525">
        <w:rPr>
          <w:rStyle w:val="CommentReference"/>
        </w:rPr>
        <w:commentReference w:id="144"/>
      </w:r>
      <w:r w:rsidRPr="00703517">
        <w:rPr>
          <w:rFonts w:ascii="Times New Roman" w:hAnsi="Times New Roman" w:cs="Times New Roman"/>
          <w:sz w:val="24"/>
          <w:szCs w:val="24"/>
        </w:rPr>
        <w:t>(blue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 xml:space="preserve">middle </w:t>
      </w:r>
      <w:r w:rsidR="000E6525">
        <w:rPr>
          <w:rFonts w:ascii="Times New Roman" w:hAnsi="Times New Roman" w:cs="Times New Roman"/>
          <w:sz w:val="24"/>
          <w:szCs w:val="24"/>
        </w:rPr>
        <w:t>half</w:t>
      </w:r>
      <w:r w:rsidR="000E6525" w:rsidRPr="00703517">
        <w:rPr>
          <w:rFonts w:ascii="Times New Roman" w:hAnsi="Times New Roman" w:cs="Times New Roman"/>
          <w:sz w:val="24"/>
          <w:szCs w:val="24"/>
        </w:rPr>
        <w:t xml:space="preserve"> </w:t>
      </w:r>
      <w:r w:rsidR="00041054" w:rsidRPr="00703517">
        <w:rPr>
          <w:rFonts w:ascii="Times New Roman" w:hAnsi="Times New Roman" w:cs="Times New Roman"/>
          <w:sz w:val="24"/>
          <w:szCs w:val="24"/>
        </w:rPr>
        <w:t>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 xml:space="preserve">Species-specific responses are shown </w:t>
      </w:r>
      <w:r w:rsidR="00041130">
        <w:rPr>
          <w:rFonts w:ascii="Times New Roman" w:hAnsi="Times New Roman" w:cs="Times New Roman"/>
          <w:sz w:val="24"/>
          <w:szCs w:val="24"/>
        </w:rPr>
        <w:t xml:space="preserve">in grey and truncated to show modeled results only </w:t>
      </w:r>
      <w:r w:rsidR="00F55287" w:rsidRPr="00703517">
        <w:rPr>
          <w:rFonts w:ascii="Times New Roman" w:hAnsi="Times New Roman" w:cs="Times New Roman"/>
          <w:sz w:val="24"/>
          <w:szCs w:val="24"/>
        </w:rPr>
        <w:t xml:space="preserve">for the range of temperatures that </w:t>
      </w:r>
      <w:r w:rsidR="00041130">
        <w:rPr>
          <w:rFonts w:ascii="Times New Roman" w:hAnsi="Times New Roman" w:cs="Times New Roman"/>
          <w:sz w:val="24"/>
          <w:szCs w:val="24"/>
        </w:rPr>
        <w:t xml:space="preserve">each </w:t>
      </w:r>
      <w:r w:rsidR="00F55287" w:rsidRPr="00703517">
        <w:rPr>
          <w:rFonts w:ascii="Times New Roman" w:hAnsi="Times New Roman" w:cs="Times New Roman"/>
          <w:sz w:val="24"/>
          <w:szCs w:val="24"/>
        </w:rPr>
        <w:t>species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r w:rsidR="00041130">
        <w:rPr>
          <w:rFonts w:ascii="Times New Roman" w:hAnsi="Times New Roman" w:cs="Times New Roman"/>
          <w:sz w:val="24"/>
          <w:szCs w:val="24"/>
        </w:rPr>
        <w:t xml:space="preserve"> and species-specific responses are shown in Figure 3.</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24F73B26" w:rsidR="00F21671" w:rsidRPr="00703517" w:rsidRDefault="00341DE7">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commentRangeStart w:id="145"/>
      <w:r w:rsidR="00184FF4" w:rsidRPr="00703517">
        <w:rPr>
          <w:rFonts w:ascii="Times New Roman" w:hAnsi="Times New Roman" w:cs="Times New Roman"/>
          <w:sz w:val="24"/>
          <w:szCs w:val="24"/>
        </w:rPr>
        <w:t xml:space="preserve">the northernmost third of </w:t>
      </w:r>
      <w:r w:rsidR="007178C4">
        <w:rPr>
          <w:rFonts w:ascii="Times New Roman" w:hAnsi="Times New Roman" w:cs="Times New Roman"/>
          <w:sz w:val="24"/>
          <w:szCs w:val="24"/>
        </w:rPr>
        <w:t>cells</w:t>
      </w:r>
      <w:r w:rsidR="007178C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within that species’ </w:t>
      </w:r>
      <w:commentRangeEnd w:id="145"/>
      <w:r w:rsidR="007178C4">
        <w:rPr>
          <w:rStyle w:val="CommentReference"/>
        </w:rPr>
        <w:commentReference w:id="145"/>
      </w:r>
      <w:r w:rsidRPr="00703517">
        <w:rPr>
          <w:rFonts w:ascii="Times New Roman" w:hAnsi="Times New Roman" w:cs="Times New Roman"/>
          <w:sz w:val="24"/>
          <w:szCs w:val="24"/>
        </w:rPr>
        <w:t xml:space="preserve">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 xml:space="preserve">tiles of the average annual temperature in their North American </w:t>
      </w:r>
      <w:r w:rsidR="00D75C01" w:rsidRPr="00703517">
        <w:rPr>
          <w:rFonts w:ascii="Times New Roman" w:hAnsi="Times New Roman" w:cs="Times New Roman"/>
          <w:sz w:val="24"/>
          <w:szCs w:val="24"/>
        </w:rPr>
        <w:t>ranges,</w:t>
      </w:r>
      <w:r w:rsidR="00FC4F2C" w:rsidRPr="00703517">
        <w:rPr>
          <w:rFonts w:ascii="Times New Roman" w:hAnsi="Times New Roman" w:cs="Times New Roman"/>
          <w:sz w:val="24"/>
          <w:szCs w:val="24"/>
        </w:rPr>
        <w:t xml:space="preserve"> </w:t>
      </w:r>
      <w:r w:rsidR="00041130">
        <w:rPr>
          <w:rFonts w:ascii="Times New Roman" w:hAnsi="Times New Roman" w:cs="Times New Roman"/>
          <w:sz w:val="24"/>
          <w:szCs w:val="24"/>
        </w:rPr>
        <w:t>so it is directly comparable to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lang w:val="en-US"/>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5518FD5B" w:rsidR="00F21671" w:rsidRPr="00703517" w:rsidRDefault="00341DE7">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w:t>
      </w:r>
      <w:r w:rsidR="00815A74">
        <w:rPr>
          <w:rFonts w:ascii="Times New Roman" w:hAnsi="Times New Roman" w:cs="Times New Roman"/>
          <w:sz w:val="24"/>
          <w:szCs w:val="24"/>
        </w:rPr>
        <w:t xml:space="preserve">for the </w:t>
      </w:r>
      <w:r w:rsidR="0039095D">
        <w:rPr>
          <w:rFonts w:ascii="Times New Roman" w:hAnsi="Times New Roman" w:cs="Times New Roman"/>
          <w:sz w:val="24"/>
          <w:szCs w:val="24"/>
        </w:rPr>
        <w:t xml:space="preserve">mean occupancy probability </w:t>
      </w:r>
      <w:commentRangeStart w:id="146"/>
      <w:commentRangeStart w:id="147"/>
      <w:r w:rsidR="0039095D">
        <w:rPr>
          <w:rFonts w:ascii="Times New Roman" w:hAnsi="Times New Roman" w:cs="Times New Roman"/>
          <w:sz w:val="24"/>
          <w:szCs w:val="24"/>
        </w:rPr>
        <w:t>shift</w:t>
      </w:r>
      <w:commentRangeEnd w:id="146"/>
      <w:r w:rsidR="00815A74">
        <w:rPr>
          <w:rStyle w:val="CommentReference"/>
        </w:rPr>
        <w:commentReference w:id="146"/>
      </w:r>
      <w:commentRangeEnd w:id="147"/>
      <w:r w:rsidR="00EA0E37">
        <w:rPr>
          <w:rStyle w:val="CommentReference"/>
        </w:rPr>
        <w:commentReference w:id="147"/>
      </w:r>
      <w:r w:rsidR="0039095D">
        <w:rPr>
          <w:rFonts w:ascii="Times New Roman" w:hAnsi="Times New Roman" w:cs="Times New Roman"/>
          <w:sz w:val="24"/>
          <w:szCs w:val="24"/>
        </w:rPr>
        <w:t xml:space="preserve"> from the 1970s to 2010s. Shaded regions indicate Bayesian credible intervals while points represent </w:t>
      </w:r>
      <w:r w:rsidR="002C6542">
        <w:rPr>
          <w:rFonts w:ascii="Times New Roman" w:hAnsi="Times New Roman" w:cs="Times New Roman"/>
          <w:sz w:val="24"/>
          <w:szCs w:val="24"/>
        </w:rPr>
        <w:t xml:space="preserve">the </w:t>
      </w:r>
      <w:r w:rsidR="00815A74">
        <w:rPr>
          <w:rFonts w:ascii="Times New Roman" w:hAnsi="Times New Roman" w:cs="Times New Roman"/>
          <w:sz w:val="24"/>
          <w:szCs w:val="24"/>
        </w:rPr>
        <w:t xml:space="preserve">individual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341DE7">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341DE7">
      <w:pPr>
        <w:spacing w:line="240" w:lineRule="auto"/>
        <w:jc w:val="both"/>
        <w:rPr>
          <w:rFonts w:ascii="Times New Roman" w:hAnsi="Times New Roman" w:cs="Times New Roman"/>
          <w:bCs/>
          <w:sz w:val="24"/>
          <w:szCs w:val="24"/>
        </w:rPr>
      </w:pPr>
      <w:commentRangeStart w:id="148"/>
      <w:commentRangeStart w:id="149"/>
      <w:commentRangeStart w:id="150"/>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59357C7D"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151" w:author="Vaughn Shirey" w:date="2023-04-04T14:06:00Z">
        <w:r w:rsidR="0097510A">
          <w:rPr>
            <w:rFonts w:ascii="Times New Roman" w:hAnsi="Times New Roman" w:cs="Times New Roman"/>
            <w:b/>
            <w:sz w:val="24"/>
            <w:szCs w:val="24"/>
          </w:rPr>
          <w:t>3</w:t>
        </w:r>
      </w:ins>
      <w:del w:id="152" w:author="Vaughn Shirey" w:date="2023-04-04T14:06:00Z">
        <w:r w:rsidR="003F6EB0" w:rsidRPr="00703517" w:rsidDel="0097510A">
          <w:rPr>
            <w:rFonts w:ascii="Times New Roman" w:hAnsi="Times New Roman" w:cs="Times New Roman"/>
            <w:b/>
            <w:sz w:val="24"/>
            <w:szCs w:val="24"/>
          </w:rPr>
          <w:delText>5</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6C82D9F2"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153" w:author="Vaughn Shirey" w:date="2023-04-04T14:06:00Z">
        <w:r w:rsidR="0097510A">
          <w:rPr>
            <w:rFonts w:ascii="Times New Roman" w:hAnsi="Times New Roman" w:cs="Times New Roman"/>
            <w:b/>
            <w:sz w:val="24"/>
            <w:szCs w:val="24"/>
          </w:rPr>
          <w:t>4</w:t>
        </w:r>
      </w:ins>
      <w:del w:id="154" w:author="Vaughn Shirey" w:date="2023-04-04T14:06:00Z">
        <w:r w:rsidR="003F6EB0" w:rsidRPr="00703517" w:rsidDel="0097510A">
          <w:rPr>
            <w:rFonts w:ascii="Times New Roman" w:hAnsi="Times New Roman" w:cs="Times New Roman"/>
            <w:b/>
            <w:sz w:val="24"/>
            <w:szCs w:val="24"/>
          </w:rPr>
          <w:delText>8</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6EB6042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ins w:id="155" w:author="Vaughn Shirey" w:date="2023-04-04T14:06:00Z">
        <w:r w:rsidR="0097510A">
          <w:rPr>
            <w:rFonts w:ascii="Times New Roman" w:hAnsi="Times New Roman" w:cs="Times New Roman"/>
            <w:b/>
            <w:sz w:val="24"/>
            <w:szCs w:val="24"/>
          </w:rPr>
          <w:t>5</w:t>
        </w:r>
      </w:ins>
      <w:del w:id="156" w:author="Vaughn Shirey" w:date="2023-04-04T14:06:00Z">
        <w:r w:rsidR="003F6EB0" w:rsidRPr="00703517" w:rsidDel="0097510A">
          <w:rPr>
            <w:rFonts w:ascii="Times New Roman" w:hAnsi="Times New Roman" w:cs="Times New Roman"/>
            <w:b/>
            <w:sz w:val="24"/>
            <w:szCs w:val="24"/>
          </w:rPr>
          <w:delText>11</w:delText>
        </w:r>
      </w:del>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commentRangeEnd w:id="148"/>
      <w:r w:rsidR="00815A74">
        <w:rPr>
          <w:rStyle w:val="CommentReference"/>
        </w:rPr>
        <w:commentReference w:id="148"/>
      </w:r>
      <w:commentRangeEnd w:id="149"/>
      <w:r w:rsidR="00C52A73">
        <w:rPr>
          <w:rStyle w:val="CommentReference"/>
        </w:rPr>
        <w:commentReference w:id="149"/>
      </w:r>
      <w:commentRangeEnd w:id="150"/>
      <w:r w:rsidR="00E737C0">
        <w:rPr>
          <w:rStyle w:val="CommentReference"/>
        </w:rPr>
        <w:commentReference w:id="150"/>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68101E8A" w14:textId="5F0913B5"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4D708221" w14:textId="22962930" w:rsidR="00F21671" w:rsidRDefault="00F21671">
      <w:pPr>
        <w:spacing w:line="240" w:lineRule="auto"/>
        <w:jc w:val="center"/>
        <w:rPr>
          <w:rFonts w:ascii="Times New Roman" w:hAnsi="Times New Roman" w:cs="Times New Roman"/>
          <w:b/>
          <w:sz w:val="24"/>
          <w:szCs w:val="24"/>
        </w:rPr>
      </w:pPr>
    </w:p>
    <w:p w14:paraId="2DAF55FB" w14:textId="70BC5232" w:rsidR="00B2519A" w:rsidRDefault="00B2519A" w:rsidP="00B2519A">
      <w:pPr>
        <w:spacing w:line="240" w:lineRule="auto"/>
        <w:jc w:val="both"/>
        <w:rPr>
          <w:ins w:id="157" w:author="Vaughn Shirey" w:date="2023-04-04T14:09:00Z"/>
          <w:rFonts w:ascii="Times New Roman" w:hAnsi="Times New Roman" w:cs="Times New Roman"/>
          <w:sz w:val="24"/>
          <w:szCs w:val="24"/>
        </w:rPr>
      </w:pPr>
      <w:commentRangeStart w:id="158"/>
      <w:commentRangeStart w:id="159"/>
      <w:ins w:id="160" w:author="Vaughn Shirey" w:date="2023-04-04T14:09:00Z">
        <w:r w:rsidRPr="00703517">
          <w:rPr>
            <w:rFonts w:ascii="Times New Roman" w:hAnsi="Times New Roman" w:cs="Times New Roman"/>
            <w:b/>
            <w:sz w:val="24"/>
            <w:szCs w:val="24"/>
          </w:rPr>
          <w:lastRenderedPageBreak/>
          <w:t>Supplementary File S</w:t>
        </w:r>
        <w:r>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across all models (denoted by specific .pdf files names for each, default is the 100-kilometer temperature model).</w:t>
        </w:r>
        <w:commentRangeEnd w:id="158"/>
        <w:r>
          <w:rPr>
            <w:rStyle w:val="CommentReference"/>
          </w:rPr>
          <w:commentReference w:id="158"/>
        </w:r>
        <w:commentRangeEnd w:id="159"/>
        <w:r w:rsidR="006E7EE1">
          <w:rPr>
            <w:rStyle w:val="CommentReference"/>
          </w:rPr>
          <w:commentReference w:id="159"/>
        </w:r>
      </w:ins>
    </w:p>
    <w:p w14:paraId="00BE9962" w14:textId="77777777" w:rsidR="00B2519A" w:rsidRPr="00703517" w:rsidRDefault="00B2519A" w:rsidP="00B2519A">
      <w:pPr>
        <w:spacing w:line="240" w:lineRule="auto"/>
        <w:jc w:val="both"/>
        <w:rPr>
          <w:ins w:id="161" w:author="Vaughn Shirey" w:date="2023-04-04T14:09:00Z"/>
          <w:rFonts w:ascii="Times New Roman" w:hAnsi="Times New Roman" w:cs="Times New Roman"/>
          <w:sz w:val="24"/>
          <w:szCs w:val="24"/>
        </w:rPr>
      </w:pPr>
    </w:p>
    <w:p w14:paraId="75B6E915" w14:textId="0719B022" w:rsidR="004D3F57" w:rsidRPr="004D3F57" w:rsidRDefault="004D3F57" w:rsidP="004D3F57">
      <w:pPr>
        <w:spacing w:line="240" w:lineRule="auto"/>
        <w:rPr>
          <w:rFonts w:ascii="Times New Roman" w:hAnsi="Times New Roman" w:cs="Times New Roman"/>
          <w:bCs/>
          <w:sz w:val="24"/>
          <w:szCs w:val="24"/>
        </w:rPr>
      </w:pPr>
      <w:r>
        <w:rPr>
          <w:rFonts w:ascii="Times New Roman" w:hAnsi="Times New Roman" w:cs="Times New Roman"/>
          <w:b/>
          <w:sz w:val="24"/>
          <w:szCs w:val="24"/>
        </w:rPr>
        <w:t>Supplemental File S</w:t>
      </w:r>
      <w:ins w:id="162" w:author="Vaughn Shirey" w:date="2023-04-04T14:09:00Z">
        <w:r w:rsidR="00B2519A">
          <w:rPr>
            <w:rFonts w:ascii="Times New Roman" w:hAnsi="Times New Roman" w:cs="Times New Roman"/>
            <w:b/>
            <w:sz w:val="24"/>
            <w:szCs w:val="24"/>
          </w:rPr>
          <w:t>2</w:t>
        </w:r>
      </w:ins>
      <w:del w:id="163" w:author="Vaughn Shirey" w:date="2023-04-04T14:09:00Z">
        <w:r w:rsidDel="00B2519A">
          <w:rPr>
            <w:rFonts w:ascii="Times New Roman" w:hAnsi="Times New Roman" w:cs="Times New Roman"/>
            <w:b/>
            <w:sz w:val="24"/>
            <w:szCs w:val="24"/>
          </w:rPr>
          <w:delText>1</w:delText>
        </w:r>
      </w:del>
      <w:r>
        <w:rPr>
          <w:rFonts w:ascii="Times New Roman" w:hAnsi="Times New Roman" w:cs="Times New Roman"/>
          <w:b/>
          <w:sz w:val="24"/>
          <w:szCs w:val="24"/>
        </w:rPr>
        <w:t xml:space="preserve">: </w:t>
      </w:r>
      <w:r>
        <w:rPr>
          <w:rFonts w:ascii="Times New Roman" w:hAnsi="Times New Roman" w:cs="Times New Roman"/>
          <w:bCs/>
          <w:sz w:val="24"/>
          <w:szCs w:val="24"/>
        </w:rPr>
        <w:t>List of accessed collections through iDigBio.</w:t>
      </w:r>
    </w:p>
    <w:p w14:paraId="7E191060" w14:textId="77777777" w:rsidR="004D3F57" w:rsidRDefault="004D3F57">
      <w:pPr>
        <w:spacing w:line="240" w:lineRule="auto"/>
        <w:jc w:val="both"/>
        <w:rPr>
          <w:rFonts w:ascii="Times New Roman" w:hAnsi="Times New Roman" w:cs="Times New Roman"/>
          <w:b/>
          <w:sz w:val="24"/>
          <w:szCs w:val="24"/>
        </w:rPr>
      </w:pPr>
    </w:p>
    <w:p w14:paraId="703CF856" w14:textId="25E0560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ins w:id="164" w:author="Vaughn Shirey" w:date="2023-04-04T14:09:00Z">
        <w:r w:rsidR="00B2519A">
          <w:rPr>
            <w:rFonts w:ascii="Times New Roman" w:hAnsi="Times New Roman" w:cs="Times New Roman"/>
            <w:b/>
            <w:sz w:val="24"/>
            <w:szCs w:val="24"/>
          </w:rPr>
          <w:t>3</w:t>
        </w:r>
      </w:ins>
      <w:del w:id="165" w:author="Vaughn Shirey" w:date="2023-04-04T14:09:00Z">
        <w:r w:rsidR="004D3F57" w:rsidDel="00B2519A">
          <w:rPr>
            <w:rFonts w:ascii="Times New Roman" w:hAnsi="Times New Roman" w:cs="Times New Roman"/>
            <w:b/>
            <w:sz w:val="24"/>
            <w:szCs w:val="24"/>
          </w:rPr>
          <w:delText>2</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2827CC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ins w:id="166" w:author="Vaughn Shirey" w:date="2023-04-04T14:09:00Z">
        <w:r w:rsidR="00B2519A">
          <w:rPr>
            <w:rFonts w:ascii="Times New Roman" w:hAnsi="Times New Roman" w:cs="Times New Roman"/>
            <w:b/>
            <w:sz w:val="24"/>
            <w:szCs w:val="24"/>
          </w:rPr>
          <w:t>4</w:t>
        </w:r>
      </w:ins>
      <w:del w:id="167" w:author="Vaughn Shirey" w:date="2023-04-04T14:09:00Z">
        <w:r w:rsidR="004D3F57" w:rsidDel="00B2519A">
          <w:rPr>
            <w:rFonts w:ascii="Times New Roman" w:hAnsi="Times New Roman" w:cs="Times New Roman"/>
            <w:b/>
            <w:sz w:val="24"/>
            <w:szCs w:val="24"/>
          </w:rPr>
          <w:delText>3</w:delText>
        </w:r>
      </w:del>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742F2840"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ins w:id="168" w:author="Vaughn Shirey" w:date="2023-04-04T14:09:00Z">
        <w:r w:rsidR="00B2519A">
          <w:rPr>
            <w:rFonts w:ascii="Times New Roman" w:hAnsi="Times New Roman" w:cs="Times New Roman"/>
            <w:b/>
            <w:sz w:val="24"/>
            <w:szCs w:val="24"/>
          </w:rPr>
          <w:t>5</w:t>
        </w:r>
      </w:ins>
      <w:del w:id="169" w:author="Vaughn Shirey" w:date="2023-04-04T14:09:00Z">
        <w:r w:rsidR="004D3F57" w:rsidDel="00B2519A">
          <w:rPr>
            <w:rFonts w:ascii="Times New Roman" w:hAnsi="Times New Roman" w:cs="Times New Roman"/>
            <w:b/>
            <w:sz w:val="24"/>
            <w:szCs w:val="24"/>
          </w:rPr>
          <w:delText>4</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2A4568B1" w14:textId="4BAC710F" w:rsidR="0028453A" w:rsidRPr="00703517"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ins w:id="170" w:author="Vaughn Shirey" w:date="2023-04-04T14:09:00Z">
        <w:r w:rsidR="00B2519A">
          <w:rPr>
            <w:rFonts w:ascii="Times New Roman" w:hAnsi="Times New Roman" w:cs="Times New Roman"/>
            <w:b/>
            <w:sz w:val="24"/>
            <w:szCs w:val="24"/>
          </w:rPr>
          <w:t>6</w:t>
        </w:r>
      </w:ins>
      <w:del w:id="171" w:author="Vaughn Shirey" w:date="2023-04-04T14:09:00Z">
        <w:r w:rsidR="004D3F57" w:rsidDel="00B2519A">
          <w:rPr>
            <w:rFonts w:ascii="Times New Roman" w:hAnsi="Times New Roman" w:cs="Times New Roman"/>
            <w:b/>
            <w:sz w:val="24"/>
            <w:szCs w:val="24"/>
          </w:rPr>
          <w:delText>5</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20055410" w14:textId="77777777" w:rsidR="00F21671" w:rsidRPr="00703517" w:rsidRDefault="00F21671">
      <w:pPr>
        <w:spacing w:line="240" w:lineRule="auto"/>
        <w:jc w:val="both"/>
        <w:rPr>
          <w:rFonts w:ascii="Times New Roman" w:hAnsi="Times New Roman" w:cs="Times New Roman"/>
          <w:sz w:val="24"/>
          <w:szCs w:val="24"/>
        </w:rPr>
      </w:pPr>
    </w:p>
    <w:p w14:paraId="0776A216" w14:textId="4F8C39A6" w:rsidR="00F21671" w:rsidRPr="00703517" w:rsidDel="00B2519A" w:rsidRDefault="00341DE7">
      <w:pPr>
        <w:spacing w:line="240" w:lineRule="auto"/>
        <w:jc w:val="both"/>
        <w:rPr>
          <w:del w:id="172" w:author="Vaughn Shirey" w:date="2023-04-04T14:09:00Z"/>
          <w:rFonts w:ascii="Times New Roman" w:hAnsi="Times New Roman" w:cs="Times New Roman"/>
          <w:sz w:val="24"/>
          <w:szCs w:val="24"/>
        </w:rPr>
      </w:pPr>
      <w:del w:id="173" w:author="Vaughn Shirey" w:date="2023-04-04T14:09:00Z">
        <w:r w:rsidRPr="00703517" w:rsidDel="00B2519A">
          <w:rPr>
            <w:rFonts w:ascii="Times New Roman" w:hAnsi="Times New Roman" w:cs="Times New Roman"/>
            <w:b/>
            <w:sz w:val="24"/>
            <w:szCs w:val="24"/>
          </w:rPr>
          <w:delText xml:space="preserve">Supplementary </w:delText>
        </w:r>
        <w:r w:rsidR="00D23A24" w:rsidRPr="00703517" w:rsidDel="00B2519A">
          <w:rPr>
            <w:rFonts w:ascii="Times New Roman" w:hAnsi="Times New Roman" w:cs="Times New Roman"/>
            <w:b/>
            <w:sz w:val="24"/>
            <w:szCs w:val="24"/>
          </w:rPr>
          <w:delText>File</w:delText>
        </w:r>
        <w:r w:rsidRPr="00703517" w:rsidDel="00B2519A">
          <w:rPr>
            <w:rFonts w:ascii="Times New Roman" w:hAnsi="Times New Roman" w:cs="Times New Roman"/>
            <w:b/>
            <w:sz w:val="24"/>
            <w:szCs w:val="24"/>
          </w:rPr>
          <w:delText xml:space="preserve"> S</w:delText>
        </w:r>
        <w:r w:rsidR="004D3F57" w:rsidDel="00B2519A">
          <w:rPr>
            <w:rFonts w:ascii="Times New Roman" w:hAnsi="Times New Roman" w:cs="Times New Roman"/>
            <w:b/>
            <w:sz w:val="24"/>
            <w:szCs w:val="24"/>
          </w:rPr>
          <w:delText>6</w:delText>
        </w:r>
        <w:r w:rsidRPr="00703517" w:rsidDel="00B2519A">
          <w:rPr>
            <w:rFonts w:ascii="Times New Roman" w:hAnsi="Times New Roman" w:cs="Times New Roman"/>
            <w:b/>
            <w:sz w:val="24"/>
            <w:szCs w:val="24"/>
          </w:rPr>
          <w:delText xml:space="preserve">. </w:delText>
        </w:r>
        <w:r w:rsidR="00D23A24" w:rsidRPr="00703517" w:rsidDel="00B2519A">
          <w:rPr>
            <w:rFonts w:ascii="Times New Roman" w:hAnsi="Times New Roman" w:cs="Times New Roman"/>
            <w:bCs/>
            <w:sz w:val="24"/>
            <w:szCs w:val="24"/>
          </w:rPr>
          <w:delText>Mean o</w:delText>
        </w:r>
        <w:r w:rsidRPr="00703517" w:rsidDel="00B2519A">
          <w:rPr>
            <w:rFonts w:ascii="Times New Roman" w:hAnsi="Times New Roman" w:cs="Times New Roman"/>
            <w:bCs/>
            <w:sz w:val="24"/>
            <w:szCs w:val="24"/>
          </w:rPr>
          <w:delText>ccupancy</w:delText>
        </w:r>
        <w:r w:rsidRPr="00703517" w:rsidDel="00B2519A">
          <w:rPr>
            <w:rFonts w:ascii="Times New Roman" w:hAnsi="Times New Roman" w:cs="Times New Roman"/>
            <w:sz w:val="24"/>
            <w:szCs w:val="24"/>
          </w:rPr>
          <w:delText xml:space="preserve"> shift maps for species modeled using</w:delText>
        </w:r>
        <w:r w:rsidR="00565EEF" w:rsidRPr="00703517" w:rsidDel="00B2519A">
          <w:rPr>
            <w:rFonts w:ascii="Times New Roman" w:hAnsi="Times New Roman" w:cs="Times New Roman"/>
            <w:sz w:val="24"/>
            <w:szCs w:val="24"/>
          </w:rPr>
          <w:delText xml:space="preserve"> across all models (denoted by specific .pdf files names for each, default is the 100-kilometer temperature model).</w:delText>
        </w:r>
      </w:del>
    </w:p>
    <w:p w14:paraId="6D34E946" w14:textId="77777777" w:rsidR="00F21671" w:rsidRPr="00703517" w:rsidRDefault="00F21671">
      <w:pPr>
        <w:spacing w:line="240" w:lineRule="auto"/>
        <w:jc w:val="both"/>
        <w:rPr>
          <w:rFonts w:ascii="Times New Roman" w:hAnsi="Times New Roman" w:cs="Times New Roman"/>
          <w:sz w:val="24"/>
          <w:szCs w:val="24"/>
        </w:rPr>
      </w:pPr>
    </w:p>
    <w:p w14:paraId="5878F2A6" w14:textId="77777777" w:rsidR="00234D7E" w:rsidRDefault="00234D7E">
      <w:pPr>
        <w:rPr>
          <w:rFonts w:ascii="Times New Roman" w:hAnsi="Times New Roman" w:cs="Times New Roman"/>
          <w:sz w:val="24"/>
          <w:szCs w:val="24"/>
        </w:rPr>
      </w:pPr>
      <w:r>
        <w:rPr>
          <w:rFonts w:ascii="Times New Roman" w:hAnsi="Times New Roman" w:cs="Times New Roman"/>
          <w:sz w:val="24"/>
          <w:szCs w:val="24"/>
        </w:rPr>
        <w:br w:type="page"/>
      </w:r>
    </w:p>
    <w:p w14:paraId="34106C37" w14:textId="21FF414D" w:rsidR="00F21671" w:rsidRPr="00234D7E" w:rsidRDefault="00341DE7" w:rsidP="00AD4173">
      <w:pPr>
        <w:spacing w:line="240" w:lineRule="auto"/>
        <w:jc w:val="both"/>
        <w:rPr>
          <w:rFonts w:ascii="Times New Roman" w:hAnsi="Times New Roman" w:cs="Times New Roman"/>
          <w:b/>
          <w:i/>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Mean occupancy trend for modeled butterfly species across all models in </w:t>
      </w:r>
      <w:r w:rsidR="005E1B0C">
        <w:rPr>
          <w:rFonts w:ascii="Times New Roman" w:hAnsi="Times New Roman" w:cs="Times New Roman"/>
          <w:sz w:val="24"/>
          <w:szCs w:val="24"/>
        </w:rPr>
        <w:t>our</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analysis. Occupancy trends reflect the overall average </w:t>
      </w:r>
      <w:r w:rsidR="005E1B0C">
        <w:rPr>
          <w:rFonts w:ascii="Times New Roman" w:hAnsi="Times New Roman" w:cs="Times New Roman"/>
          <w:sz w:val="24"/>
          <w:szCs w:val="24"/>
        </w:rPr>
        <w:t>trend and variance (</w:t>
      </w:r>
      <w:r w:rsidRPr="00703517">
        <w:rPr>
          <w:rFonts w:ascii="Times New Roman" w:hAnsi="Times New Roman" w:cs="Times New Roman"/>
          <w:sz w:val="24"/>
          <w:szCs w:val="24"/>
        </w:rPr>
        <w:t>+/- one standard deviation</w:t>
      </w:r>
      <w:r w:rsidR="005E1B0C">
        <w:rPr>
          <w:rFonts w:ascii="Times New Roman" w:hAnsi="Times New Roman" w:cs="Times New Roman"/>
          <w:sz w:val="24"/>
          <w:szCs w:val="24"/>
        </w:rPr>
        <w:t>)</w:t>
      </w:r>
      <w:r w:rsidRPr="00703517">
        <w:rPr>
          <w:rFonts w:ascii="Times New Roman" w:hAnsi="Times New Roman" w:cs="Times New Roman"/>
          <w:sz w:val="24"/>
          <w:szCs w:val="24"/>
        </w:rPr>
        <w:t xml:space="preserve"> across all </w:t>
      </w:r>
      <w:r w:rsidR="005E1B0C">
        <w:rPr>
          <w:rFonts w:ascii="Times New Roman" w:hAnsi="Times New Roman" w:cs="Times New Roman"/>
          <w:sz w:val="24"/>
          <w:szCs w:val="24"/>
        </w:rPr>
        <w:t>cell</w:t>
      </w:r>
      <w:r w:rsidR="00EA0E37">
        <w:rPr>
          <w:rFonts w:ascii="Times New Roman" w:hAnsi="Times New Roman" w:cs="Times New Roman"/>
          <w:sz w:val="24"/>
          <w:szCs w:val="24"/>
        </w:rPr>
        <w:t>s</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modeled for </w:t>
      </w:r>
      <w:r w:rsidR="005E1B0C">
        <w:rPr>
          <w:rFonts w:ascii="Times New Roman" w:hAnsi="Times New Roman" w:cs="Times New Roman"/>
          <w:sz w:val="24"/>
          <w:szCs w:val="24"/>
        </w:rPr>
        <w:t>each</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w:t>
      </w:r>
      <w:commentRangeStart w:id="174"/>
      <w:commentRangeStart w:id="175"/>
      <w:r w:rsidR="00D903A8" w:rsidRPr="00703517">
        <w:rPr>
          <w:rFonts w:ascii="Times New Roman" w:hAnsi="Times New Roman" w:cs="Times New Roman"/>
          <w:sz w:val="24"/>
          <w:szCs w:val="24"/>
        </w:rPr>
        <w:t>Cells are conditionally formatted by the direction and magnitude of decline/increase</w:t>
      </w:r>
      <w:ins w:id="176" w:author="Vaughn Shirey" w:date="2023-04-02T17:07:00Z">
        <w:r w:rsidR="001C4AE9">
          <w:rPr>
            <w:rFonts w:ascii="Times New Roman" w:hAnsi="Times New Roman" w:cs="Times New Roman"/>
            <w:sz w:val="24"/>
            <w:szCs w:val="24"/>
          </w:rPr>
          <w:t xml:space="preserve"> where </w:t>
        </w:r>
      </w:ins>
      <w:ins w:id="177" w:author="Vaughn Shirey" w:date="2023-04-02T17:08:00Z">
        <w:r w:rsidR="001C4AE9">
          <w:rPr>
            <w:rFonts w:ascii="Times New Roman" w:hAnsi="Times New Roman" w:cs="Times New Roman"/>
            <w:sz w:val="24"/>
            <w:szCs w:val="24"/>
          </w:rPr>
          <w:t xml:space="preserve">dark red indicates </w:t>
        </w:r>
        <w:r w:rsidR="00F04879">
          <w:rPr>
            <w:rFonts w:ascii="Times New Roman" w:hAnsi="Times New Roman" w:cs="Times New Roman"/>
            <w:sz w:val="24"/>
            <w:szCs w:val="24"/>
          </w:rPr>
          <w:t>strong declines in occupancy probability and dark blue indicates strong increases in occupancy probability. White shading indicates marginal decline/increase</w:t>
        </w:r>
      </w:ins>
      <w:r w:rsidR="00D903A8" w:rsidRPr="00703517">
        <w:rPr>
          <w:rFonts w:ascii="Times New Roman" w:hAnsi="Times New Roman" w:cs="Times New Roman"/>
          <w:sz w:val="24"/>
          <w:szCs w:val="24"/>
        </w:rPr>
        <w:t>.</w:t>
      </w:r>
      <w:commentRangeEnd w:id="174"/>
      <w:r w:rsidR="005E1B0C">
        <w:rPr>
          <w:rStyle w:val="CommentReference"/>
        </w:rPr>
        <w:commentReference w:id="174"/>
      </w:r>
      <w:commentRangeEnd w:id="175"/>
      <w:r w:rsidR="00E177F2">
        <w:rPr>
          <w:rStyle w:val="CommentReference"/>
        </w:rPr>
        <w:commentReference w:id="175"/>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341DE7">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Aglais milberti</w:t>
            </w:r>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341DE7">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Agriades glandon</w:t>
            </w:r>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341DE7">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Amblyscirtes vialis</w:t>
            </w:r>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341DE7">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Ancyloxypha numitor</w:t>
            </w:r>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341DE7">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atlantis</w:t>
            </w:r>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341DE7">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cybele</w:t>
            </w:r>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341DE7">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hydaspe</w:t>
            </w:r>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341DE7">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Argynnis mormonia</w:t>
            </w:r>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341DE7">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bellona</w:t>
            </w:r>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341DE7">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chariclea</w:t>
            </w:r>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341DE7">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eunomia</w:t>
            </w:r>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341DE7">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freija</w:t>
            </w:r>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341DE7">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frigga</w:t>
            </w:r>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341DE7">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improba</w:t>
            </w:r>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341DE7">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polaris</w:t>
            </w:r>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341DE7">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Boloria selene</w:t>
            </w:r>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341DE7">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augustinus</w:t>
            </w:r>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341DE7">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eryphon</w:t>
            </w:r>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341DE7">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niphon</w:t>
            </w:r>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341DE7">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Callophrys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341DE7">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Carterocephalus palaemon</w:t>
            </w:r>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341DE7">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Cercyonis pegala</w:t>
            </w:r>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341DE7">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Chlosyne harrisii</w:t>
            </w:r>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341DE7">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Coenonympha tullia</w:t>
            </w:r>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341DE7">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eurytheme</w:t>
            </w:r>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341DE7">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hecla</w:t>
            </w:r>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341DE7">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341DE7">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palaeno</w:t>
            </w:r>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341DE7">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philodice</w:t>
            </w:r>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341DE7">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amyntula</w:t>
            </w:r>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341DE7">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Cupido comyntas</w:t>
            </w:r>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341DE7">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Epargyreus clarus</w:t>
            </w:r>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341DE7">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discoidalis</w:t>
            </w:r>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341DE7">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epipsodea</w:t>
            </w:r>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341DE7">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fasciata</w:t>
            </w:r>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341DE7">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rossii</w:t>
            </w:r>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341DE7">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Erebia youngi</w:t>
            </w:r>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341DE7">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icelus</w:t>
            </w:r>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341DE7">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juvenalis</w:t>
            </w:r>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341DE7">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Erynnis persius</w:t>
            </w:r>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341DE7">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Euchloe ausonides</w:t>
            </w:r>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341DE7">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anicia</w:t>
            </w:r>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341DE7">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Euphydryas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341DE7">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Euphyes vestris</w:t>
            </w:r>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341DE7">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Glaucopsyche lygdamus</w:t>
            </w:r>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341DE7">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341DE7">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icarioides</w:t>
            </w:r>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341DE7">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Icaricia saepiolus</w:t>
            </w:r>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341DE7">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Lethe eurydice</w:t>
            </w:r>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341DE7">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archippus</w:t>
            </w:r>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341DE7">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arthemis</w:t>
            </w:r>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341DE7">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Limenitis lorquini</w:t>
            </w:r>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341DE7">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dorcas</w:t>
            </w:r>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341DE7">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Lycaena phlaeas</w:t>
            </w:r>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341DE7">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Neophasia menapia</w:t>
            </w:r>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341DE7">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antiopa</w:t>
            </w:r>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341DE7">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341DE7">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Nymphalis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341DE7">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Ochlodes sylvanoides</w:t>
            </w:r>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341DE7">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341DE7">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chryxus</w:t>
            </w:r>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341DE7">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jutta</w:t>
            </w:r>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341DE7">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341DE7">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Oeneis polixenes</w:t>
            </w:r>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341DE7">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machaon</w:t>
            </w:r>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341DE7">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Papilio zelicaon</w:t>
            </w:r>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341DE7">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Parnassius clodius</w:t>
            </w:r>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341DE7">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Phyciodes tharos</w:t>
            </w:r>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341DE7">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341DE7">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rapae</w:t>
            </w:r>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341DE7">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idas</w:t>
            </w:r>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341DE7">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Plebejus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341DE7">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Poanes hobomok</w:t>
            </w:r>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341DE7">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341DE7">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themistocles</w:t>
            </w:r>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341DE7">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faunus</w:t>
            </w:r>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341DE7">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gracilis</w:t>
            </w:r>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341DE7">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interrogationis</w:t>
            </w:r>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341DE7">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progne</w:t>
            </w:r>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341DE7">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Polygonia satyrus</w:t>
            </w:r>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341DE7">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Pontia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341DE7">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341DE7">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eurymedon</w:t>
            </w:r>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341DE7">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341DE7">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Pterourus rutulus</w:t>
            </w:r>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341DE7">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Satyrium liparops</w:t>
            </w:r>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341DE7">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Strymon melinus</w:t>
            </w:r>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341DE7">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Thorybes pylades</w:t>
            </w:r>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341DE7">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Thymelicus lineola</w:t>
            </w:r>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341DE7">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Vanessa virginiensis</w:t>
            </w:r>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26EBAD7F"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Model comparison metrics for models predicting average occupancy shift </w:t>
      </w:r>
      <w:r w:rsidR="005E1B0C">
        <w:rPr>
          <w:rFonts w:ascii="Times New Roman" w:hAnsi="Times New Roman" w:cs="Times New Roman"/>
          <w:sz w:val="24"/>
          <w:szCs w:val="24"/>
        </w:rPr>
        <w:t xml:space="preserve">in our study region </w:t>
      </w:r>
      <w:r w:rsidRPr="00703517">
        <w:rPr>
          <w:rFonts w:ascii="Times New Roman" w:hAnsi="Times New Roman" w:cs="Times New Roman"/>
          <w:sz w:val="24"/>
          <w:szCs w:val="24"/>
        </w:rPr>
        <w:t>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386949A9"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178" w:author="Vaughn Shirey" w:date="2023-04-04T14:07:00Z">
        <w:r w:rsidR="00E737C0">
          <w:rPr>
            <w:rFonts w:ascii="Times New Roman" w:hAnsi="Times New Roman" w:cs="Times New Roman"/>
            <w:b/>
            <w:sz w:val="24"/>
            <w:szCs w:val="24"/>
          </w:rPr>
          <w:t>3</w:t>
        </w:r>
      </w:ins>
      <w:del w:id="179" w:author="Vaughn Shirey" w:date="2023-04-04T14:07:00Z">
        <w:r w:rsidR="00001E8C" w:rsidRPr="00703517" w:rsidDel="00E737C0">
          <w:rPr>
            <w:rFonts w:ascii="Times New Roman" w:hAnsi="Times New Roman" w:cs="Times New Roman"/>
            <w:b/>
            <w:sz w:val="24"/>
            <w:szCs w:val="24"/>
          </w:rPr>
          <w:delText>5</w:delText>
        </w:r>
        <w:r w:rsidRPr="00703517" w:rsidDel="00E737C0">
          <w:rPr>
            <w:rFonts w:ascii="Times New Roman" w:hAnsi="Times New Roman" w:cs="Times New Roman"/>
            <w:b/>
            <w:sz w:val="24"/>
            <w:szCs w:val="24"/>
          </w:rPr>
          <w:delText>.</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w:t>
      </w:r>
      <w:r w:rsidR="00F04879">
        <w:rPr>
          <w:rFonts w:ascii="Times New Roman" w:hAnsi="Times New Roman" w:cs="Times New Roman"/>
          <w:sz w:val="24"/>
          <w:szCs w:val="24"/>
        </w:rPr>
        <w:t xml:space="preserve"> </w:t>
      </w:r>
      <w:r w:rsidRPr="00703517">
        <w:rPr>
          <w:rFonts w:ascii="Times New Roman" w:hAnsi="Times New Roman" w:cs="Times New Roman"/>
          <w:sz w:val="24"/>
          <w:szCs w:val="24"/>
        </w:rPr>
        <w:t>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ins w:id="180" w:author="Vaughn Shirey" w:date="2023-04-02T17:10:00Z">
        <w:r w:rsidR="00D30812">
          <w:rPr>
            <w:rFonts w:ascii="Times New Roman" w:hAnsi="Times New Roman" w:cs="Times New Roman"/>
            <w:sz w:val="24"/>
            <w:szCs w:val="24"/>
          </w:rPr>
          <w:t>underlined</w:t>
        </w:r>
      </w:ins>
      <w:del w:id="181" w:author="Vaughn Shirey" w:date="2023-04-02T17:10:00Z">
        <w:r w:rsidRPr="00703517" w:rsidDel="00D30812">
          <w:rPr>
            <w:rFonts w:ascii="Times New Roman" w:hAnsi="Times New Roman" w:cs="Times New Roman"/>
            <w:sz w:val="24"/>
            <w:szCs w:val="24"/>
          </w:rPr>
          <w:delText xml:space="preserve">italic </w:delText>
        </w:r>
      </w:del>
      <w:r w:rsidRPr="00703517">
        <w:rPr>
          <w:rFonts w:ascii="Times New Roman" w:hAnsi="Times New Roman" w:cs="Times New Roman"/>
          <w:sz w:val="24"/>
          <w:szCs w:val="24"/>
        </w:rPr>
        <w:t>and bold.</w:t>
      </w:r>
      <w:r w:rsidR="003B5CAD" w:rsidRPr="00703517">
        <w:rPr>
          <w:rFonts w:ascii="Times New Roman" w:hAnsi="Times New Roman" w:cs="Times New Roman"/>
          <w:sz w:val="24"/>
          <w:szCs w:val="24"/>
        </w:rPr>
        <w:t xml:space="preserve"> </w:t>
      </w:r>
      <w:ins w:id="182" w:author="Vaughn Shirey" w:date="2023-04-04T14:07:00Z">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ins>
      <w:del w:id="183" w:author="Vaughn Shirey" w:date="2023-04-04T14:07:00Z">
        <w:r w:rsidR="003B5CAD" w:rsidRPr="00703517" w:rsidDel="00E832A7">
          <w:rPr>
            <w:rFonts w:ascii="Times New Roman" w:hAnsi="Times New Roman" w:cs="Times New Roman"/>
            <w:sz w:val="24"/>
            <w:szCs w:val="24"/>
          </w:rPr>
          <w:delText>We considered models equivalent if the difference in ELPD was less than four.</w:delText>
        </w:r>
      </w:del>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341DE7">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341DE7">
        <w:trPr>
          <w:jc w:val="center"/>
        </w:trPr>
        <w:tc>
          <w:tcPr>
            <w:tcW w:w="1160" w:type="dxa"/>
            <w:tcMar>
              <w:top w:w="100" w:type="dxa"/>
              <w:left w:w="100" w:type="dxa"/>
              <w:bottom w:w="100" w:type="dxa"/>
              <w:right w:w="100" w:type="dxa"/>
            </w:tcMar>
          </w:tcPr>
          <w:p w14:paraId="10D7E02B"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0EA3E13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147.5</w:t>
            </w:r>
          </w:p>
        </w:tc>
        <w:tc>
          <w:tcPr>
            <w:tcW w:w="1800" w:type="dxa"/>
            <w:tcMar>
              <w:top w:w="100" w:type="dxa"/>
              <w:left w:w="100" w:type="dxa"/>
              <w:bottom w:w="100" w:type="dxa"/>
              <w:right w:w="100" w:type="dxa"/>
            </w:tcMar>
          </w:tcPr>
          <w:p w14:paraId="03C651B9" w14:textId="413275F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2250" w:type="dxa"/>
            <w:tcMar>
              <w:top w:w="100" w:type="dxa"/>
              <w:left w:w="100" w:type="dxa"/>
              <w:bottom w:w="100" w:type="dxa"/>
              <w:right w:w="100" w:type="dxa"/>
            </w:tcMar>
          </w:tcPr>
          <w:p w14:paraId="6A39CCF1" w14:textId="259374D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B65D2D" w:rsidRPr="00703517" w14:paraId="5C7AE014" w14:textId="77777777" w:rsidTr="00341DE7">
        <w:trPr>
          <w:jc w:val="center"/>
        </w:trPr>
        <w:tc>
          <w:tcPr>
            <w:tcW w:w="1160" w:type="dxa"/>
            <w:tcMar>
              <w:top w:w="100" w:type="dxa"/>
              <w:left w:w="100" w:type="dxa"/>
              <w:bottom w:w="100" w:type="dxa"/>
              <w:right w:w="100" w:type="dxa"/>
            </w:tcMar>
          </w:tcPr>
          <w:p w14:paraId="0CC558DE"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6D3D0972"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150.9</w:t>
            </w:r>
          </w:p>
        </w:tc>
        <w:tc>
          <w:tcPr>
            <w:tcW w:w="1800" w:type="dxa"/>
            <w:tcMar>
              <w:top w:w="100" w:type="dxa"/>
              <w:left w:w="100" w:type="dxa"/>
              <w:bottom w:w="100" w:type="dxa"/>
              <w:right w:w="100" w:type="dxa"/>
            </w:tcMar>
          </w:tcPr>
          <w:p w14:paraId="2EB56AD7" w14:textId="0E74FEE8"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w:t>
            </w:r>
            <w:r w:rsidR="000537B2">
              <w:rPr>
                <w:rFonts w:ascii="Times New Roman" w:hAnsi="Times New Roman" w:cs="Times New Roman"/>
                <w:sz w:val="24"/>
                <w:szCs w:val="24"/>
              </w:rPr>
              <w:t>.</w:t>
            </w:r>
            <w:r>
              <w:rPr>
                <w:rFonts w:ascii="Times New Roman" w:hAnsi="Times New Roman" w:cs="Times New Roman"/>
                <w:sz w:val="24"/>
                <w:szCs w:val="24"/>
              </w:rPr>
              <w:t>0</w:t>
            </w:r>
          </w:p>
        </w:tc>
        <w:tc>
          <w:tcPr>
            <w:tcW w:w="2250" w:type="dxa"/>
            <w:tcMar>
              <w:top w:w="100" w:type="dxa"/>
              <w:left w:w="100" w:type="dxa"/>
              <w:bottom w:w="100" w:type="dxa"/>
              <w:right w:w="100" w:type="dxa"/>
            </w:tcMar>
          </w:tcPr>
          <w:p w14:paraId="00D091ED" w14:textId="148CB016"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65D2D" w:rsidRPr="00703517" w14:paraId="47189983" w14:textId="77777777" w:rsidTr="00341DE7">
        <w:trPr>
          <w:jc w:val="center"/>
        </w:trPr>
        <w:tc>
          <w:tcPr>
            <w:tcW w:w="1160" w:type="dxa"/>
            <w:tcMar>
              <w:top w:w="100" w:type="dxa"/>
              <w:left w:w="100" w:type="dxa"/>
              <w:bottom w:w="100" w:type="dxa"/>
              <w:right w:w="100" w:type="dxa"/>
            </w:tcMar>
          </w:tcPr>
          <w:p w14:paraId="70F334D5"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064397A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155.8</w:t>
            </w:r>
          </w:p>
        </w:tc>
        <w:tc>
          <w:tcPr>
            <w:tcW w:w="1800" w:type="dxa"/>
            <w:tcMar>
              <w:top w:w="100" w:type="dxa"/>
              <w:left w:w="100" w:type="dxa"/>
              <w:bottom w:w="100" w:type="dxa"/>
              <w:right w:w="100" w:type="dxa"/>
            </w:tcMar>
          </w:tcPr>
          <w:p w14:paraId="2C248AAB" w14:textId="67F0FD6C"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10E89E96" w14:textId="294ACFD7"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r>
      <w:tr w:rsidR="00B65D2D" w:rsidRPr="00703517" w14:paraId="33EC287E" w14:textId="77777777" w:rsidTr="00341DE7">
        <w:trPr>
          <w:jc w:val="center"/>
        </w:trPr>
        <w:tc>
          <w:tcPr>
            <w:tcW w:w="1160" w:type="dxa"/>
            <w:tcMar>
              <w:top w:w="100" w:type="dxa"/>
              <w:left w:w="100" w:type="dxa"/>
              <w:bottom w:w="100" w:type="dxa"/>
              <w:right w:w="100" w:type="dxa"/>
            </w:tcMar>
          </w:tcPr>
          <w:p w14:paraId="15C61933"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1347F6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155.0</w:t>
            </w:r>
          </w:p>
        </w:tc>
        <w:tc>
          <w:tcPr>
            <w:tcW w:w="1800" w:type="dxa"/>
            <w:tcMar>
              <w:top w:w="100" w:type="dxa"/>
              <w:left w:w="100" w:type="dxa"/>
              <w:bottom w:w="100" w:type="dxa"/>
              <w:right w:w="100" w:type="dxa"/>
            </w:tcMar>
          </w:tcPr>
          <w:p w14:paraId="76B90E72" w14:textId="23EF6046"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-0.8</w:t>
            </w:r>
          </w:p>
        </w:tc>
        <w:tc>
          <w:tcPr>
            <w:tcW w:w="2250" w:type="dxa"/>
            <w:tcMar>
              <w:top w:w="100" w:type="dxa"/>
              <w:left w:w="100" w:type="dxa"/>
              <w:bottom w:w="100" w:type="dxa"/>
              <w:right w:w="100" w:type="dxa"/>
            </w:tcMar>
          </w:tcPr>
          <w:p w14:paraId="346C25A0" w14:textId="77ED60C9"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1.6</w:t>
            </w:r>
          </w:p>
        </w:tc>
      </w:tr>
      <w:tr w:rsidR="00B65D2D" w:rsidRPr="00703517" w14:paraId="10D3E14E" w14:textId="77777777" w:rsidTr="00341DE7">
        <w:trPr>
          <w:jc w:val="center"/>
        </w:trPr>
        <w:tc>
          <w:tcPr>
            <w:tcW w:w="1160" w:type="dxa"/>
            <w:tcMar>
              <w:top w:w="100" w:type="dxa"/>
              <w:left w:w="100" w:type="dxa"/>
              <w:bottom w:w="100" w:type="dxa"/>
              <w:right w:w="100" w:type="dxa"/>
            </w:tcMar>
          </w:tcPr>
          <w:p w14:paraId="05DA3A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6EBCCB1B"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146.5</w:t>
            </w:r>
          </w:p>
        </w:tc>
        <w:tc>
          <w:tcPr>
            <w:tcW w:w="1800" w:type="dxa"/>
            <w:tcMar>
              <w:top w:w="100" w:type="dxa"/>
              <w:left w:w="100" w:type="dxa"/>
              <w:bottom w:w="100" w:type="dxa"/>
              <w:right w:w="100" w:type="dxa"/>
            </w:tcMar>
          </w:tcPr>
          <w:p w14:paraId="75F97F5F" w14:textId="0BD7B90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7F984D21" w14:textId="65849A5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65D2D" w:rsidRPr="00703517" w14:paraId="10790517" w14:textId="77777777" w:rsidTr="00341DE7">
        <w:trPr>
          <w:jc w:val="center"/>
        </w:trPr>
        <w:tc>
          <w:tcPr>
            <w:tcW w:w="1160" w:type="dxa"/>
            <w:tcMar>
              <w:top w:w="100" w:type="dxa"/>
              <w:left w:w="100" w:type="dxa"/>
              <w:bottom w:w="100" w:type="dxa"/>
              <w:right w:w="100" w:type="dxa"/>
            </w:tcMar>
          </w:tcPr>
          <w:p w14:paraId="2B77199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1C51B1BE"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1800" w:type="dxa"/>
            <w:tcMar>
              <w:top w:w="100" w:type="dxa"/>
              <w:left w:w="100" w:type="dxa"/>
              <w:bottom w:w="100" w:type="dxa"/>
              <w:right w:w="100" w:type="dxa"/>
            </w:tcMar>
          </w:tcPr>
          <w:p w14:paraId="1A5F2AAF" w14:textId="334D7FF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4FF54C32" w14:textId="308F7CC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05482C9A" w14:textId="77777777" w:rsidTr="00341DE7">
        <w:trPr>
          <w:jc w:val="center"/>
        </w:trPr>
        <w:tc>
          <w:tcPr>
            <w:tcW w:w="1160" w:type="dxa"/>
            <w:tcMar>
              <w:top w:w="100" w:type="dxa"/>
              <w:left w:w="100" w:type="dxa"/>
              <w:bottom w:w="100" w:type="dxa"/>
              <w:right w:w="100" w:type="dxa"/>
            </w:tcMar>
          </w:tcPr>
          <w:p w14:paraId="0DC4FE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33767FCC"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148.3</w:t>
            </w:r>
          </w:p>
        </w:tc>
        <w:tc>
          <w:tcPr>
            <w:tcW w:w="1800" w:type="dxa"/>
            <w:tcMar>
              <w:top w:w="100" w:type="dxa"/>
              <w:left w:w="100" w:type="dxa"/>
              <w:bottom w:w="100" w:type="dxa"/>
              <w:right w:w="100" w:type="dxa"/>
            </w:tcMar>
          </w:tcPr>
          <w:p w14:paraId="3FF535DA" w14:textId="4605AA59"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3D1FBAA5" w14:textId="55E908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B65D2D" w:rsidRPr="00703517" w14:paraId="6F2F97CB" w14:textId="77777777" w:rsidTr="00341DE7">
        <w:trPr>
          <w:jc w:val="center"/>
        </w:trPr>
        <w:tc>
          <w:tcPr>
            <w:tcW w:w="1160" w:type="dxa"/>
            <w:tcMar>
              <w:top w:w="100" w:type="dxa"/>
              <w:left w:w="100" w:type="dxa"/>
              <w:bottom w:w="100" w:type="dxa"/>
              <w:right w:w="100" w:type="dxa"/>
            </w:tcMar>
          </w:tcPr>
          <w:p w14:paraId="3CE3CF8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11ECCCBF"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7E12BAF4" w14:textId="34B79C1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2F9B2D8F" w14:textId="796084E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65D2D" w:rsidRPr="00703517" w14:paraId="707D6BA4" w14:textId="77777777" w:rsidTr="00341DE7">
        <w:trPr>
          <w:jc w:val="center"/>
        </w:trPr>
        <w:tc>
          <w:tcPr>
            <w:tcW w:w="1160" w:type="dxa"/>
            <w:tcMar>
              <w:top w:w="100" w:type="dxa"/>
              <w:left w:w="100" w:type="dxa"/>
              <w:bottom w:w="100" w:type="dxa"/>
              <w:right w:w="100" w:type="dxa"/>
            </w:tcMar>
          </w:tcPr>
          <w:p w14:paraId="0FDF4694"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4D65C35D"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146.1</w:t>
            </w:r>
          </w:p>
        </w:tc>
        <w:tc>
          <w:tcPr>
            <w:tcW w:w="1800" w:type="dxa"/>
            <w:tcMar>
              <w:top w:w="100" w:type="dxa"/>
              <w:left w:w="100" w:type="dxa"/>
              <w:bottom w:w="100" w:type="dxa"/>
              <w:right w:w="100" w:type="dxa"/>
            </w:tcMar>
          </w:tcPr>
          <w:p w14:paraId="2A7756F5" w14:textId="4F10B0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2250" w:type="dxa"/>
            <w:tcMar>
              <w:top w:w="100" w:type="dxa"/>
              <w:left w:w="100" w:type="dxa"/>
              <w:bottom w:w="100" w:type="dxa"/>
              <w:right w:w="100" w:type="dxa"/>
            </w:tcMar>
          </w:tcPr>
          <w:p w14:paraId="3F4FB91D" w14:textId="628DCD9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EB05ED3" w14:textId="77777777" w:rsidTr="00341DE7">
        <w:trPr>
          <w:jc w:val="center"/>
        </w:trPr>
        <w:tc>
          <w:tcPr>
            <w:tcW w:w="1160" w:type="dxa"/>
            <w:tcMar>
              <w:top w:w="100" w:type="dxa"/>
              <w:left w:w="100" w:type="dxa"/>
              <w:bottom w:w="100" w:type="dxa"/>
              <w:right w:w="100" w:type="dxa"/>
            </w:tcMar>
          </w:tcPr>
          <w:p w14:paraId="1697782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BABD2E6"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149.0</w:t>
            </w:r>
          </w:p>
        </w:tc>
        <w:tc>
          <w:tcPr>
            <w:tcW w:w="1800" w:type="dxa"/>
            <w:tcMar>
              <w:top w:w="100" w:type="dxa"/>
              <w:left w:w="100" w:type="dxa"/>
              <w:bottom w:w="100" w:type="dxa"/>
              <w:right w:w="100" w:type="dxa"/>
            </w:tcMar>
          </w:tcPr>
          <w:p w14:paraId="7183FBE7" w14:textId="7FE1934A"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-6.8</w:t>
            </w:r>
          </w:p>
        </w:tc>
        <w:tc>
          <w:tcPr>
            <w:tcW w:w="2250" w:type="dxa"/>
            <w:tcMar>
              <w:top w:w="100" w:type="dxa"/>
              <w:left w:w="100" w:type="dxa"/>
              <w:bottom w:w="100" w:type="dxa"/>
              <w:right w:w="100" w:type="dxa"/>
            </w:tcMar>
          </w:tcPr>
          <w:p w14:paraId="6F63B1FE" w14:textId="189E826E"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2C05A2A3" w14:textId="77777777" w:rsidTr="00341DE7">
        <w:trPr>
          <w:jc w:val="center"/>
        </w:trPr>
        <w:tc>
          <w:tcPr>
            <w:tcW w:w="1160" w:type="dxa"/>
            <w:tcMar>
              <w:top w:w="100" w:type="dxa"/>
              <w:left w:w="100" w:type="dxa"/>
              <w:bottom w:w="100" w:type="dxa"/>
              <w:right w:w="100" w:type="dxa"/>
            </w:tcMar>
          </w:tcPr>
          <w:p w14:paraId="2F32A0B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3A36110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148.9</w:t>
            </w:r>
          </w:p>
        </w:tc>
        <w:tc>
          <w:tcPr>
            <w:tcW w:w="1800" w:type="dxa"/>
            <w:tcMar>
              <w:top w:w="100" w:type="dxa"/>
              <w:left w:w="100" w:type="dxa"/>
              <w:bottom w:w="100" w:type="dxa"/>
              <w:right w:w="100" w:type="dxa"/>
            </w:tcMar>
          </w:tcPr>
          <w:p w14:paraId="65D86C85" w14:textId="43390BA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3AC82A25" w14:textId="367685C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25E2E85B" w14:textId="77777777" w:rsidTr="00341DE7">
        <w:trPr>
          <w:jc w:val="center"/>
        </w:trPr>
        <w:tc>
          <w:tcPr>
            <w:tcW w:w="1160" w:type="dxa"/>
            <w:tcMar>
              <w:top w:w="100" w:type="dxa"/>
              <w:left w:w="100" w:type="dxa"/>
              <w:bottom w:w="100" w:type="dxa"/>
              <w:right w:w="100" w:type="dxa"/>
            </w:tcMar>
          </w:tcPr>
          <w:p w14:paraId="6F3D0ED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120A6918"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150.4</w:t>
            </w:r>
          </w:p>
        </w:tc>
        <w:tc>
          <w:tcPr>
            <w:tcW w:w="1800" w:type="dxa"/>
            <w:tcMar>
              <w:top w:w="100" w:type="dxa"/>
              <w:left w:w="100" w:type="dxa"/>
              <w:bottom w:w="100" w:type="dxa"/>
              <w:right w:w="100" w:type="dxa"/>
            </w:tcMar>
          </w:tcPr>
          <w:p w14:paraId="10D65383" w14:textId="2FA923A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094E8F7A" w14:textId="32B0BB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601E5DE9" w14:textId="77777777" w:rsidTr="00341DE7">
        <w:trPr>
          <w:jc w:val="center"/>
        </w:trPr>
        <w:tc>
          <w:tcPr>
            <w:tcW w:w="1160" w:type="dxa"/>
            <w:tcMar>
              <w:top w:w="100" w:type="dxa"/>
              <w:left w:w="100" w:type="dxa"/>
              <w:bottom w:w="100" w:type="dxa"/>
              <w:right w:w="100" w:type="dxa"/>
            </w:tcMar>
          </w:tcPr>
          <w:p w14:paraId="0CF8A4E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347391F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24AC5426" w14:textId="68577D10"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224FD84" w14:textId="73B757E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35C7283B" w14:textId="77777777" w:rsidTr="00341DE7">
        <w:trPr>
          <w:jc w:val="center"/>
        </w:trPr>
        <w:tc>
          <w:tcPr>
            <w:tcW w:w="1160" w:type="dxa"/>
            <w:tcMar>
              <w:top w:w="100" w:type="dxa"/>
              <w:left w:w="100" w:type="dxa"/>
              <w:bottom w:w="100" w:type="dxa"/>
              <w:right w:w="100" w:type="dxa"/>
            </w:tcMar>
          </w:tcPr>
          <w:p w14:paraId="08058CE4"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48E50C7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149.3</w:t>
            </w:r>
          </w:p>
        </w:tc>
        <w:tc>
          <w:tcPr>
            <w:tcW w:w="1800" w:type="dxa"/>
            <w:tcMar>
              <w:top w:w="100" w:type="dxa"/>
              <w:left w:w="100" w:type="dxa"/>
              <w:bottom w:w="100" w:type="dxa"/>
              <w:right w:w="100" w:type="dxa"/>
            </w:tcMar>
          </w:tcPr>
          <w:p w14:paraId="48685868" w14:textId="6AF00A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1459D5" w14:textId="38999BB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4649C2E8"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184" w:author="Vaughn Shirey" w:date="2023-04-04T14:07:00Z">
        <w:r w:rsidR="00E737C0">
          <w:rPr>
            <w:rFonts w:ascii="Times New Roman" w:hAnsi="Times New Roman" w:cs="Times New Roman"/>
            <w:b/>
            <w:sz w:val="24"/>
            <w:szCs w:val="24"/>
          </w:rPr>
          <w:t>4</w:t>
        </w:r>
      </w:ins>
      <w:del w:id="185" w:author="Vaughn Shirey" w:date="2023-04-04T14:07:00Z">
        <w:r w:rsidR="004F38A5" w:rsidRPr="00703517" w:rsidDel="00E737C0">
          <w:rPr>
            <w:rFonts w:ascii="Times New Roman" w:hAnsi="Times New Roman" w:cs="Times New Roman"/>
            <w:b/>
            <w:sz w:val="24"/>
            <w:szCs w:val="24"/>
          </w:rPr>
          <w:delText>8</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w:t>
      </w:r>
      <w:ins w:id="186" w:author="Vaughn Shirey" w:date="2023-04-02T17:11:00Z">
        <w:r w:rsidR="00D87C27">
          <w:rPr>
            <w:rFonts w:ascii="Times New Roman" w:hAnsi="Times New Roman" w:cs="Times New Roman"/>
            <w:sz w:val="24"/>
            <w:szCs w:val="24"/>
          </w:rPr>
          <w:t>underlined</w:t>
        </w:r>
      </w:ins>
      <w:del w:id="187" w:author="Vaughn Shirey" w:date="2023-04-02T17:11:00Z">
        <w:r w:rsidRPr="00703517" w:rsidDel="00D87C27">
          <w:rPr>
            <w:rFonts w:ascii="Times New Roman" w:hAnsi="Times New Roman" w:cs="Times New Roman"/>
            <w:sz w:val="24"/>
            <w:szCs w:val="24"/>
          </w:rPr>
          <w:delText>italic</w:delText>
        </w:r>
      </w:del>
      <w:r w:rsidRPr="00703517">
        <w:rPr>
          <w:rFonts w:ascii="Times New Roman" w:hAnsi="Times New Roman" w:cs="Times New Roman"/>
          <w:sz w:val="24"/>
          <w:szCs w:val="24"/>
        </w:rPr>
        <w:t xml:space="preserve"> and bold. </w:t>
      </w:r>
      <w:ins w:id="188" w:author="Vaughn Shirey" w:date="2023-04-04T14:07:00Z">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ins>
      <w:del w:id="189" w:author="Vaughn Shirey" w:date="2023-04-04T14:07:00Z">
        <w:r w:rsidRPr="00703517" w:rsidDel="00E832A7">
          <w:rPr>
            <w:rFonts w:ascii="Times New Roman" w:hAnsi="Times New Roman" w:cs="Times New Roman"/>
            <w:sz w:val="24"/>
            <w:szCs w:val="24"/>
          </w:rPr>
          <w:delText>We considered models equivalent if the difference in ELPD was less than four.</w:delText>
        </w:r>
      </w:del>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341DE7">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341DE7">
        <w:trPr>
          <w:jc w:val="center"/>
        </w:trPr>
        <w:tc>
          <w:tcPr>
            <w:tcW w:w="1160" w:type="dxa"/>
            <w:tcMar>
              <w:top w:w="100" w:type="dxa"/>
              <w:left w:w="100" w:type="dxa"/>
              <w:bottom w:w="100" w:type="dxa"/>
              <w:right w:w="100" w:type="dxa"/>
            </w:tcMar>
          </w:tcPr>
          <w:p w14:paraId="58D2749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341DE7">
        <w:trPr>
          <w:jc w:val="center"/>
        </w:trPr>
        <w:tc>
          <w:tcPr>
            <w:tcW w:w="1160" w:type="dxa"/>
            <w:tcMar>
              <w:top w:w="100" w:type="dxa"/>
              <w:left w:w="100" w:type="dxa"/>
              <w:bottom w:w="100" w:type="dxa"/>
              <w:right w:w="100" w:type="dxa"/>
            </w:tcMar>
          </w:tcPr>
          <w:p w14:paraId="7B5C4BA4"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341DE7">
        <w:trPr>
          <w:jc w:val="center"/>
        </w:trPr>
        <w:tc>
          <w:tcPr>
            <w:tcW w:w="1160" w:type="dxa"/>
            <w:tcMar>
              <w:top w:w="100" w:type="dxa"/>
              <w:left w:w="100" w:type="dxa"/>
              <w:bottom w:w="100" w:type="dxa"/>
              <w:right w:w="100" w:type="dxa"/>
            </w:tcMar>
          </w:tcPr>
          <w:p w14:paraId="2A34001E"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341DE7">
        <w:trPr>
          <w:jc w:val="center"/>
        </w:trPr>
        <w:tc>
          <w:tcPr>
            <w:tcW w:w="1160" w:type="dxa"/>
            <w:tcMar>
              <w:top w:w="100" w:type="dxa"/>
              <w:left w:w="100" w:type="dxa"/>
              <w:bottom w:w="100" w:type="dxa"/>
              <w:right w:w="100" w:type="dxa"/>
            </w:tcMar>
          </w:tcPr>
          <w:p w14:paraId="45E6D73A"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341DE7">
        <w:trPr>
          <w:jc w:val="center"/>
        </w:trPr>
        <w:tc>
          <w:tcPr>
            <w:tcW w:w="1160" w:type="dxa"/>
            <w:tcMar>
              <w:top w:w="100" w:type="dxa"/>
              <w:left w:w="100" w:type="dxa"/>
              <w:bottom w:w="100" w:type="dxa"/>
              <w:right w:w="100" w:type="dxa"/>
            </w:tcMar>
          </w:tcPr>
          <w:p w14:paraId="5B436402"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341DE7">
        <w:trPr>
          <w:jc w:val="center"/>
        </w:trPr>
        <w:tc>
          <w:tcPr>
            <w:tcW w:w="1160" w:type="dxa"/>
            <w:tcMar>
              <w:top w:w="100" w:type="dxa"/>
              <w:left w:w="100" w:type="dxa"/>
              <w:bottom w:w="100" w:type="dxa"/>
              <w:right w:w="100" w:type="dxa"/>
            </w:tcMar>
          </w:tcPr>
          <w:p w14:paraId="0077A2E0"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341DE7">
        <w:trPr>
          <w:jc w:val="center"/>
        </w:trPr>
        <w:tc>
          <w:tcPr>
            <w:tcW w:w="1160" w:type="dxa"/>
            <w:tcMar>
              <w:top w:w="100" w:type="dxa"/>
              <w:left w:w="100" w:type="dxa"/>
              <w:bottom w:w="100" w:type="dxa"/>
              <w:right w:w="100" w:type="dxa"/>
            </w:tcMar>
          </w:tcPr>
          <w:p w14:paraId="286BA883"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341DE7">
        <w:trPr>
          <w:jc w:val="center"/>
        </w:trPr>
        <w:tc>
          <w:tcPr>
            <w:tcW w:w="1160" w:type="dxa"/>
            <w:tcMar>
              <w:top w:w="100" w:type="dxa"/>
              <w:left w:w="100" w:type="dxa"/>
              <w:bottom w:w="100" w:type="dxa"/>
              <w:right w:w="100" w:type="dxa"/>
            </w:tcMar>
          </w:tcPr>
          <w:p w14:paraId="2E639C85"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341DE7">
        <w:trPr>
          <w:jc w:val="center"/>
        </w:trPr>
        <w:tc>
          <w:tcPr>
            <w:tcW w:w="1160" w:type="dxa"/>
            <w:tcMar>
              <w:top w:w="100" w:type="dxa"/>
              <w:left w:w="100" w:type="dxa"/>
              <w:bottom w:w="100" w:type="dxa"/>
              <w:right w:w="100" w:type="dxa"/>
            </w:tcMar>
          </w:tcPr>
          <w:p w14:paraId="57124B10"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341DE7">
        <w:trPr>
          <w:jc w:val="center"/>
        </w:trPr>
        <w:tc>
          <w:tcPr>
            <w:tcW w:w="1160" w:type="dxa"/>
            <w:tcMar>
              <w:top w:w="100" w:type="dxa"/>
              <w:left w:w="100" w:type="dxa"/>
              <w:bottom w:w="100" w:type="dxa"/>
              <w:right w:w="100" w:type="dxa"/>
            </w:tcMar>
          </w:tcPr>
          <w:p w14:paraId="1BD399E9"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341DE7">
        <w:trPr>
          <w:jc w:val="center"/>
        </w:trPr>
        <w:tc>
          <w:tcPr>
            <w:tcW w:w="1160" w:type="dxa"/>
            <w:tcMar>
              <w:top w:w="100" w:type="dxa"/>
              <w:left w:w="100" w:type="dxa"/>
              <w:bottom w:w="100" w:type="dxa"/>
              <w:right w:w="100" w:type="dxa"/>
            </w:tcMar>
          </w:tcPr>
          <w:p w14:paraId="171B165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341DE7">
        <w:trPr>
          <w:jc w:val="center"/>
        </w:trPr>
        <w:tc>
          <w:tcPr>
            <w:tcW w:w="1160" w:type="dxa"/>
            <w:tcMar>
              <w:top w:w="100" w:type="dxa"/>
              <w:left w:w="100" w:type="dxa"/>
              <w:bottom w:w="100" w:type="dxa"/>
              <w:right w:w="100" w:type="dxa"/>
            </w:tcMar>
          </w:tcPr>
          <w:p w14:paraId="6294E31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341DE7">
        <w:trPr>
          <w:jc w:val="center"/>
        </w:trPr>
        <w:tc>
          <w:tcPr>
            <w:tcW w:w="1160" w:type="dxa"/>
            <w:tcMar>
              <w:top w:w="100" w:type="dxa"/>
              <w:left w:w="100" w:type="dxa"/>
              <w:bottom w:w="100" w:type="dxa"/>
              <w:right w:w="100" w:type="dxa"/>
            </w:tcMar>
          </w:tcPr>
          <w:p w14:paraId="1D8B5F92"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341DE7">
        <w:trPr>
          <w:jc w:val="center"/>
        </w:trPr>
        <w:tc>
          <w:tcPr>
            <w:tcW w:w="1160" w:type="dxa"/>
            <w:tcMar>
              <w:top w:w="100" w:type="dxa"/>
              <w:left w:w="100" w:type="dxa"/>
              <w:bottom w:w="100" w:type="dxa"/>
              <w:right w:w="100" w:type="dxa"/>
            </w:tcMar>
          </w:tcPr>
          <w:p w14:paraId="3D314D30"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7A4ED52A"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ins w:id="190" w:author="Vaughn Shirey" w:date="2023-04-04T14:07:00Z">
        <w:r w:rsidR="00E737C0">
          <w:rPr>
            <w:rFonts w:ascii="Times New Roman" w:hAnsi="Times New Roman" w:cs="Times New Roman"/>
            <w:b/>
            <w:sz w:val="24"/>
            <w:szCs w:val="24"/>
          </w:rPr>
          <w:t>5</w:t>
        </w:r>
      </w:ins>
      <w:del w:id="191" w:author="Vaughn Shirey" w:date="2023-04-04T14:07:00Z">
        <w:r w:rsidR="002838B0" w:rsidRPr="00703517" w:rsidDel="00E737C0">
          <w:rPr>
            <w:rFonts w:ascii="Times New Roman" w:hAnsi="Times New Roman" w:cs="Times New Roman"/>
            <w:b/>
            <w:sz w:val="24"/>
            <w:szCs w:val="24"/>
          </w:rPr>
          <w:delText>11</w:delText>
        </w:r>
      </w:del>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xml:space="preserve">, precipitation analysis. Top candidate model is </w:t>
      </w:r>
      <w:ins w:id="192" w:author="Vaughn Shirey" w:date="2023-04-02T17:11:00Z">
        <w:r w:rsidR="00D87C27">
          <w:rPr>
            <w:rFonts w:ascii="Times New Roman" w:hAnsi="Times New Roman" w:cs="Times New Roman"/>
            <w:sz w:val="24"/>
            <w:szCs w:val="24"/>
          </w:rPr>
          <w:t>underlined</w:t>
        </w:r>
      </w:ins>
      <w:del w:id="193" w:author="Vaughn Shirey" w:date="2023-04-02T17:11:00Z">
        <w:r w:rsidRPr="00703517" w:rsidDel="00D87C27">
          <w:rPr>
            <w:rFonts w:ascii="Times New Roman" w:hAnsi="Times New Roman" w:cs="Times New Roman"/>
            <w:sz w:val="24"/>
            <w:szCs w:val="24"/>
          </w:rPr>
          <w:delText>italic</w:delText>
        </w:r>
      </w:del>
      <w:r w:rsidRPr="00703517">
        <w:rPr>
          <w:rFonts w:ascii="Times New Roman" w:hAnsi="Times New Roman" w:cs="Times New Roman"/>
          <w:sz w:val="24"/>
          <w:szCs w:val="24"/>
        </w:rPr>
        <w:t xml:space="preserve"> and bold.</w:t>
      </w:r>
      <w:r w:rsidR="003B5CAD" w:rsidRPr="00703517">
        <w:rPr>
          <w:rFonts w:ascii="Times New Roman" w:hAnsi="Times New Roman" w:cs="Times New Roman"/>
          <w:sz w:val="24"/>
          <w:szCs w:val="24"/>
        </w:rPr>
        <w:t xml:space="preserve"> </w:t>
      </w:r>
      <w:ins w:id="194" w:author="Vaughn Shirey" w:date="2023-04-04T14:07:00Z">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ins>
      <w:del w:id="195" w:author="Vaughn Shirey" w:date="2023-04-04T14:07:00Z">
        <w:r w:rsidR="003B5CAD" w:rsidRPr="00703517" w:rsidDel="00E832A7">
          <w:rPr>
            <w:rFonts w:ascii="Times New Roman" w:hAnsi="Times New Roman" w:cs="Times New Roman"/>
            <w:sz w:val="24"/>
            <w:szCs w:val="24"/>
          </w:rPr>
          <w:delText>We considered models equivalent if the difference in ELPD was less than four.</w:delText>
        </w:r>
      </w:del>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341DE7">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341DE7">
        <w:trPr>
          <w:jc w:val="center"/>
        </w:trPr>
        <w:tc>
          <w:tcPr>
            <w:tcW w:w="1160" w:type="dxa"/>
            <w:tcMar>
              <w:top w:w="100" w:type="dxa"/>
              <w:left w:w="100" w:type="dxa"/>
              <w:bottom w:w="100" w:type="dxa"/>
              <w:right w:w="100" w:type="dxa"/>
            </w:tcMar>
          </w:tcPr>
          <w:p w14:paraId="6FCCA32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341DE7">
        <w:trPr>
          <w:jc w:val="center"/>
        </w:trPr>
        <w:tc>
          <w:tcPr>
            <w:tcW w:w="1160" w:type="dxa"/>
            <w:tcMar>
              <w:top w:w="100" w:type="dxa"/>
              <w:left w:w="100" w:type="dxa"/>
              <w:bottom w:w="100" w:type="dxa"/>
              <w:right w:w="100" w:type="dxa"/>
            </w:tcMar>
          </w:tcPr>
          <w:p w14:paraId="2EB94BB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341DE7">
        <w:trPr>
          <w:jc w:val="center"/>
        </w:trPr>
        <w:tc>
          <w:tcPr>
            <w:tcW w:w="1160" w:type="dxa"/>
            <w:tcMar>
              <w:top w:w="100" w:type="dxa"/>
              <w:left w:w="100" w:type="dxa"/>
              <w:bottom w:w="100" w:type="dxa"/>
              <w:right w:w="100" w:type="dxa"/>
            </w:tcMar>
          </w:tcPr>
          <w:p w14:paraId="24848874"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341DE7">
        <w:trPr>
          <w:jc w:val="center"/>
        </w:trPr>
        <w:tc>
          <w:tcPr>
            <w:tcW w:w="1160" w:type="dxa"/>
            <w:tcMar>
              <w:top w:w="100" w:type="dxa"/>
              <w:left w:w="100" w:type="dxa"/>
              <w:bottom w:w="100" w:type="dxa"/>
              <w:right w:w="100" w:type="dxa"/>
            </w:tcMar>
          </w:tcPr>
          <w:p w14:paraId="29183AD5"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341DE7">
        <w:trPr>
          <w:jc w:val="center"/>
        </w:trPr>
        <w:tc>
          <w:tcPr>
            <w:tcW w:w="1160" w:type="dxa"/>
            <w:tcMar>
              <w:top w:w="100" w:type="dxa"/>
              <w:left w:w="100" w:type="dxa"/>
              <w:bottom w:w="100" w:type="dxa"/>
              <w:right w:w="100" w:type="dxa"/>
            </w:tcMar>
          </w:tcPr>
          <w:p w14:paraId="3B74C467"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341DE7">
        <w:trPr>
          <w:jc w:val="center"/>
        </w:trPr>
        <w:tc>
          <w:tcPr>
            <w:tcW w:w="1160" w:type="dxa"/>
            <w:tcMar>
              <w:top w:w="100" w:type="dxa"/>
              <w:left w:w="100" w:type="dxa"/>
              <w:bottom w:w="100" w:type="dxa"/>
              <w:right w:w="100" w:type="dxa"/>
            </w:tcMar>
          </w:tcPr>
          <w:p w14:paraId="4841022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341DE7">
        <w:trPr>
          <w:jc w:val="center"/>
        </w:trPr>
        <w:tc>
          <w:tcPr>
            <w:tcW w:w="1160" w:type="dxa"/>
            <w:tcMar>
              <w:top w:w="100" w:type="dxa"/>
              <w:left w:w="100" w:type="dxa"/>
              <w:bottom w:w="100" w:type="dxa"/>
              <w:right w:w="100" w:type="dxa"/>
            </w:tcMar>
          </w:tcPr>
          <w:p w14:paraId="4912398A"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341DE7">
        <w:trPr>
          <w:jc w:val="center"/>
        </w:trPr>
        <w:tc>
          <w:tcPr>
            <w:tcW w:w="1160" w:type="dxa"/>
            <w:tcMar>
              <w:top w:w="100" w:type="dxa"/>
              <w:left w:w="100" w:type="dxa"/>
              <w:bottom w:w="100" w:type="dxa"/>
              <w:right w:w="100" w:type="dxa"/>
            </w:tcMar>
          </w:tcPr>
          <w:p w14:paraId="1EBA4C78"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341DE7">
        <w:trPr>
          <w:jc w:val="center"/>
        </w:trPr>
        <w:tc>
          <w:tcPr>
            <w:tcW w:w="1160" w:type="dxa"/>
            <w:tcMar>
              <w:top w:w="100" w:type="dxa"/>
              <w:left w:w="100" w:type="dxa"/>
              <w:bottom w:w="100" w:type="dxa"/>
              <w:right w:w="100" w:type="dxa"/>
            </w:tcMar>
          </w:tcPr>
          <w:p w14:paraId="2BB85E2F"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341DE7">
        <w:trPr>
          <w:jc w:val="center"/>
        </w:trPr>
        <w:tc>
          <w:tcPr>
            <w:tcW w:w="1160" w:type="dxa"/>
            <w:tcMar>
              <w:top w:w="100" w:type="dxa"/>
              <w:left w:w="100" w:type="dxa"/>
              <w:bottom w:w="100" w:type="dxa"/>
              <w:right w:w="100" w:type="dxa"/>
            </w:tcMar>
          </w:tcPr>
          <w:p w14:paraId="4C78ADD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341DE7">
        <w:trPr>
          <w:jc w:val="center"/>
        </w:trPr>
        <w:tc>
          <w:tcPr>
            <w:tcW w:w="1160" w:type="dxa"/>
            <w:tcMar>
              <w:top w:w="100" w:type="dxa"/>
              <w:left w:w="100" w:type="dxa"/>
              <w:bottom w:w="100" w:type="dxa"/>
              <w:right w:w="100" w:type="dxa"/>
            </w:tcMar>
          </w:tcPr>
          <w:p w14:paraId="7760A93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341DE7">
        <w:trPr>
          <w:jc w:val="center"/>
        </w:trPr>
        <w:tc>
          <w:tcPr>
            <w:tcW w:w="1160" w:type="dxa"/>
            <w:tcMar>
              <w:top w:w="100" w:type="dxa"/>
              <w:left w:w="100" w:type="dxa"/>
              <w:bottom w:w="100" w:type="dxa"/>
              <w:right w:w="100" w:type="dxa"/>
            </w:tcMar>
          </w:tcPr>
          <w:p w14:paraId="494DF89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341DE7">
        <w:trPr>
          <w:jc w:val="center"/>
        </w:trPr>
        <w:tc>
          <w:tcPr>
            <w:tcW w:w="1160" w:type="dxa"/>
            <w:tcMar>
              <w:top w:w="100" w:type="dxa"/>
              <w:left w:w="100" w:type="dxa"/>
              <w:bottom w:w="100" w:type="dxa"/>
              <w:right w:w="100" w:type="dxa"/>
            </w:tcMar>
          </w:tcPr>
          <w:p w14:paraId="5B37305E"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341DE7">
        <w:trPr>
          <w:jc w:val="center"/>
        </w:trPr>
        <w:tc>
          <w:tcPr>
            <w:tcW w:w="1160" w:type="dxa"/>
            <w:tcMar>
              <w:top w:w="100" w:type="dxa"/>
              <w:left w:w="100" w:type="dxa"/>
              <w:bottom w:w="100" w:type="dxa"/>
              <w:right w:w="100" w:type="dxa"/>
            </w:tcMar>
          </w:tcPr>
          <w:p w14:paraId="5CBB8CEC"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3"/>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4E301F61"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commentRangeStart w:id="196"/>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commentRangeEnd w:id="196"/>
      <w:r w:rsidR="00D92AB0">
        <w:rPr>
          <w:rStyle w:val="CommentReference"/>
        </w:rPr>
        <w:commentReference w:id="196"/>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ins w:id="197" w:author="lr354.la" w:date="2023-04-02T15:17:00Z">
        <w:r w:rsidR="00D92AB0">
          <w:rPr>
            <w:rFonts w:ascii="Times New Roman" w:hAnsi="Times New Roman" w:cs="Times New Roman"/>
            <w:sz w:val="24"/>
            <w:szCs w:val="24"/>
          </w:rPr>
          <w:t xml:space="preserve"> </w:t>
        </w:r>
      </w:ins>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39EB7BAB" w:rsidR="00F21671" w:rsidRPr="00703517" w:rsidRDefault="00341DE7">
      <w:pPr>
        <w:spacing w:line="240" w:lineRule="auto"/>
        <w:jc w:val="both"/>
        <w:rPr>
          <w:rFonts w:ascii="Times New Roman" w:hAnsi="Times New Roman" w:cs="Times New Roman"/>
          <w:b/>
          <w:sz w:val="24"/>
          <w:szCs w:val="24"/>
        </w:rPr>
      </w:pPr>
      <w:commentRangeStart w:id="198"/>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commentRangeEnd w:id="198"/>
      <w:r w:rsidR="007178C4">
        <w:rPr>
          <w:rStyle w:val="CommentReference"/>
        </w:rPr>
        <w:commentReference w:id="198"/>
      </w:r>
      <w:r w:rsidRPr="00703517">
        <w:rPr>
          <w:rFonts w:ascii="Times New Roman" w:hAnsi="Times New Roman" w:cs="Times New Roman"/>
          <w:b/>
          <w:sz w:val="24"/>
          <w:szCs w:val="24"/>
        </w:rPr>
        <w:t xml:space="preserve">. </w:t>
      </w:r>
      <w:r w:rsidR="007459D3"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commentRangeStart w:id="199"/>
      <w:r w:rsidR="007459D3" w:rsidRPr="00703517">
        <w:rPr>
          <w:rFonts w:ascii="Times New Roman" w:hAnsi="Times New Roman" w:cs="Times New Roman"/>
          <w:sz w:val="24"/>
          <w:szCs w:val="24"/>
        </w:rPr>
        <w:t xml:space="preserve">the northernmost third of </w:t>
      </w:r>
      <w:r w:rsidR="007459D3">
        <w:rPr>
          <w:rFonts w:ascii="Times New Roman" w:hAnsi="Times New Roman" w:cs="Times New Roman"/>
          <w:sz w:val="24"/>
          <w:szCs w:val="24"/>
        </w:rPr>
        <w:t>cells</w:t>
      </w:r>
      <w:r w:rsidR="007459D3" w:rsidRPr="00703517">
        <w:rPr>
          <w:rFonts w:ascii="Times New Roman" w:hAnsi="Times New Roman" w:cs="Times New Roman"/>
          <w:sz w:val="24"/>
          <w:szCs w:val="24"/>
        </w:rPr>
        <w:t xml:space="preserve"> within that species’ </w:t>
      </w:r>
      <w:commentRangeEnd w:id="199"/>
      <w:r w:rsidR="007459D3">
        <w:rPr>
          <w:rStyle w:val="CommentReference"/>
        </w:rPr>
        <w:commentReference w:id="199"/>
      </w:r>
      <w:r w:rsidR="007459D3" w:rsidRPr="00703517">
        <w:rPr>
          <w:rFonts w:ascii="Times New Roman" w:hAnsi="Times New Roman" w:cs="Times New Roman"/>
          <w:sz w:val="24"/>
          <w:szCs w:val="24"/>
        </w:rPr>
        <w:t xml:space="preserve">range in the study region, (b) the mid-latitude third of sites within that species’ range, (c) the southernmost third of sites within that species’ range, and (d) all of the sites within that species’ range (all ranges truncated at 45°N). Species are colored by quartiles of the average annual temperature in their North American ranges, </w:t>
      </w:r>
      <w:r w:rsidR="007459D3">
        <w:rPr>
          <w:rFonts w:ascii="Times New Roman" w:hAnsi="Times New Roman" w:cs="Times New Roman"/>
          <w:sz w:val="24"/>
          <w:szCs w:val="24"/>
        </w:rPr>
        <w:t>so it is directly comparable to Figure 2</w:t>
      </w:r>
      <w:r w:rsidR="007459D3" w:rsidRPr="00703517">
        <w:rPr>
          <w:rFonts w:ascii="Times New Roman" w:hAnsi="Times New Roman" w:cs="Times New Roman"/>
          <w:sz w:val="24"/>
          <w:szCs w:val="24"/>
        </w:rPr>
        <w:t>.</w:t>
      </w:r>
      <w:r w:rsidRPr="00703517">
        <w:rPr>
          <w:rFonts w:ascii="Times New Roman" w:hAnsi="Times New Roman" w:cs="Times New Roman"/>
          <w:sz w:val="24"/>
          <w:szCs w:val="24"/>
        </w:rPr>
        <w:t xml:space="preserve">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r w:rsidRPr="00703517">
        <w:rPr>
          <w:rFonts w:ascii="Times New Roman" w:hAnsi="Times New Roman" w:cs="Times New Roman"/>
          <w:i/>
          <w:sz w:val="24"/>
          <w:szCs w:val="24"/>
        </w:rPr>
        <w:t xml:space="preserve">Pterourus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6"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341DE7">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lang w:val="en-US"/>
        </w:rPr>
        <w:lastRenderedPageBreak/>
        <w:drawing>
          <wp:inline distT="0" distB="0" distL="0" distR="0" wp14:anchorId="6700A55E" wp14:editId="07C05A8E">
            <wp:extent cx="5943600" cy="2971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341DE7"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Model predicted relationship between species range-wide average annual precipitation and occupancy trend (Model C). Inference is based on trends from the 200-kilometer temperature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lang w:val="en-US"/>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lang w:val="en-US"/>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r354.la" w:date="2023-04-02T06:53:00Z" w:initials="l">
    <w:p w14:paraId="0AA010DA" w14:textId="657B775F" w:rsidR="00716009" w:rsidRDefault="00716009">
      <w:pPr>
        <w:pStyle w:val="CommentText"/>
      </w:pPr>
      <w:r>
        <w:rPr>
          <w:rStyle w:val="CommentReference"/>
        </w:rPr>
        <w:annotationRef/>
      </w:r>
      <w:r>
        <w:t xml:space="preserve">I’m wondering if you can highlight some less intuitive results here. Maybe that warm-adapted species were increasing in most study zones, and cold-adapted species where declining in the south, but not increasing substantively in the north. </w:t>
      </w:r>
    </w:p>
  </w:comment>
  <w:comment w:id="1" w:author="Vaughn Shirey" w:date="2023-04-04T14:10:00Z" w:initials="VS">
    <w:p w14:paraId="2FF63A99" w14:textId="77777777" w:rsidR="00CA6E95" w:rsidRDefault="00CA6E95" w:rsidP="00E60FAF">
      <w:pPr>
        <w:pStyle w:val="CommentText"/>
      </w:pPr>
      <w:r>
        <w:rPr>
          <w:rStyle w:val="CommentReference"/>
        </w:rPr>
        <w:annotationRef/>
      </w:r>
      <w:r>
        <w:t>I totally get this, but looking at Fig. 3 the trend is fairly consistent across bands (which is good in terms of making sense but also very bad in terms of cold-adapted butterfly persistence…)</w:t>
      </w:r>
    </w:p>
  </w:comment>
  <w:comment w:id="3" w:author="Vaughn Shirey" w:date="2023-04-04T14:11:00Z" w:initials="VS">
    <w:p w14:paraId="169DFB41" w14:textId="77777777" w:rsidR="0090508B" w:rsidRDefault="0090508B" w:rsidP="00A01EEA">
      <w:pPr>
        <w:pStyle w:val="CommentText"/>
      </w:pPr>
      <w:r>
        <w:rPr>
          <w:rStyle w:val="CommentReference"/>
        </w:rPr>
        <w:annotationRef/>
      </w:r>
      <w:r>
        <w:t>Find ref.</w:t>
      </w:r>
    </w:p>
  </w:comment>
  <w:comment w:id="4" w:author="lr354.la" w:date="2023-04-02T08:03:00Z" w:initials="l">
    <w:p w14:paraId="7EAF7770" w14:textId="621F0122" w:rsidR="00716009" w:rsidRDefault="00716009">
      <w:pPr>
        <w:pStyle w:val="CommentText"/>
      </w:pPr>
      <w:r>
        <w:rPr>
          <w:rStyle w:val="CommentReference"/>
        </w:rPr>
        <w:annotationRef/>
      </w:r>
      <w:r>
        <w:t xml:space="preserve">Is this because you are skeptical of a recording of presence? Would it be better to say presence-non detection? </w:t>
      </w:r>
    </w:p>
  </w:comment>
  <w:comment w:id="5" w:author="Vaughn Shirey" w:date="2023-04-02T16:38:00Z" w:initials="VS">
    <w:p w14:paraId="71F00A9C" w14:textId="77777777" w:rsidR="00B61710" w:rsidRDefault="00B61710" w:rsidP="00DB4759">
      <w:pPr>
        <w:pStyle w:val="CommentText"/>
      </w:pPr>
      <w:r>
        <w:rPr>
          <w:rStyle w:val="CommentReference"/>
        </w:rPr>
        <w:annotationRef/>
      </w:r>
      <w:r>
        <w:t xml:space="preserve">I am adopting this term from past literature on these models. Detection could mean "presence" but could also be a false presence (e.g. misidentification, which is a whole other issue). </w:t>
      </w:r>
    </w:p>
  </w:comment>
  <w:comment w:id="6" w:author="Vaughn Shirey" w:date="2023-04-02T18:17:00Z" w:initials="VS">
    <w:p w14:paraId="5987B0D2" w14:textId="77777777" w:rsidR="003C793A" w:rsidRDefault="003C793A" w:rsidP="00D527CE">
      <w:pPr>
        <w:pStyle w:val="CommentText"/>
      </w:pPr>
      <w:r>
        <w:rPr>
          <w:rStyle w:val="CommentReference"/>
        </w:rPr>
        <w:annotationRef/>
      </w:r>
      <w:r>
        <w:t>I think the literature is so new here with PO data that there have been no critiques, our simulation was the first to show it can be done "in theory."</w:t>
      </w:r>
    </w:p>
  </w:comment>
  <w:comment w:id="7" w:author="Vaughn Shirey" w:date="2023-04-04T14:11:00Z" w:initials="VS">
    <w:p w14:paraId="72AABD14" w14:textId="77777777" w:rsidR="0090508B" w:rsidRDefault="0090508B" w:rsidP="006F1254">
      <w:pPr>
        <w:pStyle w:val="CommentText"/>
      </w:pPr>
      <w:r>
        <w:rPr>
          <w:rStyle w:val="CommentReference"/>
        </w:rPr>
        <w:annotationRef/>
      </w:r>
      <w:r>
        <w:t>Find ref (if avail).</w:t>
      </w:r>
    </w:p>
  </w:comment>
  <w:comment w:id="9" w:author="lr354.la" w:date="2023-04-02T08:18:00Z" w:initials="l">
    <w:p w14:paraId="6B807DFB" w14:textId="66B7A095" w:rsidR="00716009" w:rsidRDefault="00716009">
      <w:pPr>
        <w:pStyle w:val="CommentText"/>
      </w:pPr>
      <w:r>
        <w:rPr>
          <w:rStyle w:val="CommentReference"/>
        </w:rPr>
        <w:annotationRef/>
      </w:r>
      <w:r>
        <w:t xml:space="preserve">This is confusing – how did they do this (and did anyone use occupancy models) – especially van Strien since that was published in 2013. And were they always just sensible – or did they convert presence-absence or abundance data to be presence-only so they could compare trends from both data sets? </w:t>
      </w:r>
    </w:p>
    <w:p w14:paraId="6FB592E9" w14:textId="42530D71" w:rsidR="00716009" w:rsidRDefault="00716009">
      <w:pPr>
        <w:pStyle w:val="CommentText"/>
      </w:pPr>
    </w:p>
    <w:p w14:paraId="0737887D" w14:textId="1A8E69DE" w:rsidR="00716009" w:rsidRDefault="00716009">
      <w:pPr>
        <w:pStyle w:val="CommentText"/>
      </w:pPr>
      <w:r>
        <w:t xml:space="preserve">Also, I wonder if it makes sense to say this first. I’m not sure how to parse studies that came earlier than yours vs. those published the same year. Perhaps we should talk about the best way to present this progression. </w:t>
      </w:r>
    </w:p>
  </w:comment>
  <w:comment w:id="10" w:author="Vaughn Shirey" w:date="2023-04-04T13:37:00Z" w:initials="VS">
    <w:p w14:paraId="35180419" w14:textId="77777777" w:rsidR="00AA1279" w:rsidRDefault="00AA1279" w:rsidP="00FB75FA">
      <w:pPr>
        <w:pStyle w:val="CommentText"/>
      </w:pPr>
      <w:r>
        <w:rPr>
          <w:rStyle w:val="CommentReference"/>
        </w:rPr>
        <w:annotationRef/>
      </w:r>
      <w:r>
        <w:t>I have rephrased this now. They don't have PA data (only PO) but they do get trends that "make sense."</w:t>
      </w:r>
    </w:p>
  </w:comment>
  <w:comment w:id="16" w:author="lr354.la" w:date="2023-04-02T08:21:00Z" w:initials="l">
    <w:p w14:paraId="476E11C1" w14:textId="571BDD9A" w:rsidR="00716009" w:rsidRDefault="00716009">
      <w:pPr>
        <w:pStyle w:val="CommentText"/>
      </w:pPr>
      <w:r>
        <w:rPr>
          <w:rStyle w:val="CommentReference"/>
        </w:rPr>
        <w:annotationRef/>
      </w:r>
      <w:r>
        <w:t>Best current? Most promising current? I would be careful here!!</w:t>
      </w:r>
    </w:p>
  </w:comment>
  <w:comment w:id="17" w:author="Vaughn Shirey" w:date="2023-04-04T14:11:00Z" w:initials="VS">
    <w:p w14:paraId="680426F1" w14:textId="77777777" w:rsidR="0090508B" w:rsidRDefault="0090508B" w:rsidP="001311E9">
      <w:pPr>
        <w:pStyle w:val="CommentText"/>
      </w:pPr>
      <w:r>
        <w:rPr>
          <w:rStyle w:val="CommentReference"/>
        </w:rPr>
        <w:annotationRef/>
      </w:r>
      <w:r>
        <w:t>Find ref.</w:t>
      </w:r>
    </w:p>
  </w:comment>
  <w:comment w:id="19" w:author="lr354.la" w:date="2023-04-02T08:28:00Z" w:initials="l">
    <w:p w14:paraId="3F924399" w14:textId="711DD5C4" w:rsidR="00716009" w:rsidRDefault="00716009">
      <w:pPr>
        <w:pStyle w:val="CommentText"/>
      </w:pPr>
      <w:r>
        <w:rPr>
          <w:rStyle w:val="CommentReference"/>
        </w:rPr>
        <w:annotationRef/>
      </w:r>
      <w:r>
        <w:t>Maybe put these above and also specifically list countries.  But then cite studies here that actually demonstrate potential underlying mechanisms if they do. If not, maybe a phrase such as, “but specific mechanisms are difficult to establish with observational data.”</w:t>
      </w:r>
    </w:p>
  </w:comment>
  <w:comment w:id="20" w:author="Vaughn Shirey" w:date="2023-04-04T13:40:00Z" w:initials="VS">
    <w:p w14:paraId="31A2618F" w14:textId="77777777" w:rsidR="00C077D8" w:rsidRDefault="00C077D8" w:rsidP="00154059">
      <w:pPr>
        <w:pStyle w:val="CommentText"/>
      </w:pPr>
      <w:r>
        <w:rPr>
          <w:rStyle w:val="CommentReference"/>
        </w:rPr>
        <w:annotationRef/>
      </w:r>
      <w:r>
        <w:t>Clarified!</w:t>
      </w:r>
    </w:p>
  </w:comment>
  <w:comment w:id="21" w:author="lr354.la" w:date="2023-04-02T08:40:00Z" w:initials="l">
    <w:p w14:paraId="57397797" w14:textId="1FB59F0E" w:rsidR="00716009" w:rsidRDefault="00716009">
      <w:pPr>
        <w:pStyle w:val="CommentText"/>
      </w:pPr>
      <w:r>
        <w:rPr>
          <w:rStyle w:val="CommentReference"/>
        </w:rPr>
        <w:annotationRef/>
      </w:r>
      <w:r>
        <w:t xml:space="preserve">This seems risk to me, because it may bias readers to either think you are too biased in your expectations of results (although, isn’t that what a priori hypotheses are for) or that your results will be too obvious if they are not convinced of the importance of the testing of this method. This provides another impetus to highlight results that are not the most obvious – or maybe parse them into these results suggest that our model is working – and these other results show us more nuanced patterns that help understand responses of ectotherms in poleward latitudes.  </w:t>
      </w:r>
    </w:p>
  </w:comment>
  <w:comment w:id="22" w:author="Vaughn Shirey" w:date="2023-04-04T13:40:00Z" w:initials="VS">
    <w:p w14:paraId="01DF0F24" w14:textId="77777777" w:rsidR="00C077D8" w:rsidRDefault="00C077D8" w:rsidP="00BA7E3B">
      <w:pPr>
        <w:pStyle w:val="CommentText"/>
      </w:pPr>
      <w:r>
        <w:rPr>
          <w:rStyle w:val="CommentReference"/>
        </w:rPr>
        <w:annotationRef/>
      </w:r>
      <w:r>
        <w:t>I think we should keep it in here just to detail further why we are making these assumptions based on inference in the EU (because we really have nothing to compare it to in NA).</w:t>
      </w:r>
    </w:p>
  </w:comment>
  <w:comment w:id="24" w:author="lr354.la" w:date="2023-04-02T14:59:00Z" w:initials="l">
    <w:p w14:paraId="407DA1FB" w14:textId="76831BD0" w:rsidR="00716009" w:rsidRDefault="00716009">
      <w:pPr>
        <w:pStyle w:val="CommentText"/>
      </w:pPr>
      <w:r>
        <w:rPr>
          <w:rStyle w:val="CommentReference"/>
        </w:rPr>
        <w:annotationRef/>
      </w:r>
      <w:r>
        <w:t>Could you also put a priori predictions in table 1? That would make these predictions</w:t>
      </w:r>
      <w:r w:rsidR="005E1B0C">
        <w:t xml:space="preserve"> very clear – allow you to cite sources – and also perhaps think about your predictions relative to candidate models. Also, how would phylogeny interact with this? If chosen in combination with a trait, does that mean that trait is accounting for less variability with some portion accounted for by phylogeny (and the base assumption would be that phylogeny is assumed to trump traits in these kind of comparisons?). </w:t>
      </w:r>
    </w:p>
  </w:comment>
  <w:comment w:id="25" w:author="Vaughn Shirey" w:date="2023-04-04T13:41:00Z" w:initials="VS">
    <w:p w14:paraId="6562C448" w14:textId="77777777" w:rsidR="00C077D8" w:rsidRDefault="00C077D8" w:rsidP="00500466">
      <w:pPr>
        <w:pStyle w:val="CommentText"/>
      </w:pPr>
      <w:r>
        <w:rPr>
          <w:rStyle w:val="CommentReference"/>
        </w:rPr>
        <w:annotationRef/>
      </w:r>
      <w:r>
        <w:t>Added a table for the candidate models.</w:t>
      </w:r>
    </w:p>
  </w:comment>
  <w:comment w:id="27" w:author="lr354.la" w:date="2023-04-02T11:38:00Z" w:initials="l">
    <w:p w14:paraId="16097720" w14:textId="7C0BFAA3" w:rsidR="00716009" w:rsidRDefault="00716009">
      <w:pPr>
        <w:pStyle w:val="CommentText"/>
      </w:pPr>
      <w:r>
        <w:rPr>
          <w:rStyle w:val="CommentReference"/>
        </w:rPr>
        <w:annotationRef/>
      </w:r>
      <w:r>
        <w:t xml:space="preserve">I shuffled around a lot of this content because to me it felt like it jumped around a bit. You would start talking about some data source, then drop it and pick it up later with details. I understand introducing a list of what you will be talking about, but it did not read that way to me. I think if you want to introduce a basic outline of your data sets (including range maps, phylogeny because people may not expect that). I would do that in the methodology introduction. </w:t>
      </w:r>
    </w:p>
  </w:comment>
  <w:comment w:id="28" w:author="Vaughn Shirey" w:date="2023-04-02T18:21:00Z" w:initials="VS">
    <w:p w14:paraId="0FF2C9DB" w14:textId="77777777" w:rsidR="002746B5" w:rsidRDefault="002746B5" w:rsidP="00AF6BF1">
      <w:pPr>
        <w:pStyle w:val="CommentText"/>
      </w:pPr>
      <w:r>
        <w:rPr>
          <w:rStyle w:val="CommentReference"/>
        </w:rPr>
        <w:annotationRef/>
      </w:r>
      <w:r>
        <w:t>Okay, I like the new structure a lot better.</w:t>
      </w:r>
    </w:p>
  </w:comment>
  <w:comment w:id="29" w:author="lr354.la" w:date="2023-04-02T09:49:00Z" w:initials="l">
    <w:p w14:paraId="150EE44D" w14:textId="53F24529" w:rsidR="00716009" w:rsidRDefault="00716009">
      <w:pPr>
        <w:pStyle w:val="CommentText"/>
      </w:pPr>
      <w:r>
        <w:rPr>
          <w:rStyle w:val="CommentReference"/>
        </w:rPr>
        <w:annotationRef/>
      </w:r>
      <w:r>
        <w:t xml:space="preserve">Is it worth it to mention that you also used 50 x 50km pixels but abandoned that level of resolution because the data were not sufficient for estimation at that scale? Is that true – I know the model crashed because of the computational requirements – but did you get any sense of whether something about the data structure contributed to that? </w:t>
      </w:r>
    </w:p>
  </w:comment>
  <w:comment w:id="30" w:author="Vaughn Shirey" w:date="2023-04-02T16:44:00Z" w:initials="VS">
    <w:p w14:paraId="497A464D" w14:textId="77777777" w:rsidR="00683BE8" w:rsidRDefault="00683BE8" w:rsidP="00B55427">
      <w:pPr>
        <w:pStyle w:val="CommentText"/>
      </w:pPr>
      <w:r>
        <w:rPr>
          <w:rStyle w:val="CommentReference"/>
        </w:rPr>
        <w:annotationRef/>
      </w:r>
      <w:r>
        <w:t>So I ended up not using 50x50 because it takes way too long to run in a reasonable timeframe; I think it is okay to not mention it here.</w:t>
      </w:r>
    </w:p>
  </w:comment>
  <w:comment w:id="31" w:author="lr354.la" w:date="2023-04-02T09:53:00Z" w:initials="l">
    <w:p w14:paraId="5CAF9369" w14:textId="514C544B" w:rsidR="00716009" w:rsidRDefault="00716009">
      <w:pPr>
        <w:pStyle w:val="CommentText"/>
      </w:pPr>
      <w:r>
        <w:rPr>
          <w:rStyle w:val="CommentReference"/>
        </w:rPr>
        <w:annotationRef/>
      </w:r>
      <w:r>
        <w:t xml:space="preserve">True? </w:t>
      </w:r>
    </w:p>
  </w:comment>
  <w:comment w:id="32" w:author="Vaughn Shirey" w:date="2023-04-02T16:44:00Z" w:initials="VS">
    <w:p w14:paraId="4416BFD1" w14:textId="77777777" w:rsidR="00683BE8" w:rsidRDefault="00683BE8" w:rsidP="00ED70F1">
      <w:pPr>
        <w:pStyle w:val="CommentText"/>
      </w:pPr>
      <w:r>
        <w:rPr>
          <w:rStyle w:val="CommentReference"/>
        </w:rPr>
        <w:annotationRef/>
      </w:r>
      <w:r>
        <w:t>Yepp!</w:t>
      </w:r>
    </w:p>
  </w:comment>
  <w:comment w:id="35" w:author="Leslie Ries" w:date="2023-03-19T13:40:00Z" w:initials="LR">
    <w:p w14:paraId="09433179" w14:textId="77777777" w:rsidR="00716009" w:rsidRDefault="00716009" w:rsidP="002F18DA">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36" w:author="Vaughn Shirey" w:date="2023-03-21T19:17:00Z" w:initials="VS">
    <w:p w14:paraId="71CD9DDC" w14:textId="77777777" w:rsidR="00716009" w:rsidRDefault="00716009" w:rsidP="002F18DA">
      <w:pPr>
        <w:pStyle w:val="CommentText"/>
      </w:pPr>
      <w:r>
        <w:rPr>
          <w:rStyle w:val="CommentReference"/>
        </w:rPr>
        <w:annotationRef/>
      </w:r>
      <w:r>
        <w:t>I think pesticide data for high-latitudes might not be super informative because very limited agriculture occurs across much of the region (with the exception of the very southern part). Most of the industry is logging and mining which is definitely increasing a lot! I cover this in more detail in the "caveats" part of the discussion where I can cite specific butterfly papers that pertain to these industries.</w:t>
      </w:r>
    </w:p>
  </w:comment>
  <w:comment w:id="37" w:author="lr354.la" w:date="2023-04-02T11:25:00Z" w:initials="l">
    <w:p w14:paraId="71CB039A" w14:textId="0E4BEB57" w:rsidR="00716009" w:rsidRDefault="00716009">
      <w:pPr>
        <w:pStyle w:val="CommentText"/>
      </w:pPr>
      <w:r>
        <w:rPr>
          <w:rStyle w:val="CommentReference"/>
        </w:rPr>
        <w:annotationRef/>
      </w:r>
      <w:r>
        <w:t xml:space="preserve">I might mention pesticide data briefly here. Its probably safe to say that pesticide data are not available and use of pesticides is limited due to the small portion of the range where there is agriculture (but do they spray for forest pests?). </w:t>
      </w:r>
    </w:p>
  </w:comment>
  <w:comment w:id="38" w:author="Vaughn Shirey" w:date="2023-04-02T18:22:00Z" w:initials="VS">
    <w:p w14:paraId="68CF2ECA" w14:textId="77777777" w:rsidR="002746B5" w:rsidRDefault="002746B5" w:rsidP="00A40417">
      <w:pPr>
        <w:pStyle w:val="CommentText"/>
      </w:pPr>
      <w:r>
        <w:rPr>
          <w:rStyle w:val="CommentReference"/>
        </w:rPr>
        <w:annotationRef/>
      </w:r>
      <w:r>
        <w:t>I'm not sure if there is spraying for forest pests (likely bark beetles in the boreal)…</w:t>
      </w:r>
    </w:p>
  </w:comment>
  <w:comment w:id="42" w:author="lr354.la" w:date="2023-04-02T11:35:00Z" w:initials="l">
    <w:p w14:paraId="17EA5CA5" w14:textId="31B2AE89" w:rsidR="00716009" w:rsidRDefault="00716009">
      <w:pPr>
        <w:pStyle w:val="CommentText"/>
      </w:pPr>
      <w:r>
        <w:rPr>
          <w:rStyle w:val="CommentReference"/>
        </w:rPr>
        <w:annotationRef/>
      </w:r>
      <w:r>
        <w:t xml:space="preserve">Should you say something about the pattern of precipitation over the study period even if you are not going to show it? </w:t>
      </w:r>
    </w:p>
  </w:comment>
  <w:comment w:id="43" w:author="Vaughn Shirey" w:date="2023-04-02T18:25:00Z" w:initials="VS">
    <w:p w14:paraId="6861FB7E" w14:textId="77777777" w:rsidR="00346896" w:rsidRDefault="00346896" w:rsidP="002A6CFD">
      <w:pPr>
        <w:pStyle w:val="CommentText"/>
      </w:pPr>
      <w:r>
        <w:rPr>
          <w:rStyle w:val="CommentReference"/>
        </w:rPr>
        <w:annotationRef/>
      </w:r>
      <w:r>
        <w:t>Done below.</w:t>
      </w:r>
    </w:p>
  </w:comment>
  <w:comment w:id="46" w:author="lr354.la" w:date="2023-04-02T11:53:00Z" w:initials="l">
    <w:p w14:paraId="51470520" w14:textId="48CEB457" w:rsidR="00716009" w:rsidRDefault="00716009">
      <w:pPr>
        <w:pStyle w:val="CommentText"/>
      </w:pPr>
      <w:r>
        <w:rPr>
          <w:rStyle w:val="CommentReference"/>
        </w:rPr>
        <w:annotationRef/>
      </w:r>
      <w:r>
        <w:t xml:space="preserve">Necessary? </w:t>
      </w:r>
    </w:p>
  </w:comment>
  <w:comment w:id="47" w:author="Vaughn Shirey" w:date="2023-04-04T13:42:00Z" w:initials="VS">
    <w:p w14:paraId="39842C07" w14:textId="77777777" w:rsidR="00EE17F7" w:rsidRDefault="00EE17F7" w:rsidP="00EA1938">
      <w:pPr>
        <w:pStyle w:val="CommentText"/>
      </w:pPr>
      <w:r>
        <w:rPr>
          <w:rStyle w:val="CommentReference"/>
        </w:rPr>
        <w:annotationRef/>
      </w:r>
      <w:r>
        <w:t>I've been moving towards citing the major packages somewhere in the narrative (rather than all at the end of the methods).</w:t>
      </w:r>
    </w:p>
  </w:comment>
  <w:comment w:id="48" w:author="lr354.la" w:date="2023-04-02T11:54:00Z" w:initials="l">
    <w:p w14:paraId="2BCCF92B" w14:textId="397F4D24" w:rsidR="00716009" w:rsidRDefault="00716009">
      <w:pPr>
        <w:pStyle w:val="CommentText"/>
      </w:pPr>
      <w:r>
        <w:rPr>
          <w:rStyle w:val="CommentReference"/>
        </w:rPr>
        <w:annotationRef/>
      </w:r>
      <w:r>
        <w:t xml:space="preserve">Was this also using the “raster” package? Then I would put that here. </w:t>
      </w:r>
    </w:p>
  </w:comment>
  <w:comment w:id="49" w:author="Vaughn Shirey" w:date="2023-04-04T13:41:00Z" w:initials="VS">
    <w:p w14:paraId="669B1BCE" w14:textId="77777777" w:rsidR="00EE17F7" w:rsidRDefault="00EE17F7" w:rsidP="00456567">
      <w:pPr>
        <w:pStyle w:val="CommentText"/>
      </w:pPr>
      <w:r>
        <w:rPr>
          <w:rStyle w:val="CommentReference"/>
        </w:rPr>
        <w:annotationRef/>
      </w:r>
      <w:r>
        <w:t>Done!</w:t>
      </w:r>
    </w:p>
  </w:comment>
  <w:comment w:id="57" w:author="Leslie Ries" w:date="2023-03-19T13:48:00Z" w:initials="LR">
    <w:p w14:paraId="39610543" w14:textId="7DF7E73B" w:rsidR="00716009" w:rsidRDefault="00716009" w:rsidP="000D6F4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58" w:author="Vaughn Shirey" w:date="2023-03-21T17:30:00Z" w:initials="VS">
    <w:p w14:paraId="5A13ADC2" w14:textId="77777777" w:rsidR="00716009" w:rsidRDefault="00716009" w:rsidP="000D6F44">
      <w:pPr>
        <w:pStyle w:val="CommentText"/>
      </w:pPr>
      <w:r>
        <w:rPr>
          <w:rStyle w:val="CommentReference"/>
        </w:rPr>
        <w:annotationRef/>
      </w:r>
      <w:r>
        <w:t>No, the climate data had full coverage across the study region so there weren't any holes. See above for clarification.</w:t>
      </w:r>
    </w:p>
  </w:comment>
  <w:comment w:id="59" w:author="lr354.la" w:date="2023-04-02T11:56:00Z" w:initials="l">
    <w:p w14:paraId="6C141499" w14:textId="3E2B696D" w:rsidR="00716009" w:rsidRDefault="00716009">
      <w:pPr>
        <w:pStyle w:val="CommentText"/>
      </w:pPr>
      <w:r>
        <w:rPr>
          <w:rStyle w:val="CommentReference"/>
        </w:rPr>
        <w:annotationRef/>
      </w:r>
      <w:r>
        <w:t xml:space="preserve"> OK – I’m not sure you need to say this. It seems unlikely that you would not do this (although Crossley in his monarch paper – ARRRGGGHHHHH) so it made me assume you meant something else. </w:t>
      </w:r>
    </w:p>
  </w:comment>
  <w:comment w:id="60" w:author="Vaughn Shirey" w:date="2023-04-02T18:27:00Z" w:initials="VS">
    <w:p w14:paraId="26B15EB8" w14:textId="77777777" w:rsidR="00B15EF5" w:rsidRDefault="00B15EF5" w:rsidP="000F75DE">
      <w:pPr>
        <w:pStyle w:val="CommentText"/>
      </w:pPr>
      <w:r>
        <w:rPr>
          <w:rStyle w:val="CommentReference"/>
        </w:rPr>
        <w:annotationRef/>
      </w:r>
      <w:r>
        <w:t>Okay, I'll cut it out</w:t>
      </w:r>
    </w:p>
  </w:comment>
  <w:comment w:id="62" w:author="lr354.la" w:date="2023-04-02T11:49:00Z" w:initials="l">
    <w:p w14:paraId="64F797BC" w14:textId="5F68BFA6" w:rsidR="00716009" w:rsidRDefault="00716009">
      <w:pPr>
        <w:pStyle w:val="CommentText"/>
      </w:pPr>
      <w:r>
        <w:rPr>
          <w:rStyle w:val="CommentReference"/>
        </w:rPr>
        <w:annotationRef/>
      </w:r>
      <w:r>
        <w:t xml:space="preserve">I really think this section needs a lot of work in terms of organization and flow. First, I would list the data in your subheader in the same order you are describing here. Second, you bounce around a lot and return to different data sources then mention them again later. I’ve shuffled around a lot of the text, but have kind of gotten lost in where I am, so I think you should just take another crack at this sub-section and I will read the next version. </w:t>
      </w:r>
    </w:p>
  </w:comment>
  <w:comment w:id="63" w:author="Vaughn Shirey" w:date="2023-04-02T18:28:00Z" w:initials="VS">
    <w:p w14:paraId="22B94120" w14:textId="77777777" w:rsidR="00B15EF5" w:rsidRDefault="00B15EF5" w:rsidP="001D1801">
      <w:pPr>
        <w:pStyle w:val="CommentText"/>
      </w:pPr>
      <w:r>
        <w:rPr>
          <w:rStyle w:val="CommentReference"/>
        </w:rPr>
        <w:annotationRef/>
      </w:r>
      <w:r>
        <w:t>Updated!</w:t>
      </w:r>
    </w:p>
  </w:comment>
  <w:comment w:id="64" w:author="Vaughn Shirey" w:date="2023-04-02T16:48:00Z" w:initials="VS">
    <w:p w14:paraId="1C059A95" w14:textId="5E8F32B8" w:rsidR="006130C7" w:rsidRDefault="006130C7" w:rsidP="00E80028">
      <w:pPr>
        <w:pStyle w:val="CommentText"/>
      </w:pPr>
      <w:r>
        <w:rPr>
          <w:rStyle w:val="CommentReference"/>
        </w:rPr>
        <w:annotationRef/>
      </w:r>
      <w:r>
        <w:t>Find citation</w:t>
      </w:r>
    </w:p>
  </w:comment>
  <w:comment w:id="65" w:author="lr354.la" w:date="2023-04-02T12:11:00Z" w:initials="l">
    <w:p w14:paraId="7C490B3B" w14:textId="314F0775" w:rsidR="00716009" w:rsidRDefault="00716009">
      <w:pPr>
        <w:pStyle w:val="CommentText"/>
      </w:pPr>
      <w:r>
        <w:rPr>
          <w:rStyle w:val="CommentReference"/>
        </w:rPr>
        <w:annotationRef/>
      </w:r>
      <w:r>
        <w:t xml:space="preserve">Right? </w:t>
      </w:r>
    </w:p>
  </w:comment>
  <w:comment w:id="66" w:author="Vaughn Shirey" w:date="2023-04-02T16:47:00Z" w:initials="VS">
    <w:p w14:paraId="7679EE1D" w14:textId="77777777" w:rsidR="006130C7" w:rsidRDefault="006130C7" w:rsidP="006B168A">
      <w:pPr>
        <w:pStyle w:val="CommentText"/>
      </w:pPr>
      <w:r>
        <w:rPr>
          <w:rStyle w:val="CommentReference"/>
        </w:rPr>
        <w:annotationRef/>
      </w:r>
      <w:r>
        <w:t>"Potentially occupied"</w:t>
      </w:r>
    </w:p>
  </w:comment>
  <w:comment w:id="68" w:author="lr354.la" w:date="2023-04-02T11:43:00Z" w:initials="l">
    <w:p w14:paraId="5A794A75" w14:textId="462D9B3D" w:rsidR="00716009" w:rsidRDefault="00716009">
      <w:pPr>
        <w:pStyle w:val="CommentText"/>
      </w:pPr>
      <w:r>
        <w:rPr>
          <w:rStyle w:val="CommentReference"/>
        </w:rPr>
        <w:annotationRef/>
      </w:r>
      <w:r>
        <w:t xml:space="preserve">Didn’t you include range sizes all the way down using Jeff Glassberg’s book? Did the range-wide climate data not overlap with the species ranges you used for range size calculations? </w:t>
      </w:r>
    </w:p>
  </w:comment>
  <w:comment w:id="69" w:author="Vaughn Shirey" w:date="2023-04-02T18:30:00Z" w:initials="VS">
    <w:p w14:paraId="7D10D536" w14:textId="77777777" w:rsidR="00754682" w:rsidRDefault="00754682" w:rsidP="00D266EE">
      <w:pPr>
        <w:pStyle w:val="CommentText"/>
      </w:pPr>
      <w:r>
        <w:rPr>
          <w:rStyle w:val="CommentReference"/>
        </w:rPr>
        <w:annotationRef/>
      </w:r>
      <w:r>
        <w:t>They are all calculated from the same set of ranges.</w:t>
      </w:r>
    </w:p>
  </w:comment>
  <w:comment w:id="70" w:author="Leslie Ries" w:date="2023-03-19T13:29:00Z" w:initials="LR">
    <w:p w14:paraId="72514622" w14:textId="3E697E6C" w:rsidR="00716009" w:rsidRDefault="00716009" w:rsidP="006D7FDF">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71" w:author="Vaughn Shirey" w:date="2023-03-21T17:26:00Z" w:initials="VS">
    <w:p w14:paraId="32FC8A3A" w14:textId="77777777" w:rsidR="00716009" w:rsidRDefault="00716009" w:rsidP="006D7FDF">
      <w:pPr>
        <w:pStyle w:val="CommentText"/>
      </w:pPr>
      <w:r>
        <w:rPr>
          <w:rStyle w:val="CommentReference"/>
        </w:rPr>
        <w:annotationRef/>
      </w:r>
      <w:r>
        <w:t>I got them directly from Rob who said I should just cite Chandra's paper.</w:t>
      </w:r>
    </w:p>
  </w:comment>
  <w:comment w:id="74" w:author="lr354.la" w:date="2023-04-02T11:18:00Z" w:initials="l">
    <w:p w14:paraId="63470F3D" w14:textId="77777777" w:rsidR="00716009" w:rsidRDefault="00716009" w:rsidP="006D7FDF">
      <w:pPr>
        <w:pStyle w:val="CommentText"/>
      </w:pPr>
      <w:r>
        <w:rPr>
          <w:rStyle w:val="CommentReference"/>
        </w:rPr>
        <w:annotationRef/>
      </w:r>
      <w:r>
        <w:t>Do you mean the collections of all the data you downloaded from GBIF?</w:t>
      </w:r>
    </w:p>
  </w:comment>
  <w:comment w:id="75" w:author="Vaughn Shirey" w:date="2023-04-02T16:50:00Z" w:initials="VS">
    <w:p w14:paraId="10782BE9" w14:textId="77777777" w:rsidR="006130C7" w:rsidRDefault="006130C7" w:rsidP="003C2A92">
      <w:pPr>
        <w:pStyle w:val="CommentText"/>
      </w:pPr>
      <w:r>
        <w:rPr>
          <w:rStyle w:val="CommentReference"/>
        </w:rPr>
        <w:annotationRef/>
      </w:r>
      <w:r>
        <w:t>So the terms and conditions of iDigBio is that you provide all the collection citations in a supplementary file. With GBIF you just cite the dataset DOI.</w:t>
      </w:r>
    </w:p>
  </w:comment>
  <w:comment w:id="76" w:author="lr354.la" w:date="2023-04-02T11:19:00Z" w:initials="l">
    <w:p w14:paraId="38206FBA" w14:textId="4467ADC3" w:rsidR="00716009" w:rsidRDefault="00716009" w:rsidP="006D7FDF">
      <w:pPr>
        <w:pStyle w:val="CommentText"/>
      </w:pPr>
      <w:r>
        <w:rPr>
          <w:rStyle w:val="CommentReference"/>
        </w:rPr>
        <w:annotationRef/>
      </w:r>
      <w:r>
        <w:t xml:space="preserve">Does SCAN not have a list of sources for their digitized speciments? </w:t>
      </w:r>
    </w:p>
  </w:comment>
  <w:comment w:id="77" w:author="Vaughn Shirey" w:date="2023-04-02T16:50:00Z" w:initials="VS">
    <w:p w14:paraId="469E7D9B" w14:textId="77777777" w:rsidR="006130C7" w:rsidRDefault="006130C7" w:rsidP="003C56A1">
      <w:pPr>
        <w:pStyle w:val="CommentText"/>
      </w:pPr>
      <w:r>
        <w:rPr>
          <w:rStyle w:val="CommentReference"/>
        </w:rPr>
        <w:annotationRef/>
      </w:r>
      <w:r>
        <w:t>No its kind of a mess haha</w:t>
      </w:r>
    </w:p>
  </w:comment>
  <w:comment w:id="72" w:author="lr354.la" w:date="2023-04-02T11:21:00Z" w:initials="l">
    <w:p w14:paraId="4F6B00DF" w14:textId="3C7012BC" w:rsidR="00716009" w:rsidRDefault="00716009" w:rsidP="006D7FDF">
      <w:pPr>
        <w:pStyle w:val="CommentText"/>
      </w:pPr>
      <w:r>
        <w:rPr>
          <w:rStyle w:val="CommentReference"/>
        </w:rPr>
        <w:annotationRef/>
      </w:r>
      <w:r>
        <w:t xml:space="preserve">You know I love me some parentheses – but I end up going back and trimming a lot out. Probably a good idea here. </w:t>
      </w:r>
    </w:p>
  </w:comment>
  <w:comment w:id="73" w:author="Vaughn Shirey" w:date="2023-04-04T13:42:00Z" w:initials="VS">
    <w:p w14:paraId="630918CB" w14:textId="77777777" w:rsidR="00EE17F7" w:rsidRDefault="00EE17F7" w:rsidP="00742826">
      <w:pPr>
        <w:pStyle w:val="CommentText"/>
      </w:pPr>
      <w:r>
        <w:rPr>
          <w:rStyle w:val="CommentReference"/>
        </w:rPr>
        <w:annotationRef/>
      </w:r>
      <w:r>
        <w:t>Yeah, I know this is messy, but not sure how to avoid with various terms and conditions of data use from GBIF/iDigBio...</w:t>
      </w:r>
    </w:p>
  </w:comment>
  <w:comment w:id="81" w:author="lr354.la" w:date="2023-04-02T12:27:00Z" w:initials="l">
    <w:p w14:paraId="731EA5DF" w14:textId="30EE745C" w:rsidR="00716009" w:rsidRDefault="00716009">
      <w:pPr>
        <w:pStyle w:val="CommentText"/>
      </w:pPr>
      <w:r>
        <w:rPr>
          <w:rStyle w:val="CommentReference"/>
        </w:rPr>
        <w:annotationRef/>
      </w:r>
      <w:r>
        <w:t xml:space="preserve">I would definitely not put it this way. If people were truly looking for all species, that it is unlikely they would only have collected one. </w:t>
      </w:r>
    </w:p>
  </w:comment>
  <w:comment w:id="82" w:author="Vaughn Shirey" w:date="2023-04-02T18:34:00Z" w:initials="VS">
    <w:p w14:paraId="0DF86A94" w14:textId="77777777" w:rsidR="0013654B" w:rsidRDefault="0013654B" w:rsidP="001C1B1D">
      <w:pPr>
        <w:pStyle w:val="CommentText"/>
      </w:pPr>
      <w:r>
        <w:rPr>
          <w:rStyle w:val="CommentReference"/>
        </w:rPr>
        <w:annotationRef/>
      </w:r>
      <w:r>
        <w:t>Cut it.</w:t>
      </w:r>
    </w:p>
  </w:comment>
  <w:comment w:id="84" w:author="Leslie Ries" w:date="2023-03-19T14:03:00Z" w:initials="LR">
    <w:p w14:paraId="6AA8D665" w14:textId="420AAF90" w:rsidR="00716009" w:rsidRDefault="00716009" w:rsidP="00F27A7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85" w:author="Vaughn Shirey" w:date="2023-03-21T17:37:00Z" w:initials="VS">
    <w:p w14:paraId="6A35C2EC" w14:textId="77777777" w:rsidR="00716009" w:rsidRDefault="00716009" w:rsidP="00F27A71">
      <w:pPr>
        <w:pStyle w:val="CommentText"/>
      </w:pPr>
      <w:r>
        <w:rPr>
          <w:rStyle w:val="CommentReference"/>
        </w:rPr>
        <w:annotationRef/>
      </w:r>
      <w:r>
        <w:t>Yeah, I totally get that! It is restricted to the 25km points and the 90 species in our analysis (which is not an estimate of the "global" community visitation but community visitation as it pertains to our specific species of interest).</w:t>
      </w:r>
    </w:p>
  </w:comment>
  <w:comment w:id="86" w:author="lr354.la" w:date="2023-04-02T12:28:00Z" w:initials="l">
    <w:p w14:paraId="3349CC30" w14:textId="491F6D90" w:rsidR="00716009" w:rsidRDefault="00716009">
      <w:pPr>
        <w:pStyle w:val="CommentText"/>
      </w:pPr>
      <w:r>
        <w:rPr>
          <w:rStyle w:val="CommentReference"/>
        </w:rPr>
        <w:annotationRef/>
      </w:r>
      <w:r>
        <w:t xml:space="preserve">This may strike some as a strange choice, and I would avoid mentioning it. In reality, I’m sure it would have little impact. But you may want to rethink this for future implementations, because you drop migratory species and ones that you don’t have enough data for – but those should be indicative of community sampling as well. </w:t>
      </w:r>
    </w:p>
  </w:comment>
  <w:comment w:id="87" w:author="lr354.la" w:date="2023-04-02T12:32:00Z" w:initials="l">
    <w:p w14:paraId="0C5ACBC7" w14:textId="727A872C" w:rsidR="00716009" w:rsidRDefault="00716009">
      <w:pPr>
        <w:pStyle w:val="CommentText"/>
      </w:pPr>
      <w:r>
        <w:rPr>
          <w:rStyle w:val="CommentReference"/>
        </w:rPr>
        <w:annotationRef/>
      </w:r>
      <w:r>
        <w:t xml:space="preserve">Back to the 25km issue – so do you mean that your cut off for inclusion based on localilty accuracy estimates is 25km (diameter? Radius?) or something else. I still get confused by this. </w:t>
      </w:r>
    </w:p>
  </w:comment>
  <w:comment w:id="88" w:author="Vaughn Shirey" w:date="2023-04-02T18:35:00Z" w:initials="VS">
    <w:p w14:paraId="0F9D8515" w14:textId="77777777" w:rsidR="0013654B" w:rsidRDefault="0013654B" w:rsidP="00ED373A">
      <w:pPr>
        <w:pStyle w:val="CommentText"/>
      </w:pPr>
      <w:r>
        <w:rPr>
          <w:rStyle w:val="CommentReference"/>
        </w:rPr>
        <w:annotationRef/>
      </w:r>
      <w:r>
        <w:t>So we cut if the error radius on the point was &gt; 25km.</w:t>
      </w:r>
    </w:p>
  </w:comment>
  <w:comment w:id="89" w:author="lr354.la" w:date="2023-04-02T12:34:00Z" w:initials="l">
    <w:p w14:paraId="152EE63D" w14:textId="099988B9" w:rsidR="00716009" w:rsidRDefault="00716009">
      <w:pPr>
        <w:pStyle w:val="CommentText"/>
      </w:pPr>
      <w:r>
        <w:rPr>
          <w:rStyle w:val="CommentReference"/>
        </w:rPr>
        <w:annotationRef/>
      </w:r>
      <w:r>
        <w:t xml:space="preserve">Based on centroid of each record? Also – I still get confused by this. So for any one record, if there is another species observed within 5km, then that study cell (100km x 100km) is assumed to have had some level of community sampling? </w:t>
      </w:r>
    </w:p>
  </w:comment>
  <w:comment w:id="90" w:author="Vaughn Shirey" w:date="2023-04-02T18:37:00Z" w:initials="VS">
    <w:p w14:paraId="2D2F398F" w14:textId="77777777" w:rsidR="0013654B" w:rsidRDefault="0013654B" w:rsidP="00305C19">
      <w:pPr>
        <w:pStyle w:val="CommentText"/>
      </w:pPr>
      <w:r>
        <w:rPr>
          <w:rStyle w:val="CommentReference"/>
        </w:rPr>
        <w:annotationRef/>
      </w:r>
      <w:r>
        <w:t>So there is no aggregation at the 100km or 200km cell level; only occurrence points are clustered (based of if they are within 5km of each other) and then the proxy of community visits is a metric for the entire dataset, not at the grid cell level (this mirrors how we did it in the simulation study, although you could probably also do it at the grid cell level, but that may result in losing more cells).</w:t>
      </w:r>
    </w:p>
  </w:comment>
  <w:comment w:id="93" w:author="lr354.la" w:date="2023-04-02T12:09:00Z" w:initials="l">
    <w:p w14:paraId="5E9BE3E0" w14:textId="1EA58295" w:rsidR="00716009" w:rsidRDefault="00716009">
      <w:pPr>
        <w:pStyle w:val="CommentText"/>
      </w:pPr>
      <w:r>
        <w:rPr>
          <w:rStyle w:val="CommentReference"/>
        </w:rPr>
        <w:annotationRef/>
      </w:r>
      <w:r>
        <w:t>So in a 1-year visit interval?</w:t>
      </w:r>
    </w:p>
  </w:comment>
  <w:comment w:id="94" w:author="Vaughn Shirey" w:date="2023-04-02T18:37:00Z" w:initials="VS">
    <w:p w14:paraId="71E685B5" w14:textId="77777777" w:rsidR="0013654B" w:rsidRDefault="0013654B" w:rsidP="003D033D">
      <w:pPr>
        <w:pStyle w:val="CommentText"/>
      </w:pPr>
      <w:r>
        <w:rPr>
          <w:rStyle w:val="CommentReference"/>
        </w:rPr>
        <w:annotationRef/>
      </w:r>
      <w:r>
        <w:t>Yepp!</w:t>
      </w:r>
    </w:p>
  </w:comment>
  <w:comment w:id="95" w:author="lr354.la" w:date="2023-04-02T12:22:00Z" w:initials="l">
    <w:p w14:paraId="23B92F65" w14:textId="15AF29C0" w:rsidR="00716009" w:rsidRDefault="00716009">
      <w:pPr>
        <w:pStyle w:val="CommentText"/>
      </w:pPr>
      <w:r>
        <w:rPr>
          <w:rStyle w:val="CommentReference"/>
        </w:rPr>
        <w:annotationRef/>
      </w:r>
      <w:r>
        <w:t xml:space="preserve">I’m not sure if this is a good strategy or not. I’m trying to anticipate any gut level reaction and head it off at the pass. </w:t>
      </w:r>
    </w:p>
  </w:comment>
  <w:comment w:id="96" w:author="Vaughn Shirey" w:date="2023-04-02T16:53:00Z" w:initials="VS">
    <w:p w14:paraId="4293ADAC" w14:textId="77777777" w:rsidR="009853EA" w:rsidRDefault="009853EA" w:rsidP="00484B12">
      <w:pPr>
        <w:pStyle w:val="CommentText"/>
      </w:pPr>
      <w:r>
        <w:rPr>
          <w:rStyle w:val="CommentReference"/>
        </w:rPr>
        <w:annotationRef/>
      </w:r>
      <w:r>
        <w:t>Yeah, I'm not sure on the play here either. I think this is fine and my tendency is to also lean heavily into the simulation study.</w:t>
      </w:r>
    </w:p>
  </w:comment>
  <w:comment w:id="98" w:author="Vaughn Shirey" w:date="2023-04-02T16:56:00Z" w:initials="VS">
    <w:p w14:paraId="59BE0575" w14:textId="77777777" w:rsidR="009853EA" w:rsidRDefault="009853EA" w:rsidP="00C613F9">
      <w:pPr>
        <w:pStyle w:val="CommentText"/>
      </w:pPr>
      <w:r>
        <w:rPr>
          <w:rStyle w:val="CommentReference"/>
        </w:rPr>
        <w:annotationRef/>
      </w:r>
      <w:r>
        <w:t>So I'm afraid this could be misleading and the second half of the sentence isn't true. The community sample critereon applies to the entire dataset, not a cell-specific metric (and that is how we tested it in our simulation study as well) If we applied to each cell, we would really cut down the number of cells we could model. I am worried that the first half of the sentence makes it seem like we ran and independent model on each cell which isn't true, in the model we iterate over the cells but all in the same unified model.</w:t>
      </w:r>
    </w:p>
  </w:comment>
  <w:comment w:id="100" w:author="Vaughn Shirey" w:date="2023-03-21T19:20:00Z" w:initials="VS">
    <w:p w14:paraId="6416E686" w14:textId="4EBE3F29" w:rsidR="00716009" w:rsidRDefault="00716009" w:rsidP="00341DE7">
      <w:pPr>
        <w:pStyle w:val="CommentText"/>
      </w:pPr>
      <w:r>
        <w:rPr>
          <w:rStyle w:val="CommentReference"/>
        </w:rPr>
        <w:annotationRef/>
      </w:r>
      <w:r>
        <w:t>Greg didn't like the alpha for the random intercepts (wanted me to use tau instead), but I don't think it matters/I personally like the alpha for intercept, beta for slopes notation.</w:t>
      </w:r>
    </w:p>
  </w:comment>
  <w:comment w:id="101" w:author="lr354.la" w:date="2023-04-02T12:40:00Z" w:initials="l">
    <w:p w14:paraId="76C6F79C" w14:textId="1B9998C7" w:rsidR="00716009" w:rsidRDefault="00716009">
      <w:pPr>
        <w:pStyle w:val="CommentText"/>
      </w:pPr>
      <w:r>
        <w:rPr>
          <w:rStyle w:val="CommentReference"/>
        </w:rPr>
        <w:annotationRef/>
      </w:r>
      <w:r>
        <w:t xml:space="preserve">I wouldn’t worry about this. Unless tau is some kind of standard notation common in the modeling community. </w:t>
      </w:r>
    </w:p>
  </w:comment>
  <w:comment w:id="102" w:author="lr354.la" w:date="2023-04-02T12:43:00Z" w:initials="l">
    <w:p w14:paraId="029A2404" w14:textId="0B11A943" w:rsidR="00716009" w:rsidRDefault="00716009">
      <w:pPr>
        <w:pStyle w:val="CommentText"/>
      </w:pPr>
      <w:r>
        <w:rPr>
          <w:rStyle w:val="CommentReference"/>
        </w:rPr>
        <w:annotationRef/>
      </w:r>
      <w:r>
        <w:t xml:space="preserve">Why not in precipitation model – but whatever the reason – perhaps good to say here that “details of the implementation of the precipitation-only model are shown in Supplement 2 (or whatever). </w:t>
      </w:r>
    </w:p>
  </w:comment>
  <w:comment w:id="103" w:author="Vaughn Shirey" w:date="2023-04-04T13:44:00Z" w:initials="VS">
    <w:p w14:paraId="64B18E85" w14:textId="77777777" w:rsidR="002156EB" w:rsidRDefault="002156EB" w:rsidP="00EF0EA4">
      <w:pPr>
        <w:pStyle w:val="CommentText"/>
      </w:pPr>
      <w:r>
        <w:rPr>
          <w:rStyle w:val="CommentReference"/>
        </w:rPr>
        <w:annotationRef/>
      </w:r>
      <w:r>
        <w:t>Don't have strong justification for excluding it in the precip model (and probably too late to run for the dissertation with a quadratic effect); literature might be more concrete here for temp although I am sure that will require a lit review...</w:t>
      </w:r>
    </w:p>
  </w:comment>
  <w:comment w:id="104" w:author="Leslie Ries" w:date="2023-03-19T16:37:00Z" w:initials="LR">
    <w:p w14:paraId="6D48923F" w14:textId="7D000B85" w:rsidR="00716009" w:rsidRDefault="00716009" w:rsidP="00341DE7">
      <w:pPr>
        <w:pStyle w:val="CommentText"/>
      </w:pPr>
      <w:r>
        <w:rPr>
          <w:rStyle w:val="CommentReference"/>
        </w:rPr>
        <w:annotationRef/>
      </w:r>
      <w:r>
        <w:t xml:space="preserve">This is a bit confusing to me. </w:t>
      </w:r>
    </w:p>
  </w:comment>
  <w:comment w:id="105" w:author="Vaughn Shirey" w:date="2023-03-21T17:44:00Z" w:initials="VS">
    <w:p w14:paraId="74011F08" w14:textId="77777777" w:rsidR="00716009" w:rsidRDefault="00716009" w:rsidP="00341DE7">
      <w:pPr>
        <w:pStyle w:val="CommentText"/>
      </w:pPr>
      <w:r>
        <w:rPr>
          <w:rStyle w:val="CommentReference"/>
        </w:rPr>
        <w:annotationRef/>
      </w:r>
      <w:r>
        <w:t>Just letting them know that I chose uninformative priors.</w:t>
      </w:r>
    </w:p>
  </w:comment>
  <w:comment w:id="106" w:author="lr354.la" w:date="2023-04-02T12:45:00Z" w:initials="l">
    <w:p w14:paraId="2347D50B" w14:textId="2A294376" w:rsidR="00716009" w:rsidRDefault="00716009">
      <w:pPr>
        <w:pStyle w:val="CommentText"/>
      </w:pPr>
      <w:r>
        <w:rPr>
          <w:rStyle w:val="CommentReference"/>
        </w:rPr>
        <w:annotationRef/>
      </w:r>
      <w:r>
        <w:t xml:space="preserve">Necessary? </w:t>
      </w:r>
    </w:p>
  </w:comment>
  <w:comment w:id="107" w:author="Vaughn Shirey" w:date="2023-04-02T16:57:00Z" w:initials="VS">
    <w:p w14:paraId="035DCF12" w14:textId="77777777" w:rsidR="009853EA" w:rsidRDefault="009853EA" w:rsidP="00A77E76">
      <w:pPr>
        <w:pStyle w:val="CommentText"/>
      </w:pPr>
      <w:r>
        <w:rPr>
          <w:rStyle w:val="CommentReference"/>
        </w:rPr>
        <w:annotationRef/>
      </w:r>
      <w:r>
        <w:t>Yeah, I think just to cover our bases (and GCB requires we specify this I think).</w:t>
      </w:r>
    </w:p>
  </w:comment>
  <w:comment w:id="108" w:author="lr354.la" w:date="2023-04-02T12:47:00Z" w:initials="l">
    <w:p w14:paraId="170AA853" w14:textId="4EDF4A04" w:rsidR="00716009" w:rsidRDefault="00716009">
      <w:pPr>
        <w:pStyle w:val="CommentText"/>
      </w:pPr>
      <w:r>
        <w:rPr>
          <w:rStyle w:val="CommentReference"/>
        </w:rPr>
        <w:annotationRef/>
      </w:r>
      <w:r>
        <w:t xml:space="preserve">Maybe “uniformative priors were again used for these estimates” or, better, find a good place to put this info so you only have to say it once. </w:t>
      </w:r>
    </w:p>
  </w:comment>
  <w:comment w:id="109" w:author="Vaughn Shirey" w:date="2023-04-02T18:38:00Z" w:initials="VS">
    <w:p w14:paraId="6BA0C83D" w14:textId="77777777" w:rsidR="00781609" w:rsidRDefault="00781609" w:rsidP="002028B5">
      <w:pPr>
        <w:pStyle w:val="CommentText"/>
      </w:pPr>
      <w:r>
        <w:rPr>
          <w:rStyle w:val="CommentReference"/>
        </w:rPr>
        <w:annotationRef/>
      </w:r>
      <w:r>
        <w:t>I think GCB requires me to say this explicitly (or provide equations for the distributions)</w:t>
      </w:r>
    </w:p>
  </w:comment>
  <w:comment w:id="110" w:author="lr354.la" w:date="2023-04-02T12:48:00Z" w:initials="l">
    <w:p w14:paraId="4001E4F2" w14:textId="585B21C7" w:rsidR="00716009" w:rsidRDefault="00716009">
      <w:pPr>
        <w:pStyle w:val="CommentText"/>
      </w:pPr>
      <w:r>
        <w:rPr>
          <w:rStyle w:val="CommentReference"/>
        </w:rPr>
        <w:annotationRef/>
      </w:r>
      <w:r>
        <w:t xml:space="preserve">On a speciesxspecies basis? If so, how do you make community estimates? So then, model would converge or not converge for the whole community – not based on single species? </w:t>
      </w:r>
    </w:p>
  </w:comment>
  <w:comment w:id="111" w:author="Vaughn Shirey" w:date="2023-04-02T16:57:00Z" w:initials="VS">
    <w:p w14:paraId="7FE5D7B7" w14:textId="77777777" w:rsidR="00C5725F" w:rsidRDefault="00C5725F" w:rsidP="00A44C0B">
      <w:pPr>
        <w:pStyle w:val="CommentText"/>
      </w:pPr>
      <w:r>
        <w:rPr>
          <w:rStyle w:val="CommentReference"/>
        </w:rPr>
        <w:annotationRef/>
      </w:r>
      <w:r>
        <w:t>On both a community and species-species basis (essential for all parameters in the model).</w:t>
      </w:r>
    </w:p>
  </w:comment>
  <w:comment w:id="112" w:author="Leslie Ries" w:date="2023-03-19T15:35:00Z" w:initials="LR">
    <w:p w14:paraId="58FC029A" w14:textId="611802E1" w:rsidR="00716009" w:rsidRDefault="00716009" w:rsidP="00341DE7">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113" w:author="Vaughn Shirey" w:date="2023-03-21T17:54:00Z" w:initials="VS">
    <w:p w14:paraId="11E344B1" w14:textId="77777777" w:rsidR="00716009" w:rsidRDefault="00716009" w:rsidP="00341DE7">
      <w:pPr>
        <w:pStyle w:val="CommentText"/>
      </w:pPr>
      <w:r>
        <w:rPr>
          <w:rStyle w:val="CommentReference"/>
        </w:rPr>
        <w:annotationRef/>
      </w:r>
      <w:r>
        <w:t>Unfortunately I think its expected, but I won't plop them into the dissertation for everyone's sanity.</w:t>
      </w:r>
    </w:p>
  </w:comment>
  <w:comment w:id="114" w:author="lr354.la" w:date="2023-04-02T12:51:00Z" w:initials="l">
    <w:p w14:paraId="012EA3E6" w14:textId="6808C072" w:rsidR="00716009" w:rsidRDefault="00716009">
      <w:pPr>
        <w:pStyle w:val="CommentText"/>
      </w:pPr>
      <w:r>
        <w:rPr>
          <w:rStyle w:val="CommentReference"/>
        </w:rPr>
        <w:annotationRef/>
      </w:r>
      <w:r>
        <w:t xml:space="preserve">Maybe you should so everyone can ponder how cuckoo it is! </w:t>
      </w:r>
    </w:p>
  </w:comment>
  <w:comment w:id="115" w:author="Vaughn Shirey" w:date="2023-04-02T16:58:00Z" w:initials="VS">
    <w:p w14:paraId="471FDCFB" w14:textId="77777777" w:rsidR="00C5725F" w:rsidRDefault="00C5725F" w:rsidP="009F3EEA">
      <w:pPr>
        <w:pStyle w:val="CommentText"/>
      </w:pPr>
      <w:r>
        <w:rPr>
          <w:rStyle w:val="CommentReference"/>
        </w:rPr>
        <w:annotationRef/>
      </w:r>
      <w:r>
        <w:t>Lol!</w:t>
      </w:r>
    </w:p>
  </w:comment>
  <w:comment w:id="116" w:author="lr354.la" w:date="2023-04-02T12:52:00Z" w:initials="l">
    <w:p w14:paraId="332494B8" w14:textId="655A140D" w:rsidR="00716009" w:rsidRDefault="00716009">
      <w:pPr>
        <w:pStyle w:val="CommentText"/>
      </w:pPr>
      <w:r>
        <w:rPr>
          <w:rStyle w:val="CommentReference"/>
        </w:rPr>
        <w:annotationRef/>
      </w:r>
      <w:r>
        <w:t xml:space="preserve">Better to say this just in the introduction. Maybe expand that section a bit to also say what traits are also identified as important? </w:t>
      </w:r>
    </w:p>
  </w:comment>
  <w:comment w:id="118" w:author="lr354.la" w:date="2023-04-02T12:55:00Z" w:initials="l">
    <w:p w14:paraId="15A65817" w14:textId="2143BA10" w:rsidR="00716009" w:rsidRDefault="00716009">
      <w:pPr>
        <w:pStyle w:val="CommentText"/>
      </w:pPr>
      <w:r>
        <w:rPr>
          <w:rStyle w:val="CommentReference"/>
        </w:rPr>
        <w:annotationRef/>
      </w:r>
      <w:r>
        <w:t xml:space="preserve">This would just be the intercept in the above model, right – so would it also be correct to say that no trait was able to account for any observed species-specific occupancy dynamics? </w:t>
      </w:r>
    </w:p>
  </w:comment>
  <w:comment w:id="119" w:author="Vaughn Shirey" w:date="2023-04-02T18:39:00Z" w:initials="VS">
    <w:p w14:paraId="635CD5E0" w14:textId="77777777" w:rsidR="00781609" w:rsidRDefault="00781609" w:rsidP="004A1087">
      <w:pPr>
        <w:pStyle w:val="CommentText"/>
      </w:pPr>
      <w:r>
        <w:rPr>
          <w:rStyle w:val="CommentReference"/>
        </w:rPr>
        <w:annotationRef/>
      </w:r>
      <w:r>
        <w:t>Added clarification on this in the next sentence.</w:t>
      </w:r>
    </w:p>
  </w:comment>
  <w:comment w:id="122" w:author="lr354.la" w:date="2023-04-02T12:56:00Z" w:initials="l">
    <w:p w14:paraId="0C6F32C4" w14:textId="656FC34F" w:rsidR="00716009" w:rsidRDefault="00716009">
      <w:pPr>
        <w:pStyle w:val="CommentText"/>
      </w:pPr>
      <w:r>
        <w:rPr>
          <w:rStyle w:val="CommentReference"/>
        </w:rPr>
        <w:annotationRef/>
      </w:r>
      <w:r>
        <w:t xml:space="preserve">So this is how you used the phylogeny – as a random effect in the model? Is this the same as a phylogenetic constraint? I know you’ve explained this like 100 times to me, but I always forget and it is confusing here because I don’t think you explain how you will use phylogeny above. </w:t>
      </w:r>
    </w:p>
  </w:comment>
  <w:comment w:id="123" w:author="Vaughn Shirey" w:date="2023-04-02T17:00:00Z" w:initials="VS">
    <w:p w14:paraId="4699415D" w14:textId="77777777" w:rsidR="00C5725F" w:rsidRDefault="00C5725F" w:rsidP="005A1D78">
      <w:pPr>
        <w:pStyle w:val="CommentText"/>
      </w:pPr>
      <w:r>
        <w:rPr>
          <w:rStyle w:val="CommentReference"/>
        </w:rPr>
        <w:annotationRef/>
      </w:r>
      <w:r>
        <w:t xml:space="preserve">Yeah, so this is the "phylogenetic constraint" in the model; basically we assume that these intercepts will vary with the relationships between species in the phylogeny. If they don't we can say that under a Brownian model of evolution, the tip values do not correlate strongly with phylogeny. </w:t>
      </w:r>
    </w:p>
  </w:comment>
  <w:comment w:id="126" w:author="lr354.la" w:date="2023-04-02T13:05:00Z" w:initials="l">
    <w:p w14:paraId="1235B486" w14:textId="79F920B1" w:rsidR="00716009" w:rsidRDefault="00716009">
      <w:pPr>
        <w:pStyle w:val="CommentText"/>
      </w:pPr>
      <w:r>
        <w:rPr>
          <w:rStyle w:val="CommentReference"/>
        </w:rPr>
        <w:annotationRef/>
      </w:r>
      <w:r>
        <w:t xml:space="preserve">Compared them to what? Themselves? Maybe just “we used LOO cross-validation” – also, is it reasonable to say “compared the robustness of our results by…” because I actually hate the term validation here, because you are not validating your results but instead are simply kicking the tires as a method to test their robustness to even sparser data and I think this step is super important especially when data are sparse because that is when dropping some data is most likely to mess up your results – and if you get similar results with just a portion of your data that strengthens confidence in your test. But remind me what the one thing you are leaving out?  </w:t>
      </w:r>
    </w:p>
  </w:comment>
  <w:comment w:id="127" w:author="Vaughn Shirey" w:date="2023-04-04T13:45:00Z" w:initials="VS">
    <w:p w14:paraId="3C3EA117" w14:textId="77777777" w:rsidR="002156EB" w:rsidRDefault="002156EB" w:rsidP="00E7501F">
      <w:pPr>
        <w:pStyle w:val="CommentText"/>
      </w:pPr>
      <w:r>
        <w:rPr>
          <w:rStyle w:val="CommentReference"/>
        </w:rPr>
        <w:annotationRef/>
      </w:r>
      <w:r>
        <w:t>I have written a primer on this for us to chat about next week.</w:t>
      </w:r>
    </w:p>
  </w:comment>
  <w:comment w:id="130" w:author="lr354.la" w:date="2023-04-02T13:08:00Z" w:initials="l">
    <w:p w14:paraId="372F6A2B" w14:textId="5F48BE9B" w:rsidR="00716009" w:rsidRDefault="00716009">
      <w:pPr>
        <w:pStyle w:val="CommentText"/>
      </w:pPr>
      <w:r>
        <w:rPr>
          <w:rStyle w:val="CommentReference"/>
        </w:rPr>
        <w:annotationRef/>
      </w:r>
      <w:r>
        <w:t>Another inappropriate term! All these statistical gurus are guilty of magical thinking! How about robustness of estimate!!</w:t>
      </w:r>
    </w:p>
  </w:comment>
  <w:comment w:id="131" w:author="Vaughn Shirey" w:date="2023-04-04T13:46:00Z" w:initials="VS">
    <w:p w14:paraId="0E59EC30" w14:textId="77777777" w:rsidR="002156EB" w:rsidRDefault="002156EB" w:rsidP="008C4B15">
      <w:pPr>
        <w:pStyle w:val="CommentText"/>
      </w:pPr>
      <w:r>
        <w:rPr>
          <w:rStyle w:val="CommentReference"/>
        </w:rPr>
        <w:annotationRef/>
      </w:r>
      <w:r>
        <w:t>Changed to capacity.</w:t>
      </w:r>
    </w:p>
  </w:comment>
  <w:comment w:id="136" w:author="Vaughn Shirey" w:date="2023-04-02T17:02:00Z" w:initials="VS">
    <w:p w14:paraId="3931F0F6" w14:textId="098B1F15" w:rsidR="00B07828" w:rsidRDefault="00B07828" w:rsidP="00966284">
      <w:pPr>
        <w:pStyle w:val="CommentText"/>
      </w:pPr>
      <w:r>
        <w:rPr>
          <w:rStyle w:val="CommentReference"/>
        </w:rPr>
        <w:annotationRef/>
      </w:r>
      <w:r>
        <w:t>GCB will take care of this on submission.</w:t>
      </w:r>
    </w:p>
  </w:comment>
  <w:comment w:id="137" w:author="Leslie Ries" w:date="2023-03-19T15:53:00Z" w:initials="LR">
    <w:p w14:paraId="5EEA7033" w14:textId="77777777" w:rsidR="00716009" w:rsidRDefault="00716009" w:rsidP="00341DE7">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138" w:author="Vaughn Shirey" w:date="2023-03-21T19:38:00Z" w:initials="VS">
    <w:p w14:paraId="1FCD3C51" w14:textId="77777777" w:rsidR="00716009" w:rsidRDefault="00716009" w:rsidP="00341DE7">
      <w:pPr>
        <w:pStyle w:val="CommentText"/>
      </w:pPr>
      <w:r>
        <w:rPr>
          <w:rStyle w:val="CommentReference"/>
        </w:rPr>
        <w:annotationRef/>
      </w:r>
      <w:r>
        <w:t>I only dropped Monarch and Vanessa sp (except virginiensis). All others had ranges intersecting 45N+ (and I believe all others a year-round residents)</w:t>
      </w:r>
    </w:p>
  </w:comment>
  <w:comment w:id="139" w:author="lr354.la" w:date="2023-04-02T13:10:00Z" w:initials="l">
    <w:p w14:paraId="68EA925B" w14:textId="20DD0B3F" w:rsidR="00716009" w:rsidRDefault="00716009">
      <w:pPr>
        <w:pStyle w:val="CommentText"/>
      </w:pPr>
      <w:r>
        <w:rPr>
          <w:rStyle w:val="CommentReference"/>
        </w:rPr>
        <w:annotationRef/>
      </w:r>
      <w:r>
        <w:t xml:space="preserve">So this means you included all butterfly species whose ranges fell above the 45 degree parallel – so with Vanessa and Monarch – there are only 92 species that range that far north. I would make that more clear, because my assumption based on language (in the manuscript – or based on past conversations, I can’t remember) is that you only used species for which there was “sufficient data”. </w:t>
      </w:r>
    </w:p>
  </w:comment>
  <w:comment w:id="140" w:author="Vaughn Shirey" w:date="2023-04-02T17:03:00Z" w:initials="VS">
    <w:p w14:paraId="248E4E53" w14:textId="77777777" w:rsidR="001F348F" w:rsidRDefault="001F348F" w:rsidP="00D02FEE">
      <w:pPr>
        <w:pStyle w:val="CommentText"/>
      </w:pPr>
      <w:r>
        <w:rPr>
          <w:rStyle w:val="CommentReference"/>
        </w:rPr>
        <w:annotationRef/>
      </w:r>
      <w:r>
        <w:t>All species that occur above 45N with &gt;500 records, who are non-migrants, and who didn't give me crappy model results (something like 97 species which got cut to 90).</w:t>
      </w:r>
    </w:p>
  </w:comment>
  <w:comment w:id="141" w:author="lr354.la" w:date="2023-04-02T14:57:00Z" w:initials="l">
    <w:p w14:paraId="66C5E77D" w14:textId="729B2950" w:rsidR="00716009" w:rsidRDefault="00716009">
      <w:pPr>
        <w:pStyle w:val="CommentText"/>
      </w:pPr>
      <w:r>
        <w:rPr>
          <w:rStyle w:val="CommentReference"/>
        </w:rPr>
        <w:annotationRef/>
      </w:r>
      <w:r>
        <w:t xml:space="preserve">Throughout their ranges? Mostly in the southern parts of their ranges? Throw out a result that isn’t intuitive. </w:t>
      </w:r>
    </w:p>
  </w:comment>
  <w:comment w:id="142" w:author="lr354.la" w:date="2023-04-02T16:11:00Z" w:initials="l">
    <w:p w14:paraId="7982C53C" w14:textId="1785D4C0" w:rsidR="00815A74" w:rsidRDefault="00815A74">
      <w:pPr>
        <w:pStyle w:val="CommentText"/>
      </w:pPr>
      <w:r>
        <w:rPr>
          <w:rStyle w:val="CommentReference"/>
        </w:rPr>
        <w:annotationRef/>
      </w:r>
      <w:r>
        <w:t xml:space="preserve">Do you mention the switch anywhere. I think this is so important and should be stressed whenever possible. Also, didn’t you show modeled results for these factors in your Chapter 1? I think it is nice to see the actual numbers here. </w:t>
      </w:r>
    </w:p>
  </w:comment>
  <w:comment w:id="143" w:author="lr354.la" w:date="2023-04-02T15:56:00Z" w:initials="l">
    <w:p w14:paraId="7AB6EFD2" w14:textId="31334A9B" w:rsidR="00041130" w:rsidRDefault="00041130">
      <w:pPr>
        <w:pStyle w:val="CommentText"/>
      </w:pPr>
      <w:r>
        <w:rPr>
          <w:rStyle w:val="CommentReference"/>
        </w:rPr>
        <w:annotationRef/>
      </w:r>
      <w:r>
        <w:t xml:space="preserve">I forget what this means, and it is not clear from the legend.  </w:t>
      </w:r>
    </w:p>
  </w:comment>
  <w:comment w:id="144" w:author="Vaughn Shirey" w:date="2023-04-02T17:05:00Z" w:initials="VS">
    <w:p w14:paraId="08CFC248" w14:textId="77777777" w:rsidR="000E6525" w:rsidRDefault="000E6525" w:rsidP="005237B6">
      <w:pPr>
        <w:pStyle w:val="CommentText"/>
      </w:pPr>
      <w:r>
        <w:rPr>
          <w:rStyle w:val="CommentReference"/>
        </w:rPr>
        <w:annotationRef/>
      </w:r>
      <w:r>
        <w:t>I think your addition here contextualized this better; it is the species in our study with the coldest NA ranges.</w:t>
      </w:r>
    </w:p>
  </w:comment>
  <w:comment w:id="145" w:author="lr354.la" w:date="2023-04-02T15:51:00Z" w:initials="l">
    <w:p w14:paraId="74674022" w14:textId="04115FEA" w:rsidR="007178C4" w:rsidRDefault="007178C4">
      <w:pPr>
        <w:pStyle w:val="CommentText"/>
      </w:pPr>
      <w:r>
        <w:rPr>
          <w:rStyle w:val="CommentReference"/>
        </w:rPr>
        <w:annotationRef/>
      </w:r>
      <w:r>
        <w:t xml:space="preserve">Did you talk to Rob about this – this is something I think it would be good to weigh in on. </w:t>
      </w:r>
      <w:r w:rsidR="00041130">
        <w:t>Is this the one I suggested before. I think it was subsetting all cells into the same bands (perhaps southern quartile, 2</w:t>
      </w:r>
      <w:r w:rsidR="00041130" w:rsidRPr="00041130">
        <w:rPr>
          <w:vertAlign w:val="superscript"/>
        </w:rPr>
        <w:t>nd</w:t>
      </w:r>
      <w:r w:rsidR="00041130">
        <w:t xml:space="preserve"> southern quartile and northern half). Honestly, I can’t remember, but right now that makes more sense to me because all responses would be comparable across all the species. </w:t>
      </w:r>
    </w:p>
  </w:comment>
  <w:comment w:id="146" w:author="lr354.la" w:date="2023-04-02T16:03:00Z" w:initials="l">
    <w:p w14:paraId="6B356DB6" w14:textId="4A54DB1A" w:rsidR="00815A74" w:rsidRDefault="00815A74">
      <w:pPr>
        <w:pStyle w:val="CommentText"/>
      </w:pPr>
      <w:r>
        <w:t xml:space="preserve">I like this a lot more than your older figure. Its not clear if this is </w:t>
      </w:r>
      <w:r>
        <w:rPr>
          <w:rStyle w:val="CommentReference"/>
        </w:rPr>
        <w:annotationRef/>
      </w:r>
      <w:r>
        <w:t xml:space="preserve">across all cells? You calculated these values separately for each band, right. That could be more informative and also allow you to, once again, use the same colors as above (with the intensity of CI size shaded as here).  </w:t>
      </w:r>
    </w:p>
  </w:comment>
  <w:comment w:id="147" w:author="Vaughn Shirey" w:date="2023-04-02T17:07:00Z" w:initials="VS">
    <w:p w14:paraId="3F84A8FF" w14:textId="77777777" w:rsidR="00EA0E37" w:rsidRDefault="00EA0E37" w:rsidP="00D02D1C">
      <w:pPr>
        <w:pStyle w:val="CommentText"/>
      </w:pPr>
      <w:r>
        <w:rPr>
          <w:rStyle w:val="CommentReference"/>
        </w:rPr>
        <w:annotationRef/>
      </w:r>
      <w:r>
        <w:t xml:space="preserve">So we decided to only use the overall occupancy shift in the post-hoc models (not by band). </w:t>
      </w:r>
    </w:p>
  </w:comment>
  <w:comment w:id="148" w:author="lr354.la" w:date="2023-04-02T16:06:00Z" w:initials="l">
    <w:p w14:paraId="1C946B1E" w14:textId="0F35BAFF" w:rsidR="00815A74" w:rsidRDefault="00815A74">
      <w:pPr>
        <w:pStyle w:val="CommentText"/>
      </w:pPr>
      <w:r>
        <w:rPr>
          <w:rStyle w:val="CommentReference"/>
        </w:rPr>
        <w:annotationRef/>
      </w:r>
      <w:r>
        <w:t>Supplemental tables 3-4, 6-7? I assume these are the trace plots? See my comments below. I think it would be much more elegant (and you definitely would have plenty of space) to combine these tables into one. Although I was confused why you only showed results for the middle band. Why not results for all three bands? If you did that, I would make it 3 separate tables, but you could still group 100, 200xtemp, precip in the same table.</w:t>
      </w:r>
    </w:p>
    <w:p w14:paraId="1280E4D6" w14:textId="0ACD7E37" w:rsidR="00815A74" w:rsidRDefault="00815A74">
      <w:pPr>
        <w:pStyle w:val="CommentText"/>
      </w:pPr>
    </w:p>
    <w:p w14:paraId="086FAF25" w14:textId="6B2AE8A9" w:rsidR="00815A74" w:rsidRDefault="00815A74">
      <w:pPr>
        <w:pStyle w:val="CommentText"/>
      </w:pPr>
      <w:r>
        <w:t xml:space="preserve">Then, I would put all the trace plots at the very end so nobody has to wade through them to get to more supplemental information. </w:t>
      </w:r>
    </w:p>
  </w:comment>
  <w:comment w:id="149" w:author="Vaughn Shirey" w:date="2023-04-04T13:49:00Z" w:initials="VS">
    <w:p w14:paraId="5AED332D" w14:textId="77777777" w:rsidR="00C52A73" w:rsidRDefault="00C52A73" w:rsidP="00F40B2D">
      <w:pPr>
        <w:pStyle w:val="CommentText"/>
      </w:pPr>
      <w:r>
        <w:rPr>
          <w:rStyle w:val="CommentReference"/>
        </w:rPr>
        <w:annotationRef/>
      </w:r>
      <w:r>
        <w:t>Traceplots are all in separate files.</w:t>
      </w:r>
    </w:p>
  </w:comment>
  <w:comment w:id="150" w:author="Vaughn Shirey" w:date="2023-04-04T14:07:00Z" w:initials="VS">
    <w:p w14:paraId="6EA17CAE" w14:textId="77777777" w:rsidR="00E737C0" w:rsidRDefault="00E737C0" w:rsidP="00395F24">
      <w:pPr>
        <w:pStyle w:val="CommentText"/>
      </w:pPr>
      <w:r>
        <w:rPr>
          <w:rStyle w:val="CommentReference"/>
        </w:rPr>
        <w:annotationRef/>
      </w:r>
      <w:r>
        <w:t>Dropped those other tables since we are just modeling the mean occupancy trend (not by latitude).</w:t>
      </w:r>
    </w:p>
  </w:comment>
  <w:comment w:id="158" w:author="lr354.la" w:date="2023-04-02T16:13:00Z" w:initials="l">
    <w:p w14:paraId="3A82424B" w14:textId="77777777" w:rsidR="00B2519A" w:rsidRDefault="00B2519A" w:rsidP="00B2519A">
      <w:pPr>
        <w:pStyle w:val="CommentText"/>
      </w:pPr>
      <w:r>
        <w:rPr>
          <w:rStyle w:val="CommentReference"/>
        </w:rPr>
        <w:annotationRef/>
      </w:r>
      <w:r>
        <w:t xml:space="preserve">I would put this first, because this would actually be of interest to many of your readers. In fact, I would make this a supplement with pictures printed out and then maybe higher resolution .pdfs in a supplemental file. </w:t>
      </w:r>
    </w:p>
  </w:comment>
  <w:comment w:id="159" w:author="Vaughn Shirey" w:date="2023-04-04T14:09:00Z" w:initials="VS">
    <w:p w14:paraId="14CD0EF7" w14:textId="77777777" w:rsidR="006E7EE1" w:rsidRDefault="006E7EE1" w:rsidP="00B278E4">
      <w:pPr>
        <w:pStyle w:val="CommentText"/>
      </w:pPr>
      <w:r>
        <w:rPr>
          <w:rStyle w:val="CommentReference"/>
        </w:rPr>
        <w:annotationRef/>
      </w:r>
      <w:r>
        <w:t>Done!</w:t>
      </w:r>
    </w:p>
  </w:comment>
  <w:comment w:id="174" w:author="lr354.la" w:date="2023-04-02T15:07:00Z" w:initials="l">
    <w:p w14:paraId="6ABE7A9D" w14:textId="543F2B3B" w:rsidR="005E1B0C" w:rsidRDefault="005E1B0C">
      <w:pPr>
        <w:pStyle w:val="CommentText"/>
      </w:pPr>
      <w:r>
        <w:rPr>
          <w:rStyle w:val="CommentReference"/>
        </w:rPr>
        <w:annotationRef/>
      </w:r>
      <w:r>
        <w:t>Say more about color (and intensity) even though it may be obvious</w:t>
      </w:r>
    </w:p>
  </w:comment>
  <w:comment w:id="175" w:author="Vaughn Shirey" w:date="2023-04-02T19:00:00Z" w:initials="VS">
    <w:p w14:paraId="68E81843" w14:textId="77777777" w:rsidR="00E177F2" w:rsidRDefault="00E177F2" w:rsidP="00396CA8">
      <w:pPr>
        <w:pStyle w:val="CommentText"/>
      </w:pPr>
      <w:r>
        <w:rPr>
          <w:rStyle w:val="CommentReference"/>
        </w:rPr>
        <w:annotationRef/>
      </w:r>
      <w:r>
        <w:t>Done!</w:t>
      </w:r>
    </w:p>
  </w:comment>
  <w:comment w:id="196" w:author="lr354.la" w:date="2023-04-02T15:18:00Z" w:initials="l">
    <w:p w14:paraId="4480D24C" w14:textId="27AF35B0" w:rsidR="00D92AB0" w:rsidRDefault="00D92AB0">
      <w:pPr>
        <w:pStyle w:val="CommentText"/>
      </w:pPr>
      <w:r>
        <w:rPr>
          <w:rStyle w:val="CommentReference"/>
        </w:rPr>
        <w:annotationRef/>
      </w:r>
      <w:r>
        <w:rPr>
          <w:rFonts w:ascii="Times New Roman" w:hAnsi="Times New Roman" w:cs="Times New Roman"/>
          <w:sz w:val="24"/>
          <w:szCs w:val="24"/>
        </w:rPr>
        <w:t xml:space="preserve">I would think about making this its own supplement where you carefully go through each step. </w:t>
      </w:r>
    </w:p>
  </w:comment>
  <w:comment w:id="198" w:author="lr354.la" w:date="2023-04-02T15:46:00Z" w:initials="l">
    <w:p w14:paraId="14449571" w14:textId="5F6F8B73" w:rsidR="007178C4" w:rsidRDefault="007178C4">
      <w:pPr>
        <w:pStyle w:val="CommentText"/>
      </w:pPr>
      <w:r>
        <w:rPr>
          <w:rStyle w:val="CommentReference"/>
        </w:rPr>
        <w:annotationRef/>
      </w:r>
      <w:r>
        <w:t xml:space="preserve">I would put all above the others. Also, is this the break based on species’ range (so northern part of their range above 45N) and so on? If so, I would label as “southern portion of each species’ range above 45N”. Then, in the figure legend emphasize that the northern, mid, and sothern latitudes are different for each species. I can see where this is a good reason to present results the other way. </w:t>
      </w:r>
    </w:p>
  </w:comment>
  <w:comment w:id="199" w:author="lr354.la" w:date="2023-04-02T15:51:00Z" w:initials="l">
    <w:p w14:paraId="3F46C67C" w14:textId="77777777" w:rsidR="007459D3" w:rsidRDefault="007459D3" w:rsidP="007459D3">
      <w:pPr>
        <w:pStyle w:val="CommentText"/>
      </w:pPr>
      <w:r>
        <w:rPr>
          <w:rStyle w:val="CommentReference"/>
        </w:rPr>
        <w:annotationRef/>
      </w:r>
      <w:r>
        <w:t>Did you talk to Rob about this – this is something I think it would be good to weigh in on. Is this the one I suggested before. I think it was subsetting all cells into the same bands (perhaps southern quartile, 2</w:t>
      </w:r>
      <w:r w:rsidRPr="00041130">
        <w:rPr>
          <w:vertAlign w:val="superscript"/>
        </w:rPr>
        <w:t>nd</w:t>
      </w:r>
      <w:r>
        <w:t xml:space="preserve"> southern quartile and northern half). Honestly, I can’t remember, but right now that makes more sense to me because all responses would be comparable across all the species.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A010DA" w15:done="0"/>
  <w15:commentEx w15:paraId="2FF63A99" w15:paraIdParent="0AA010DA" w15:done="0"/>
  <w15:commentEx w15:paraId="169DFB41" w15:done="0"/>
  <w15:commentEx w15:paraId="7EAF7770" w15:done="0"/>
  <w15:commentEx w15:paraId="71F00A9C" w15:paraIdParent="7EAF7770" w15:done="0"/>
  <w15:commentEx w15:paraId="5987B0D2" w15:done="0"/>
  <w15:commentEx w15:paraId="72AABD14" w15:done="0"/>
  <w15:commentEx w15:paraId="0737887D" w15:done="0"/>
  <w15:commentEx w15:paraId="35180419" w15:paraIdParent="0737887D" w15:done="0"/>
  <w15:commentEx w15:paraId="476E11C1" w15:done="0"/>
  <w15:commentEx w15:paraId="680426F1" w15:done="0"/>
  <w15:commentEx w15:paraId="3F924399" w15:done="0"/>
  <w15:commentEx w15:paraId="31A2618F" w15:paraIdParent="3F924399" w15:done="0"/>
  <w15:commentEx w15:paraId="57397797" w15:done="0"/>
  <w15:commentEx w15:paraId="01DF0F24" w15:paraIdParent="57397797" w15:done="0"/>
  <w15:commentEx w15:paraId="407DA1FB" w15:done="0"/>
  <w15:commentEx w15:paraId="6562C448" w15:paraIdParent="407DA1FB" w15:done="0"/>
  <w15:commentEx w15:paraId="16097720" w15:done="0"/>
  <w15:commentEx w15:paraId="0FF2C9DB" w15:paraIdParent="16097720" w15:done="0"/>
  <w15:commentEx w15:paraId="150EE44D" w15:done="0"/>
  <w15:commentEx w15:paraId="497A464D" w15:paraIdParent="150EE44D" w15:done="0"/>
  <w15:commentEx w15:paraId="5CAF9369" w15:done="0"/>
  <w15:commentEx w15:paraId="4416BFD1" w15:paraIdParent="5CAF9369" w15:done="0"/>
  <w15:commentEx w15:paraId="09433179" w15:done="0"/>
  <w15:commentEx w15:paraId="71CD9DDC" w15:paraIdParent="09433179" w15:done="0"/>
  <w15:commentEx w15:paraId="71CB039A" w15:paraIdParent="09433179" w15:done="0"/>
  <w15:commentEx w15:paraId="68CF2ECA" w15:paraIdParent="09433179" w15:done="0"/>
  <w15:commentEx w15:paraId="17EA5CA5" w15:done="0"/>
  <w15:commentEx w15:paraId="6861FB7E" w15:paraIdParent="17EA5CA5" w15:done="0"/>
  <w15:commentEx w15:paraId="51470520" w15:done="0"/>
  <w15:commentEx w15:paraId="39842C07" w15:paraIdParent="51470520" w15:done="0"/>
  <w15:commentEx w15:paraId="2BCCF92B" w15:done="0"/>
  <w15:commentEx w15:paraId="669B1BCE" w15:paraIdParent="2BCCF92B" w15:done="0"/>
  <w15:commentEx w15:paraId="39610543" w15:done="0"/>
  <w15:commentEx w15:paraId="5A13ADC2" w15:paraIdParent="39610543" w15:done="0"/>
  <w15:commentEx w15:paraId="6C141499" w15:paraIdParent="39610543" w15:done="0"/>
  <w15:commentEx w15:paraId="26B15EB8" w15:paraIdParent="39610543" w15:done="0"/>
  <w15:commentEx w15:paraId="64F797BC" w15:done="0"/>
  <w15:commentEx w15:paraId="22B94120" w15:paraIdParent="64F797BC" w15:done="0"/>
  <w15:commentEx w15:paraId="1C059A95" w15:done="0"/>
  <w15:commentEx w15:paraId="7C490B3B" w15:done="0"/>
  <w15:commentEx w15:paraId="7679EE1D" w15:paraIdParent="7C490B3B" w15:done="0"/>
  <w15:commentEx w15:paraId="5A794A75" w15:done="0"/>
  <w15:commentEx w15:paraId="7D10D536" w15:paraIdParent="5A794A75" w15:done="0"/>
  <w15:commentEx w15:paraId="72514622" w15:done="0"/>
  <w15:commentEx w15:paraId="32FC8A3A" w15:paraIdParent="72514622" w15:done="0"/>
  <w15:commentEx w15:paraId="63470F3D" w15:done="0"/>
  <w15:commentEx w15:paraId="10782BE9" w15:paraIdParent="63470F3D" w15:done="0"/>
  <w15:commentEx w15:paraId="38206FBA" w15:done="0"/>
  <w15:commentEx w15:paraId="469E7D9B" w15:paraIdParent="38206FBA" w15:done="0"/>
  <w15:commentEx w15:paraId="4F6B00DF" w15:done="0"/>
  <w15:commentEx w15:paraId="630918CB" w15:paraIdParent="4F6B00DF" w15:done="0"/>
  <w15:commentEx w15:paraId="731EA5DF" w15:done="0"/>
  <w15:commentEx w15:paraId="0DF86A94" w15:paraIdParent="731EA5DF" w15:done="0"/>
  <w15:commentEx w15:paraId="6AA8D665" w15:done="0"/>
  <w15:commentEx w15:paraId="6A35C2EC" w15:paraIdParent="6AA8D665" w15:done="0"/>
  <w15:commentEx w15:paraId="3349CC30" w15:paraIdParent="6AA8D665" w15:done="0"/>
  <w15:commentEx w15:paraId="0C5ACBC7" w15:paraIdParent="6AA8D665" w15:done="0"/>
  <w15:commentEx w15:paraId="0F9D8515" w15:paraIdParent="6AA8D665" w15:done="0"/>
  <w15:commentEx w15:paraId="152EE63D" w15:done="0"/>
  <w15:commentEx w15:paraId="2D2F398F" w15:paraIdParent="152EE63D" w15:done="0"/>
  <w15:commentEx w15:paraId="5E9BE3E0" w15:done="0"/>
  <w15:commentEx w15:paraId="71E685B5" w15:paraIdParent="5E9BE3E0" w15:done="0"/>
  <w15:commentEx w15:paraId="23B92F65" w15:done="0"/>
  <w15:commentEx w15:paraId="4293ADAC" w15:paraIdParent="23B92F65" w15:done="0"/>
  <w15:commentEx w15:paraId="59BE0575" w15:done="0"/>
  <w15:commentEx w15:paraId="6416E686" w15:done="0"/>
  <w15:commentEx w15:paraId="76C6F79C" w15:paraIdParent="6416E686" w15:done="0"/>
  <w15:commentEx w15:paraId="029A2404" w15:done="0"/>
  <w15:commentEx w15:paraId="64B18E85" w15:paraIdParent="029A2404" w15:done="0"/>
  <w15:commentEx w15:paraId="6D48923F" w15:done="0"/>
  <w15:commentEx w15:paraId="74011F08" w15:paraIdParent="6D48923F" w15:done="0"/>
  <w15:commentEx w15:paraId="2347D50B" w15:done="0"/>
  <w15:commentEx w15:paraId="035DCF12" w15:paraIdParent="2347D50B" w15:done="0"/>
  <w15:commentEx w15:paraId="170AA853" w15:done="0"/>
  <w15:commentEx w15:paraId="6BA0C83D" w15:paraIdParent="170AA853" w15:done="0"/>
  <w15:commentEx w15:paraId="4001E4F2" w15:done="0"/>
  <w15:commentEx w15:paraId="7FE5D7B7" w15:paraIdParent="4001E4F2" w15:done="0"/>
  <w15:commentEx w15:paraId="58FC029A" w15:done="0"/>
  <w15:commentEx w15:paraId="11E344B1" w15:paraIdParent="58FC029A" w15:done="0"/>
  <w15:commentEx w15:paraId="012EA3E6" w15:paraIdParent="58FC029A" w15:done="0"/>
  <w15:commentEx w15:paraId="471FDCFB" w15:paraIdParent="58FC029A" w15:done="0"/>
  <w15:commentEx w15:paraId="332494B8" w15:done="0"/>
  <w15:commentEx w15:paraId="15A65817" w15:done="0"/>
  <w15:commentEx w15:paraId="635CD5E0" w15:paraIdParent="15A65817" w15:done="0"/>
  <w15:commentEx w15:paraId="0C6F32C4" w15:done="0"/>
  <w15:commentEx w15:paraId="4699415D" w15:paraIdParent="0C6F32C4" w15:done="0"/>
  <w15:commentEx w15:paraId="1235B486" w15:done="0"/>
  <w15:commentEx w15:paraId="3C3EA117" w15:paraIdParent="1235B486" w15:done="0"/>
  <w15:commentEx w15:paraId="372F6A2B" w15:done="0"/>
  <w15:commentEx w15:paraId="0E59EC30" w15:paraIdParent="372F6A2B" w15:done="0"/>
  <w15:commentEx w15:paraId="3931F0F6" w15:done="0"/>
  <w15:commentEx w15:paraId="5EEA7033" w15:done="0"/>
  <w15:commentEx w15:paraId="1FCD3C51" w15:paraIdParent="5EEA7033" w15:done="0"/>
  <w15:commentEx w15:paraId="68EA925B" w15:paraIdParent="5EEA7033" w15:done="0"/>
  <w15:commentEx w15:paraId="248E4E53" w15:paraIdParent="5EEA7033" w15:done="0"/>
  <w15:commentEx w15:paraId="66C5E77D" w15:done="0"/>
  <w15:commentEx w15:paraId="7982C53C" w15:done="0"/>
  <w15:commentEx w15:paraId="7AB6EFD2" w15:done="0"/>
  <w15:commentEx w15:paraId="08CFC248" w15:paraIdParent="7AB6EFD2" w15:done="0"/>
  <w15:commentEx w15:paraId="74674022" w15:done="0"/>
  <w15:commentEx w15:paraId="6B356DB6" w15:done="0"/>
  <w15:commentEx w15:paraId="3F84A8FF" w15:paraIdParent="6B356DB6" w15:done="0"/>
  <w15:commentEx w15:paraId="086FAF25" w15:done="0"/>
  <w15:commentEx w15:paraId="5AED332D" w15:paraIdParent="086FAF25" w15:done="0"/>
  <w15:commentEx w15:paraId="6EA17CAE" w15:paraIdParent="086FAF25" w15:done="0"/>
  <w15:commentEx w15:paraId="3A82424B" w15:done="0"/>
  <w15:commentEx w15:paraId="14CD0EF7" w15:paraIdParent="3A82424B" w15:done="0"/>
  <w15:commentEx w15:paraId="6ABE7A9D" w15:done="0"/>
  <w15:commentEx w15:paraId="68E81843" w15:paraIdParent="6ABE7A9D" w15:done="0"/>
  <w15:commentEx w15:paraId="4480D24C" w15:done="0"/>
  <w15:commentEx w15:paraId="14449571" w15:done="0"/>
  <w15:commentEx w15:paraId="3F46C6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AE62" w16cex:dateUtc="2023-04-04T18:10:00Z"/>
  <w16cex:commentExtensible w16cex:durableId="27D6AE7B" w16cex:dateUtc="2023-04-04T18:11:00Z"/>
  <w16cex:commentExtensible w16cex:durableId="27D42E23" w16cex:dateUtc="2023-04-02T20:38:00Z"/>
  <w16cex:commentExtensible w16cex:durableId="27D4452F" w16cex:dateUtc="2023-04-02T22:17:00Z"/>
  <w16cex:commentExtensible w16cex:durableId="27D6AE8F" w16cex:dateUtc="2023-04-04T18:11:00Z"/>
  <w16cex:commentExtensible w16cex:durableId="27D6A69E" w16cex:dateUtc="2023-04-04T17:37:00Z"/>
  <w16cex:commentExtensible w16cex:durableId="27D6AEA7" w16cex:dateUtc="2023-04-04T18:11:00Z"/>
  <w16cex:commentExtensible w16cex:durableId="27D6A763" w16cex:dateUtc="2023-04-04T17:40:00Z"/>
  <w16cex:commentExtensible w16cex:durableId="27D6A731" w16cex:dateUtc="2023-04-04T17:40:00Z"/>
  <w16cex:commentExtensible w16cex:durableId="27D6A771" w16cex:dateUtc="2023-04-04T17:41:00Z"/>
  <w16cex:commentExtensible w16cex:durableId="27D4461C" w16cex:dateUtc="2023-04-02T22:21:00Z"/>
  <w16cex:commentExtensible w16cex:durableId="27D42F50" w16cex:dateUtc="2023-04-02T20:44:00Z"/>
  <w16cex:commentExtensible w16cex:durableId="27D42F5D" w16cex:dateUtc="2023-04-02T20:44:00Z"/>
  <w16cex:commentExtensible w16cex:durableId="27D44661" w16cex:dateUtc="2023-04-02T22:22:00Z"/>
  <w16cex:commentExtensible w16cex:durableId="27D44709" w16cex:dateUtc="2023-04-02T22:25:00Z"/>
  <w16cex:commentExtensible w16cex:durableId="27D6A7AC" w16cex:dateUtc="2023-04-04T17:42:00Z"/>
  <w16cex:commentExtensible w16cex:durableId="27D6A791" w16cex:dateUtc="2023-04-04T17:41:00Z"/>
  <w16cex:commentExtensible w16cex:durableId="27D44794" w16cex:dateUtc="2023-04-02T22:27:00Z"/>
  <w16cex:commentExtensible w16cex:durableId="27D447E0" w16cex:dateUtc="2023-04-02T22:28:00Z"/>
  <w16cex:commentExtensible w16cex:durableId="27D43045" w16cex:dateUtc="2023-04-02T20:48:00Z"/>
  <w16cex:commentExtensible w16cex:durableId="27D43020" w16cex:dateUtc="2023-04-02T20:47:00Z"/>
  <w16cex:commentExtensible w16cex:durableId="27D4484B" w16cex:dateUtc="2023-04-02T22:30:00Z"/>
  <w16cex:commentExtensible w16cex:durableId="27D430BC" w16cex:dateUtc="2023-04-02T20:50:00Z"/>
  <w16cex:commentExtensible w16cex:durableId="27D430C6" w16cex:dateUtc="2023-04-02T20:50:00Z"/>
  <w16cex:commentExtensible w16cex:durableId="27D6A7D6" w16cex:dateUtc="2023-04-04T17:42:00Z"/>
  <w16cex:commentExtensible w16cex:durableId="27D44921" w16cex:dateUtc="2023-04-02T22:34:00Z"/>
  <w16cex:commentExtensible w16cex:durableId="27D4497D" w16cex:dateUtc="2023-04-02T22:35:00Z"/>
  <w16cex:commentExtensible w16cex:durableId="27D449DB" w16cex:dateUtc="2023-04-02T22:37:00Z"/>
  <w16cex:commentExtensible w16cex:durableId="27D449E6" w16cex:dateUtc="2023-04-02T22:37:00Z"/>
  <w16cex:commentExtensible w16cex:durableId="27D43174" w16cex:dateUtc="2023-04-02T20:53:00Z"/>
  <w16cex:commentExtensible w16cex:durableId="27D43225" w16cex:dateUtc="2023-04-02T20:56:00Z"/>
  <w16cex:commentExtensible w16cex:durableId="27C48206" w16cex:dateUtc="2023-03-21T23:20:00Z"/>
  <w16cex:commentExtensible w16cex:durableId="27D6A851" w16cex:dateUtc="2023-04-04T17:44:00Z"/>
  <w16cex:commentExtensible w16cex:durableId="27C1B8CA" w16cex:dateUtc="2023-03-19T20:37:00Z"/>
  <w16cex:commentExtensible w16cex:durableId="27C46B87" w16cex:dateUtc="2023-03-21T21:44:00Z"/>
  <w16cex:commentExtensible w16cex:durableId="27D43269" w16cex:dateUtc="2023-04-02T20:57:00Z"/>
  <w16cex:commentExtensible w16cex:durableId="27D44A43" w16cex:dateUtc="2023-04-02T22:38:00Z"/>
  <w16cex:commentExtensible w16cex:durableId="27D43291" w16cex:dateUtc="2023-04-02T20:57:00Z"/>
  <w16cex:commentExtensible w16cex:durableId="27C1AA5F" w16cex:dateUtc="2023-03-19T19:35:00Z"/>
  <w16cex:commentExtensible w16cex:durableId="27C46DB9" w16cex:dateUtc="2023-03-21T21:54:00Z"/>
  <w16cex:commentExtensible w16cex:durableId="27D4329F" w16cex:dateUtc="2023-04-02T20:58:00Z"/>
  <w16cex:commentExtensible w16cex:durableId="27D44A66" w16cex:dateUtc="2023-04-02T22:39:00Z"/>
  <w16cex:commentExtensible w16cex:durableId="27D43326" w16cex:dateUtc="2023-04-02T21:00:00Z"/>
  <w16cex:commentExtensible w16cex:durableId="27D6A88D" w16cex:dateUtc="2023-04-04T17:45:00Z"/>
  <w16cex:commentExtensible w16cex:durableId="27D6A8A4" w16cex:dateUtc="2023-04-04T17:46:00Z"/>
  <w16cex:commentExtensible w16cex:durableId="27D433A7" w16cex:dateUtc="2023-04-02T21:02:00Z"/>
  <w16cex:commentExtensible w16cex:durableId="27C1AE66" w16cex:dateUtc="2023-03-19T19:53:00Z"/>
  <w16cex:commentExtensible w16cex:durableId="27C48630" w16cex:dateUtc="2023-03-21T23:38:00Z"/>
  <w16cex:commentExtensible w16cex:durableId="27D433EE" w16cex:dateUtc="2023-04-02T21:03:00Z"/>
  <w16cex:commentExtensible w16cex:durableId="27D4345D" w16cex:dateUtc="2023-04-02T21:05:00Z"/>
  <w16cex:commentExtensible w16cex:durableId="27D434C5" w16cex:dateUtc="2023-04-02T21:07:00Z"/>
  <w16cex:commentExtensible w16cex:durableId="27D6A966" w16cex:dateUtc="2023-04-04T17:49:00Z"/>
  <w16cex:commentExtensible w16cex:durableId="27D6AD8A" w16cex:dateUtc="2023-04-04T18:07:00Z"/>
  <w16cex:commentExtensible w16cex:durableId="27D6AE36" w16cex:dateUtc="2023-04-04T18:09:00Z"/>
  <w16cex:commentExtensible w16cex:durableId="27D44F61" w16cex:dateUtc="2023-04-02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A010DA" w16cid:durableId="27D42B0E"/>
  <w16cid:commentId w16cid:paraId="2FF63A99" w16cid:durableId="27D6AE62"/>
  <w16cid:commentId w16cid:paraId="169DFB41" w16cid:durableId="27D6AE7B"/>
  <w16cid:commentId w16cid:paraId="7EAF7770" w16cid:durableId="27D42B1A"/>
  <w16cid:commentId w16cid:paraId="71F00A9C" w16cid:durableId="27D42E23"/>
  <w16cid:commentId w16cid:paraId="5987B0D2" w16cid:durableId="27D4452F"/>
  <w16cid:commentId w16cid:paraId="72AABD14" w16cid:durableId="27D6AE8F"/>
  <w16cid:commentId w16cid:paraId="0737887D" w16cid:durableId="27D42B1C"/>
  <w16cid:commentId w16cid:paraId="35180419" w16cid:durableId="27D6A69E"/>
  <w16cid:commentId w16cid:paraId="476E11C1" w16cid:durableId="27D42B1D"/>
  <w16cid:commentId w16cid:paraId="680426F1" w16cid:durableId="27D6AEA7"/>
  <w16cid:commentId w16cid:paraId="3F924399" w16cid:durableId="27D42B20"/>
  <w16cid:commentId w16cid:paraId="31A2618F" w16cid:durableId="27D6A763"/>
  <w16cid:commentId w16cid:paraId="57397797" w16cid:durableId="27D42B21"/>
  <w16cid:commentId w16cid:paraId="01DF0F24" w16cid:durableId="27D6A731"/>
  <w16cid:commentId w16cid:paraId="407DA1FB" w16cid:durableId="27D42B23"/>
  <w16cid:commentId w16cid:paraId="6562C448" w16cid:durableId="27D6A771"/>
  <w16cid:commentId w16cid:paraId="16097720" w16cid:durableId="27D42B24"/>
  <w16cid:commentId w16cid:paraId="0FF2C9DB" w16cid:durableId="27D4461C"/>
  <w16cid:commentId w16cid:paraId="150EE44D" w16cid:durableId="27D42B26"/>
  <w16cid:commentId w16cid:paraId="497A464D" w16cid:durableId="27D42F50"/>
  <w16cid:commentId w16cid:paraId="5CAF9369" w16cid:durableId="27D42B27"/>
  <w16cid:commentId w16cid:paraId="4416BFD1" w16cid:durableId="27D42F5D"/>
  <w16cid:commentId w16cid:paraId="09433179" w16cid:durableId="27D42B2A"/>
  <w16cid:commentId w16cid:paraId="71CD9DDC" w16cid:durableId="27D42B2B"/>
  <w16cid:commentId w16cid:paraId="71CB039A" w16cid:durableId="27D42B2C"/>
  <w16cid:commentId w16cid:paraId="68CF2ECA" w16cid:durableId="27D44661"/>
  <w16cid:commentId w16cid:paraId="17EA5CA5" w16cid:durableId="27D42B2F"/>
  <w16cid:commentId w16cid:paraId="6861FB7E" w16cid:durableId="27D44709"/>
  <w16cid:commentId w16cid:paraId="51470520" w16cid:durableId="27D42B30"/>
  <w16cid:commentId w16cid:paraId="39842C07" w16cid:durableId="27D6A7AC"/>
  <w16cid:commentId w16cid:paraId="2BCCF92B" w16cid:durableId="27D42B31"/>
  <w16cid:commentId w16cid:paraId="669B1BCE" w16cid:durableId="27D6A791"/>
  <w16cid:commentId w16cid:paraId="39610543" w16cid:durableId="27D42B33"/>
  <w16cid:commentId w16cid:paraId="5A13ADC2" w16cid:durableId="27D42B34"/>
  <w16cid:commentId w16cid:paraId="6C141499" w16cid:durableId="27D42B35"/>
  <w16cid:commentId w16cid:paraId="26B15EB8" w16cid:durableId="27D44794"/>
  <w16cid:commentId w16cid:paraId="64F797BC" w16cid:durableId="27D42B36"/>
  <w16cid:commentId w16cid:paraId="22B94120" w16cid:durableId="27D447E0"/>
  <w16cid:commentId w16cid:paraId="1C059A95" w16cid:durableId="27D43045"/>
  <w16cid:commentId w16cid:paraId="7C490B3B" w16cid:durableId="27D42B37"/>
  <w16cid:commentId w16cid:paraId="7679EE1D" w16cid:durableId="27D43020"/>
  <w16cid:commentId w16cid:paraId="5A794A75" w16cid:durableId="27D42B38"/>
  <w16cid:commentId w16cid:paraId="7D10D536" w16cid:durableId="27D4484B"/>
  <w16cid:commentId w16cid:paraId="72514622" w16cid:durableId="27D42B3A"/>
  <w16cid:commentId w16cid:paraId="32FC8A3A" w16cid:durableId="27D42B3B"/>
  <w16cid:commentId w16cid:paraId="63470F3D" w16cid:durableId="27D42B3C"/>
  <w16cid:commentId w16cid:paraId="10782BE9" w16cid:durableId="27D430BC"/>
  <w16cid:commentId w16cid:paraId="38206FBA" w16cid:durableId="27D42B3D"/>
  <w16cid:commentId w16cid:paraId="469E7D9B" w16cid:durableId="27D430C6"/>
  <w16cid:commentId w16cid:paraId="4F6B00DF" w16cid:durableId="27D42B3E"/>
  <w16cid:commentId w16cid:paraId="630918CB" w16cid:durableId="27D6A7D6"/>
  <w16cid:commentId w16cid:paraId="731EA5DF" w16cid:durableId="27D42B60"/>
  <w16cid:commentId w16cid:paraId="0DF86A94" w16cid:durableId="27D44921"/>
  <w16cid:commentId w16cid:paraId="6AA8D665" w16cid:durableId="27D42B61"/>
  <w16cid:commentId w16cid:paraId="6A35C2EC" w16cid:durableId="27D42B62"/>
  <w16cid:commentId w16cid:paraId="3349CC30" w16cid:durableId="27D42B63"/>
  <w16cid:commentId w16cid:paraId="0C5ACBC7" w16cid:durableId="27D42B64"/>
  <w16cid:commentId w16cid:paraId="0F9D8515" w16cid:durableId="27D4497D"/>
  <w16cid:commentId w16cid:paraId="152EE63D" w16cid:durableId="27D42B65"/>
  <w16cid:commentId w16cid:paraId="2D2F398F" w16cid:durableId="27D449DB"/>
  <w16cid:commentId w16cid:paraId="5E9BE3E0" w16cid:durableId="27D42B66"/>
  <w16cid:commentId w16cid:paraId="71E685B5" w16cid:durableId="27D449E6"/>
  <w16cid:commentId w16cid:paraId="23B92F65" w16cid:durableId="27D42B67"/>
  <w16cid:commentId w16cid:paraId="4293ADAC" w16cid:durableId="27D43174"/>
  <w16cid:commentId w16cid:paraId="59BE0575" w16cid:durableId="27D43225"/>
  <w16cid:commentId w16cid:paraId="6416E686" w16cid:durableId="27C48206"/>
  <w16cid:commentId w16cid:paraId="76C6F79C" w16cid:durableId="27D42B6C"/>
  <w16cid:commentId w16cid:paraId="029A2404" w16cid:durableId="27D42B6E"/>
  <w16cid:commentId w16cid:paraId="64B18E85" w16cid:durableId="27D6A851"/>
  <w16cid:commentId w16cid:paraId="6D48923F" w16cid:durableId="27C1B8CA"/>
  <w16cid:commentId w16cid:paraId="74011F08" w16cid:durableId="27C46B87"/>
  <w16cid:commentId w16cid:paraId="2347D50B" w16cid:durableId="27D42B71"/>
  <w16cid:commentId w16cid:paraId="035DCF12" w16cid:durableId="27D43269"/>
  <w16cid:commentId w16cid:paraId="170AA853" w16cid:durableId="27D42B72"/>
  <w16cid:commentId w16cid:paraId="6BA0C83D" w16cid:durableId="27D44A43"/>
  <w16cid:commentId w16cid:paraId="4001E4F2" w16cid:durableId="27D42B73"/>
  <w16cid:commentId w16cid:paraId="7FE5D7B7" w16cid:durableId="27D43291"/>
  <w16cid:commentId w16cid:paraId="58FC029A" w16cid:durableId="27C1AA5F"/>
  <w16cid:commentId w16cid:paraId="11E344B1" w16cid:durableId="27C46DB9"/>
  <w16cid:commentId w16cid:paraId="012EA3E6" w16cid:durableId="27D42B76"/>
  <w16cid:commentId w16cid:paraId="471FDCFB" w16cid:durableId="27D4329F"/>
  <w16cid:commentId w16cid:paraId="332494B8" w16cid:durableId="27D42B77"/>
  <w16cid:commentId w16cid:paraId="15A65817" w16cid:durableId="27D42B78"/>
  <w16cid:commentId w16cid:paraId="635CD5E0" w16cid:durableId="27D44A66"/>
  <w16cid:commentId w16cid:paraId="0C6F32C4" w16cid:durableId="27D42B79"/>
  <w16cid:commentId w16cid:paraId="4699415D" w16cid:durableId="27D43326"/>
  <w16cid:commentId w16cid:paraId="1235B486" w16cid:durableId="27D42B7D"/>
  <w16cid:commentId w16cid:paraId="3C3EA117" w16cid:durableId="27D6A88D"/>
  <w16cid:commentId w16cid:paraId="372F6A2B" w16cid:durableId="27D42B7E"/>
  <w16cid:commentId w16cid:paraId="0E59EC30" w16cid:durableId="27D6A8A4"/>
  <w16cid:commentId w16cid:paraId="3931F0F6" w16cid:durableId="27D433A7"/>
  <w16cid:commentId w16cid:paraId="5EEA7033" w16cid:durableId="27C1AE66"/>
  <w16cid:commentId w16cid:paraId="1FCD3C51" w16cid:durableId="27C48630"/>
  <w16cid:commentId w16cid:paraId="68EA925B" w16cid:durableId="27D42B82"/>
  <w16cid:commentId w16cid:paraId="248E4E53" w16cid:durableId="27D433EE"/>
  <w16cid:commentId w16cid:paraId="66C5E77D" w16cid:durableId="27D42B83"/>
  <w16cid:commentId w16cid:paraId="7982C53C" w16cid:durableId="27D42B84"/>
  <w16cid:commentId w16cid:paraId="7AB6EFD2" w16cid:durableId="27D42B85"/>
  <w16cid:commentId w16cid:paraId="08CFC248" w16cid:durableId="27D4345D"/>
  <w16cid:commentId w16cid:paraId="74674022" w16cid:durableId="27D42B88"/>
  <w16cid:commentId w16cid:paraId="6B356DB6" w16cid:durableId="27D42B89"/>
  <w16cid:commentId w16cid:paraId="3F84A8FF" w16cid:durableId="27D434C5"/>
  <w16cid:commentId w16cid:paraId="086FAF25" w16cid:durableId="27D42B8A"/>
  <w16cid:commentId w16cid:paraId="5AED332D" w16cid:durableId="27D6A966"/>
  <w16cid:commentId w16cid:paraId="6EA17CAE" w16cid:durableId="27D6AD8A"/>
  <w16cid:commentId w16cid:paraId="3A82424B" w16cid:durableId="27D6AE1D"/>
  <w16cid:commentId w16cid:paraId="14CD0EF7" w16cid:durableId="27D6AE36"/>
  <w16cid:commentId w16cid:paraId="6ABE7A9D" w16cid:durableId="27D42B8D"/>
  <w16cid:commentId w16cid:paraId="68E81843" w16cid:durableId="27D44F61"/>
  <w16cid:commentId w16cid:paraId="4480D24C" w16cid:durableId="27D42B9B"/>
  <w16cid:commentId w16cid:paraId="14449571" w16cid:durableId="27D42B9C"/>
  <w16cid:commentId w16cid:paraId="3F46C67C" w16cid:durableId="27D44A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18621" w14:textId="77777777" w:rsidR="000626FB" w:rsidRDefault="000626FB">
      <w:pPr>
        <w:spacing w:line="240" w:lineRule="auto"/>
      </w:pPr>
      <w:r>
        <w:separator/>
      </w:r>
    </w:p>
  </w:endnote>
  <w:endnote w:type="continuationSeparator" w:id="0">
    <w:p w14:paraId="5326697D" w14:textId="77777777" w:rsidR="000626FB" w:rsidRDefault="00062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0A98306E" w:rsidR="00716009" w:rsidRDefault="00716009">
    <w:pPr>
      <w:jc w:val="right"/>
    </w:pPr>
    <w:r>
      <w:rPr>
        <w:sz w:val="24"/>
        <w:szCs w:val="24"/>
      </w:rPr>
      <w:fldChar w:fldCharType="begin"/>
    </w:r>
    <w:r>
      <w:rPr>
        <w:sz w:val="24"/>
        <w:szCs w:val="24"/>
      </w:rPr>
      <w:instrText>PAGE</w:instrText>
    </w:r>
    <w:r>
      <w:rPr>
        <w:sz w:val="24"/>
        <w:szCs w:val="24"/>
      </w:rPr>
      <w:fldChar w:fldCharType="separate"/>
    </w:r>
    <w:r w:rsidR="004F788C">
      <w:rPr>
        <w:noProof/>
        <w:sz w:val="24"/>
        <w:szCs w:val="24"/>
      </w:rPr>
      <w:t>42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716009" w:rsidRDefault="007160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1B916" w14:textId="77777777" w:rsidR="000626FB" w:rsidRDefault="000626FB">
      <w:pPr>
        <w:spacing w:line="240" w:lineRule="auto"/>
      </w:pPr>
      <w:r>
        <w:separator/>
      </w:r>
    </w:p>
  </w:footnote>
  <w:footnote w:type="continuationSeparator" w:id="0">
    <w:p w14:paraId="6596C729" w14:textId="77777777" w:rsidR="000626FB" w:rsidRDefault="000626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88528879">
    <w:abstractNumId w:val="0"/>
  </w:num>
  <w:num w:numId="2" w16cid:durableId="4006354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r354.la">
    <w15:presenceInfo w15:providerId="None" w15:userId="lr354.la"/>
  </w15:person>
  <w15:person w15:author="Vaughn Shirey">
    <w15:presenceInfo w15:providerId="AD" w15:userId="S::vms55@georgetown.edu::10cb4a4f-7ebd-4b7a-ac99-df3936bf79c9"/>
  </w15:person>
  <w15:person w15:author="Leslie Ries">
    <w15:presenceInfo w15:providerId="AD" w15:userId="S::lr354@georgetown.edu::6bedb3a5-e563-439e-97de-55f7fbc82fe2"/>
  </w15:person>
  <w15:person w15:author="Vaughn Shirey [2]">
    <w15:presenceInfo w15:providerId="Windows Live" w15:userId="93ad70080c55e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108B2"/>
    <w:rsid w:val="00012098"/>
    <w:rsid w:val="000120DD"/>
    <w:rsid w:val="00021EE6"/>
    <w:rsid w:val="00023E3B"/>
    <w:rsid w:val="00024211"/>
    <w:rsid w:val="00031528"/>
    <w:rsid w:val="00031DEF"/>
    <w:rsid w:val="0003362B"/>
    <w:rsid w:val="000344B4"/>
    <w:rsid w:val="000364A6"/>
    <w:rsid w:val="00037DF5"/>
    <w:rsid w:val="00040386"/>
    <w:rsid w:val="00040418"/>
    <w:rsid w:val="00041054"/>
    <w:rsid w:val="00041130"/>
    <w:rsid w:val="000436DE"/>
    <w:rsid w:val="00046649"/>
    <w:rsid w:val="00047EB5"/>
    <w:rsid w:val="00050577"/>
    <w:rsid w:val="000514D9"/>
    <w:rsid w:val="000520CF"/>
    <w:rsid w:val="00052B3A"/>
    <w:rsid w:val="000537B2"/>
    <w:rsid w:val="00055D82"/>
    <w:rsid w:val="000626FB"/>
    <w:rsid w:val="000642BB"/>
    <w:rsid w:val="00066CA5"/>
    <w:rsid w:val="0006754C"/>
    <w:rsid w:val="00067F8E"/>
    <w:rsid w:val="00070A7A"/>
    <w:rsid w:val="00071336"/>
    <w:rsid w:val="00072CE9"/>
    <w:rsid w:val="00073BC4"/>
    <w:rsid w:val="000742B1"/>
    <w:rsid w:val="00075178"/>
    <w:rsid w:val="00077CBA"/>
    <w:rsid w:val="00083BA6"/>
    <w:rsid w:val="000849C8"/>
    <w:rsid w:val="00086474"/>
    <w:rsid w:val="00092E8B"/>
    <w:rsid w:val="00094245"/>
    <w:rsid w:val="000A032E"/>
    <w:rsid w:val="000A0D41"/>
    <w:rsid w:val="000A2FFD"/>
    <w:rsid w:val="000A36FD"/>
    <w:rsid w:val="000A5401"/>
    <w:rsid w:val="000A72AA"/>
    <w:rsid w:val="000A7B10"/>
    <w:rsid w:val="000B0711"/>
    <w:rsid w:val="000B1487"/>
    <w:rsid w:val="000B2E4F"/>
    <w:rsid w:val="000B35D0"/>
    <w:rsid w:val="000B5965"/>
    <w:rsid w:val="000B65A7"/>
    <w:rsid w:val="000C33C0"/>
    <w:rsid w:val="000C6A60"/>
    <w:rsid w:val="000D09F4"/>
    <w:rsid w:val="000D1A13"/>
    <w:rsid w:val="000D1E21"/>
    <w:rsid w:val="000D3171"/>
    <w:rsid w:val="000D4874"/>
    <w:rsid w:val="000D4A97"/>
    <w:rsid w:val="000D4E8B"/>
    <w:rsid w:val="000D6AD2"/>
    <w:rsid w:val="000D6F44"/>
    <w:rsid w:val="000D72AE"/>
    <w:rsid w:val="000D7CA5"/>
    <w:rsid w:val="000E096B"/>
    <w:rsid w:val="000E2005"/>
    <w:rsid w:val="000E4178"/>
    <w:rsid w:val="000E4EA8"/>
    <w:rsid w:val="000E6525"/>
    <w:rsid w:val="000E7202"/>
    <w:rsid w:val="000F30FE"/>
    <w:rsid w:val="000F4305"/>
    <w:rsid w:val="000F494B"/>
    <w:rsid w:val="000F4C76"/>
    <w:rsid w:val="00101B64"/>
    <w:rsid w:val="001031E6"/>
    <w:rsid w:val="00105A70"/>
    <w:rsid w:val="001062D8"/>
    <w:rsid w:val="001117B7"/>
    <w:rsid w:val="0011280E"/>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54B"/>
    <w:rsid w:val="001369A0"/>
    <w:rsid w:val="0013740B"/>
    <w:rsid w:val="0014032F"/>
    <w:rsid w:val="001405D2"/>
    <w:rsid w:val="00141CDD"/>
    <w:rsid w:val="00143731"/>
    <w:rsid w:val="00150823"/>
    <w:rsid w:val="0015403E"/>
    <w:rsid w:val="001555B5"/>
    <w:rsid w:val="001557AC"/>
    <w:rsid w:val="00156523"/>
    <w:rsid w:val="001601C8"/>
    <w:rsid w:val="00160F94"/>
    <w:rsid w:val="001612EA"/>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1D3F"/>
    <w:rsid w:val="001B37A3"/>
    <w:rsid w:val="001B78A9"/>
    <w:rsid w:val="001C33BA"/>
    <w:rsid w:val="001C4AE9"/>
    <w:rsid w:val="001C53A7"/>
    <w:rsid w:val="001D343C"/>
    <w:rsid w:val="001D4179"/>
    <w:rsid w:val="001D437C"/>
    <w:rsid w:val="001D4DD0"/>
    <w:rsid w:val="001D5356"/>
    <w:rsid w:val="001D53CD"/>
    <w:rsid w:val="001D555C"/>
    <w:rsid w:val="001E005F"/>
    <w:rsid w:val="001E022F"/>
    <w:rsid w:val="001E12C5"/>
    <w:rsid w:val="001E1C49"/>
    <w:rsid w:val="001E2EFC"/>
    <w:rsid w:val="001E59EC"/>
    <w:rsid w:val="001F2D3A"/>
    <w:rsid w:val="001F348F"/>
    <w:rsid w:val="001F4A63"/>
    <w:rsid w:val="001F75E5"/>
    <w:rsid w:val="00200047"/>
    <w:rsid w:val="00200995"/>
    <w:rsid w:val="00201053"/>
    <w:rsid w:val="00201292"/>
    <w:rsid w:val="00203F8B"/>
    <w:rsid w:val="00204BD6"/>
    <w:rsid w:val="00204ECA"/>
    <w:rsid w:val="002051ED"/>
    <w:rsid w:val="00205438"/>
    <w:rsid w:val="00205514"/>
    <w:rsid w:val="00207FFD"/>
    <w:rsid w:val="002105E7"/>
    <w:rsid w:val="00212E77"/>
    <w:rsid w:val="00213AB9"/>
    <w:rsid w:val="002156EB"/>
    <w:rsid w:val="00215B90"/>
    <w:rsid w:val="002164BF"/>
    <w:rsid w:val="00216CCA"/>
    <w:rsid w:val="0022098D"/>
    <w:rsid w:val="00220A78"/>
    <w:rsid w:val="002210C5"/>
    <w:rsid w:val="0022599C"/>
    <w:rsid w:val="00226332"/>
    <w:rsid w:val="00232CF6"/>
    <w:rsid w:val="00233816"/>
    <w:rsid w:val="00234D7E"/>
    <w:rsid w:val="00234E7F"/>
    <w:rsid w:val="00236FC5"/>
    <w:rsid w:val="00240990"/>
    <w:rsid w:val="00242223"/>
    <w:rsid w:val="00242716"/>
    <w:rsid w:val="00250CD8"/>
    <w:rsid w:val="00251D5C"/>
    <w:rsid w:val="00251EB8"/>
    <w:rsid w:val="00253049"/>
    <w:rsid w:val="002532EB"/>
    <w:rsid w:val="002532EC"/>
    <w:rsid w:val="00254990"/>
    <w:rsid w:val="0025538A"/>
    <w:rsid w:val="00256E23"/>
    <w:rsid w:val="002572DE"/>
    <w:rsid w:val="00261298"/>
    <w:rsid w:val="002631A9"/>
    <w:rsid w:val="00263984"/>
    <w:rsid w:val="00270EDE"/>
    <w:rsid w:val="0027271E"/>
    <w:rsid w:val="002746B5"/>
    <w:rsid w:val="00276C41"/>
    <w:rsid w:val="00277E80"/>
    <w:rsid w:val="002838B0"/>
    <w:rsid w:val="0028453A"/>
    <w:rsid w:val="00284D76"/>
    <w:rsid w:val="0029065E"/>
    <w:rsid w:val="00293991"/>
    <w:rsid w:val="00296FBC"/>
    <w:rsid w:val="002A14BB"/>
    <w:rsid w:val="002A2F18"/>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2A9"/>
    <w:rsid w:val="002E2780"/>
    <w:rsid w:val="002E4394"/>
    <w:rsid w:val="002E769B"/>
    <w:rsid w:val="002E7F6B"/>
    <w:rsid w:val="002F09DA"/>
    <w:rsid w:val="002F12AB"/>
    <w:rsid w:val="002F18DA"/>
    <w:rsid w:val="002F3478"/>
    <w:rsid w:val="002F39AA"/>
    <w:rsid w:val="002F56ED"/>
    <w:rsid w:val="002F77FB"/>
    <w:rsid w:val="0030287D"/>
    <w:rsid w:val="003032CE"/>
    <w:rsid w:val="003049F0"/>
    <w:rsid w:val="00313AA6"/>
    <w:rsid w:val="00313C02"/>
    <w:rsid w:val="00315100"/>
    <w:rsid w:val="0031624E"/>
    <w:rsid w:val="00320BD4"/>
    <w:rsid w:val="00320FE5"/>
    <w:rsid w:val="0032134C"/>
    <w:rsid w:val="00326738"/>
    <w:rsid w:val="003318D8"/>
    <w:rsid w:val="003327E5"/>
    <w:rsid w:val="003356D7"/>
    <w:rsid w:val="00335D0F"/>
    <w:rsid w:val="003360F9"/>
    <w:rsid w:val="0033613A"/>
    <w:rsid w:val="003411A8"/>
    <w:rsid w:val="00341DE7"/>
    <w:rsid w:val="0034462B"/>
    <w:rsid w:val="003455D3"/>
    <w:rsid w:val="00346896"/>
    <w:rsid w:val="003506C5"/>
    <w:rsid w:val="00350F05"/>
    <w:rsid w:val="003523B4"/>
    <w:rsid w:val="00353C64"/>
    <w:rsid w:val="00354414"/>
    <w:rsid w:val="00354BB6"/>
    <w:rsid w:val="00355C60"/>
    <w:rsid w:val="00356645"/>
    <w:rsid w:val="0035788C"/>
    <w:rsid w:val="00361993"/>
    <w:rsid w:val="0036326D"/>
    <w:rsid w:val="003646DF"/>
    <w:rsid w:val="00366CAC"/>
    <w:rsid w:val="00370164"/>
    <w:rsid w:val="00370980"/>
    <w:rsid w:val="00370C67"/>
    <w:rsid w:val="00370FC7"/>
    <w:rsid w:val="00375D84"/>
    <w:rsid w:val="0037732D"/>
    <w:rsid w:val="003777E9"/>
    <w:rsid w:val="00381089"/>
    <w:rsid w:val="00381C81"/>
    <w:rsid w:val="003858F3"/>
    <w:rsid w:val="003873E4"/>
    <w:rsid w:val="0039095D"/>
    <w:rsid w:val="00392596"/>
    <w:rsid w:val="003935EA"/>
    <w:rsid w:val="00394E3B"/>
    <w:rsid w:val="00395030"/>
    <w:rsid w:val="00395CB7"/>
    <w:rsid w:val="00396A16"/>
    <w:rsid w:val="00396D47"/>
    <w:rsid w:val="00397E33"/>
    <w:rsid w:val="003A22E9"/>
    <w:rsid w:val="003A2A42"/>
    <w:rsid w:val="003A4CBD"/>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C793A"/>
    <w:rsid w:val="003C7F5C"/>
    <w:rsid w:val="003D14FC"/>
    <w:rsid w:val="003D1595"/>
    <w:rsid w:val="003D2DC5"/>
    <w:rsid w:val="003D527C"/>
    <w:rsid w:val="003D6D31"/>
    <w:rsid w:val="003D7E4B"/>
    <w:rsid w:val="003E0311"/>
    <w:rsid w:val="003E5D66"/>
    <w:rsid w:val="003E6D60"/>
    <w:rsid w:val="003F06B8"/>
    <w:rsid w:val="003F5011"/>
    <w:rsid w:val="003F604C"/>
    <w:rsid w:val="003F6EB0"/>
    <w:rsid w:val="00400143"/>
    <w:rsid w:val="00400747"/>
    <w:rsid w:val="00400C33"/>
    <w:rsid w:val="0040641B"/>
    <w:rsid w:val="004064B5"/>
    <w:rsid w:val="00406ED1"/>
    <w:rsid w:val="00410A83"/>
    <w:rsid w:val="00410CEB"/>
    <w:rsid w:val="00411B64"/>
    <w:rsid w:val="00415866"/>
    <w:rsid w:val="004209D4"/>
    <w:rsid w:val="00420B36"/>
    <w:rsid w:val="00420BB4"/>
    <w:rsid w:val="00420FF7"/>
    <w:rsid w:val="00424701"/>
    <w:rsid w:val="00425AA9"/>
    <w:rsid w:val="00426FF6"/>
    <w:rsid w:val="004307D1"/>
    <w:rsid w:val="00441927"/>
    <w:rsid w:val="00443614"/>
    <w:rsid w:val="004437D8"/>
    <w:rsid w:val="0044477D"/>
    <w:rsid w:val="00445A02"/>
    <w:rsid w:val="004467EA"/>
    <w:rsid w:val="00447290"/>
    <w:rsid w:val="00456A5C"/>
    <w:rsid w:val="00461FF7"/>
    <w:rsid w:val="0046433D"/>
    <w:rsid w:val="00466854"/>
    <w:rsid w:val="0047010C"/>
    <w:rsid w:val="00470DF0"/>
    <w:rsid w:val="00470F46"/>
    <w:rsid w:val="00475560"/>
    <w:rsid w:val="0047770E"/>
    <w:rsid w:val="00480FA0"/>
    <w:rsid w:val="0048142D"/>
    <w:rsid w:val="0048547E"/>
    <w:rsid w:val="00485B0D"/>
    <w:rsid w:val="00486C75"/>
    <w:rsid w:val="00486F73"/>
    <w:rsid w:val="00490BB3"/>
    <w:rsid w:val="0049184D"/>
    <w:rsid w:val="004A019F"/>
    <w:rsid w:val="004A07C0"/>
    <w:rsid w:val="004A20A6"/>
    <w:rsid w:val="004A23FC"/>
    <w:rsid w:val="004A49C2"/>
    <w:rsid w:val="004A4DC4"/>
    <w:rsid w:val="004A6C92"/>
    <w:rsid w:val="004A71FA"/>
    <w:rsid w:val="004B00E8"/>
    <w:rsid w:val="004C33B1"/>
    <w:rsid w:val="004C3665"/>
    <w:rsid w:val="004C4192"/>
    <w:rsid w:val="004C41D3"/>
    <w:rsid w:val="004C5778"/>
    <w:rsid w:val="004C60D2"/>
    <w:rsid w:val="004C78F6"/>
    <w:rsid w:val="004C7943"/>
    <w:rsid w:val="004D024B"/>
    <w:rsid w:val="004D06F9"/>
    <w:rsid w:val="004D0E02"/>
    <w:rsid w:val="004D12A0"/>
    <w:rsid w:val="004D3F57"/>
    <w:rsid w:val="004D7965"/>
    <w:rsid w:val="004E356F"/>
    <w:rsid w:val="004E72D6"/>
    <w:rsid w:val="004F19D4"/>
    <w:rsid w:val="004F36AB"/>
    <w:rsid w:val="004F38A5"/>
    <w:rsid w:val="004F4E0F"/>
    <w:rsid w:val="004F788C"/>
    <w:rsid w:val="00500E3C"/>
    <w:rsid w:val="00500E88"/>
    <w:rsid w:val="0050123D"/>
    <w:rsid w:val="00503587"/>
    <w:rsid w:val="00510299"/>
    <w:rsid w:val="00510B50"/>
    <w:rsid w:val="00511E00"/>
    <w:rsid w:val="00513D01"/>
    <w:rsid w:val="00514BCF"/>
    <w:rsid w:val="005158B1"/>
    <w:rsid w:val="00516499"/>
    <w:rsid w:val="005221FA"/>
    <w:rsid w:val="0052407F"/>
    <w:rsid w:val="00525758"/>
    <w:rsid w:val="0053153F"/>
    <w:rsid w:val="005326A0"/>
    <w:rsid w:val="00532A08"/>
    <w:rsid w:val="00533530"/>
    <w:rsid w:val="00540F49"/>
    <w:rsid w:val="00541700"/>
    <w:rsid w:val="00541938"/>
    <w:rsid w:val="00542FAB"/>
    <w:rsid w:val="005444F8"/>
    <w:rsid w:val="00546ED0"/>
    <w:rsid w:val="0054782A"/>
    <w:rsid w:val="00552BE7"/>
    <w:rsid w:val="00555011"/>
    <w:rsid w:val="00555B5C"/>
    <w:rsid w:val="00560465"/>
    <w:rsid w:val="00561421"/>
    <w:rsid w:val="005632B0"/>
    <w:rsid w:val="00564368"/>
    <w:rsid w:val="00565D61"/>
    <w:rsid w:val="00565EEF"/>
    <w:rsid w:val="0056722A"/>
    <w:rsid w:val="00567531"/>
    <w:rsid w:val="00567BB8"/>
    <w:rsid w:val="00570435"/>
    <w:rsid w:val="005744FB"/>
    <w:rsid w:val="00574965"/>
    <w:rsid w:val="00574A79"/>
    <w:rsid w:val="0057528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97B7D"/>
    <w:rsid w:val="005A0BBF"/>
    <w:rsid w:val="005A4842"/>
    <w:rsid w:val="005A50BC"/>
    <w:rsid w:val="005A6F11"/>
    <w:rsid w:val="005A7474"/>
    <w:rsid w:val="005B0104"/>
    <w:rsid w:val="005B138B"/>
    <w:rsid w:val="005B4C0A"/>
    <w:rsid w:val="005B6F2E"/>
    <w:rsid w:val="005B7530"/>
    <w:rsid w:val="005C7B6B"/>
    <w:rsid w:val="005C7F4A"/>
    <w:rsid w:val="005D51C2"/>
    <w:rsid w:val="005E1136"/>
    <w:rsid w:val="005E1A27"/>
    <w:rsid w:val="005E1B0C"/>
    <w:rsid w:val="005E7C75"/>
    <w:rsid w:val="005F045E"/>
    <w:rsid w:val="005F09EE"/>
    <w:rsid w:val="005F0D9D"/>
    <w:rsid w:val="005F3715"/>
    <w:rsid w:val="006006B8"/>
    <w:rsid w:val="00602ADF"/>
    <w:rsid w:val="00603558"/>
    <w:rsid w:val="00605B7A"/>
    <w:rsid w:val="00610E84"/>
    <w:rsid w:val="006130C7"/>
    <w:rsid w:val="00620291"/>
    <w:rsid w:val="0062341A"/>
    <w:rsid w:val="00624612"/>
    <w:rsid w:val="00625849"/>
    <w:rsid w:val="00630A07"/>
    <w:rsid w:val="00632850"/>
    <w:rsid w:val="00633906"/>
    <w:rsid w:val="00633EE6"/>
    <w:rsid w:val="00637BA4"/>
    <w:rsid w:val="00641F34"/>
    <w:rsid w:val="0064238E"/>
    <w:rsid w:val="0064318B"/>
    <w:rsid w:val="00647BD1"/>
    <w:rsid w:val="00653D4E"/>
    <w:rsid w:val="006548CF"/>
    <w:rsid w:val="00656C23"/>
    <w:rsid w:val="00657D43"/>
    <w:rsid w:val="00660355"/>
    <w:rsid w:val="00661771"/>
    <w:rsid w:val="00664361"/>
    <w:rsid w:val="006649CC"/>
    <w:rsid w:val="006676DA"/>
    <w:rsid w:val="00671ED9"/>
    <w:rsid w:val="0067513C"/>
    <w:rsid w:val="00675ACB"/>
    <w:rsid w:val="00676BF0"/>
    <w:rsid w:val="006777EF"/>
    <w:rsid w:val="00681871"/>
    <w:rsid w:val="00683BE8"/>
    <w:rsid w:val="00691611"/>
    <w:rsid w:val="00691F58"/>
    <w:rsid w:val="00693B53"/>
    <w:rsid w:val="006961EB"/>
    <w:rsid w:val="00696B41"/>
    <w:rsid w:val="00696C84"/>
    <w:rsid w:val="006A5717"/>
    <w:rsid w:val="006A7B55"/>
    <w:rsid w:val="006B0312"/>
    <w:rsid w:val="006B06B5"/>
    <w:rsid w:val="006B2A89"/>
    <w:rsid w:val="006B37F9"/>
    <w:rsid w:val="006B629C"/>
    <w:rsid w:val="006B7D62"/>
    <w:rsid w:val="006C3E5C"/>
    <w:rsid w:val="006C5C39"/>
    <w:rsid w:val="006C5DF9"/>
    <w:rsid w:val="006C7852"/>
    <w:rsid w:val="006C7B44"/>
    <w:rsid w:val="006D01CF"/>
    <w:rsid w:val="006D0AC9"/>
    <w:rsid w:val="006D340F"/>
    <w:rsid w:val="006D4494"/>
    <w:rsid w:val="006D7FBF"/>
    <w:rsid w:val="006D7FDF"/>
    <w:rsid w:val="006E0304"/>
    <w:rsid w:val="006E2213"/>
    <w:rsid w:val="006E28D7"/>
    <w:rsid w:val="006E45C6"/>
    <w:rsid w:val="006E6361"/>
    <w:rsid w:val="006E77D0"/>
    <w:rsid w:val="006E7EE1"/>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16009"/>
    <w:rsid w:val="007178C4"/>
    <w:rsid w:val="007220AA"/>
    <w:rsid w:val="00722908"/>
    <w:rsid w:val="00722982"/>
    <w:rsid w:val="007233BE"/>
    <w:rsid w:val="00726C31"/>
    <w:rsid w:val="00727479"/>
    <w:rsid w:val="0073009C"/>
    <w:rsid w:val="0073142E"/>
    <w:rsid w:val="0073665C"/>
    <w:rsid w:val="00737773"/>
    <w:rsid w:val="0074430D"/>
    <w:rsid w:val="007459D3"/>
    <w:rsid w:val="0074680E"/>
    <w:rsid w:val="00747673"/>
    <w:rsid w:val="0075223C"/>
    <w:rsid w:val="00752698"/>
    <w:rsid w:val="007530AA"/>
    <w:rsid w:val="007544F5"/>
    <w:rsid w:val="00754682"/>
    <w:rsid w:val="00755067"/>
    <w:rsid w:val="00755664"/>
    <w:rsid w:val="00756CF2"/>
    <w:rsid w:val="00763603"/>
    <w:rsid w:val="007643D9"/>
    <w:rsid w:val="007657E2"/>
    <w:rsid w:val="00766CA8"/>
    <w:rsid w:val="00770476"/>
    <w:rsid w:val="00771298"/>
    <w:rsid w:val="00771A54"/>
    <w:rsid w:val="00773159"/>
    <w:rsid w:val="00776505"/>
    <w:rsid w:val="007773F7"/>
    <w:rsid w:val="0078159C"/>
    <w:rsid w:val="00781609"/>
    <w:rsid w:val="00781FDA"/>
    <w:rsid w:val="00782660"/>
    <w:rsid w:val="00783C7D"/>
    <w:rsid w:val="00785CB8"/>
    <w:rsid w:val="00785E05"/>
    <w:rsid w:val="00790413"/>
    <w:rsid w:val="00792165"/>
    <w:rsid w:val="00792717"/>
    <w:rsid w:val="00793DD5"/>
    <w:rsid w:val="0079570A"/>
    <w:rsid w:val="00797664"/>
    <w:rsid w:val="007977EC"/>
    <w:rsid w:val="007A0131"/>
    <w:rsid w:val="007A0BB5"/>
    <w:rsid w:val="007A6A19"/>
    <w:rsid w:val="007A6A20"/>
    <w:rsid w:val="007B07DE"/>
    <w:rsid w:val="007B1DD9"/>
    <w:rsid w:val="007B2B55"/>
    <w:rsid w:val="007B4136"/>
    <w:rsid w:val="007B70E9"/>
    <w:rsid w:val="007B72B7"/>
    <w:rsid w:val="007B7852"/>
    <w:rsid w:val="007C1B54"/>
    <w:rsid w:val="007C27B3"/>
    <w:rsid w:val="007C401C"/>
    <w:rsid w:val="007C60A8"/>
    <w:rsid w:val="007C6A59"/>
    <w:rsid w:val="007C6D83"/>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3B60"/>
    <w:rsid w:val="00804119"/>
    <w:rsid w:val="008058F9"/>
    <w:rsid w:val="00806E3A"/>
    <w:rsid w:val="00810EFE"/>
    <w:rsid w:val="00810F24"/>
    <w:rsid w:val="00812EAA"/>
    <w:rsid w:val="00815A74"/>
    <w:rsid w:val="00821568"/>
    <w:rsid w:val="00824666"/>
    <w:rsid w:val="00826B91"/>
    <w:rsid w:val="00826FF3"/>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55E8C"/>
    <w:rsid w:val="00863C69"/>
    <w:rsid w:val="00867A5D"/>
    <w:rsid w:val="00867D19"/>
    <w:rsid w:val="0087358F"/>
    <w:rsid w:val="008736DB"/>
    <w:rsid w:val="0087509B"/>
    <w:rsid w:val="00875EC7"/>
    <w:rsid w:val="00876492"/>
    <w:rsid w:val="008764DD"/>
    <w:rsid w:val="0088005C"/>
    <w:rsid w:val="0088098D"/>
    <w:rsid w:val="0088253C"/>
    <w:rsid w:val="0088256E"/>
    <w:rsid w:val="008829E7"/>
    <w:rsid w:val="008835BD"/>
    <w:rsid w:val="00883F23"/>
    <w:rsid w:val="00884E20"/>
    <w:rsid w:val="00892228"/>
    <w:rsid w:val="00893AFD"/>
    <w:rsid w:val="00894144"/>
    <w:rsid w:val="00894B5E"/>
    <w:rsid w:val="00896E46"/>
    <w:rsid w:val="00897E38"/>
    <w:rsid w:val="008A1294"/>
    <w:rsid w:val="008A4B3E"/>
    <w:rsid w:val="008A6748"/>
    <w:rsid w:val="008A70AA"/>
    <w:rsid w:val="008B02FE"/>
    <w:rsid w:val="008B2E31"/>
    <w:rsid w:val="008B5E44"/>
    <w:rsid w:val="008B72AB"/>
    <w:rsid w:val="008C15DC"/>
    <w:rsid w:val="008C3C08"/>
    <w:rsid w:val="008C6AA6"/>
    <w:rsid w:val="008C7D20"/>
    <w:rsid w:val="008C7D3B"/>
    <w:rsid w:val="008D144E"/>
    <w:rsid w:val="008D1E2E"/>
    <w:rsid w:val="008D2D67"/>
    <w:rsid w:val="008D41B5"/>
    <w:rsid w:val="008E0385"/>
    <w:rsid w:val="008E04E2"/>
    <w:rsid w:val="008E439F"/>
    <w:rsid w:val="008E44F2"/>
    <w:rsid w:val="008E6511"/>
    <w:rsid w:val="008F3DAD"/>
    <w:rsid w:val="00901008"/>
    <w:rsid w:val="0090508B"/>
    <w:rsid w:val="009062F1"/>
    <w:rsid w:val="00907726"/>
    <w:rsid w:val="00907E67"/>
    <w:rsid w:val="00915B9B"/>
    <w:rsid w:val="00922335"/>
    <w:rsid w:val="0092570D"/>
    <w:rsid w:val="0092737F"/>
    <w:rsid w:val="00927E26"/>
    <w:rsid w:val="00930B52"/>
    <w:rsid w:val="00930DF6"/>
    <w:rsid w:val="00931A6F"/>
    <w:rsid w:val="00932157"/>
    <w:rsid w:val="009322E0"/>
    <w:rsid w:val="00932436"/>
    <w:rsid w:val="009326DB"/>
    <w:rsid w:val="009352FA"/>
    <w:rsid w:val="009364A3"/>
    <w:rsid w:val="00937019"/>
    <w:rsid w:val="00937A19"/>
    <w:rsid w:val="00940E1C"/>
    <w:rsid w:val="009411D1"/>
    <w:rsid w:val="009428F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510A"/>
    <w:rsid w:val="009763C4"/>
    <w:rsid w:val="00976C5F"/>
    <w:rsid w:val="00980323"/>
    <w:rsid w:val="009822AF"/>
    <w:rsid w:val="009830EE"/>
    <w:rsid w:val="0098333A"/>
    <w:rsid w:val="00983979"/>
    <w:rsid w:val="009853EA"/>
    <w:rsid w:val="00986112"/>
    <w:rsid w:val="00986EBE"/>
    <w:rsid w:val="009879FD"/>
    <w:rsid w:val="00991804"/>
    <w:rsid w:val="00993CD3"/>
    <w:rsid w:val="009A0721"/>
    <w:rsid w:val="009A154A"/>
    <w:rsid w:val="009A1988"/>
    <w:rsid w:val="009A2E1A"/>
    <w:rsid w:val="009A32C1"/>
    <w:rsid w:val="009A7A06"/>
    <w:rsid w:val="009B1FB3"/>
    <w:rsid w:val="009B514E"/>
    <w:rsid w:val="009B538A"/>
    <w:rsid w:val="009C197A"/>
    <w:rsid w:val="009C3652"/>
    <w:rsid w:val="009C696E"/>
    <w:rsid w:val="009D4454"/>
    <w:rsid w:val="009D59DF"/>
    <w:rsid w:val="009D6023"/>
    <w:rsid w:val="009D626B"/>
    <w:rsid w:val="009D6D11"/>
    <w:rsid w:val="009D7BFC"/>
    <w:rsid w:val="009E044D"/>
    <w:rsid w:val="009E09B5"/>
    <w:rsid w:val="009E1DD8"/>
    <w:rsid w:val="009E2E6C"/>
    <w:rsid w:val="009E4E38"/>
    <w:rsid w:val="009E6F29"/>
    <w:rsid w:val="009F007F"/>
    <w:rsid w:val="009F083F"/>
    <w:rsid w:val="009F2D01"/>
    <w:rsid w:val="009F3786"/>
    <w:rsid w:val="009F4883"/>
    <w:rsid w:val="009F6300"/>
    <w:rsid w:val="00A01418"/>
    <w:rsid w:val="00A019DD"/>
    <w:rsid w:val="00A01F8E"/>
    <w:rsid w:val="00A03D69"/>
    <w:rsid w:val="00A061B8"/>
    <w:rsid w:val="00A06C63"/>
    <w:rsid w:val="00A1311B"/>
    <w:rsid w:val="00A14377"/>
    <w:rsid w:val="00A14E31"/>
    <w:rsid w:val="00A14ED4"/>
    <w:rsid w:val="00A16AE6"/>
    <w:rsid w:val="00A207DE"/>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61692"/>
    <w:rsid w:val="00A67248"/>
    <w:rsid w:val="00A70C44"/>
    <w:rsid w:val="00A7198F"/>
    <w:rsid w:val="00A71DCC"/>
    <w:rsid w:val="00A74996"/>
    <w:rsid w:val="00A7686D"/>
    <w:rsid w:val="00A8360C"/>
    <w:rsid w:val="00A84390"/>
    <w:rsid w:val="00A862E5"/>
    <w:rsid w:val="00A874F0"/>
    <w:rsid w:val="00A94FE6"/>
    <w:rsid w:val="00A95BE4"/>
    <w:rsid w:val="00AA0CF1"/>
    <w:rsid w:val="00AA1279"/>
    <w:rsid w:val="00AA3281"/>
    <w:rsid w:val="00AA33D5"/>
    <w:rsid w:val="00AA3A48"/>
    <w:rsid w:val="00AA3F49"/>
    <w:rsid w:val="00AA6238"/>
    <w:rsid w:val="00AA6392"/>
    <w:rsid w:val="00AA787D"/>
    <w:rsid w:val="00AB0551"/>
    <w:rsid w:val="00AB12CE"/>
    <w:rsid w:val="00AB5567"/>
    <w:rsid w:val="00AB641A"/>
    <w:rsid w:val="00AB6932"/>
    <w:rsid w:val="00AC1590"/>
    <w:rsid w:val="00AC162E"/>
    <w:rsid w:val="00AD25B0"/>
    <w:rsid w:val="00AD4173"/>
    <w:rsid w:val="00AD5BFB"/>
    <w:rsid w:val="00AE6A2D"/>
    <w:rsid w:val="00AF1026"/>
    <w:rsid w:val="00AF1BE5"/>
    <w:rsid w:val="00AF2910"/>
    <w:rsid w:val="00AF351A"/>
    <w:rsid w:val="00AF3B0A"/>
    <w:rsid w:val="00AF432C"/>
    <w:rsid w:val="00AF6560"/>
    <w:rsid w:val="00AF672A"/>
    <w:rsid w:val="00B002DE"/>
    <w:rsid w:val="00B00923"/>
    <w:rsid w:val="00B06437"/>
    <w:rsid w:val="00B06455"/>
    <w:rsid w:val="00B074E9"/>
    <w:rsid w:val="00B07828"/>
    <w:rsid w:val="00B11C0D"/>
    <w:rsid w:val="00B15EF5"/>
    <w:rsid w:val="00B1612F"/>
    <w:rsid w:val="00B21EA8"/>
    <w:rsid w:val="00B22746"/>
    <w:rsid w:val="00B22BBA"/>
    <w:rsid w:val="00B24F52"/>
    <w:rsid w:val="00B2519A"/>
    <w:rsid w:val="00B26BC5"/>
    <w:rsid w:val="00B3184B"/>
    <w:rsid w:val="00B33E1C"/>
    <w:rsid w:val="00B34650"/>
    <w:rsid w:val="00B35BA2"/>
    <w:rsid w:val="00B376E9"/>
    <w:rsid w:val="00B418BE"/>
    <w:rsid w:val="00B422AF"/>
    <w:rsid w:val="00B430E2"/>
    <w:rsid w:val="00B43EF5"/>
    <w:rsid w:val="00B446C8"/>
    <w:rsid w:val="00B46BA9"/>
    <w:rsid w:val="00B46E13"/>
    <w:rsid w:val="00B51C08"/>
    <w:rsid w:val="00B51F7E"/>
    <w:rsid w:val="00B52CDC"/>
    <w:rsid w:val="00B53DD3"/>
    <w:rsid w:val="00B57403"/>
    <w:rsid w:val="00B577F5"/>
    <w:rsid w:val="00B61710"/>
    <w:rsid w:val="00B6181D"/>
    <w:rsid w:val="00B65D2D"/>
    <w:rsid w:val="00B668AD"/>
    <w:rsid w:val="00B70974"/>
    <w:rsid w:val="00B70B0A"/>
    <w:rsid w:val="00B71B27"/>
    <w:rsid w:val="00B75D2F"/>
    <w:rsid w:val="00B8531E"/>
    <w:rsid w:val="00B85326"/>
    <w:rsid w:val="00B853C5"/>
    <w:rsid w:val="00B85993"/>
    <w:rsid w:val="00B85D12"/>
    <w:rsid w:val="00B86F94"/>
    <w:rsid w:val="00B90DB3"/>
    <w:rsid w:val="00B9315B"/>
    <w:rsid w:val="00B94340"/>
    <w:rsid w:val="00B953FF"/>
    <w:rsid w:val="00B9702F"/>
    <w:rsid w:val="00B97DFD"/>
    <w:rsid w:val="00BA2746"/>
    <w:rsid w:val="00BA34B8"/>
    <w:rsid w:val="00BA4F69"/>
    <w:rsid w:val="00BA6AFC"/>
    <w:rsid w:val="00BB11DE"/>
    <w:rsid w:val="00BB141E"/>
    <w:rsid w:val="00BB1526"/>
    <w:rsid w:val="00BB2B9F"/>
    <w:rsid w:val="00BB2CD6"/>
    <w:rsid w:val="00BB4B93"/>
    <w:rsid w:val="00BB5D85"/>
    <w:rsid w:val="00BB7B88"/>
    <w:rsid w:val="00BC1765"/>
    <w:rsid w:val="00BC2970"/>
    <w:rsid w:val="00BC448D"/>
    <w:rsid w:val="00BC51D1"/>
    <w:rsid w:val="00BD2664"/>
    <w:rsid w:val="00BD4EC0"/>
    <w:rsid w:val="00BD5094"/>
    <w:rsid w:val="00BD65D6"/>
    <w:rsid w:val="00BE2FB9"/>
    <w:rsid w:val="00BE335E"/>
    <w:rsid w:val="00BE57BD"/>
    <w:rsid w:val="00BE7B0E"/>
    <w:rsid w:val="00BF0477"/>
    <w:rsid w:val="00BF04FA"/>
    <w:rsid w:val="00BF4ED2"/>
    <w:rsid w:val="00C0130D"/>
    <w:rsid w:val="00C01F70"/>
    <w:rsid w:val="00C024CF"/>
    <w:rsid w:val="00C03C67"/>
    <w:rsid w:val="00C057B3"/>
    <w:rsid w:val="00C05D5D"/>
    <w:rsid w:val="00C06A29"/>
    <w:rsid w:val="00C077D8"/>
    <w:rsid w:val="00C11BB1"/>
    <w:rsid w:val="00C11BF7"/>
    <w:rsid w:val="00C128C4"/>
    <w:rsid w:val="00C16E6D"/>
    <w:rsid w:val="00C211C5"/>
    <w:rsid w:val="00C24AA6"/>
    <w:rsid w:val="00C3004A"/>
    <w:rsid w:val="00C309C9"/>
    <w:rsid w:val="00C34B36"/>
    <w:rsid w:val="00C405BF"/>
    <w:rsid w:val="00C41BD6"/>
    <w:rsid w:val="00C43D2B"/>
    <w:rsid w:val="00C45A63"/>
    <w:rsid w:val="00C47C40"/>
    <w:rsid w:val="00C52A73"/>
    <w:rsid w:val="00C53570"/>
    <w:rsid w:val="00C53F68"/>
    <w:rsid w:val="00C542BA"/>
    <w:rsid w:val="00C5494F"/>
    <w:rsid w:val="00C558AC"/>
    <w:rsid w:val="00C5590C"/>
    <w:rsid w:val="00C5725F"/>
    <w:rsid w:val="00C61CEC"/>
    <w:rsid w:val="00C6443A"/>
    <w:rsid w:val="00C71915"/>
    <w:rsid w:val="00C7208A"/>
    <w:rsid w:val="00C72BA2"/>
    <w:rsid w:val="00C74148"/>
    <w:rsid w:val="00C76A51"/>
    <w:rsid w:val="00C81392"/>
    <w:rsid w:val="00C81A2B"/>
    <w:rsid w:val="00C81A77"/>
    <w:rsid w:val="00C82F24"/>
    <w:rsid w:val="00C85C48"/>
    <w:rsid w:val="00C85EFC"/>
    <w:rsid w:val="00C864EB"/>
    <w:rsid w:val="00C86B3D"/>
    <w:rsid w:val="00C901FD"/>
    <w:rsid w:val="00C90C49"/>
    <w:rsid w:val="00C92C5E"/>
    <w:rsid w:val="00C97822"/>
    <w:rsid w:val="00C97899"/>
    <w:rsid w:val="00CA028F"/>
    <w:rsid w:val="00CA09EE"/>
    <w:rsid w:val="00CA0C65"/>
    <w:rsid w:val="00CA3AD5"/>
    <w:rsid w:val="00CA4B9C"/>
    <w:rsid w:val="00CA62B1"/>
    <w:rsid w:val="00CA6E95"/>
    <w:rsid w:val="00CA707A"/>
    <w:rsid w:val="00CB0D29"/>
    <w:rsid w:val="00CB1F03"/>
    <w:rsid w:val="00CB2DD8"/>
    <w:rsid w:val="00CB4560"/>
    <w:rsid w:val="00CB5787"/>
    <w:rsid w:val="00CB6E54"/>
    <w:rsid w:val="00CC20D8"/>
    <w:rsid w:val="00CC6C4E"/>
    <w:rsid w:val="00CD31DD"/>
    <w:rsid w:val="00CD50F4"/>
    <w:rsid w:val="00CD6074"/>
    <w:rsid w:val="00CD6CBC"/>
    <w:rsid w:val="00CD6E33"/>
    <w:rsid w:val="00CD7462"/>
    <w:rsid w:val="00CE14FD"/>
    <w:rsid w:val="00CE3951"/>
    <w:rsid w:val="00CE3D27"/>
    <w:rsid w:val="00CE57A9"/>
    <w:rsid w:val="00CE5E5C"/>
    <w:rsid w:val="00CF21E3"/>
    <w:rsid w:val="00CF47A4"/>
    <w:rsid w:val="00CF5DA8"/>
    <w:rsid w:val="00CF60BC"/>
    <w:rsid w:val="00CF7784"/>
    <w:rsid w:val="00D029F4"/>
    <w:rsid w:val="00D05D2B"/>
    <w:rsid w:val="00D1010E"/>
    <w:rsid w:val="00D1245D"/>
    <w:rsid w:val="00D126F5"/>
    <w:rsid w:val="00D15CFB"/>
    <w:rsid w:val="00D203BA"/>
    <w:rsid w:val="00D21484"/>
    <w:rsid w:val="00D22A36"/>
    <w:rsid w:val="00D22A5C"/>
    <w:rsid w:val="00D23A24"/>
    <w:rsid w:val="00D24C01"/>
    <w:rsid w:val="00D3063F"/>
    <w:rsid w:val="00D30812"/>
    <w:rsid w:val="00D33FEF"/>
    <w:rsid w:val="00D35212"/>
    <w:rsid w:val="00D36481"/>
    <w:rsid w:val="00D376A2"/>
    <w:rsid w:val="00D406C4"/>
    <w:rsid w:val="00D41819"/>
    <w:rsid w:val="00D429DE"/>
    <w:rsid w:val="00D465C0"/>
    <w:rsid w:val="00D4778E"/>
    <w:rsid w:val="00D50474"/>
    <w:rsid w:val="00D52658"/>
    <w:rsid w:val="00D52C29"/>
    <w:rsid w:val="00D54089"/>
    <w:rsid w:val="00D54A05"/>
    <w:rsid w:val="00D571D4"/>
    <w:rsid w:val="00D6038E"/>
    <w:rsid w:val="00D60C9B"/>
    <w:rsid w:val="00D60E15"/>
    <w:rsid w:val="00D659B6"/>
    <w:rsid w:val="00D66115"/>
    <w:rsid w:val="00D66E17"/>
    <w:rsid w:val="00D73D14"/>
    <w:rsid w:val="00D73F62"/>
    <w:rsid w:val="00D74D72"/>
    <w:rsid w:val="00D75C01"/>
    <w:rsid w:val="00D76F93"/>
    <w:rsid w:val="00D811E2"/>
    <w:rsid w:val="00D837E2"/>
    <w:rsid w:val="00D84F07"/>
    <w:rsid w:val="00D850BD"/>
    <w:rsid w:val="00D87C27"/>
    <w:rsid w:val="00D903A8"/>
    <w:rsid w:val="00D92AB0"/>
    <w:rsid w:val="00D9311B"/>
    <w:rsid w:val="00D93915"/>
    <w:rsid w:val="00D93E01"/>
    <w:rsid w:val="00D94081"/>
    <w:rsid w:val="00D94126"/>
    <w:rsid w:val="00D94E02"/>
    <w:rsid w:val="00D962B7"/>
    <w:rsid w:val="00D974C6"/>
    <w:rsid w:val="00DA1803"/>
    <w:rsid w:val="00DA2E83"/>
    <w:rsid w:val="00DA4BAF"/>
    <w:rsid w:val="00DB1F85"/>
    <w:rsid w:val="00DB28C2"/>
    <w:rsid w:val="00DB369A"/>
    <w:rsid w:val="00DB4FAC"/>
    <w:rsid w:val="00DB5676"/>
    <w:rsid w:val="00DC1A6B"/>
    <w:rsid w:val="00DC2969"/>
    <w:rsid w:val="00DD1E02"/>
    <w:rsid w:val="00DD2ABE"/>
    <w:rsid w:val="00DD3B5F"/>
    <w:rsid w:val="00DE1005"/>
    <w:rsid w:val="00DE1986"/>
    <w:rsid w:val="00DE79BF"/>
    <w:rsid w:val="00DF1B26"/>
    <w:rsid w:val="00DF2B27"/>
    <w:rsid w:val="00DF427B"/>
    <w:rsid w:val="00DF6585"/>
    <w:rsid w:val="00DF6FD5"/>
    <w:rsid w:val="00E02E15"/>
    <w:rsid w:val="00E04291"/>
    <w:rsid w:val="00E177F2"/>
    <w:rsid w:val="00E23705"/>
    <w:rsid w:val="00E24417"/>
    <w:rsid w:val="00E24662"/>
    <w:rsid w:val="00E24CE0"/>
    <w:rsid w:val="00E253CE"/>
    <w:rsid w:val="00E25C0F"/>
    <w:rsid w:val="00E308C4"/>
    <w:rsid w:val="00E31D52"/>
    <w:rsid w:val="00E32362"/>
    <w:rsid w:val="00E33C0C"/>
    <w:rsid w:val="00E345FD"/>
    <w:rsid w:val="00E34635"/>
    <w:rsid w:val="00E36F5F"/>
    <w:rsid w:val="00E4058E"/>
    <w:rsid w:val="00E422D4"/>
    <w:rsid w:val="00E4343E"/>
    <w:rsid w:val="00E43679"/>
    <w:rsid w:val="00E46CD2"/>
    <w:rsid w:val="00E473B6"/>
    <w:rsid w:val="00E474BA"/>
    <w:rsid w:val="00E4793C"/>
    <w:rsid w:val="00E50956"/>
    <w:rsid w:val="00E52BD3"/>
    <w:rsid w:val="00E5426A"/>
    <w:rsid w:val="00E5513C"/>
    <w:rsid w:val="00E554A8"/>
    <w:rsid w:val="00E5799C"/>
    <w:rsid w:val="00E6614F"/>
    <w:rsid w:val="00E67D6C"/>
    <w:rsid w:val="00E70B09"/>
    <w:rsid w:val="00E70DD5"/>
    <w:rsid w:val="00E72B62"/>
    <w:rsid w:val="00E733B8"/>
    <w:rsid w:val="00E737C0"/>
    <w:rsid w:val="00E7593D"/>
    <w:rsid w:val="00E76A82"/>
    <w:rsid w:val="00E77170"/>
    <w:rsid w:val="00E832A7"/>
    <w:rsid w:val="00E83BFC"/>
    <w:rsid w:val="00E84388"/>
    <w:rsid w:val="00E872C6"/>
    <w:rsid w:val="00E90DB6"/>
    <w:rsid w:val="00E92295"/>
    <w:rsid w:val="00E92846"/>
    <w:rsid w:val="00E941E7"/>
    <w:rsid w:val="00E97AA4"/>
    <w:rsid w:val="00EA08AA"/>
    <w:rsid w:val="00EA0E37"/>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613C"/>
    <w:rsid w:val="00EC61A4"/>
    <w:rsid w:val="00ED032E"/>
    <w:rsid w:val="00ED1F0D"/>
    <w:rsid w:val="00ED2827"/>
    <w:rsid w:val="00ED435D"/>
    <w:rsid w:val="00ED5AF9"/>
    <w:rsid w:val="00EE13EA"/>
    <w:rsid w:val="00EE17F7"/>
    <w:rsid w:val="00EE2614"/>
    <w:rsid w:val="00EE4477"/>
    <w:rsid w:val="00EE75BE"/>
    <w:rsid w:val="00EF7F4D"/>
    <w:rsid w:val="00F017D5"/>
    <w:rsid w:val="00F04879"/>
    <w:rsid w:val="00F07B7F"/>
    <w:rsid w:val="00F14666"/>
    <w:rsid w:val="00F170B3"/>
    <w:rsid w:val="00F207BF"/>
    <w:rsid w:val="00F21671"/>
    <w:rsid w:val="00F228C3"/>
    <w:rsid w:val="00F27A71"/>
    <w:rsid w:val="00F336F9"/>
    <w:rsid w:val="00F4001C"/>
    <w:rsid w:val="00F509C0"/>
    <w:rsid w:val="00F51CF4"/>
    <w:rsid w:val="00F55287"/>
    <w:rsid w:val="00F55619"/>
    <w:rsid w:val="00F6009A"/>
    <w:rsid w:val="00F60943"/>
    <w:rsid w:val="00F62418"/>
    <w:rsid w:val="00F6317F"/>
    <w:rsid w:val="00F65AB0"/>
    <w:rsid w:val="00F662A1"/>
    <w:rsid w:val="00F6643C"/>
    <w:rsid w:val="00F70FEA"/>
    <w:rsid w:val="00F722B4"/>
    <w:rsid w:val="00F75A9E"/>
    <w:rsid w:val="00F803B3"/>
    <w:rsid w:val="00F80DB7"/>
    <w:rsid w:val="00F81350"/>
    <w:rsid w:val="00F820A5"/>
    <w:rsid w:val="00F83A6D"/>
    <w:rsid w:val="00F84B2F"/>
    <w:rsid w:val="00F858BA"/>
    <w:rsid w:val="00F864EB"/>
    <w:rsid w:val="00F922CE"/>
    <w:rsid w:val="00F92D71"/>
    <w:rsid w:val="00F95E0D"/>
    <w:rsid w:val="00FA0197"/>
    <w:rsid w:val="00FA09D1"/>
    <w:rsid w:val="00FA0FAD"/>
    <w:rsid w:val="00FA45F7"/>
    <w:rsid w:val="00FA49F2"/>
    <w:rsid w:val="00FB03B6"/>
    <w:rsid w:val="00FB3189"/>
    <w:rsid w:val="00FB650E"/>
    <w:rsid w:val="00FC1431"/>
    <w:rsid w:val="00FC425A"/>
    <w:rsid w:val="00FC4E52"/>
    <w:rsid w:val="00FC4F2C"/>
    <w:rsid w:val="00FC5263"/>
    <w:rsid w:val="00FC6AA6"/>
    <w:rsid w:val="00FD3AE2"/>
    <w:rsid w:val="00FD471A"/>
    <w:rsid w:val="00FD70E2"/>
    <w:rsid w:val="00FE06FC"/>
    <w:rsid w:val="00FE0AC3"/>
    <w:rsid w:val="00FE0D18"/>
    <w:rsid w:val="00FE23DF"/>
    <w:rsid w:val="00FE2F9E"/>
    <w:rsid w:val="00FE49D0"/>
    <w:rsid w:val="00FE5103"/>
    <w:rsid w:val="00FE5245"/>
    <w:rsid w:val="00FE5C0D"/>
    <w:rsid w:val="00FE6FFD"/>
    <w:rsid w:val="00FF0798"/>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customStyle="1" w:styleId="UnresolvedMention1">
    <w:name w:val="Unresolved Mention1"/>
    <w:basedOn w:val="DefaultParagraphFont"/>
    <w:uiPriority w:val="99"/>
    <w:semiHidden/>
    <w:unhideWhenUsed/>
    <w:rsid w:val="00FC425A"/>
    <w:rPr>
      <w:color w:val="605E5C"/>
      <w:shd w:val="clear" w:color="auto" w:fill="E1DFDD"/>
    </w:rPr>
  </w:style>
  <w:style w:type="paragraph" w:styleId="BalloonText">
    <w:name w:val="Balloon Text"/>
    <w:basedOn w:val="Normal"/>
    <w:link w:val="BalloonTextChar"/>
    <w:uiPriority w:val="99"/>
    <w:semiHidden/>
    <w:unhideWhenUsed/>
    <w:rsid w:val="00341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8BW3yT" TargetMode="External"/><Relationship Id="rId18" Type="http://schemas.openxmlformats.org/officeDocument/2006/relationships/hyperlink" Target="https://www.zotero.org/google-docs/?rehxdY" TargetMode="External"/><Relationship Id="rId26" Type="http://schemas.openxmlformats.org/officeDocument/2006/relationships/hyperlink" Target="https://www.codecogs.com/eqnedit.php?latex=s" TargetMode="External"/><Relationship Id="rId39" Type="http://schemas.openxmlformats.org/officeDocument/2006/relationships/hyperlink" Target="https://www.codecogs.com/eqnedit.php?latex=%5Cbeta_1" TargetMode="External"/><Relationship Id="rId21" Type="http://schemas.openxmlformats.org/officeDocument/2006/relationships/hyperlink" Target="https://www.zotero.org/google-docs/?o92OvI" TargetMode="External"/><Relationship Id="rId34" Type="http://schemas.openxmlformats.org/officeDocument/2006/relationships/hyperlink" Target="https://www.codecogs.com/eqnedit.php?latex=t" TargetMode="External"/><Relationship Id="rId42" Type="http://schemas.openxmlformats.org/officeDocument/2006/relationships/hyperlink" Target="https://www.zotero.org/google-docs/?yxXGRK" TargetMode="External"/><Relationship Id="rId47" Type="http://schemas.openxmlformats.org/officeDocument/2006/relationships/footer" Target="footer1.xml"/><Relationship Id="rId50" Type="http://schemas.openxmlformats.org/officeDocument/2006/relationships/image" Target="media/image4.png"/><Relationship Id="rId55" Type="http://schemas.openxmlformats.org/officeDocument/2006/relationships/image" Target="media/image9.png"/><Relationship Id="rId7" Type="http://schemas.openxmlformats.org/officeDocument/2006/relationships/hyperlink" Target="mailto:dssikes@alaska.edu" TargetMode="External"/><Relationship Id="rId2" Type="http://schemas.openxmlformats.org/officeDocument/2006/relationships/styles" Target="styles.xml"/><Relationship Id="rId16" Type="http://schemas.openxmlformats.org/officeDocument/2006/relationships/hyperlink" Target="https://www.zotero.org/google-docs/?CUS0Ah" TargetMode="External"/><Relationship Id="rId29" Type="http://schemas.openxmlformats.org/officeDocument/2006/relationships/image" Target="media/image1.png"/><Relationship Id="rId11" Type="http://schemas.microsoft.com/office/2016/09/relationships/commentsIds" Target="commentsIds.xml"/><Relationship Id="rId24"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32" Type="http://schemas.openxmlformats.org/officeDocument/2006/relationships/hyperlink" Target="https://www.codecogs.com/eqnedit.php?latex=p_%7Bk%2Ct%2Cs%7D%5C%20%5Csim%20%5Calpha_1%2B%5Calpha_s%5C%20%2B%5C%20%5Calpha_%7Bk%2Ct%7D%2B%5Cbeta_1%5Ctimes%5C%20Occupancy%20Interval" TargetMode="External"/><Relationship Id="rId37" Type="http://schemas.openxmlformats.org/officeDocument/2006/relationships/hyperlink" Target="https://www.codecogs.com/eqnedit.php?latex=%5Calpha_s" TargetMode="External"/><Relationship Id="rId40" Type="http://schemas.openxmlformats.org/officeDocument/2006/relationships/hyperlink" Target="https://www.codecogs.com/eqnedit.php?latex=%7B%5CPsi%7D_%7Bk%2Ct%2Cs%7D" TargetMode="External"/><Relationship Id="rId45" Type="http://schemas.openxmlformats.org/officeDocument/2006/relationships/hyperlink" Target="https://github.com/vmshirey/HighLatitudeNorthAmericanButterflyOccupancy" TargetMode="External"/><Relationship Id="rId53" Type="http://schemas.openxmlformats.org/officeDocument/2006/relationships/image" Target="media/image7.png"/><Relationship Id="rId58" Type="http://schemas.openxmlformats.org/officeDocument/2006/relationships/image" Target="media/image12.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hyperlink" Target="https://www.zotero.org/google-docs/?W6vKAG" TargetMode="External"/><Relationship Id="rId14" Type="http://schemas.openxmlformats.org/officeDocument/2006/relationships/hyperlink" Target="https://www.zotero.org/google-docs/?vZFL5N" TargetMode="External"/><Relationship Id="rId22" Type="http://schemas.openxmlformats.org/officeDocument/2006/relationships/hyperlink" Target="https://www.zotero.org/google-docs/?3FiXQa" TargetMode="External"/><Relationship Id="rId27" Type="http://schemas.openxmlformats.org/officeDocument/2006/relationships/hyperlink" Target="https://www.codecogs.com/eqnedit.php?latex=k" TargetMode="External"/><Relationship Id="rId30" Type="http://schemas.openxmlformats.org/officeDocument/2006/relationships/hyperlink" Target="https://www.codecogs.com/eqnedit.php?latex=%5Cbeta_2" TargetMode="External"/><Relationship Id="rId35" Type="http://schemas.openxmlformats.org/officeDocument/2006/relationships/hyperlink" Target="https://www.codecogs.com/eqnedit.php?latex=k" TargetMode="External"/><Relationship Id="rId43" Type="http://schemas.openxmlformats.org/officeDocument/2006/relationships/hyperlink" Target="https://www.codecogs.com/eqnedit.php?latex=%5Clambda" TargetMode="External"/><Relationship Id="rId48" Type="http://schemas.openxmlformats.org/officeDocument/2006/relationships/footer" Target="footer2.xml"/><Relationship Id="rId56" Type="http://schemas.openxmlformats.org/officeDocument/2006/relationships/image" Target="media/image10.png"/><Relationship Id="rId8" Type="http://schemas.openxmlformats.org/officeDocument/2006/relationships/hyperlink" Target="mailto:tth@ecos.au.dk" TargetMode="External"/><Relationship Id="rId51" Type="http://schemas.openxmlformats.org/officeDocument/2006/relationships/image" Target="media/image5.pn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www.zotero.org/google-docs/?xUfTMQ" TargetMode="External"/><Relationship Id="rId25" Type="http://schemas.openxmlformats.org/officeDocument/2006/relationships/hyperlink" Target="https://www.codecogs.com/eqnedit.php?latex=%7B%5CPsi%7D_%7Bk%2Ct%2Cs%7D" TargetMode="External"/><Relationship Id="rId33" Type="http://schemas.openxmlformats.org/officeDocument/2006/relationships/hyperlink" Target="https://www.codecogs.com/eqnedit.php?latex=s" TargetMode="External"/><Relationship Id="rId38" Type="http://schemas.openxmlformats.org/officeDocument/2006/relationships/hyperlink" Target="https://www.codecogs.com/eqnedit.php?latex=%5Calpha_%7Bk%2Ct%7D" TargetMode="External"/><Relationship Id="rId46" Type="http://schemas.openxmlformats.org/officeDocument/2006/relationships/hyperlink" Target="https://github.com/vmshirey/HighLatitudeNorthAmericanButterflyOccupancy" TargetMode="External"/><Relationship Id="rId59" Type="http://schemas.openxmlformats.org/officeDocument/2006/relationships/image" Target="media/image13.png"/><Relationship Id="rId20" Type="http://schemas.openxmlformats.org/officeDocument/2006/relationships/hyperlink" Target="https://www.zotero.org/google-docs/?hTjK9U" TargetMode="External"/><Relationship Id="rId41" Type="http://schemas.openxmlformats.org/officeDocument/2006/relationships/hyperlink" Target="https://www.codecogs.com/eqnedit.php?latex=p_%7Bk%2Ct%2Cs%7D" TargetMode="External"/><Relationship Id="rId54" Type="http://schemas.openxmlformats.org/officeDocument/2006/relationships/image" Target="media/image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9tXWmg" TargetMode="External"/><Relationship Id="rId23" Type="http://schemas.openxmlformats.org/officeDocument/2006/relationships/hyperlink" Target="https://www.zotero.org/google-docs/?CfE187" TargetMode="External"/><Relationship Id="rId28" Type="http://schemas.openxmlformats.org/officeDocument/2006/relationships/hyperlink" Target="https://www.codecogs.com/eqnedit.php?latex=t"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3.png"/><Relationship Id="rId57" Type="http://schemas.openxmlformats.org/officeDocument/2006/relationships/image" Target="media/image11.png"/><Relationship Id="rId10" Type="http://schemas.microsoft.com/office/2011/relationships/commentsExtended" Target="commentsExtended.xml"/><Relationship Id="rId31" Type="http://schemas.openxmlformats.org/officeDocument/2006/relationships/hyperlink" Target="https://www.codecogs.com/eqnedit.php?latex=%5Cbeta_%7Bsp2%7D"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54</Pages>
  <Words>35893</Words>
  <Characters>206749</Characters>
  <Application>Microsoft Office Word</Application>
  <DocSecurity>0</DocSecurity>
  <Lines>3828</Lines>
  <Paragraphs>1177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22</cp:revision>
  <dcterms:created xsi:type="dcterms:W3CDTF">2023-04-04T02:49:00Z</dcterms:created>
  <dcterms:modified xsi:type="dcterms:W3CDTF">2023-04-10T23:23:00Z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