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D5A4D" w14:textId="05907F32"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w:t>
      </w:r>
      <w:r w:rsidR="00E4343E" w:rsidRPr="00703517">
        <w:rPr>
          <w:rFonts w:ascii="Times New Roman" w:hAnsi="Times New Roman" w:cs="Times New Roman"/>
          <w:b/>
          <w:sz w:val="24"/>
          <w:szCs w:val="24"/>
        </w:rPr>
        <w:t>CONTRIBUTE</w:t>
      </w:r>
      <w:r w:rsidR="00E4343E">
        <w:rPr>
          <w:rFonts w:ascii="Times New Roman" w:hAnsi="Times New Roman" w:cs="Times New Roman"/>
          <w:b/>
          <w:sz w:val="24"/>
          <w:szCs w:val="24"/>
        </w:rPr>
        <w:t xml:space="preserve"> </w:t>
      </w:r>
      <w:del w:id="0" w:author="Vaughn Shirey" w:date="2023-09-18T10:19:00Z">
        <w:r w:rsidR="00E4343E" w:rsidRPr="00703517" w:rsidDel="00322982">
          <w:rPr>
            <w:rFonts w:ascii="Times New Roman" w:hAnsi="Times New Roman" w:cs="Times New Roman"/>
            <w:b/>
            <w:sz w:val="24"/>
            <w:szCs w:val="24"/>
          </w:rPr>
          <w:delText>TO</w:delText>
        </w:r>
        <w:r w:rsidRPr="00703517" w:rsidDel="00322982">
          <w:rPr>
            <w:rFonts w:ascii="Times New Roman" w:hAnsi="Times New Roman" w:cs="Times New Roman"/>
            <w:b/>
            <w:sz w:val="24"/>
            <w:szCs w:val="24"/>
          </w:rPr>
          <w:delText xml:space="preserve"> 50 YEARS OF SHIFTING ARCTIC AND BOREAL BUTTERFLY COMMUNITIES</w:delText>
        </w:r>
        <w:r w:rsidDel="00322982">
          <w:rPr>
            <w:rFonts w:ascii="Times New Roman" w:hAnsi="Times New Roman" w:cs="Times New Roman"/>
            <w:b/>
            <w:sz w:val="24"/>
            <w:szCs w:val="24"/>
          </w:rPr>
          <w:delText xml:space="preserve"> IN NORTH AMERICA</w:delText>
        </w:r>
      </w:del>
      <w:ins w:id="1" w:author="Vaughn Shirey" w:date="2023-09-18T10:19:00Z">
        <w:r w:rsidR="00322982">
          <w:rPr>
            <w:rFonts w:ascii="Times New Roman" w:hAnsi="Times New Roman" w:cs="Times New Roman"/>
            <w:b/>
            <w:sz w:val="24"/>
            <w:szCs w:val="24"/>
          </w:rPr>
          <w:t xml:space="preserve">TO 50 YEARS OF </w:t>
        </w:r>
      </w:ins>
      <w:ins w:id="2" w:author="Vaughn Shirey" w:date="2023-09-18T10:20:00Z">
        <w:r w:rsidR="006C158C">
          <w:rPr>
            <w:rFonts w:ascii="Times New Roman" w:hAnsi="Times New Roman" w:cs="Times New Roman"/>
            <w:b/>
            <w:sz w:val="24"/>
            <w:szCs w:val="24"/>
          </w:rPr>
          <w:t xml:space="preserve">OCCUPANCY </w:t>
        </w:r>
      </w:ins>
      <w:ins w:id="3" w:author="Vaughn Shirey" w:date="2023-09-18T10:19:00Z">
        <w:r w:rsidR="00322982">
          <w:rPr>
            <w:rFonts w:ascii="Times New Roman" w:hAnsi="Times New Roman" w:cs="Times New Roman"/>
            <w:b/>
            <w:sz w:val="24"/>
            <w:szCs w:val="24"/>
          </w:rPr>
          <w:t>DECLINE AMONG NORTH AMERICA’S ARCTIC AND BOREAL BUTTERFLIES</w:t>
        </w:r>
      </w:ins>
    </w:p>
    <w:p w14:paraId="195E2EFE" w14:textId="74FF7745"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ins w:id="4" w:author="Vaughn Shirey" w:date="2023-08-25T10:44:00Z">
        <w:r w:rsidR="00ED33D5">
          <w:rPr>
            <w:rFonts w:ascii="Times New Roman" w:hAnsi="Times New Roman" w:cs="Times New Roman"/>
            <w:sz w:val="24"/>
            <w:szCs w:val="24"/>
            <w:vertAlign w:val="superscript"/>
          </w:rPr>
          <w:t>,2</w:t>
        </w:r>
      </w:ins>
      <w:r w:rsidR="00A61692">
        <w:rPr>
          <w:rFonts w:ascii="Times New Roman" w:hAnsi="Times New Roman" w:cs="Times New Roman"/>
          <w:sz w:val="24"/>
          <w:szCs w:val="24"/>
          <w:vertAlign w:val="superscript"/>
        </w:rPr>
        <w:t>*</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ins w:id="5" w:author="Vaughn Shirey" w:date="2023-08-25T10:44:00Z">
        <w:r w:rsidR="00ED33D5">
          <w:rPr>
            <w:rFonts w:ascii="Times New Roman" w:hAnsi="Times New Roman" w:cs="Times New Roman"/>
            <w:sz w:val="24"/>
            <w:szCs w:val="24"/>
            <w:vertAlign w:val="superscript"/>
          </w:rPr>
          <w:t>3</w:t>
        </w:r>
      </w:ins>
      <w:del w:id="6" w:author="Vaughn Shirey" w:date="2023-08-25T10:44:00Z">
        <w:r w:rsidR="009D6D11" w:rsidRPr="00703517" w:rsidDel="00ED33D5">
          <w:rPr>
            <w:rFonts w:ascii="Times New Roman" w:hAnsi="Times New Roman" w:cs="Times New Roman"/>
            <w:sz w:val="24"/>
            <w:szCs w:val="24"/>
            <w:vertAlign w:val="superscript"/>
          </w:rPr>
          <w:delText>2</w:delText>
        </w:r>
      </w:del>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Default="00341DE7">
      <w:pPr>
        <w:spacing w:line="240" w:lineRule="auto"/>
        <w:jc w:val="both"/>
        <w:rPr>
          <w:ins w:id="7" w:author="Vaughn Shirey" w:date="2023-08-25T10:44:00Z"/>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1901A645" w14:textId="333B7FC7" w:rsidR="00ED33D5" w:rsidRPr="00BA2746" w:rsidRDefault="00ED33D5">
      <w:pPr>
        <w:spacing w:line="240" w:lineRule="auto"/>
        <w:jc w:val="both"/>
        <w:rPr>
          <w:rFonts w:ascii="Times New Roman" w:hAnsi="Times New Roman" w:cs="Times New Roman"/>
          <w:sz w:val="24"/>
          <w:szCs w:val="24"/>
          <w:vertAlign w:val="superscript"/>
        </w:rPr>
      </w:pPr>
      <w:ins w:id="8" w:author="Vaughn Shirey" w:date="2023-08-25T10:44:00Z">
        <w:r>
          <w:rPr>
            <w:rFonts w:ascii="Times New Roman" w:hAnsi="Times New Roman" w:cs="Times New Roman"/>
            <w:sz w:val="24"/>
            <w:szCs w:val="24"/>
            <w:vertAlign w:val="superscript"/>
          </w:rPr>
          <w:t>3 Marine and Environmental Biology Section, Department of Biological Sciences, University of Southern California; Los Angeles, CA; United States of America</w:t>
        </w:r>
      </w:ins>
    </w:p>
    <w:p w14:paraId="4BCEF721" w14:textId="72BE82C4" w:rsidR="00A061B8" w:rsidRPr="00BA2746" w:rsidRDefault="00ED33D5">
      <w:pPr>
        <w:spacing w:line="240" w:lineRule="auto"/>
        <w:jc w:val="both"/>
        <w:rPr>
          <w:rFonts w:ascii="Times New Roman" w:hAnsi="Times New Roman" w:cs="Times New Roman"/>
          <w:sz w:val="24"/>
          <w:szCs w:val="24"/>
          <w:vertAlign w:val="superscript"/>
        </w:rPr>
      </w:pPr>
      <w:ins w:id="9" w:author="Vaughn Shirey" w:date="2023-08-25T10:44:00Z">
        <w:r>
          <w:rPr>
            <w:rFonts w:ascii="Times New Roman" w:hAnsi="Times New Roman" w:cs="Times New Roman"/>
            <w:sz w:val="24"/>
            <w:szCs w:val="24"/>
            <w:vertAlign w:val="superscript"/>
          </w:rPr>
          <w:t>3</w:t>
        </w:r>
      </w:ins>
      <w:del w:id="10" w:author="Vaughn Shirey" w:date="2023-08-25T10:44:00Z">
        <w:r w:rsidR="00A061B8" w:rsidRPr="00BA2746" w:rsidDel="00ED33D5">
          <w:rPr>
            <w:rFonts w:ascii="Times New Roman" w:hAnsi="Times New Roman" w:cs="Times New Roman"/>
            <w:sz w:val="24"/>
            <w:szCs w:val="24"/>
            <w:vertAlign w:val="superscript"/>
          </w:rPr>
          <w:delText>2</w:delText>
        </w:r>
      </w:del>
      <w:r w:rsidR="00A061B8" w:rsidRPr="00BA2746">
        <w:rPr>
          <w:rFonts w:ascii="Times New Roman" w:hAnsi="Times New Roman" w:cs="Times New Roman"/>
          <w:sz w:val="24"/>
          <w:szCs w:val="24"/>
          <w:vertAlign w:val="superscript"/>
        </w:rPr>
        <w:t xml:space="preserve"> Florida Museum of Natural History – University of Florida; Gainesville, FL; United States of America</w:t>
      </w:r>
    </w:p>
    <w:p w14:paraId="496C1852" w14:textId="6743F4CC" w:rsidR="00F21671" w:rsidRDefault="00F21671">
      <w:pPr>
        <w:spacing w:line="240" w:lineRule="auto"/>
        <w:jc w:val="both"/>
        <w:rPr>
          <w:rFonts w:ascii="Times New Roman" w:hAnsi="Times New Roman" w:cs="Times New Roman"/>
          <w:sz w:val="24"/>
          <w:szCs w:val="24"/>
        </w:rPr>
      </w:pPr>
    </w:p>
    <w:p w14:paraId="35132095" w14:textId="11A70BB2" w:rsidR="00A61692" w:rsidRDefault="00A61692">
      <w:pPr>
        <w:spacing w:line="240" w:lineRule="auto"/>
        <w:jc w:val="both"/>
        <w:rPr>
          <w:rFonts w:ascii="Times New Roman" w:hAnsi="Times New Roman" w:cs="Times New Roman"/>
          <w:sz w:val="24"/>
          <w:szCs w:val="24"/>
        </w:rPr>
      </w:pPr>
      <w:r>
        <w:rPr>
          <w:rFonts w:ascii="Times New Roman" w:hAnsi="Times New Roman" w:cs="Times New Roman"/>
          <w:sz w:val="24"/>
          <w:szCs w:val="24"/>
        </w:rPr>
        <w:t>* Corresponding author;</w:t>
      </w:r>
      <w:r w:rsidR="004D5300">
        <w:rPr>
          <w:rFonts w:ascii="Times New Roman" w:hAnsi="Times New Roman" w:cs="Times New Roman"/>
          <w:sz w:val="24"/>
          <w:szCs w:val="24"/>
        </w:rPr>
        <w:t xml:space="preserve"> </w:t>
      </w:r>
      <w:r w:rsidR="00371152">
        <w:rPr>
          <w:rFonts w:ascii="Times New Roman" w:hAnsi="Times New Roman" w:cs="Times New Roman"/>
          <w:sz w:val="24"/>
          <w:szCs w:val="24"/>
        </w:rPr>
        <w:t>vmshirey@gmail.com</w:t>
      </w:r>
    </w:p>
    <w:p w14:paraId="2BC4F786" w14:textId="77777777" w:rsidR="00A61692" w:rsidRPr="00703517" w:rsidRDefault="00A61692">
      <w:pPr>
        <w:spacing w:line="240" w:lineRule="auto"/>
        <w:jc w:val="both"/>
        <w:rPr>
          <w:rFonts w:ascii="Times New Roman" w:hAnsi="Times New Roman" w:cs="Times New Roman"/>
          <w:sz w:val="24"/>
          <w:szCs w:val="24"/>
        </w:rPr>
      </w:pPr>
    </w:p>
    <w:p w14:paraId="52EDD6AF" w14:textId="22A996D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w:t>
      </w:r>
      <w:del w:id="11" w:author="Vaughn Shirey" w:date="2023-09-08T10:10:00Z">
        <w:r w:rsidRPr="00703517" w:rsidDel="000E741C">
          <w:rPr>
            <w:rFonts w:ascii="Times New Roman" w:hAnsi="Times New Roman" w:cs="Times New Roman"/>
            <w:sz w:val="24"/>
            <w:szCs w:val="24"/>
          </w:rPr>
          <w:delText>major driver</w:delText>
        </w:r>
      </w:del>
      <w:ins w:id="12" w:author="Vaughn Shirey" w:date="2023-09-08T10:10:00Z">
        <w:r w:rsidR="000E741C">
          <w:rPr>
            <w:rFonts w:ascii="Times New Roman" w:hAnsi="Times New Roman" w:cs="Times New Roman"/>
            <w:sz w:val="24"/>
            <w:szCs w:val="24"/>
          </w:rPr>
          <w:t>potential driver</w:t>
        </w:r>
      </w:ins>
      <w:r w:rsidRPr="00703517">
        <w:rPr>
          <w:rFonts w:ascii="Times New Roman" w:hAnsi="Times New Roman" w:cs="Times New Roman"/>
          <w:sz w:val="24"/>
          <w:szCs w:val="24"/>
        </w:rPr>
        <w:t xml:space="preserve"> of </w:t>
      </w:r>
      <w:r>
        <w:rPr>
          <w:rFonts w:ascii="Times New Roman" w:hAnsi="Times New Roman" w:cs="Times New Roman"/>
          <w:sz w:val="24"/>
          <w:szCs w:val="24"/>
        </w:rPr>
        <w:t>observed</w:t>
      </w:r>
      <w:r w:rsidRPr="00703517">
        <w:rPr>
          <w:rFonts w:ascii="Times New Roman" w:hAnsi="Times New Roman" w:cs="Times New Roman"/>
          <w:sz w:val="24"/>
          <w:szCs w:val="24"/>
        </w:rPr>
        <w:t xml:space="preserve"> </w:t>
      </w:r>
      <w:ins w:id="13" w:author="Vaughn Shirey" w:date="2023-09-08T10:11:00Z">
        <w:del w:id="14" w:author="Robert Guralnick" w:date="2023-09-27T17:52:00Z">
          <w:r w:rsidR="000E741C" w:rsidDel="00EE13D4">
            <w:rPr>
              <w:rFonts w:ascii="Times New Roman" w:hAnsi="Times New Roman" w:cs="Times New Roman"/>
              <w:sz w:val="24"/>
              <w:szCs w:val="24"/>
            </w:rPr>
            <w:delText xml:space="preserve">changes </w:delText>
          </w:r>
          <w:r w:rsidR="003233D9" w:rsidDel="00EE13D4">
            <w:rPr>
              <w:rFonts w:ascii="Times New Roman" w:hAnsi="Times New Roman" w:cs="Times New Roman"/>
              <w:sz w:val="24"/>
              <w:szCs w:val="24"/>
            </w:rPr>
            <w:delText xml:space="preserve">in </w:delText>
          </w:r>
        </w:del>
      </w:ins>
      <w:proofErr w:type="spellStart"/>
      <w:r w:rsidRPr="00703517">
        <w:rPr>
          <w:rFonts w:ascii="Times New Roman" w:hAnsi="Times New Roman" w:cs="Times New Roman"/>
          <w:sz w:val="24"/>
          <w:szCs w:val="24"/>
        </w:rPr>
        <w:t>insect</w:t>
      </w:r>
      <w:del w:id="15" w:author="Robert Guralnick" w:date="2023-09-27T17:51:00Z">
        <w:r w:rsidRPr="00703517" w:rsidDel="00EE13D4">
          <w:rPr>
            <w:rFonts w:ascii="Times New Roman" w:hAnsi="Times New Roman" w:cs="Times New Roman"/>
            <w:sz w:val="24"/>
            <w:szCs w:val="24"/>
          </w:rPr>
          <w:delText xml:space="preserve"> </w:delText>
        </w:r>
      </w:del>
      <w:ins w:id="16" w:author="Robert Guralnick" w:date="2023-09-27T17:51:00Z">
        <w:r w:rsidR="00EE13D4">
          <w:rPr>
            <w:rFonts w:ascii="Times New Roman" w:hAnsi="Times New Roman" w:cs="Times New Roman"/>
            <w:sz w:val="24"/>
            <w:szCs w:val="24"/>
          </w:rPr>
          <w:t>declines</w:t>
        </w:r>
      </w:ins>
      <w:proofErr w:type="spellEnd"/>
      <w:del w:id="17" w:author="Robert Guralnick" w:date="2023-09-27T17:51:00Z">
        <w:r w:rsidRPr="00703517" w:rsidDel="00EE13D4">
          <w:rPr>
            <w:rFonts w:ascii="Times New Roman" w:hAnsi="Times New Roman" w:cs="Times New Roman"/>
            <w:sz w:val="24"/>
            <w:szCs w:val="24"/>
          </w:rPr>
          <w:delText>declines</w:delText>
        </w:r>
      </w:del>
      <w:ins w:id="18" w:author="Vaughn Shirey" w:date="2023-09-08T10:11:00Z">
        <w:del w:id="19" w:author="Robert Guralnick" w:date="2023-09-27T17:51:00Z">
          <w:r w:rsidR="000E741C" w:rsidDel="00EE13D4">
            <w:rPr>
              <w:rFonts w:ascii="Times New Roman" w:hAnsi="Times New Roman" w:cs="Times New Roman"/>
              <w:sz w:val="24"/>
              <w:szCs w:val="24"/>
            </w:rPr>
            <w:delText>populations</w:delText>
          </w:r>
        </w:del>
      </w:ins>
      <w:r>
        <w:rPr>
          <w:rFonts w:ascii="Times New Roman" w:hAnsi="Times New Roman" w:cs="Times New Roman"/>
          <w:sz w:val="24"/>
          <w:szCs w:val="24"/>
        </w:rPr>
        <w:t>,</w:t>
      </w:r>
      <w:r w:rsidRPr="00703517">
        <w:rPr>
          <w:rFonts w:ascii="Times New Roman" w:hAnsi="Times New Roman" w:cs="Times New Roman"/>
          <w:sz w:val="24"/>
          <w:szCs w:val="24"/>
        </w:rPr>
        <w:t xml:space="preserve">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w:t>
      </w:r>
      <w:r>
        <w:rPr>
          <w:rFonts w:ascii="Times New Roman" w:hAnsi="Times New Roman" w:cs="Times New Roman"/>
          <w:sz w:val="24"/>
          <w:szCs w:val="24"/>
        </w:rPr>
        <w:t>are</w:t>
      </w:r>
      <w:r w:rsidR="000E4EA8" w:rsidRPr="00703517">
        <w:rPr>
          <w:rFonts w:ascii="Times New Roman" w:hAnsi="Times New Roman" w:cs="Times New Roman"/>
          <w:sz w:val="24"/>
          <w:szCs w:val="24"/>
        </w:rPr>
        <w:t xml:space="preserve"> </w:t>
      </w:r>
      <w:r w:rsidR="00E4343E" w:rsidRPr="00703517">
        <w:rPr>
          <w:rFonts w:ascii="Times New Roman" w:hAnsi="Times New Roman" w:cs="Times New Roman"/>
          <w:sz w:val="24"/>
          <w:szCs w:val="24"/>
        </w:rPr>
        <w:t>respond</w:t>
      </w:r>
      <w:r w:rsidR="00E4343E">
        <w:rPr>
          <w:rFonts w:ascii="Times New Roman" w:hAnsi="Times New Roman" w:cs="Times New Roman"/>
          <w:sz w:val="24"/>
          <w:szCs w:val="24"/>
        </w:rPr>
        <w:t>ing</w:t>
      </w:r>
      <w:r w:rsidRPr="00703517">
        <w:rPr>
          <w:rFonts w:ascii="Times New Roman" w:hAnsi="Times New Roman" w:cs="Times New Roman"/>
          <w:sz w:val="24"/>
          <w:szCs w:val="24"/>
        </w:rPr>
        <w:t xml:space="preserve"> to climate</w:t>
      </w:r>
      <w:ins w:id="20" w:author="Vaughn Shirey" w:date="2023-08-25T10:10:00Z">
        <w:r w:rsidR="00295ED8">
          <w:rPr>
            <w:rFonts w:ascii="Times New Roman" w:hAnsi="Times New Roman" w:cs="Times New Roman"/>
            <w:sz w:val="24"/>
            <w:szCs w:val="24"/>
          </w:rPr>
          <w:t xml:space="preserve"> change</w:t>
        </w:r>
      </w:ins>
      <w:r w:rsidRPr="00703517">
        <w:rPr>
          <w:rFonts w:ascii="Times New Roman" w:hAnsi="Times New Roman" w:cs="Times New Roman"/>
          <w:sz w:val="24"/>
          <w:szCs w:val="24"/>
        </w:rPr>
        <w:t xml:space="preserve">. </w:t>
      </w:r>
      <w:r w:rsidR="000E4EA8" w:rsidRPr="00703517">
        <w:rPr>
          <w:rFonts w:ascii="Times New Roman" w:hAnsi="Times New Roman" w:cs="Times New Roman"/>
          <w:sz w:val="24"/>
          <w:szCs w:val="24"/>
        </w:rPr>
        <w:t>Poleward regions are of particular interest because warming is most rapid</w:t>
      </w:r>
      <w:r w:rsidR="00415866">
        <w:rPr>
          <w:rFonts w:ascii="Times New Roman" w:hAnsi="Times New Roman" w:cs="Times New Roman"/>
          <w:sz w:val="24"/>
          <w:szCs w:val="24"/>
        </w:rPr>
        <w:t xml:space="preserve"> while</w:t>
      </w:r>
      <w:r w:rsidR="000E4EA8" w:rsidRPr="00703517">
        <w:rPr>
          <w:rFonts w:ascii="Times New Roman" w:hAnsi="Times New Roman" w:cs="Times New Roman"/>
          <w:sz w:val="24"/>
          <w:szCs w:val="24"/>
        </w:rPr>
        <w:t xml:space="preserve"> biodiversity data are </w:t>
      </w:r>
      <w:r w:rsidR="00415866">
        <w:rPr>
          <w:rFonts w:ascii="Times New Roman" w:hAnsi="Times New Roman" w:cs="Times New Roman"/>
          <w:sz w:val="24"/>
          <w:szCs w:val="24"/>
        </w:rPr>
        <w:t xml:space="preserve">most </w:t>
      </w:r>
      <w:r w:rsidR="000E4EA8" w:rsidRPr="00703517">
        <w:rPr>
          <w:rFonts w:ascii="Times New Roman" w:hAnsi="Times New Roman" w:cs="Times New Roman"/>
          <w:sz w:val="24"/>
          <w:szCs w:val="24"/>
        </w:rPr>
        <w:t xml:space="preserve">sparse. Building on recent advances in </w:t>
      </w:r>
      <w:r w:rsidR="00894144" w:rsidRPr="00703517">
        <w:rPr>
          <w:rFonts w:ascii="Times New Roman" w:hAnsi="Times New Roman" w:cs="Times New Roman"/>
          <w:sz w:val="24"/>
          <w:szCs w:val="24"/>
        </w:rPr>
        <w:t xml:space="preserve">occupancy modeling </w:t>
      </w:r>
      <w:r w:rsidR="00415866">
        <w:rPr>
          <w:rFonts w:ascii="Times New Roman" w:hAnsi="Times New Roman" w:cs="Times New Roman"/>
          <w:sz w:val="24"/>
          <w:szCs w:val="24"/>
        </w:rPr>
        <w:t>of</w:t>
      </w:r>
      <w:r w:rsidR="00894144" w:rsidRPr="00703517">
        <w:rPr>
          <w:rFonts w:ascii="Times New Roman" w:hAnsi="Times New Roman" w:cs="Times New Roman"/>
          <w:sz w:val="24"/>
          <w:szCs w:val="24"/>
        </w:rPr>
        <w:t xml:space="preserve">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ins w:id="21" w:author="Robert Guralnick" w:date="2023-09-27T17:52:00Z">
        <w:r w:rsidR="00EE13D4">
          <w:rPr>
            <w:rFonts w:ascii="Times New Roman" w:hAnsi="Times New Roman" w:cs="Times New Roman"/>
            <w:sz w:val="24"/>
            <w:szCs w:val="24"/>
          </w:rPr>
          <w:t>occupancy</w:t>
        </w:r>
      </w:ins>
      <w:del w:id="22" w:author="Robert Guralnick" w:date="2023-09-27T17:52:00Z">
        <w:r w:rsidR="00415866" w:rsidDel="00EE13D4">
          <w:rPr>
            <w:rFonts w:ascii="Times New Roman" w:hAnsi="Times New Roman" w:cs="Times New Roman"/>
            <w:sz w:val="24"/>
            <w:szCs w:val="24"/>
          </w:rPr>
          <w:delText>population</w:delText>
        </w:r>
      </w:del>
      <w:r w:rsidR="00E4343E">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w:t>
      </w:r>
      <w:del w:id="23" w:author="Vaughn Shirey" w:date="2023-08-25T10:10:00Z">
        <w:r w:rsidR="00771A54" w:rsidRPr="00703517" w:rsidDel="00295ED8">
          <w:rPr>
            <w:rFonts w:ascii="Times New Roman" w:hAnsi="Times New Roman" w:cs="Times New Roman"/>
            <w:sz w:val="24"/>
            <w:szCs w:val="24"/>
          </w:rPr>
          <w:delText>the continent</w:delText>
        </w:r>
      </w:del>
      <w:ins w:id="24" w:author="Vaughn Shirey" w:date="2023-08-25T10:10:00Z">
        <w:r w:rsidR="00295ED8">
          <w:rPr>
            <w:rFonts w:ascii="Times New Roman" w:hAnsi="Times New Roman" w:cs="Times New Roman"/>
            <w:sz w:val="24"/>
            <w:szCs w:val="24"/>
          </w:rPr>
          <w:t>North America</w:t>
        </w:r>
      </w:ins>
      <w:r w:rsidRPr="00703517">
        <w:rPr>
          <w:rFonts w:ascii="Times New Roman" w:hAnsi="Times New Roman" w:cs="Times New Roman"/>
          <w:sz w:val="24"/>
          <w:szCs w:val="24"/>
        </w:rPr>
        <w:t>. Among 90 modeled species, we found that cold-adapted species are far more often in decline compared to their warm-adapted, more souther</w:t>
      </w:r>
      <w:ins w:id="25" w:author="Vaughn Shirey" w:date="2023-09-08T10:14:00Z">
        <w:r w:rsidR="00AE4A3A">
          <w:rPr>
            <w:rFonts w:ascii="Times New Roman" w:hAnsi="Times New Roman" w:cs="Times New Roman"/>
            <w:sz w:val="24"/>
            <w:szCs w:val="24"/>
          </w:rPr>
          <w:t>n</w:t>
        </w:r>
      </w:ins>
      <w:r w:rsidRPr="00703517">
        <w:rPr>
          <w:rFonts w:ascii="Times New Roman" w:hAnsi="Times New Roman" w:cs="Times New Roman"/>
          <w:sz w:val="24"/>
          <w:szCs w:val="24"/>
        </w:rPr>
        <w:t xml:space="preserve">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w:t>
      </w:r>
      <w:del w:id="26" w:author="Vaughn Shirey" w:date="2023-09-08T10:14:00Z">
        <w:r w:rsidR="00883F23" w:rsidDel="00AE4A3A">
          <w:rPr>
            <w:rFonts w:ascii="Times New Roman" w:hAnsi="Times New Roman" w:cs="Times New Roman"/>
            <w:sz w:val="24"/>
            <w:szCs w:val="24"/>
          </w:rPr>
          <w:delText>and wingspan</w:delText>
        </w:r>
        <w:r w:rsidR="002D210D" w:rsidRPr="00703517" w:rsidDel="00AE4A3A">
          <w:rPr>
            <w:rFonts w:ascii="Times New Roman" w:hAnsi="Times New Roman" w:cs="Times New Roman"/>
            <w:sz w:val="24"/>
            <w:szCs w:val="24"/>
          </w:rPr>
          <w:delText xml:space="preserve"> </w:delText>
        </w:r>
        <w:r w:rsidR="00883F23" w:rsidDel="00AE4A3A">
          <w:rPr>
            <w:rFonts w:ascii="Times New Roman" w:hAnsi="Times New Roman" w:cs="Times New Roman"/>
            <w:sz w:val="24"/>
            <w:szCs w:val="24"/>
          </w:rPr>
          <w:delText>are</w:delText>
        </w:r>
      </w:del>
      <w:ins w:id="27" w:author="Vaughn Shirey" w:date="2023-09-08T10:14:00Z">
        <w:r w:rsidR="00AE4A3A">
          <w:rPr>
            <w:rFonts w:ascii="Times New Roman" w:hAnsi="Times New Roman" w:cs="Times New Roman"/>
            <w:sz w:val="24"/>
            <w:szCs w:val="24"/>
          </w:rPr>
          <w:t>is</w:t>
        </w:r>
      </w:ins>
      <w:r w:rsidR="002D210D" w:rsidRPr="00703517">
        <w:rPr>
          <w:rFonts w:ascii="Times New Roman" w:hAnsi="Times New Roman" w:cs="Times New Roman"/>
          <w:sz w:val="24"/>
          <w:szCs w:val="24"/>
        </w:rPr>
        <w:t xml:space="preserve"> a consistent predictor of occupancy </w:t>
      </w:r>
      <w:r>
        <w:rPr>
          <w:rFonts w:ascii="Times New Roman" w:hAnsi="Times New Roman" w:cs="Times New Roman"/>
          <w:sz w:val="24"/>
          <w:szCs w:val="24"/>
        </w:rPr>
        <w:t>changes</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w:t>
      </w:r>
      <w:del w:id="28" w:author="Vaughn Shirey" w:date="2023-09-08T10:14:00Z">
        <w:r w:rsidR="00AB12CE" w:rsidDel="00AE4A3A">
          <w:rPr>
            <w:rFonts w:ascii="Times New Roman" w:hAnsi="Times New Roman" w:cs="Times New Roman"/>
            <w:sz w:val="24"/>
            <w:szCs w:val="24"/>
          </w:rPr>
          <w:delText>and larger wingspans</w:delText>
        </w:r>
        <w:r w:rsidR="002D210D" w:rsidRPr="00703517" w:rsidDel="00AE4A3A">
          <w:rPr>
            <w:rFonts w:ascii="Times New Roman" w:hAnsi="Times New Roman" w:cs="Times New Roman"/>
            <w:sz w:val="24"/>
            <w:szCs w:val="24"/>
          </w:rPr>
          <w:delText xml:space="preserve"> </w:delText>
        </w:r>
      </w:del>
      <w:r>
        <w:rPr>
          <w:rFonts w:ascii="Times New Roman" w:hAnsi="Times New Roman" w:cs="Times New Roman"/>
          <w:sz w:val="24"/>
          <w:szCs w:val="24"/>
        </w:rPr>
        <w:t>were</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 xml:space="preserve">most </w:t>
      </w:r>
      <w:r w:rsidR="002D210D" w:rsidRPr="00703517">
        <w:rPr>
          <w:rFonts w:ascii="Times New Roman" w:hAnsi="Times New Roman" w:cs="Times New Roman"/>
          <w:sz w:val="24"/>
          <w:szCs w:val="24"/>
        </w:rPr>
        <w:t>likely to be increasing in occupancy.</w:t>
      </w:r>
      <w:ins w:id="29" w:author="Vaughn Shirey" w:date="2023-09-08T10:16:00Z">
        <w:r w:rsidR="00AE4A3A">
          <w:rPr>
            <w:rFonts w:ascii="Times New Roman" w:hAnsi="Times New Roman" w:cs="Times New Roman"/>
            <w:sz w:val="24"/>
            <w:szCs w:val="24"/>
          </w:rPr>
          <w:t xml:space="preserve"> </w:t>
        </w:r>
      </w:ins>
      <w:del w:id="30" w:author="Vaughn Shirey" w:date="2023-09-08T10:16:00Z">
        <w:r w:rsidRPr="00703517" w:rsidDel="00AE4A3A">
          <w:rPr>
            <w:rFonts w:ascii="Times New Roman" w:hAnsi="Times New Roman" w:cs="Times New Roman"/>
            <w:sz w:val="24"/>
            <w:szCs w:val="24"/>
          </w:rPr>
          <w:delText xml:space="preserve"> </w:delText>
        </w:r>
      </w:del>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 xml:space="preserve">provide the first look at macroscale butterfly biodiversity shifts in a </w:t>
      </w:r>
      <w:del w:id="31" w:author="Vaughn Shirey" w:date="2023-09-08T10:20:00Z">
        <w:r w:rsidR="00894144" w:rsidRPr="00703517" w:rsidDel="00AE4A3A">
          <w:rPr>
            <w:rFonts w:ascii="Times New Roman" w:hAnsi="Times New Roman" w:cs="Times New Roman"/>
            <w:sz w:val="24"/>
            <w:szCs w:val="24"/>
          </w:rPr>
          <w:delText>critically under sampled region of</w:delText>
        </w:r>
      </w:del>
      <w:ins w:id="32" w:author="Vaughn Shirey" w:date="2023-09-08T10:20:00Z">
        <w:r w:rsidR="00AE4A3A">
          <w:rPr>
            <w:rFonts w:ascii="Times New Roman" w:hAnsi="Times New Roman" w:cs="Times New Roman"/>
            <w:sz w:val="24"/>
            <w:szCs w:val="24"/>
          </w:rPr>
          <w:t>high</w:t>
        </w:r>
      </w:ins>
      <w:ins w:id="33" w:author="Vaughn Shirey" w:date="2023-09-08T10:32:00Z">
        <w:r w:rsidR="00BD0152">
          <w:rPr>
            <w:rFonts w:ascii="Times New Roman" w:hAnsi="Times New Roman" w:cs="Times New Roman"/>
            <w:sz w:val="24"/>
            <w:szCs w:val="24"/>
          </w:rPr>
          <w:t>-</w:t>
        </w:r>
      </w:ins>
      <w:ins w:id="34" w:author="Vaughn Shirey" w:date="2023-09-08T10:20:00Z">
        <w:r w:rsidR="00AE4A3A">
          <w:rPr>
            <w:rFonts w:ascii="Times New Roman" w:hAnsi="Times New Roman" w:cs="Times New Roman"/>
            <w:sz w:val="24"/>
            <w:szCs w:val="24"/>
          </w:rPr>
          <w:t>latitude</w:t>
        </w:r>
      </w:ins>
      <w:r w:rsidR="00894144" w:rsidRPr="00703517">
        <w:rPr>
          <w:rFonts w:ascii="Times New Roman" w:hAnsi="Times New Roman" w:cs="Times New Roman"/>
          <w:sz w:val="24"/>
          <w:szCs w:val="24"/>
        </w:rPr>
        <w:t xml:space="preserve"> North America</w:t>
      </w:r>
      <w:r w:rsidR="00415866">
        <w:rPr>
          <w:rFonts w:ascii="Times New Roman" w:hAnsi="Times New Roman" w:cs="Times New Roman"/>
          <w:sz w:val="24"/>
          <w:szCs w:val="24"/>
        </w:rPr>
        <w:t>. Further, these results</w:t>
      </w:r>
      <w:r w:rsidR="00E4343E">
        <w:rPr>
          <w:rFonts w:ascii="Times New Roman" w:hAnsi="Times New Roman" w:cs="Times New Roman"/>
          <w:sz w:val="24"/>
          <w:szCs w:val="24"/>
        </w:rPr>
        <w:t xml:space="preserve">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w:t>
      </w:r>
      <w:r w:rsidR="00415866">
        <w:rPr>
          <w:rFonts w:ascii="Times New Roman" w:hAnsi="Times New Roman" w:cs="Times New Roman"/>
          <w:sz w:val="24"/>
          <w:szCs w:val="24"/>
        </w:rPr>
        <w:t>the wealth of</w:t>
      </w:r>
      <w:r>
        <w:rPr>
          <w:rFonts w:ascii="Times New Roman" w:hAnsi="Times New Roman" w:cs="Times New Roman"/>
          <w:sz w:val="24"/>
          <w:szCs w:val="24"/>
        </w:rPr>
        <w:t xml:space="preserve"> presence only data</w:t>
      </w:r>
      <w:r w:rsidR="00415866">
        <w:rPr>
          <w:rFonts w:ascii="Times New Roman" w:hAnsi="Times New Roman" w:cs="Times New Roman"/>
          <w:sz w:val="24"/>
          <w:szCs w:val="24"/>
        </w:rPr>
        <w:t xml:space="preserve">, the most abundant source </w:t>
      </w:r>
      <w:r w:rsidR="002E22A9">
        <w:rPr>
          <w:rFonts w:ascii="Times New Roman" w:hAnsi="Times New Roman" w:cs="Times New Roman"/>
          <w:sz w:val="24"/>
          <w:szCs w:val="24"/>
        </w:rPr>
        <w:t>of historical insect biodiversity</w:t>
      </w:r>
      <w:ins w:id="35" w:author="Vaughn Shirey" w:date="2023-09-08T10:16:00Z">
        <w:r w:rsidR="00AE4A3A">
          <w:rPr>
            <w:rFonts w:ascii="Times New Roman" w:hAnsi="Times New Roman" w:cs="Times New Roman"/>
            <w:sz w:val="24"/>
            <w:szCs w:val="24"/>
          </w:rPr>
          <w:t xml:space="preserve"> for future study</w:t>
        </w:r>
      </w:ins>
      <w:r w:rsidR="00415866">
        <w:rPr>
          <w:rFonts w:ascii="Times New Roman" w:hAnsi="Times New Roman" w:cs="Times New Roman"/>
          <w:sz w:val="24"/>
          <w:szCs w:val="24"/>
        </w:rPr>
        <w:t>. New approaches to the modeling of presence</w:t>
      </w:r>
      <w:ins w:id="36" w:author="Vaughn Shirey" w:date="2023-09-18T09:58:00Z">
        <w:r w:rsidR="00B60D5A">
          <w:rPr>
            <w:rFonts w:ascii="Times New Roman" w:hAnsi="Times New Roman" w:cs="Times New Roman"/>
            <w:sz w:val="24"/>
            <w:szCs w:val="24"/>
          </w:rPr>
          <w:t>-</w:t>
        </w:r>
      </w:ins>
      <w:del w:id="37" w:author="Vaughn Shirey" w:date="2023-09-18T09:58:00Z">
        <w:r w:rsidR="00415866" w:rsidDel="00B60D5A">
          <w:rPr>
            <w:rFonts w:ascii="Times New Roman" w:hAnsi="Times New Roman" w:cs="Times New Roman"/>
            <w:sz w:val="24"/>
            <w:szCs w:val="24"/>
          </w:rPr>
          <w:delText xml:space="preserve"> </w:delText>
        </w:r>
      </w:del>
      <w:r w:rsidR="00415866">
        <w:rPr>
          <w:rFonts w:ascii="Times New Roman" w:hAnsi="Times New Roman" w:cs="Times New Roman"/>
          <w:sz w:val="24"/>
          <w:szCs w:val="24"/>
        </w:rPr>
        <w:t xml:space="preserve">only data will </w:t>
      </w:r>
      <w:r w:rsidR="00894144" w:rsidRPr="00703517">
        <w:rPr>
          <w:rFonts w:ascii="Times New Roman" w:hAnsi="Times New Roman" w:cs="Times New Roman"/>
          <w:sz w:val="24"/>
          <w:szCs w:val="24"/>
        </w:rPr>
        <w:t xml:space="preserve">match recent increases in community science participation with sparse historical </w:t>
      </w:r>
      <w:r w:rsidR="00415866">
        <w:rPr>
          <w:rFonts w:ascii="Times New Roman" w:hAnsi="Times New Roman" w:cs="Times New Roman"/>
          <w:sz w:val="24"/>
          <w:szCs w:val="24"/>
        </w:rPr>
        <w:t>records</w:t>
      </w:r>
      <w:r w:rsidR="00415866" w:rsidRPr="00703517">
        <w:rPr>
          <w:rFonts w:ascii="Times New Roman" w:hAnsi="Times New Roman" w:cs="Times New Roman"/>
          <w:sz w:val="24"/>
          <w:szCs w:val="24"/>
        </w:rPr>
        <w:t xml:space="preserve"> </w:t>
      </w:r>
      <w:r w:rsidR="00894144" w:rsidRPr="00703517">
        <w:rPr>
          <w:rFonts w:ascii="Times New Roman" w:hAnsi="Times New Roman" w:cs="Times New Roman"/>
          <w:sz w:val="24"/>
          <w:szCs w:val="24"/>
        </w:rPr>
        <w:t xml:space="preserve">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137DBBCE"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w:t>
      </w:r>
      <w:r w:rsidR="009428F1">
        <w:rPr>
          <w:rFonts w:ascii="Times New Roman" w:hAnsi="Times New Roman" w:cs="Times New Roman"/>
          <w:sz w:val="24"/>
          <w:szCs w:val="24"/>
        </w:rPr>
        <w:t xml:space="preserve">insect decline, </w:t>
      </w:r>
      <w:r w:rsidRPr="00703517">
        <w:rPr>
          <w:rFonts w:ascii="Times New Roman" w:hAnsi="Times New Roman" w:cs="Times New Roman"/>
          <w:sz w:val="24"/>
          <w:szCs w:val="24"/>
        </w:rPr>
        <w:t>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3BA8A41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Firstly, we want to thank all of the museum staff, volunteers, and community scientists who aid</w:t>
      </w:r>
      <w:r w:rsidR="00415866">
        <w:rPr>
          <w:rFonts w:ascii="Times New Roman" w:hAnsi="Times New Roman" w:cs="Times New Roman"/>
          <w:sz w:val="24"/>
          <w:szCs w:val="24"/>
        </w:rPr>
        <w:t>ed</w:t>
      </w:r>
      <w:r w:rsidRPr="00703517">
        <w:rPr>
          <w:rFonts w:ascii="Times New Roman" w:hAnsi="Times New Roman" w:cs="Times New Roman"/>
          <w:sz w:val="24"/>
          <w:szCs w:val="24"/>
        </w:rPr>
        <w:t xml:space="preserve"> in the mobilization of biodiversity data used in this study. We would </w:t>
      </w:r>
      <w:r w:rsidR="00415866">
        <w:rPr>
          <w:rFonts w:ascii="Times New Roman" w:hAnsi="Times New Roman" w:cs="Times New Roman"/>
          <w:sz w:val="24"/>
          <w:szCs w:val="24"/>
        </w:rPr>
        <w:t xml:space="preserve">also </w:t>
      </w:r>
      <w:r w:rsidRPr="00703517">
        <w:rPr>
          <w:rFonts w:ascii="Times New Roman" w:hAnsi="Times New Roman" w:cs="Times New Roman"/>
          <w:sz w:val="24"/>
          <w:szCs w:val="24"/>
        </w:rPr>
        <w:t xml:space="preserve">like to thank Laura Melissa Guzman, </w:t>
      </w:r>
      <w:proofErr w:type="spellStart"/>
      <w:r w:rsidRPr="00703517">
        <w:rPr>
          <w:rFonts w:ascii="Times New Roman" w:hAnsi="Times New Roman" w:cs="Times New Roman"/>
          <w:sz w:val="24"/>
          <w:szCs w:val="24"/>
        </w:rPr>
        <w:t>Rassim</w:t>
      </w:r>
      <w:proofErr w:type="spellEnd"/>
      <w:r w:rsidRPr="00703517">
        <w:rPr>
          <w:rFonts w:ascii="Times New Roman" w:hAnsi="Times New Roman" w:cs="Times New Roman"/>
          <w:sz w:val="24"/>
          <w:szCs w:val="24"/>
        </w:rPr>
        <w:t xml:space="preserve"> Khelifa, </w:t>
      </w:r>
      <w:proofErr w:type="spellStart"/>
      <w:r w:rsidRPr="00703517">
        <w:rPr>
          <w:rFonts w:ascii="Times New Roman" w:hAnsi="Times New Roman" w:cs="Times New Roman"/>
          <w:sz w:val="24"/>
          <w:szCs w:val="24"/>
        </w:rPr>
        <w:t>Leithen</w:t>
      </w:r>
      <w:proofErr w:type="spellEnd"/>
      <w:r w:rsidRPr="00703517">
        <w:rPr>
          <w:rFonts w:ascii="Times New Roman" w:hAnsi="Times New Roman" w:cs="Times New Roman"/>
          <w:sz w:val="24"/>
          <w:szCs w:val="24"/>
        </w:rPr>
        <w:t xml:space="preserve"> </w:t>
      </w:r>
      <w:proofErr w:type="spellStart"/>
      <w:r w:rsidRPr="00703517">
        <w:rPr>
          <w:rFonts w:ascii="Times New Roman" w:hAnsi="Times New Roman" w:cs="Times New Roman"/>
          <w:sz w:val="24"/>
          <w:szCs w:val="24"/>
        </w:rPr>
        <w:t>M’Gonigle</w:t>
      </w:r>
      <w:proofErr w:type="spellEnd"/>
      <w:r w:rsidRPr="00703517">
        <w:rPr>
          <w:rFonts w:ascii="Times New Roman" w:hAnsi="Times New Roman" w:cs="Times New Roman"/>
          <w:sz w:val="24"/>
          <w:szCs w:val="24"/>
        </w:rPr>
        <w:t xml:space="preserve">, Sarah Johnson, Hanna </w:t>
      </w:r>
      <w:r w:rsidRPr="00703517">
        <w:rPr>
          <w:rFonts w:ascii="Times New Roman" w:hAnsi="Times New Roman" w:cs="Times New Roman"/>
          <w:sz w:val="24"/>
          <w:szCs w:val="24"/>
        </w:rPr>
        <w:lastRenderedPageBreak/>
        <w:t>Jackson, and Elijah Reyes for insightful conversations and collaboration on the use of occupancy models with presence-only data. Martha Weiss, Gina Wimp, Greg Breed</w:t>
      </w:r>
      <w:ins w:id="38" w:author="Vaughn Shirey" w:date="2023-08-25T10:45:00Z">
        <w:r w:rsidR="00F31B3A">
          <w:rPr>
            <w:rFonts w:ascii="Times New Roman" w:hAnsi="Times New Roman" w:cs="Times New Roman"/>
            <w:sz w:val="24"/>
            <w:szCs w:val="24"/>
          </w:rPr>
          <w:t>,</w:t>
        </w:r>
      </w:ins>
      <w:r w:rsidRPr="00703517">
        <w:rPr>
          <w:rFonts w:ascii="Times New Roman" w:hAnsi="Times New Roman" w:cs="Times New Roman"/>
          <w:sz w:val="24"/>
          <w:szCs w:val="24"/>
        </w:rPr>
        <w:t xml:space="preserve"> </w:t>
      </w:r>
      <w:r w:rsidR="00525758">
        <w:rPr>
          <w:rFonts w:ascii="Times New Roman" w:hAnsi="Times New Roman" w:cs="Times New Roman"/>
          <w:sz w:val="24"/>
          <w:szCs w:val="24"/>
        </w:rPr>
        <w:t xml:space="preserve">and </w:t>
      </w:r>
      <w:r w:rsidR="00415866">
        <w:rPr>
          <w:rFonts w:ascii="Times New Roman" w:hAnsi="Times New Roman" w:cs="Times New Roman"/>
          <w:sz w:val="24"/>
          <w:szCs w:val="24"/>
        </w:rPr>
        <w:t xml:space="preserve">other </w:t>
      </w:r>
      <w:r w:rsidR="00525758">
        <w:rPr>
          <w:rFonts w:ascii="Times New Roman" w:hAnsi="Times New Roman" w:cs="Times New Roman"/>
          <w:sz w:val="24"/>
          <w:szCs w:val="24"/>
        </w:rPr>
        <w:t xml:space="preserve">members of the </w:t>
      </w:r>
      <w:proofErr w:type="spellStart"/>
      <w:r w:rsidR="00525758">
        <w:rPr>
          <w:rFonts w:ascii="Times New Roman" w:hAnsi="Times New Roman" w:cs="Times New Roman"/>
          <w:sz w:val="24"/>
          <w:szCs w:val="24"/>
        </w:rPr>
        <w:t>Ries</w:t>
      </w:r>
      <w:proofErr w:type="spellEnd"/>
      <w:r w:rsidR="00525758">
        <w:rPr>
          <w:rFonts w:ascii="Times New Roman" w:hAnsi="Times New Roman" w:cs="Times New Roman"/>
          <w:sz w:val="24"/>
          <w:szCs w:val="24"/>
        </w:rPr>
        <w:t xml:space="preserve"> Lab provided</w:t>
      </w:r>
      <w:r w:rsidRPr="00703517">
        <w:rPr>
          <w:rFonts w:ascii="Times New Roman" w:hAnsi="Times New Roman" w:cs="Times New Roman"/>
          <w:sz w:val="24"/>
          <w:szCs w:val="24"/>
        </w:rPr>
        <w:t xml:space="preserve"> feedback on the original manuscript.</w:t>
      </w:r>
      <w:ins w:id="39" w:author="Vaughn Shirey" w:date="2023-08-25T10:45:00Z">
        <w:r w:rsidR="00F36A54">
          <w:rPr>
            <w:rFonts w:ascii="Times New Roman" w:hAnsi="Times New Roman" w:cs="Times New Roman"/>
            <w:sz w:val="24"/>
            <w:szCs w:val="24"/>
          </w:rPr>
          <w:t xml:space="preserve"> Three anonymous reviewers also provided helpful feedback on earlier versions of this work.</w:t>
        </w:r>
      </w:ins>
      <w:r w:rsidRPr="00703517">
        <w:rPr>
          <w:rFonts w:ascii="Times New Roman" w:hAnsi="Times New Roman" w:cs="Times New Roman"/>
          <w:sz w:val="24"/>
          <w:szCs w:val="24"/>
        </w:rPr>
        <w:t xml:space="preserve">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odel development, testing, and implementation were performed on the Georgetown High-performance Computing Cluster (</w:t>
      </w:r>
      <w:r w:rsidR="00415866">
        <w:rPr>
          <w:rFonts w:ascii="Times New Roman" w:hAnsi="Times New Roman" w:cs="Times New Roman"/>
          <w:sz w:val="24"/>
          <w:szCs w:val="24"/>
        </w:rPr>
        <w:t xml:space="preserve">aided by </w:t>
      </w:r>
      <w:proofErr w:type="spellStart"/>
      <w:r w:rsidRPr="00703517">
        <w:rPr>
          <w:rFonts w:ascii="Times New Roman" w:hAnsi="Times New Roman" w:cs="Times New Roman"/>
          <w:sz w:val="24"/>
          <w:szCs w:val="24"/>
        </w:rPr>
        <w:t>Woonki</w:t>
      </w:r>
      <w:proofErr w:type="spellEnd"/>
      <w:r w:rsidRPr="00703517">
        <w:rPr>
          <w:rFonts w:ascii="Times New Roman" w:hAnsi="Times New Roman" w:cs="Times New Roman"/>
          <w:sz w:val="24"/>
          <w:szCs w:val="24"/>
        </w:rPr>
        <w:t xml:space="preserve"> Chung), Georgetown Massive Data Institute (Lisa Singh), and the University of Florida </w:t>
      </w:r>
      <w:proofErr w:type="spellStart"/>
      <w:r w:rsidRPr="00703517">
        <w:rPr>
          <w:rFonts w:ascii="Times New Roman" w:hAnsi="Times New Roman" w:cs="Times New Roman"/>
          <w:sz w:val="24"/>
          <w:szCs w:val="24"/>
        </w:rPr>
        <w:t>HiperGator</w:t>
      </w:r>
      <w:proofErr w:type="spellEnd"/>
      <w:r w:rsidRPr="00703517">
        <w:rPr>
          <w:rFonts w:ascii="Times New Roman" w:hAnsi="Times New Roman" w:cs="Times New Roman"/>
          <w:sz w:val="24"/>
          <w:szCs w:val="24"/>
        </w:rPr>
        <w:t xml:space="preserve">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S</w:t>
      </w:r>
      <w:r w:rsidR="004C33B1" w:rsidRPr="00703517">
        <w:rPr>
          <w:rFonts w:ascii="Times New Roman" w:hAnsi="Times New Roman" w:cs="Times New Roman"/>
          <w:sz w:val="24"/>
          <w:szCs w:val="24"/>
        </w:rPr>
        <w:t>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38A9F27" w14:textId="2C4A8B6E" w:rsidR="001131A5" w:rsidRPr="00703517" w:rsidDel="008971FF" w:rsidRDefault="00341DE7" w:rsidP="00EE13D4">
      <w:pPr>
        <w:spacing w:line="480" w:lineRule="auto"/>
        <w:jc w:val="both"/>
        <w:rPr>
          <w:del w:id="40" w:author="Vaughn Shirey" w:date="2023-09-08T10:38:00Z"/>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b)","noteIndex":0},"citationItems":[{"id":177,"uris":["http://zotero.org/users/3183432/items/HCUUZKB4"],"itemData":{"id":177,"type":"article-journal","abstract":"Here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162,"uris":["http://zotero.org/users/3183432/items/P24NJU2D"],"itemData":{"id":162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285,"uris":["http://zotero.org/users/3183432/items/8SPB5KI3"],"itemData":{"id":285,"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w:t>
      </w:r>
      <w:r w:rsidR="00496141">
        <w:rPr>
          <w:rFonts w:ascii="Times New Roman" w:hAnsi="Times New Roman" w:cs="Times New Roman"/>
          <w:sz w:val="24"/>
          <w:szCs w:val="24"/>
        </w:rPr>
        <w:t xml:space="preserve"> acting as prey items, and in</w:t>
      </w:r>
      <w:r w:rsidRPr="00703517">
        <w:rPr>
          <w:rFonts w:ascii="Times New Roman" w:hAnsi="Times New Roman" w:cs="Times New Roman"/>
          <w:sz w:val="24"/>
          <w:szCs w:val="24"/>
        </w:rPr>
        <w:t xml:space="preserve">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{"citationID":"XFgHtQBp","properties":{"formattedCitation":"(Kremen {\\i{}et al.} 2007)","plainCitation":"(Kremen et al. 2007)","dontUpdate":true,"noteIndex":0},"citationItems":[{"id":110,"uris":["http://zotero.org/users/3183432/items/8WIPQCBJ"],"itemData":{"id":110,"type":"paper-conference","container-title":"Insect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4C33B1">
        <w:rPr>
          <w:rFonts w:ascii="Times New Roman" w:hAnsi="Times New Roman" w:cs="Times New Roman"/>
          <w:sz w:val="24"/>
          <w:szCs w:val="24"/>
        </w:rPr>
        <w:t xml:space="preserve">, </w:t>
      </w:r>
      <w:r w:rsidR="004C33B1" w:rsidRPr="00046649">
        <w:rPr>
          <w:rFonts w:ascii="Times New Roman" w:hAnsi="Times New Roman" w:cs="Times New Roman"/>
          <w:sz w:val="24"/>
          <w:szCs w:val="24"/>
        </w:rPr>
        <w:t xml:space="preserve">Zhou </w:t>
      </w:r>
      <w:r w:rsidR="004C33B1" w:rsidRPr="00046649">
        <w:rPr>
          <w:rFonts w:ascii="Times New Roman" w:hAnsi="Times New Roman" w:cs="Times New Roman"/>
          <w:i/>
          <w:iCs/>
          <w:sz w:val="24"/>
          <w:szCs w:val="24"/>
        </w:rPr>
        <w:t>et al.</w:t>
      </w:r>
      <w:r w:rsidR="004C33B1" w:rsidRPr="00046649">
        <w:rPr>
          <w:rFonts w:ascii="Times New Roman" w:hAnsi="Times New Roman" w:cs="Times New Roman"/>
          <w:sz w:val="24"/>
          <w:szCs w:val="24"/>
        </w:rPr>
        <w:t xml:space="preserve"> 2023</w:t>
      </w:r>
      <w:r w:rsidR="00B71B27" w:rsidRPr="00703517">
        <w:rPr>
          <w:rFonts w:ascii="Times New Roman" w:hAnsi="Times New Roman" w:cs="Times New Roman"/>
          <w:sz w:val="24"/>
          <w:szCs w:val="24"/>
        </w:rPr>
        <w:t>)</w:t>
      </w:r>
      <w:r w:rsidR="00E554A8" w:rsidRPr="00703517">
        <w:rPr>
          <w:rFonts w:ascii="Times New Roman" w:hAnsi="Times New Roman" w:cs="Times New Roman"/>
          <w:sz w:val="24"/>
          <w:szCs w:val="24"/>
        </w:rPr>
        <w:fldChar w:fldCharType="end"/>
      </w:r>
      <w:ins w:id="41" w:author="Vaughn Shirey" w:date="2023-09-08T10:02:00Z">
        <w:r w:rsidR="00A645EF">
          <w:rPr>
            <w:rFonts w:ascii="Times New Roman" w:hAnsi="Times New Roman" w:cs="Times New Roman"/>
            <w:sz w:val="24"/>
            <w:szCs w:val="24"/>
          </w:rPr>
          <w:t xml:space="preserve">. </w:t>
        </w:r>
      </w:ins>
      <w:ins w:id="42" w:author="Vaughn Shirey" w:date="2023-09-08T10:03:00Z">
        <w:r w:rsidR="00A645EF">
          <w:rPr>
            <w:rFonts w:ascii="Times New Roman" w:hAnsi="Times New Roman" w:cs="Times New Roman"/>
            <w:sz w:val="24"/>
            <w:szCs w:val="24"/>
          </w:rPr>
          <w:t>Consequently, i</w:t>
        </w:r>
      </w:ins>
      <w:ins w:id="43" w:author="Vaughn Shirey" w:date="2023-09-08T10:02:00Z">
        <w:r w:rsidR="00A645EF">
          <w:rPr>
            <w:rFonts w:ascii="Times New Roman" w:hAnsi="Times New Roman" w:cs="Times New Roman"/>
            <w:sz w:val="24"/>
            <w:szCs w:val="24"/>
          </w:rPr>
          <w:t>nsect declines may</w:t>
        </w:r>
      </w:ins>
      <w:ins w:id="44" w:author="Vaughn Shirey" w:date="2023-09-08T10:03:00Z">
        <w:r w:rsidR="00A645EF">
          <w:rPr>
            <w:rFonts w:ascii="Times New Roman" w:hAnsi="Times New Roman" w:cs="Times New Roman"/>
            <w:sz w:val="24"/>
            <w:szCs w:val="24"/>
          </w:rPr>
          <w:t xml:space="preserve"> spell</w:t>
        </w:r>
      </w:ins>
      <w:del w:id="45" w:author="Vaughn Shirey" w:date="2023-09-08T10:02:00Z">
        <w:r w:rsidRPr="00703517" w:rsidDel="00A645EF">
          <w:rPr>
            <w:rFonts w:ascii="Times New Roman" w:hAnsi="Times New Roman" w:cs="Times New Roman"/>
            <w:sz w:val="24"/>
            <w:szCs w:val="24"/>
          </w:rPr>
          <w:delText>,</w:delText>
        </w:r>
      </w:del>
      <w:del w:id="46" w:author="Vaughn Shirey" w:date="2023-09-08T10:03:00Z">
        <w:r w:rsidRPr="00703517" w:rsidDel="00A645EF">
          <w:rPr>
            <w:rFonts w:ascii="Times New Roman" w:hAnsi="Times New Roman" w:cs="Times New Roman"/>
            <w:sz w:val="24"/>
            <w:szCs w:val="24"/>
          </w:rPr>
          <w:delText xml:space="preserve"> and </w:delText>
        </w:r>
        <w:r w:rsidR="004C33B1" w:rsidDel="00A645EF">
          <w:rPr>
            <w:rFonts w:ascii="Times New Roman" w:hAnsi="Times New Roman" w:cs="Times New Roman"/>
            <w:sz w:val="24"/>
            <w:szCs w:val="24"/>
          </w:rPr>
          <w:delText>even</w:delText>
        </w:r>
      </w:del>
      <w:r w:rsidR="004C33B1">
        <w:rPr>
          <w:rFonts w:ascii="Times New Roman" w:hAnsi="Times New Roman" w:cs="Times New Roman"/>
          <w:sz w:val="24"/>
          <w:szCs w:val="24"/>
        </w:rPr>
        <w:t xml:space="preserve"> </w:t>
      </w:r>
      <w:r w:rsidRPr="00703517">
        <w:rPr>
          <w:rFonts w:ascii="Times New Roman" w:hAnsi="Times New Roman" w:cs="Times New Roman"/>
          <w:sz w:val="24"/>
          <w:szCs w:val="24"/>
        </w:rPr>
        <w:t>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2023)","dontUpdate":true,"noteIndex":0},"citationItems":[{"id":824,"uris":["http://zotero.org/users/3183432/items/VLA7TAFZ"],"itemData":{"id":824,"type":"article-journal","container-title":"Ecology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D"}],"issued":{"date-parts":[["2002"]]}}},{"id":825,"uris":["http://zotero.org/users/3183432/items/SQCR7N74"],"itemData":{"id":825,"type":"article-journal","container-title":"Proceedings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V"}],"issued":{"date-parts":[["2004"]]}}},{"id":607,"uris":["http://zotero.org/users/3183432/items/KD4A2W2M"],"itemData":{"id":607,"type":"article-journal","container-title":"Ecology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S"}],"issued":{"date-parts":[["2023"]]}}},{"id":491,"uris":["http://zotero.org/users/3183432/items/U6GZX9YX"],"itemData":{"id":491,"type":"article-journal","container-title":"Science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ins w:id="47" w:author="Robert Guralnick" w:date="2023-09-27T17:57:00Z">
        <w:r w:rsidR="00EE13D4">
          <w:rPr>
            <w:rFonts w:ascii="Times New Roman" w:hAnsi="Times New Roman" w:cs="Times New Roman"/>
            <w:sz w:val="24"/>
            <w:szCs w:val="24"/>
          </w:rPr>
          <w:t xml:space="preserve">  Given that insects are ectotherms</w:t>
        </w:r>
      </w:ins>
      <w:ins w:id="48" w:author="Robert Guralnick" w:date="2023-09-27T17:58:00Z">
        <w:r w:rsidR="00EE13D4">
          <w:rPr>
            <w:rFonts w:ascii="Times New Roman" w:hAnsi="Times New Roman" w:cs="Times New Roman"/>
            <w:sz w:val="24"/>
            <w:szCs w:val="24"/>
          </w:rPr>
          <w:t xml:space="preserve"> whose life history is strongly conditioned by especially tem</w:t>
        </w:r>
      </w:ins>
      <w:ins w:id="49" w:author="Robert Guralnick" w:date="2023-09-27T17:59:00Z">
        <w:r w:rsidR="00EE13D4">
          <w:rPr>
            <w:rFonts w:ascii="Times New Roman" w:hAnsi="Times New Roman" w:cs="Times New Roman"/>
            <w:sz w:val="24"/>
            <w:szCs w:val="24"/>
          </w:rPr>
          <w:t>perature</w:t>
        </w:r>
      </w:ins>
      <w:ins w:id="50" w:author="Robert Guralnick" w:date="2023-09-27T17:57:00Z">
        <w:r w:rsidR="00EE13D4">
          <w:rPr>
            <w:rFonts w:ascii="Times New Roman" w:hAnsi="Times New Roman" w:cs="Times New Roman"/>
            <w:sz w:val="24"/>
            <w:szCs w:val="24"/>
          </w:rPr>
          <w:t xml:space="preserve">, </w:t>
        </w:r>
      </w:ins>
      <w:del w:id="51" w:author="Robert Guralnick" w:date="2023-09-27T17:57:00Z">
        <w:r w:rsidRPr="00703517" w:rsidDel="00EE13D4">
          <w:rPr>
            <w:rFonts w:ascii="Times New Roman" w:hAnsi="Times New Roman" w:cs="Times New Roman"/>
            <w:sz w:val="24"/>
            <w:szCs w:val="24"/>
          </w:rPr>
          <w:delText xml:space="preserve"> Although the list of potential agents driving insect decline is multifaceted,</w:delText>
        </w:r>
      </w:del>
      <w:r w:rsidRPr="00703517">
        <w:rPr>
          <w:rFonts w:ascii="Times New Roman" w:hAnsi="Times New Roman" w:cs="Times New Roman"/>
          <w:sz w:val="24"/>
          <w:szCs w:val="24"/>
        </w:rPr>
        <w:t xml:space="preserve"> climate change has been put forth as a </w:t>
      </w:r>
      <w:del w:id="52" w:author="Vaughn Shirey" w:date="2023-09-08T10:05:00Z">
        <w:r w:rsidRPr="00703517" w:rsidDel="00F60B27">
          <w:rPr>
            <w:rFonts w:ascii="Times New Roman" w:hAnsi="Times New Roman" w:cs="Times New Roman"/>
            <w:sz w:val="24"/>
            <w:szCs w:val="24"/>
          </w:rPr>
          <w:delText xml:space="preserve">major </w:delText>
        </w:r>
        <w:r w:rsidR="004C33B1" w:rsidDel="00F60B27">
          <w:rPr>
            <w:rFonts w:ascii="Times New Roman" w:hAnsi="Times New Roman" w:cs="Times New Roman"/>
            <w:sz w:val="24"/>
            <w:szCs w:val="24"/>
          </w:rPr>
          <w:delText xml:space="preserve">direct </w:delText>
        </w:r>
        <w:r w:rsidRPr="00703517" w:rsidDel="00F60B27">
          <w:rPr>
            <w:rFonts w:ascii="Times New Roman" w:hAnsi="Times New Roman" w:cs="Times New Roman"/>
            <w:sz w:val="24"/>
            <w:szCs w:val="24"/>
          </w:rPr>
          <w:delText>contributo</w:delText>
        </w:r>
        <w:r w:rsidR="00B71B27" w:rsidRPr="00703517" w:rsidDel="00F60B27">
          <w:rPr>
            <w:rFonts w:ascii="Times New Roman" w:hAnsi="Times New Roman" w:cs="Times New Roman"/>
            <w:sz w:val="24"/>
            <w:szCs w:val="24"/>
          </w:rPr>
          <w:delText>r</w:delText>
        </w:r>
      </w:del>
      <w:ins w:id="53" w:author="Robert Guralnick" w:date="2023-09-27T17:57:00Z">
        <w:r w:rsidR="00EE13D4">
          <w:rPr>
            <w:rFonts w:ascii="Times New Roman" w:hAnsi="Times New Roman" w:cs="Times New Roman"/>
            <w:sz w:val="24"/>
            <w:szCs w:val="24"/>
          </w:rPr>
          <w:t xml:space="preserve"> particularly </w:t>
        </w:r>
      </w:ins>
      <w:ins w:id="54" w:author="Robert Guralnick" w:date="2023-09-28T07:25:00Z">
        <w:r w:rsidR="008C396F">
          <w:rPr>
            <w:rFonts w:ascii="Times New Roman" w:hAnsi="Times New Roman" w:cs="Times New Roman"/>
            <w:sz w:val="24"/>
            <w:szCs w:val="24"/>
          </w:rPr>
          <w:t>critical</w:t>
        </w:r>
      </w:ins>
      <w:ins w:id="55" w:author="Robert Guralnick" w:date="2023-09-27T17:57:00Z">
        <w:r w:rsidR="00EE13D4">
          <w:rPr>
            <w:rFonts w:ascii="Times New Roman" w:hAnsi="Times New Roman" w:cs="Times New Roman"/>
            <w:sz w:val="24"/>
            <w:szCs w:val="24"/>
          </w:rPr>
          <w:t xml:space="preserve"> </w:t>
        </w:r>
      </w:ins>
      <w:ins w:id="56" w:author="Vaughn Shirey" w:date="2023-09-08T10:05:00Z">
        <w:r w:rsidR="00F60B27">
          <w:rPr>
            <w:rFonts w:ascii="Times New Roman" w:hAnsi="Times New Roman" w:cs="Times New Roman"/>
            <w:sz w:val="24"/>
            <w:szCs w:val="24"/>
          </w:rPr>
          <w:t>factor that can determine ecological “winners and losers”</w:t>
        </w:r>
      </w:ins>
      <w:ins w:id="57" w:author="Vaughn Shirey" w:date="2023-09-08T10:06:00Z">
        <w:r w:rsidR="005140D3">
          <w:rPr>
            <w:rFonts w:ascii="Times New Roman" w:hAnsi="Times New Roman" w:cs="Times New Roman"/>
            <w:sz w:val="24"/>
            <w:szCs w:val="24"/>
          </w:rPr>
          <w:t xml:space="preserve"> </w:t>
        </w:r>
      </w:ins>
      <w:ins w:id="58" w:author="Vaughn Shirey" w:date="2023-09-18T09:38:00Z">
        <w:r w:rsidR="00752620">
          <w:rPr>
            <w:rFonts w:ascii="Times New Roman" w:hAnsi="Times New Roman" w:cs="Times New Roman"/>
            <w:sz w:val="24"/>
            <w:szCs w:val="24"/>
          </w:rPr>
          <w:t xml:space="preserve">among insects </w:t>
        </w:r>
      </w:ins>
      <w:del w:id="59" w:author="Robert Guralnick" w:date="2023-09-27T17:54:00Z">
        <w:r w:rsidR="005140D3" w:rsidDel="00EE13D4">
          <w:rPr>
            <w:rFonts w:ascii="Times New Roman" w:hAnsi="Times New Roman" w:cs="Times New Roman"/>
            <w:sz w:val="24"/>
            <w:szCs w:val="24"/>
          </w:rPr>
          <w:fldChar w:fldCharType="begin"/>
        </w:r>
        <w:r w:rsidR="003854EB" w:rsidDel="00EE13D4">
          <w:rPr>
            <w:rFonts w:ascii="Times New Roman" w:hAnsi="Times New Roman" w:cs="Times New Roman"/>
            <w:sz w:val="24"/>
            <w:szCs w:val="24"/>
          </w:rPr>
          <w:delInstrText xml:space="preserve"> ADDIN ZOTERO_ITEM CSL_CITATION {"citationID":"9jkw2dXU","properties":{"formattedCitation":"(Jackson {\\i{}et al.} 2022)","plainCitation":"(Jackson et al. 2022)","noteIndex":0},"citationItems":[{"id":288,"uris":["http://zotero.org/users/3183432/items/9I2V6R3X"],"itemData":{"id":288,"type":"article-journal","container-title":"Biology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delInstrText>
        </w:r>
        <w:r w:rsidR="005140D3" w:rsidDel="00EE13D4">
          <w:rPr>
            <w:rFonts w:ascii="Times New Roman" w:hAnsi="Times New Roman" w:cs="Times New Roman"/>
            <w:sz w:val="24"/>
            <w:szCs w:val="24"/>
          </w:rPr>
          <w:fldChar w:fldCharType="separate"/>
        </w:r>
        <w:r w:rsidR="005140D3" w:rsidRPr="005140D3" w:rsidDel="00EE13D4">
          <w:rPr>
            <w:rFonts w:ascii="Times New Roman" w:hAnsi="Times New Roman" w:cs="Times New Roman"/>
            <w:sz w:val="24"/>
            <w:szCs w:val="24"/>
          </w:rPr>
          <w:delText xml:space="preserve">(Jackson </w:delText>
        </w:r>
        <w:r w:rsidR="005140D3" w:rsidRPr="005140D3" w:rsidDel="00EE13D4">
          <w:rPr>
            <w:rFonts w:ascii="Times New Roman" w:hAnsi="Times New Roman" w:cs="Times New Roman"/>
            <w:i/>
            <w:iCs/>
            <w:sz w:val="24"/>
            <w:szCs w:val="24"/>
          </w:rPr>
          <w:delText>et al.</w:delText>
        </w:r>
        <w:r w:rsidR="005140D3" w:rsidRPr="005140D3" w:rsidDel="00EE13D4">
          <w:rPr>
            <w:rFonts w:ascii="Times New Roman" w:hAnsi="Times New Roman" w:cs="Times New Roman"/>
            <w:sz w:val="24"/>
            <w:szCs w:val="24"/>
          </w:rPr>
          <w:delText xml:space="preserve"> 2022)</w:delText>
        </w:r>
        <w:r w:rsidR="005140D3" w:rsidDel="00EE13D4">
          <w:rPr>
            <w:rFonts w:ascii="Times New Roman" w:hAnsi="Times New Roman" w:cs="Times New Roman"/>
            <w:sz w:val="24"/>
            <w:szCs w:val="24"/>
          </w:rPr>
          <w:fldChar w:fldCharType="end"/>
        </w:r>
        <w:r w:rsidR="003C6E1A" w:rsidRPr="00703517" w:rsidDel="00EE13D4">
          <w:rPr>
            <w:rFonts w:ascii="Times New Roman" w:hAnsi="Times New Roman" w:cs="Times New Roman"/>
            <w:sz w:val="24"/>
            <w:szCs w:val="24"/>
          </w:rPr>
          <w:delText xml:space="preserve"> </w:delText>
        </w:r>
        <w:r w:rsidR="004C33B1" w:rsidDel="00EE13D4">
          <w:rPr>
            <w:rFonts w:ascii="Times New Roman" w:hAnsi="Times New Roman" w:cs="Times New Roman"/>
            <w:sz w:val="24"/>
            <w:szCs w:val="24"/>
          </w:rPr>
          <w:delText>but also</w:delText>
        </w:r>
        <w:r w:rsidR="00575289" w:rsidDel="00EE13D4">
          <w:rPr>
            <w:rFonts w:ascii="Times New Roman" w:hAnsi="Times New Roman" w:cs="Times New Roman"/>
            <w:sz w:val="24"/>
            <w:szCs w:val="24"/>
          </w:rPr>
          <w:delText xml:space="preserve"> as a force </w:delText>
        </w:r>
      </w:del>
      <w:commentRangeStart w:id="60"/>
      <w:del w:id="61" w:author="Robert Guralnick" w:date="2023-09-27T17:59:00Z">
        <w:r w:rsidR="00575289" w:rsidDel="00EE13D4">
          <w:rPr>
            <w:rFonts w:ascii="Times New Roman" w:hAnsi="Times New Roman" w:cs="Times New Roman"/>
            <w:sz w:val="24"/>
            <w:szCs w:val="24"/>
          </w:rPr>
          <w:delText>that</w:delText>
        </w:r>
      </w:del>
      <w:ins w:id="62" w:author="Robert Guralnick" w:date="2023-09-27T17:59:00Z">
        <w:r w:rsidR="00EE13D4">
          <w:rPr>
            <w:rFonts w:ascii="Times New Roman" w:hAnsi="Times New Roman" w:cs="Times New Roman"/>
            <w:sz w:val="24"/>
            <w:szCs w:val="24"/>
          </w:rPr>
          <w:t>. Climate change can</w:t>
        </w:r>
      </w:ins>
      <w:r w:rsidR="004C33B1">
        <w:rPr>
          <w:rFonts w:ascii="Times New Roman" w:hAnsi="Times New Roman" w:cs="Times New Roman"/>
          <w:sz w:val="24"/>
          <w:szCs w:val="24"/>
        </w:rPr>
        <w:t xml:space="preserve"> </w:t>
      </w:r>
      <w:ins w:id="63" w:author="Robert Guralnick" w:date="2023-09-27T17:54:00Z">
        <w:r w:rsidR="00EE13D4">
          <w:rPr>
            <w:rFonts w:ascii="Times New Roman" w:hAnsi="Times New Roman" w:cs="Times New Roman"/>
            <w:sz w:val="24"/>
            <w:szCs w:val="24"/>
          </w:rPr>
          <w:t xml:space="preserve">also </w:t>
        </w:r>
      </w:ins>
      <w:r w:rsidR="004C33B1">
        <w:rPr>
          <w:rFonts w:ascii="Times New Roman" w:hAnsi="Times New Roman" w:cs="Times New Roman"/>
          <w:sz w:val="24"/>
          <w:szCs w:val="24"/>
        </w:rPr>
        <w:t>interact</w:t>
      </w:r>
      <w:r w:rsidR="00575289">
        <w:rPr>
          <w:rFonts w:ascii="Times New Roman" w:hAnsi="Times New Roman" w:cs="Times New Roman"/>
          <w:sz w:val="24"/>
          <w:szCs w:val="24"/>
        </w:rPr>
        <w:t>s</w:t>
      </w:r>
      <w:r w:rsidR="004C33B1">
        <w:rPr>
          <w:rFonts w:ascii="Times New Roman" w:hAnsi="Times New Roman" w:cs="Times New Roman"/>
          <w:sz w:val="24"/>
          <w:szCs w:val="24"/>
        </w:rPr>
        <w:t xml:space="preserve"> with other global drivers</w:t>
      </w:r>
      <w:ins w:id="64" w:author="Robert Guralnick" w:date="2023-09-27T17:59:00Z">
        <w:r w:rsidR="00EE13D4">
          <w:rPr>
            <w:rFonts w:ascii="Times New Roman" w:hAnsi="Times New Roman" w:cs="Times New Roman"/>
            <w:sz w:val="24"/>
            <w:szCs w:val="24"/>
          </w:rPr>
          <w:t>, such as urbanization,</w:t>
        </w:r>
      </w:ins>
      <w:r w:rsidR="004C33B1">
        <w:rPr>
          <w:rFonts w:ascii="Times New Roman" w:hAnsi="Times New Roman" w:cs="Times New Roman"/>
          <w:sz w:val="24"/>
          <w:szCs w:val="24"/>
        </w:rPr>
        <w:t xml:space="preserve"> </w:t>
      </w:r>
      <w:ins w:id="65" w:author="Vaughn Shirey" w:date="2023-09-08T10:05:00Z">
        <w:r w:rsidR="00F60B27">
          <w:rPr>
            <w:rFonts w:ascii="Times New Roman" w:hAnsi="Times New Roman" w:cs="Times New Roman"/>
            <w:sz w:val="24"/>
            <w:szCs w:val="24"/>
          </w:rPr>
          <w:t xml:space="preserve">to </w:t>
        </w:r>
      </w:ins>
      <w:ins w:id="66" w:author="Robert Guralnick" w:date="2023-09-27T17:59:00Z">
        <w:r w:rsidR="00EE13D4">
          <w:rPr>
            <w:rFonts w:ascii="Times New Roman" w:hAnsi="Times New Roman" w:cs="Times New Roman"/>
            <w:sz w:val="24"/>
            <w:szCs w:val="24"/>
          </w:rPr>
          <w:t xml:space="preserve">further </w:t>
        </w:r>
      </w:ins>
      <w:ins w:id="67" w:author="Vaughn Shirey" w:date="2023-09-08T10:05:00Z">
        <w:r w:rsidR="00F60B27">
          <w:rPr>
            <w:rFonts w:ascii="Times New Roman" w:hAnsi="Times New Roman" w:cs="Times New Roman"/>
            <w:sz w:val="24"/>
            <w:szCs w:val="24"/>
          </w:rPr>
          <w:t>impact population</w:t>
        </w:r>
      </w:ins>
      <w:ins w:id="68" w:author="Vaughn Shirey" w:date="2023-09-08T10:06:00Z">
        <w:r w:rsidR="00AD2CAB">
          <w:rPr>
            <w:rFonts w:ascii="Times New Roman" w:hAnsi="Times New Roman" w:cs="Times New Roman"/>
            <w:sz w:val="24"/>
            <w:szCs w:val="24"/>
          </w:rPr>
          <w:t>s</w:t>
        </w:r>
      </w:ins>
      <w:commentRangeEnd w:id="60"/>
      <w:r w:rsidR="00EE13D4">
        <w:rPr>
          <w:rStyle w:val="CommentReference"/>
        </w:rPr>
        <w:commentReference w:id="60"/>
      </w:r>
      <w:ins w:id="69" w:author="Vaughn Shirey" w:date="2023-09-08T10:05:00Z">
        <w:r w:rsidR="00F60B27">
          <w:rPr>
            <w:rFonts w:ascii="Times New Roman" w:hAnsi="Times New Roman" w:cs="Times New Roman"/>
            <w:sz w:val="24"/>
            <w:szCs w:val="24"/>
          </w:rPr>
          <w:t xml:space="preserve"> </w:t>
        </w:r>
      </w:ins>
      <w:hyperlink r:id="rId12">
        <w:r w:rsidR="003C6E1A"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2021b)","noteIndex":0},"citationItems":[{"id":285,"uris":["http://zotero.org/users/3183432/items/8SPB5KI3"],"itemData":{"id":285,"type":"article-journal","container-title":"Proceedings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w:t>
      </w:r>
      <w:del w:id="70" w:author="Robert Guralnick" w:date="2023-09-27T17:57:00Z">
        <w:r w:rsidRPr="00703517" w:rsidDel="00EE13D4">
          <w:rPr>
            <w:rFonts w:ascii="Times New Roman" w:hAnsi="Times New Roman" w:cs="Times New Roman"/>
            <w:sz w:val="24"/>
            <w:szCs w:val="24"/>
          </w:rPr>
          <w:delText xml:space="preserve">As ectotherms, insects are especially sensitive to </w:delText>
        </w:r>
        <w:r w:rsidR="00251EB8" w:rsidDel="00EE13D4">
          <w:rPr>
            <w:rFonts w:ascii="Times New Roman" w:hAnsi="Times New Roman" w:cs="Times New Roman"/>
            <w:sz w:val="24"/>
            <w:szCs w:val="24"/>
          </w:rPr>
          <w:delText>local scale</w:delText>
        </w:r>
        <w:r w:rsidRPr="00703517" w:rsidDel="00EE13D4">
          <w:rPr>
            <w:rFonts w:ascii="Times New Roman" w:hAnsi="Times New Roman" w:cs="Times New Roman"/>
            <w:sz w:val="24"/>
            <w:szCs w:val="24"/>
          </w:rPr>
          <w:delText xml:space="preserve"> and macroscale climatic conditions </w:delText>
        </w:r>
        <w:r w:rsidR="00251EB8" w:rsidDel="00EE13D4">
          <w:rPr>
            <w:rFonts w:ascii="Times New Roman" w:hAnsi="Times New Roman" w:cs="Times New Roman"/>
            <w:sz w:val="24"/>
            <w:szCs w:val="24"/>
          </w:rPr>
          <w:delText xml:space="preserve">in </w:delText>
        </w:r>
      </w:del>
      <w:del w:id="71" w:author="Vaughn Shirey [2]" w:date="2023-09-25T09:21:00Z">
        <w:r w:rsidR="00251EB8" w:rsidDel="006932C9">
          <w:rPr>
            <w:rFonts w:ascii="Times New Roman" w:hAnsi="Times New Roman" w:cs="Times New Roman"/>
            <w:sz w:val="24"/>
            <w:szCs w:val="24"/>
          </w:rPr>
          <w:delText>ways that may integrate to signals of change at macro-scales</w:delText>
        </w:r>
        <w:r w:rsidRPr="00703517" w:rsidDel="006932C9">
          <w:rPr>
            <w:rFonts w:ascii="Times New Roman" w:hAnsi="Times New Roman" w:cs="Times New Roman"/>
            <w:sz w:val="24"/>
            <w:szCs w:val="24"/>
          </w:rPr>
          <w:delText xml:space="preserve"> </w:delText>
        </w:r>
      </w:del>
      <w:r w:rsidR="00D3063F"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2008)","noteIndex":0},"citationItems":[{"id":602,"uris":["http://zotero.org/users/3183432/items/B8EH7ZXB"],"itemData":{"id":602,"type":"article-journal","container-title":"Proceedings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del w:id="72" w:author="Robert Guralnick" w:date="2023-09-27T17:59:00Z">
        <w:r w:rsidRPr="00703517" w:rsidDel="00EE13D4">
          <w:rPr>
            <w:rFonts w:ascii="Times New Roman" w:hAnsi="Times New Roman" w:cs="Times New Roman"/>
            <w:sz w:val="24"/>
            <w:szCs w:val="24"/>
          </w:rPr>
          <w:delText xml:space="preserve"> </w:delText>
        </w:r>
      </w:del>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w:t>
      </w:r>
      <w:r w:rsidR="008140DC">
        <w:rPr>
          <w:rFonts w:ascii="Times New Roman" w:hAnsi="Times New Roman" w:cs="Times New Roman"/>
          <w:sz w:val="24"/>
          <w:szCs w:val="24"/>
        </w:rPr>
        <w:t xml:space="preserve">sources of </w:t>
      </w:r>
      <w:r w:rsidR="003C6E1A" w:rsidRPr="00703517">
        <w:rPr>
          <w:rFonts w:ascii="Times New Roman" w:hAnsi="Times New Roman" w:cs="Times New Roman"/>
          <w:sz w:val="24"/>
          <w:szCs w:val="24"/>
        </w:rPr>
        <w:t>distribution and natural history data</w:t>
      </w:r>
      <w:r w:rsidR="00612D12">
        <w:rPr>
          <w:rFonts w:ascii="Times New Roman" w:hAnsi="Times New Roman" w:cs="Times New Roman"/>
          <w:sz w:val="24"/>
          <w:szCs w:val="24"/>
        </w:rPr>
        <w:t xml:space="preserve"> for insects</w:t>
      </w:r>
      <w:r w:rsidR="003C6E1A" w:rsidRPr="00703517">
        <w:rPr>
          <w:rFonts w:ascii="Times New Roman" w:hAnsi="Times New Roman" w:cs="Times New Roman"/>
          <w:sz w:val="24"/>
          <w:szCs w:val="24"/>
        </w:rPr>
        <w:t xml:space="preserve"> </w:t>
      </w:r>
      <w:del w:id="73" w:author="Robert Guralnick" w:date="2023-09-28T07:25:00Z">
        <w:r w:rsidRPr="00703517" w:rsidDel="008C396F">
          <w:rPr>
            <w:rFonts w:ascii="Times New Roman" w:hAnsi="Times New Roman" w:cs="Times New Roman"/>
            <w:sz w:val="24"/>
            <w:szCs w:val="24"/>
          </w:rPr>
          <w:delText xml:space="preserve">due to their </w:delText>
        </w:r>
        <w:r w:rsidR="003C6E1A" w:rsidRPr="00703517" w:rsidDel="008C396F">
          <w:rPr>
            <w:rFonts w:ascii="Times New Roman" w:hAnsi="Times New Roman" w:cs="Times New Roman"/>
            <w:sz w:val="24"/>
            <w:szCs w:val="24"/>
          </w:rPr>
          <w:delText xml:space="preserve">high public </w:delText>
        </w:r>
        <w:r w:rsidR="004D06F9" w:rsidRPr="00703517" w:rsidDel="008C396F">
          <w:rPr>
            <w:rFonts w:ascii="Times New Roman" w:hAnsi="Times New Roman" w:cs="Times New Roman"/>
            <w:sz w:val="24"/>
            <w:szCs w:val="24"/>
          </w:rPr>
          <w:delText>profile and</w:delText>
        </w:r>
        <w:r w:rsidR="003C6E1A" w:rsidRPr="00703517" w:rsidDel="008C396F">
          <w:rPr>
            <w:rFonts w:ascii="Times New Roman" w:hAnsi="Times New Roman" w:cs="Times New Roman"/>
            <w:sz w:val="24"/>
            <w:szCs w:val="24"/>
          </w:rPr>
          <w:delText xml:space="preserve"> apparency in nature</w:delText>
        </w:r>
      </w:del>
      <w:ins w:id="74" w:author="Robert Guralnick" w:date="2023-09-28T07:25:00Z">
        <w:r w:rsidR="008C396F">
          <w:rPr>
            <w:rFonts w:ascii="Times New Roman" w:hAnsi="Times New Roman" w:cs="Times New Roman"/>
            <w:sz w:val="24"/>
            <w:szCs w:val="24"/>
          </w:rPr>
          <w:t>given they are often charismatic</w:t>
        </w:r>
      </w:ins>
      <w:ins w:id="75" w:author="Robert Guralnick" w:date="2023-09-28T07:26:00Z">
        <w:r w:rsidR="008C396F">
          <w:rPr>
            <w:rFonts w:ascii="Times New Roman" w:hAnsi="Times New Roman" w:cs="Times New Roman"/>
            <w:sz w:val="24"/>
            <w:szCs w:val="24"/>
          </w:rPr>
          <w:t>, relatively easy to observe and mostly diagnosable to species</w:t>
        </w:r>
      </w:ins>
      <w:r w:rsidR="003C6E1A" w:rsidRPr="00703517">
        <w:rPr>
          <w:rFonts w:ascii="Times New Roman" w:hAnsi="Times New Roman" w:cs="Times New Roman"/>
          <w:sz w:val="24"/>
          <w:szCs w:val="24"/>
        </w:rPr>
        <w:t xml:space="preserv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13">
        <w:r w:rsidR="00E554A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2013)","noteIndex":0},"citationItems":[{"id":150,"uris":["http://zotero.org/users/3183432/items/KZQPRW9S"],"itemData":{"id":150,"type":"article-journal","abstract":"Climate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145,"uris":["http://zotero.org/users/3183432/items/LIEDDE93"],"itemData":{"id":145,"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324,"uris":["http://zotero.org/users/3183432/items/DN2IZB3B"],"itemData":{"id":324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del w:id="76" w:author="Vaughn Shirey" w:date="2023-09-08T10:31:00Z">
        <w:r w:rsidR="00E554A8" w:rsidRPr="00703517" w:rsidDel="00AE4A3A">
          <w:rPr>
            <w:rFonts w:ascii="Times New Roman" w:hAnsi="Times New Roman" w:cs="Times New Roman"/>
            <w:sz w:val="24"/>
            <w:szCs w:val="24"/>
          </w:rPr>
          <w:delText xml:space="preserve"> </w:delText>
        </w:r>
      </w:del>
      <w:r w:rsidRPr="00703517">
        <w:rPr>
          <w:rFonts w:ascii="Times New Roman" w:hAnsi="Times New Roman" w:cs="Times New Roman"/>
          <w:sz w:val="24"/>
          <w:szCs w:val="24"/>
        </w:rPr>
        <w:t>.</w:t>
      </w:r>
    </w:p>
    <w:p w14:paraId="41488572" w14:textId="77777777" w:rsidR="008C396F" w:rsidRDefault="00341DE7">
      <w:pPr>
        <w:spacing w:line="480" w:lineRule="auto"/>
        <w:ind w:firstLine="720"/>
        <w:jc w:val="both"/>
        <w:rPr>
          <w:ins w:id="77" w:author="Robert Guralnick" w:date="2023-09-28T07:27:00Z"/>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2003)","noteIndex":0},"citationItems":[{"id":601,"uris":["http://zotero.org/users/3183432/items/MS92TRII"],"itemData":{"id":601,"type":"article-journal","container-title":"Climate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 trend that is expected to continue under nearly all climate </w:t>
      </w:r>
      <w:r w:rsidRPr="00703517">
        <w:rPr>
          <w:rFonts w:ascii="Times New Roman" w:hAnsi="Times New Roman" w:cs="Times New Roman"/>
          <w:sz w:val="24"/>
          <w:szCs w:val="24"/>
        </w:rPr>
        <w:lastRenderedPageBreak/>
        <w:t>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{"citationID":"YNJ5MC6R","properties":{"formattedCitation":"(Ono {\\i{}et al.} 2022)","plainCitation":"(Ono et al. 2022)","noteIndex":0},"citationItems":[{"id":490,"uris":["http://zotero.org/users/3183432/items/HQ3ILDVJ"],"itemData":{"id":490,"type":"article-journal","container-title":"Communications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{"citationID":"8fQcsogj","properties":{"formattedCitation":"(You {\\i{}et al.} 2021)","plainCitation":"(You et al. 2021)","noteIndex":0},"citationItems":[{"id":419,"uris":["http://zotero.org/users/3183432/items/DV2LGNSW"],"itemData":{"id":419,"type":"article-journal","container-title":"Earth-Science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w:t>
      </w:r>
      <w:r w:rsidR="00EF62FC">
        <w:rPr>
          <w:rFonts w:ascii="Times New Roman" w:hAnsi="Times New Roman" w:cs="Times New Roman"/>
          <w:sz w:val="24"/>
          <w:szCs w:val="24"/>
        </w:rPr>
        <w:t xml:space="preserve">in substantive shifts with profound impacts for insect development, such as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ins w:id="78" w:author="Vaughn Shirey" w:date="2023-08-25T10:11:00Z">
        <w:r w:rsidR="00295ED8">
          <w:rPr>
            <w:rFonts w:ascii="Times New Roman" w:hAnsi="Times New Roman" w:cs="Times New Roman"/>
            <w:sz w:val="24"/>
            <w:szCs w:val="24"/>
          </w:rPr>
          <w:t>s</w:t>
        </w:r>
      </w:ins>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2021)","noteIndex":0},"citationItems":[{"id":417,"uris":["http://zotero.org/users/3183432/items/S4FNM9UH"],"itemData":{"id":417,"type":"article-journal","container-title":"Nature Climate Change","issue":"4","note":"publisher: Nature Publishing Group","page":"263–267","title":"Towards a rain-dominated Arctic","volume":"7","author":[{"family":"Bintanja","given":"Richard"},{"family":"Andry","given":"Olivier"}],"issued":{"date-parts":[["2017"]]}}},{"id":418,"uris":["http://zotero.org/users/3183432/items/P3Y9DQEG"],"itemData":{"id":418,"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ins w:id="79" w:author="Vaughn Shirey" w:date="2023-09-08T10:07:00Z">
        <w:r w:rsidR="00240775">
          <w:rPr>
            <w:rFonts w:ascii="Times New Roman" w:hAnsi="Times New Roman" w:cs="Times New Roman"/>
            <w:sz w:val="24"/>
            <w:szCs w:val="24"/>
          </w:rPr>
          <w:t>For high</w:t>
        </w:r>
      </w:ins>
      <w:ins w:id="80" w:author="Vaughn Shirey" w:date="2023-09-08T10:32:00Z">
        <w:r w:rsidR="00BD0152">
          <w:rPr>
            <w:rFonts w:ascii="Times New Roman" w:hAnsi="Times New Roman" w:cs="Times New Roman"/>
            <w:sz w:val="24"/>
            <w:szCs w:val="24"/>
          </w:rPr>
          <w:t>-</w:t>
        </w:r>
      </w:ins>
      <w:ins w:id="81" w:author="Vaughn Shirey" w:date="2023-09-08T10:07:00Z">
        <w:r w:rsidR="00240775">
          <w:rPr>
            <w:rFonts w:ascii="Times New Roman" w:hAnsi="Times New Roman" w:cs="Times New Roman"/>
            <w:sz w:val="24"/>
            <w:szCs w:val="24"/>
          </w:rPr>
          <w:t xml:space="preserve">latitude </w:t>
        </w:r>
      </w:ins>
      <w:ins w:id="82" w:author="Vaughn Shirey [2]" w:date="2023-09-25T09:22:00Z">
        <w:r w:rsidR="006932C9">
          <w:rPr>
            <w:rFonts w:ascii="Times New Roman" w:hAnsi="Times New Roman" w:cs="Times New Roman"/>
            <w:sz w:val="24"/>
            <w:szCs w:val="24"/>
          </w:rPr>
          <w:t>butterflies</w:t>
        </w:r>
      </w:ins>
      <w:ins w:id="83" w:author="Vaughn Shirey" w:date="2023-09-08T10:07:00Z">
        <w:del w:id="84" w:author="Vaughn Shirey [2]" w:date="2023-09-25T09:22:00Z">
          <w:r w:rsidR="00240775" w:rsidDel="006932C9">
            <w:rPr>
              <w:rFonts w:ascii="Times New Roman" w:hAnsi="Times New Roman" w:cs="Times New Roman"/>
              <w:sz w:val="24"/>
              <w:szCs w:val="24"/>
            </w:rPr>
            <w:delText>insects</w:delText>
          </w:r>
        </w:del>
        <w:r w:rsidR="00240775">
          <w:rPr>
            <w:rFonts w:ascii="Times New Roman" w:hAnsi="Times New Roman" w:cs="Times New Roman"/>
            <w:sz w:val="24"/>
            <w:szCs w:val="24"/>
          </w:rPr>
          <w:t xml:space="preserve">, the loss of snow cover could have potentially negative impacts for populations since the </w:t>
        </w:r>
      </w:ins>
      <w:ins w:id="85" w:author="Vaughn Shirey" w:date="2023-09-08T10:08:00Z">
        <w:r w:rsidR="000E741C">
          <w:rPr>
            <w:rFonts w:ascii="Times New Roman" w:hAnsi="Times New Roman" w:cs="Times New Roman"/>
            <w:sz w:val="24"/>
            <w:szCs w:val="24"/>
          </w:rPr>
          <w:t>subnivium</w:t>
        </w:r>
      </w:ins>
      <w:ins w:id="86" w:author="Vaughn Shirey" w:date="2023-09-08T10:07:00Z">
        <w:r w:rsidR="00240775">
          <w:rPr>
            <w:rFonts w:ascii="Times New Roman" w:hAnsi="Times New Roman" w:cs="Times New Roman"/>
            <w:sz w:val="24"/>
            <w:szCs w:val="24"/>
          </w:rPr>
          <w:t xml:space="preserve">, or the </w:t>
        </w:r>
      </w:ins>
      <w:ins w:id="87" w:author="Vaughn Shirey [2]" w:date="2023-09-25T09:23:00Z">
        <w:r w:rsidR="006932C9">
          <w:rPr>
            <w:rFonts w:ascii="Times New Roman" w:hAnsi="Times New Roman" w:cs="Times New Roman"/>
            <w:sz w:val="24"/>
            <w:szCs w:val="24"/>
          </w:rPr>
          <w:t xml:space="preserve">insulated </w:t>
        </w:r>
      </w:ins>
      <w:ins w:id="88" w:author="Vaughn Shirey" w:date="2023-09-08T10:07:00Z">
        <w:r w:rsidR="00240775">
          <w:rPr>
            <w:rFonts w:ascii="Times New Roman" w:hAnsi="Times New Roman" w:cs="Times New Roman"/>
            <w:sz w:val="24"/>
            <w:szCs w:val="24"/>
          </w:rPr>
          <w:t xml:space="preserve">environment between snow and </w:t>
        </w:r>
      </w:ins>
      <w:ins w:id="89" w:author="Vaughn Shirey" w:date="2023-09-08T10:08:00Z">
        <w:r w:rsidR="00240775">
          <w:rPr>
            <w:rFonts w:ascii="Times New Roman" w:hAnsi="Times New Roman" w:cs="Times New Roman"/>
            <w:sz w:val="24"/>
            <w:szCs w:val="24"/>
          </w:rPr>
          <w:t xml:space="preserve">soil, is </w:t>
        </w:r>
      </w:ins>
      <w:ins w:id="90" w:author="Vaughn Shirey" w:date="2023-09-18T09:39:00Z">
        <w:r w:rsidR="0006245D">
          <w:rPr>
            <w:rFonts w:ascii="Times New Roman" w:hAnsi="Times New Roman" w:cs="Times New Roman"/>
            <w:sz w:val="24"/>
            <w:szCs w:val="24"/>
          </w:rPr>
          <w:t xml:space="preserve">critical overwintering habitat for </w:t>
        </w:r>
      </w:ins>
      <w:ins w:id="91" w:author="Vaughn Shirey" w:date="2023-09-18T09:40:00Z">
        <w:r w:rsidR="0006245D">
          <w:rPr>
            <w:rFonts w:ascii="Times New Roman" w:hAnsi="Times New Roman" w:cs="Times New Roman"/>
            <w:sz w:val="24"/>
            <w:szCs w:val="24"/>
          </w:rPr>
          <w:t>many species</w:t>
        </w:r>
      </w:ins>
      <w:ins w:id="92" w:author="Vaughn Shirey" w:date="2023-09-08T10:08:00Z">
        <w:r w:rsidR="00240775">
          <w:rPr>
            <w:rFonts w:ascii="Times New Roman" w:hAnsi="Times New Roman" w:cs="Times New Roman"/>
            <w:sz w:val="24"/>
            <w:szCs w:val="24"/>
          </w:rPr>
          <w:t xml:space="preserve"> </w:t>
        </w:r>
      </w:ins>
      <w:r w:rsidR="003854EB">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{"citationID":"eQLuVRko","properties":{"formattedCitation":"(Danks 2004; Zhu {\\i{}et al.} 2019; Thompson {\\i{}et al.} 2021)","plainCitation":"(Danks 2004; Zhu et al. 2019; Thompson et al. 2021)","noteIndex":0},"citationItems":[{"id":1129,"uris":["http://zotero.org/users/3183432/items/PC8UW8XI"],"itemData":{"id":1129,"type":"article-journal","container-title":"Integrative and Comparative Biology","issue":"2","note":"publisher: Oxford University Press","page":"85–94","title":"Seasonal adaptations in arctic insects","volume":"44","author":[{"family":"Danks","given":"Hugh V"}],"issued":{"date-parts":[["2004"]]}}},{"id":1130,"uris":["http://zotero.org/users/3183432/items/4Z949FU3"],"itemData":{"id":1130,"type":"article-journal","container-title":"Nature Climate Change","issue":"11","note":"publisher: Nature Publishing Group UK London","page":"886–893","title":"Climate change causes functionally colder winters for snow cover-dependent organisms","volume":"9","author":[{"family":"Zhu","given":"Likai"},{"family":"Ives","given":"Anthony R"},{"family":"Zhang","given":"Chi"},{"family":"Guo","given":"Yuanyuan"},{"family":"Radeloff","given":"Volker C"}],"issued":{"date-parts":[["2019"]]}}},{"id":1131,"uris":["http://zotero.org/users/3183432/items/4QRF5PAR"],"itemData":{"id":1131,"type":"article-journal","container-title":"Frontiers in Ecology and the Environment","issue":"5","note":"publisher: Wiley Online Library","page":"268–273","title":"The decline of a hidden and expansive microhabitat: the subnivium","volume":"19","author":[{"family":"Thompson","given":"Kimberly L"},{"family":"Zuckerberg","given":"Benjamin"},{"family":"Porter","given":"Warren P"},{"family":"Pauli","given":"Jonathan N"}],"issued":{"date-parts":[["2021"]]}}}],"schema":"https://github.com/citation-style-language/schema/raw/master/csl-citation.json"} </w:instrText>
      </w:r>
      <w:r w:rsidR="003854EB">
        <w:rPr>
          <w:rFonts w:ascii="Times New Roman" w:hAnsi="Times New Roman" w:cs="Times New Roman"/>
          <w:sz w:val="24"/>
          <w:szCs w:val="24"/>
        </w:rPr>
        <w:fldChar w:fldCharType="separate"/>
      </w:r>
      <w:r w:rsidR="003854EB" w:rsidRPr="003854EB">
        <w:rPr>
          <w:rFonts w:ascii="Times New Roman" w:hAnsi="Times New Roman" w:cs="Times New Roman"/>
          <w:sz w:val="24"/>
          <w:szCs w:val="24"/>
        </w:rPr>
        <w:t xml:space="preserve">(Danks 2004; Zhu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2019; Thompson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2021)</w:t>
      </w:r>
      <w:r w:rsidR="003854EB">
        <w:rPr>
          <w:rFonts w:ascii="Times New Roman" w:hAnsi="Times New Roman" w:cs="Times New Roman"/>
          <w:sz w:val="24"/>
          <w:szCs w:val="24"/>
        </w:rPr>
        <w:fldChar w:fldCharType="end"/>
      </w:r>
      <w:ins w:id="93" w:author="Vaughn Shirey" w:date="2023-09-08T10:08:00Z">
        <w:del w:id="94" w:author="Vaughn Shirey [2]" w:date="2023-09-25T09:56:00Z">
          <w:r w:rsidR="00240775" w:rsidDel="003854EB">
            <w:rPr>
              <w:rFonts w:ascii="Times New Roman" w:hAnsi="Times New Roman" w:cs="Times New Roman"/>
              <w:sz w:val="24"/>
              <w:szCs w:val="24"/>
            </w:rPr>
            <w:delText>()</w:delText>
          </w:r>
        </w:del>
        <w:r w:rsidR="00240775">
          <w:rPr>
            <w:rFonts w:ascii="Times New Roman" w:hAnsi="Times New Roman" w:cs="Times New Roman"/>
            <w:sz w:val="24"/>
            <w:szCs w:val="24"/>
          </w:rPr>
          <w:t xml:space="preserve">. </w:t>
        </w:r>
      </w:ins>
      <w:ins w:id="95" w:author="Vaughn Shirey [2]" w:date="2023-09-25T09:32:00Z">
        <w:r w:rsidR="004D5F55">
          <w:rPr>
            <w:rFonts w:ascii="Times New Roman" w:hAnsi="Times New Roman" w:cs="Times New Roman"/>
            <w:sz w:val="24"/>
            <w:szCs w:val="24"/>
          </w:rPr>
          <w:t>Without such environment, many species could be exposed to inhospitable temperatures and an increase</w:t>
        </w:r>
      </w:ins>
      <w:ins w:id="96" w:author="Vaughn Shirey [2]" w:date="2023-09-25T09:33:00Z">
        <w:r w:rsidR="004D5F55">
          <w:rPr>
            <w:rFonts w:ascii="Times New Roman" w:hAnsi="Times New Roman" w:cs="Times New Roman"/>
            <w:sz w:val="24"/>
            <w:szCs w:val="24"/>
          </w:rPr>
          <w:t>d risk of freezing.</w:t>
        </w:r>
      </w:ins>
      <w:ins w:id="97" w:author="Vaughn Shirey [2]" w:date="2023-09-25T09:32:00Z">
        <w:r w:rsidR="004D5F55">
          <w:rPr>
            <w:rFonts w:ascii="Times New Roman" w:hAnsi="Times New Roman" w:cs="Times New Roman"/>
            <w:sz w:val="24"/>
            <w:szCs w:val="24"/>
          </w:rPr>
          <w:t xml:space="preserve"> </w:t>
        </w:r>
      </w:ins>
      <w:del w:id="98" w:author="Vaughn Shirey" w:date="2023-09-18T09:52:00Z">
        <w:r w:rsidRPr="00703517" w:rsidDel="00712435">
          <w:rPr>
            <w:rFonts w:ascii="Times New Roman" w:hAnsi="Times New Roman" w:cs="Times New Roman"/>
            <w:sz w:val="24"/>
            <w:szCs w:val="24"/>
          </w:rPr>
          <w:delText>For butterflies in high-latitude regions to persist under such drastically shifting climatic conditions, they</w:delText>
        </w:r>
      </w:del>
      <w:ins w:id="99" w:author="Vaughn Shirey [2]" w:date="2023-09-25T09:33:00Z">
        <w:r w:rsidR="004D5F55">
          <w:rPr>
            <w:rFonts w:ascii="Times New Roman" w:hAnsi="Times New Roman" w:cs="Times New Roman"/>
            <w:sz w:val="24"/>
            <w:szCs w:val="24"/>
          </w:rPr>
          <w:t xml:space="preserve">Thus, </w:t>
        </w:r>
      </w:ins>
      <w:ins w:id="100" w:author="Vaughn Shirey" w:date="2023-09-18T09:52:00Z">
        <w:del w:id="101" w:author="Vaughn Shirey [2]" w:date="2023-09-25T09:33:00Z">
          <w:r w:rsidR="00712435" w:rsidDel="004D5F55">
            <w:rPr>
              <w:rFonts w:ascii="Times New Roman" w:hAnsi="Times New Roman" w:cs="Times New Roman"/>
              <w:sz w:val="24"/>
              <w:szCs w:val="24"/>
            </w:rPr>
            <w:delText>B</w:delText>
          </w:r>
        </w:del>
      </w:ins>
      <w:ins w:id="102" w:author="Vaughn Shirey [2]" w:date="2023-09-25T09:33:00Z">
        <w:r w:rsidR="004D5F55">
          <w:rPr>
            <w:rFonts w:ascii="Times New Roman" w:hAnsi="Times New Roman" w:cs="Times New Roman"/>
            <w:sz w:val="24"/>
            <w:szCs w:val="24"/>
          </w:rPr>
          <w:t>b</w:t>
        </w:r>
      </w:ins>
      <w:ins w:id="103" w:author="Vaughn Shirey" w:date="2023-09-18T09:52:00Z">
        <w:r w:rsidR="00712435">
          <w:rPr>
            <w:rFonts w:ascii="Times New Roman" w:hAnsi="Times New Roman" w:cs="Times New Roman"/>
            <w:sz w:val="24"/>
            <w:szCs w:val="24"/>
          </w:rPr>
          <w:t>utterflies</w:t>
        </w:r>
      </w:ins>
      <w:r w:rsidRPr="00703517">
        <w:rPr>
          <w:rFonts w:ascii="Times New Roman" w:hAnsi="Times New Roman" w:cs="Times New Roman"/>
          <w:sz w:val="24"/>
          <w:szCs w:val="24"/>
        </w:rPr>
        <w:t xml:space="preserve"> must be able to either move to where conditions are favorable, adapt to novel climates </w:t>
      </w:r>
      <w:r w:rsidRPr="00703517">
        <w:rPr>
          <w:rFonts w:ascii="Times New Roman" w:hAnsi="Times New Roman" w:cs="Times New Roman"/>
          <w:i/>
          <w:sz w:val="24"/>
          <w:szCs w:val="24"/>
        </w:rPr>
        <w:t>in situ</w:t>
      </w:r>
      <w:ins w:id="104" w:author="Vaughn Shirey" w:date="2023-09-08T10:08:00Z">
        <w:r w:rsidR="000E741C">
          <w:rPr>
            <w:rFonts w:ascii="Times New Roman" w:hAnsi="Times New Roman" w:cs="Times New Roman"/>
            <w:i/>
            <w:sz w:val="24"/>
            <w:szCs w:val="24"/>
          </w:rPr>
          <w:t>,</w:t>
        </w:r>
      </w:ins>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2019)","noteIndex":0},"citationItems":[{"id":599,"uris":["http://zotero.org/users/3183432/items/XDN4FX34"],"itemData":{"id":599,"type":"article-journal","container-title":"Trends in ecology &amp; evolution","issue":"8","note":"publisher: Elsevier","page":"482–488","title":"Will plant movements keep up with climate change?","volume":"28","author":[{"family":"Corlett","given":"Richard T"},{"family":"Westcott","given":"David A"}],"issued":{"date-parts":[["2013"]]}}},{"id":600,"uris":["http://zotero.org/users/3183432/items/DLJDITW7"],"itemData":{"id":600,"type":"article-journal","container-title":"Physiological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(Corlett &amp; Westcott 2013; Kellermann &amp; van Heerwaarden 2019)</w:t>
      </w:r>
      <w:r w:rsidR="00396D47" w:rsidRPr="00703517">
        <w:rPr>
          <w:rFonts w:ascii="Times New Roman" w:hAnsi="Times New Roman" w:cs="Times New Roman"/>
          <w:sz w:val="24"/>
          <w:szCs w:val="24"/>
        </w:rPr>
        <w:fldChar w:fldCharType="end"/>
      </w:r>
      <w:ins w:id="105" w:author="Vaughn Shirey" w:date="2023-09-18T09:52:00Z">
        <w:r w:rsidR="00712435">
          <w:rPr>
            <w:rFonts w:ascii="Times New Roman" w:hAnsi="Times New Roman" w:cs="Times New Roman"/>
            <w:sz w:val="24"/>
            <w:szCs w:val="24"/>
          </w:rPr>
          <w:t xml:space="preserve"> under such drastically shifting climatic conditions</w:t>
        </w:r>
      </w:ins>
      <w:r w:rsidRPr="00703517">
        <w:rPr>
          <w:rFonts w:ascii="Times New Roman" w:hAnsi="Times New Roman" w:cs="Times New Roman"/>
          <w:sz w:val="24"/>
          <w:szCs w:val="24"/>
        </w:rPr>
        <w:t xml:space="preserve">. </w:t>
      </w:r>
    </w:p>
    <w:p w14:paraId="033C603C" w14:textId="7F45228A" w:rsidR="009D7CB6" w:rsidDel="008C396F" w:rsidRDefault="00D416BC">
      <w:pPr>
        <w:spacing w:line="480" w:lineRule="auto"/>
        <w:ind w:firstLine="720"/>
        <w:jc w:val="both"/>
        <w:rPr>
          <w:ins w:id="106" w:author="Vaughn Shirey" w:date="2023-09-18T09:52:00Z"/>
          <w:del w:id="107" w:author="Robert Guralnick" w:date="2023-09-28T07:29:00Z"/>
          <w:rFonts w:ascii="Times New Roman" w:hAnsi="Times New Roman" w:cs="Times New Roman"/>
          <w:sz w:val="24"/>
          <w:szCs w:val="24"/>
        </w:rPr>
      </w:pPr>
      <w:ins w:id="108" w:author="Vaughn Shirey" w:date="2023-09-18T09:53:00Z">
        <w:r>
          <w:rPr>
            <w:rFonts w:ascii="Times New Roman" w:hAnsi="Times New Roman" w:cs="Times New Roman"/>
            <w:sz w:val="24"/>
            <w:szCs w:val="24"/>
          </w:rPr>
          <w:t>The so-called “move, adapt, die” paradigm has strong roots in biogeography</w:t>
        </w:r>
      </w:ins>
      <w:ins w:id="109" w:author="Vaughn Shirey [2]" w:date="2023-09-25T09:35:00Z">
        <w:r w:rsidR="00EE1D5C">
          <w:rPr>
            <w:rFonts w:ascii="Times New Roman" w:hAnsi="Times New Roman" w:cs="Times New Roman"/>
            <w:sz w:val="24"/>
            <w:szCs w:val="24"/>
          </w:rPr>
          <w:t xml:space="preserve"> and the movement of insects to new habitats is a widely observed occurrence in many parts of the world </w:t>
        </w:r>
      </w:ins>
      <w:r w:rsidR="003854EB">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{"citationID":"4VgOTQrA","properties":{"formattedCitation":"(Parmesan {\\i{}et al.} 1999; P\\uc0\\u246{}yry {\\i{}et al.} 2009; Breed {\\i{}et al.} 2013; H\\uc0\\u228{}llfors {\\i{}et al.} 2021)","plainCitation":"(Parmesan et al. 1999; Pöyry et al. 2009; Breed et al. 2013; Hällfors et al. 2021)","noteIndex":0},"citationItems":[{"id":145,"uris":["http://zotero.org/users/3183432/items/LIEDDE93"],"itemData":{"id":145,"type":"article-journal","abstract":"Mean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324,"uris":["http://zotero.org/users/3183432/items/DN2IZB3B"],"itemData":{"id":324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150,"uris":["http://zotero.org/users/3183432/items/KZQPRW9S"],"itemData":{"id":150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189,"uris":["http://zotero.org/users/3183432/items/FAD9ZGCU"],"itemData":{"id":189,"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schema":"https://github.com/citation-style-language/schema/raw/master/csl-citation.json"} </w:instrText>
      </w:r>
      <w:r w:rsidR="003854EB">
        <w:rPr>
          <w:rFonts w:ascii="Times New Roman" w:hAnsi="Times New Roman" w:cs="Times New Roman"/>
          <w:sz w:val="24"/>
          <w:szCs w:val="24"/>
        </w:rPr>
        <w:fldChar w:fldCharType="separate"/>
      </w:r>
      <w:r w:rsidR="003854EB" w:rsidRPr="003854EB">
        <w:rPr>
          <w:rFonts w:ascii="Times New Roman" w:hAnsi="Times New Roman" w:cs="Times New Roman"/>
          <w:sz w:val="24"/>
          <w:szCs w:val="24"/>
        </w:rPr>
        <w:t xml:space="preserve">(Parmesan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1999; Pöyry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2009; Breed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2013; Hällfors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2021)</w:t>
      </w:r>
      <w:r w:rsidR="003854EB">
        <w:rPr>
          <w:rFonts w:ascii="Times New Roman" w:hAnsi="Times New Roman" w:cs="Times New Roman"/>
          <w:sz w:val="24"/>
          <w:szCs w:val="24"/>
        </w:rPr>
        <w:fldChar w:fldCharType="end"/>
      </w:r>
      <w:ins w:id="110" w:author="Vaughn Shirey [2]" w:date="2023-09-25T09:35:00Z">
        <w:r w:rsidR="00EE1D5C">
          <w:rPr>
            <w:rFonts w:ascii="Times New Roman" w:hAnsi="Times New Roman" w:cs="Times New Roman"/>
            <w:sz w:val="24"/>
            <w:szCs w:val="24"/>
          </w:rPr>
          <w:t xml:space="preserve">. </w:t>
        </w:r>
      </w:ins>
      <w:ins w:id="111" w:author="Vaughn Shirey [2]" w:date="2023-09-25T09:37:00Z">
        <w:r w:rsidR="00EE1D5C">
          <w:rPr>
            <w:rFonts w:ascii="Times New Roman" w:hAnsi="Times New Roman" w:cs="Times New Roman"/>
            <w:sz w:val="24"/>
            <w:szCs w:val="24"/>
          </w:rPr>
          <w:t xml:space="preserve">For butterflies, this movement is generally reflected at the macroscale by poleward shifts in the Northern Hemisphere as species track their climatic niche space northward </w:t>
        </w:r>
      </w:ins>
      <w:r w:rsidR="003854EB">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{"citationID":"cLYRZ7RU","properties":{"formattedCitation":"(Parmesan {\\i{}et al.} 1999)","plainCitation":"(Parmesan et al. 1999)","noteIndex":0},"citationItems":[{"id":145,"uris":["http://zotero.org/users/3183432/items/LIEDDE93"],"itemData":{"id":145,"type":"article-journal","abstract":"Mean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schema":"https://github.com/citation-style-language/schema/raw/master/csl-citation.json"} </w:instrText>
      </w:r>
      <w:r w:rsidR="003854EB">
        <w:rPr>
          <w:rFonts w:ascii="Times New Roman" w:hAnsi="Times New Roman" w:cs="Times New Roman"/>
          <w:sz w:val="24"/>
          <w:szCs w:val="24"/>
        </w:rPr>
        <w:fldChar w:fldCharType="separate"/>
      </w:r>
      <w:r w:rsidR="003854EB" w:rsidRPr="003854EB">
        <w:rPr>
          <w:rFonts w:ascii="Times New Roman" w:hAnsi="Times New Roman" w:cs="Times New Roman"/>
          <w:sz w:val="24"/>
          <w:szCs w:val="24"/>
        </w:rPr>
        <w:t xml:space="preserve">(Parmesan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1999)</w:t>
      </w:r>
      <w:r w:rsidR="003854EB">
        <w:rPr>
          <w:rFonts w:ascii="Times New Roman" w:hAnsi="Times New Roman" w:cs="Times New Roman"/>
          <w:sz w:val="24"/>
          <w:szCs w:val="24"/>
        </w:rPr>
        <w:fldChar w:fldCharType="end"/>
      </w:r>
      <w:ins w:id="112" w:author="Vaughn Shirey [2]" w:date="2023-09-25T09:37:00Z">
        <w:r w:rsidR="00EE1D5C">
          <w:rPr>
            <w:rFonts w:ascii="Times New Roman" w:hAnsi="Times New Roman" w:cs="Times New Roman"/>
            <w:sz w:val="24"/>
            <w:szCs w:val="24"/>
          </w:rPr>
          <w:t xml:space="preserve">. </w:t>
        </w:r>
      </w:ins>
      <w:ins w:id="113" w:author="Vaughn Shirey [2]" w:date="2023-09-25T09:38:00Z">
        <w:r w:rsidR="00EE1D5C">
          <w:rPr>
            <w:rFonts w:ascii="Times New Roman" w:hAnsi="Times New Roman" w:cs="Times New Roman"/>
            <w:sz w:val="24"/>
            <w:szCs w:val="24"/>
          </w:rPr>
          <w:t xml:space="preserve">Although </w:t>
        </w:r>
        <w:del w:id="114" w:author="Robert Guralnick" w:date="2023-09-28T07:28:00Z">
          <w:r w:rsidR="00EE1D5C" w:rsidDel="008C396F">
            <w:rPr>
              <w:rFonts w:ascii="Times New Roman" w:hAnsi="Times New Roman" w:cs="Times New Roman"/>
              <w:sz w:val="24"/>
              <w:szCs w:val="24"/>
            </w:rPr>
            <w:delText>this</w:delText>
          </w:r>
        </w:del>
      </w:ins>
      <w:ins w:id="115" w:author="Robert Guralnick" w:date="2023-09-28T07:28:00Z">
        <w:r w:rsidR="008C396F">
          <w:rPr>
            <w:rFonts w:ascii="Times New Roman" w:hAnsi="Times New Roman" w:cs="Times New Roman"/>
            <w:sz w:val="24"/>
            <w:szCs w:val="24"/>
          </w:rPr>
          <w:t>key</w:t>
        </w:r>
      </w:ins>
      <w:ins w:id="116" w:author="Vaughn Shirey [2]" w:date="2023-09-25T09:38:00Z">
        <w:r w:rsidR="00EE1D5C">
          <w:rPr>
            <w:rFonts w:ascii="Times New Roman" w:hAnsi="Times New Roman" w:cs="Times New Roman"/>
            <w:sz w:val="24"/>
            <w:szCs w:val="24"/>
          </w:rPr>
          <w:t xml:space="preserve"> </w:t>
        </w:r>
      </w:ins>
      <w:ins w:id="117" w:author="Robert Guralnick" w:date="2023-09-28T07:28:00Z">
        <w:r w:rsidR="008C396F">
          <w:rPr>
            <w:rFonts w:ascii="Times New Roman" w:hAnsi="Times New Roman" w:cs="Times New Roman"/>
            <w:sz w:val="24"/>
            <w:szCs w:val="24"/>
          </w:rPr>
          <w:t xml:space="preserve">such as Parmesan </w:t>
        </w:r>
        <w:r w:rsidR="008C396F" w:rsidRPr="008C396F">
          <w:rPr>
            <w:rFonts w:ascii="Times New Roman" w:hAnsi="Times New Roman" w:cs="Times New Roman"/>
            <w:i/>
            <w:iCs/>
            <w:sz w:val="24"/>
            <w:szCs w:val="24"/>
            <w:rPrChange w:id="118" w:author="Robert Guralnick" w:date="2023-09-28T07:28:00Z">
              <w:rPr>
                <w:rFonts w:ascii="Times New Roman" w:hAnsi="Times New Roman" w:cs="Times New Roman"/>
                <w:sz w:val="24"/>
                <w:szCs w:val="24"/>
              </w:rPr>
            </w:rPrChange>
          </w:rPr>
          <w:t>et al.</w:t>
        </w:r>
        <w:r w:rsidR="008C396F">
          <w:rPr>
            <w:rFonts w:ascii="Times New Roman" w:hAnsi="Times New Roman" w:cs="Times New Roman"/>
            <w:sz w:val="24"/>
            <w:szCs w:val="24"/>
          </w:rPr>
          <w:t xml:space="preserve"> (1999)</w:t>
        </w:r>
      </w:ins>
      <w:ins w:id="119" w:author="Vaughn Shirey [2]" w:date="2023-09-25T09:38:00Z">
        <w:del w:id="120" w:author="Robert Guralnick" w:date="2023-09-28T07:28:00Z">
          <w:r w:rsidR="00EE1D5C" w:rsidDel="008C396F">
            <w:rPr>
              <w:rFonts w:ascii="Times New Roman" w:hAnsi="Times New Roman" w:cs="Times New Roman"/>
              <w:sz w:val="24"/>
              <w:szCs w:val="24"/>
            </w:rPr>
            <w:delText xml:space="preserve">work </w:delText>
          </w:r>
        </w:del>
        <w:r w:rsidR="00EE1D5C">
          <w:rPr>
            <w:rFonts w:ascii="Times New Roman" w:hAnsi="Times New Roman" w:cs="Times New Roman"/>
            <w:sz w:val="24"/>
            <w:szCs w:val="24"/>
          </w:rPr>
          <w:t xml:space="preserve">was largely conducted in Europe, </w:t>
        </w:r>
      </w:ins>
      <w:ins w:id="121" w:author="Robert Guralnick" w:date="2023-09-28T07:28:00Z">
        <w:r w:rsidR="008C396F">
          <w:rPr>
            <w:rFonts w:ascii="Times New Roman" w:hAnsi="Times New Roman" w:cs="Times New Roman"/>
            <w:sz w:val="24"/>
            <w:szCs w:val="24"/>
          </w:rPr>
          <w:t>simi</w:t>
        </w:r>
      </w:ins>
      <w:ins w:id="122" w:author="Robert Guralnick" w:date="2023-09-28T07:29:00Z">
        <w:r w:rsidR="008C396F">
          <w:rPr>
            <w:rFonts w:ascii="Times New Roman" w:hAnsi="Times New Roman" w:cs="Times New Roman"/>
            <w:sz w:val="24"/>
            <w:szCs w:val="24"/>
          </w:rPr>
          <w:t xml:space="preserve">lar patterns are expected </w:t>
        </w:r>
      </w:ins>
      <w:ins w:id="123" w:author="Vaughn Shirey [2]" w:date="2023-09-25T09:38:00Z">
        <w:del w:id="124" w:author="Robert Guralnick" w:date="2023-09-28T07:28:00Z">
          <w:r w:rsidR="00EE1D5C" w:rsidDel="008C396F">
            <w:rPr>
              <w:rFonts w:ascii="Times New Roman" w:hAnsi="Times New Roman" w:cs="Times New Roman"/>
              <w:sz w:val="24"/>
              <w:szCs w:val="24"/>
            </w:rPr>
            <w:delText>we might expect</w:delText>
          </w:r>
        </w:del>
        <w:del w:id="125" w:author="Robert Guralnick" w:date="2023-09-28T07:29:00Z">
          <w:r w:rsidR="00EE1D5C" w:rsidDel="008C396F">
            <w:rPr>
              <w:rFonts w:ascii="Times New Roman" w:hAnsi="Times New Roman" w:cs="Times New Roman"/>
              <w:sz w:val="24"/>
              <w:szCs w:val="24"/>
            </w:rPr>
            <w:delText xml:space="preserve"> the same patterns</w:delText>
          </w:r>
        </w:del>
        <w:r w:rsidR="00EE1D5C">
          <w:rPr>
            <w:rFonts w:ascii="Times New Roman" w:hAnsi="Times New Roman" w:cs="Times New Roman"/>
            <w:sz w:val="24"/>
            <w:szCs w:val="24"/>
          </w:rPr>
          <w:t xml:space="preserve"> to emerge under a changing climate in North America. </w:t>
        </w:r>
      </w:ins>
    </w:p>
    <w:p w14:paraId="41CE49F0" w14:textId="77777777" w:rsidR="008C396F" w:rsidRDefault="00D416BC" w:rsidP="008C396F">
      <w:pPr>
        <w:spacing w:line="480" w:lineRule="auto"/>
        <w:ind w:firstLine="720"/>
        <w:jc w:val="both"/>
        <w:rPr>
          <w:ins w:id="126" w:author="Robert Guralnick" w:date="2023-09-28T07:30:00Z"/>
          <w:rFonts w:ascii="Times New Roman" w:hAnsi="Times New Roman" w:cs="Times New Roman"/>
          <w:sz w:val="24"/>
          <w:szCs w:val="24"/>
        </w:rPr>
      </w:pPr>
      <w:ins w:id="127" w:author="Vaughn Shirey" w:date="2023-09-18T09:54:00Z">
        <w:r>
          <w:rPr>
            <w:rFonts w:ascii="Times New Roman" w:hAnsi="Times New Roman" w:cs="Times New Roman"/>
            <w:sz w:val="24"/>
            <w:szCs w:val="24"/>
          </w:rPr>
          <w:t xml:space="preserve">Unfortunately, </w:t>
        </w:r>
        <w:del w:id="128" w:author="Robert Guralnick" w:date="2023-09-28T07:29:00Z">
          <w:r w:rsidDel="008C396F">
            <w:rPr>
              <w:rFonts w:ascii="Times New Roman" w:hAnsi="Times New Roman" w:cs="Times New Roman"/>
              <w:sz w:val="24"/>
              <w:szCs w:val="24"/>
            </w:rPr>
            <w:delText xml:space="preserve">the movement required to </w:delText>
          </w:r>
        </w:del>
      </w:ins>
      <w:ins w:id="129" w:author="Robert Guralnick" w:date="2023-09-28T07:29:00Z">
        <w:r w:rsidR="008C396F">
          <w:rPr>
            <w:rFonts w:ascii="Times New Roman" w:hAnsi="Times New Roman" w:cs="Times New Roman"/>
            <w:sz w:val="24"/>
            <w:szCs w:val="24"/>
          </w:rPr>
          <w:t xml:space="preserve">species’ </w:t>
        </w:r>
      </w:ins>
      <w:ins w:id="130" w:author="Vaughn Shirey" w:date="2023-09-18T09:54:00Z">
        <w:r>
          <w:rPr>
            <w:rFonts w:ascii="Times New Roman" w:hAnsi="Times New Roman" w:cs="Times New Roman"/>
            <w:sz w:val="24"/>
            <w:szCs w:val="24"/>
          </w:rPr>
          <w:t>track</w:t>
        </w:r>
      </w:ins>
      <w:ins w:id="131" w:author="Robert Guralnick" w:date="2023-09-28T07:29:00Z">
        <w:r w:rsidR="008C396F">
          <w:rPr>
            <w:rFonts w:ascii="Times New Roman" w:hAnsi="Times New Roman" w:cs="Times New Roman"/>
            <w:sz w:val="24"/>
            <w:szCs w:val="24"/>
          </w:rPr>
          <w:t>ing</w:t>
        </w:r>
      </w:ins>
      <w:ins w:id="132" w:author="Vaughn Shirey" w:date="2023-09-18T09:54:00Z">
        <w:r>
          <w:rPr>
            <w:rFonts w:ascii="Times New Roman" w:hAnsi="Times New Roman" w:cs="Times New Roman"/>
            <w:sz w:val="24"/>
            <w:szCs w:val="24"/>
          </w:rPr>
          <w:t xml:space="preserve"> climatic niche space </w:t>
        </w:r>
      </w:ins>
      <w:ins w:id="133" w:author="Vaughn Shirey [2]" w:date="2023-09-25T09:38:00Z">
        <w:r w:rsidR="00EE1D5C">
          <w:rPr>
            <w:rFonts w:ascii="Times New Roman" w:hAnsi="Times New Roman" w:cs="Times New Roman"/>
            <w:sz w:val="24"/>
            <w:szCs w:val="24"/>
          </w:rPr>
          <w:t xml:space="preserve">in North America </w:t>
        </w:r>
      </w:ins>
      <w:ins w:id="134" w:author="Vaughn Shirey" w:date="2023-09-18T09:54:00Z">
        <w:r>
          <w:rPr>
            <w:rFonts w:ascii="Times New Roman" w:hAnsi="Times New Roman" w:cs="Times New Roman"/>
            <w:sz w:val="24"/>
            <w:szCs w:val="24"/>
          </w:rPr>
          <w:t>might be hindered by both intrinsic and extrinsic factors.</w:t>
        </w:r>
      </w:ins>
      <w:ins w:id="135" w:author="Vaughn Shirey" w:date="2023-09-18T09:41:00Z">
        <w:r w:rsidR="0006245D">
          <w:rPr>
            <w:rFonts w:ascii="Times New Roman" w:hAnsi="Times New Roman" w:cs="Times New Roman"/>
            <w:sz w:val="24"/>
            <w:szCs w:val="24"/>
          </w:rPr>
          <w:t xml:space="preserve"> </w:t>
        </w:r>
      </w:ins>
      <w:ins w:id="136" w:author="Vaughn Shirey" w:date="2023-09-18T09:56:00Z">
        <w:r w:rsidR="007F56BC">
          <w:rPr>
            <w:rFonts w:ascii="Times New Roman" w:hAnsi="Times New Roman" w:cs="Times New Roman"/>
            <w:sz w:val="24"/>
            <w:szCs w:val="24"/>
          </w:rPr>
          <w:t xml:space="preserve">Intrinsically, </w:t>
        </w:r>
        <w:r w:rsidR="00950EE2">
          <w:rPr>
            <w:rFonts w:ascii="Times New Roman" w:hAnsi="Times New Roman" w:cs="Times New Roman"/>
            <w:sz w:val="24"/>
            <w:szCs w:val="24"/>
          </w:rPr>
          <w:t>d</w:t>
        </w:r>
      </w:ins>
      <w:ins w:id="137" w:author="Vaughn Shirey" w:date="2023-09-18T09:55:00Z">
        <w:r w:rsidR="00DF76F4">
          <w:rPr>
            <w:rFonts w:ascii="Times New Roman" w:hAnsi="Times New Roman" w:cs="Times New Roman"/>
            <w:sz w:val="24"/>
            <w:szCs w:val="24"/>
          </w:rPr>
          <w:t xml:space="preserve">ispersal </w:t>
        </w:r>
        <w:del w:id="138" w:author="Vaughn Shirey [2]" w:date="2023-09-25T09:23:00Z">
          <w:r w:rsidR="00DF76F4" w:rsidDel="006932C9">
            <w:rPr>
              <w:rFonts w:ascii="Times New Roman" w:hAnsi="Times New Roman" w:cs="Times New Roman"/>
              <w:sz w:val="24"/>
              <w:szCs w:val="24"/>
            </w:rPr>
            <w:lastRenderedPageBreak/>
            <w:delText>capacity</w:delText>
          </w:r>
        </w:del>
      </w:ins>
      <w:ins w:id="139" w:author="Vaughn Shirey [2]" w:date="2023-09-25T09:23:00Z">
        <w:r w:rsidR="006932C9">
          <w:rPr>
            <w:rFonts w:ascii="Times New Roman" w:hAnsi="Times New Roman" w:cs="Times New Roman"/>
            <w:sz w:val="24"/>
            <w:szCs w:val="24"/>
          </w:rPr>
          <w:t>ability</w:t>
        </w:r>
      </w:ins>
      <w:ins w:id="140" w:author="Vaughn Shirey" w:date="2023-09-18T09:55:00Z">
        <w:r w:rsidR="00DF76F4">
          <w:rPr>
            <w:rFonts w:ascii="Times New Roman" w:hAnsi="Times New Roman" w:cs="Times New Roman"/>
            <w:sz w:val="24"/>
            <w:szCs w:val="24"/>
          </w:rPr>
          <w:t xml:space="preserve"> or the capacity to establish viable populations in new habitat</w:t>
        </w:r>
      </w:ins>
      <w:ins w:id="141" w:author="Robert Guralnick" w:date="2023-09-28T07:30:00Z">
        <w:r w:rsidR="008C396F">
          <w:rPr>
            <w:rFonts w:ascii="Times New Roman" w:hAnsi="Times New Roman" w:cs="Times New Roman"/>
            <w:sz w:val="24"/>
            <w:szCs w:val="24"/>
          </w:rPr>
          <w:t>s</w:t>
        </w:r>
      </w:ins>
      <w:ins w:id="142" w:author="Vaughn Shirey" w:date="2023-09-18T09:55:00Z">
        <w:r w:rsidR="00DF76F4">
          <w:rPr>
            <w:rFonts w:ascii="Times New Roman" w:hAnsi="Times New Roman" w:cs="Times New Roman"/>
            <w:sz w:val="24"/>
            <w:szCs w:val="24"/>
          </w:rPr>
          <w:t xml:space="preserve"> may be restricted for butterflies that have limited mobility or specific hostplant associations </w:t>
        </w:r>
      </w:ins>
      <w:r w:rsidR="003854EB">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{"citationID":"NKupzYgg","properties":{"formattedCitation":"(P\\uc0\\u246{}yry {\\i{}et al.} 2009; Eskildsen {\\i{}et al.} 2015)","plainCitation":"(Pöyry et al. 2009; Eskildsen et al. 2015)","noteIndex":0},"citationItems":[{"id":324,"uris":["http://zotero.org/users/3183432/items/DN2IZB3B"],"itemData":{"id":324,"type":"article-journal","abstract":"This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314,"uris":["http://zotero.org/users/3183432/items/DNDESCDK"],"itemData":{"id":314,"type":"article-journal","abstract":"Aim\nTo quantify spatio-temporal changes in species richness and assemblage composition of Danish butterflies over more than 100 years and to assess whether different functional groups of butterflies show different temporal trajectories.\n\nLocation\nDenmark, Europe.\n\nMethods\nWe applied species accumulation curves to estimate relative species richness changes from unequally sampled occurrence records, collected over more than a century (1900–2012), at local (i.e. 10 km× 10 km) and regional (country-wide) spatial scales. Furthermore, we calculated similarity in species composition between 10 km× 10 km grid cells to evaluate changes in assemblage composition (i.e. biotic homogenization) of butterflies through space and time. Trends were evaluated for all butterflies as well as for three functional groups, using hierarchical clustering and species-specific values of eight ecological traits.\n\nResults\nWe document severe declines in butterfly diversity over the last century, with substantial regional-scale extinctions leading to a net loss of 10% of all Danish butterfly species. Segregating species into functional groups showed that the highest rate of regional extinction occurred among sedentary habitat specialists overwintering in the egg stage, while the most severe local-scale declines occurred among sedentary host plant specialists overwintering in the larval stage. In contrast, mobile generalist species with mature overwintering stages showed stable richness trends throughout the century. However, a pervasive spatio-temporal biotic homogenization of butterfly assemblages was revealed for all functional groups.\n\nMain conclusions\nOur results suggest that observed changes in species richness were driven by a gradual replacement of ecological specialists by broadly adapted ecological generalists. In addition to drawing attention to a severe long-term impoverishment of the Danish butterfly fauna, our results suggest that trajectories of butterfly species richness and assemblage composition over the last century are related to multiple functional traits, highlighting the need to consider different aspects of ecological specialization when assessing extinction risk.","container-title":"Diversity and Distributions","issue":"7","page":"792-802","title":"Ecological specialization matters: long-term trends in butterfly species richness and assemblage composition depend on multiple functional traits","volume":"21","author":[{"family":"Eskildsen","given":"A."},{"family":"Carvalheiro","given":"L.G."},{"family":"Kissling","given":"W.D."},{"family":"Biesmeijer","given":"J.C."},{"family":"Schweiger","given":"O"},{"family":"Høye","given":"T.T."}],"issued":{"date-parts":[["2015"]]}}}],"schema":"https://github.com/citation-style-language/schema/raw/master/csl-citation.json"} </w:instrText>
      </w:r>
      <w:r w:rsidR="003854EB">
        <w:rPr>
          <w:rFonts w:ascii="Times New Roman" w:hAnsi="Times New Roman" w:cs="Times New Roman"/>
          <w:sz w:val="24"/>
          <w:szCs w:val="24"/>
        </w:rPr>
        <w:fldChar w:fldCharType="separate"/>
      </w:r>
      <w:r w:rsidR="003854EB" w:rsidRPr="003854EB">
        <w:rPr>
          <w:rFonts w:ascii="Times New Roman" w:hAnsi="Times New Roman" w:cs="Times New Roman"/>
          <w:sz w:val="24"/>
          <w:szCs w:val="24"/>
        </w:rPr>
        <w:t xml:space="preserve">(Pöyry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2009; Eskildsen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2015)</w:t>
      </w:r>
      <w:r w:rsidR="003854EB">
        <w:rPr>
          <w:rFonts w:ascii="Times New Roman" w:hAnsi="Times New Roman" w:cs="Times New Roman"/>
          <w:sz w:val="24"/>
          <w:szCs w:val="24"/>
        </w:rPr>
        <w:fldChar w:fldCharType="end"/>
      </w:r>
      <w:ins w:id="143" w:author="Vaughn Shirey" w:date="2023-09-18T09:55:00Z">
        <w:del w:id="144" w:author="Vaughn Shirey [2]" w:date="2023-09-25T10:00:00Z">
          <w:r w:rsidR="00DF76F4" w:rsidDel="003854EB">
            <w:rPr>
              <w:rFonts w:ascii="Times New Roman" w:hAnsi="Times New Roman" w:cs="Times New Roman"/>
              <w:sz w:val="24"/>
              <w:szCs w:val="24"/>
            </w:rPr>
            <w:delText>()</w:delText>
          </w:r>
        </w:del>
        <w:r w:rsidR="00DF76F4">
          <w:rPr>
            <w:rFonts w:ascii="Times New Roman" w:hAnsi="Times New Roman" w:cs="Times New Roman"/>
            <w:sz w:val="24"/>
            <w:szCs w:val="24"/>
          </w:rPr>
          <w:t xml:space="preserve">.  </w:t>
        </w:r>
      </w:ins>
      <w:ins w:id="145" w:author="Vaughn Shirey [2]" w:date="2023-09-25T09:57:00Z">
        <w:r w:rsidR="003854EB">
          <w:rPr>
            <w:rFonts w:ascii="Times New Roman" w:hAnsi="Times New Roman" w:cs="Times New Roman"/>
            <w:sz w:val="24"/>
            <w:szCs w:val="24"/>
          </w:rPr>
          <w:t xml:space="preserve">For example, </w:t>
        </w:r>
      </w:ins>
      <w:ins w:id="146" w:author="Vaughn Shirey [2]" w:date="2023-09-25T09:58:00Z">
        <w:r w:rsidR="003854EB">
          <w:rPr>
            <w:rFonts w:ascii="Times New Roman" w:hAnsi="Times New Roman" w:cs="Times New Roman"/>
            <w:sz w:val="24"/>
            <w:szCs w:val="24"/>
          </w:rPr>
          <w:t xml:space="preserve">although a species may be otherwise able to inhabit a new area based on climate, its hostplant may not have dispersed to this region and thus, development of a sustained population in this region is </w:t>
        </w:r>
      </w:ins>
      <w:ins w:id="147" w:author="Vaughn Shirey [2]" w:date="2023-09-25T09:59:00Z">
        <w:r w:rsidR="003854EB">
          <w:rPr>
            <w:rFonts w:ascii="Times New Roman" w:hAnsi="Times New Roman" w:cs="Times New Roman"/>
            <w:sz w:val="24"/>
            <w:szCs w:val="24"/>
          </w:rPr>
          <w:t>intractable</w:t>
        </w:r>
      </w:ins>
      <w:ins w:id="148" w:author="Vaughn Shirey" w:date="2023-09-18T09:56:00Z">
        <w:del w:id="149" w:author="Vaughn Shirey [2]" w:date="2023-09-25T09:57:00Z">
          <w:r w:rsidR="00D61722" w:rsidDel="003854EB">
            <w:rPr>
              <w:rFonts w:ascii="Times New Roman" w:hAnsi="Times New Roman" w:cs="Times New Roman"/>
              <w:sz w:val="24"/>
              <w:szCs w:val="24"/>
            </w:rPr>
            <w:delText>___</w:delText>
          </w:r>
        </w:del>
        <w:r w:rsidR="00D61722">
          <w:rPr>
            <w:rFonts w:ascii="Times New Roman" w:hAnsi="Times New Roman" w:cs="Times New Roman"/>
            <w:sz w:val="24"/>
            <w:szCs w:val="24"/>
          </w:rPr>
          <w:t xml:space="preserve">. </w:t>
        </w:r>
        <w:del w:id="150" w:author="Robert Guralnick" w:date="2023-09-28T07:30:00Z">
          <w:r w:rsidR="00950EE2" w:rsidDel="008C396F">
            <w:rPr>
              <w:rFonts w:ascii="Times New Roman" w:hAnsi="Times New Roman" w:cs="Times New Roman"/>
              <w:sz w:val="24"/>
              <w:szCs w:val="24"/>
            </w:rPr>
            <w:delText>Couple</w:delText>
          </w:r>
        </w:del>
      </w:ins>
      <w:ins w:id="151" w:author="Vaughn Shirey [2]" w:date="2023-09-25T09:36:00Z">
        <w:del w:id="152" w:author="Robert Guralnick" w:date="2023-09-28T07:30:00Z">
          <w:r w:rsidR="00EE1D5C" w:rsidDel="008C396F">
            <w:rPr>
              <w:rFonts w:ascii="Times New Roman" w:hAnsi="Times New Roman" w:cs="Times New Roman"/>
              <w:sz w:val="24"/>
              <w:szCs w:val="24"/>
            </w:rPr>
            <w:delText>d</w:delText>
          </w:r>
        </w:del>
      </w:ins>
      <w:ins w:id="153" w:author="Vaughn Shirey" w:date="2023-09-18T09:56:00Z">
        <w:del w:id="154" w:author="Robert Guralnick" w:date="2023-09-28T07:30:00Z">
          <w:r w:rsidR="00950EE2" w:rsidDel="008C396F">
            <w:rPr>
              <w:rFonts w:ascii="Times New Roman" w:hAnsi="Times New Roman" w:cs="Times New Roman"/>
              <w:sz w:val="24"/>
              <w:szCs w:val="24"/>
            </w:rPr>
            <w:delText xml:space="preserve"> with these trait-based </w:delText>
          </w:r>
          <w:r w:rsidR="00D61722" w:rsidDel="008C396F">
            <w:rPr>
              <w:rFonts w:ascii="Times New Roman" w:hAnsi="Times New Roman" w:cs="Times New Roman"/>
              <w:sz w:val="24"/>
              <w:szCs w:val="24"/>
            </w:rPr>
            <w:delText>perspectives</w:delText>
          </w:r>
          <w:r w:rsidR="00950EE2" w:rsidDel="008C396F">
            <w:rPr>
              <w:rFonts w:ascii="Times New Roman" w:hAnsi="Times New Roman" w:cs="Times New Roman"/>
              <w:sz w:val="24"/>
              <w:szCs w:val="24"/>
            </w:rPr>
            <w:delText>, b</w:delText>
          </w:r>
        </w:del>
      </w:ins>
    </w:p>
    <w:p w14:paraId="1CE28782" w14:textId="240203FF" w:rsidR="00F21671" w:rsidRPr="00703517" w:rsidRDefault="008C396F" w:rsidP="008C396F">
      <w:pPr>
        <w:spacing w:line="480" w:lineRule="auto"/>
        <w:ind w:firstLine="720"/>
        <w:jc w:val="both"/>
        <w:rPr>
          <w:rFonts w:ascii="Times New Roman" w:hAnsi="Times New Roman" w:cs="Times New Roman"/>
          <w:sz w:val="24"/>
          <w:szCs w:val="24"/>
        </w:rPr>
      </w:pPr>
      <w:ins w:id="155" w:author="Robert Guralnick" w:date="2023-09-28T07:30:00Z">
        <w:r>
          <w:rPr>
            <w:rFonts w:ascii="Times New Roman" w:hAnsi="Times New Roman" w:cs="Times New Roman"/>
            <w:sz w:val="24"/>
            <w:szCs w:val="24"/>
          </w:rPr>
          <w:t>B</w:t>
        </w:r>
      </w:ins>
      <w:ins w:id="156" w:author="Vaughn Shirey" w:date="2023-09-18T09:41:00Z">
        <w:r w:rsidR="0006245D">
          <w:rPr>
            <w:rFonts w:ascii="Times New Roman" w:hAnsi="Times New Roman" w:cs="Times New Roman"/>
            <w:sz w:val="24"/>
            <w:szCs w:val="24"/>
          </w:rPr>
          <w:t xml:space="preserve">utterflies may </w:t>
        </w:r>
      </w:ins>
      <w:ins w:id="157" w:author="Vaughn Shirey" w:date="2023-09-18T09:54:00Z">
        <w:r w:rsidR="00D416BC">
          <w:rPr>
            <w:rFonts w:ascii="Times New Roman" w:hAnsi="Times New Roman" w:cs="Times New Roman"/>
            <w:sz w:val="24"/>
            <w:szCs w:val="24"/>
          </w:rPr>
          <w:t xml:space="preserve">also </w:t>
        </w:r>
      </w:ins>
      <w:ins w:id="158" w:author="Vaughn Shirey" w:date="2023-09-18T09:41:00Z">
        <w:r w:rsidR="0006245D">
          <w:rPr>
            <w:rFonts w:ascii="Times New Roman" w:hAnsi="Times New Roman" w:cs="Times New Roman"/>
            <w:sz w:val="24"/>
            <w:szCs w:val="24"/>
          </w:rPr>
          <w:t xml:space="preserve">face significant </w:t>
        </w:r>
      </w:ins>
      <w:ins w:id="159" w:author="Vaughn Shirey" w:date="2023-09-18T09:54:00Z">
        <w:r w:rsidR="00D416BC">
          <w:rPr>
            <w:rFonts w:ascii="Times New Roman" w:hAnsi="Times New Roman" w:cs="Times New Roman"/>
            <w:sz w:val="24"/>
            <w:szCs w:val="24"/>
          </w:rPr>
          <w:t xml:space="preserve">extrinsic </w:t>
        </w:r>
      </w:ins>
      <w:ins w:id="160" w:author="Vaughn Shirey" w:date="2023-09-18T09:41:00Z">
        <w:r w:rsidR="0006245D">
          <w:rPr>
            <w:rFonts w:ascii="Times New Roman" w:hAnsi="Times New Roman" w:cs="Times New Roman"/>
            <w:sz w:val="24"/>
            <w:szCs w:val="24"/>
          </w:rPr>
          <w:t>barriers to movement while tracking their climatic niche</w:t>
        </w:r>
      </w:ins>
      <w:ins w:id="161" w:author="Vaughn Shirey" w:date="2023-09-18T09:42:00Z">
        <w:r w:rsidR="0006245D">
          <w:rPr>
            <w:rFonts w:ascii="Times New Roman" w:hAnsi="Times New Roman" w:cs="Times New Roman"/>
            <w:sz w:val="24"/>
            <w:szCs w:val="24"/>
          </w:rPr>
          <w:t>. This is especially pertinent for high-latitude ecosystems since butterflies are usually reluctant to traverse closed canopy habitats</w:t>
        </w:r>
      </w:ins>
      <w:ins w:id="162" w:author="Vaughn Shirey [2]" w:date="2023-09-25T09:39:00Z">
        <w:r w:rsidR="001F7240">
          <w:rPr>
            <w:rFonts w:ascii="Times New Roman" w:hAnsi="Times New Roman" w:cs="Times New Roman"/>
            <w:sz w:val="24"/>
            <w:szCs w:val="24"/>
          </w:rPr>
          <w:t xml:space="preserve"> </w:t>
        </w:r>
      </w:ins>
      <w:r w:rsidR="003854EB">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{"citationID":"cNYUAofH","properties":{"formattedCitation":"(Riva {\\i{}et al.} 2018a, b)","plainCitation":"(Riva et al. 2018a, b)","noteIndex":0},"citationItems":[{"id":67,"uris":["http://zotero.org/users/3183432/items/VHVIT3RS"],"itemData":{"id":67,"type":"article-journal","container-title":"Biological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E"}],"issued":{"date-parts":[["2018"]]}}},{"id":611,"uris":["http://zotero.org/users/3183432/items/6823R8A6"],"itemData":{"id":611,"type":"article-journal","container-title":"Biology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003854EB">
        <w:rPr>
          <w:rFonts w:ascii="Times New Roman" w:hAnsi="Times New Roman" w:cs="Times New Roman"/>
          <w:sz w:val="24"/>
          <w:szCs w:val="24"/>
        </w:rPr>
        <w:fldChar w:fldCharType="separate"/>
      </w:r>
      <w:r w:rsidR="003854EB" w:rsidRPr="003854EB">
        <w:rPr>
          <w:rFonts w:ascii="Times New Roman" w:hAnsi="Times New Roman" w:cs="Times New Roman"/>
          <w:sz w:val="24"/>
          <w:szCs w:val="24"/>
        </w:rPr>
        <w:t xml:space="preserve">(Riva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2018a, b)</w:t>
      </w:r>
      <w:r w:rsidR="003854EB">
        <w:rPr>
          <w:rFonts w:ascii="Times New Roman" w:hAnsi="Times New Roman" w:cs="Times New Roman"/>
          <w:sz w:val="24"/>
          <w:szCs w:val="24"/>
        </w:rPr>
        <w:fldChar w:fldCharType="end"/>
      </w:r>
      <w:ins w:id="163" w:author="Vaughn Shirey [2]" w:date="2023-09-25T09:39:00Z">
        <w:r w:rsidR="001F7240">
          <w:rPr>
            <w:rFonts w:ascii="Times New Roman" w:hAnsi="Times New Roman" w:cs="Times New Roman"/>
            <w:sz w:val="24"/>
            <w:szCs w:val="24"/>
          </w:rPr>
          <w:t>.</w:t>
        </w:r>
      </w:ins>
      <w:ins w:id="164" w:author="Vaughn Shirey" w:date="2023-09-18T09:42:00Z">
        <w:r w:rsidR="0006245D">
          <w:rPr>
            <w:rFonts w:ascii="Times New Roman" w:hAnsi="Times New Roman" w:cs="Times New Roman"/>
            <w:sz w:val="24"/>
            <w:szCs w:val="24"/>
          </w:rPr>
          <w:t xml:space="preserve"> </w:t>
        </w:r>
        <w:del w:id="165" w:author="Vaughn Shirey [2]" w:date="2023-09-25T09:39:00Z">
          <w:r w:rsidR="0006245D" w:rsidDel="001F7240">
            <w:rPr>
              <w:rFonts w:ascii="Times New Roman" w:hAnsi="Times New Roman" w:cs="Times New Roman"/>
              <w:sz w:val="24"/>
              <w:szCs w:val="24"/>
            </w:rPr>
            <w:delText>which is not an i</w:delText>
          </w:r>
        </w:del>
      </w:ins>
      <w:ins w:id="166" w:author="Vaughn Shirey" w:date="2023-09-18T09:43:00Z">
        <w:del w:id="167" w:author="Vaughn Shirey [2]" w:date="2023-09-25T09:39:00Z">
          <w:r w:rsidR="0006245D" w:rsidDel="001F7240">
            <w:rPr>
              <w:rFonts w:ascii="Times New Roman" w:hAnsi="Times New Roman" w:cs="Times New Roman"/>
              <w:sz w:val="24"/>
              <w:szCs w:val="24"/>
            </w:rPr>
            <w:delText xml:space="preserve">ssue in the Arctic but a significant issue in boreal regions </w:delText>
          </w:r>
        </w:del>
      </w:ins>
      <w:ins w:id="168" w:author="Vaughn Shirey [2]" w:date="2023-09-25T09:39:00Z">
        <w:r w:rsidR="001F7240">
          <w:rPr>
            <w:rFonts w:ascii="Times New Roman" w:hAnsi="Times New Roman" w:cs="Times New Roman"/>
            <w:sz w:val="24"/>
            <w:szCs w:val="24"/>
          </w:rPr>
          <w:t xml:space="preserve">This may not be an issue in </w:t>
        </w:r>
        <w:del w:id="169" w:author="Robert Guralnick" w:date="2023-09-28T07:31:00Z">
          <w:r w:rsidR="001F7240" w:rsidDel="008C396F">
            <w:rPr>
              <w:rFonts w:ascii="Times New Roman" w:hAnsi="Times New Roman" w:cs="Times New Roman"/>
              <w:sz w:val="24"/>
              <w:szCs w:val="24"/>
            </w:rPr>
            <w:delText>the already canopy-less</w:delText>
          </w:r>
        </w:del>
      </w:ins>
      <w:ins w:id="170" w:author="Robert Guralnick" w:date="2023-09-28T07:31:00Z">
        <w:r>
          <w:rPr>
            <w:rFonts w:ascii="Times New Roman" w:hAnsi="Times New Roman" w:cs="Times New Roman"/>
            <w:sz w:val="24"/>
            <w:szCs w:val="24"/>
          </w:rPr>
          <w:t>the mostly open habitats in the</w:t>
        </w:r>
      </w:ins>
      <w:ins w:id="171" w:author="Vaughn Shirey [2]" w:date="2023-09-25T09:39:00Z">
        <w:r w:rsidR="001F7240">
          <w:rPr>
            <w:rFonts w:ascii="Times New Roman" w:hAnsi="Times New Roman" w:cs="Times New Roman"/>
            <w:sz w:val="24"/>
            <w:szCs w:val="24"/>
          </w:rPr>
          <w:t xml:space="preserve"> Arctic; however, the boreal forest remains a large barrier to butterfly </w:t>
        </w:r>
        <w:proofErr w:type="spellStart"/>
        <w:r w:rsidR="001F7240">
          <w:rPr>
            <w:rFonts w:ascii="Times New Roman" w:hAnsi="Times New Roman" w:cs="Times New Roman"/>
            <w:sz w:val="24"/>
            <w:szCs w:val="24"/>
          </w:rPr>
          <w:t>momvement</w:t>
        </w:r>
        <w:proofErr w:type="spellEnd"/>
        <w:r w:rsidR="001F7240">
          <w:rPr>
            <w:rFonts w:ascii="Times New Roman" w:hAnsi="Times New Roman" w:cs="Times New Roman"/>
            <w:sz w:val="24"/>
            <w:szCs w:val="24"/>
          </w:rPr>
          <w:t xml:space="preserve"> </w:t>
        </w:r>
      </w:ins>
      <w:r w:rsidR="003854EB">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{"citationID":"VoG6WWGU","properties":{"formattedCitation":"(Riva {\\i{}et al.} 2018a, b)","plainCitation":"(Riva et al. 2018a, b)","noteIndex":0},"citationItems":[{"id":67,"uris":["http://zotero.org/users/3183432/items/VHVIT3RS"],"itemData":{"id":67,"type":"article-journal","container-title":"Biological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E"}],"issued":{"date-parts":[["2018"]]}}},{"id":611,"uris":["http://zotero.org/users/3183432/items/6823R8A6"],"itemData":{"id":611,"type":"article-journal","container-title":"Biology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003854EB">
        <w:rPr>
          <w:rFonts w:ascii="Times New Roman" w:hAnsi="Times New Roman" w:cs="Times New Roman"/>
          <w:sz w:val="24"/>
          <w:szCs w:val="24"/>
        </w:rPr>
        <w:fldChar w:fldCharType="separate"/>
      </w:r>
      <w:r w:rsidR="003854EB" w:rsidRPr="003854EB">
        <w:rPr>
          <w:rFonts w:ascii="Times New Roman" w:hAnsi="Times New Roman" w:cs="Times New Roman"/>
          <w:sz w:val="24"/>
          <w:szCs w:val="24"/>
        </w:rPr>
        <w:t xml:space="preserve">(Riva </w:t>
      </w:r>
      <w:r w:rsidR="003854EB" w:rsidRPr="003854EB">
        <w:rPr>
          <w:rFonts w:ascii="Times New Roman" w:hAnsi="Times New Roman" w:cs="Times New Roman"/>
          <w:i/>
          <w:iCs/>
          <w:sz w:val="24"/>
          <w:szCs w:val="24"/>
        </w:rPr>
        <w:t>et al.</w:t>
      </w:r>
      <w:r w:rsidR="003854EB" w:rsidRPr="003854EB">
        <w:rPr>
          <w:rFonts w:ascii="Times New Roman" w:hAnsi="Times New Roman" w:cs="Times New Roman"/>
          <w:sz w:val="24"/>
          <w:szCs w:val="24"/>
        </w:rPr>
        <w:t xml:space="preserve"> 2018a, b)</w:t>
      </w:r>
      <w:r w:rsidR="003854EB">
        <w:rPr>
          <w:rFonts w:ascii="Times New Roman" w:hAnsi="Times New Roman" w:cs="Times New Roman"/>
          <w:sz w:val="24"/>
          <w:szCs w:val="24"/>
        </w:rPr>
        <w:fldChar w:fldCharType="end"/>
      </w:r>
      <w:ins w:id="172" w:author="Vaughn Shirey" w:date="2023-09-18T09:43:00Z">
        <w:del w:id="173" w:author="Vaughn Shirey [2]" w:date="2023-09-25T10:01:00Z">
          <w:r w:rsidR="0006245D" w:rsidDel="003854EB">
            <w:rPr>
              <w:rFonts w:ascii="Times New Roman" w:hAnsi="Times New Roman" w:cs="Times New Roman"/>
              <w:sz w:val="24"/>
              <w:szCs w:val="24"/>
            </w:rPr>
            <w:delText>()</w:delText>
          </w:r>
        </w:del>
        <w:r w:rsidR="0006245D">
          <w:rPr>
            <w:rFonts w:ascii="Times New Roman" w:hAnsi="Times New Roman" w:cs="Times New Roman"/>
            <w:sz w:val="24"/>
            <w:szCs w:val="24"/>
          </w:rPr>
          <w:t>.</w:t>
        </w:r>
      </w:ins>
      <w:ins w:id="174" w:author="Vaughn Shirey [2]" w:date="2023-09-25T09:39:00Z">
        <w:r w:rsidR="001F7240">
          <w:rPr>
            <w:rFonts w:ascii="Times New Roman" w:hAnsi="Times New Roman" w:cs="Times New Roman"/>
            <w:sz w:val="24"/>
            <w:szCs w:val="24"/>
          </w:rPr>
          <w:t xml:space="preserve"> Further, shifting tree-lines along the Arctic-bo</w:t>
        </w:r>
      </w:ins>
      <w:ins w:id="175" w:author="Vaughn Shirey [2]" w:date="2023-09-25T09:40:00Z">
        <w:r w:rsidR="001F7240">
          <w:rPr>
            <w:rFonts w:ascii="Times New Roman" w:hAnsi="Times New Roman" w:cs="Times New Roman"/>
            <w:sz w:val="24"/>
            <w:szCs w:val="24"/>
          </w:rPr>
          <w:t>real ecotone may exacerbate this problem by creating new, closed-canopy habitats (although the impact of this has not been formally examined).</w:t>
        </w:r>
      </w:ins>
      <w:ins w:id="176" w:author="Vaughn Shirey" w:date="2023-09-08T10:40:00Z">
        <w:r w:rsidR="0038597A">
          <w:rPr>
            <w:rFonts w:ascii="Times New Roman" w:hAnsi="Times New Roman" w:cs="Times New Roman"/>
            <w:sz w:val="24"/>
            <w:szCs w:val="24"/>
          </w:rPr>
          <w:t xml:space="preserve"> </w:t>
        </w:r>
      </w:ins>
      <w:ins w:id="177" w:author="Vaughn Shirey" w:date="2023-09-08T10:41:00Z">
        <w:del w:id="178" w:author="Robert Guralnick" w:date="2023-09-28T07:31:00Z">
          <w:r w:rsidR="009A5092" w:rsidDel="008C396F">
            <w:rPr>
              <w:rFonts w:ascii="Times New Roman" w:hAnsi="Times New Roman" w:cs="Times New Roman"/>
              <w:sz w:val="24"/>
              <w:szCs w:val="24"/>
            </w:rPr>
            <w:delText>T</w:delText>
          </w:r>
        </w:del>
      </w:ins>
      <w:ins w:id="179" w:author="Vaughn Shirey [2]" w:date="2023-09-25T09:40:00Z">
        <w:del w:id="180" w:author="Robert Guralnick" w:date="2023-09-28T07:31:00Z">
          <w:r w:rsidR="00A23A63" w:rsidDel="008C396F">
            <w:rPr>
              <w:rFonts w:ascii="Times New Roman" w:hAnsi="Times New Roman" w:cs="Times New Roman"/>
              <w:sz w:val="24"/>
              <w:szCs w:val="24"/>
            </w:rPr>
            <w:delText>ogether</w:delText>
          </w:r>
        </w:del>
      </w:ins>
      <w:ins w:id="181" w:author="Vaughn Shirey" w:date="2023-09-08T10:41:00Z">
        <w:del w:id="182" w:author="Robert Guralnick" w:date="2023-09-28T07:31:00Z">
          <w:r w:rsidR="009A5092" w:rsidDel="008C396F">
            <w:rPr>
              <w:rFonts w:ascii="Times New Roman" w:hAnsi="Times New Roman" w:cs="Times New Roman"/>
              <w:sz w:val="24"/>
              <w:szCs w:val="24"/>
            </w:rPr>
            <w:delText xml:space="preserve">hus, </w:delText>
          </w:r>
        </w:del>
      </w:ins>
      <w:del w:id="183" w:author="Robert Guralnick" w:date="2023-09-28T07:31:00Z">
        <w:r w:rsidR="00341DE7" w:rsidRPr="00703517" w:rsidDel="008C396F">
          <w:rPr>
            <w:rFonts w:ascii="Times New Roman" w:hAnsi="Times New Roman" w:cs="Times New Roman"/>
            <w:sz w:val="24"/>
            <w:szCs w:val="24"/>
          </w:rPr>
          <w:delText xml:space="preserve">The rapid </w:delText>
        </w:r>
      </w:del>
      <w:ins w:id="184" w:author="Vaughn Shirey" w:date="2023-09-18T09:43:00Z">
        <w:del w:id="185" w:author="Robert Guralnick" w:date="2023-09-28T07:31:00Z">
          <w:r w:rsidR="0007030C" w:rsidDel="008C396F">
            <w:rPr>
              <w:rFonts w:ascii="Times New Roman" w:hAnsi="Times New Roman" w:cs="Times New Roman"/>
              <w:sz w:val="24"/>
              <w:szCs w:val="24"/>
            </w:rPr>
            <w:delText>it is though</w:delText>
          </w:r>
        </w:del>
        <w:r w:rsidR="0007030C">
          <w:rPr>
            <w:rFonts w:ascii="Times New Roman" w:hAnsi="Times New Roman" w:cs="Times New Roman"/>
            <w:sz w:val="24"/>
            <w:szCs w:val="24"/>
          </w:rPr>
          <w:t xml:space="preserve">t </w:t>
        </w:r>
      </w:ins>
      <w:ins w:id="186" w:author="Robert Guralnick" w:date="2023-09-28T07:32:00Z">
        <w:r>
          <w:rPr>
            <w:rFonts w:ascii="Times New Roman" w:hAnsi="Times New Roman" w:cs="Times New Roman"/>
            <w:sz w:val="24"/>
            <w:szCs w:val="24"/>
          </w:rPr>
          <w:t xml:space="preserve">Current models suggest </w:t>
        </w:r>
      </w:ins>
      <w:ins w:id="187" w:author="Vaughn Shirey" w:date="2023-09-18T09:43:00Z">
        <w:r w:rsidR="0007030C">
          <w:rPr>
            <w:rFonts w:ascii="Times New Roman" w:hAnsi="Times New Roman" w:cs="Times New Roman"/>
            <w:sz w:val="24"/>
            <w:szCs w:val="24"/>
          </w:rPr>
          <w:t xml:space="preserve">that the </w:t>
        </w:r>
      </w:ins>
      <w:ins w:id="188" w:author="Vaughn Shirey" w:date="2023-09-08T10:41:00Z">
        <w:r w:rsidR="009A5092">
          <w:rPr>
            <w:rFonts w:ascii="Times New Roman" w:hAnsi="Times New Roman" w:cs="Times New Roman"/>
            <w:sz w:val="24"/>
            <w:szCs w:val="24"/>
          </w:rPr>
          <w:t xml:space="preserve">rapid </w:t>
        </w:r>
      </w:ins>
      <w:r w:rsidR="00341DE7" w:rsidRPr="00703517">
        <w:rPr>
          <w:rFonts w:ascii="Times New Roman" w:hAnsi="Times New Roman" w:cs="Times New Roman"/>
          <w:sz w:val="24"/>
          <w:szCs w:val="24"/>
        </w:rPr>
        <w:t xml:space="preserve">climatic changes </w:t>
      </w:r>
      <w:del w:id="189" w:author="Vaughn Shirey" w:date="2023-09-08T10:42:00Z">
        <w:r w:rsidR="00341DE7" w:rsidRPr="00703517" w:rsidDel="009A5092">
          <w:rPr>
            <w:rFonts w:ascii="Times New Roman" w:hAnsi="Times New Roman" w:cs="Times New Roman"/>
            <w:sz w:val="24"/>
            <w:szCs w:val="24"/>
          </w:rPr>
          <w:delText>in this region and</w:delText>
        </w:r>
      </w:del>
      <w:ins w:id="190" w:author="Vaughn Shirey" w:date="2023-09-08T10:42:00Z">
        <w:r w:rsidR="009A5092">
          <w:rPr>
            <w:rFonts w:ascii="Times New Roman" w:hAnsi="Times New Roman" w:cs="Times New Roman"/>
            <w:sz w:val="24"/>
            <w:szCs w:val="24"/>
          </w:rPr>
          <w:t>co</w:t>
        </w:r>
        <w:del w:id="191" w:author="Vaughn Shirey [2]" w:date="2023-09-25T09:36:00Z">
          <w:r w:rsidR="009A5092" w:rsidDel="00EE1D5C">
            <w:rPr>
              <w:rFonts w:ascii="Times New Roman" w:hAnsi="Times New Roman" w:cs="Times New Roman"/>
              <w:sz w:val="24"/>
              <w:szCs w:val="24"/>
            </w:rPr>
            <w:delText>upled</w:delText>
          </w:r>
        </w:del>
      </w:ins>
      <w:ins w:id="192" w:author="Vaughn Shirey [2]" w:date="2023-09-25T09:36:00Z">
        <w:r w:rsidR="00EE1D5C">
          <w:rPr>
            <w:rFonts w:ascii="Times New Roman" w:hAnsi="Times New Roman" w:cs="Times New Roman"/>
            <w:sz w:val="24"/>
            <w:szCs w:val="24"/>
          </w:rPr>
          <w:t>mbined</w:t>
        </w:r>
      </w:ins>
      <w:ins w:id="193" w:author="Vaughn Shirey" w:date="2023-09-08T10:42:00Z">
        <w:r w:rsidR="009A5092">
          <w:rPr>
            <w:rFonts w:ascii="Times New Roman" w:hAnsi="Times New Roman" w:cs="Times New Roman"/>
            <w:sz w:val="24"/>
            <w:szCs w:val="24"/>
          </w:rPr>
          <w:t xml:space="preserve"> with</w:t>
        </w:r>
      </w:ins>
      <w:r w:rsidR="00341DE7" w:rsidRPr="00703517">
        <w:rPr>
          <w:rFonts w:ascii="Times New Roman" w:hAnsi="Times New Roman" w:cs="Times New Roman"/>
          <w:sz w:val="24"/>
          <w:szCs w:val="24"/>
        </w:rPr>
        <w:t xml:space="preserve"> the potential for significant barriers</w:t>
      </w:r>
      <w:r w:rsidR="00EF7F4D">
        <w:rPr>
          <w:rFonts w:ascii="Times New Roman" w:hAnsi="Times New Roman" w:cs="Times New Roman"/>
          <w:sz w:val="24"/>
          <w:szCs w:val="24"/>
        </w:rPr>
        <w:t xml:space="preserve"> </w:t>
      </w:r>
      <w:del w:id="194" w:author="Vaughn Shirey" w:date="2023-09-08T10:08:00Z">
        <w:r w:rsidR="00341DE7" w:rsidRPr="00703517" w:rsidDel="000E741C">
          <w:rPr>
            <w:rFonts w:ascii="Times New Roman" w:hAnsi="Times New Roman" w:cs="Times New Roman"/>
            <w:sz w:val="24"/>
            <w:szCs w:val="24"/>
          </w:rPr>
          <w:delText xml:space="preserve"> </w:delText>
        </w:r>
      </w:del>
      <w:r w:rsidR="00341DE7" w:rsidRPr="00703517">
        <w:rPr>
          <w:rFonts w:ascii="Times New Roman" w:hAnsi="Times New Roman" w:cs="Times New Roman"/>
          <w:sz w:val="24"/>
          <w:szCs w:val="24"/>
        </w:rPr>
        <w:t xml:space="preserve">to movement </w:t>
      </w:r>
      <w:del w:id="195" w:author="Vaughn Shirey" w:date="2023-09-18T09:43:00Z">
        <w:r w:rsidR="004C33B1" w:rsidDel="0007030C">
          <w:rPr>
            <w:rFonts w:ascii="Times New Roman" w:hAnsi="Times New Roman" w:cs="Times New Roman"/>
            <w:sz w:val="24"/>
            <w:szCs w:val="24"/>
          </w:rPr>
          <w:delText xml:space="preserve">(e.g., closed-canopy habitats) </w:delText>
        </w:r>
      </w:del>
      <w:del w:id="196" w:author="Vaughn Shirey" w:date="2023-09-08T10:42:00Z">
        <w:r w:rsidR="004C33B1" w:rsidDel="009A5092">
          <w:rPr>
            <w:rFonts w:ascii="Times New Roman" w:hAnsi="Times New Roman" w:cs="Times New Roman"/>
            <w:sz w:val="24"/>
            <w:szCs w:val="24"/>
          </w:rPr>
          <w:delText>may</w:delText>
        </w:r>
      </w:del>
      <w:r w:rsidR="004C33B1">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contribute to a high degree of “climate debt” for butterflies </w:t>
      </w:r>
      <w:r w:rsidR="00A26BDB"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2018)","noteIndex":0},"citationItems":[{"id":218,"uris":["http://zotero.org/users/3183432/items/37QIQ83K"],"itemData":{"id":218,"type":"article-journal","container-title":"Ecography","issue":"12","page":"2005-2015","title":"Canadian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ins w:id="197" w:author="Vaughn Shirey" w:date="2023-09-08T10:42:00Z">
        <w:r w:rsidR="009A5092">
          <w:rPr>
            <w:rFonts w:ascii="Times New Roman" w:hAnsi="Times New Roman" w:cs="Times New Roman"/>
            <w:sz w:val="24"/>
            <w:szCs w:val="24"/>
          </w:rPr>
          <w:t>.</w:t>
        </w:r>
      </w:ins>
      <w:del w:id="198" w:author="Vaughn Shirey" w:date="2023-09-08T10:42:00Z">
        <w:r w:rsidR="000D6AD2" w:rsidDel="009A5092">
          <w:rPr>
            <w:rFonts w:ascii="Times New Roman" w:hAnsi="Times New Roman" w:cs="Times New Roman"/>
            <w:sz w:val="24"/>
            <w:szCs w:val="24"/>
          </w:rPr>
          <w:delText>,</w:delText>
        </w:r>
      </w:del>
      <w:r w:rsidR="000D6AD2">
        <w:rPr>
          <w:rFonts w:ascii="Times New Roman" w:hAnsi="Times New Roman" w:cs="Times New Roman"/>
          <w:sz w:val="24"/>
          <w:szCs w:val="24"/>
        </w:rPr>
        <w:t xml:space="preserve"> </w:t>
      </w:r>
      <w:ins w:id="199" w:author="Vaughn Shirey" w:date="2023-09-08T10:42:00Z">
        <w:r w:rsidR="009A5092">
          <w:rPr>
            <w:rFonts w:ascii="Times New Roman" w:hAnsi="Times New Roman" w:cs="Times New Roman"/>
            <w:sz w:val="24"/>
            <w:szCs w:val="24"/>
          </w:rPr>
          <w:t>I</w:t>
        </w:r>
      </w:ins>
      <w:del w:id="200" w:author="Vaughn Shirey" w:date="2023-09-08T10:42:00Z">
        <w:r w:rsidR="000D6AD2" w:rsidDel="009A5092">
          <w:rPr>
            <w:rFonts w:ascii="Times New Roman" w:hAnsi="Times New Roman" w:cs="Times New Roman"/>
            <w:sz w:val="24"/>
            <w:szCs w:val="24"/>
          </w:rPr>
          <w:delText>i</w:delText>
        </w:r>
      </w:del>
      <w:r w:rsidR="000D6AD2">
        <w:rPr>
          <w:rFonts w:ascii="Times New Roman" w:hAnsi="Times New Roman" w:cs="Times New Roman"/>
          <w:sz w:val="24"/>
          <w:szCs w:val="24"/>
        </w:rPr>
        <w:t xml:space="preserve">n other words, </w:t>
      </w:r>
      <w:ins w:id="201" w:author="Vaughn Shirey" w:date="2023-09-08T10:42:00Z">
        <w:del w:id="202" w:author="Robert Guralnick" w:date="2023-09-28T07:32:00Z">
          <w:r w:rsidR="009A5092" w:rsidDel="008C396F">
            <w:rPr>
              <w:rFonts w:ascii="Times New Roman" w:hAnsi="Times New Roman" w:cs="Times New Roman"/>
              <w:sz w:val="24"/>
              <w:szCs w:val="24"/>
            </w:rPr>
            <w:delText>there exists a</w:delText>
          </w:r>
        </w:del>
      </w:ins>
      <w:del w:id="203" w:author="Robert Guralnick" w:date="2023-09-28T07:32:00Z">
        <w:r w:rsidR="000D6AD2" w:rsidDel="008C396F">
          <w:rPr>
            <w:rFonts w:ascii="Times New Roman" w:hAnsi="Times New Roman" w:cs="Times New Roman"/>
            <w:sz w:val="24"/>
            <w:szCs w:val="24"/>
          </w:rPr>
          <w:delText>a lag between</w:delText>
        </w:r>
      </w:del>
      <w:ins w:id="204" w:author="Robert Guralnick" w:date="2023-09-28T07:32:00Z">
        <w:r>
          <w:rPr>
            <w:rFonts w:ascii="Times New Roman" w:hAnsi="Times New Roman" w:cs="Times New Roman"/>
            <w:sz w:val="24"/>
            <w:szCs w:val="24"/>
          </w:rPr>
          <w:t>a key expectation is that</w:t>
        </w:r>
      </w:ins>
      <w:r w:rsidR="000D6AD2">
        <w:rPr>
          <w:rFonts w:ascii="Times New Roman" w:hAnsi="Times New Roman" w:cs="Times New Roman"/>
          <w:sz w:val="24"/>
          <w:szCs w:val="24"/>
        </w:rPr>
        <w:t xml:space="preserve"> </w:t>
      </w:r>
      <w:ins w:id="205" w:author="Robert Guralnick" w:date="2023-09-28T07:32:00Z">
        <w:r>
          <w:rPr>
            <w:rFonts w:ascii="Times New Roman" w:hAnsi="Times New Roman" w:cs="Times New Roman"/>
            <w:sz w:val="24"/>
            <w:szCs w:val="24"/>
          </w:rPr>
          <w:t>there is a strong lag</w:t>
        </w:r>
      </w:ins>
      <w:ins w:id="206" w:author="Robert Guralnick" w:date="2023-09-28T07:33:00Z">
        <w:r>
          <w:rPr>
            <w:rFonts w:ascii="Times New Roman" w:hAnsi="Times New Roman" w:cs="Times New Roman"/>
            <w:sz w:val="24"/>
            <w:szCs w:val="24"/>
          </w:rPr>
          <w:t xml:space="preserve"> between </w:t>
        </w:r>
      </w:ins>
      <w:r w:rsidR="000D6AD2">
        <w:rPr>
          <w:rFonts w:ascii="Times New Roman" w:hAnsi="Times New Roman" w:cs="Times New Roman"/>
          <w:sz w:val="24"/>
          <w:szCs w:val="24"/>
        </w:rPr>
        <w:t>the pace of climate change and observed species responses</w:t>
      </w:r>
      <w:ins w:id="207" w:author="Robert Guralnick" w:date="2023-09-28T07:33:00Z">
        <w:r>
          <w:rPr>
            <w:rFonts w:ascii="Times New Roman" w:hAnsi="Times New Roman" w:cs="Times New Roman"/>
            <w:sz w:val="24"/>
            <w:szCs w:val="24"/>
          </w:rPr>
          <w:t>,</w:t>
        </w:r>
      </w:ins>
      <w:ins w:id="208" w:author="Vaughn Shirey" w:date="2023-09-08T10:32:00Z">
        <w:r w:rsidR="005F2E18">
          <w:rPr>
            <w:rFonts w:ascii="Times New Roman" w:hAnsi="Times New Roman" w:cs="Times New Roman"/>
            <w:sz w:val="24"/>
            <w:szCs w:val="24"/>
          </w:rPr>
          <w:t xml:space="preserve"> </w:t>
        </w:r>
        <w:del w:id="209" w:author="Vaughn Shirey [2]" w:date="2023-09-25T09:41:00Z">
          <w:r w:rsidR="005F2E18" w:rsidDel="00681E71">
            <w:rPr>
              <w:rFonts w:ascii="Times New Roman" w:hAnsi="Times New Roman" w:cs="Times New Roman"/>
              <w:sz w:val="24"/>
              <w:szCs w:val="24"/>
            </w:rPr>
            <w:delText>in space</w:delText>
          </w:r>
        </w:del>
      </w:ins>
      <w:ins w:id="210" w:author="Vaughn Shirey" w:date="2023-09-08T10:43:00Z">
        <w:del w:id="211" w:author="Vaughn Shirey [2]" w:date="2023-09-25T09:41:00Z">
          <w:r w:rsidR="00E04813" w:rsidDel="00681E71">
            <w:rPr>
              <w:rFonts w:ascii="Times New Roman" w:hAnsi="Times New Roman" w:cs="Times New Roman"/>
              <w:sz w:val="24"/>
              <w:szCs w:val="24"/>
            </w:rPr>
            <w:delText xml:space="preserve"> </w:delText>
          </w:r>
        </w:del>
        <w:r w:rsidR="00E04813">
          <w:rPr>
            <w:rFonts w:ascii="Times New Roman" w:hAnsi="Times New Roman" w:cs="Times New Roman"/>
            <w:sz w:val="24"/>
            <w:szCs w:val="24"/>
          </w:rPr>
          <w:t>where</w:t>
        </w:r>
      </w:ins>
      <w:ins w:id="212" w:author="Vaughn Shirey [2]" w:date="2023-09-25T09:41:00Z">
        <w:r w:rsidR="00681E71">
          <w:rPr>
            <w:rFonts w:ascii="Times New Roman" w:hAnsi="Times New Roman" w:cs="Times New Roman"/>
            <w:sz w:val="24"/>
            <w:szCs w:val="24"/>
          </w:rPr>
          <w:t>by</w:t>
        </w:r>
      </w:ins>
      <w:ins w:id="213" w:author="Vaughn Shirey" w:date="2023-09-08T10:43:00Z">
        <w:del w:id="214" w:author="Vaughn Shirey [2]" w:date="2023-09-25T09:41:00Z">
          <w:r w:rsidR="00E04813" w:rsidDel="00681E71">
            <w:rPr>
              <w:rFonts w:ascii="Times New Roman" w:hAnsi="Times New Roman" w:cs="Times New Roman"/>
              <w:sz w:val="24"/>
              <w:szCs w:val="24"/>
            </w:rPr>
            <w:delText>in</w:delText>
          </w:r>
        </w:del>
        <w:r w:rsidR="00E04813">
          <w:rPr>
            <w:rFonts w:ascii="Times New Roman" w:hAnsi="Times New Roman" w:cs="Times New Roman"/>
            <w:sz w:val="24"/>
            <w:szCs w:val="24"/>
          </w:rPr>
          <w:t xml:space="preserve"> limitations to</w:t>
        </w:r>
      </w:ins>
      <w:ins w:id="215" w:author="Vaughn Shirey" w:date="2023-09-18T09:43:00Z">
        <w:r w:rsidR="0007030C">
          <w:rPr>
            <w:rFonts w:ascii="Times New Roman" w:hAnsi="Times New Roman" w:cs="Times New Roman"/>
            <w:sz w:val="24"/>
            <w:szCs w:val="24"/>
          </w:rPr>
          <w:t xml:space="preserve"> mobility or</w:t>
        </w:r>
      </w:ins>
      <w:ins w:id="216" w:author="Vaughn Shirey" w:date="2023-09-08T10:43:00Z">
        <w:r w:rsidR="00E04813">
          <w:rPr>
            <w:rFonts w:ascii="Times New Roman" w:hAnsi="Times New Roman" w:cs="Times New Roman"/>
            <w:sz w:val="24"/>
            <w:szCs w:val="24"/>
          </w:rPr>
          <w:t xml:space="preserve"> dispersal capacity</w:t>
        </w:r>
      </w:ins>
      <w:ins w:id="217" w:author="Vaughn Shirey" w:date="2023-09-08T10:44:00Z">
        <w:r w:rsidR="00E04813">
          <w:rPr>
            <w:rFonts w:ascii="Times New Roman" w:hAnsi="Times New Roman" w:cs="Times New Roman"/>
            <w:sz w:val="24"/>
            <w:szCs w:val="24"/>
          </w:rPr>
          <w:t xml:space="preserve"> restrict a species</w:t>
        </w:r>
      </w:ins>
      <w:ins w:id="218" w:author="Vaughn Shirey" w:date="2023-09-18T09:43:00Z">
        <w:r w:rsidR="000B2B1B">
          <w:rPr>
            <w:rFonts w:ascii="Times New Roman" w:hAnsi="Times New Roman" w:cs="Times New Roman"/>
            <w:sz w:val="24"/>
            <w:szCs w:val="24"/>
          </w:rPr>
          <w:t>’</w:t>
        </w:r>
      </w:ins>
      <w:ins w:id="219" w:author="Vaughn Shirey" w:date="2023-09-08T10:44:00Z">
        <w:r w:rsidR="00E04813">
          <w:rPr>
            <w:rFonts w:ascii="Times New Roman" w:hAnsi="Times New Roman" w:cs="Times New Roman"/>
            <w:sz w:val="24"/>
            <w:szCs w:val="24"/>
          </w:rPr>
          <w:t xml:space="preserve"> ability to track their climate niche</w:t>
        </w:r>
      </w:ins>
      <w:r w:rsidR="00341DE7" w:rsidRPr="00703517">
        <w:rPr>
          <w:rFonts w:ascii="Times New Roman" w:hAnsi="Times New Roman" w:cs="Times New Roman"/>
          <w:sz w:val="24"/>
          <w:szCs w:val="24"/>
        </w:rPr>
        <w:t>.</w:t>
      </w:r>
      <w:ins w:id="220" w:author="Vaughn Shirey" w:date="2023-09-08T10:32:00Z">
        <w:r w:rsidR="005F2E18">
          <w:rPr>
            <w:rFonts w:ascii="Times New Roman" w:hAnsi="Times New Roman" w:cs="Times New Roman"/>
            <w:sz w:val="24"/>
            <w:szCs w:val="24"/>
          </w:rPr>
          <w:t xml:space="preserve"> </w:t>
        </w:r>
      </w:ins>
      <w:del w:id="221" w:author="Vaughn Shirey" w:date="2023-09-08T10:42:00Z">
        <w:r w:rsidR="00341DE7" w:rsidRPr="00703517" w:rsidDel="009A5092">
          <w:rPr>
            <w:rFonts w:ascii="Times New Roman" w:hAnsi="Times New Roman" w:cs="Times New Roman"/>
            <w:sz w:val="24"/>
            <w:szCs w:val="24"/>
          </w:rPr>
          <w:delText xml:space="preserve"> </w:delText>
        </w:r>
      </w:del>
    </w:p>
    <w:p w14:paraId="4AA53327" w14:textId="77777777" w:rsidR="002F7F59" w:rsidRDefault="00341DE7">
      <w:pPr>
        <w:spacing w:line="480" w:lineRule="auto"/>
        <w:ind w:firstLine="720"/>
        <w:jc w:val="both"/>
        <w:rPr>
          <w:ins w:id="222" w:author="Robert Guralnick" w:date="2023-09-28T07:37:00Z"/>
          <w:rFonts w:ascii="Times New Roman" w:hAnsi="Times New Roman" w:cs="Times New Roman"/>
          <w:sz w:val="24"/>
          <w:szCs w:val="24"/>
        </w:rPr>
      </w:pPr>
      <w:r w:rsidRPr="00703517">
        <w:rPr>
          <w:rFonts w:ascii="Times New Roman" w:hAnsi="Times New Roman" w:cs="Times New Roman"/>
          <w:sz w:val="24"/>
          <w:szCs w:val="24"/>
        </w:rPr>
        <w:t xml:space="preserve">Despite the magnitude of </w:t>
      </w:r>
      <w:ins w:id="223" w:author="Vaughn Shirey" w:date="2023-09-08T10:33:00Z">
        <w:r w:rsidR="00D0117E">
          <w:rPr>
            <w:rFonts w:ascii="Times New Roman" w:hAnsi="Times New Roman" w:cs="Times New Roman"/>
            <w:sz w:val="24"/>
            <w:szCs w:val="24"/>
          </w:rPr>
          <w:t xml:space="preserve">climate </w:t>
        </w:r>
      </w:ins>
      <w:r w:rsidRPr="00703517">
        <w:rPr>
          <w:rFonts w:ascii="Times New Roman" w:hAnsi="Times New Roman" w:cs="Times New Roman"/>
          <w:sz w:val="24"/>
          <w:szCs w:val="24"/>
        </w:rPr>
        <w:t>change happening in high-latitude regions</w:t>
      </w:r>
      <w:r w:rsidR="004C33B1">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proofErr w:type="spellStart"/>
      <w:r w:rsidR="0050123D" w:rsidRPr="00703517">
        <w:rPr>
          <w:rFonts w:ascii="Times New Roman" w:hAnsi="Times New Roman" w:cs="Times New Roman"/>
          <w:sz w:val="24"/>
          <w:szCs w:val="24"/>
        </w:rPr>
        <w:t>under</w:t>
      </w:r>
      <w:del w:id="224" w:author="Robert Guralnick" w:date="2023-09-28T07:33:00Z">
        <w:r w:rsidR="0050123D" w:rsidRPr="00703517" w:rsidDel="008C396F">
          <w:rPr>
            <w:rFonts w:ascii="Times New Roman" w:hAnsi="Times New Roman" w:cs="Times New Roman"/>
            <w:sz w:val="24"/>
            <w:szCs w:val="24"/>
          </w:rPr>
          <w:delText xml:space="preserve"> </w:delText>
        </w:r>
      </w:del>
      <w:r w:rsidR="0050123D" w:rsidRPr="00703517">
        <w:rPr>
          <w:rFonts w:ascii="Times New Roman" w:hAnsi="Times New Roman" w:cs="Times New Roman"/>
          <w:sz w:val="24"/>
          <w:szCs w:val="24"/>
        </w:rPr>
        <w:t>sampled</w:t>
      </w:r>
      <w:proofErr w:type="spellEnd"/>
      <w:r w:rsidRPr="00703517">
        <w:rPr>
          <w:rFonts w:ascii="Times New Roman" w:hAnsi="Times New Roman" w:cs="Times New Roman"/>
          <w:sz w:val="24"/>
          <w:szCs w:val="24"/>
        </w:rPr>
        <w:t xml:space="preserve"> for </w:t>
      </w:r>
      <w:r w:rsidR="00047B86">
        <w:rPr>
          <w:rFonts w:ascii="Times New Roman" w:hAnsi="Times New Roman" w:cs="Times New Roman"/>
          <w:sz w:val="24"/>
          <w:szCs w:val="24"/>
        </w:rPr>
        <w:t xml:space="preserve">all </w:t>
      </w:r>
      <w:proofErr w:type="gramStart"/>
      <w:r w:rsidR="00047B86">
        <w:rPr>
          <w:rFonts w:ascii="Times New Roman" w:hAnsi="Times New Roman" w:cs="Times New Roman"/>
          <w:sz w:val="24"/>
          <w:szCs w:val="24"/>
        </w:rPr>
        <w:t>taxa</w:t>
      </w:r>
      <w:r w:rsidR="00A7686D" w:rsidRPr="00703517">
        <w:rPr>
          <w:rFonts w:ascii="Times New Roman" w:hAnsi="Times New Roman" w:cs="Times New Roman"/>
          <w:sz w:val="24"/>
          <w:szCs w:val="24"/>
        </w:rPr>
        <w:t>, and</w:t>
      </w:r>
      <w:proofErr w:type="gramEnd"/>
      <w:r w:rsidR="00CE3951">
        <w:rPr>
          <w:rFonts w:ascii="Times New Roman" w:hAnsi="Times New Roman" w:cs="Times New Roman"/>
          <w:sz w:val="24"/>
          <w:szCs w:val="24"/>
        </w:rPr>
        <w:t xml:space="preserve"> are even more biased tha</w:t>
      </w:r>
      <w:ins w:id="225" w:author="Vaughn Shirey" w:date="2023-09-18T09:58:00Z">
        <w:r w:rsidR="00B60D5A">
          <w:rPr>
            <w:rFonts w:ascii="Times New Roman" w:hAnsi="Times New Roman" w:cs="Times New Roman"/>
            <w:sz w:val="24"/>
            <w:szCs w:val="24"/>
          </w:rPr>
          <w:t>n</w:t>
        </w:r>
      </w:ins>
      <w:del w:id="226" w:author="Vaughn Shirey" w:date="2023-09-18T09:58:00Z">
        <w:r w:rsidR="00CE3951" w:rsidDel="00B60D5A">
          <w:rPr>
            <w:rFonts w:ascii="Times New Roman" w:hAnsi="Times New Roman" w:cs="Times New Roman"/>
            <w:sz w:val="24"/>
            <w:szCs w:val="24"/>
          </w:rPr>
          <w:delText>t</w:delText>
        </w:r>
      </w:del>
      <w:r w:rsidR="00CE3951">
        <w:rPr>
          <w:rFonts w:ascii="Times New Roman" w:hAnsi="Times New Roman" w:cs="Times New Roman"/>
          <w:sz w:val="24"/>
          <w:szCs w:val="24"/>
        </w:rPr>
        <w:t xml:space="preserve"> in many other regions</w:t>
      </w:r>
      <w:ins w:id="227" w:author="Robert Guralnick" w:date="2023-09-28T07:33:00Z">
        <w:r w:rsidR="008C396F">
          <w:rPr>
            <w:rFonts w:ascii="Times New Roman" w:hAnsi="Times New Roman" w:cs="Times New Roman"/>
            <w:sz w:val="24"/>
            <w:szCs w:val="24"/>
          </w:rPr>
          <w:t>. This</w:t>
        </w:r>
      </w:ins>
      <w:ins w:id="228" w:author="Robert Guralnick" w:date="2023-09-28T07:36:00Z">
        <w:r w:rsidR="002F7F59">
          <w:rPr>
            <w:rFonts w:ascii="Times New Roman" w:hAnsi="Times New Roman" w:cs="Times New Roman"/>
            <w:sz w:val="24"/>
            <w:szCs w:val="24"/>
          </w:rPr>
          <w:t xml:space="preserve"> sampling</w:t>
        </w:r>
      </w:ins>
      <w:ins w:id="229" w:author="Robert Guralnick" w:date="2023-09-28T07:33:00Z">
        <w:r w:rsidR="008C396F">
          <w:rPr>
            <w:rFonts w:ascii="Times New Roman" w:hAnsi="Times New Roman" w:cs="Times New Roman"/>
            <w:sz w:val="24"/>
            <w:szCs w:val="24"/>
          </w:rPr>
          <w:t xml:space="preserve"> bias is</w:t>
        </w:r>
      </w:ins>
      <w:r w:rsidR="00CE3951">
        <w:rPr>
          <w:rFonts w:ascii="Times New Roman" w:hAnsi="Times New Roman" w:cs="Times New Roman"/>
          <w:sz w:val="24"/>
          <w:szCs w:val="24"/>
        </w:rPr>
        <w:t xml:space="preserve"> </w:t>
      </w:r>
      <w:proofErr w:type="spellStart"/>
      <w:r w:rsidR="00CE3951">
        <w:rPr>
          <w:rFonts w:ascii="Times New Roman" w:hAnsi="Times New Roman" w:cs="Times New Roman"/>
          <w:sz w:val="24"/>
          <w:szCs w:val="24"/>
        </w:rPr>
        <w:t>due</w:t>
      </w:r>
      <w:proofErr w:type="spellEnd"/>
      <w:r w:rsidR="00CE3951">
        <w:rPr>
          <w:rFonts w:ascii="Times New Roman" w:hAnsi="Times New Roman" w:cs="Times New Roman"/>
          <w:sz w:val="24"/>
          <w:szCs w:val="24"/>
        </w:rPr>
        <w:t xml:space="preserve"> to high concentration of human </w:t>
      </w:r>
      <w:r w:rsidR="00CE3951">
        <w:rPr>
          <w:rFonts w:ascii="Times New Roman" w:hAnsi="Times New Roman" w:cs="Times New Roman"/>
          <w:sz w:val="24"/>
          <w:szCs w:val="24"/>
        </w:rPr>
        <w:lastRenderedPageBreak/>
        <w:t xml:space="preserve">populations in the </w:t>
      </w:r>
      <w:del w:id="230" w:author="Vaughn Shirey" w:date="2023-09-18T09:44:00Z">
        <w:r w:rsidR="00CE3951" w:rsidDel="001C58B2">
          <w:rPr>
            <w:rFonts w:ascii="Times New Roman" w:hAnsi="Times New Roman" w:cs="Times New Roman"/>
            <w:sz w:val="24"/>
            <w:szCs w:val="24"/>
          </w:rPr>
          <w:delText>south</w:delText>
        </w:r>
        <w:r w:rsidR="00A7686D" w:rsidRPr="00703517" w:rsidDel="001C58B2">
          <w:rPr>
            <w:rFonts w:ascii="Times New Roman" w:hAnsi="Times New Roman" w:cs="Times New Roman"/>
            <w:sz w:val="24"/>
            <w:szCs w:val="24"/>
          </w:rPr>
          <w:delText xml:space="preserve"> </w:delText>
        </w:r>
      </w:del>
      <w:ins w:id="231" w:author="Vaughn Shirey" w:date="2023-09-18T09:44:00Z">
        <w:r w:rsidR="001C58B2">
          <w:rPr>
            <w:rFonts w:ascii="Times New Roman" w:hAnsi="Times New Roman" w:cs="Times New Roman"/>
            <w:sz w:val="24"/>
            <w:szCs w:val="24"/>
          </w:rPr>
          <w:t>southern Canada</w:t>
        </w:r>
      </w:ins>
      <w:ins w:id="232" w:author="Robert Guralnick" w:date="2023-09-28T07:36:00Z">
        <w:r w:rsidR="002F7F59">
          <w:rPr>
            <w:rFonts w:ascii="Times New Roman" w:hAnsi="Times New Roman" w:cs="Times New Roman"/>
            <w:sz w:val="24"/>
            <w:szCs w:val="24"/>
          </w:rPr>
          <w:t xml:space="preserve"> – where observations are plentiful -</w:t>
        </w:r>
      </w:ins>
      <w:ins w:id="233" w:author="Vaughn Shirey" w:date="2023-09-18T09:44:00Z">
        <w:r w:rsidR="001C58B2">
          <w:rPr>
            <w:rFonts w:ascii="Times New Roman" w:hAnsi="Times New Roman" w:cs="Times New Roman"/>
            <w:sz w:val="24"/>
            <w:szCs w:val="24"/>
          </w:rPr>
          <w:t xml:space="preserve"> </w:t>
        </w:r>
      </w:ins>
      <w:ins w:id="234" w:author="Vaughn Shirey" w:date="2023-09-18T10:21:00Z">
        <w:r w:rsidR="006C5418">
          <w:rPr>
            <w:rFonts w:ascii="Times New Roman" w:hAnsi="Times New Roman" w:cs="Times New Roman"/>
            <w:sz w:val="24"/>
            <w:szCs w:val="24"/>
          </w:rPr>
          <w:t>as opposed to the north</w:t>
        </w:r>
      </w:ins>
      <w:ins w:id="235" w:author="Robert Guralnick" w:date="2023-09-28T07:34:00Z">
        <w:r w:rsidR="008C396F">
          <w:rPr>
            <w:rFonts w:ascii="Times New Roman" w:hAnsi="Times New Roman" w:cs="Times New Roman"/>
            <w:sz w:val="24"/>
            <w:szCs w:val="24"/>
          </w:rPr>
          <w:t xml:space="preserve"> </w:t>
        </w:r>
      </w:ins>
      <w:ins w:id="236" w:author="Vaughn Shirey" w:date="2023-09-18T10:21:00Z">
        <w:r w:rsidR="006C5418">
          <w:rPr>
            <w:rFonts w:ascii="Times New Roman" w:hAnsi="Times New Roman" w:cs="Times New Roman"/>
            <w:sz w:val="24"/>
            <w:szCs w:val="24"/>
          </w:rPr>
          <w:t xml:space="preserve"> </w:t>
        </w:r>
      </w:ins>
      <w:hyperlink r:id="rId14">
        <w:r w:rsidR="00E733B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2021)","noteIndex":0},"citationItems":[{"id":203,"uris":["http://zotero.org/users/3183432/items/PHZIA7QR"],"itemData":{"id":203,"type":"article-journal","container-title":"Ecography","issue":"4","title":"A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ins w:id="237" w:author="Vaughn Shirey" w:date="2023-09-18T09:44:00Z">
        <w:r w:rsidR="00F47915">
          <w:rPr>
            <w:rFonts w:ascii="Times New Roman" w:hAnsi="Times New Roman" w:cs="Times New Roman"/>
            <w:sz w:val="24"/>
            <w:szCs w:val="24"/>
          </w:rPr>
          <w:t xml:space="preserve">since they restrict our knowledge of species occurrence through space and time </w:t>
        </w:r>
      </w:ins>
      <w:hyperlink r:id="rId15">
        <w:r w:rsidR="00E733B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2011)","noteIndex":0},"citationItems":[{"id":317,"uris":["http://zotero.org/users/3183432/items/IGKV5BTJ"],"itemData":{"id":317,"type":"article-journal","abstract":"Despite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 xml:space="preserve">Historically, </w:t>
      </w:r>
      <w:ins w:id="238" w:author="Vaughn Shirey" w:date="2023-09-18T09:45:00Z">
        <w:r w:rsidR="00A934FA">
          <w:rPr>
            <w:rFonts w:ascii="Times New Roman" w:hAnsi="Times New Roman" w:cs="Times New Roman"/>
            <w:sz w:val="24"/>
            <w:szCs w:val="24"/>
          </w:rPr>
          <w:t xml:space="preserve">occurrence </w:t>
        </w:r>
      </w:ins>
      <w:r w:rsidR="004C33B1">
        <w:rPr>
          <w:rFonts w:ascii="Times New Roman" w:hAnsi="Times New Roman" w:cs="Times New Roman"/>
          <w:sz w:val="24"/>
          <w:szCs w:val="24"/>
        </w:rPr>
        <w:t>d</w:t>
      </w:r>
      <w:r w:rsidRPr="00703517">
        <w:rPr>
          <w:rFonts w:ascii="Times New Roman" w:hAnsi="Times New Roman" w:cs="Times New Roman"/>
          <w:sz w:val="24"/>
          <w:szCs w:val="24"/>
        </w:rPr>
        <w:t xml:space="preserve">ata </w:t>
      </w:r>
      <w:del w:id="239" w:author="Vaughn Shirey" w:date="2023-09-18T10:22:00Z">
        <w:r w:rsidRPr="00703517" w:rsidDel="006C5418">
          <w:rPr>
            <w:rFonts w:ascii="Times New Roman" w:hAnsi="Times New Roman" w:cs="Times New Roman"/>
            <w:sz w:val="24"/>
            <w:szCs w:val="24"/>
          </w:rPr>
          <w:delText xml:space="preserve">that do exist </w:delText>
        </w:r>
      </w:del>
      <w:r w:rsidRPr="00703517">
        <w:rPr>
          <w:rFonts w:ascii="Times New Roman" w:hAnsi="Times New Roman" w:cs="Times New Roman"/>
          <w:sz w:val="24"/>
          <w:szCs w:val="24"/>
        </w:rPr>
        <w:t xml:space="preserve">in this region come largely from natural history museum collections </w:t>
      </w:r>
      <w:r w:rsidR="004C33B1">
        <w:rPr>
          <w:rFonts w:ascii="Times New Roman" w:hAnsi="Times New Roman" w:cs="Times New Roman"/>
          <w:sz w:val="24"/>
          <w:szCs w:val="24"/>
        </w:rPr>
        <w:t>while more contemporary data</w:t>
      </w:r>
      <w:del w:id="240" w:author="Vaughn Shirey" w:date="2023-09-08T10:29:00Z">
        <w:r w:rsidR="004C33B1" w:rsidDel="00AE4A3A">
          <w:rPr>
            <w:rFonts w:ascii="Times New Roman" w:hAnsi="Times New Roman" w:cs="Times New Roman"/>
            <w:sz w:val="24"/>
            <w:szCs w:val="24"/>
          </w:rPr>
          <w:delText xml:space="preserve"> largely</w:delText>
        </w:r>
      </w:del>
      <w:r w:rsidR="004C33B1">
        <w:rPr>
          <w:rFonts w:ascii="Times New Roman" w:hAnsi="Times New Roman" w:cs="Times New Roman"/>
          <w:sz w:val="24"/>
          <w:szCs w:val="24"/>
        </w:rPr>
        <w:t xml:space="preserve"> arise from </w:t>
      </w:r>
      <w:r w:rsidRPr="00703517">
        <w:rPr>
          <w:rFonts w:ascii="Times New Roman" w:hAnsi="Times New Roman" w:cs="Times New Roman"/>
          <w:sz w:val="24"/>
          <w:szCs w:val="24"/>
        </w:rPr>
        <w:t xml:space="preserve">community science </w:t>
      </w:r>
      <w:del w:id="241" w:author="Vaughn Shirey" w:date="2023-09-18T10:22:00Z">
        <w:r w:rsidR="00CE3951" w:rsidRPr="00703517" w:rsidDel="006C5418">
          <w:rPr>
            <w:rFonts w:ascii="Times New Roman" w:hAnsi="Times New Roman" w:cs="Times New Roman"/>
            <w:sz w:val="24"/>
            <w:szCs w:val="24"/>
          </w:rPr>
          <w:delText>platforms</w:delText>
        </w:r>
      </w:del>
      <w:ins w:id="242" w:author="Vaughn Shirey" w:date="2023-09-18T10:22:00Z">
        <w:r w:rsidR="006C5418" w:rsidRPr="00703517">
          <w:rPr>
            <w:rFonts w:ascii="Times New Roman" w:hAnsi="Times New Roman" w:cs="Times New Roman"/>
            <w:sz w:val="24"/>
            <w:szCs w:val="24"/>
          </w:rPr>
          <w:t>p</w:t>
        </w:r>
        <w:r w:rsidR="006C5418">
          <w:rPr>
            <w:rFonts w:ascii="Times New Roman" w:hAnsi="Times New Roman" w:cs="Times New Roman"/>
            <w:sz w:val="24"/>
            <w:szCs w:val="24"/>
          </w:rPr>
          <w:t>rograms</w:t>
        </w:r>
      </w:ins>
      <w:r w:rsidR="00CE3951">
        <w:rPr>
          <w:rFonts w:ascii="Times New Roman" w:hAnsi="Times New Roman" w:cs="Times New Roman"/>
          <w:sz w:val="24"/>
          <w:szCs w:val="24"/>
        </w:rPr>
        <w:t>,</w:t>
      </w:r>
      <w:r w:rsidR="00CE3951" w:rsidRPr="00703517">
        <w:rPr>
          <w:rFonts w:ascii="Times New Roman" w:hAnsi="Times New Roman" w:cs="Times New Roman"/>
          <w:sz w:val="24"/>
          <w:szCs w:val="24"/>
        </w:rPr>
        <w:t xml:space="preserve"> such</w:t>
      </w:r>
      <w:r w:rsidRPr="00703517">
        <w:rPr>
          <w:rFonts w:ascii="Times New Roman" w:hAnsi="Times New Roman" w:cs="Times New Roman"/>
          <w:sz w:val="24"/>
          <w:szCs w:val="24"/>
        </w:rPr>
        <w:t xml:space="preserve"> as records from online platforms </w:t>
      </w:r>
      <w:del w:id="243" w:author="Robert Guralnick" w:date="2023-09-28T07:37:00Z">
        <w:r w:rsidRPr="00703517" w:rsidDel="002F7F59">
          <w:rPr>
            <w:rFonts w:ascii="Times New Roman" w:hAnsi="Times New Roman" w:cs="Times New Roman"/>
            <w:sz w:val="24"/>
            <w:szCs w:val="24"/>
          </w:rPr>
          <w:delText xml:space="preserve">like </w:delText>
        </w:r>
      </w:del>
      <w:ins w:id="244" w:author="Robert Guralnick" w:date="2023-09-28T07:37:00Z">
        <w:r w:rsidR="002F7F59">
          <w:rPr>
            <w:rFonts w:ascii="Times New Roman" w:hAnsi="Times New Roman" w:cs="Times New Roman"/>
            <w:sz w:val="24"/>
            <w:szCs w:val="24"/>
          </w:rPr>
          <w:t>such as</w:t>
        </w:r>
        <w:r w:rsidR="002F7F59" w:rsidRPr="00703517">
          <w:rPr>
            <w:rFonts w:ascii="Times New Roman" w:hAnsi="Times New Roman" w:cs="Times New Roman"/>
            <w:sz w:val="24"/>
            <w:szCs w:val="24"/>
          </w:rPr>
          <w:t xml:space="preserve"> </w:t>
        </w:r>
      </w:ins>
      <w:proofErr w:type="spellStart"/>
      <w:r w:rsidR="00CE3951" w:rsidRPr="00703517">
        <w:rPr>
          <w:rFonts w:ascii="Times New Roman" w:hAnsi="Times New Roman" w:cs="Times New Roman"/>
          <w:sz w:val="24"/>
          <w:szCs w:val="24"/>
        </w:rPr>
        <w:t>iNaturalist</w:t>
      </w:r>
      <w:proofErr w:type="spellEnd"/>
      <w:ins w:id="245" w:author="Vaughn Shirey" w:date="2023-09-08T10:29:00Z">
        <w:r w:rsidR="00AE4A3A">
          <w:rPr>
            <w:rFonts w:ascii="Times New Roman" w:hAnsi="Times New Roman" w:cs="Times New Roman"/>
            <w:sz w:val="24"/>
            <w:szCs w:val="24"/>
          </w:rPr>
          <w:t>. These data</w:t>
        </w:r>
      </w:ins>
      <w:del w:id="246" w:author="Vaughn Shirey" w:date="2023-09-08T10:29:00Z">
        <w:r w:rsidR="00CE3951" w:rsidDel="00AE4A3A">
          <w:rPr>
            <w:rFonts w:ascii="Times New Roman" w:hAnsi="Times New Roman" w:cs="Times New Roman"/>
            <w:sz w:val="24"/>
            <w:szCs w:val="24"/>
          </w:rPr>
          <w:delText xml:space="preserve"> and</w:delText>
        </w:r>
      </w:del>
      <w:r w:rsidRPr="00703517">
        <w:rPr>
          <w:rFonts w:ascii="Times New Roman" w:hAnsi="Times New Roman" w:cs="Times New Roman"/>
          <w:sz w:val="24"/>
          <w:szCs w:val="24"/>
        </w:rPr>
        <w:t xml:space="preserve"> are almost all</w:t>
      </w:r>
      <w:r w:rsidR="00396D47" w:rsidRPr="00703517">
        <w:rPr>
          <w:rFonts w:ascii="Times New Roman" w:hAnsi="Times New Roman" w:cs="Times New Roman"/>
          <w:sz w:val="24"/>
          <w:szCs w:val="24"/>
        </w:rPr>
        <w:t xml:space="preserve"> opportunistic</w:t>
      </w:r>
      <w:r w:rsidR="000849C8">
        <w:rPr>
          <w:rFonts w:ascii="Times New Roman" w:hAnsi="Times New Roman" w:cs="Times New Roman"/>
          <w:sz w:val="24"/>
          <w:szCs w:val="24"/>
        </w:rPr>
        <w:t xml:space="preserve"> or</w:t>
      </w:r>
      <w:r w:rsidR="00CE3951">
        <w:rPr>
          <w:rFonts w:ascii="Times New Roman" w:hAnsi="Times New Roman" w:cs="Times New Roman"/>
          <w:sz w:val="24"/>
          <w:szCs w:val="24"/>
        </w:rPr>
        <w:t xml:space="preserve"> </w:t>
      </w:r>
      <w:r w:rsidRPr="00703517">
        <w:rPr>
          <w:rFonts w:ascii="Times New Roman" w:hAnsi="Times New Roman" w:cs="Times New Roman"/>
          <w:sz w:val="24"/>
          <w:szCs w:val="24"/>
        </w:rPr>
        <w:t>“presence-only”</w:t>
      </w:r>
      <w:r w:rsidR="00756CF2">
        <w:rPr>
          <w:rFonts w:ascii="Times New Roman" w:hAnsi="Times New Roman" w:cs="Times New Roman"/>
          <w:sz w:val="24"/>
          <w:szCs w:val="24"/>
        </w:rPr>
        <w:t xml:space="preserve"> </w:t>
      </w:r>
      <w:r w:rsidR="000849C8">
        <w:rPr>
          <w:rFonts w:ascii="Times New Roman" w:hAnsi="Times New Roman" w:cs="Times New Roman"/>
          <w:sz w:val="24"/>
          <w:szCs w:val="24"/>
        </w:rPr>
        <w:t xml:space="preserve">data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w:t>
      </w:r>
      <w:r w:rsidR="000849C8">
        <w:rPr>
          <w:rFonts w:ascii="Times New Roman" w:hAnsi="Times New Roman" w:cs="Times New Roman"/>
          <w:sz w:val="24"/>
          <w:szCs w:val="24"/>
        </w:rPr>
        <w:t>-</w:t>
      </w:r>
      <w:r w:rsidR="00396D47" w:rsidRPr="00703517">
        <w:rPr>
          <w:rFonts w:ascii="Times New Roman" w:hAnsi="Times New Roman" w:cs="Times New Roman"/>
          <w:sz w:val="24"/>
          <w:szCs w:val="24"/>
        </w:rPr>
        <w:t>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capture all species </w:t>
      </w:r>
      <w:r w:rsidR="00A7686D" w:rsidRPr="00703517">
        <w:rPr>
          <w:rFonts w:ascii="Times New Roman" w:hAnsi="Times New Roman" w:cs="Times New Roman"/>
          <w:sz w:val="24"/>
          <w:szCs w:val="24"/>
        </w:rPr>
        <w:t xml:space="preserve">in </w:t>
      </w:r>
      <w:r w:rsidR="000849C8">
        <w:rPr>
          <w:rFonts w:ascii="Times New Roman" w:hAnsi="Times New Roman" w:cs="Times New Roman"/>
          <w:sz w:val="24"/>
          <w:szCs w:val="24"/>
        </w:rPr>
        <w:t>the</w:t>
      </w:r>
      <w:r w:rsidR="000849C8" w:rsidRPr="00703517">
        <w:rPr>
          <w:rFonts w:ascii="Times New Roman" w:hAnsi="Times New Roman" w:cs="Times New Roman"/>
          <w:sz w:val="24"/>
          <w:szCs w:val="24"/>
        </w:rPr>
        <w:t xml:space="preserve"> </w:t>
      </w:r>
      <w:r w:rsidRPr="00703517">
        <w:rPr>
          <w:rFonts w:ascii="Times New Roman" w:hAnsi="Times New Roman" w:cs="Times New Roman"/>
          <w:sz w:val="24"/>
          <w:szCs w:val="24"/>
        </w:rPr>
        <w:t>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2019)","noteIndex":0},"citationItems":[{"id":598,"uris":["http://zotero.org/users/3183432/items/KBHCT9JL"],"itemData":{"id":598,"type":"article-journal","container-title":"BioScience","issue":"3","note":"publisher: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647BD1">
        <w:rPr>
          <w:rFonts w:ascii="Times New Roman" w:hAnsi="Times New Roman" w:cs="Times New Roman"/>
          <w:sz w:val="24"/>
          <w:szCs w:val="24"/>
        </w:rPr>
        <w:t xml:space="preserve">those </w:t>
      </w:r>
      <w:r w:rsidR="007C6A59">
        <w:rPr>
          <w:rFonts w:ascii="Times New Roman" w:hAnsi="Times New Roman" w:cs="Times New Roman"/>
          <w:sz w:val="24"/>
          <w:szCs w:val="24"/>
        </w:rPr>
        <w:t xml:space="preserve">that are </w:t>
      </w:r>
      <w:r w:rsidR="00A7686D" w:rsidRPr="00703517">
        <w:rPr>
          <w:rFonts w:ascii="Times New Roman" w:hAnsi="Times New Roman" w:cs="Times New Roman"/>
          <w:sz w:val="24"/>
          <w:szCs w:val="24"/>
        </w:rPr>
        <w:t>more detectabl</w:t>
      </w:r>
      <w:r w:rsidR="00647BD1">
        <w:rPr>
          <w:rFonts w:ascii="Times New Roman" w:hAnsi="Times New Roman" w:cs="Times New Roman"/>
          <w:sz w:val="24"/>
          <w:szCs w:val="24"/>
        </w:rPr>
        <w:t>e</w:t>
      </w:r>
      <w:r w:rsidR="000849C8">
        <w:rPr>
          <w:rFonts w:ascii="Times New Roman" w:hAnsi="Times New Roman" w:cs="Times New Roman"/>
          <w:sz w:val="24"/>
          <w:szCs w:val="24"/>
        </w:rPr>
        <w:t>.</w:t>
      </w:r>
      <w:r w:rsidR="00647BD1">
        <w:rPr>
          <w:rFonts w:ascii="Times New Roman" w:hAnsi="Times New Roman" w:cs="Times New Roman"/>
          <w:sz w:val="24"/>
          <w:szCs w:val="24"/>
        </w:rPr>
        <w:t xml:space="preserve"> C</w:t>
      </w:r>
      <w:r w:rsidR="00647BD1" w:rsidRPr="00703517">
        <w:rPr>
          <w:rFonts w:ascii="Times New Roman" w:hAnsi="Times New Roman" w:cs="Times New Roman"/>
          <w:sz w:val="24"/>
          <w:szCs w:val="24"/>
        </w:rPr>
        <w:t xml:space="preserve">ryptic, </w:t>
      </w:r>
      <w:r w:rsidR="00647BD1">
        <w:rPr>
          <w:rFonts w:ascii="Times New Roman" w:hAnsi="Times New Roman" w:cs="Times New Roman"/>
          <w:sz w:val="24"/>
          <w:szCs w:val="24"/>
        </w:rPr>
        <w:t>small-bodied</w:t>
      </w:r>
      <w:r w:rsidR="00647BD1" w:rsidRPr="00703517">
        <w:rPr>
          <w:rFonts w:ascii="Times New Roman" w:hAnsi="Times New Roman" w:cs="Times New Roman"/>
          <w:sz w:val="24"/>
          <w:szCs w:val="24"/>
        </w:rPr>
        <w:t xml:space="preserve"> species may go under-reported </w:t>
      </w:r>
      <w:r w:rsidR="00647BD1"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2021)","noteIndex":0},"citationItems":[{"id":596,"uris":["http://zotero.org/users/3183432/items/35Q8F7W6"],"itemData":{"id":596,"type":"article-journal","container-title":"Nature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597,"uris":["http://zotero.org/users/3183432/items/GTZ5SFFT"],"itemData":{"id":597,"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647BD1" w:rsidRPr="00703517">
        <w:rPr>
          <w:rFonts w:ascii="Times New Roman" w:hAnsi="Times New Roman" w:cs="Times New Roman"/>
          <w:sz w:val="24"/>
          <w:szCs w:val="24"/>
        </w:rPr>
        <w:fldChar w:fldCharType="separate"/>
      </w:r>
      <w:r w:rsidR="00647BD1" w:rsidRPr="00703517">
        <w:rPr>
          <w:rFonts w:ascii="Times New Roman" w:hAnsi="Times New Roman" w:cs="Times New Roman"/>
          <w:sz w:val="24"/>
          <w:szCs w:val="24"/>
        </w:rPr>
        <w:t xml:space="preserve">(Meyer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2016; Adamo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2021)</w:t>
      </w:r>
      <w:r w:rsidR="00647BD1" w:rsidRPr="00703517">
        <w:rPr>
          <w:rFonts w:ascii="Times New Roman" w:hAnsi="Times New Roman" w:cs="Times New Roman"/>
          <w:sz w:val="24"/>
          <w:szCs w:val="24"/>
        </w:rPr>
        <w:fldChar w:fldCharType="end"/>
      </w:r>
      <w:r w:rsidR="00647BD1" w:rsidRPr="00703517">
        <w:rPr>
          <w:rFonts w:ascii="Times New Roman" w:hAnsi="Times New Roman" w:cs="Times New Roman"/>
          <w:sz w:val="24"/>
          <w:szCs w:val="24"/>
        </w:rPr>
        <w:t xml:space="preserve">. </w:t>
      </w:r>
      <w:r w:rsidR="00647BD1">
        <w:rPr>
          <w:rFonts w:ascii="Times New Roman" w:hAnsi="Times New Roman" w:cs="Times New Roman"/>
          <w:sz w:val="24"/>
          <w:szCs w:val="24"/>
        </w:rPr>
        <w:t xml:space="preserve">Further, there is no </w:t>
      </w:r>
      <w:r w:rsidR="005371E1">
        <w:rPr>
          <w:rFonts w:ascii="Times New Roman" w:hAnsi="Times New Roman" w:cs="Times New Roman"/>
          <w:sz w:val="24"/>
          <w:szCs w:val="24"/>
        </w:rPr>
        <w:t>expectation</w:t>
      </w:r>
      <w:r w:rsidR="00647BD1">
        <w:rPr>
          <w:rFonts w:ascii="Times New Roman" w:hAnsi="Times New Roman" w:cs="Times New Roman"/>
          <w:sz w:val="24"/>
          <w:szCs w:val="24"/>
        </w:rPr>
        <w:t xml:space="preserve"> of resampling at the same site over time.</w:t>
      </w:r>
      <w:r w:rsidR="000849C8">
        <w:rPr>
          <w:rFonts w:ascii="Times New Roman" w:hAnsi="Times New Roman" w:cs="Times New Roman"/>
          <w:sz w:val="24"/>
          <w:szCs w:val="24"/>
        </w:rPr>
        <w:t xml:space="preserve"> </w:t>
      </w:r>
      <w:r w:rsidR="00A7686D" w:rsidRPr="00703517">
        <w:rPr>
          <w:rFonts w:ascii="Times New Roman" w:hAnsi="Times New Roman" w:cs="Times New Roman"/>
          <w:sz w:val="24"/>
          <w:szCs w:val="24"/>
        </w:rPr>
        <w:t xml:space="preserve">Finally, </w:t>
      </w:r>
      <w:r w:rsidR="00B06455">
        <w:rPr>
          <w:rFonts w:ascii="Times New Roman" w:hAnsi="Times New Roman" w:cs="Times New Roman"/>
          <w:sz w:val="24"/>
          <w:szCs w:val="24"/>
        </w:rPr>
        <w:t xml:space="preserve">accounting for </w:t>
      </w:r>
      <w:r w:rsidR="00587906" w:rsidRPr="00703517">
        <w:rPr>
          <w:rFonts w:ascii="Times New Roman" w:hAnsi="Times New Roman" w:cs="Times New Roman"/>
          <w:sz w:val="24"/>
          <w:szCs w:val="24"/>
        </w:rPr>
        <w:t xml:space="preserve">data </w:t>
      </w:r>
      <w:r w:rsidR="00B06455">
        <w:rPr>
          <w:rFonts w:ascii="Times New Roman" w:hAnsi="Times New Roman" w:cs="Times New Roman"/>
          <w:sz w:val="24"/>
          <w:szCs w:val="24"/>
        </w:rPr>
        <w:t xml:space="preserve">biases </w:t>
      </w:r>
      <w:r w:rsidR="00251EB8" w:rsidRPr="00703517">
        <w:rPr>
          <w:rFonts w:ascii="Times New Roman" w:hAnsi="Times New Roman" w:cs="Times New Roman"/>
          <w:sz w:val="24"/>
          <w:szCs w:val="24"/>
        </w:rPr>
        <w:t>is</w:t>
      </w:r>
      <w:r w:rsidRPr="00703517">
        <w:rPr>
          <w:rFonts w:ascii="Times New Roman" w:hAnsi="Times New Roman" w:cs="Times New Roman"/>
          <w:sz w:val="24"/>
          <w:szCs w:val="24"/>
        </w:rPr>
        <w:t xml:space="preserve"> </w:t>
      </w:r>
      <w:r w:rsidR="00B06455">
        <w:rPr>
          <w:rFonts w:ascii="Times New Roman" w:hAnsi="Times New Roman" w:cs="Times New Roman"/>
          <w:sz w:val="24"/>
          <w:szCs w:val="24"/>
        </w:rPr>
        <w:t xml:space="preserve">particularly </w:t>
      </w:r>
      <w:r w:rsidR="007C6A59">
        <w:rPr>
          <w:rFonts w:ascii="Times New Roman" w:hAnsi="Times New Roman" w:cs="Times New Roman"/>
          <w:sz w:val="24"/>
          <w:szCs w:val="24"/>
        </w:rPr>
        <w:t>challenging</w:t>
      </w:r>
      <w:r w:rsidR="007C6A59" w:rsidRPr="00703517">
        <w:rPr>
          <w:rFonts w:ascii="Times New Roman" w:hAnsi="Times New Roman" w:cs="Times New Roman"/>
          <w:sz w:val="24"/>
          <w:szCs w:val="24"/>
        </w:rPr>
        <w:t xml:space="preserve"> </w:t>
      </w:r>
      <w:r w:rsidR="007C6A59">
        <w:rPr>
          <w:rFonts w:ascii="Times New Roman" w:hAnsi="Times New Roman" w:cs="Times New Roman"/>
          <w:sz w:val="24"/>
          <w:szCs w:val="24"/>
        </w:rPr>
        <w:t>because</w:t>
      </w:r>
      <w:r w:rsidR="00B22746">
        <w:rPr>
          <w:rFonts w:ascii="Times New Roman" w:hAnsi="Times New Roman" w:cs="Times New Roman"/>
          <w:sz w:val="24"/>
          <w:szCs w:val="24"/>
        </w:rPr>
        <w:t xml:space="preserve"> absences </w:t>
      </w:r>
      <w:r w:rsidR="008140DC">
        <w:rPr>
          <w:rFonts w:ascii="Times New Roman" w:hAnsi="Times New Roman" w:cs="Times New Roman"/>
          <w:sz w:val="24"/>
          <w:szCs w:val="24"/>
        </w:rPr>
        <w:t>(</w:t>
      </w:r>
      <w:r w:rsidR="00B22746">
        <w:rPr>
          <w:rFonts w:ascii="Times New Roman" w:hAnsi="Times New Roman" w:cs="Times New Roman"/>
          <w:sz w:val="24"/>
          <w:szCs w:val="24"/>
        </w:rPr>
        <w:t>or non-detections</w:t>
      </w:r>
      <w:r w:rsidR="008140DC">
        <w:rPr>
          <w:rFonts w:ascii="Times New Roman" w:hAnsi="Times New Roman" w:cs="Times New Roman"/>
          <w:sz w:val="24"/>
          <w:szCs w:val="24"/>
        </w:rPr>
        <w:t>)</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go </w:t>
      </w:r>
      <w:r w:rsidR="00251EB8">
        <w:rPr>
          <w:rFonts w:ascii="Times New Roman" w:hAnsi="Times New Roman" w:cs="Times New Roman"/>
          <w:sz w:val="24"/>
          <w:szCs w:val="24"/>
        </w:rPr>
        <w:t>unrecorded,</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and effort is </w:t>
      </w:r>
      <w:ins w:id="247" w:author="Vaughn Shirey" w:date="2023-09-18T09:45:00Z">
        <w:r w:rsidR="00CC6B7F">
          <w:rPr>
            <w:rFonts w:ascii="Times New Roman" w:hAnsi="Times New Roman" w:cs="Times New Roman"/>
            <w:sz w:val="24"/>
            <w:szCs w:val="24"/>
          </w:rPr>
          <w:t xml:space="preserve">also </w:t>
        </w:r>
      </w:ins>
      <w:r w:rsidR="00B06455">
        <w:rPr>
          <w:rFonts w:ascii="Times New Roman" w:hAnsi="Times New Roman" w:cs="Times New Roman"/>
          <w:sz w:val="24"/>
          <w:szCs w:val="24"/>
        </w:rPr>
        <w:t xml:space="preserve">unknown. </w:t>
      </w:r>
      <w:r w:rsidR="007C6A59">
        <w:rPr>
          <w:rFonts w:ascii="Times New Roman" w:hAnsi="Times New Roman" w:cs="Times New Roman"/>
          <w:sz w:val="24"/>
          <w:szCs w:val="24"/>
        </w:rPr>
        <w:t>Thus, these</w:t>
      </w:r>
      <w:r w:rsidR="00B22746">
        <w:rPr>
          <w:rFonts w:ascii="Times New Roman" w:hAnsi="Times New Roman" w:cs="Times New Roman"/>
          <w:sz w:val="24"/>
          <w:szCs w:val="24"/>
        </w:rPr>
        <w:t xml:space="preserve"> data have long been unsuitable for </w:t>
      </w:r>
      <w:r w:rsidR="005371E1">
        <w:rPr>
          <w:rFonts w:ascii="Times New Roman" w:hAnsi="Times New Roman" w:cs="Times New Roman"/>
          <w:sz w:val="24"/>
          <w:szCs w:val="24"/>
        </w:rPr>
        <w:t>standard</w:t>
      </w:r>
      <w:r w:rsidR="00B22746">
        <w:rPr>
          <w:rFonts w:ascii="Times New Roman" w:hAnsi="Times New Roman" w:cs="Times New Roman"/>
          <w:sz w:val="24"/>
          <w:szCs w:val="24"/>
        </w:rPr>
        <w:t xml:space="preserve"> statistical models, which are largely rooted in generalized linear modeling paradigms</w:t>
      </w:r>
      <w:r w:rsidR="00B06455">
        <w:rPr>
          <w:rFonts w:ascii="Times New Roman" w:hAnsi="Times New Roman" w:cs="Times New Roman"/>
          <w:sz w:val="24"/>
          <w:szCs w:val="24"/>
        </w:rPr>
        <w:t xml:space="preserve"> that </w:t>
      </w:r>
      <w:r w:rsidR="005371E1">
        <w:rPr>
          <w:rFonts w:ascii="Times New Roman" w:hAnsi="Times New Roman" w:cs="Times New Roman"/>
          <w:sz w:val="24"/>
          <w:szCs w:val="24"/>
        </w:rPr>
        <w:t>require</w:t>
      </w:r>
      <w:r w:rsidR="00B06455">
        <w:rPr>
          <w:rFonts w:ascii="Times New Roman" w:hAnsi="Times New Roman" w:cs="Times New Roman"/>
          <w:sz w:val="24"/>
          <w:szCs w:val="24"/>
        </w:rPr>
        <w:t xml:space="preserve"> abundance or presence-absence data</w:t>
      </w:r>
      <w:r w:rsidR="00B22746">
        <w:rPr>
          <w:rFonts w:ascii="Times New Roman" w:hAnsi="Times New Roman" w:cs="Times New Roman"/>
          <w:sz w:val="24"/>
          <w:szCs w:val="24"/>
        </w:rPr>
        <w:t xml:space="preserve">. </w:t>
      </w:r>
    </w:p>
    <w:p w14:paraId="2DFB0535" w14:textId="750992CF" w:rsidR="003A22E9" w:rsidRDefault="00B22746" w:rsidP="002F7F5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confront the </w:t>
      </w:r>
      <w:del w:id="248" w:author="Robert Guralnick" w:date="2023-09-28T07:47:00Z">
        <w:r w:rsidR="002D313D" w:rsidDel="00474159">
          <w:rPr>
            <w:rFonts w:ascii="Times New Roman" w:hAnsi="Times New Roman" w:cs="Times New Roman"/>
            <w:sz w:val="24"/>
            <w:szCs w:val="24"/>
          </w:rPr>
          <w:delText>conundrum</w:delText>
        </w:r>
        <w:r w:rsidDel="00474159">
          <w:rPr>
            <w:rFonts w:ascii="Times New Roman" w:hAnsi="Times New Roman" w:cs="Times New Roman"/>
            <w:sz w:val="24"/>
            <w:szCs w:val="24"/>
          </w:rPr>
          <w:delText xml:space="preserve"> </w:delText>
        </w:r>
      </w:del>
      <w:ins w:id="249" w:author="Robert Guralnick" w:date="2023-09-28T07:47:00Z">
        <w:r w:rsidR="00474159">
          <w:rPr>
            <w:rFonts w:ascii="Times New Roman" w:hAnsi="Times New Roman" w:cs="Times New Roman"/>
            <w:sz w:val="24"/>
            <w:szCs w:val="24"/>
          </w:rPr>
          <w:t>challenge</w:t>
        </w:r>
        <w:r w:rsidR="00474159">
          <w:rPr>
            <w:rFonts w:ascii="Times New Roman" w:hAnsi="Times New Roman" w:cs="Times New Roman"/>
            <w:sz w:val="24"/>
            <w:szCs w:val="24"/>
          </w:rPr>
          <w:t xml:space="preserve"> </w:t>
        </w:r>
      </w:ins>
      <w:r>
        <w:rPr>
          <w:rFonts w:ascii="Times New Roman" w:hAnsi="Times New Roman" w:cs="Times New Roman"/>
          <w:sz w:val="24"/>
          <w:szCs w:val="24"/>
        </w:rPr>
        <w:t xml:space="preserve">that the most highly available distribution data could not be used in </w:t>
      </w:r>
      <w:r w:rsidR="00226332">
        <w:rPr>
          <w:rFonts w:ascii="Times New Roman" w:hAnsi="Times New Roman" w:cs="Times New Roman"/>
          <w:sz w:val="24"/>
          <w:szCs w:val="24"/>
        </w:rPr>
        <w:t xml:space="preserve">typical statistical </w:t>
      </w:r>
      <w:r>
        <w:rPr>
          <w:rFonts w:ascii="Times New Roman" w:hAnsi="Times New Roman" w:cs="Times New Roman"/>
          <w:sz w:val="24"/>
          <w:szCs w:val="24"/>
        </w:rPr>
        <w:t xml:space="preserve">models, </w:t>
      </w:r>
      <w:del w:id="250" w:author="Robert Guralnick" w:date="2023-09-28T07:48:00Z">
        <w:r w:rsidDel="00474159">
          <w:rPr>
            <w:rFonts w:ascii="Times New Roman" w:hAnsi="Times New Roman" w:cs="Times New Roman"/>
            <w:sz w:val="24"/>
            <w:szCs w:val="24"/>
          </w:rPr>
          <w:delText>a new class of species distribution models</w:delText>
        </w:r>
        <w:r w:rsidR="00B06455" w:rsidDel="00474159">
          <w:rPr>
            <w:rFonts w:ascii="Times New Roman" w:hAnsi="Times New Roman" w:cs="Times New Roman"/>
            <w:sz w:val="24"/>
            <w:szCs w:val="24"/>
          </w:rPr>
          <w:delText>, including popular software like MaxENT,</w:delText>
        </w:r>
        <w:r w:rsidDel="00474159">
          <w:rPr>
            <w:rFonts w:ascii="Times New Roman" w:hAnsi="Times New Roman" w:cs="Times New Roman"/>
            <w:sz w:val="24"/>
            <w:szCs w:val="24"/>
          </w:rPr>
          <w:delText xml:space="preserve"> which </w:delText>
        </w:r>
        <w:r w:rsidR="00B06455" w:rsidDel="00474159">
          <w:rPr>
            <w:rFonts w:ascii="Times New Roman" w:hAnsi="Times New Roman" w:cs="Times New Roman"/>
            <w:sz w:val="24"/>
            <w:szCs w:val="24"/>
          </w:rPr>
          <w:delText>generate</w:delText>
        </w:r>
        <w:r w:rsidR="009E6F29" w:rsidDel="00474159">
          <w:rPr>
            <w:rFonts w:ascii="Times New Roman" w:hAnsi="Times New Roman" w:cs="Times New Roman"/>
            <w:sz w:val="24"/>
            <w:szCs w:val="24"/>
          </w:rPr>
          <w:delText xml:space="preserve"> </w:delText>
        </w:r>
        <w:r w:rsidDel="00474159">
          <w:rPr>
            <w:rFonts w:ascii="Times New Roman" w:hAnsi="Times New Roman" w:cs="Times New Roman"/>
            <w:sz w:val="24"/>
            <w:szCs w:val="24"/>
          </w:rPr>
          <w:delText>“pseudoabsence”</w:delText>
        </w:r>
      </w:del>
      <w:ins w:id="251" w:author="Robert Guralnick" w:date="2023-09-28T07:48:00Z">
        <w:r w:rsidR="00474159">
          <w:rPr>
            <w:rFonts w:ascii="Times New Roman" w:hAnsi="Times New Roman" w:cs="Times New Roman"/>
            <w:sz w:val="24"/>
            <w:szCs w:val="24"/>
          </w:rPr>
          <w:t>new presen</w:t>
        </w:r>
      </w:ins>
      <w:ins w:id="252" w:author="Robert Guralnick" w:date="2023-09-28T07:49:00Z">
        <w:r w:rsidR="00474159">
          <w:rPr>
            <w:rFonts w:ascii="Times New Roman" w:hAnsi="Times New Roman" w:cs="Times New Roman"/>
            <w:sz w:val="24"/>
            <w:szCs w:val="24"/>
          </w:rPr>
          <w:t>ce</w:t>
        </w:r>
      </w:ins>
      <w:ins w:id="253" w:author="Robert Guralnick" w:date="2023-09-28T07:48:00Z">
        <w:r w:rsidR="00474159">
          <w:rPr>
            <w:rFonts w:ascii="Times New Roman" w:hAnsi="Times New Roman" w:cs="Times New Roman"/>
            <w:sz w:val="24"/>
            <w:szCs w:val="24"/>
          </w:rPr>
          <w:t>-only modeling frameworks that rely on “</w:t>
        </w:r>
      </w:ins>
      <w:ins w:id="254" w:author="Robert Guralnick" w:date="2023-09-28T07:49:00Z">
        <w:r w:rsidR="00474159">
          <w:rPr>
            <w:rFonts w:ascii="Times New Roman" w:hAnsi="Times New Roman" w:cs="Times New Roman"/>
            <w:sz w:val="24"/>
            <w:szCs w:val="24"/>
          </w:rPr>
          <w:t>background” or “pseudo-absences</w:t>
        </w:r>
      </w:ins>
      <w:del w:id="255" w:author="Robert Guralnick" w:date="2023-09-28T07:49:00Z">
        <w:r w:rsidDel="00474159">
          <w:rPr>
            <w:rFonts w:ascii="Times New Roman" w:hAnsi="Times New Roman" w:cs="Times New Roman"/>
            <w:sz w:val="24"/>
            <w:szCs w:val="24"/>
          </w:rPr>
          <w:delText xml:space="preserve"> data</w:delText>
        </w:r>
        <w:r w:rsidR="00B06455" w:rsidDel="00474159">
          <w:rPr>
            <w:rFonts w:ascii="Times New Roman" w:hAnsi="Times New Roman" w:cs="Times New Roman"/>
            <w:sz w:val="24"/>
            <w:szCs w:val="24"/>
          </w:rPr>
          <w:delText xml:space="preserve"> based on algorithms</w:delText>
        </w:r>
      </w:del>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{"citationID":"g9DeuaT8","properties":{"formattedCitation":"(Elith* {\\i{}et al.} 2006)","plainCitation":"(Elith* et al. 2006)","noteIndex":0},"citationItems":[{"id":885,"uris":["http://zotero.org/users/3183432/items/LRT3GIJE"],"itemData":{"id":885,"type":"article-journal","container-title":"Ecography","issue":"2","note":"publisher: Wiley Online Library","page":"129–151","title":"Novel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Leathwick","given":"John"},{"family":"Lehmann","given":"Anthony"},{"literal":"others"}],"issued":{"date-parts":[["2006"]]}}}],"schema":"https://github.com/citation-style-language/schema/raw/master/csl-citation.json"} </w:instrText>
      </w:r>
      <w:r w:rsidR="00C705AE">
        <w:rPr>
          <w:rFonts w:ascii="Times New Roman" w:hAnsi="Times New Roman" w:cs="Times New Roman"/>
          <w:sz w:val="24"/>
          <w:szCs w:val="24"/>
        </w:rPr>
        <w:fldChar w:fldCharType="separate"/>
      </w:r>
      <w:r w:rsidR="00A047F7" w:rsidRPr="00A047F7">
        <w:rPr>
          <w:rFonts w:ascii="Times New Roman" w:hAnsi="Times New Roman" w:cs="Times New Roman"/>
          <w:sz w:val="24"/>
          <w:szCs w:val="24"/>
        </w:rPr>
        <w:t xml:space="preserve">(Elith* </w:t>
      </w:r>
      <w:r w:rsidR="00A047F7" w:rsidRPr="00A047F7">
        <w:rPr>
          <w:rFonts w:ascii="Times New Roman" w:hAnsi="Times New Roman" w:cs="Times New Roman"/>
          <w:i/>
          <w:iCs/>
          <w:sz w:val="24"/>
          <w:szCs w:val="24"/>
        </w:rPr>
        <w:t>et al.</w:t>
      </w:r>
      <w:r w:rsidR="00A047F7" w:rsidRPr="00A047F7">
        <w:rPr>
          <w:rFonts w:ascii="Times New Roman" w:hAnsi="Times New Roman" w:cs="Times New Roman"/>
          <w:sz w:val="24"/>
          <w:szCs w:val="24"/>
        </w:rPr>
        <w:t xml:space="preserve"> 2006)</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r w:rsidR="00B06455">
        <w:rPr>
          <w:rFonts w:ascii="Times New Roman" w:hAnsi="Times New Roman" w:cs="Times New Roman"/>
          <w:sz w:val="24"/>
          <w:szCs w:val="24"/>
        </w:rPr>
        <w:t>have been</w:t>
      </w:r>
      <w:r>
        <w:rPr>
          <w:rFonts w:ascii="Times New Roman" w:hAnsi="Times New Roman" w:cs="Times New Roman"/>
          <w:sz w:val="24"/>
          <w:szCs w:val="24"/>
        </w:rPr>
        <w:t xml:space="preserve"> widely used</w:t>
      </w:r>
      <w:r w:rsidR="00C97822">
        <w:rPr>
          <w:rFonts w:ascii="Times New Roman" w:hAnsi="Times New Roman" w:cs="Times New Roman"/>
          <w:sz w:val="24"/>
          <w:szCs w:val="24"/>
        </w:rPr>
        <w:t xml:space="preserve"> and have helped expand our knowledge about </w:t>
      </w:r>
      <w:del w:id="256" w:author="Robert Guralnick" w:date="2023-09-28T07:49:00Z">
        <w:r w:rsidR="00C97822" w:rsidDel="00474159">
          <w:rPr>
            <w:rFonts w:ascii="Times New Roman" w:hAnsi="Times New Roman" w:cs="Times New Roman"/>
            <w:sz w:val="24"/>
            <w:szCs w:val="24"/>
          </w:rPr>
          <w:delText>large-scale</w:delText>
        </w:r>
      </w:del>
      <w:ins w:id="257" w:author="Robert Guralnick" w:date="2023-09-28T07:49:00Z">
        <w:r w:rsidR="00474159">
          <w:rPr>
            <w:rFonts w:ascii="Times New Roman" w:hAnsi="Times New Roman" w:cs="Times New Roman"/>
            <w:sz w:val="24"/>
            <w:szCs w:val="24"/>
          </w:rPr>
          <w:t>species’</w:t>
        </w:r>
      </w:ins>
      <w:r w:rsidR="00C97822">
        <w:rPr>
          <w:rFonts w:ascii="Times New Roman" w:hAnsi="Times New Roman" w:cs="Times New Roman"/>
          <w:sz w:val="24"/>
          <w:szCs w:val="24"/>
        </w:rPr>
        <w:t xml:space="preserve"> distributions</w:t>
      </w:r>
      <w:r w:rsidR="00B06455">
        <w:rPr>
          <w:rFonts w:ascii="Times New Roman" w:hAnsi="Times New Roman" w:cs="Times New Roman"/>
          <w:sz w:val="24"/>
          <w:szCs w:val="24"/>
        </w:rPr>
        <w:t xml:space="preserve"> </w:t>
      </w:r>
      <w:r w:rsidR="00251EB8">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{"citationID":"jAnv1uwz","properties":{"formattedCitation":"(Elith &amp; Leathwick 2009)","plainCitation":"(Elith &amp; Leathwick 2009)","noteIndex":0},"citationItems":[{"id":464,"uris":["http://zotero.org/users/3183432/items/GWKKAGZ5"],"itemData":{"id":464,"type":"article-journal","container-title":"Annual review of ecology, evolution, and systematics","note":"publisher: Annual Reviews","page":"677–697","title":"Species distribution models: ecological explanation and prediction across space and time","volume":"40","author":[{"family":"Elith","given":"Jane"},{"family":"Leathwick","given":"John R"}],"issued":{"date-parts":[["2009"]]}}}],"schema":"https://github.com/citation-style-language/schema/raw/master/csl-citation.json"} </w:instrText>
      </w:r>
      <w:r w:rsidR="00251EB8">
        <w:rPr>
          <w:rFonts w:ascii="Times New Roman" w:hAnsi="Times New Roman" w:cs="Times New Roman"/>
          <w:sz w:val="24"/>
          <w:szCs w:val="24"/>
        </w:rPr>
        <w:fldChar w:fldCharType="separate"/>
      </w:r>
      <w:r w:rsidR="00251EB8" w:rsidRPr="00251EB8">
        <w:rPr>
          <w:rFonts w:ascii="Times New Roman" w:hAnsi="Times New Roman" w:cs="Times New Roman"/>
          <w:sz w:val="24"/>
        </w:rPr>
        <w:t>(Elith &amp; Leathwick 2009)</w:t>
      </w:r>
      <w:r w:rsidR="00251EB8">
        <w:rPr>
          <w:rFonts w:ascii="Times New Roman" w:hAnsi="Times New Roman" w:cs="Times New Roman"/>
          <w:sz w:val="24"/>
          <w:szCs w:val="24"/>
        </w:rPr>
        <w:fldChar w:fldCharType="end"/>
      </w:r>
      <w:ins w:id="258" w:author="Robert Guralnick" w:date="2023-09-28T07:49:00Z">
        <w:r w:rsidR="00474159">
          <w:rPr>
            <w:rFonts w:ascii="Times New Roman" w:hAnsi="Times New Roman" w:cs="Times New Roman"/>
            <w:sz w:val="24"/>
            <w:szCs w:val="24"/>
          </w:rPr>
          <w:t xml:space="preserve">. </w:t>
        </w:r>
      </w:ins>
      <w:del w:id="259" w:author="Robert Guralnick" w:date="2023-09-28T07:49:00Z">
        <w:r w:rsidDel="00474159">
          <w:rPr>
            <w:rFonts w:ascii="Times New Roman" w:hAnsi="Times New Roman" w:cs="Times New Roman"/>
            <w:sz w:val="24"/>
            <w:szCs w:val="24"/>
          </w:rPr>
          <w:delText>;</w:delText>
        </w:r>
      </w:del>
      <w:r>
        <w:rPr>
          <w:rFonts w:ascii="Times New Roman" w:hAnsi="Times New Roman" w:cs="Times New Roman"/>
          <w:sz w:val="24"/>
          <w:szCs w:val="24"/>
        </w:rPr>
        <w:t xml:space="preserve"> </w:t>
      </w:r>
      <w:del w:id="260" w:author="Robert Guralnick" w:date="2023-09-28T07:50:00Z">
        <w:r w:rsidDel="00474159">
          <w:rPr>
            <w:rFonts w:ascii="Times New Roman" w:hAnsi="Times New Roman" w:cs="Times New Roman"/>
            <w:sz w:val="24"/>
            <w:szCs w:val="24"/>
          </w:rPr>
          <w:delText xml:space="preserve">however, some studies have found these </w:delText>
        </w:r>
        <w:r w:rsidR="00C97822" w:rsidDel="00474159">
          <w:rPr>
            <w:rFonts w:ascii="Times New Roman" w:hAnsi="Times New Roman" w:cs="Times New Roman"/>
            <w:sz w:val="24"/>
            <w:szCs w:val="24"/>
          </w:rPr>
          <w:delText>methods</w:delText>
        </w:r>
        <w:r w:rsidDel="00474159">
          <w:rPr>
            <w:rFonts w:ascii="Times New Roman" w:hAnsi="Times New Roman" w:cs="Times New Roman"/>
            <w:sz w:val="24"/>
            <w:szCs w:val="24"/>
          </w:rPr>
          <w:delText xml:space="preserve"> to </w:delText>
        </w:r>
        <w:r w:rsidR="00C97822" w:rsidDel="00474159">
          <w:rPr>
            <w:rFonts w:ascii="Times New Roman" w:hAnsi="Times New Roman" w:cs="Times New Roman"/>
            <w:sz w:val="24"/>
            <w:szCs w:val="24"/>
          </w:rPr>
          <w:delText xml:space="preserve">be </w:delText>
        </w:r>
        <w:r w:rsidDel="00474159">
          <w:rPr>
            <w:rFonts w:ascii="Times New Roman" w:hAnsi="Times New Roman" w:cs="Times New Roman"/>
            <w:sz w:val="24"/>
            <w:szCs w:val="24"/>
          </w:rPr>
          <w:delText>unreliable</w:delText>
        </w:r>
      </w:del>
      <w:del w:id="261" w:author="Robert Guralnick" w:date="2023-09-28T07:51:00Z">
        <w:r w:rsidDel="00474159">
          <w:rPr>
            <w:rFonts w:ascii="Times New Roman" w:hAnsi="Times New Roman" w:cs="Times New Roman"/>
            <w:sz w:val="24"/>
            <w:szCs w:val="24"/>
          </w:rPr>
          <w:delText xml:space="preserve"> </w:delText>
        </w:r>
        <w:r w:rsidR="004A4DC4" w:rsidDel="00474159">
          <w:rPr>
            <w:rFonts w:ascii="Times New Roman" w:hAnsi="Times New Roman" w:cs="Times New Roman"/>
            <w:sz w:val="24"/>
            <w:szCs w:val="24"/>
          </w:rPr>
          <w:fldChar w:fldCharType="begin"/>
        </w:r>
        <w:r w:rsidR="003854EB" w:rsidDel="00474159">
          <w:rPr>
            <w:rFonts w:ascii="Times New Roman" w:hAnsi="Times New Roman" w:cs="Times New Roman"/>
            <w:sz w:val="24"/>
            <w:szCs w:val="24"/>
          </w:rPr>
          <w:delInstrText xml:space="preserve"> ADDIN ZOTERO_ITEM CSL_CITATION {"citationID":"Yf55OpIH","properties":{"formattedCitation":"(Yackulic {\\i{}et al.} 2013)","plainCitation":"(Yackulic et al. 2013)","noteIndex":0},"citationItems":[{"id":489,"uris":["http://zotero.org/users/3183432/items/SXFNGEPJ"],"itemData":{"id":489,"type":"article-journal","container-title":"Methods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delInstrText>
        </w:r>
        <w:r w:rsidR="004A4DC4" w:rsidDel="00474159">
          <w:rPr>
            <w:rFonts w:ascii="Times New Roman" w:hAnsi="Times New Roman" w:cs="Times New Roman"/>
            <w:sz w:val="24"/>
            <w:szCs w:val="24"/>
          </w:rPr>
          <w:fldChar w:fldCharType="separate"/>
        </w:r>
        <w:r w:rsidR="004A4DC4" w:rsidRPr="004A4DC4" w:rsidDel="00474159">
          <w:rPr>
            <w:rFonts w:ascii="Times New Roman" w:hAnsi="Times New Roman" w:cs="Times New Roman"/>
            <w:sz w:val="24"/>
            <w:szCs w:val="24"/>
          </w:rPr>
          <w:delText xml:space="preserve">(Yackulic </w:delText>
        </w:r>
        <w:r w:rsidR="004A4DC4" w:rsidRPr="004A4DC4" w:rsidDel="00474159">
          <w:rPr>
            <w:rFonts w:ascii="Times New Roman" w:hAnsi="Times New Roman" w:cs="Times New Roman"/>
            <w:i/>
            <w:iCs/>
            <w:sz w:val="24"/>
            <w:szCs w:val="24"/>
          </w:rPr>
          <w:delText>et al.</w:delText>
        </w:r>
        <w:r w:rsidR="004A4DC4" w:rsidRPr="004A4DC4" w:rsidDel="00474159">
          <w:rPr>
            <w:rFonts w:ascii="Times New Roman" w:hAnsi="Times New Roman" w:cs="Times New Roman"/>
            <w:sz w:val="24"/>
            <w:szCs w:val="24"/>
          </w:rPr>
          <w:delText xml:space="preserve"> 2013)</w:delText>
        </w:r>
        <w:r w:rsidR="004A4DC4" w:rsidDel="00474159">
          <w:rPr>
            <w:rFonts w:ascii="Times New Roman" w:hAnsi="Times New Roman" w:cs="Times New Roman"/>
            <w:sz w:val="24"/>
            <w:szCs w:val="24"/>
          </w:rPr>
          <w:fldChar w:fldCharType="end"/>
        </w:r>
        <w:r w:rsidR="004A4DC4" w:rsidDel="00474159">
          <w:rPr>
            <w:rFonts w:ascii="Times New Roman" w:hAnsi="Times New Roman" w:cs="Times New Roman"/>
            <w:sz w:val="24"/>
            <w:szCs w:val="24"/>
          </w:rPr>
          <w:delText>.</w:delText>
        </w:r>
        <w:r w:rsidDel="00474159">
          <w:rPr>
            <w:rFonts w:ascii="Times New Roman" w:hAnsi="Times New Roman" w:cs="Times New Roman"/>
            <w:sz w:val="24"/>
            <w:szCs w:val="24"/>
          </w:rPr>
          <w:delText xml:space="preserve"> </w:delText>
        </w:r>
        <w:r w:rsidR="006F182A" w:rsidDel="00474159">
          <w:rPr>
            <w:rFonts w:ascii="Times New Roman" w:hAnsi="Times New Roman" w:cs="Times New Roman"/>
            <w:sz w:val="24"/>
            <w:szCs w:val="24"/>
          </w:rPr>
          <w:delText xml:space="preserve">The issue of using </w:delText>
        </w:r>
      </w:del>
      <w:ins w:id="262" w:author="Robert Guralnick" w:date="2023-09-28T07:51:00Z">
        <w:r w:rsidR="00474159">
          <w:rPr>
            <w:rFonts w:ascii="Times New Roman" w:hAnsi="Times New Roman" w:cs="Times New Roman"/>
            <w:sz w:val="24"/>
            <w:szCs w:val="24"/>
          </w:rPr>
          <w:t xml:space="preserve">The use of </w:t>
        </w:r>
      </w:ins>
      <w:r w:rsidR="006F182A">
        <w:rPr>
          <w:rFonts w:ascii="Times New Roman" w:hAnsi="Times New Roman" w:cs="Times New Roman"/>
          <w:sz w:val="24"/>
          <w:szCs w:val="24"/>
        </w:rPr>
        <w:t xml:space="preserve">presence-only data in large scale ecological analysis </w:t>
      </w:r>
      <w:ins w:id="263" w:author="Robert Guralnick" w:date="2023-09-28T07:51:00Z">
        <w:r w:rsidR="00474159">
          <w:rPr>
            <w:rFonts w:ascii="Times New Roman" w:hAnsi="Times New Roman" w:cs="Times New Roman"/>
            <w:sz w:val="24"/>
            <w:szCs w:val="24"/>
          </w:rPr>
          <w:t>have also expanded</w:t>
        </w:r>
      </w:ins>
      <w:ins w:id="264" w:author="Robert Guralnick" w:date="2023-09-28T07:55:00Z">
        <w:r w:rsidR="00B036E2">
          <w:rPr>
            <w:rFonts w:ascii="Times New Roman" w:hAnsi="Times New Roman" w:cs="Times New Roman"/>
            <w:sz w:val="24"/>
            <w:szCs w:val="24"/>
          </w:rPr>
          <w:t>,</w:t>
        </w:r>
      </w:ins>
      <w:ins w:id="265" w:author="Robert Guralnick" w:date="2023-09-28T07:51:00Z">
        <w:r w:rsidR="00474159">
          <w:rPr>
            <w:rFonts w:ascii="Times New Roman" w:hAnsi="Times New Roman" w:cs="Times New Roman"/>
            <w:sz w:val="24"/>
            <w:szCs w:val="24"/>
          </w:rPr>
          <w:t xml:space="preserve"> </w:t>
        </w:r>
      </w:ins>
      <w:del w:id="266" w:author="Robert Guralnick" w:date="2023-09-28T07:52:00Z">
        <w:r w:rsidR="006F182A" w:rsidDel="00474159">
          <w:rPr>
            <w:rFonts w:ascii="Times New Roman" w:hAnsi="Times New Roman" w:cs="Times New Roman"/>
            <w:sz w:val="24"/>
            <w:szCs w:val="24"/>
          </w:rPr>
          <w:delText xml:space="preserve">has resulted in many conversations about </w:delText>
        </w:r>
        <w:r w:rsidR="00C97822" w:rsidDel="00474159">
          <w:rPr>
            <w:rFonts w:ascii="Times New Roman" w:hAnsi="Times New Roman" w:cs="Times New Roman"/>
            <w:sz w:val="24"/>
            <w:szCs w:val="24"/>
          </w:rPr>
          <w:delText xml:space="preserve">the most </w:delText>
        </w:r>
        <w:r w:rsidR="006F182A" w:rsidDel="00474159">
          <w:rPr>
            <w:rFonts w:ascii="Times New Roman" w:hAnsi="Times New Roman" w:cs="Times New Roman"/>
            <w:sz w:val="24"/>
            <w:szCs w:val="24"/>
          </w:rPr>
          <w:lastRenderedPageBreak/>
          <w:delText xml:space="preserve">appropriate </w:delText>
        </w:r>
        <w:r w:rsidR="00C97822" w:rsidDel="00474159">
          <w:rPr>
            <w:rFonts w:ascii="Times New Roman" w:hAnsi="Times New Roman" w:cs="Times New Roman"/>
            <w:sz w:val="24"/>
            <w:szCs w:val="24"/>
          </w:rPr>
          <w:delText xml:space="preserve">models and </w:delText>
        </w:r>
      </w:del>
      <w:del w:id="267" w:author="Robert Guralnick" w:date="2023-09-28T07:41:00Z">
        <w:r w:rsidR="00C97822" w:rsidDel="002F7F59">
          <w:rPr>
            <w:rFonts w:ascii="Times New Roman" w:hAnsi="Times New Roman" w:cs="Times New Roman"/>
            <w:sz w:val="24"/>
            <w:szCs w:val="24"/>
          </w:rPr>
          <w:delText xml:space="preserve">also </w:delText>
        </w:r>
      </w:del>
      <w:del w:id="268" w:author="Robert Guralnick" w:date="2023-09-28T07:52:00Z">
        <w:r w:rsidR="00C97822" w:rsidDel="00474159">
          <w:rPr>
            <w:rFonts w:ascii="Times New Roman" w:hAnsi="Times New Roman" w:cs="Times New Roman"/>
            <w:sz w:val="24"/>
            <w:szCs w:val="24"/>
          </w:rPr>
          <w:delText xml:space="preserve">best practices for the </w:delText>
        </w:r>
        <w:r w:rsidR="00930B52" w:rsidDel="00474159">
          <w:rPr>
            <w:rFonts w:ascii="Times New Roman" w:hAnsi="Times New Roman" w:cs="Times New Roman"/>
            <w:sz w:val="24"/>
            <w:szCs w:val="24"/>
          </w:rPr>
          <w:delText>use of</w:delText>
        </w:r>
        <w:r w:rsidR="006F182A" w:rsidDel="00474159">
          <w:rPr>
            <w:rFonts w:ascii="Times New Roman" w:hAnsi="Times New Roman" w:cs="Times New Roman"/>
            <w:sz w:val="24"/>
            <w:szCs w:val="24"/>
          </w:rPr>
          <w:delText xml:space="preserve"> these data.</w:delText>
        </w:r>
        <w:r w:rsidR="00C45A63" w:rsidDel="00474159">
          <w:rPr>
            <w:rFonts w:ascii="Times New Roman" w:hAnsi="Times New Roman" w:cs="Times New Roman"/>
            <w:sz w:val="24"/>
            <w:szCs w:val="24"/>
          </w:rPr>
          <w:delText xml:space="preserve"> </w:delText>
        </w:r>
        <w:r w:rsidR="00396A16" w:rsidDel="00474159">
          <w:rPr>
            <w:rFonts w:ascii="Times New Roman" w:hAnsi="Times New Roman" w:cs="Times New Roman"/>
            <w:sz w:val="24"/>
            <w:szCs w:val="24"/>
          </w:rPr>
          <w:delText xml:space="preserve"> </w:delText>
        </w:r>
      </w:del>
      <w:del w:id="269" w:author="Robert Guralnick" w:date="2023-09-28T07:43:00Z">
        <w:r w:rsidR="00FF5552" w:rsidDel="002F7F59">
          <w:rPr>
            <w:rFonts w:ascii="Times New Roman" w:hAnsi="Times New Roman" w:cs="Times New Roman"/>
            <w:sz w:val="24"/>
            <w:szCs w:val="24"/>
          </w:rPr>
          <w:delText xml:space="preserve">These debates </w:delText>
        </w:r>
      </w:del>
      <w:del w:id="270" w:author="Robert Guralnick" w:date="2023-09-28T07:52:00Z">
        <w:r w:rsidR="00FF5552" w:rsidDel="00474159">
          <w:rPr>
            <w:rFonts w:ascii="Times New Roman" w:hAnsi="Times New Roman" w:cs="Times New Roman"/>
            <w:sz w:val="24"/>
            <w:szCs w:val="24"/>
          </w:rPr>
          <w:delText xml:space="preserve">span </w:delText>
        </w:r>
      </w:del>
      <w:del w:id="271" w:author="Robert Guralnick" w:date="2023-09-28T07:42:00Z">
        <w:r w:rsidR="00FF5552" w:rsidDel="002F7F59">
          <w:rPr>
            <w:rFonts w:ascii="Times New Roman" w:hAnsi="Times New Roman" w:cs="Times New Roman"/>
            <w:sz w:val="24"/>
            <w:szCs w:val="24"/>
          </w:rPr>
          <w:delText>multiple metrics of biodiversity including</w:delText>
        </w:r>
      </w:del>
      <w:del w:id="272" w:author="Robert Guralnick" w:date="2023-09-28T07:52:00Z">
        <w:r w:rsidR="00FF5552" w:rsidDel="00474159">
          <w:rPr>
            <w:rFonts w:ascii="Times New Roman" w:hAnsi="Times New Roman" w:cs="Times New Roman"/>
            <w:sz w:val="24"/>
            <w:szCs w:val="24"/>
          </w:rPr>
          <w:delText xml:space="preserve"> wh</w:delText>
        </w:r>
        <w:r w:rsidR="00C97822" w:rsidDel="00474159">
          <w:rPr>
            <w:rFonts w:ascii="Times New Roman" w:hAnsi="Times New Roman" w:cs="Times New Roman"/>
            <w:sz w:val="24"/>
            <w:szCs w:val="24"/>
          </w:rPr>
          <w:delText>en</w:delText>
        </w:r>
        <w:r w:rsidR="00FF5552" w:rsidDel="00474159">
          <w:rPr>
            <w:rFonts w:ascii="Times New Roman" w:hAnsi="Times New Roman" w:cs="Times New Roman"/>
            <w:sz w:val="24"/>
            <w:szCs w:val="24"/>
          </w:rPr>
          <w:delText xml:space="preserve"> or </w:delText>
        </w:r>
        <w:r w:rsidR="00C97822" w:rsidDel="00474159">
          <w:rPr>
            <w:rFonts w:ascii="Times New Roman" w:hAnsi="Times New Roman" w:cs="Times New Roman"/>
            <w:sz w:val="24"/>
            <w:szCs w:val="24"/>
          </w:rPr>
          <w:delText xml:space="preserve">how </w:delText>
        </w:r>
        <w:r w:rsidR="00FF5552" w:rsidDel="00474159">
          <w:rPr>
            <w:rFonts w:ascii="Times New Roman" w:hAnsi="Times New Roman" w:cs="Times New Roman"/>
            <w:sz w:val="24"/>
            <w:szCs w:val="24"/>
          </w:rPr>
          <w:delText>presence-only data is</w:delText>
        </w:r>
      </w:del>
      <w:ins w:id="273" w:author="Robert Guralnick" w:date="2023-09-28T07:52:00Z">
        <w:r w:rsidR="00474159">
          <w:rPr>
            <w:rFonts w:ascii="Times New Roman" w:hAnsi="Times New Roman" w:cs="Times New Roman"/>
            <w:sz w:val="24"/>
            <w:szCs w:val="24"/>
          </w:rPr>
          <w:t xml:space="preserve">and continuing effort has been put towards modeling frameworks for using </w:t>
        </w:r>
      </w:ins>
      <w:ins w:id="274" w:author="Robert Guralnick" w:date="2023-09-28T07:56:00Z">
        <w:r w:rsidR="00B036E2">
          <w:rPr>
            <w:rFonts w:ascii="Times New Roman" w:hAnsi="Times New Roman" w:cs="Times New Roman"/>
            <w:sz w:val="24"/>
            <w:szCs w:val="24"/>
          </w:rPr>
          <w:t>such</w:t>
        </w:r>
      </w:ins>
      <w:ins w:id="275" w:author="Robert Guralnick" w:date="2023-09-28T07:52:00Z">
        <w:r w:rsidR="00474159">
          <w:rPr>
            <w:rFonts w:ascii="Times New Roman" w:hAnsi="Times New Roman" w:cs="Times New Roman"/>
            <w:sz w:val="24"/>
            <w:szCs w:val="24"/>
          </w:rPr>
          <w:t xml:space="preserve"> data to </w:t>
        </w:r>
      </w:ins>
      <w:del w:id="276" w:author="Robert Guralnick" w:date="2023-09-28T07:53:00Z">
        <w:r w:rsidR="00FF5552" w:rsidDel="00474159">
          <w:rPr>
            <w:rFonts w:ascii="Times New Roman" w:hAnsi="Times New Roman" w:cs="Times New Roman"/>
            <w:sz w:val="24"/>
            <w:szCs w:val="24"/>
          </w:rPr>
          <w:delText xml:space="preserve"> sufficient to </w:delText>
        </w:r>
      </w:del>
      <w:r w:rsidR="00FF5552">
        <w:rPr>
          <w:rFonts w:ascii="Times New Roman" w:hAnsi="Times New Roman" w:cs="Times New Roman"/>
          <w:sz w:val="24"/>
          <w:szCs w:val="24"/>
        </w:rPr>
        <w:t xml:space="preserve">estimate abundances </w:t>
      </w:r>
      <w:r w:rsidR="00AD25B0">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2019)","noteIndex":0},"citationItems":[{"id":415,"uris":["http://zotero.org/users/3183432/items/4HJLTIHW"],"itemData":{"id":415,"type":"article-journal","container-title":"Proceedings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P"}],"issued":{"date-parts":[["2019"]]}}},{"id":493,"uris":["http://zotero.org/users/3183432/items/GC5BQSQH"],"itemData":{"id":493,"type":"article-journal","container-title":"Proceedings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w:t>
      </w:r>
      <w:proofErr w:type="spellStart"/>
      <w:r w:rsidR="00AD25B0" w:rsidRPr="00AD25B0">
        <w:rPr>
          <w:rFonts w:ascii="Times New Roman" w:hAnsi="Times New Roman" w:cs="Times New Roman"/>
          <w:sz w:val="24"/>
          <w:szCs w:val="24"/>
        </w:rPr>
        <w:t>Ries</w:t>
      </w:r>
      <w:proofErr w:type="spellEnd"/>
      <w:r w:rsidR="00AD25B0" w:rsidRPr="00AD25B0">
        <w:rPr>
          <w:rFonts w:ascii="Times New Roman" w:hAnsi="Times New Roman" w:cs="Times New Roman"/>
          <w:sz w:val="24"/>
          <w:szCs w:val="24"/>
        </w:rPr>
        <w:t xml:space="preserve">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Wepprich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2021)","noteIndex":0},"citationItems":[{"id":256,"uris":["http://zotero.org/users/3183432/items/VUT6QZBW"],"itemData":{"id":256,"type":"article-journal","container-title":"Ecology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2021)","noteIndex":0},"citationItems":[{"id":489,"uris":["http://zotero.org/users/3183432/items/SXFNGEPJ"],"itemData":{"id":489,"type":"article-journal","container-title":"Methods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H"},{"family":"Veran","given":"Sophie"}],"issued":{"date-parts":[["2013"]]}}},{"id":495,"uris":["http://zotero.org/users/3183432/items/XE42Y9P9"],"itemData":{"id":495,"type":"article-journal","container-title":"Science","page":"685","title":"Heterogeneity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Jean"}],"issued":{"date-parts":[["2020"]]}}},{"id":255,"uris":["http://zotero.org/users/3183432/items/W9UWDUCJ"],"itemData":{"id":255,"type":"article-journal","container-title":"Biological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(Yackulic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ins w:id="277" w:author="Robert Guralnick" w:date="2023-09-28T07:53:00Z">
        <w:r w:rsidR="00474159">
          <w:rPr>
            <w:rFonts w:ascii="Times New Roman" w:hAnsi="Times New Roman" w:cs="Times New Roman"/>
            <w:sz w:val="24"/>
            <w:szCs w:val="24"/>
          </w:rPr>
          <w:t xml:space="preserve">These approaches are still nascent, and are fraught, leading to concerns </w:t>
        </w:r>
      </w:ins>
      <w:ins w:id="278" w:author="Robert Guralnick" w:date="2023-09-28T07:54:00Z">
        <w:r w:rsidR="00474159">
          <w:rPr>
            <w:rFonts w:ascii="Times New Roman" w:hAnsi="Times New Roman" w:cs="Times New Roman"/>
            <w:sz w:val="24"/>
            <w:szCs w:val="24"/>
          </w:rPr>
          <w:t xml:space="preserve">about whether trend results from presence-only models are robust. </w:t>
        </w:r>
      </w:ins>
      <w:r w:rsidR="006E77D0">
        <w:rPr>
          <w:rFonts w:ascii="Times New Roman" w:hAnsi="Times New Roman" w:cs="Times New Roman"/>
          <w:sz w:val="24"/>
          <w:szCs w:val="24"/>
        </w:rPr>
        <w:t xml:space="preserve">For example, </w:t>
      </w:r>
      <w:proofErr w:type="spellStart"/>
      <w:r w:rsidR="006E77D0">
        <w:rPr>
          <w:rFonts w:ascii="Times New Roman" w:hAnsi="Times New Roman" w:cs="Times New Roman"/>
          <w:sz w:val="24"/>
          <w:szCs w:val="24"/>
        </w:rPr>
        <w:t>Ries</w:t>
      </w:r>
      <w:proofErr w:type="spellEnd"/>
      <w:r w:rsidR="006E77D0">
        <w:rPr>
          <w:rFonts w:ascii="Times New Roman" w:hAnsi="Times New Roman" w:cs="Times New Roman"/>
          <w:sz w:val="24"/>
          <w:szCs w:val="24"/>
        </w:rPr>
        <w:t xml:space="preserve">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t>
      </w:r>
      <w:proofErr w:type="spellStart"/>
      <w:r w:rsidR="006E77D0">
        <w:rPr>
          <w:rFonts w:ascii="Times New Roman" w:hAnsi="Times New Roman" w:cs="Times New Roman"/>
          <w:sz w:val="24"/>
          <w:szCs w:val="24"/>
        </w:rPr>
        <w:t>Wepprich</w:t>
      </w:r>
      <w:proofErr w:type="spellEnd"/>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w:t>
      </w:r>
      <w:ins w:id="279" w:author="Robert Guralnick" w:date="2023-09-28T07:54:00Z">
        <w:r w:rsidR="00474159">
          <w:rPr>
            <w:rFonts w:ascii="Times New Roman" w:hAnsi="Times New Roman" w:cs="Times New Roman"/>
            <w:sz w:val="24"/>
            <w:szCs w:val="24"/>
          </w:rPr>
          <w:t xml:space="preserve"> </w:t>
        </w:r>
      </w:ins>
      <w:ins w:id="280" w:author="Robert Guralnick" w:date="2023-09-28T07:55:00Z">
        <w:r w:rsidR="00474159">
          <w:rPr>
            <w:rFonts w:ascii="Times New Roman" w:hAnsi="Times New Roman" w:cs="Times New Roman"/>
            <w:sz w:val="24"/>
            <w:szCs w:val="24"/>
          </w:rPr>
          <w:t>long-term (i.e. 100 year)</w:t>
        </w:r>
      </w:ins>
      <w:r w:rsidR="006E77D0">
        <w:rPr>
          <w:rFonts w:ascii="Times New Roman" w:hAnsi="Times New Roman" w:cs="Times New Roman"/>
          <w:sz w:val="24"/>
          <w:szCs w:val="24"/>
        </w:rPr>
        <w:t xml:space="preserve"> abundance declines in the Monarch butterfly, </w:t>
      </w:r>
      <w:r w:rsidR="006E77D0">
        <w:rPr>
          <w:rFonts w:ascii="Times New Roman" w:hAnsi="Times New Roman" w:cs="Times New Roman"/>
          <w:i/>
          <w:iCs/>
          <w:sz w:val="24"/>
          <w:szCs w:val="24"/>
        </w:rPr>
        <w:t xml:space="preserve">Danaus </w:t>
      </w:r>
      <w:proofErr w:type="spellStart"/>
      <w:r w:rsidR="006E77D0" w:rsidRPr="006E77D0">
        <w:rPr>
          <w:rFonts w:ascii="Times New Roman" w:hAnsi="Times New Roman" w:cs="Times New Roman"/>
          <w:i/>
          <w:iCs/>
          <w:sz w:val="24"/>
          <w:szCs w:val="24"/>
        </w:rPr>
        <w:t>plexippus</w:t>
      </w:r>
      <w:proofErr w:type="spellEnd"/>
      <w:r w:rsidR="006E77D0">
        <w:rPr>
          <w:rFonts w:ascii="Times New Roman" w:hAnsi="Times New Roman" w:cs="Times New Roman"/>
          <w:sz w:val="24"/>
          <w:szCs w:val="24"/>
        </w:rPr>
        <w:t xml:space="preserve"> (Lepidoptera: </w:t>
      </w:r>
      <w:proofErr w:type="spellStart"/>
      <w:r w:rsidR="006E77D0">
        <w:rPr>
          <w:rFonts w:ascii="Times New Roman" w:hAnsi="Times New Roman" w:cs="Times New Roman"/>
          <w:sz w:val="24"/>
          <w:szCs w:val="24"/>
        </w:rPr>
        <w:t>Nymphalidae</w:t>
      </w:r>
      <w:proofErr w:type="spellEnd"/>
      <w:r w:rsidR="006E77D0">
        <w:rPr>
          <w:rFonts w:ascii="Times New Roman" w:hAnsi="Times New Roman" w:cs="Times New Roman"/>
          <w:sz w:val="24"/>
          <w:szCs w:val="24"/>
        </w:rPr>
        <w:t xml:space="preserve">), </w:t>
      </w:r>
      <w:r w:rsidR="00C97822">
        <w:rPr>
          <w:rFonts w:ascii="Times New Roman" w:hAnsi="Times New Roman" w:cs="Times New Roman"/>
          <w:sz w:val="24"/>
          <w:szCs w:val="24"/>
        </w:rPr>
        <w:t>were</w:t>
      </w:r>
      <w:r w:rsidR="003C4B06">
        <w:rPr>
          <w:rFonts w:ascii="Times New Roman" w:hAnsi="Times New Roman" w:cs="Times New Roman"/>
          <w:sz w:val="24"/>
          <w:szCs w:val="24"/>
        </w:rPr>
        <w:t xml:space="preserve"> severely biased </w:t>
      </w:r>
      <w:del w:id="281" w:author="Robert Guralnick" w:date="2023-09-28T07:54:00Z">
        <w:r w:rsidR="00C97822" w:rsidDel="00474159">
          <w:rPr>
            <w:rFonts w:ascii="Times New Roman" w:hAnsi="Times New Roman" w:cs="Times New Roman"/>
            <w:sz w:val="24"/>
            <w:szCs w:val="24"/>
          </w:rPr>
          <w:delText>in an effort to track abundances over 100 years</w:delText>
        </w:r>
        <w:r w:rsidR="003C4B06" w:rsidDel="00474159">
          <w:rPr>
            <w:rFonts w:ascii="Times New Roman" w:hAnsi="Times New Roman" w:cs="Times New Roman"/>
            <w:sz w:val="24"/>
            <w:szCs w:val="24"/>
          </w:rPr>
          <w:delText xml:space="preserve"> </w:delText>
        </w:r>
      </w:del>
      <w:r w:rsidR="003C4B06">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2019)","noteIndex":0},"citationItems":[{"id":415,"uris":["http://zotero.org/users/3183432/items/4HJLTIHW"],"itemData":{"id":415,"type":"article-journal","container-title":"Proceedings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P"}],"issued":{"date-parts":[["2019"]]}}},{"id":493,"uris":["http://zotero.org/users/3183432/items/GC5BQSQH"],"itemData":{"id":493,"type":"article-journal","container-title":"Proceedings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w:t>
      </w:r>
      <w:proofErr w:type="spellStart"/>
      <w:r w:rsidR="003C4B06" w:rsidRPr="003C4B06">
        <w:rPr>
          <w:rFonts w:ascii="Times New Roman" w:hAnsi="Times New Roman" w:cs="Times New Roman"/>
          <w:sz w:val="24"/>
          <w:szCs w:val="24"/>
        </w:rPr>
        <w:t>Ries</w:t>
      </w:r>
      <w:proofErr w:type="spellEnd"/>
      <w:r w:rsidR="003C4B06" w:rsidRPr="003C4B06">
        <w:rPr>
          <w:rFonts w:ascii="Times New Roman" w:hAnsi="Times New Roman" w:cs="Times New Roman"/>
          <w:sz w:val="24"/>
          <w:szCs w:val="24"/>
        </w:rPr>
        <w:t xml:space="preserve">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commentRangeStart w:id="282"/>
      <w:del w:id="283" w:author="Robert Guralnick" w:date="2023-09-28T07:39:00Z">
        <w:r w:rsidR="00C97822" w:rsidDel="002F7F59">
          <w:rPr>
            <w:rFonts w:ascii="Times New Roman" w:hAnsi="Times New Roman" w:cs="Times New Roman"/>
            <w:sz w:val="24"/>
            <w:szCs w:val="24"/>
          </w:rPr>
          <w:delText>In</w:delText>
        </w:r>
      </w:del>
      <w:commentRangeEnd w:id="282"/>
      <w:r w:rsidR="002F7F59">
        <w:rPr>
          <w:rStyle w:val="CommentReference"/>
        </w:rPr>
        <w:commentReference w:id="282"/>
      </w:r>
      <w:del w:id="284" w:author="Robert Guralnick" w:date="2023-09-28T07:39:00Z">
        <w:r w:rsidR="00C97822" w:rsidDel="002F7F59">
          <w:rPr>
            <w:rFonts w:ascii="Times New Roman" w:hAnsi="Times New Roman" w:cs="Times New Roman"/>
            <w:sz w:val="24"/>
            <w:szCs w:val="24"/>
          </w:rPr>
          <w:delText xml:space="preserve"> addition</w:delText>
        </w:r>
        <w:r w:rsidR="002D313D" w:rsidDel="002F7F59">
          <w:rPr>
            <w:rFonts w:ascii="Times New Roman" w:hAnsi="Times New Roman" w:cs="Times New Roman"/>
            <w:sz w:val="24"/>
            <w:szCs w:val="24"/>
          </w:rPr>
          <w:delText xml:space="preserve">, Larsen &amp; Shirey </w:delText>
        </w:r>
        <w:r w:rsidR="00C97822" w:rsidDel="002F7F59">
          <w:rPr>
            <w:rFonts w:ascii="Times New Roman" w:hAnsi="Times New Roman" w:cs="Times New Roman"/>
            <w:sz w:val="24"/>
            <w:szCs w:val="24"/>
          </w:rPr>
          <w:delText>(</w:delText>
        </w:r>
        <w:r w:rsidR="002D313D" w:rsidDel="002F7F59">
          <w:rPr>
            <w:rFonts w:ascii="Times New Roman" w:hAnsi="Times New Roman" w:cs="Times New Roman"/>
            <w:sz w:val="24"/>
            <w:szCs w:val="24"/>
          </w:rPr>
          <w:delText>2021</w:delText>
        </w:r>
        <w:r w:rsidR="00C97822" w:rsidDel="002F7F59">
          <w:rPr>
            <w:rFonts w:ascii="Times New Roman" w:hAnsi="Times New Roman" w:cs="Times New Roman"/>
            <w:sz w:val="24"/>
            <w:szCs w:val="24"/>
          </w:rPr>
          <w:delText>)</w:delText>
        </w:r>
        <w:r w:rsidR="002D313D" w:rsidDel="002F7F59">
          <w:rPr>
            <w:rFonts w:ascii="Times New Roman" w:hAnsi="Times New Roman" w:cs="Times New Roman"/>
            <w:sz w:val="24"/>
            <w:szCs w:val="24"/>
          </w:rPr>
          <w:delText xml:space="preserve"> found that </w:delText>
        </w:r>
        <w:r w:rsidR="00C97822" w:rsidDel="002F7F59">
          <w:rPr>
            <w:rFonts w:ascii="Times New Roman" w:hAnsi="Times New Roman" w:cs="Times New Roman"/>
            <w:sz w:val="24"/>
            <w:szCs w:val="24"/>
          </w:rPr>
          <w:delText xml:space="preserve">lack of curation and inappropriate modeling </w:delText>
        </w:r>
        <w:r w:rsidR="002D313D" w:rsidDel="002F7F59">
          <w:rPr>
            <w:rFonts w:ascii="Times New Roman" w:hAnsi="Times New Roman" w:cs="Times New Roman"/>
            <w:sz w:val="24"/>
            <w:szCs w:val="24"/>
          </w:rPr>
          <w:delText xml:space="preserve">of presence-only data to </w:delText>
        </w:r>
        <w:r w:rsidR="00C97822" w:rsidDel="002F7F59">
          <w:rPr>
            <w:rFonts w:ascii="Times New Roman" w:hAnsi="Times New Roman" w:cs="Times New Roman"/>
            <w:sz w:val="24"/>
            <w:szCs w:val="24"/>
          </w:rPr>
          <w:delText xml:space="preserve">in a study </w:delText>
        </w:r>
        <w:r w:rsidR="00AA33D5" w:rsidDel="002F7F59">
          <w:rPr>
            <w:rFonts w:ascii="Times New Roman" w:hAnsi="Times New Roman" w:cs="Times New Roman"/>
            <w:sz w:val="24"/>
            <w:szCs w:val="24"/>
          </w:rPr>
          <w:delText xml:space="preserve">to </w:delText>
        </w:r>
        <w:r w:rsidR="002D313D" w:rsidDel="002F7F59">
          <w:rPr>
            <w:rFonts w:ascii="Times New Roman" w:hAnsi="Times New Roman" w:cs="Times New Roman"/>
            <w:sz w:val="24"/>
            <w:szCs w:val="24"/>
          </w:rPr>
          <w:delText>infer phenometrics resulted in inference</w:delText>
        </w:r>
        <w:r w:rsidR="00C97822" w:rsidDel="002F7F59">
          <w:rPr>
            <w:rFonts w:ascii="Times New Roman" w:hAnsi="Times New Roman" w:cs="Times New Roman"/>
            <w:sz w:val="24"/>
            <w:szCs w:val="24"/>
          </w:rPr>
          <w:delText>s</w:delText>
        </w:r>
        <w:r w:rsidR="002D313D" w:rsidDel="002F7F59">
          <w:rPr>
            <w:rFonts w:ascii="Times New Roman" w:hAnsi="Times New Roman" w:cs="Times New Roman"/>
            <w:sz w:val="24"/>
            <w:szCs w:val="24"/>
          </w:rPr>
          <w:delText xml:space="preserve"> that </w:delText>
        </w:r>
        <w:r w:rsidR="00C97822" w:rsidDel="002F7F59">
          <w:rPr>
            <w:rFonts w:ascii="Times New Roman" w:hAnsi="Times New Roman" w:cs="Times New Roman"/>
            <w:sz w:val="24"/>
            <w:szCs w:val="24"/>
          </w:rPr>
          <w:delText xml:space="preserve">clearly did </w:delText>
        </w:r>
        <w:r w:rsidR="002D313D" w:rsidDel="002F7F59">
          <w:rPr>
            <w:rFonts w:ascii="Times New Roman" w:hAnsi="Times New Roman" w:cs="Times New Roman"/>
            <w:sz w:val="24"/>
            <w:szCs w:val="24"/>
          </w:rPr>
          <w:delText>not make ecological sense</w:delText>
        </w:r>
        <w:r w:rsidR="00C97822" w:rsidDel="002F7F59">
          <w:rPr>
            <w:rFonts w:ascii="Times New Roman" w:hAnsi="Times New Roman" w:cs="Times New Roman"/>
            <w:sz w:val="24"/>
            <w:szCs w:val="24"/>
          </w:rPr>
          <w:delText xml:space="preserve">; specifically the study found that butterfly </w:delText>
        </w:r>
        <w:r w:rsidR="002D313D" w:rsidDel="002F7F59">
          <w:rPr>
            <w:rFonts w:ascii="Times New Roman" w:hAnsi="Times New Roman" w:cs="Times New Roman"/>
            <w:sz w:val="24"/>
            <w:szCs w:val="24"/>
          </w:rPr>
          <w:delText xml:space="preserve">populations in high latitudes having similar </w:delText>
        </w:r>
        <w:r w:rsidR="00C97822" w:rsidDel="002F7F59">
          <w:rPr>
            <w:rFonts w:ascii="Times New Roman" w:hAnsi="Times New Roman" w:cs="Times New Roman"/>
            <w:sz w:val="24"/>
            <w:szCs w:val="24"/>
          </w:rPr>
          <w:delText>emergence timing as</w:delText>
        </w:r>
        <w:r w:rsidR="002D313D" w:rsidDel="002F7F59">
          <w:rPr>
            <w:rFonts w:ascii="Times New Roman" w:hAnsi="Times New Roman" w:cs="Times New Roman"/>
            <w:sz w:val="24"/>
            <w:szCs w:val="24"/>
          </w:rPr>
          <w:delText xml:space="preserve"> populations at lower latitudes </w:delText>
        </w:r>
        <w:r w:rsidR="002D313D" w:rsidDel="002F7F59">
          <w:rPr>
            <w:rFonts w:ascii="Times New Roman" w:hAnsi="Times New Roman" w:cs="Times New Roman"/>
            <w:sz w:val="24"/>
            <w:szCs w:val="24"/>
          </w:rPr>
          <w:fldChar w:fldCharType="begin"/>
        </w:r>
        <w:r w:rsidR="003854EB" w:rsidDel="002F7F59">
          <w:rPr>
            <w:rFonts w:ascii="Times New Roman" w:hAnsi="Times New Roman" w:cs="Times New Roman"/>
            <w:sz w:val="24"/>
            <w:szCs w:val="24"/>
          </w:rPr>
          <w:delInstrText xml:space="preserve"> ADDIN ZOTERO_ITEM CSL_CITATION {"citationID":"EeuCfJug","properties":{"formattedCitation":"(Larsen &amp; Shirey 2021)","plainCitation":"(Larsen &amp; Shirey 2021)","noteIndex":0},"citationItems":[{"id":256,"uris":["http://zotero.org/users/3183432/items/VUT6QZBW"],"itemData":{"id":256,"type":"article-journal","container-title":"Ecology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delInstrText>
        </w:r>
        <w:r w:rsidR="002D313D" w:rsidDel="002F7F59">
          <w:rPr>
            <w:rFonts w:ascii="Times New Roman" w:hAnsi="Times New Roman" w:cs="Times New Roman"/>
            <w:sz w:val="24"/>
            <w:szCs w:val="24"/>
          </w:rPr>
          <w:fldChar w:fldCharType="separate"/>
        </w:r>
        <w:r w:rsidR="002D313D" w:rsidRPr="002D313D" w:rsidDel="002F7F59">
          <w:rPr>
            <w:rFonts w:ascii="Times New Roman" w:hAnsi="Times New Roman" w:cs="Times New Roman"/>
            <w:sz w:val="24"/>
          </w:rPr>
          <w:delText>(Larsen &amp; Shirey 2021)</w:delText>
        </w:r>
        <w:r w:rsidR="002D313D" w:rsidDel="002F7F59">
          <w:rPr>
            <w:rFonts w:ascii="Times New Roman" w:hAnsi="Times New Roman" w:cs="Times New Roman"/>
            <w:sz w:val="24"/>
            <w:szCs w:val="24"/>
          </w:rPr>
          <w:fldChar w:fldCharType="end"/>
        </w:r>
        <w:r w:rsidR="002D313D" w:rsidDel="002F7F59">
          <w:rPr>
            <w:rFonts w:ascii="Times New Roman" w:hAnsi="Times New Roman" w:cs="Times New Roman"/>
            <w:sz w:val="24"/>
            <w:szCs w:val="24"/>
          </w:rPr>
          <w:delText>.</w:delText>
        </w:r>
      </w:del>
      <w:ins w:id="285" w:author="Vaughn Shirey" w:date="2023-09-18T10:24:00Z">
        <w:del w:id="286" w:author="Robert Guralnick" w:date="2023-09-28T07:39:00Z">
          <w:r w:rsidR="006C5418" w:rsidDel="002F7F59">
            <w:rPr>
              <w:rFonts w:ascii="Times New Roman" w:hAnsi="Times New Roman" w:cs="Times New Roman"/>
              <w:sz w:val="24"/>
              <w:szCs w:val="24"/>
            </w:rPr>
            <w:delText xml:space="preserve"> </w:delText>
          </w:r>
        </w:del>
      </w:ins>
      <w:ins w:id="287" w:author="Vaughn Shirey" w:date="2023-09-18T10:28:00Z">
        <w:del w:id="288" w:author="Robert Guralnick" w:date="2023-09-28T07:39:00Z">
          <w:r w:rsidR="005D6EC6" w:rsidDel="002F7F59">
            <w:rPr>
              <w:rFonts w:ascii="Times New Roman" w:hAnsi="Times New Roman" w:cs="Times New Roman"/>
              <w:sz w:val="24"/>
              <w:szCs w:val="24"/>
            </w:rPr>
            <w:delText xml:space="preserve">This result was confusing since </w:delText>
          </w:r>
        </w:del>
      </w:ins>
      <w:ins w:id="289" w:author="Vaughn Shirey" w:date="2023-09-18T10:29:00Z">
        <w:del w:id="290" w:author="Robert Guralnick" w:date="2023-09-28T07:39:00Z">
          <w:r w:rsidR="005D6EC6" w:rsidDel="002F7F59">
            <w:rPr>
              <w:rFonts w:ascii="Times New Roman" w:hAnsi="Times New Roman" w:cs="Times New Roman"/>
              <w:sz w:val="24"/>
              <w:szCs w:val="24"/>
            </w:rPr>
            <w:delText xml:space="preserve">temperatures in a Spanish May versus Finnish May are quite different and the latter would certainly contribute to </w:delText>
          </w:r>
        </w:del>
      </w:ins>
      <w:ins w:id="291" w:author="Vaughn Shirey" w:date="2023-09-18T10:30:00Z">
        <w:del w:id="292" w:author="Robert Guralnick" w:date="2023-09-28T07:39:00Z">
          <w:r w:rsidR="005315D3" w:rsidDel="002F7F59">
            <w:rPr>
              <w:rFonts w:ascii="Times New Roman" w:hAnsi="Times New Roman" w:cs="Times New Roman"/>
              <w:sz w:val="24"/>
              <w:szCs w:val="24"/>
            </w:rPr>
            <w:delText xml:space="preserve">the </w:delText>
          </w:r>
        </w:del>
      </w:ins>
      <w:ins w:id="293" w:author="Vaughn Shirey" w:date="2023-09-18T10:29:00Z">
        <w:del w:id="294" w:author="Robert Guralnick" w:date="2023-09-28T07:39:00Z">
          <w:r w:rsidR="005D6EC6" w:rsidDel="002F7F59">
            <w:rPr>
              <w:rFonts w:ascii="Times New Roman" w:hAnsi="Times New Roman" w:cs="Times New Roman"/>
              <w:sz w:val="24"/>
              <w:szCs w:val="24"/>
            </w:rPr>
            <w:delText>high mortality</w:delText>
          </w:r>
        </w:del>
      </w:ins>
      <w:ins w:id="295" w:author="Vaughn Shirey" w:date="2023-09-18T10:30:00Z">
        <w:del w:id="296" w:author="Robert Guralnick" w:date="2023-09-28T07:39:00Z">
          <w:r w:rsidR="005315D3" w:rsidDel="002F7F59">
            <w:rPr>
              <w:rFonts w:ascii="Times New Roman" w:hAnsi="Times New Roman" w:cs="Times New Roman"/>
              <w:sz w:val="24"/>
              <w:szCs w:val="24"/>
            </w:rPr>
            <w:delText xml:space="preserve"> of </w:delText>
          </w:r>
        </w:del>
      </w:ins>
      <w:del w:id="297" w:author="Robert Guralnick" w:date="2023-09-28T07:39:00Z">
        <w:r w:rsidR="002D313D" w:rsidDel="002F7F59">
          <w:rPr>
            <w:rFonts w:ascii="Times New Roman" w:hAnsi="Times New Roman" w:cs="Times New Roman"/>
            <w:sz w:val="24"/>
            <w:szCs w:val="24"/>
          </w:rPr>
          <w:delText xml:space="preserve"> </w:delText>
        </w:r>
        <w:r w:rsidR="00CD6CBC" w:rsidDel="002F7F59">
          <w:rPr>
            <w:rFonts w:ascii="Times New Roman" w:hAnsi="Times New Roman" w:cs="Times New Roman"/>
            <w:sz w:val="24"/>
            <w:szCs w:val="24"/>
          </w:rPr>
          <w:delText>Finally</w:delText>
        </w:r>
      </w:del>
      <w:ins w:id="298" w:author="Vaughn Shirey" w:date="2023-09-18T10:30:00Z">
        <w:del w:id="299" w:author="Robert Guralnick" w:date="2023-09-28T07:39:00Z">
          <w:r w:rsidR="00E073E4" w:rsidDel="002F7F59">
            <w:rPr>
              <w:rFonts w:ascii="Times New Roman" w:hAnsi="Times New Roman" w:cs="Times New Roman"/>
              <w:sz w:val="24"/>
              <w:szCs w:val="24"/>
            </w:rPr>
            <w:delText xml:space="preserve">adults. </w:delText>
          </w:r>
        </w:del>
        <w:del w:id="300" w:author="Robert Guralnick" w:date="2023-09-28T07:55:00Z">
          <w:r w:rsidR="00E073E4" w:rsidDel="00474159">
            <w:rPr>
              <w:rFonts w:ascii="Times New Roman" w:hAnsi="Times New Roman" w:cs="Times New Roman"/>
              <w:sz w:val="24"/>
              <w:szCs w:val="24"/>
            </w:rPr>
            <w:delText>Finally</w:delText>
          </w:r>
        </w:del>
      </w:ins>
      <w:del w:id="301" w:author="Robert Guralnick" w:date="2023-09-28T07:55:00Z">
        <w:r w:rsidR="002D313D" w:rsidDel="00474159">
          <w:rPr>
            <w:rFonts w:ascii="Times New Roman" w:hAnsi="Times New Roman" w:cs="Times New Roman"/>
            <w:sz w:val="24"/>
            <w:szCs w:val="24"/>
          </w:rPr>
          <w:delText xml:space="preserve">, </w:delText>
        </w:r>
      </w:del>
      <w:ins w:id="302" w:author="Robert Guralnick" w:date="2023-09-28T07:55:00Z">
        <w:r w:rsidR="00474159">
          <w:rPr>
            <w:rFonts w:ascii="Times New Roman" w:hAnsi="Times New Roman" w:cs="Times New Roman"/>
            <w:sz w:val="24"/>
            <w:szCs w:val="24"/>
          </w:rPr>
          <w:t xml:space="preserve">The key challenge is that </w:t>
        </w:r>
      </w:ins>
      <w:ins w:id="303" w:author="Vaughn Shirey" w:date="2023-09-18T10:30:00Z">
        <w:r w:rsidR="00EE595C">
          <w:rPr>
            <w:rFonts w:ascii="Times New Roman" w:hAnsi="Times New Roman" w:cs="Times New Roman"/>
            <w:sz w:val="24"/>
            <w:szCs w:val="24"/>
          </w:rPr>
          <w:t>decisions made during the processing of presence-only data (including in imputation, censoring</w:t>
        </w:r>
      </w:ins>
      <w:ins w:id="304" w:author="Vaughn Shirey" w:date="2023-09-18T10:31:00Z">
        <w:r w:rsidR="00EE595C">
          <w:rPr>
            <w:rFonts w:ascii="Times New Roman" w:hAnsi="Times New Roman" w:cs="Times New Roman"/>
            <w:sz w:val="24"/>
            <w:szCs w:val="24"/>
          </w:rPr>
          <w:t xml:space="preserve">, and accounting for heterogeneous detection probability, etc.) </w:t>
        </w:r>
      </w:ins>
      <w:del w:id="305" w:author="Vaughn Shirey" w:date="2023-09-18T10:31:00Z">
        <w:r w:rsidR="008C3C08" w:rsidDel="00EE595C">
          <w:rPr>
            <w:rFonts w:ascii="Times New Roman" w:hAnsi="Times New Roman" w:cs="Times New Roman"/>
            <w:sz w:val="24"/>
            <w:szCs w:val="24"/>
          </w:rPr>
          <w:delText>the strategy of imput</w:delText>
        </w:r>
        <w:r w:rsidR="004064B5" w:rsidDel="00EE595C">
          <w:rPr>
            <w:rFonts w:ascii="Times New Roman" w:hAnsi="Times New Roman" w:cs="Times New Roman"/>
            <w:sz w:val="24"/>
            <w:szCs w:val="24"/>
          </w:rPr>
          <w:delText>ing</w:delText>
        </w:r>
        <w:r w:rsidR="008C7D20" w:rsidDel="00EE595C">
          <w:rPr>
            <w:rFonts w:ascii="Times New Roman" w:hAnsi="Times New Roman" w:cs="Times New Roman"/>
            <w:sz w:val="24"/>
            <w:szCs w:val="24"/>
          </w:rPr>
          <w:delText xml:space="preserve"> non-detection</w:delText>
        </w:r>
        <w:r w:rsidR="00C97822" w:rsidDel="00EE595C">
          <w:rPr>
            <w:rFonts w:ascii="Times New Roman" w:hAnsi="Times New Roman" w:cs="Times New Roman"/>
            <w:sz w:val="24"/>
            <w:szCs w:val="24"/>
          </w:rPr>
          <w:delText>s</w:delText>
        </w:r>
        <w:r w:rsidR="008C3C08" w:rsidDel="00EE595C">
          <w:rPr>
            <w:rFonts w:ascii="Times New Roman" w:hAnsi="Times New Roman" w:cs="Times New Roman"/>
            <w:sz w:val="24"/>
            <w:szCs w:val="24"/>
          </w:rPr>
          <w:delText>,</w:delText>
        </w:r>
        <w:r w:rsidR="008C7D20" w:rsidDel="00EE595C">
          <w:rPr>
            <w:rFonts w:ascii="Times New Roman" w:hAnsi="Times New Roman" w:cs="Times New Roman"/>
            <w:sz w:val="24"/>
            <w:szCs w:val="24"/>
          </w:rPr>
          <w:delText xml:space="preserve"> </w:delText>
        </w:r>
        <w:r w:rsidR="00B47E7F" w:rsidDel="00EE595C">
          <w:rPr>
            <w:rFonts w:ascii="Times New Roman" w:hAnsi="Times New Roman" w:cs="Times New Roman"/>
            <w:sz w:val="24"/>
            <w:szCs w:val="24"/>
          </w:rPr>
          <w:delText xml:space="preserve">not </w:delText>
        </w:r>
        <w:r w:rsidR="008C7D20" w:rsidDel="00EE595C">
          <w:rPr>
            <w:rFonts w:ascii="Times New Roman" w:hAnsi="Times New Roman" w:cs="Times New Roman"/>
            <w:sz w:val="24"/>
            <w:szCs w:val="24"/>
          </w:rPr>
          <w:delText>censoring</w:delText>
        </w:r>
        <w:r w:rsidR="00251EB8" w:rsidDel="00EE595C">
          <w:rPr>
            <w:rFonts w:ascii="Times New Roman" w:hAnsi="Times New Roman" w:cs="Times New Roman"/>
            <w:sz w:val="24"/>
            <w:szCs w:val="24"/>
          </w:rPr>
          <w:delText xml:space="preserve"> inference to</w:delText>
        </w:r>
        <w:r w:rsidR="008C7D20" w:rsidDel="00EE595C">
          <w:rPr>
            <w:rFonts w:ascii="Times New Roman" w:hAnsi="Times New Roman" w:cs="Times New Roman"/>
            <w:sz w:val="24"/>
            <w:szCs w:val="24"/>
          </w:rPr>
          <w:delText xml:space="preserve"> </w:delText>
        </w:r>
        <w:r w:rsidR="00251EB8" w:rsidDel="00EE595C">
          <w:rPr>
            <w:rFonts w:ascii="Times New Roman" w:hAnsi="Times New Roman" w:cs="Times New Roman"/>
            <w:sz w:val="24"/>
            <w:szCs w:val="24"/>
          </w:rPr>
          <w:delText xml:space="preserve">regions where </w:delText>
        </w:r>
        <w:r w:rsidR="00B47E7F" w:rsidDel="00EE595C">
          <w:rPr>
            <w:rFonts w:ascii="Times New Roman" w:hAnsi="Times New Roman" w:cs="Times New Roman"/>
            <w:sz w:val="24"/>
            <w:szCs w:val="24"/>
          </w:rPr>
          <w:delText>species</w:delText>
        </w:r>
        <w:r w:rsidR="00251EB8" w:rsidDel="00EE595C">
          <w:rPr>
            <w:rFonts w:ascii="Times New Roman" w:hAnsi="Times New Roman" w:cs="Times New Roman"/>
            <w:sz w:val="24"/>
            <w:szCs w:val="24"/>
          </w:rPr>
          <w:delText xml:space="preserve"> could plausibly occur</w:delText>
        </w:r>
        <w:r w:rsidR="008C3C08" w:rsidDel="00EE595C">
          <w:rPr>
            <w:rFonts w:ascii="Times New Roman" w:hAnsi="Times New Roman" w:cs="Times New Roman"/>
            <w:sz w:val="24"/>
            <w:szCs w:val="24"/>
          </w:rPr>
          <w:delText xml:space="preserve">, </w:delText>
        </w:r>
        <w:r w:rsidR="00C97822" w:rsidDel="00EE595C">
          <w:rPr>
            <w:rFonts w:ascii="Times New Roman" w:hAnsi="Times New Roman" w:cs="Times New Roman"/>
            <w:sz w:val="24"/>
            <w:szCs w:val="24"/>
          </w:rPr>
          <w:delText>and not accounting for heterogeneous detection probability</w:delText>
        </w:r>
        <w:r w:rsidR="008C7D20" w:rsidDel="00EE595C">
          <w:rPr>
            <w:rFonts w:ascii="Times New Roman" w:hAnsi="Times New Roman" w:cs="Times New Roman"/>
            <w:sz w:val="24"/>
            <w:szCs w:val="24"/>
          </w:rPr>
          <w:delText xml:space="preserve"> </w:delText>
        </w:r>
        <w:r w:rsidR="00C97822" w:rsidDel="00EE595C">
          <w:rPr>
            <w:rFonts w:ascii="Times New Roman" w:hAnsi="Times New Roman" w:cs="Times New Roman"/>
            <w:sz w:val="24"/>
            <w:szCs w:val="24"/>
          </w:rPr>
          <w:delText>with</w:delText>
        </w:r>
        <w:r w:rsidR="008C7D20" w:rsidDel="00EE595C">
          <w:rPr>
            <w:rFonts w:ascii="Times New Roman" w:hAnsi="Times New Roman" w:cs="Times New Roman"/>
            <w:sz w:val="24"/>
            <w:szCs w:val="24"/>
          </w:rPr>
          <w:delText xml:space="preserve">in </w:delText>
        </w:r>
        <w:r w:rsidR="00C97822" w:rsidDel="00EE595C">
          <w:rPr>
            <w:rFonts w:ascii="Times New Roman" w:hAnsi="Times New Roman" w:cs="Times New Roman"/>
            <w:sz w:val="24"/>
            <w:szCs w:val="24"/>
          </w:rPr>
          <w:delText xml:space="preserve">an </w:delText>
        </w:r>
        <w:r w:rsidR="008C7D20" w:rsidDel="00EE595C">
          <w:rPr>
            <w:rFonts w:ascii="Times New Roman" w:hAnsi="Times New Roman" w:cs="Times New Roman"/>
            <w:sz w:val="24"/>
            <w:szCs w:val="24"/>
          </w:rPr>
          <w:delText xml:space="preserve">occupancy modeling </w:delText>
        </w:r>
        <w:r w:rsidR="00C97822" w:rsidDel="00EE595C">
          <w:rPr>
            <w:rFonts w:ascii="Times New Roman" w:hAnsi="Times New Roman" w:cs="Times New Roman"/>
            <w:sz w:val="24"/>
            <w:szCs w:val="24"/>
          </w:rPr>
          <w:delText xml:space="preserve">framework </w:delText>
        </w:r>
      </w:del>
      <w:r w:rsidR="008C7D20">
        <w:rPr>
          <w:rFonts w:ascii="Times New Roman" w:hAnsi="Times New Roman" w:cs="Times New Roman"/>
          <w:sz w:val="24"/>
          <w:szCs w:val="24"/>
        </w:rPr>
        <w:t>can produce biased estimates of occupancy trends</w:t>
      </w:r>
      <w:r w:rsidR="00226332">
        <w:rPr>
          <w:rFonts w:ascii="Times New Roman" w:hAnsi="Times New Roman" w:cs="Times New Roman"/>
          <w:sz w:val="24"/>
          <w:szCs w:val="24"/>
        </w:rPr>
        <w:t xml:space="preserve"> with a particular tendency to find declines</w:t>
      </w:r>
      <w:r w:rsidR="00B47E7F">
        <w:rPr>
          <w:rFonts w:ascii="Times New Roman" w:hAnsi="Times New Roman" w:cs="Times New Roman"/>
          <w:sz w:val="24"/>
          <w:szCs w:val="24"/>
        </w:rPr>
        <w:t xml:space="preserve"> </w:t>
      </w:r>
      <w:r w:rsidR="004064B5">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2021)","noteIndex":0},"citationItems":[{"id":495,"uris":["http://zotero.org/users/3183432/items/XE42Y9P9"],"itemData":{"id":495,"type":"article-journal","container-title":"Science","page":"685","title":"Heterogeneity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Jean"}],"issued":{"date-parts":[["2020"]]}}},{"id":255,"uris":["http://zotero.org/users/3183432/items/W9UWDUCJ"],"itemData":{"id":255,"type":"article-journal","container-title":"Biological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ins w:id="306" w:author="Robert Guralnick" w:date="2023-09-28T07:56:00Z">
        <w:r w:rsidR="00B036E2">
          <w:rPr>
            <w:rFonts w:ascii="Times New Roman" w:hAnsi="Times New Roman" w:cs="Times New Roman"/>
            <w:sz w:val="24"/>
            <w:szCs w:val="24"/>
          </w:rPr>
          <w:t>Despite the challenges, there remains a</w:t>
        </w:r>
      </w:ins>
      <w:del w:id="307" w:author="Robert Guralnick" w:date="2023-09-28T07:56:00Z">
        <w:r w:rsidR="00072CE9" w:rsidDel="00B036E2">
          <w:rPr>
            <w:rFonts w:ascii="Times New Roman" w:hAnsi="Times New Roman" w:cs="Times New Roman"/>
            <w:sz w:val="24"/>
            <w:szCs w:val="24"/>
          </w:rPr>
          <w:delText>Underscoring all of these examples is</w:delText>
        </w:r>
        <w:r w:rsidR="00FD18BF" w:rsidDel="00B036E2">
          <w:rPr>
            <w:rFonts w:ascii="Times New Roman" w:hAnsi="Times New Roman" w:cs="Times New Roman"/>
            <w:sz w:val="24"/>
            <w:szCs w:val="24"/>
          </w:rPr>
          <w:delText xml:space="preserve">, given the current biodiversity </w:delText>
        </w:r>
        <w:r w:rsidR="00FD18BF" w:rsidDel="00B036E2">
          <w:rPr>
            <w:rFonts w:ascii="Times New Roman" w:hAnsi="Times New Roman" w:cs="Times New Roman"/>
            <w:sz w:val="24"/>
            <w:szCs w:val="24"/>
          </w:rPr>
          <w:lastRenderedPageBreak/>
          <w:delText>crisis,</w:delText>
        </w:r>
        <w:r w:rsidR="00072CE9" w:rsidDel="00B036E2">
          <w:rPr>
            <w:rFonts w:ascii="Times New Roman" w:hAnsi="Times New Roman" w:cs="Times New Roman"/>
            <w:sz w:val="24"/>
            <w:szCs w:val="24"/>
          </w:rPr>
          <w:delText xml:space="preserve"> the</w:delText>
        </w:r>
      </w:del>
      <w:r w:rsidR="00072CE9">
        <w:rPr>
          <w:rFonts w:ascii="Times New Roman" w:hAnsi="Times New Roman" w:cs="Times New Roman"/>
          <w:sz w:val="24"/>
          <w:szCs w:val="24"/>
        </w:rPr>
        <w:t xml:space="preserve"> </w:t>
      </w:r>
      <w:r w:rsidR="00226332">
        <w:rPr>
          <w:rFonts w:ascii="Times New Roman" w:hAnsi="Times New Roman" w:cs="Times New Roman"/>
          <w:sz w:val="24"/>
          <w:szCs w:val="24"/>
        </w:rPr>
        <w:t xml:space="preserve">pressing need </w:t>
      </w:r>
      <w:r w:rsidR="00072CE9">
        <w:rPr>
          <w:rFonts w:ascii="Times New Roman" w:hAnsi="Times New Roman" w:cs="Times New Roman"/>
          <w:sz w:val="24"/>
          <w:szCs w:val="24"/>
        </w:rPr>
        <w:t xml:space="preserve">for approaches to </w:t>
      </w:r>
      <w:r w:rsidR="00FF3C8F">
        <w:rPr>
          <w:rFonts w:ascii="Times New Roman" w:hAnsi="Times New Roman" w:cs="Times New Roman"/>
          <w:sz w:val="24"/>
          <w:szCs w:val="24"/>
        </w:rPr>
        <w:t xml:space="preserve">produce reliable </w:t>
      </w:r>
      <w:r w:rsidR="00226332">
        <w:rPr>
          <w:rFonts w:ascii="Times New Roman" w:hAnsi="Times New Roman" w:cs="Times New Roman"/>
          <w:sz w:val="24"/>
          <w:szCs w:val="24"/>
        </w:rPr>
        <w:t>trend estimates from presence-only data, by far the most abundant data source, both in the past and likely into the future</w:t>
      </w:r>
      <w:r w:rsidR="00FF3C8F">
        <w:rPr>
          <w:rFonts w:ascii="Times New Roman" w:hAnsi="Times New Roman" w:cs="Times New Roman"/>
          <w:sz w:val="24"/>
          <w:szCs w:val="24"/>
        </w:rPr>
        <w:t xml:space="preserve">. </w:t>
      </w:r>
      <w:r w:rsidR="00226332">
        <w:rPr>
          <w:rFonts w:ascii="Times New Roman" w:hAnsi="Times New Roman" w:cs="Times New Roman"/>
          <w:sz w:val="24"/>
          <w:szCs w:val="24"/>
        </w:rPr>
        <w:t xml:space="preserve"> </w:t>
      </w:r>
    </w:p>
    <w:p w14:paraId="7147EB44" w14:textId="3AC89F98"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396A16" w:rsidRPr="00703517">
        <w:rPr>
          <w:rFonts w:ascii="Times New Roman" w:hAnsi="Times New Roman" w:cs="Times New Roman"/>
          <w:sz w:val="24"/>
          <w:szCs w:val="24"/>
        </w:rPr>
        <w:t xml:space="preserve">ew advances in statistical modeling </w:t>
      </w:r>
      <w:r w:rsidR="00226332">
        <w:rPr>
          <w:rFonts w:ascii="Times New Roman" w:hAnsi="Times New Roman" w:cs="Times New Roman"/>
          <w:sz w:val="24"/>
          <w:szCs w:val="24"/>
        </w:rPr>
        <w:t>to more robustly address these</w:t>
      </w:r>
      <w:r w:rsidR="007B7852">
        <w:rPr>
          <w:rFonts w:ascii="Times New Roman" w:hAnsi="Times New Roman" w:cs="Times New Roman"/>
          <w:sz w:val="24"/>
          <w:szCs w:val="24"/>
        </w:rPr>
        <w:t xml:space="preserve"> </w:t>
      </w:r>
      <w:r w:rsidR="00226332">
        <w:rPr>
          <w:rFonts w:ascii="Times New Roman" w:hAnsi="Times New Roman" w:cs="Times New Roman"/>
          <w:sz w:val="24"/>
          <w:szCs w:val="24"/>
        </w:rPr>
        <w:t xml:space="preserve">biases have the potential to </w:t>
      </w:r>
      <w:r w:rsidR="00396A16" w:rsidRPr="00703517">
        <w:rPr>
          <w:rFonts w:ascii="Times New Roman" w:hAnsi="Times New Roman" w:cs="Times New Roman"/>
          <w:sz w:val="24"/>
          <w:szCs w:val="24"/>
        </w:rPr>
        <w:t xml:space="preserve">unlock the </w:t>
      </w:r>
      <w:r w:rsidR="00226332">
        <w:rPr>
          <w:rFonts w:ascii="Times New Roman" w:hAnsi="Times New Roman" w:cs="Times New Roman"/>
          <w:sz w:val="24"/>
          <w:szCs w:val="24"/>
        </w:rPr>
        <w:t>wealth</w:t>
      </w:r>
      <w:r w:rsidR="00226332" w:rsidRPr="00703517">
        <w:rPr>
          <w:rFonts w:ascii="Times New Roman" w:hAnsi="Times New Roman" w:cs="Times New Roman"/>
          <w:sz w:val="24"/>
          <w:szCs w:val="24"/>
        </w:rPr>
        <w:t xml:space="preserve"> </w:t>
      </w:r>
      <w:r w:rsidR="00396A16" w:rsidRPr="00703517">
        <w:rPr>
          <w:rFonts w:ascii="Times New Roman" w:hAnsi="Times New Roman" w:cs="Times New Roman"/>
          <w:sz w:val="24"/>
          <w:szCs w:val="24"/>
        </w:rPr>
        <w:t xml:space="preserve">of </w:t>
      </w:r>
      <w:r w:rsidR="000048A4">
        <w:rPr>
          <w:rFonts w:ascii="Times New Roman" w:hAnsi="Times New Roman" w:cs="Times New Roman"/>
          <w:sz w:val="24"/>
          <w:szCs w:val="24"/>
        </w:rPr>
        <w:t xml:space="preserve">presence-only </w:t>
      </w:r>
      <w:ins w:id="308" w:author="Vaughn Shirey" w:date="2023-09-18T10:25:00Z">
        <w:r w:rsidR="006C5418">
          <w:rPr>
            <w:rFonts w:ascii="Times New Roman" w:hAnsi="Times New Roman" w:cs="Times New Roman"/>
            <w:sz w:val="24"/>
            <w:szCs w:val="24"/>
          </w:rPr>
          <w:t xml:space="preserve">data </w:t>
        </w:r>
      </w:ins>
      <w:r w:rsidR="00396A16" w:rsidRPr="00703517">
        <w:rPr>
          <w:rFonts w:ascii="Times New Roman" w:hAnsi="Times New Roman" w:cs="Times New Roman"/>
          <w:sz w:val="24"/>
          <w:szCs w:val="24"/>
        </w:rPr>
        <w:t xml:space="preserve">for </w:t>
      </w:r>
      <w:r w:rsidR="00226332">
        <w:rPr>
          <w:rFonts w:ascii="Times New Roman" w:hAnsi="Times New Roman" w:cs="Times New Roman"/>
          <w:sz w:val="24"/>
          <w:szCs w:val="24"/>
        </w:rPr>
        <w:t>inferring population trends, even at continental extents</w:t>
      </w:r>
      <w:r w:rsidR="00396A16" w:rsidRPr="00703517">
        <w:rPr>
          <w:rFonts w:ascii="Times New Roman" w:hAnsi="Times New Roman" w:cs="Times New Roman"/>
          <w:sz w:val="24"/>
          <w:szCs w:val="24"/>
        </w:rPr>
        <w:t xml:space="preserv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2015)","noteIndex":0},"citationItems":[{"id":109,"uris":["http://zotero.org/users/3183432/items/KSTXMUUG"],"itemData":{"id":109,"type":"article-journal","note":"publisher: Elsevier","title":"Applied Hierarchical Modeling in Ecology: Analysis of Distribution, Abundance and Species Richness in R and BUGS","author":[{"family":"Kéry","given":"Marc"},{"family":"Royle","given":"J Andrew"}],"issued":{"date-parts":[["2015"]]}}},{"id":414,"uris":["http://zotero.org/users/3183432/items/GKNDNRSK"],"itemData":{"id":414,"type":"article-journal","container-title":"Ecology","issue":"8","note":"publisher: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absence</w:t>
      </w:r>
      <w:r w:rsidR="00226332">
        <w:rPr>
          <w:rFonts w:ascii="Times New Roman" w:hAnsi="Times New Roman" w:cs="Times New Roman"/>
          <w:sz w:val="24"/>
          <w:szCs w:val="24"/>
        </w:rPr>
        <w:t>, more accurately</w:t>
      </w:r>
      <w:r w:rsidR="0046433D">
        <w:rPr>
          <w:rFonts w:ascii="Times New Roman" w:hAnsi="Times New Roman" w:cs="Times New Roman"/>
          <w:sz w:val="24"/>
          <w:szCs w:val="24"/>
        </w:rPr>
        <w:t xml:space="preserve"> (</w:t>
      </w:r>
      <w:r w:rsidR="00226332">
        <w:rPr>
          <w:rFonts w:ascii="Times New Roman" w:hAnsi="Times New Roman" w:cs="Times New Roman"/>
          <w:sz w:val="24"/>
          <w:szCs w:val="24"/>
        </w:rPr>
        <w:t>and hereafter</w:t>
      </w:r>
      <w:r w:rsidR="00FD18BF">
        <w:rPr>
          <w:rFonts w:ascii="Times New Roman" w:hAnsi="Times New Roman" w:cs="Times New Roman"/>
          <w:sz w:val="24"/>
          <w:szCs w:val="24"/>
        </w:rPr>
        <w:t>)</w:t>
      </w:r>
      <w:r w:rsidR="00226332">
        <w:rPr>
          <w:rFonts w:ascii="Times New Roman" w:hAnsi="Times New Roman" w:cs="Times New Roman"/>
          <w:sz w:val="24"/>
          <w:szCs w:val="24"/>
        </w:rPr>
        <w:t xml:space="preserve"> </w:t>
      </w:r>
      <w:r w:rsidR="0046433D">
        <w:rPr>
          <w:rFonts w:ascii="Times New Roman" w:hAnsi="Times New Roman" w:cs="Times New Roman"/>
          <w:sz w:val="24"/>
          <w:szCs w:val="24"/>
        </w:rPr>
        <w:t>detection</w:t>
      </w:r>
      <w:r w:rsidR="00AA3F49">
        <w:rPr>
          <w:rFonts w:ascii="Times New Roman" w:hAnsi="Times New Roman" w:cs="Times New Roman"/>
          <w:sz w:val="24"/>
          <w:szCs w:val="24"/>
        </w:rPr>
        <w:t>/</w:t>
      </w:r>
      <w:r w:rsidR="0046433D">
        <w:rPr>
          <w:rFonts w:ascii="Times New Roman" w:hAnsi="Times New Roman" w:cs="Times New Roman"/>
          <w:sz w:val="24"/>
          <w:szCs w:val="24"/>
        </w:rPr>
        <w:t>non</w:t>
      </w:r>
      <w:r w:rsidR="00AA3F49">
        <w:rPr>
          <w:rFonts w:ascii="Times New Roman" w:hAnsi="Times New Roman" w:cs="Times New Roman"/>
          <w:sz w:val="24"/>
          <w:szCs w:val="24"/>
        </w:rPr>
        <w:t>-</w:t>
      </w:r>
      <w:r w:rsidR="0046433D">
        <w:rPr>
          <w:rFonts w:ascii="Times New Roman" w:hAnsi="Times New Roman" w:cs="Times New Roman"/>
          <w:sz w:val="24"/>
          <w:szCs w:val="24"/>
        </w:rPr>
        <w:t>detection</w:t>
      </w:r>
      <w:r w:rsidR="00C24AA6" w:rsidRPr="00703517">
        <w:rPr>
          <w:rFonts w:ascii="Times New Roman" w:hAnsi="Times New Roman" w:cs="Times New Roman"/>
          <w:sz w:val="24"/>
          <w:szCs w:val="24"/>
        </w:rPr>
        <w:t xml:space="preserve">, where sites </w:t>
      </w:r>
      <w:r w:rsidR="0046433D">
        <w:rPr>
          <w:rFonts w:ascii="Times New Roman" w:hAnsi="Times New Roman" w:cs="Times New Roman"/>
          <w:sz w:val="24"/>
          <w:szCs w:val="24"/>
        </w:rPr>
        <w:t>are</w:t>
      </w:r>
      <w:r w:rsidR="0046433D" w:rsidRPr="00703517">
        <w:rPr>
          <w:rFonts w:ascii="Times New Roman" w:hAnsi="Times New Roman" w:cs="Times New Roman"/>
          <w:sz w:val="24"/>
          <w:szCs w:val="24"/>
        </w:rPr>
        <w:t xml:space="preserve"> </w:t>
      </w:r>
      <w:r w:rsidR="00C24AA6" w:rsidRPr="00703517">
        <w:rPr>
          <w:rFonts w:ascii="Times New Roman" w:hAnsi="Times New Roman" w:cs="Times New Roman"/>
          <w:sz w:val="24"/>
          <w:szCs w:val="24"/>
        </w:rPr>
        <w:t>repeated</w:t>
      </w:r>
      <w:r w:rsidR="00226332">
        <w:rPr>
          <w:rFonts w:ascii="Times New Roman" w:hAnsi="Times New Roman" w:cs="Times New Roman"/>
          <w:sz w:val="24"/>
          <w:szCs w:val="24"/>
        </w:rPr>
        <w:t>ly</w:t>
      </w:r>
      <w:r w:rsidR="00C24AA6" w:rsidRPr="00703517">
        <w:rPr>
          <w:rFonts w:ascii="Times New Roman" w:hAnsi="Times New Roman" w:cs="Times New Roman"/>
          <w:sz w:val="24"/>
          <w:szCs w:val="24"/>
        </w:rPr>
        <w:t xml:space="preserve"> visited and </w:t>
      </w:r>
      <w:r w:rsidR="00226332">
        <w:rPr>
          <w:rFonts w:ascii="Times New Roman" w:hAnsi="Times New Roman" w:cs="Times New Roman"/>
          <w:sz w:val="24"/>
          <w:szCs w:val="24"/>
        </w:rPr>
        <w:t xml:space="preserve">the </w:t>
      </w:r>
      <w:r w:rsidR="00C24AA6" w:rsidRPr="00703517">
        <w:rPr>
          <w:rFonts w:ascii="Times New Roman" w:hAnsi="Times New Roman" w:cs="Times New Roman"/>
          <w:sz w:val="24"/>
          <w:szCs w:val="24"/>
        </w:rPr>
        <w:t xml:space="preserve">patterns in </w:t>
      </w:r>
      <w:r w:rsidR="00226332">
        <w:rPr>
          <w:rFonts w:ascii="Times New Roman" w:hAnsi="Times New Roman" w:cs="Times New Roman"/>
          <w:sz w:val="24"/>
          <w:szCs w:val="24"/>
        </w:rPr>
        <w:t>a</w:t>
      </w:r>
      <w:r w:rsidR="00C24AA6" w:rsidRPr="00703517">
        <w:rPr>
          <w:rFonts w:ascii="Times New Roman" w:hAnsi="Times New Roman" w:cs="Times New Roman"/>
          <w:sz w:val="24"/>
          <w:szCs w:val="24"/>
        </w:rPr>
        <w:t xml:space="preserve"> series of detections and non-detections </w:t>
      </w:r>
      <w:r w:rsidR="0046433D">
        <w:rPr>
          <w:rFonts w:ascii="Times New Roman" w:hAnsi="Times New Roman" w:cs="Times New Roman"/>
          <w:sz w:val="24"/>
          <w:szCs w:val="24"/>
        </w:rPr>
        <w:t>across all visits are</w:t>
      </w:r>
      <w:r w:rsidR="00C24AA6" w:rsidRPr="00703517">
        <w:rPr>
          <w:rFonts w:ascii="Times New Roman" w:hAnsi="Times New Roman" w:cs="Times New Roman"/>
          <w:sz w:val="24"/>
          <w:szCs w:val="24"/>
        </w:rPr>
        <w:t xml:space="preserve"> used to</w:t>
      </w:r>
      <w:r w:rsidR="0046433D">
        <w:rPr>
          <w:rFonts w:ascii="Times New Roman" w:hAnsi="Times New Roman" w:cs="Times New Roman"/>
          <w:sz w:val="24"/>
          <w:szCs w:val="24"/>
        </w:rPr>
        <w:t xml:space="preserve"> model occupancy patterns by </w:t>
      </w:r>
      <w:r w:rsidR="00C24AA6" w:rsidRPr="00703517">
        <w:rPr>
          <w:rFonts w:ascii="Times New Roman" w:hAnsi="Times New Roman" w:cs="Times New Roman"/>
          <w:sz w:val="24"/>
          <w:szCs w:val="24"/>
        </w:rPr>
        <w:t>disentangl</w:t>
      </w:r>
      <w:r w:rsidR="0046433D">
        <w:rPr>
          <w:rFonts w:ascii="Times New Roman" w:hAnsi="Times New Roman" w:cs="Times New Roman"/>
          <w:sz w:val="24"/>
          <w:szCs w:val="24"/>
        </w:rPr>
        <w:t>ing</w:t>
      </w:r>
      <w:r w:rsidR="00C24AA6" w:rsidRPr="00703517">
        <w:rPr>
          <w:rFonts w:ascii="Times New Roman" w:hAnsi="Times New Roman" w:cs="Times New Roman"/>
          <w:sz w:val="24"/>
          <w:szCs w:val="24"/>
        </w:rPr>
        <w:t xml:space="preserve"> the </w:t>
      </w:r>
      <w:r w:rsidR="0046433D">
        <w:rPr>
          <w:rFonts w:ascii="Times New Roman" w:hAnsi="Times New Roman" w:cs="Times New Roman"/>
          <w:sz w:val="24"/>
          <w:szCs w:val="24"/>
        </w:rPr>
        <w:t xml:space="preserve">observation </w:t>
      </w:r>
      <w:r w:rsidR="00C24AA6" w:rsidRPr="00703517">
        <w:rPr>
          <w:rFonts w:ascii="Times New Roman" w:hAnsi="Times New Roman" w:cs="Times New Roman"/>
          <w:sz w:val="24"/>
          <w:szCs w:val="24"/>
        </w:rPr>
        <w:t xml:space="preserve">process from </w:t>
      </w:r>
      <w:r w:rsidR="00FD18BF">
        <w:rPr>
          <w:rFonts w:ascii="Times New Roman" w:hAnsi="Times New Roman" w:cs="Times New Roman"/>
          <w:sz w:val="24"/>
          <w:szCs w:val="24"/>
        </w:rPr>
        <w:t xml:space="preserve">underlying </w:t>
      </w:r>
      <w:r w:rsidR="0046433D">
        <w:rPr>
          <w:rFonts w:ascii="Times New Roman" w:hAnsi="Times New Roman" w:cs="Times New Roman"/>
          <w:sz w:val="24"/>
          <w:szCs w:val="24"/>
        </w:rPr>
        <w:t>ecological patterns</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6433D">
        <w:rPr>
          <w:rFonts w:ascii="Times New Roman" w:hAnsi="Times New Roman" w:cs="Times New Roman"/>
          <w:sz w:val="24"/>
          <w:szCs w:val="24"/>
        </w:rPr>
        <w:t>Yet occupancy models demand non</w:t>
      </w:r>
      <w:r w:rsidR="003356D7">
        <w:rPr>
          <w:rFonts w:ascii="Times New Roman" w:hAnsi="Times New Roman" w:cs="Times New Roman"/>
          <w:sz w:val="24"/>
          <w:szCs w:val="24"/>
        </w:rPr>
        <w:t>-</w:t>
      </w:r>
      <w:r w:rsidR="0046433D">
        <w:rPr>
          <w:rFonts w:ascii="Times New Roman" w:hAnsi="Times New Roman" w:cs="Times New Roman"/>
          <w:sz w:val="24"/>
          <w:szCs w:val="24"/>
        </w:rPr>
        <w:t xml:space="preserve">detection data (specifically, zeros for all species in the community when not observed) and so their use with presence-only data has traditionally been </w:t>
      </w:r>
      <w:r w:rsidR="00BB2CD6">
        <w:rPr>
          <w:rFonts w:ascii="Times New Roman" w:hAnsi="Times New Roman" w:cs="Times New Roman"/>
          <w:sz w:val="24"/>
          <w:szCs w:val="24"/>
        </w:rPr>
        <w:t xml:space="preserve">considered </w:t>
      </w:r>
      <w:r w:rsidR="0046433D">
        <w:rPr>
          <w:rFonts w:ascii="Times New Roman" w:hAnsi="Times New Roman" w:cs="Times New Roman"/>
          <w:sz w:val="24"/>
          <w:szCs w:val="24"/>
        </w:rPr>
        <w:t xml:space="preserve">inappropriate. Recently, proposals for the use of occupancy models </w:t>
      </w:r>
      <w:r w:rsidR="00AB6932">
        <w:rPr>
          <w:rFonts w:ascii="Times New Roman" w:hAnsi="Times New Roman" w:cs="Times New Roman"/>
          <w:sz w:val="24"/>
          <w:szCs w:val="24"/>
        </w:rPr>
        <w:t>with</w:t>
      </w:r>
      <w:r w:rsidR="0046433D">
        <w:rPr>
          <w:rFonts w:ascii="Times New Roman" w:hAnsi="Times New Roman" w:cs="Times New Roman"/>
          <w:sz w:val="24"/>
          <w:szCs w:val="24"/>
        </w:rPr>
        <w:t xml:space="preserve"> presence-only data center on </w:t>
      </w:r>
      <w:r w:rsidR="00AB6932">
        <w:rPr>
          <w:rFonts w:ascii="Times New Roman" w:hAnsi="Times New Roman" w:cs="Times New Roman"/>
          <w:sz w:val="24"/>
          <w:szCs w:val="24"/>
        </w:rPr>
        <w:t xml:space="preserve">explicit additions </w:t>
      </w:r>
      <w:r w:rsidR="0046433D">
        <w:rPr>
          <w:rFonts w:ascii="Times New Roman" w:hAnsi="Times New Roman" w:cs="Times New Roman"/>
          <w:sz w:val="24"/>
          <w:szCs w:val="24"/>
        </w:rPr>
        <w:t xml:space="preserve">of zeros in the data set by leveraging records of other species </w:t>
      </w:r>
      <w:del w:id="309" w:author="Vaughn Shirey" w:date="2023-09-18T10:38:00Z">
        <w:r w:rsidR="00261298" w:rsidDel="00BA6929">
          <w:rPr>
            <w:rFonts w:ascii="Times New Roman" w:hAnsi="Times New Roman" w:cs="Times New Roman"/>
            <w:sz w:val="24"/>
            <w:szCs w:val="24"/>
          </w:rPr>
          <w:delText xml:space="preserve">has been used </w:delText>
        </w:r>
        <w:r w:rsidR="0046433D" w:rsidDel="00BA6929">
          <w:rPr>
            <w:rFonts w:ascii="Times New Roman" w:hAnsi="Times New Roman" w:cs="Times New Roman"/>
            <w:sz w:val="24"/>
            <w:szCs w:val="24"/>
          </w:rPr>
          <w:delText xml:space="preserve">as a proxy for effort </w:delText>
        </w:r>
      </w:del>
      <w:r w:rsidR="003C793A">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{"citationID":"3lX3qcC9","properties":{"formattedCitation":"(Guzman {\\i{}et al.} 2021; Jackson {\\i{}et al.} 2022)","plainCitation":"(Guzman et al. 2021; Jackson et al. 2022)","noteIndex":0},"citationItems":[{"id":255,"uris":["http://zotero.org/users/3183432/items/W9UWDUCJ"],"itemData":{"id":255,"type":"article-journal","container-title":"Biological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K"}],"issued":{"date-parts":[["2021"]]}}},{"id":288,"uris":["http://zotero.org/users/3183432/items/9I2V6R3X"],"itemData":{"id":288,"type":"article-journal","container-title":"Biology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3C793A">
        <w:rPr>
          <w:rFonts w:ascii="Times New Roman" w:hAnsi="Times New Roman" w:cs="Times New Roman"/>
          <w:sz w:val="24"/>
          <w:szCs w:val="24"/>
        </w:rPr>
        <w:fldChar w:fldCharType="separate"/>
      </w:r>
      <w:r w:rsidR="003C793A" w:rsidRPr="003C793A">
        <w:rPr>
          <w:rFonts w:ascii="Times New Roman" w:hAnsi="Times New Roman" w:cs="Times New Roman"/>
          <w:sz w:val="24"/>
          <w:szCs w:val="24"/>
        </w:rPr>
        <w:t xml:space="preserve">(Guzman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2021; Jackson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2022)</w:t>
      </w:r>
      <w:r w:rsidR="003C793A">
        <w:rPr>
          <w:rFonts w:ascii="Times New Roman" w:hAnsi="Times New Roman" w:cs="Times New Roman"/>
          <w:sz w:val="24"/>
          <w:szCs w:val="24"/>
        </w:rPr>
        <w:fldChar w:fldCharType="end"/>
      </w:r>
      <w:r w:rsidR="008F6A6F">
        <w:rPr>
          <w:rFonts w:ascii="Times New Roman" w:hAnsi="Times New Roman" w:cs="Times New Roman"/>
          <w:sz w:val="24"/>
          <w:szCs w:val="24"/>
        </w:rPr>
        <w:t>.</w:t>
      </w:r>
      <w:r w:rsidR="00AB6932">
        <w:rPr>
          <w:rFonts w:ascii="Times New Roman" w:hAnsi="Times New Roman" w:cs="Times New Roman"/>
          <w:sz w:val="24"/>
          <w:szCs w:val="24"/>
        </w:rPr>
        <w:t xml:space="preserve"> A</w:t>
      </w:r>
      <w:r w:rsidR="00AF1026">
        <w:rPr>
          <w:rFonts w:ascii="Times New Roman" w:hAnsi="Times New Roman" w:cs="Times New Roman"/>
          <w:sz w:val="24"/>
          <w:szCs w:val="24"/>
        </w:rPr>
        <w:t xml:space="preserve"> recent simulation study has confirmed that, </w:t>
      </w:r>
      <w:r w:rsidR="00AB6932">
        <w:rPr>
          <w:rFonts w:ascii="Times New Roman" w:hAnsi="Times New Roman" w:cs="Times New Roman"/>
          <w:sz w:val="24"/>
          <w:szCs w:val="24"/>
        </w:rPr>
        <w:t>when multiple species records in the same location are used as a proxy for community sampling</w:t>
      </w:r>
      <w:r w:rsidR="00AF1026">
        <w:rPr>
          <w:rFonts w:ascii="Times New Roman" w:hAnsi="Times New Roman" w:cs="Times New Roman"/>
          <w:sz w:val="24"/>
          <w:szCs w:val="24"/>
        </w:rPr>
        <w:t xml:space="preserve">, </w:t>
      </w:r>
      <w:r w:rsidR="00AB6932">
        <w:rPr>
          <w:rFonts w:ascii="Times New Roman" w:hAnsi="Times New Roman" w:cs="Times New Roman"/>
          <w:sz w:val="24"/>
          <w:szCs w:val="24"/>
        </w:rPr>
        <w:t xml:space="preserve">the inference of zeros in an occupancy modeling framework provides robust </w:t>
      </w:r>
      <w:r w:rsidR="00AF1026">
        <w:rPr>
          <w:rFonts w:ascii="Times New Roman" w:hAnsi="Times New Roman" w:cs="Times New Roman"/>
          <w:sz w:val="24"/>
          <w:szCs w:val="24"/>
        </w:rPr>
        <w:t>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{"citationID":"acyLT6lU","properties":{"formattedCitation":"(Shirey {\\i{}et al.} 2022a)","plainCitation":"(Shirey et al. 2022a)","noteIndex":0},"citationItems":[{"id":199,"uris":["http://zotero.org/users/3183432/items/AWJTK625"],"itemData":{"id":199,"type":"article-journal","container-title":"Methods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r w:rsidR="00AA1279">
        <w:rPr>
          <w:rFonts w:ascii="Times New Roman" w:hAnsi="Times New Roman" w:cs="Times New Roman"/>
          <w:sz w:val="24"/>
          <w:szCs w:val="24"/>
        </w:rPr>
        <w:t xml:space="preserve">This approach is increasing in popularity and has already been used to </w:t>
      </w:r>
      <w:r w:rsidR="006D01CF">
        <w:rPr>
          <w:rFonts w:ascii="Times New Roman" w:hAnsi="Times New Roman" w:cs="Times New Roman"/>
          <w:sz w:val="24"/>
          <w:szCs w:val="24"/>
        </w:rPr>
        <w:t>reconstruct sensible</w:t>
      </w:r>
      <w:r w:rsidR="00EC288C">
        <w:rPr>
          <w:rFonts w:ascii="Times New Roman" w:hAnsi="Times New Roman" w:cs="Times New Roman"/>
          <w:sz w:val="24"/>
          <w:szCs w:val="24"/>
        </w:rPr>
        <w:t xml:space="preserve"> ecological trends from presence-only data using </w:t>
      </w:r>
      <w:r w:rsidR="007443C9">
        <w:rPr>
          <w:rFonts w:ascii="Times New Roman" w:hAnsi="Times New Roman" w:cs="Times New Roman"/>
          <w:sz w:val="24"/>
          <w:szCs w:val="24"/>
        </w:rPr>
        <w:t>these</w:t>
      </w:r>
      <w:r w:rsidR="00AA1279">
        <w:rPr>
          <w:rFonts w:ascii="Times New Roman" w:hAnsi="Times New Roman" w:cs="Times New Roman"/>
          <w:sz w:val="24"/>
          <w:szCs w:val="24"/>
        </w:rPr>
        <w:t xml:space="preserve"> and other non-standardized </w:t>
      </w:r>
      <w:r w:rsidR="00EC288C">
        <w:rPr>
          <w:rFonts w:ascii="Times New Roman" w:hAnsi="Times New Roman" w:cs="Times New Roman"/>
          <w:sz w:val="24"/>
          <w:szCs w:val="24"/>
        </w:rPr>
        <w:t xml:space="preserve">datasets </w:t>
      </w:r>
      <w:r w:rsidR="00A862E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2022)","noteIndex":0},"citationItems":[{"id":309,"uris":["http://zotero.org/users/3183432/items/ZVFUSF5B"],"itemData":{"id":309,"type":"article-journal","abstract":"Abstract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E."},{"family":"Hof","given":"Christian"}],"issued":{"date-parts":[["2022"]]}}},{"id":288,"uris":["http://zotero.org/users/3183432/items/9I2V6R3X"],"itemData":{"id":288,"type":"article-journal","container-title":"Biology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K"}],"issued":{"date-parts":[["2022"]]}}},{"id":828,"uris":["http://zotero.org/users/3183432/items/DFW9IVKX"],"itemData":{"id":828,"type":"article-journal","container-title":"Insect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JB"}],"issued":{"date-parts":[["2021"]]}}},{"id":16,"uris":["http://zotero.org/users/3183432/items/ERGFU5GW"],"itemData":{"id":16,"type":"article-journal","abstract":"Many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3C4AE5B2" w14:textId="7DD2F860" w:rsidR="00633906" w:rsidRDefault="00341DE7" w:rsidP="00B036E2">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Here, we used an occupancy-detection approach to account for </w:t>
      </w:r>
      <w:del w:id="310" w:author="Robert Guralnick" w:date="2023-09-28T07:58:00Z">
        <w:r w:rsidRPr="00703517" w:rsidDel="00B036E2">
          <w:rPr>
            <w:rFonts w:ascii="Times New Roman" w:hAnsi="Times New Roman" w:cs="Times New Roman"/>
            <w:sz w:val="24"/>
            <w:szCs w:val="24"/>
          </w:rPr>
          <w:delText>a complex</w:delText>
        </w:r>
        <w:r w:rsidR="00863C69" w:rsidRPr="00703517" w:rsidDel="00B036E2">
          <w:rPr>
            <w:rFonts w:ascii="Times New Roman" w:hAnsi="Times New Roman" w:cs="Times New Roman"/>
            <w:sz w:val="24"/>
            <w:szCs w:val="24"/>
          </w:rPr>
          <w:delText xml:space="preserve"> and undocumented</w:delText>
        </w:r>
        <w:r w:rsidRPr="00703517" w:rsidDel="00B036E2">
          <w:rPr>
            <w:rFonts w:ascii="Times New Roman" w:hAnsi="Times New Roman" w:cs="Times New Roman"/>
            <w:sz w:val="24"/>
            <w:szCs w:val="24"/>
          </w:rPr>
          <w:delText xml:space="preserve"> </w:delText>
        </w:r>
      </w:del>
      <w:r w:rsidRPr="00703517">
        <w:rPr>
          <w:rFonts w:ascii="Times New Roman" w:hAnsi="Times New Roman" w:cs="Times New Roman"/>
          <w:sz w:val="24"/>
          <w:szCs w:val="24"/>
        </w:rPr>
        <w:t>detection process</w:t>
      </w:r>
      <w:ins w:id="311" w:author="Robert Guralnick" w:date="2023-09-28T07:58:00Z">
        <w:r w:rsidR="00B036E2">
          <w:rPr>
            <w:rFonts w:ascii="Times New Roman" w:hAnsi="Times New Roman" w:cs="Times New Roman"/>
            <w:sz w:val="24"/>
            <w:szCs w:val="24"/>
          </w:rPr>
          <w:t>es in order</w:t>
        </w:r>
      </w:ins>
      <w:r w:rsidRPr="00703517">
        <w:rPr>
          <w:rFonts w:ascii="Times New Roman" w:hAnsi="Times New Roman" w:cs="Times New Roman"/>
          <w:sz w:val="24"/>
          <w:szCs w:val="24"/>
        </w:rPr>
        <w:t xml:space="preserve">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w:t>
      </w:r>
      <w:r w:rsidRPr="00703517">
        <w:rPr>
          <w:rFonts w:ascii="Times New Roman" w:hAnsi="Times New Roman" w:cs="Times New Roman"/>
          <w:sz w:val="24"/>
          <w:szCs w:val="24"/>
        </w:rPr>
        <w:lastRenderedPageBreak/>
        <w:t>of changes in minimum temperature</w:t>
      </w:r>
      <w:r w:rsidR="009F3786">
        <w:rPr>
          <w:rFonts w:ascii="Times New Roman" w:hAnsi="Times New Roman" w:cs="Times New Roman"/>
          <w:sz w:val="24"/>
          <w:szCs w:val="24"/>
        </w:rPr>
        <w:t xml:space="preserve"> </w:t>
      </w:r>
      <w:r w:rsidRPr="00703517">
        <w:rPr>
          <w:rFonts w:ascii="Times New Roman" w:hAnsi="Times New Roman" w:cs="Times New Roman"/>
          <w:sz w:val="24"/>
          <w:szCs w:val="24"/>
        </w:rPr>
        <w:t xml:space="preserve">on species-specific occupancy patterns through space and time. </w:t>
      </w:r>
      <w:ins w:id="312" w:author="Vaughn Shirey" w:date="2023-09-18T10:36:00Z">
        <w:r w:rsidR="00BA6929">
          <w:rPr>
            <w:rFonts w:ascii="Times New Roman" w:hAnsi="Times New Roman" w:cs="Times New Roman"/>
            <w:sz w:val="24"/>
            <w:szCs w:val="24"/>
          </w:rPr>
          <w:t xml:space="preserve">We focus on minimum temperature since it is likely a limiting factor which prevents southern species from poleward range expansion and is also a critical component of constructing </w:t>
        </w:r>
      </w:ins>
      <w:proofErr w:type="gramStart"/>
      <w:ins w:id="313" w:author="Vaughn Shirey" w:date="2023-09-18T10:37:00Z">
        <w:r w:rsidR="00BA6929">
          <w:rPr>
            <w:rFonts w:ascii="Times New Roman" w:hAnsi="Times New Roman" w:cs="Times New Roman"/>
            <w:sz w:val="24"/>
            <w:szCs w:val="24"/>
          </w:rPr>
          <w:t>aforementioned overwintering</w:t>
        </w:r>
        <w:proofErr w:type="gramEnd"/>
        <w:r w:rsidR="00BA6929">
          <w:rPr>
            <w:rFonts w:ascii="Times New Roman" w:hAnsi="Times New Roman" w:cs="Times New Roman"/>
            <w:sz w:val="24"/>
            <w:szCs w:val="24"/>
          </w:rPr>
          <w:t xml:space="preserve"> habitat for butterflies in the boreal and Arctic.</w:t>
        </w:r>
      </w:ins>
      <w:ins w:id="314" w:author="Vaughn Shirey" w:date="2023-09-18T10:36:00Z">
        <w:r w:rsidR="00BA6929">
          <w:rPr>
            <w:rFonts w:ascii="Times New Roman" w:hAnsi="Times New Roman" w:cs="Times New Roman"/>
            <w:sz w:val="24"/>
            <w:szCs w:val="24"/>
          </w:rPr>
          <w:t xml:space="preserve"> </w:t>
        </w:r>
      </w:ins>
      <w:r w:rsidR="00083BA6">
        <w:rPr>
          <w:rFonts w:ascii="Times New Roman" w:hAnsi="Times New Roman" w:cs="Times New Roman"/>
          <w:sz w:val="24"/>
          <w:szCs w:val="24"/>
        </w:rPr>
        <w:t xml:space="preserve">A rich body of </w:t>
      </w:r>
      <w:r w:rsidR="00697114">
        <w:rPr>
          <w:rFonts w:ascii="Times New Roman" w:hAnsi="Times New Roman" w:cs="Times New Roman"/>
          <w:sz w:val="24"/>
          <w:szCs w:val="24"/>
        </w:rPr>
        <w:t xml:space="preserve">research </w:t>
      </w:r>
      <w:r w:rsidR="00083BA6">
        <w:rPr>
          <w:rFonts w:ascii="Times New Roman" w:hAnsi="Times New Roman" w:cs="Times New Roman"/>
          <w:sz w:val="24"/>
          <w:szCs w:val="24"/>
        </w:rPr>
        <w:t>from Europe</w:t>
      </w:r>
      <w:r w:rsidR="00AA1279">
        <w:rPr>
          <w:rFonts w:ascii="Times New Roman" w:hAnsi="Times New Roman" w:cs="Times New Roman"/>
          <w:sz w:val="24"/>
          <w:szCs w:val="24"/>
        </w:rPr>
        <w:t xml:space="preserve"> </w:t>
      </w:r>
      <w:r w:rsidR="00AA1279">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{"citationID":"td7YaRfw","properties":{"formattedCitation":"(Parmesan {\\i{}et al.} 1999; Hill {\\i{}et al.} 2002; P\\uc0\\u246{}yry {\\i{}et al.} 2009)","plainCitation":"(Parmesan et al. 1999; Hill et al. 2002; Pöyry et al. 2009)","noteIndex":0},"citationItems":[{"id":145,"uris":["http://zotero.org/users/3183432/items/LIEDDE93"],"itemData":{"id":145,"type":"article-journal","abstract":"Mean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165,"uris":["http://zotero.org/users/3183432/items/GVU9MUZF"],"itemData":{"id":165,"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324,"uris":["http://zotero.org/users/3183432/items/DN2IZB3B"],"itemData":{"id":324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AA12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(Parmesan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1999; Hill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2002; Pöyry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2009)</w:t>
      </w:r>
      <w:r w:rsidR="00AA1279">
        <w:rPr>
          <w:rFonts w:ascii="Times New Roman" w:hAnsi="Times New Roman" w:cs="Times New Roman"/>
          <w:sz w:val="24"/>
          <w:szCs w:val="24"/>
        </w:rPr>
        <w:fldChar w:fldCharType="end"/>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based on </w:t>
      </w:r>
      <w:r w:rsidR="00083BA6">
        <w:rPr>
          <w:rFonts w:ascii="Times New Roman" w:hAnsi="Times New Roman" w:cs="Times New Roman"/>
          <w:sz w:val="24"/>
          <w:szCs w:val="24"/>
        </w:rPr>
        <w:t>structured surveys</w:t>
      </w:r>
      <w:r w:rsidR="009A32C1">
        <w:rPr>
          <w:rFonts w:ascii="Times New Roman" w:hAnsi="Times New Roman" w:cs="Times New Roman"/>
          <w:sz w:val="24"/>
          <w:szCs w:val="24"/>
        </w:rPr>
        <w:t>, where effort is known and all individuals observed are recorded,</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is </w:t>
      </w:r>
      <w:r w:rsidR="009A32C1">
        <w:rPr>
          <w:rFonts w:ascii="Times New Roman" w:hAnsi="Times New Roman" w:cs="Times New Roman"/>
          <w:sz w:val="24"/>
          <w:szCs w:val="24"/>
        </w:rPr>
        <w:t>available</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and serves </w:t>
      </w:r>
      <w:r w:rsidR="00083BA6">
        <w:rPr>
          <w:rFonts w:ascii="Times New Roman" w:hAnsi="Times New Roman" w:cs="Times New Roman"/>
          <w:sz w:val="24"/>
          <w:szCs w:val="24"/>
        </w:rPr>
        <w:t xml:space="preserve">as a guidepost for our </w:t>
      </w:r>
      <w:r w:rsidR="009A32C1" w:rsidRPr="004D12A0">
        <w:rPr>
          <w:rFonts w:ascii="Times New Roman" w:hAnsi="Times New Roman" w:cs="Times New Roman"/>
          <w:i/>
          <w:sz w:val="24"/>
          <w:szCs w:val="24"/>
        </w:rPr>
        <w:t>a prior</w:t>
      </w:r>
      <w:r w:rsidR="004D12A0">
        <w:rPr>
          <w:rFonts w:ascii="Times New Roman" w:hAnsi="Times New Roman" w:cs="Times New Roman"/>
          <w:i/>
          <w:sz w:val="24"/>
          <w:szCs w:val="24"/>
        </w:rPr>
        <w:t>i</w:t>
      </w:r>
      <w:r w:rsidR="009A32C1" w:rsidRPr="009A32C1">
        <w:rPr>
          <w:rFonts w:ascii="Times New Roman" w:hAnsi="Times New Roman" w:cs="Times New Roman"/>
          <w:i/>
          <w:sz w:val="24"/>
          <w:szCs w:val="24"/>
        </w:rPr>
        <w:t xml:space="preserve"> </w:t>
      </w:r>
      <w:r w:rsidR="009A32C1">
        <w:rPr>
          <w:rFonts w:ascii="Times New Roman" w:hAnsi="Times New Roman" w:cs="Times New Roman"/>
          <w:sz w:val="24"/>
          <w:szCs w:val="24"/>
        </w:rPr>
        <w:t>hypotheses of general expectations in these polar and sub-polar climates</w:t>
      </w:r>
      <w:r w:rsidR="00083BA6">
        <w:rPr>
          <w:rFonts w:ascii="Times New Roman" w:hAnsi="Times New Roman" w:cs="Times New Roman"/>
          <w:sz w:val="24"/>
          <w:szCs w:val="24"/>
        </w:rPr>
        <w:t xml:space="preserve">. </w:t>
      </w:r>
      <w:r w:rsidRPr="00703517">
        <w:rPr>
          <w:rFonts w:ascii="Times New Roman" w:hAnsi="Times New Roman" w:cs="Times New Roman"/>
          <w:sz w:val="24"/>
          <w:szCs w:val="24"/>
        </w:rPr>
        <w:t xml:space="preserve">Following </w:t>
      </w:r>
      <w:ins w:id="315" w:author="Robert Guralnick" w:date="2023-09-28T07:59:00Z">
        <w:r w:rsidR="00B036E2">
          <w:rPr>
            <w:rFonts w:ascii="Times New Roman" w:hAnsi="Times New Roman" w:cs="Times New Roman"/>
            <w:sz w:val="24"/>
            <w:szCs w:val="24"/>
          </w:rPr>
          <w:t xml:space="preserve">previously </w:t>
        </w:r>
      </w:ins>
      <w:r w:rsidR="004D12A0">
        <w:rPr>
          <w:rFonts w:ascii="Times New Roman" w:hAnsi="Times New Roman" w:cs="Times New Roman"/>
          <w:sz w:val="24"/>
          <w:szCs w:val="24"/>
        </w:rPr>
        <w:t>observed trends</w:t>
      </w:r>
      <w:r w:rsidRPr="00703517">
        <w:rPr>
          <w:rFonts w:ascii="Times New Roman" w:hAnsi="Times New Roman" w:cs="Times New Roman"/>
          <w:sz w:val="24"/>
          <w:szCs w:val="24"/>
        </w:rPr>
        <w:t>, we hypothesized that warm-associated species are</w:t>
      </w:r>
      <w:del w:id="316" w:author="Vaughn Shirey" w:date="2023-09-18T10:39:00Z">
        <w:r w:rsidRPr="00703517" w:rsidDel="00BA6929">
          <w:rPr>
            <w:rFonts w:ascii="Times New Roman" w:hAnsi="Times New Roman" w:cs="Times New Roman"/>
            <w:sz w:val="24"/>
            <w:szCs w:val="24"/>
          </w:rPr>
          <w:delText xml:space="preserve"> </w:delText>
        </w:r>
        <w:r w:rsidR="00697114" w:rsidDel="00BA6929">
          <w:rPr>
            <w:rFonts w:ascii="Times New Roman" w:hAnsi="Times New Roman" w:cs="Times New Roman"/>
            <w:sz w:val="24"/>
            <w:szCs w:val="24"/>
          </w:rPr>
          <w:delText xml:space="preserve"> </w:delText>
        </w:r>
      </w:del>
      <w:r w:rsidR="0069711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faring, on average, better than their cold-associated counterparts as warmer winters support </w:t>
      </w:r>
      <w:r w:rsidR="0097159E">
        <w:rPr>
          <w:rFonts w:ascii="Times New Roman" w:hAnsi="Times New Roman" w:cs="Times New Roman"/>
          <w:sz w:val="24"/>
          <w:szCs w:val="24"/>
        </w:rPr>
        <w:t>proliferation of species at their northern range-edges</w:t>
      </w:r>
      <w:r w:rsidR="009A32C1">
        <w:rPr>
          <w:rFonts w:ascii="Times New Roman" w:hAnsi="Times New Roman" w:cs="Times New Roman"/>
          <w:sz w:val="24"/>
          <w:szCs w:val="24"/>
        </w:rPr>
        <w:t xml:space="preserve"> but are less likely to show declines in the south because the intensity of warming is much lower</w:t>
      </w:r>
      <w:ins w:id="317" w:author="Vaughn Shirey" w:date="2023-09-18T10:39:00Z">
        <w:r w:rsidR="00BA6929">
          <w:rPr>
            <w:rFonts w:ascii="Times New Roman" w:hAnsi="Times New Roman" w:cs="Times New Roman"/>
            <w:sz w:val="24"/>
            <w:szCs w:val="24"/>
          </w:rPr>
          <w:t xml:space="preserve"> there</w:t>
        </w:r>
      </w:ins>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{"citationID":"V9LnTRuu","properties":{"formattedCitation":"(You {\\i{}et al.} 2021)","plainCitation":"(You et al. 2021)","noteIndex":0},"citationItems":[{"id":419,"uris":["http://zotero.org/users/3183432/items/DV2LGNSW"],"itemData":{"id":419,"type":"article-journal","container-title":"Earth-Science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C705AE">
        <w:rPr>
          <w:rFonts w:ascii="Times New Roman" w:hAnsi="Times New Roman" w:cs="Times New Roman"/>
          <w:sz w:val="24"/>
          <w:szCs w:val="24"/>
        </w:rPr>
        <w:fldChar w:fldCharType="separate"/>
      </w:r>
      <w:r w:rsidR="00C705AE" w:rsidRPr="00C705AE">
        <w:rPr>
          <w:rFonts w:ascii="Times New Roman" w:hAnsi="Times New Roman" w:cs="Times New Roman"/>
          <w:sz w:val="24"/>
          <w:szCs w:val="24"/>
        </w:rPr>
        <w:t xml:space="preserve">(You </w:t>
      </w:r>
      <w:r w:rsidR="00C705AE" w:rsidRPr="00C705AE">
        <w:rPr>
          <w:rFonts w:ascii="Times New Roman" w:hAnsi="Times New Roman" w:cs="Times New Roman"/>
          <w:i/>
          <w:iCs/>
          <w:sz w:val="24"/>
          <w:szCs w:val="24"/>
        </w:rPr>
        <w:t>et al.</w:t>
      </w:r>
      <w:r w:rsidR="00C705AE" w:rsidRPr="00C705AE">
        <w:rPr>
          <w:rFonts w:ascii="Times New Roman" w:hAnsi="Times New Roman" w:cs="Times New Roman"/>
          <w:sz w:val="24"/>
          <w:szCs w:val="24"/>
        </w:rPr>
        <w:t xml:space="preserve"> 2021)</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del w:id="318" w:author="Vaughn Shirey" w:date="2023-09-18T10:41:00Z">
        <w:r w:rsidR="00DA2E83" w:rsidDel="00BA6929">
          <w:rPr>
            <w:rFonts w:ascii="Times New Roman" w:hAnsi="Times New Roman" w:cs="Times New Roman"/>
            <w:sz w:val="24"/>
            <w:szCs w:val="24"/>
          </w:rPr>
          <w:delText>In contrast, c</w:delText>
        </w:r>
      </w:del>
      <w:ins w:id="319" w:author="Vaughn Shirey" w:date="2023-09-18T10:41:00Z">
        <w:r w:rsidR="00BA6929">
          <w:rPr>
            <w:rFonts w:ascii="Times New Roman" w:hAnsi="Times New Roman" w:cs="Times New Roman"/>
            <w:sz w:val="24"/>
            <w:szCs w:val="24"/>
          </w:rPr>
          <w:t>C</w:t>
        </w:r>
      </w:ins>
      <w:r w:rsidR="00DA2E83">
        <w:rPr>
          <w:rFonts w:ascii="Times New Roman" w:hAnsi="Times New Roman" w:cs="Times New Roman"/>
          <w:sz w:val="24"/>
          <w:szCs w:val="24"/>
        </w:rPr>
        <w:t xml:space="preserve">old-associated species </w:t>
      </w:r>
      <w:r w:rsidR="009A32C1">
        <w:rPr>
          <w:rFonts w:ascii="Times New Roman" w:hAnsi="Times New Roman" w:cs="Times New Roman"/>
          <w:sz w:val="24"/>
          <w:szCs w:val="24"/>
        </w:rPr>
        <w:t xml:space="preserve">may be </w:t>
      </w:r>
      <w:r w:rsidR="00DA2E83">
        <w:rPr>
          <w:rFonts w:ascii="Times New Roman" w:hAnsi="Times New Roman" w:cs="Times New Roman"/>
          <w:sz w:val="24"/>
          <w:szCs w:val="24"/>
        </w:rPr>
        <w:t>pushed to the northernmost limits of their range and exhibit declines in occupancy probability</w:t>
      </w:r>
      <w:r w:rsidR="009A32C1">
        <w:rPr>
          <w:rFonts w:ascii="Times New Roman" w:hAnsi="Times New Roman" w:cs="Times New Roman"/>
          <w:sz w:val="24"/>
          <w:szCs w:val="24"/>
        </w:rPr>
        <w:t xml:space="preserve">, either through maladaptation to warmer climates or being </w:t>
      </w:r>
      <w:ins w:id="320" w:author="Robert Guralnick" w:date="2023-09-28T07:59:00Z">
        <w:r w:rsidR="00B036E2">
          <w:rPr>
            <w:rFonts w:ascii="Times New Roman" w:hAnsi="Times New Roman" w:cs="Times New Roman"/>
            <w:sz w:val="24"/>
            <w:szCs w:val="24"/>
          </w:rPr>
          <w:t>outcompeted</w:t>
        </w:r>
      </w:ins>
      <w:del w:id="321" w:author="Robert Guralnick" w:date="2023-09-28T07:59:00Z">
        <w:r w:rsidR="009A32C1" w:rsidDel="00B036E2">
          <w:rPr>
            <w:rFonts w:ascii="Times New Roman" w:hAnsi="Times New Roman" w:cs="Times New Roman"/>
            <w:sz w:val="24"/>
            <w:szCs w:val="24"/>
          </w:rPr>
          <w:delText>pushed out</w:delText>
        </w:r>
      </w:del>
      <w:r w:rsidR="009A32C1">
        <w:rPr>
          <w:rFonts w:ascii="Times New Roman" w:hAnsi="Times New Roman" w:cs="Times New Roman"/>
          <w:sz w:val="24"/>
          <w:szCs w:val="24"/>
        </w:rPr>
        <w:t xml:space="preserve"> by an influx of better adapted species</w:t>
      </w:r>
      <w:r w:rsidR="005B44D7">
        <w:rPr>
          <w:rFonts w:ascii="Times New Roman" w:hAnsi="Times New Roman" w:cs="Times New Roman"/>
          <w:sz w:val="24"/>
          <w:szCs w:val="24"/>
        </w:rPr>
        <w:t xml:space="preserve"> </w:t>
      </w:r>
      <w:commentRangeStart w:id="322"/>
      <w:r w:rsidR="00201053">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2023)","noteIndex":0},"citationItems":[{"id":145,"uris":["http://zotero.org/users/3183432/items/LIEDDE93"],"itemData":{"id":145,"type":"article-journal","abstract":"Mean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165,"uris":["http://zotero.org/users/3183432/items/GVU9MUZF"],"itemData":{"id":165,"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324,"uris":["http://zotero.org/users/3183432/items/DN2IZB3B"],"itemData":{"id":324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324,"uris":["http://zotero.org/users/3183432/items/DN2IZB3B"],"itemData":{"id":324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176,"uris":["http://zotero.org/users/3183432/items/MS4PG76R"],"itemData":{"id":176,"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189,"uris":["http://zotero.org/users/3183432/items/FAD9ZGCU"],"itemData":{"id":189,"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485,"uris":["http://zotero.org/users/3183432/items/IFRXTMMC"],"itemData":{"id":485,"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Hällfors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commentRangeEnd w:id="322"/>
      <w:r w:rsidR="00B036E2">
        <w:rPr>
          <w:rStyle w:val="CommentReference"/>
        </w:rPr>
        <w:commentReference w:id="322"/>
      </w:r>
      <w:r w:rsidR="00DA2E83">
        <w:rPr>
          <w:rFonts w:ascii="Times New Roman" w:hAnsi="Times New Roman" w:cs="Times New Roman"/>
          <w:sz w:val="24"/>
          <w:szCs w:val="24"/>
        </w:rPr>
        <w:t>.</w:t>
      </w:r>
      <w:r w:rsidR="00040386">
        <w:rPr>
          <w:rFonts w:ascii="Times New Roman" w:hAnsi="Times New Roman" w:cs="Times New Roman"/>
          <w:sz w:val="24"/>
          <w:szCs w:val="24"/>
        </w:rPr>
        <w:t xml:space="preserve"> </w:t>
      </w:r>
      <w:del w:id="323" w:author="Robert Guralnick" w:date="2023-09-28T08:00:00Z">
        <w:r w:rsidR="00040386" w:rsidDel="00B036E2">
          <w:rPr>
            <w:rFonts w:ascii="Times New Roman" w:hAnsi="Times New Roman" w:cs="Times New Roman"/>
            <w:sz w:val="24"/>
            <w:szCs w:val="24"/>
          </w:rPr>
          <w:delText xml:space="preserve">In addition to the importance of understanding trends in poleward latitudes, as the first empirical implementation of this approach, there is the benefit that we are estimating spatial patterns which have been not only been demonstrated in other regions, but also make ecological sense. This is useful because in regions with presence-only data, there is rarely an opportunity to validate results with independent data sets. </w:delText>
        </w:r>
      </w:del>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w:t>
      </w:r>
      <w:r w:rsidR="00BB7B88">
        <w:rPr>
          <w:rFonts w:ascii="Times New Roman" w:hAnsi="Times New Roman" w:cs="Times New Roman"/>
          <w:sz w:val="24"/>
          <w:szCs w:val="24"/>
        </w:rPr>
        <w:t>above 45</w:t>
      </w:r>
      <w:r w:rsidR="00683BE8" w:rsidRPr="00683BE8">
        <w:rPr>
          <w:rFonts w:ascii="Times New Roman" w:hAnsi="Times New Roman" w:cs="Times New Roman"/>
          <w:sz w:val="24"/>
          <w:szCs w:val="24"/>
        </w:rPr>
        <w:t>°</w:t>
      </w:r>
      <w:r w:rsidR="00BB7B88">
        <w:rPr>
          <w:rFonts w:ascii="Times New Roman" w:hAnsi="Times New Roman" w:cs="Times New Roman"/>
          <w:sz w:val="24"/>
          <w:szCs w:val="24"/>
        </w:rPr>
        <w:t xml:space="preserve">N </w:t>
      </w:r>
      <w:r w:rsidR="0073009C">
        <w:rPr>
          <w:rFonts w:ascii="Times New Roman" w:hAnsi="Times New Roman" w:cs="Times New Roman"/>
          <w:sz w:val="24"/>
          <w:szCs w:val="24"/>
        </w:rPr>
        <w:t>to</w:t>
      </w:r>
      <w:r w:rsidR="00971994">
        <w:rPr>
          <w:rFonts w:ascii="Times New Roman" w:hAnsi="Times New Roman" w:cs="Times New Roman"/>
          <w:sz w:val="24"/>
          <w:szCs w:val="24"/>
        </w:rPr>
        <w:t>:</w:t>
      </w:r>
    </w:p>
    <w:p w14:paraId="743BF97F" w14:textId="6059888F"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Reconstruct historical occupancy trends for butterflies </w:t>
      </w:r>
      <w:r w:rsidR="00BB7B88">
        <w:rPr>
          <w:rFonts w:ascii="Times New Roman" w:hAnsi="Times New Roman" w:cs="Times New Roman"/>
          <w:sz w:val="24"/>
          <w:szCs w:val="24"/>
        </w:rPr>
        <w:t>over 50 years</w:t>
      </w:r>
      <w:r w:rsidR="00683BE8">
        <w:rPr>
          <w:rFonts w:ascii="Times New Roman" w:hAnsi="Times New Roman" w:cs="Times New Roman"/>
          <w:sz w:val="24"/>
          <w:szCs w:val="24"/>
        </w:rPr>
        <w:t xml:space="preserve"> </w:t>
      </w:r>
      <w:r w:rsidR="00370980">
        <w:rPr>
          <w:rFonts w:ascii="Times New Roman" w:hAnsi="Times New Roman" w:cs="Times New Roman"/>
          <w:sz w:val="24"/>
          <w:szCs w:val="24"/>
        </w:rPr>
        <w:t>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756BE2AE"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lastRenderedPageBreak/>
        <w:t xml:space="preserve">Split these trends into </w:t>
      </w:r>
      <w:r w:rsidR="00BB7B88">
        <w:rPr>
          <w:rFonts w:ascii="Times New Roman" w:hAnsi="Times New Roman" w:cs="Times New Roman"/>
          <w:sz w:val="24"/>
          <w:szCs w:val="24"/>
        </w:rPr>
        <w:t xml:space="preserve">three zones: </w:t>
      </w:r>
      <w:r w:rsidRPr="00633906">
        <w:rPr>
          <w:rFonts w:ascii="Times New Roman" w:hAnsi="Times New Roman" w:cs="Times New Roman"/>
          <w:sz w:val="24"/>
          <w:szCs w:val="24"/>
        </w:rPr>
        <w:t>southern, mid-latitude, and northern components of each species range above 45°N latitude to assess subrange trends</w:t>
      </w:r>
      <w:ins w:id="324" w:author="Robert Guralnick" w:date="2023-09-29T07:32:00Z">
        <w:r w:rsidR="00E67D21">
          <w:rPr>
            <w:rFonts w:ascii="Times New Roman" w:hAnsi="Times New Roman" w:cs="Times New Roman"/>
            <w:sz w:val="24"/>
            <w:szCs w:val="24"/>
          </w:rPr>
          <w:t>, with the expectation of stronger occupancy losse</w:t>
        </w:r>
      </w:ins>
      <w:ins w:id="325" w:author="Robert Guralnick" w:date="2023-09-29T07:33:00Z">
        <w:r w:rsidR="00E67D21">
          <w:rPr>
            <w:rFonts w:ascii="Times New Roman" w:hAnsi="Times New Roman" w:cs="Times New Roman"/>
            <w:sz w:val="24"/>
            <w:szCs w:val="24"/>
          </w:rPr>
          <w:t>s in those northerly zones</w:t>
        </w:r>
      </w:ins>
      <w:r w:rsidRPr="00633906">
        <w:rPr>
          <w:rFonts w:ascii="Times New Roman" w:hAnsi="Times New Roman" w:cs="Times New Roman"/>
          <w:sz w:val="24"/>
          <w:szCs w:val="24"/>
        </w:rPr>
        <w:t>.</w:t>
      </w:r>
    </w:p>
    <w:p w14:paraId="76FF6516" w14:textId="46B2737D"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Relate overall trends in species occupancy</w:t>
      </w:r>
      <w:ins w:id="326" w:author="Robert Guralnick" w:date="2023-09-29T07:34:00Z">
        <w:r w:rsidR="00E67D21">
          <w:rPr>
            <w:rFonts w:ascii="Times New Roman" w:hAnsi="Times New Roman" w:cs="Times New Roman"/>
            <w:sz w:val="24"/>
            <w:szCs w:val="24"/>
          </w:rPr>
          <w:t xml:space="preserve"> to species’ </w:t>
        </w:r>
        <w:commentRangeStart w:id="327"/>
        <w:r w:rsidR="00E67D21">
          <w:rPr>
            <w:rFonts w:ascii="Times New Roman" w:hAnsi="Times New Roman" w:cs="Times New Roman"/>
            <w:sz w:val="24"/>
            <w:szCs w:val="24"/>
          </w:rPr>
          <w:t>traits</w:t>
        </w:r>
        <w:commentRangeEnd w:id="327"/>
        <w:r w:rsidR="00E67D21">
          <w:rPr>
            <w:rStyle w:val="CommentReference"/>
          </w:rPr>
          <w:commentReference w:id="327"/>
        </w:r>
      </w:ins>
      <w:r>
        <w:rPr>
          <w:rFonts w:ascii="Times New Roman" w:hAnsi="Times New Roman" w:cs="Times New Roman"/>
          <w:sz w:val="24"/>
          <w:szCs w:val="24"/>
        </w:rPr>
        <w:t xml:space="preserve"> </w:t>
      </w:r>
      <w:commentRangeStart w:id="328"/>
      <w:del w:id="329" w:author="Robert Guralnick" w:date="2023-09-29T07:31:00Z">
        <w:r w:rsidDel="00E67D21">
          <w:rPr>
            <w:rFonts w:ascii="Times New Roman" w:hAnsi="Times New Roman" w:cs="Times New Roman"/>
            <w:sz w:val="24"/>
            <w:szCs w:val="24"/>
          </w:rPr>
          <w:delText xml:space="preserve">to </w:delText>
        </w:r>
        <w:r w:rsidR="00BB7B88" w:rsidDel="00E67D21">
          <w:rPr>
            <w:rFonts w:ascii="Times New Roman" w:hAnsi="Times New Roman" w:cs="Times New Roman"/>
            <w:sz w:val="24"/>
            <w:szCs w:val="24"/>
          </w:rPr>
          <w:delText xml:space="preserve">species-specific </w:delText>
        </w:r>
        <w:r w:rsidDel="00E67D21">
          <w:rPr>
            <w:rFonts w:ascii="Times New Roman" w:hAnsi="Times New Roman" w:cs="Times New Roman"/>
            <w:sz w:val="24"/>
            <w:szCs w:val="24"/>
          </w:rPr>
          <w:delText xml:space="preserve">ecological traits </w:delText>
        </w:r>
        <w:commentRangeEnd w:id="328"/>
        <w:r w:rsidR="00B036E2" w:rsidDel="00E67D21">
          <w:rPr>
            <w:rStyle w:val="CommentReference"/>
          </w:rPr>
          <w:commentReference w:id="328"/>
        </w:r>
      </w:del>
      <w:r w:rsidR="007F7294">
        <w:rPr>
          <w:rFonts w:ascii="Times New Roman" w:hAnsi="Times New Roman" w:cs="Times New Roman"/>
          <w:sz w:val="24"/>
          <w:szCs w:val="24"/>
        </w:rPr>
        <w:t xml:space="preserve">in order to </w:t>
      </w:r>
      <w:del w:id="330" w:author="Vaughn Shirey" w:date="2023-08-25T10:08:00Z">
        <w:r w:rsidR="007F7294" w:rsidDel="00295ED8">
          <w:rPr>
            <w:rFonts w:ascii="Times New Roman" w:hAnsi="Times New Roman" w:cs="Times New Roman"/>
            <w:sz w:val="24"/>
            <w:szCs w:val="24"/>
          </w:rPr>
          <w:delText xml:space="preserve">make </w:delText>
        </w:r>
      </w:del>
      <w:r w:rsidR="003C793A">
        <w:rPr>
          <w:rFonts w:ascii="Times New Roman" w:hAnsi="Times New Roman" w:cs="Times New Roman"/>
          <w:sz w:val="24"/>
          <w:szCs w:val="24"/>
        </w:rPr>
        <w:t>identify species most likely to experience declines/increases in occupancy</w:t>
      </w:r>
      <w:r w:rsidR="00716009">
        <w:rPr>
          <w:rFonts w:ascii="Times New Roman" w:hAnsi="Times New Roman" w:cs="Times New Roman"/>
          <w:sz w:val="24"/>
          <w:szCs w:val="24"/>
        </w:rPr>
        <w:t xml:space="preserve"> using a model selection </w:t>
      </w:r>
      <w:del w:id="331" w:author="Vaughn Shirey" w:date="2023-09-18T10:00:00Z">
        <w:r w:rsidR="00716009" w:rsidDel="0096304F">
          <w:rPr>
            <w:rFonts w:ascii="Times New Roman" w:hAnsi="Times New Roman" w:cs="Times New Roman"/>
            <w:sz w:val="24"/>
            <w:szCs w:val="24"/>
          </w:rPr>
          <w:delText xml:space="preserve">paradigm </w:delText>
        </w:r>
      </w:del>
      <w:ins w:id="332" w:author="Vaughn Shirey" w:date="2023-09-18T10:00:00Z">
        <w:r w:rsidR="0096304F">
          <w:rPr>
            <w:rFonts w:ascii="Times New Roman" w:hAnsi="Times New Roman" w:cs="Times New Roman"/>
            <w:sz w:val="24"/>
            <w:szCs w:val="24"/>
          </w:rPr>
          <w:t xml:space="preserve">process </w:t>
        </w:r>
      </w:ins>
      <w:r w:rsidR="00716009">
        <w:rPr>
          <w:rFonts w:ascii="Times New Roman" w:hAnsi="Times New Roman" w:cs="Times New Roman"/>
          <w:sz w:val="24"/>
          <w:szCs w:val="24"/>
        </w:rPr>
        <w:t>(</w:t>
      </w:r>
      <w:ins w:id="333" w:author="Vaughn Shirey" w:date="2023-09-18T09:59:00Z">
        <w:r w:rsidR="00784116">
          <w:rPr>
            <w:rFonts w:ascii="Times New Roman" w:hAnsi="Times New Roman" w:cs="Times New Roman"/>
            <w:sz w:val="24"/>
            <w:szCs w:val="24"/>
          </w:rPr>
          <w:t>c</w:t>
        </w:r>
      </w:ins>
      <w:del w:id="334" w:author="Vaughn Shirey" w:date="2023-09-18T09:59:00Z">
        <w:r w:rsidR="00716009" w:rsidDel="00784116">
          <w:rPr>
            <w:rFonts w:ascii="Times New Roman" w:hAnsi="Times New Roman" w:cs="Times New Roman"/>
            <w:sz w:val="24"/>
            <w:szCs w:val="24"/>
          </w:rPr>
          <w:delText>C</w:delText>
        </w:r>
      </w:del>
      <w:r w:rsidR="00716009">
        <w:rPr>
          <w:rFonts w:ascii="Times New Roman" w:hAnsi="Times New Roman" w:cs="Times New Roman"/>
          <w:sz w:val="24"/>
          <w:szCs w:val="24"/>
        </w:rPr>
        <w:t>andidate models are shown in Table 1)</w:t>
      </w:r>
      <w:r w:rsidR="009F6511">
        <w:rPr>
          <w:rFonts w:ascii="Times New Roman" w:hAnsi="Times New Roman" w:cs="Times New Roman"/>
          <w:sz w:val="24"/>
          <w:szCs w:val="24"/>
        </w:rPr>
        <w:t>.</w:t>
      </w:r>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2. METHODOLOGY</w:t>
      </w:r>
    </w:p>
    <w:p w14:paraId="42633C1B" w14:textId="277460BA"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w:t>
      </w:r>
      <w:r w:rsidR="00F722B4">
        <w:rPr>
          <w:rFonts w:ascii="Times New Roman" w:hAnsi="Times New Roman" w:cs="Times New Roman"/>
          <w:sz w:val="24"/>
          <w:szCs w:val="24"/>
        </w:rPr>
        <w:t>are designed</w:t>
      </w:r>
      <w:r w:rsidRPr="00703517">
        <w:rPr>
          <w:rFonts w:ascii="Times New Roman" w:hAnsi="Times New Roman" w:cs="Times New Roman"/>
          <w:sz w:val="24"/>
          <w:szCs w:val="24"/>
        </w:rPr>
        <w:t xml:space="preserve"> to disentangle the process of observation from the underlying ecology </w:t>
      </w:r>
      <w:r w:rsidR="00D974C6"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2015)","noteIndex":0},"citationItems":[{"id":109,"uris":["http://zotero.org/users/3183432/items/KSTXMUUG"],"itemData":{"id":109,"type":"article-journal","note":"publisher: Elsevier","title":"Applied Hierarchical Modeling in Ecology: Analysis of Distribution, Abundance and Species Richness in R and BUGS","author":[{"family":"Kéry","given":"Marc"},{"family":"Royle","given":"J Andrew"}],"issued":{"date-parts":[["2015"]]}}},{"id":414,"uris":["http://zotero.org/users/3183432/items/GKNDNRSK"],"itemData":{"id":414,"type":"article-journal","container-title":"Ecology","issue":"8","note":"publisher: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A"}],"issued":{"date-parts":[["2002"]]}}},{"id":16,"uris":["http://zotero.org/users/3183432/items/ERGFU5GW"],"itemData":{"id":16,"type":"article-journal","abstract":"Many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w:t>
      </w:r>
      <w:del w:id="335" w:author="Robert Guralnick" w:date="2023-09-29T07:37:00Z">
        <w:r w:rsidRPr="00703517" w:rsidDel="00E67D21">
          <w:rPr>
            <w:rFonts w:ascii="Times New Roman" w:hAnsi="Times New Roman" w:cs="Times New Roman"/>
            <w:sz w:val="24"/>
            <w:szCs w:val="24"/>
          </w:rPr>
          <w:delText>Further, multi</w:delText>
        </w:r>
      </w:del>
      <w:ins w:id="336" w:author="Robert Guralnick" w:date="2023-09-29T07:37:00Z">
        <w:r w:rsidR="00E67D21">
          <w:rPr>
            <w:rFonts w:ascii="Times New Roman" w:hAnsi="Times New Roman" w:cs="Times New Roman"/>
            <w:sz w:val="24"/>
            <w:szCs w:val="24"/>
          </w:rPr>
          <w:t>Multi</w:t>
        </w:r>
      </w:ins>
      <w:r w:rsidRPr="00703517">
        <w:rPr>
          <w:rFonts w:ascii="Times New Roman" w:hAnsi="Times New Roman" w:cs="Times New Roman"/>
          <w:sz w:val="24"/>
          <w:szCs w:val="24"/>
        </w:rPr>
        <w:t xml:space="preserve">-species occupancy models </w:t>
      </w:r>
      <w:del w:id="337" w:author="Robert Guralnick" w:date="2023-09-29T07:37:00Z">
        <w:r w:rsidRPr="00703517" w:rsidDel="00E67D21">
          <w:rPr>
            <w:rFonts w:ascii="Times New Roman" w:hAnsi="Times New Roman" w:cs="Times New Roman"/>
            <w:sz w:val="24"/>
            <w:szCs w:val="24"/>
          </w:rPr>
          <w:delText xml:space="preserve">can </w:delText>
        </w:r>
      </w:del>
      <w:ins w:id="338" w:author="Robert Guralnick" w:date="2023-09-29T07:37:00Z">
        <w:r w:rsidR="00E67D21">
          <w:rPr>
            <w:rFonts w:ascii="Times New Roman" w:hAnsi="Times New Roman" w:cs="Times New Roman"/>
            <w:sz w:val="24"/>
            <w:szCs w:val="24"/>
          </w:rPr>
          <w:t>extend single-species approaches and can</w:t>
        </w:r>
        <w:r w:rsidR="00E67D21" w:rsidRPr="00703517">
          <w:rPr>
            <w:rFonts w:ascii="Times New Roman" w:hAnsi="Times New Roman" w:cs="Times New Roman"/>
            <w:sz w:val="24"/>
            <w:szCs w:val="24"/>
          </w:rPr>
          <w:t xml:space="preserve"> </w:t>
        </w:r>
      </w:ins>
      <w:r w:rsidRPr="00703517">
        <w:rPr>
          <w:rFonts w:ascii="Times New Roman" w:hAnsi="Times New Roman" w:cs="Times New Roman"/>
          <w:sz w:val="24"/>
          <w:szCs w:val="24"/>
        </w:rPr>
        <w:t xml:space="preserve">be used to leverage community </w:t>
      </w:r>
      <w:r w:rsidR="00F722B4">
        <w:rPr>
          <w:rFonts w:ascii="Times New Roman" w:hAnsi="Times New Roman" w:cs="Times New Roman"/>
          <w:sz w:val="24"/>
          <w:szCs w:val="24"/>
        </w:rPr>
        <w:t>patterns</w:t>
      </w:r>
      <w:r w:rsidRPr="00703517">
        <w:rPr>
          <w:rFonts w:ascii="Times New Roman" w:hAnsi="Times New Roman" w:cs="Times New Roman"/>
          <w:sz w:val="24"/>
          <w:szCs w:val="24"/>
        </w:rPr>
        <w:t xml:space="preserve"> </w:t>
      </w:r>
      <w:ins w:id="339" w:author="Robert Guralnick" w:date="2023-09-29T07:37:00Z">
        <w:r w:rsidR="00E67D21">
          <w:rPr>
            <w:rFonts w:ascii="Times New Roman" w:hAnsi="Times New Roman" w:cs="Times New Roman"/>
            <w:sz w:val="24"/>
            <w:szCs w:val="24"/>
          </w:rPr>
          <w:t xml:space="preserve">in order </w:t>
        </w:r>
      </w:ins>
      <w:r w:rsidRPr="00703517">
        <w:rPr>
          <w:rFonts w:ascii="Times New Roman" w:hAnsi="Times New Roman" w:cs="Times New Roman"/>
          <w:sz w:val="24"/>
          <w:szCs w:val="24"/>
        </w:rPr>
        <w:t>to</w:t>
      </w:r>
      <w:r w:rsidR="00F722B4">
        <w:rPr>
          <w:rFonts w:ascii="Times New Roman" w:hAnsi="Times New Roman" w:cs="Times New Roman"/>
          <w:sz w:val="24"/>
          <w:szCs w:val="24"/>
        </w:rPr>
        <w:t xml:space="preserve"> strengthen the inferences for</w:t>
      </w:r>
      <w:r w:rsidRPr="00703517">
        <w:rPr>
          <w:rFonts w:ascii="Times New Roman" w:hAnsi="Times New Roman" w:cs="Times New Roman"/>
          <w:sz w:val="24"/>
          <w:szCs w:val="24"/>
        </w:rPr>
        <w:t xml:space="preserve"> </w:t>
      </w:r>
      <w:del w:id="340" w:author="Robert Guralnick" w:date="2023-09-29T07:38:00Z">
        <w:r w:rsidRPr="00703517" w:rsidDel="00E67D21">
          <w:rPr>
            <w:rFonts w:ascii="Times New Roman" w:hAnsi="Times New Roman" w:cs="Times New Roman"/>
            <w:sz w:val="24"/>
            <w:szCs w:val="24"/>
          </w:rPr>
          <w:delText xml:space="preserve">multiple </w:delText>
        </w:r>
      </w:del>
      <w:ins w:id="341" w:author="Robert Guralnick" w:date="2023-09-29T07:38:00Z">
        <w:r w:rsidR="00E67D21">
          <w:rPr>
            <w:rFonts w:ascii="Times New Roman" w:hAnsi="Times New Roman" w:cs="Times New Roman"/>
            <w:sz w:val="24"/>
            <w:szCs w:val="24"/>
          </w:rPr>
          <w:t>many</w:t>
        </w:r>
        <w:r w:rsidR="00E67D21" w:rsidRPr="00703517">
          <w:rPr>
            <w:rFonts w:ascii="Times New Roman" w:hAnsi="Times New Roman" w:cs="Times New Roman"/>
            <w:sz w:val="24"/>
            <w:szCs w:val="24"/>
          </w:rPr>
          <w:t xml:space="preserve"> </w:t>
        </w:r>
      </w:ins>
      <w:r w:rsidRPr="00703517">
        <w:rPr>
          <w:rFonts w:ascii="Times New Roman" w:hAnsi="Times New Roman" w:cs="Times New Roman"/>
          <w:sz w:val="24"/>
          <w:szCs w:val="24"/>
        </w:rPr>
        <w:t xml:space="preserve">species at the same time </w:t>
      </w:r>
      <w:r w:rsidR="004E356F"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2010)","noteIndex":0},"citationItems":[{"id":823,"uris":["http://zotero.org/users/3183432/items/BU9D558N"],"itemData":{"id":823,"type":"article-journal","container-title":"Journal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Andrew"}],"issued":{"date-parts":[["2005"]]}}},{"id":492,"uris":["http://zotero.org/users/3183432/items/QXTXYAM8"],"itemData":{"id":492,"type":"article-journal","container-title":"Biological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6"/>
      <w:r w:rsidRPr="00703517">
        <w:rPr>
          <w:rFonts w:ascii="Times New Roman" w:hAnsi="Times New Roman" w:cs="Times New Roman"/>
          <w:sz w:val="24"/>
          <w:szCs w:val="24"/>
        </w:rPr>
        <w:t xml:space="preserve">. In a recent simulation study, these models </w:t>
      </w:r>
      <w:del w:id="342" w:author="Robert Guralnick" w:date="2023-09-29T07:38:00Z">
        <w:r w:rsidRPr="00703517" w:rsidDel="00E67D21">
          <w:rPr>
            <w:rFonts w:ascii="Times New Roman" w:hAnsi="Times New Roman" w:cs="Times New Roman"/>
            <w:sz w:val="24"/>
            <w:szCs w:val="24"/>
          </w:rPr>
          <w:delText>have demonstrated the ability to</w:delText>
        </w:r>
      </w:del>
      <w:ins w:id="343" w:author="Robert Guralnick" w:date="2023-09-29T07:38:00Z">
        <w:r w:rsidR="00E67D21">
          <w:rPr>
            <w:rFonts w:ascii="Times New Roman" w:hAnsi="Times New Roman" w:cs="Times New Roman"/>
            <w:sz w:val="24"/>
            <w:szCs w:val="24"/>
          </w:rPr>
          <w:t>were able to</w:t>
        </w:r>
      </w:ins>
      <w:r w:rsidRPr="00703517">
        <w:rPr>
          <w:rFonts w:ascii="Times New Roman" w:hAnsi="Times New Roman" w:cs="Times New Roman"/>
          <w:sz w:val="24"/>
          <w:szCs w:val="24"/>
        </w:rPr>
        <w:t xml:space="preserve"> accurately reconstruct ecological trends from presence-only datasets that meet certain pre-qualifying conditions</w:t>
      </w:r>
      <w:ins w:id="344" w:author="Robert Guralnick" w:date="2023-09-29T07:38:00Z">
        <w:r w:rsidR="00E67D21">
          <w:rPr>
            <w:rFonts w:ascii="Times New Roman" w:hAnsi="Times New Roman" w:cs="Times New Roman"/>
            <w:sz w:val="24"/>
            <w:szCs w:val="24"/>
          </w:rPr>
          <w:t>,</w:t>
        </w:r>
      </w:ins>
      <w:r w:rsidR="00F722B4">
        <w:rPr>
          <w:rFonts w:ascii="Times New Roman" w:hAnsi="Times New Roman" w:cs="Times New Roman"/>
          <w:sz w:val="24"/>
          <w:szCs w:val="24"/>
        </w:rPr>
        <w:t xml:space="preserve"> indicative of sampling multiple species at one </w:t>
      </w:r>
      <w:r w:rsidR="001E022F">
        <w:rPr>
          <w:rFonts w:ascii="Times New Roman" w:hAnsi="Times New Roman" w:cs="Times New Roman"/>
          <w:sz w:val="24"/>
          <w:szCs w:val="24"/>
        </w:rPr>
        <w:t>location</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{"citationID":"Iwnt6OF4","properties":{"formattedCitation":"(Shirey {\\i{}et al.} 2022a)","plainCitation":"(Shirey et al. 2022a)","noteIndex":0},"citationItems":[{"id":199,"uris":["http://zotero.org/users/3183432/items/AWJTK625"],"itemData":{"id":199,"type":"article-journal","container-title":"Methods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D66115" w:rsidRPr="00703517">
        <w:rPr>
          <w:rFonts w:ascii="Times New Roman" w:hAnsi="Times New Roman" w:cs="Times New Roman"/>
          <w:sz w:val="24"/>
          <w:szCs w:val="24"/>
        </w:rPr>
        <w:fldChar w:fldCharType="end"/>
      </w:r>
      <w:hyperlink r:id="rId17"/>
      <w:r w:rsidRPr="00703517">
        <w:rPr>
          <w:rFonts w:ascii="Times New Roman" w:hAnsi="Times New Roman" w:cs="Times New Roman"/>
          <w:sz w:val="24"/>
          <w:szCs w:val="24"/>
        </w:rPr>
        <w:t>.</w:t>
      </w:r>
      <w:ins w:id="345" w:author="Vaughn Shirey" w:date="2023-09-18T10:00:00Z">
        <w:r w:rsidR="00C9759E">
          <w:rPr>
            <w:rFonts w:ascii="Times New Roman" w:hAnsi="Times New Roman" w:cs="Times New Roman"/>
            <w:sz w:val="24"/>
            <w:szCs w:val="24"/>
          </w:rPr>
          <w:t xml:space="preserve"> </w:t>
        </w:r>
        <w:del w:id="346" w:author="Robert Guralnick" w:date="2023-09-29T07:38:00Z">
          <w:r w:rsidR="00C9759E" w:rsidDel="00E67D21">
            <w:rPr>
              <w:rFonts w:ascii="Times New Roman" w:hAnsi="Times New Roman" w:cs="Times New Roman"/>
              <w:sz w:val="24"/>
              <w:szCs w:val="24"/>
            </w:rPr>
            <w:delText>Further, although</w:delText>
          </w:r>
        </w:del>
      </w:ins>
      <w:ins w:id="347" w:author="Robert Guralnick" w:date="2023-09-29T07:38:00Z">
        <w:r w:rsidR="00E67D21">
          <w:rPr>
            <w:rFonts w:ascii="Times New Roman" w:hAnsi="Times New Roman" w:cs="Times New Roman"/>
            <w:sz w:val="24"/>
            <w:szCs w:val="24"/>
          </w:rPr>
          <w:t xml:space="preserve">While </w:t>
        </w:r>
      </w:ins>
      <w:ins w:id="348" w:author="Robert Guralnick" w:date="2023-09-29T07:39:00Z">
        <w:r w:rsidR="00E67D21">
          <w:rPr>
            <w:rFonts w:ascii="Times New Roman" w:hAnsi="Times New Roman" w:cs="Times New Roman"/>
            <w:sz w:val="24"/>
            <w:szCs w:val="24"/>
          </w:rPr>
          <w:t xml:space="preserve">these results are encouraging, presence-only approaches </w:t>
        </w:r>
      </w:ins>
      <w:ins w:id="349" w:author="Robert Guralnick" w:date="2023-09-29T07:40:00Z">
        <w:r w:rsidR="00E67D21">
          <w:rPr>
            <w:rFonts w:ascii="Times New Roman" w:hAnsi="Times New Roman" w:cs="Times New Roman"/>
            <w:sz w:val="24"/>
            <w:szCs w:val="24"/>
          </w:rPr>
          <w:t>require</w:t>
        </w:r>
      </w:ins>
      <w:ins w:id="350" w:author="Vaughn Shirey" w:date="2023-09-18T10:00:00Z">
        <w:r w:rsidR="00C9759E">
          <w:rPr>
            <w:rFonts w:ascii="Times New Roman" w:hAnsi="Times New Roman" w:cs="Times New Roman"/>
            <w:sz w:val="24"/>
            <w:szCs w:val="24"/>
          </w:rPr>
          <w:t xml:space="preserve"> </w:t>
        </w:r>
        <w:proofErr w:type="spellStart"/>
        <w:r w:rsidR="00C9759E">
          <w:rPr>
            <w:rFonts w:ascii="Times New Roman" w:hAnsi="Times New Roman" w:cs="Times New Roman"/>
            <w:sz w:val="24"/>
            <w:szCs w:val="24"/>
          </w:rPr>
          <w:t>aggregati</w:t>
        </w:r>
      </w:ins>
      <w:ins w:id="351" w:author="Robert Guralnick" w:date="2023-09-29T07:40:00Z">
        <w:r w:rsidR="00E67D21">
          <w:rPr>
            <w:rFonts w:ascii="Times New Roman" w:hAnsi="Times New Roman" w:cs="Times New Roman"/>
            <w:sz w:val="24"/>
            <w:szCs w:val="24"/>
          </w:rPr>
          <w:t>nf</w:t>
        </w:r>
      </w:ins>
      <w:proofErr w:type="spellEnd"/>
      <w:ins w:id="352" w:author="Vaughn Shirey" w:date="2023-09-18T10:00:00Z">
        <w:del w:id="353" w:author="Robert Guralnick" w:date="2023-09-29T07:40:00Z">
          <w:r w:rsidR="00C9759E" w:rsidDel="00E67D21">
            <w:rPr>
              <w:rFonts w:ascii="Times New Roman" w:hAnsi="Times New Roman" w:cs="Times New Roman"/>
              <w:sz w:val="24"/>
              <w:szCs w:val="24"/>
            </w:rPr>
            <w:delText>on</w:delText>
          </w:r>
        </w:del>
        <w:r w:rsidR="00C9759E">
          <w:rPr>
            <w:rFonts w:ascii="Times New Roman" w:hAnsi="Times New Roman" w:cs="Times New Roman"/>
            <w:sz w:val="24"/>
            <w:szCs w:val="24"/>
          </w:rPr>
          <w:t xml:space="preserve"> </w:t>
        </w:r>
        <w:del w:id="354" w:author="Robert Guralnick" w:date="2023-09-29T07:40:00Z">
          <w:r w:rsidR="00C9759E" w:rsidDel="00E67D21">
            <w:rPr>
              <w:rFonts w:ascii="Times New Roman" w:hAnsi="Times New Roman" w:cs="Times New Roman"/>
              <w:sz w:val="24"/>
              <w:szCs w:val="24"/>
            </w:rPr>
            <w:delText xml:space="preserve">of presence-only </w:delText>
          </w:r>
        </w:del>
      </w:ins>
      <w:ins w:id="355" w:author="Robert Guralnick" w:date="2023-09-29T07:40:00Z">
        <w:r w:rsidR="00E67D21">
          <w:rPr>
            <w:rFonts w:ascii="Times New Roman" w:hAnsi="Times New Roman" w:cs="Times New Roman"/>
            <w:sz w:val="24"/>
            <w:szCs w:val="24"/>
          </w:rPr>
          <w:t xml:space="preserve"> multi-species </w:t>
        </w:r>
      </w:ins>
      <w:ins w:id="356" w:author="Vaughn Shirey" w:date="2023-09-18T10:00:00Z">
        <w:r w:rsidR="00C9759E">
          <w:rPr>
            <w:rFonts w:ascii="Times New Roman" w:hAnsi="Times New Roman" w:cs="Times New Roman"/>
            <w:sz w:val="24"/>
            <w:szCs w:val="24"/>
          </w:rPr>
          <w:t>data into discrete time interval</w:t>
        </w:r>
      </w:ins>
      <w:ins w:id="357" w:author="Vaughn Shirey" w:date="2023-09-18T10:34:00Z">
        <w:r w:rsidR="00C47570">
          <w:rPr>
            <w:rFonts w:ascii="Times New Roman" w:hAnsi="Times New Roman" w:cs="Times New Roman"/>
            <w:sz w:val="24"/>
            <w:szCs w:val="24"/>
          </w:rPr>
          <w:t>s</w:t>
        </w:r>
      </w:ins>
      <w:ins w:id="358" w:author="Vaughn Shirey" w:date="2023-09-18T10:00:00Z">
        <w:r w:rsidR="00C9759E">
          <w:rPr>
            <w:rFonts w:ascii="Times New Roman" w:hAnsi="Times New Roman" w:cs="Times New Roman"/>
            <w:sz w:val="24"/>
            <w:szCs w:val="24"/>
          </w:rPr>
          <w:t xml:space="preserve"> </w:t>
        </w:r>
        <w:del w:id="359" w:author="Robert Guralnick" w:date="2023-09-29T07:40:00Z">
          <w:r w:rsidR="00C9759E" w:rsidDel="00E67D21">
            <w:rPr>
              <w:rFonts w:ascii="Times New Roman" w:hAnsi="Times New Roman" w:cs="Times New Roman"/>
              <w:sz w:val="24"/>
              <w:szCs w:val="24"/>
            </w:rPr>
            <w:delText>for occupancy estimation</w:delText>
          </w:r>
        </w:del>
      </w:ins>
      <w:proofErr w:type="gramStart"/>
      <w:ins w:id="360" w:author="Robert Guralnick" w:date="2023-09-29T07:40:00Z">
        <w:r w:rsidR="00E67D21">
          <w:rPr>
            <w:rFonts w:ascii="Times New Roman" w:hAnsi="Times New Roman" w:cs="Times New Roman"/>
            <w:sz w:val="24"/>
            <w:szCs w:val="24"/>
          </w:rPr>
          <w:t>as a means to</w:t>
        </w:r>
        <w:proofErr w:type="gramEnd"/>
        <w:r w:rsidR="00E67D21">
          <w:rPr>
            <w:rFonts w:ascii="Times New Roman" w:hAnsi="Times New Roman" w:cs="Times New Roman"/>
            <w:sz w:val="24"/>
            <w:szCs w:val="24"/>
          </w:rPr>
          <w:t xml:space="preserve"> generate community sampling</w:t>
        </w:r>
      </w:ins>
      <w:ins w:id="361" w:author="Robert Guralnick" w:date="2023-09-29T07:41:00Z">
        <w:r w:rsidR="00E67D21">
          <w:rPr>
            <w:rFonts w:ascii="Times New Roman" w:hAnsi="Times New Roman" w:cs="Times New Roman"/>
            <w:sz w:val="24"/>
            <w:szCs w:val="24"/>
          </w:rPr>
          <w:t>,</w:t>
        </w:r>
      </w:ins>
      <w:ins w:id="362" w:author="Vaughn Shirey" w:date="2023-09-18T10:00:00Z">
        <w:r w:rsidR="00C9759E">
          <w:rPr>
            <w:rFonts w:ascii="Times New Roman" w:hAnsi="Times New Roman" w:cs="Times New Roman"/>
            <w:sz w:val="24"/>
            <w:szCs w:val="24"/>
          </w:rPr>
          <w:t xml:space="preserve"> likely </w:t>
        </w:r>
      </w:ins>
      <w:ins w:id="363" w:author="Vaughn Shirey" w:date="2023-09-18T10:01:00Z">
        <w:r w:rsidR="00C9759E">
          <w:rPr>
            <w:rFonts w:ascii="Times New Roman" w:hAnsi="Times New Roman" w:cs="Times New Roman"/>
            <w:sz w:val="24"/>
            <w:szCs w:val="24"/>
          </w:rPr>
          <w:t>violat</w:t>
        </w:r>
      </w:ins>
      <w:ins w:id="364" w:author="Robert Guralnick" w:date="2023-09-29T07:41:00Z">
        <w:r w:rsidR="00E67D21">
          <w:rPr>
            <w:rFonts w:ascii="Times New Roman" w:hAnsi="Times New Roman" w:cs="Times New Roman"/>
            <w:sz w:val="24"/>
            <w:szCs w:val="24"/>
          </w:rPr>
          <w:t>ing</w:t>
        </w:r>
      </w:ins>
      <w:ins w:id="365" w:author="Vaughn Shirey" w:date="2023-09-18T10:01:00Z">
        <w:del w:id="366" w:author="Robert Guralnick" w:date="2023-09-29T07:41:00Z">
          <w:r w:rsidR="00C9759E" w:rsidDel="00E67D21">
            <w:rPr>
              <w:rFonts w:ascii="Times New Roman" w:hAnsi="Times New Roman" w:cs="Times New Roman"/>
              <w:sz w:val="24"/>
              <w:szCs w:val="24"/>
            </w:rPr>
            <w:delText>es</w:delText>
          </w:r>
        </w:del>
        <w:r w:rsidR="00C9759E">
          <w:rPr>
            <w:rFonts w:ascii="Times New Roman" w:hAnsi="Times New Roman" w:cs="Times New Roman"/>
            <w:sz w:val="24"/>
            <w:szCs w:val="24"/>
          </w:rPr>
          <w:t xml:space="preserve"> the closure assumption of occupancy-detection models</w:t>
        </w:r>
      </w:ins>
      <w:ins w:id="367" w:author="Robert Guralnick" w:date="2023-09-29T07:41:00Z">
        <w:r w:rsidR="00E67D21">
          <w:rPr>
            <w:rFonts w:ascii="Times New Roman" w:hAnsi="Times New Roman" w:cs="Times New Roman"/>
            <w:sz w:val="24"/>
            <w:szCs w:val="24"/>
          </w:rPr>
          <w:t xml:space="preserve">.  Still, </w:t>
        </w:r>
      </w:ins>
      <w:ins w:id="368" w:author="Vaughn Shirey" w:date="2023-09-18T10:01:00Z">
        <w:del w:id="369" w:author="Robert Guralnick" w:date="2023-09-29T07:41:00Z">
          <w:r w:rsidR="00C9759E" w:rsidDel="00E67D21">
            <w:rPr>
              <w:rFonts w:ascii="Times New Roman" w:hAnsi="Times New Roman" w:cs="Times New Roman"/>
              <w:sz w:val="24"/>
              <w:szCs w:val="24"/>
            </w:rPr>
            <w:delText>,</w:delText>
          </w:r>
        </w:del>
        <w:r w:rsidR="00C9759E">
          <w:rPr>
            <w:rFonts w:ascii="Times New Roman" w:hAnsi="Times New Roman" w:cs="Times New Roman"/>
            <w:sz w:val="24"/>
            <w:szCs w:val="24"/>
          </w:rPr>
          <w:t xml:space="preserve"> both simulation </w:t>
        </w:r>
      </w:ins>
      <w:r w:rsidR="00EE595C">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{"citationID":"SHQEFWke","properties":{"formattedCitation":"(Shirey {\\i{}et al.} 2022a)","plainCitation":"(Shirey et al. 2022a)","noteIndex":0},"citationItems":[{"id":199,"uris":["http://zotero.org/users/3183432/items/AWJTK625"],"itemData":{"id":199,"type":"article-journal","container-title":"Methods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EE595C">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EE595C">
        <w:rPr>
          <w:rFonts w:ascii="Times New Roman" w:hAnsi="Times New Roman" w:cs="Times New Roman"/>
          <w:sz w:val="24"/>
          <w:szCs w:val="24"/>
        </w:rPr>
        <w:fldChar w:fldCharType="end"/>
      </w:r>
      <w:ins w:id="370" w:author="Vaughn Shirey" w:date="2023-09-18T10:01:00Z">
        <w:r w:rsidR="00C9759E">
          <w:rPr>
            <w:rFonts w:ascii="Times New Roman" w:hAnsi="Times New Roman" w:cs="Times New Roman"/>
            <w:sz w:val="24"/>
            <w:szCs w:val="24"/>
          </w:rPr>
          <w:t xml:space="preserve"> and empirical study </w:t>
        </w:r>
      </w:ins>
      <w:r w:rsidR="00EE595C">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{"citationID":"NO8IMuN9","properties":{"formattedCitation":"(J\\uc0\\u246{}nsson {\\i{}et al.} 2021)","plainCitation":"(Jönsson et al. 2021)","noteIndex":0},"citationItems":[{"id":828,"uris":["http://zotero.org/users/3183432/items/DFW9IVKX"],"itemData":{"id":828,"type":"article-journal","container-title":"Insect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JB"}],"issued":{"date-parts":[["2021"]]}}}],"schema":"https://github.com/citation-style-language/schema/raw/master/csl-citation.json"} </w:instrText>
      </w:r>
      <w:r w:rsidR="00EE595C">
        <w:rPr>
          <w:rFonts w:ascii="Times New Roman" w:hAnsi="Times New Roman" w:cs="Times New Roman"/>
          <w:sz w:val="24"/>
          <w:szCs w:val="24"/>
        </w:rPr>
        <w:fldChar w:fldCharType="separate"/>
      </w:r>
      <w:r w:rsidR="00EE595C" w:rsidRPr="00EE595C">
        <w:rPr>
          <w:rFonts w:ascii="Times New Roman" w:hAnsi="Times New Roman" w:cs="Times New Roman"/>
          <w:sz w:val="24"/>
          <w:szCs w:val="24"/>
        </w:rPr>
        <w:t>(</w:t>
      </w:r>
      <w:bookmarkStart w:id="371" w:name="_Hlk145925666"/>
      <w:r w:rsidR="00EE595C" w:rsidRPr="00EE595C">
        <w:rPr>
          <w:rFonts w:ascii="Times New Roman" w:hAnsi="Times New Roman" w:cs="Times New Roman"/>
          <w:sz w:val="24"/>
          <w:szCs w:val="24"/>
        </w:rPr>
        <w:t xml:space="preserve">Jönsson </w:t>
      </w:r>
      <w:r w:rsidR="00EE595C" w:rsidRPr="00EE595C">
        <w:rPr>
          <w:rFonts w:ascii="Times New Roman" w:hAnsi="Times New Roman" w:cs="Times New Roman"/>
          <w:i/>
          <w:iCs/>
          <w:sz w:val="24"/>
          <w:szCs w:val="24"/>
        </w:rPr>
        <w:t>et al.</w:t>
      </w:r>
      <w:r w:rsidR="00EE595C" w:rsidRPr="00EE595C">
        <w:rPr>
          <w:rFonts w:ascii="Times New Roman" w:hAnsi="Times New Roman" w:cs="Times New Roman"/>
          <w:sz w:val="24"/>
          <w:szCs w:val="24"/>
        </w:rPr>
        <w:t xml:space="preserve"> 2021</w:t>
      </w:r>
      <w:bookmarkEnd w:id="371"/>
      <w:r w:rsidR="00EE595C" w:rsidRPr="00EE595C">
        <w:rPr>
          <w:rFonts w:ascii="Times New Roman" w:hAnsi="Times New Roman" w:cs="Times New Roman"/>
          <w:sz w:val="24"/>
          <w:szCs w:val="24"/>
        </w:rPr>
        <w:t>)</w:t>
      </w:r>
      <w:r w:rsidR="00EE595C">
        <w:rPr>
          <w:rFonts w:ascii="Times New Roman" w:hAnsi="Times New Roman" w:cs="Times New Roman"/>
          <w:sz w:val="24"/>
          <w:szCs w:val="24"/>
        </w:rPr>
        <w:fldChar w:fldCharType="end"/>
      </w:r>
      <w:ins w:id="372" w:author="Vaughn Shirey" w:date="2023-09-18T10:01:00Z">
        <w:r w:rsidR="00C9759E">
          <w:rPr>
            <w:rFonts w:ascii="Times New Roman" w:hAnsi="Times New Roman" w:cs="Times New Roman"/>
            <w:sz w:val="24"/>
            <w:szCs w:val="24"/>
          </w:rPr>
          <w:t xml:space="preserve"> have found resulting trends to be largely invariant to this violation.</w:t>
        </w:r>
        <w:r w:rsidR="004F3C30">
          <w:rPr>
            <w:rFonts w:ascii="Times New Roman" w:hAnsi="Times New Roman" w:cs="Times New Roman"/>
            <w:sz w:val="24"/>
            <w:szCs w:val="24"/>
          </w:rPr>
          <w:t xml:space="preserve"> Further, as many species of insect </w:t>
        </w:r>
      </w:ins>
      <w:ins w:id="373" w:author="Vaughn Shirey" w:date="2023-09-18T10:02:00Z">
        <w:r w:rsidR="004F3C30">
          <w:rPr>
            <w:rFonts w:ascii="Times New Roman" w:hAnsi="Times New Roman" w:cs="Times New Roman"/>
            <w:sz w:val="24"/>
            <w:szCs w:val="24"/>
          </w:rPr>
          <w:t xml:space="preserve">exhibit high interannual </w:t>
        </w:r>
        <w:del w:id="374" w:author="Robert Guralnick" w:date="2023-09-29T07:41:00Z">
          <w:r w:rsidR="004F3C30" w:rsidDel="00CB1699">
            <w:rPr>
              <w:rFonts w:ascii="Times New Roman" w:hAnsi="Times New Roman" w:cs="Times New Roman"/>
              <w:sz w:val="24"/>
              <w:szCs w:val="24"/>
            </w:rPr>
            <w:delText>variability in population metrics</w:delText>
          </w:r>
        </w:del>
      </w:ins>
      <w:ins w:id="375" w:author="Robert Guralnick" w:date="2023-09-29T07:41:00Z">
        <w:r w:rsidR="00CB1699">
          <w:rPr>
            <w:rFonts w:ascii="Times New Roman" w:hAnsi="Times New Roman" w:cs="Times New Roman"/>
            <w:sz w:val="24"/>
            <w:szCs w:val="24"/>
          </w:rPr>
          <w:t>populatio</w:t>
        </w:r>
      </w:ins>
      <w:ins w:id="376" w:author="Robert Guralnick" w:date="2023-09-29T07:42:00Z">
        <w:r w:rsidR="00CB1699">
          <w:rPr>
            <w:rFonts w:ascii="Times New Roman" w:hAnsi="Times New Roman" w:cs="Times New Roman"/>
            <w:sz w:val="24"/>
            <w:szCs w:val="24"/>
          </w:rPr>
          <w:t>n variability</w:t>
        </w:r>
      </w:ins>
      <w:ins w:id="377" w:author="Vaughn Shirey" w:date="2023-09-18T10:02:00Z">
        <w:r w:rsidR="004F3C30">
          <w:rPr>
            <w:rFonts w:ascii="Times New Roman" w:hAnsi="Times New Roman" w:cs="Times New Roman"/>
            <w:sz w:val="24"/>
            <w:szCs w:val="24"/>
          </w:rPr>
          <w:t xml:space="preserve">, binning observations into discrete time </w:t>
        </w:r>
        <w:r w:rsidR="004F3C30">
          <w:rPr>
            <w:rFonts w:ascii="Times New Roman" w:hAnsi="Times New Roman" w:cs="Times New Roman"/>
            <w:sz w:val="24"/>
            <w:szCs w:val="24"/>
          </w:rPr>
          <w:lastRenderedPageBreak/>
          <w:t>intervals can be useful for providing a “smoothed” mean estimate of occupancy over time.</w:t>
        </w:r>
      </w:ins>
      <w:del w:id="378" w:author="Vaughn Shirey" w:date="2023-09-18T10:02:00Z">
        <w:r w:rsidRPr="00703517" w:rsidDel="004F3C30">
          <w:rPr>
            <w:rFonts w:ascii="Times New Roman" w:hAnsi="Times New Roman" w:cs="Times New Roman"/>
            <w:sz w:val="24"/>
            <w:szCs w:val="24"/>
          </w:rPr>
          <w:delText xml:space="preserve"> </w:delText>
        </w:r>
      </w:del>
      <w:r w:rsidRPr="00703517">
        <w:rPr>
          <w:rFonts w:ascii="Times New Roman" w:hAnsi="Times New Roman" w:cs="Times New Roman"/>
          <w:sz w:val="24"/>
          <w:szCs w:val="24"/>
        </w:rPr>
        <w:t xml:space="preserve"> </w:t>
      </w:r>
      <w:r w:rsidR="00D33FEF" w:rsidRPr="00703517">
        <w:rPr>
          <w:rFonts w:ascii="Times New Roman" w:hAnsi="Times New Roman" w:cs="Times New Roman"/>
          <w:sz w:val="24"/>
          <w:szCs w:val="24"/>
        </w:rPr>
        <w:t xml:space="preserve">A graphical representation of our workflow with details </w:t>
      </w:r>
      <w:ins w:id="379" w:author="Vaughn Shirey" w:date="2023-09-18T10:42:00Z">
        <w:r w:rsidR="00672F09">
          <w:rPr>
            <w:rFonts w:ascii="Times New Roman" w:hAnsi="Times New Roman" w:cs="Times New Roman"/>
            <w:sz w:val="24"/>
            <w:szCs w:val="24"/>
          </w:rPr>
          <w:t>on</w:t>
        </w:r>
      </w:ins>
      <w:del w:id="380" w:author="Vaughn Shirey" w:date="2023-09-18T10:42:00Z">
        <w:r w:rsidR="00D33FEF" w:rsidRPr="00703517" w:rsidDel="00672F09">
          <w:rPr>
            <w:rFonts w:ascii="Times New Roman" w:hAnsi="Times New Roman" w:cs="Times New Roman"/>
            <w:sz w:val="24"/>
            <w:szCs w:val="24"/>
          </w:rPr>
          <w:delText>about</w:delText>
        </w:r>
      </w:del>
      <w:r w:rsidR="00D33FEF" w:rsidRPr="00703517">
        <w:rPr>
          <w:rFonts w:ascii="Times New Roman" w:hAnsi="Times New Roman" w:cs="Times New Roman"/>
          <w:sz w:val="24"/>
          <w:szCs w:val="24"/>
        </w:rPr>
        <w:t xml:space="preserve"> </w:t>
      </w:r>
      <w:r w:rsidR="00D33FEF">
        <w:rPr>
          <w:rFonts w:ascii="Times New Roman" w:hAnsi="Times New Roman" w:cs="Times New Roman"/>
          <w:sz w:val="24"/>
          <w:szCs w:val="24"/>
        </w:rPr>
        <w:t>this implementation of our model, including methods for</w:t>
      </w:r>
      <w:r w:rsidR="00D33FEF" w:rsidRPr="00703517">
        <w:rPr>
          <w:rFonts w:ascii="Times New Roman" w:hAnsi="Times New Roman" w:cs="Times New Roman"/>
          <w:sz w:val="24"/>
          <w:szCs w:val="24"/>
        </w:rPr>
        <w:t xml:space="preserve"> </w:t>
      </w:r>
      <w:del w:id="381" w:author="Robert Guralnick" w:date="2023-09-29T07:45:00Z">
        <w:r w:rsidR="00D33FEF" w:rsidRPr="00703517" w:rsidDel="00CB1699">
          <w:rPr>
            <w:rFonts w:ascii="Times New Roman" w:hAnsi="Times New Roman" w:cs="Times New Roman"/>
            <w:sz w:val="24"/>
            <w:szCs w:val="24"/>
          </w:rPr>
          <w:delText>inferring zeros</w:delText>
        </w:r>
      </w:del>
      <w:ins w:id="382" w:author="Robert Guralnick" w:date="2023-09-29T07:45:00Z">
        <w:r w:rsidR="00CB1699">
          <w:rPr>
            <w:rFonts w:ascii="Times New Roman" w:hAnsi="Times New Roman" w:cs="Times New Roman"/>
            <w:sz w:val="24"/>
            <w:szCs w:val="24"/>
          </w:rPr>
          <w:t xml:space="preserve">inferring </w:t>
        </w:r>
      </w:ins>
      <w:ins w:id="383" w:author="Robert Guralnick" w:date="2023-09-29T07:46:00Z">
        <w:r w:rsidR="00CB1699">
          <w:rPr>
            <w:rFonts w:ascii="Times New Roman" w:hAnsi="Times New Roman" w:cs="Times New Roman"/>
            <w:sz w:val="24"/>
            <w:szCs w:val="24"/>
          </w:rPr>
          <w:t>non-detections</w:t>
        </w:r>
      </w:ins>
      <w:r w:rsidR="00D33FEF" w:rsidRPr="00703517">
        <w:rPr>
          <w:rFonts w:ascii="Times New Roman" w:hAnsi="Times New Roman" w:cs="Times New Roman"/>
          <w:sz w:val="24"/>
          <w:szCs w:val="24"/>
        </w:rPr>
        <w:t xml:space="preserve"> is illustrated in Supplemental Figure 1.</w:t>
      </w:r>
    </w:p>
    <w:p w14:paraId="7405ADD3" w14:textId="2D914E9B" w:rsidR="00F21671" w:rsidRDefault="00341DE7">
      <w:pPr>
        <w:spacing w:line="480" w:lineRule="auto"/>
        <w:ind w:firstLine="720"/>
        <w:jc w:val="both"/>
        <w:rPr>
          <w:rFonts w:ascii="Times New Roman" w:hAnsi="Times New Roman" w:cs="Times New Roman"/>
          <w:sz w:val="24"/>
          <w:szCs w:val="24"/>
        </w:rPr>
      </w:pPr>
      <w:commentRangeStart w:id="384"/>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w:t>
      </w:r>
      <w:commentRangeEnd w:id="384"/>
      <w:r w:rsidR="00B616F7">
        <w:rPr>
          <w:rStyle w:val="CommentReference"/>
        </w:rPr>
        <w:commentReference w:id="384"/>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 xml:space="preserve">Previous simulation results found that five temporal bins </w:t>
      </w:r>
      <w:del w:id="385" w:author="Vaughn Shirey" w:date="2023-08-25T10:08:00Z">
        <w:r w:rsidR="001A4C61" w:rsidRPr="00703517" w:rsidDel="00295ED8">
          <w:rPr>
            <w:rFonts w:ascii="Times New Roman" w:hAnsi="Times New Roman" w:cs="Times New Roman"/>
            <w:sz w:val="24"/>
            <w:szCs w:val="24"/>
          </w:rPr>
          <w:delText xml:space="preserve">were found to </w:delText>
        </w:r>
      </w:del>
      <w:r w:rsidR="001A4C61" w:rsidRPr="00703517">
        <w:rPr>
          <w:rFonts w:ascii="Times New Roman" w:hAnsi="Times New Roman" w:cs="Times New Roman"/>
          <w:sz w:val="24"/>
          <w:szCs w:val="24"/>
        </w:rPr>
        <w:t xml:space="preserve">provide sufficient granularity to detect trends, </w:t>
      </w:r>
      <w:r w:rsidR="00F722B4">
        <w:rPr>
          <w:rFonts w:ascii="Times New Roman" w:hAnsi="Times New Roman" w:cs="Times New Roman"/>
          <w:sz w:val="24"/>
          <w:szCs w:val="24"/>
        </w:rPr>
        <w:t xml:space="preserve">but ten were best able to reconstruct simulated trends </w:t>
      </w:r>
      <w:proofErr w:type="gramStart"/>
      <w:r w:rsidR="00F722B4">
        <w:rPr>
          <w:rFonts w:ascii="Times New Roman" w:hAnsi="Times New Roman" w:cs="Times New Roman"/>
          <w:sz w:val="24"/>
          <w:szCs w:val="24"/>
        </w:rPr>
        <w:t>and also</w:t>
      </w:r>
      <w:proofErr w:type="gramEnd"/>
      <w:r w:rsidR="00F722B4">
        <w:rPr>
          <w:rFonts w:ascii="Times New Roman" w:hAnsi="Times New Roman" w:cs="Times New Roman"/>
          <w:sz w:val="24"/>
          <w:szCs w:val="24"/>
        </w:rPr>
        <w:t xml:space="preserve"> provide</w:t>
      </w:r>
      <w:ins w:id="386" w:author="Robert Guralnick" w:date="2023-09-29T07:44:00Z">
        <w:r w:rsidR="00CB1699">
          <w:rPr>
            <w:rFonts w:ascii="Times New Roman" w:hAnsi="Times New Roman" w:cs="Times New Roman"/>
            <w:sz w:val="24"/>
            <w:szCs w:val="24"/>
          </w:rPr>
          <w:t xml:space="preserve"> </w:t>
        </w:r>
      </w:ins>
      <w:ins w:id="387" w:author="Robert Guralnick" w:date="2023-09-29T07:45:00Z">
        <w:r w:rsidR="00CB1699">
          <w:rPr>
            <w:rFonts w:ascii="Times New Roman" w:hAnsi="Times New Roman" w:cs="Times New Roman"/>
            <w:sz w:val="24"/>
            <w:szCs w:val="24"/>
          </w:rPr>
          <w:t>more accurate prediction of change through time</w:t>
        </w:r>
      </w:ins>
      <w:del w:id="388" w:author="Robert Guralnick" w:date="2023-09-29T07:44:00Z">
        <w:r w:rsidR="00F722B4" w:rsidDel="00CB1699">
          <w:rPr>
            <w:rFonts w:ascii="Times New Roman" w:hAnsi="Times New Roman" w:cs="Times New Roman"/>
            <w:sz w:val="24"/>
            <w:szCs w:val="24"/>
          </w:rPr>
          <w:delText xml:space="preserve"> more nuanced </w:delText>
        </w:r>
      </w:del>
      <w:del w:id="389" w:author="Robert Guralnick" w:date="2023-09-29T07:45:00Z">
        <w:r w:rsidR="00F722B4" w:rsidDel="00CB1699">
          <w:rPr>
            <w:rFonts w:ascii="Times New Roman" w:hAnsi="Times New Roman" w:cs="Times New Roman"/>
            <w:sz w:val="24"/>
            <w:szCs w:val="24"/>
          </w:rPr>
          <w:delText>patterns through time</w:delText>
        </w:r>
      </w:del>
      <w:r w:rsidR="00F722B4">
        <w:rPr>
          <w:rFonts w:ascii="Times New Roman" w:hAnsi="Times New Roman" w:cs="Times New Roman"/>
          <w:sz w:val="24"/>
          <w:szCs w:val="24"/>
        </w:rPr>
        <w:t xml:space="preserve">. In contrast, using only </w:t>
      </w:r>
      <w:r w:rsidR="001A4C61" w:rsidRPr="00703517">
        <w:rPr>
          <w:rFonts w:ascii="Times New Roman" w:hAnsi="Times New Roman" w:cs="Times New Roman"/>
          <w:sz w:val="24"/>
          <w:szCs w:val="24"/>
        </w:rPr>
        <w:t>two time periods</w:t>
      </w:r>
      <w:ins w:id="390" w:author="Vaughn Shirey" w:date="2023-09-18T10:46:00Z">
        <w:r w:rsidR="00672F09">
          <w:rPr>
            <w:rFonts w:ascii="Times New Roman" w:hAnsi="Times New Roman" w:cs="Times New Roman"/>
            <w:sz w:val="24"/>
            <w:szCs w:val="24"/>
          </w:rPr>
          <w:t xml:space="preserve"> (e.g.</w:t>
        </w:r>
      </w:ins>
      <w:ins w:id="391" w:author="Vaughn Shirey" w:date="2023-09-18T10:47:00Z">
        <w:r w:rsidR="00672F09">
          <w:rPr>
            <w:rFonts w:ascii="Times New Roman" w:hAnsi="Times New Roman" w:cs="Times New Roman"/>
            <w:sz w:val="24"/>
            <w:szCs w:val="24"/>
          </w:rPr>
          <w:t>, pre-1990 versus post-1990 style analyses)</w:t>
        </w:r>
      </w:ins>
      <w:del w:id="392" w:author="Vaughn Shirey" w:date="2023-09-18T10:47:00Z">
        <w:r w:rsidR="001A4C61" w:rsidRPr="00703517" w:rsidDel="00CA5D80">
          <w:rPr>
            <w:rFonts w:ascii="Times New Roman" w:hAnsi="Times New Roman" w:cs="Times New Roman"/>
            <w:sz w:val="24"/>
            <w:szCs w:val="24"/>
          </w:rPr>
          <w:delText xml:space="preserve">, a common method in these studies, </w:delText>
        </w:r>
      </w:del>
      <w:r w:rsidR="001A4C61" w:rsidRPr="00703517">
        <w:rPr>
          <w:rFonts w:ascii="Times New Roman" w:hAnsi="Times New Roman" w:cs="Times New Roman"/>
          <w:sz w:val="24"/>
          <w:szCs w:val="24"/>
        </w:rPr>
        <w:t>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In each of these 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2002)","noteIndex":0},"citationItems":[{"id":414,"uris":["http://zotero.org/users/3183432/items/GKNDNRSK"],"itemData":{"id":414,"type":"article-journal","container-title":"Ecology","issue":"8","note":"publisher: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p>
    <w:p w14:paraId="115A364F" w14:textId="77777777" w:rsidR="00683BE8" w:rsidRPr="00703517" w:rsidRDefault="00683BE8">
      <w:pPr>
        <w:spacing w:line="480" w:lineRule="auto"/>
        <w:ind w:firstLine="720"/>
        <w:jc w:val="both"/>
        <w:rPr>
          <w:rFonts w:ascii="Times New Roman" w:hAnsi="Times New Roman" w:cs="Times New Roman"/>
          <w:sz w:val="24"/>
          <w:szCs w:val="24"/>
        </w:rPr>
      </w:pPr>
    </w:p>
    <w:p w14:paraId="27078A5F" w14:textId="77777777" w:rsidR="002F18DA" w:rsidRPr="00703517" w:rsidRDefault="002F18DA" w:rsidP="002F18DA">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2305DD43" w14:textId="378A222D" w:rsidR="002F18DA" w:rsidRDefault="002F18DA" w:rsidP="00CE7D7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data </w:t>
      </w:r>
      <w:commentRangeStart w:id="393"/>
      <w:r w:rsidRPr="00703517">
        <w:rPr>
          <w:rFonts w:ascii="Times New Roman" w:hAnsi="Times New Roman" w:cs="Times New Roman"/>
          <w:sz w:val="24"/>
          <w:szCs w:val="24"/>
        </w:rPr>
        <w:t>to inform the ecological process of our occupancy-detection model.</w:t>
      </w:r>
      <w:commentRangeEnd w:id="393"/>
      <w:r w:rsidR="00B616F7">
        <w:rPr>
          <w:rStyle w:val="CommentReference"/>
        </w:rPr>
        <w:commentReference w:id="393"/>
      </w:r>
      <w:r w:rsidRPr="00703517">
        <w:rPr>
          <w:rFonts w:ascii="Times New Roman" w:hAnsi="Times New Roman" w:cs="Times New Roman"/>
          <w:sz w:val="24"/>
          <w:szCs w:val="24"/>
        </w:rPr>
        <w:t xml:space="preserve"> </w:t>
      </w:r>
      <w:r w:rsidR="00415992">
        <w:rPr>
          <w:rFonts w:ascii="Times New Roman" w:hAnsi="Times New Roman" w:cs="Times New Roman"/>
          <w:sz w:val="24"/>
          <w:szCs w:val="24"/>
        </w:rPr>
        <w:t>Although l</w:t>
      </w:r>
      <w:r w:rsidRPr="00703517">
        <w:rPr>
          <w:rFonts w:ascii="Times New Roman" w:hAnsi="Times New Roman" w:cs="Times New Roman"/>
          <w:sz w:val="24"/>
          <w:szCs w:val="24"/>
        </w:rPr>
        <w:t xml:space="preserve">and use </w:t>
      </w:r>
      <w:r w:rsidR="00415992">
        <w:rPr>
          <w:rFonts w:ascii="Times New Roman" w:hAnsi="Times New Roman" w:cs="Times New Roman"/>
          <w:sz w:val="24"/>
          <w:szCs w:val="24"/>
        </w:rPr>
        <w:t xml:space="preserve">and pesticides are </w:t>
      </w:r>
      <w:r w:rsidRPr="00703517">
        <w:rPr>
          <w:rFonts w:ascii="Times New Roman" w:hAnsi="Times New Roman" w:cs="Times New Roman"/>
          <w:sz w:val="24"/>
          <w:szCs w:val="24"/>
        </w:rPr>
        <w:t xml:space="preserve">also </w:t>
      </w:r>
      <w:r w:rsidR="00415992">
        <w:rPr>
          <w:rFonts w:ascii="Times New Roman" w:hAnsi="Times New Roman" w:cs="Times New Roman"/>
          <w:sz w:val="24"/>
          <w:szCs w:val="24"/>
        </w:rPr>
        <w:t>contributors to insect population shifts (Wagner 2021)</w:t>
      </w:r>
      <w:r w:rsidRPr="00703517">
        <w:rPr>
          <w:rFonts w:ascii="Times New Roman" w:hAnsi="Times New Roman" w:cs="Times New Roman"/>
          <w:sz w:val="24"/>
          <w:szCs w:val="24"/>
        </w:rPr>
        <w:t xml:space="preserve"> </w:t>
      </w:r>
      <w:r w:rsidR="005B63FE">
        <w:rPr>
          <w:rFonts w:ascii="Times New Roman" w:hAnsi="Times New Roman" w:cs="Times New Roman"/>
          <w:sz w:val="24"/>
          <w:szCs w:val="24"/>
        </w:rPr>
        <w:t>we do not use those here since,</w:t>
      </w:r>
      <w:r w:rsidRPr="00703517">
        <w:rPr>
          <w:rFonts w:ascii="Times New Roman" w:hAnsi="Times New Roman" w:cs="Times New Roman"/>
          <w:sz w:val="24"/>
          <w:szCs w:val="24"/>
        </w:rPr>
        <w:t xml:space="preserve"> to our knowledge, no comprehensive dataset</w:t>
      </w:r>
      <w:r w:rsidR="00415992">
        <w:rPr>
          <w:rFonts w:ascii="Times New Roman" w:hAnsi="Times New Roman" w:cs="Times New Roman"/>
          <w:sz w:val="24"/>
          <w:szCs w:val="24"/>
        </w:rPr>
        <w:t>s</w:t>
      </w:r>
      <w:r w:rsidRPr="00703517">
        <w:rPr>
          <w:rFonts w:ascii="Times New Roman" w:hAnsi="Times New Roman" w:cs="Times New Roman"/>
          <w:sz w:val="24"/>
          <w:szCs w:val="24"/>
        </w:rPr>
        <w:t xml:space="preserve"> of land cover </w:t>
      </w:r>
      <w:r w:rsidR="00415992">
        <w:rPr>
          <w:rFonts w:ascii="Times New Roman" w:hAnsi="Times New Roman" w:cs="Times New Roman"/>
          <w:sz w:val="24"/>
          <w:szCs w:val="24"/>
        </w:rPr>
        <w:t xml:space="preserve">or pesticide use </w:t>
      </w:r>
      <w:r w:rsidRPr="00703517">
        <w:rPr>
          <w:rFonts w:ascii="Times New Roman" w:hAnsi="Times New Roman" w:cs="Times New Roman"/>
          <w:sz w:val="24"/>
          <w:szCs w:val="24"/>
        </w:rPr>
        <w:t xml:space="preserve">exists for high-latitude regions of North </w:t>
      </w:r>
      <w:r w:rsidRPr="00703517">
        <w:rPr>
          <w:rFonts w:ascii="Times New Roman" w:hAnsi="Times New Roman" w:cs="Times New Roman"/>
          <w:sz w:val="24"/>
          <w:szCs w:val="24"/>
        </w:rPr>
        <w:lastRenderedPageBreak/>
        <w:t xml:space="preserve">America extending back into the 1970s. </w:t>
      </w:r>
      <w:r w:rsidR="00415992">
        <w:rPr>
          <w:rFonts w:ascii="Times New Roman" w:hAnsi="Times New Roman" w:cs="Times New Roman"/>
          <w:sz w:val="24"/>
          <w:szCs w:val="24"/>
        </w:rPr>
        <w:t xml:space="preserve"> </w:t>
      </w:r>
      <w:r w:rsidRPr="00703517">
        <w:rPr>
          <w:rFonts w:ascii="Times New Roman" w:hAnsi="Times New Roman" w:cs="Times New Roman"/>
          <w:sz w:val="24"/>
          <w:szCs w:val="24"/>
        </w:rPr>
        <w:t xml:space="preserve">Monthly minimum temperatures from 1970 to 2015 were extracted from the National Oceanic and Atmospheric Administration's (NOAA) 20th-century reanalysis, 20CRv3 </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2019)","noteIndex":0},"citationItems":[{"id":299,"uris":["http://zotero.org/users/3183432/items/EMVM6GKW"],"itemData":{"id":299,"type":"article-journal","container-title":"Quarterly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(Slivinski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w:t>
      </w:r>
      <w:ins w:id="394" w:author="Robert Guralnick" w:date="2023-09-29T07:49:00Z">
        <w:r w:rsidR="00CB1699">
          <w:rPr>
            <w:rFonts w:ascii="Times New Roman" w:hAnsi="Times New Roman" w:cs="Times New Roman"/>
            <w:sz w:val="24"/>
            <w:szCs w:val="24"/>
          </w:rPr>
          <w:t xml:space="preserve">.  </w:t>
        </w:r>
      </w:ins>
      <w:del w:id="395" w:author="Robert Guralnick" w:date="2023-09-29T07:49:00Z">
        <w:r w:rsidR="00CD7462" w:rsidDel="00CB1699">
          <w:rPr>
            <w:rFonts w:ascii="Times New Roman" w:hAnsi="Times New Roman" w:cs="Times New Roman"/>
            <w:sz w:val="24"/>
            <w:szCs w:val="24"/>
          </w:rPr>
          <w:delText>;</w:delText>
        </w:r>
      </w:del>
      <w:r w:rsidRPr="00703517">
        <w:rPr>
          <w:rFonts w:ascii="Times New Roman" w:hAnsi="Times New Roman" w:cs="Times New Roman"/>
          <w:sz w:val="24"/>
          <w:szCs w:val="24"/>
        </w:rPr>
        <w:t xml:space="preserve"> </w:t>
      </w:r>
      <w:ins w:id="396" w:author="Robert Guralnick" w:date="2023-09-29T07:49:00Z">
        <w:r w:rsidR="00CB1699">
          <w:rPr>
            <w:rFonts w:ascii="Times New Roman" w:hAnsi="Times New Roman" w:cs="Times New Roman"/>
            <w:sz w:val="24"/>
            <w:szCs w:val="24"/>
          </w:rPr>
          <w:t>R</w:t>
        </w:r>
      </w:ins>
      <w:del w:id="397" w:author="Robert Guralnick" w:date="2023-09-29T07:49:00Z">
        <w:r w:rsidR="00CD7462" w:rsidDel="00CB1699">
          <w:rPr>
            <w:rFonts w:ascii="Times New Roman" w:hAnsi="Times New Roman" w:cs="Times New Roman"/>
            <w:sz w:val="24"/>
            <w:szCs w:val="24"/>
          </w:rPr>
          <w:delText>r</w:delText>
        </w:r>
      </w:del>
      <w:r w:rsidR="00CD7462">
        <w:rPr>
          <w:rFonts w:ascii="Times New Roman" w:hAnsi="Times New Roman" w:cs="Times New Roman"/>
          <w:sz w:val="24"/>
          <w:szCs w:val="24"/>
        </w:rPr>
        <w:t xml:space="preserve">eanalysis products (where observation data are synthesized with </w:t>
      </w:r>
      <w:r w:rsidR="00BF04FA">
        <w:rPr>
          <w:rFonts w:ascii="Times New Roman" w:hAnsi="Times New Roman" w:cs="Times New Roman"/>
          <w:sz w:val="24"/>
          <w:szCs w:val="24"/>
        </w:rPr>
        <w:t>mechanistic</w:t>
      </w:r>
      <w:r w:rsidR="00CD7462">
        <w:rPr>
          <w:rFonts w:ascii="Times New Roman" w:hAnsi="Times New Roman" w:cs="Times New Roman"/>
          <w:sz w:val="24"/>
          <w:szCs w:val="24"/>
        </w:rPr>
        <w:t xml:space="preserve"> climate models</w:t>
      </w:r>
      <w:ins w:id="398" w:author="Robert Guralnick" w:date="2023-09-29T07:49:00Z">
        <w:r w:rsidR="00CB1699">
          <w:rPr>
            <w:rFonts w:ascii="Times New Roman" w:hAnsi="Times New Roman" w:cs="Times New Roman"/>
            <w:sz w:val="24"/>
            <w:szCs w:val="24"/>
          </w:rPr>
          <w:t>)</w:t>
        </w:r>
      </w:ins>
      <w:r w:rsidR="00CD7462">
        <w:rPr>
          <w:rFonts w:ascii="Times New Roman" w:hAnsi="Times New Roman" w:cs="Times New Roman"/>
          <w:sz w:val="24"/>
          <w:szCs w:val="24"/>
        </w:rPr>
        <w:t xml:space="preserve"> are not yet available</w:t>
      </w:r>
      <w:r w:rsidR="00BF04FA">
        <w:rPr>
          <w:rFonts w:ascii="Times New Roman" w:hAnsi="Times New Roman" w:cs="Times New Roman"/>
          <w:sz w:val="24"/>
          <w:szCs w:val="24"/>
        </w:rPr>
        <w:t xml:space="preserve"> f</w:t>
      </w:r>
      <w:r w:rsidRPr="00703517">
        <w:rPr>
          <w:rFonts w:ascii="Times New Roman" w:hAnsi="Times New Roman" w:cs="Times New Roman"/>
          <w:sz w:val="24"/>
          <w:szCs w:val="24"/>
        </w:rPr>
        <w:t>or 2016 onward</w:t>
      </w:r>
      <w:ins w:id="399" w:author="Robert Guralnick" w:date="2023-09-29T07:49:00Z">
        <w:r w:rsidR="00CB1699">
          <w:rPr>
            <w:rFonts w:ascii="Times New Roman" w:hAnsi="Times New Roman" w:cs="Times New Roman"/>
            <w:sz w:val="24"/>
            <w:szCs w:val="24"/>
          </w:rPr>
          <w:t xml:space="preserve">. For </w:t>
        </w:r>
      </w:ins>
      <w:ins w:id="400" w:author="Robert Guralnick" w:date="2023-09-29T07:50:00Z">
        <w:r w:rsidR="00CB1699">
          <w:rPr>
            <w:rFonts w:ascii="Times New Roman" w:hAnsi="Times New Roman" w:cs="Times New Roman"/>
            <w:sz w:val="24"/>
            <w:szCs w:val="24"/>
          </w:rPr>
          <w:t>2016</w:t>
        </w:r>
      </w:ins>
      <w:ins w:id="401" w:author="Robert Guralnick" w:date="2023-09-29T07:55:00Z">
        <w:r w:rsidR="00B616F7">
          <w:rPr>
            <w:rFonts w:ascii="Times New Roman" w:hAnsi="Times New Roman" w:cs="Times New Roman"/>
            <w:sz w:val="24"/>
            <w:szCs w:val="24"/>
          </w:rPr>
          <w:t>-2019 (our last year in this analysis)</w:t>
        </w:r>
      </w:ins>
      <w:ins w:id="402" w:author="Robert Guralnick" w:date="2023-09-29T07:50:00Z">
        <w:r w:rsidR="00CB1699">
          <w:rPr>
            <w:rFonts w:ascii="Times New Roman" w:hAnsi="Times New Roman" w:cs="Times New Roman"/>
            <w:sz w:val="24"/>
            <w:szCs w:val="24"/>
          </w:rPr>
          <w:t>,</w:t>
        </w:r>
      </w:ins>
      <w:ins w:id="403" w:author="Robert Guralnick" w:date="2023-09-29T07:49:00Z">
        <w:r w:rsidR="00CB1699">
          <w:rPr>
            <w:rFonts w:ascii="Times New Roman" w:hAnsi="Times New Roman" w:cs="Times New Roman"/>
            <w:sz w:val="24"/>
            <w:szCs w:val="24"/>
          </w:rPr>
          <w:t xml:space="preserve"> </w:t>
        </w:r>
      </w:ins>
      <w:ins w:id="404" w:author="Vaughn Shirey" w:date="2023-09-18T10:49:00Z">
        <w:del w:id="405" w:author="Robert Guralnick" w:date="2023-09-29T07:49:00Z">
          <w:r w:rsidR="007F114C" w:rsidDel="00CB1699">
            <w:rPr>
              <w:rFonts w:ascii="Times New Roman" w:hAnsi="Times New Roman" w:cs="Times New Roman"/>
              <w:sz w:val="24"/>
              <w:szCs w:val="24"/>
            </w:rPr>
            <w:delText>)</w:delText>
          </w:r>
        </w:del>
      </w:ins>
      <w:del w:id="406" w:author="Robert Guralnick" w:date="2023-09-29T07:50:00Z">
        <w:r w:rsidRPr="00703517" w:rsidDel="00CB1699">
          <w:rPr>
            <w:rFonts w:ascii="Times New Roman" w:hAnsi="Times New Roman" w:cs="Times New Roman"/>
            <w:sz w:val="24"/>
            <w:szCs w:val="24"/>
          </w:rPr>
          <w:delText>,</w:delText>
        </w:r>
      </w:del>
      <w:r w:rsidRPr="00703517">
        <w:rPr>
          <w:rFonts w:ascii="Times New Roman" w:hAnsi="Times New Roman" w:cs="Times New Roman"/>
          <w:sz w:val="24"/>
          <w:szCs w:val="24"/>
        </w:rPr>
        <w:t xml:space="preserve"> variables</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were obtained from the Climate Prediction Center (CPC</w:t>
      </w:r>
      <w:r w:rsidR="00CD7462">
        <w:rPr>
          <w:rFonts w:ascii="Times New Roman" w:hAnsi="Times New Roman" w:cs="Times New Roman"/>
          <w:sz w:val="24"/>
          <w:szCs w:val="24"/>
        </w:rPr>
        <w:t>,</w:t>
      </w:r>
      <w:r w:rsidR="00CD7462" w:rsidRPr="00703517" w:rsidDel="00CD7462">
        <w:rPr>
          <w:rFonts w:ascii="Times New Roman" w:hAnsi="Times New Roman" w:cs="Times New Roman"/>
          <w:sz w:val="24"/>
          <w:szCs w:val="24"/>
        </w:rPr>
        <w:t xml:space="preserve"> </w:t>
      </w:r>
      <w:hyperlink r:id="rId18"/>
      <w:r w:rsidR="00CD7462">
        <w:rPr>
          <w:rFonts w:ascii="Times New Roman" w:hAnsi="Times New Roman" w:cs="Times New Roman"/>
          <w:sz w:val="24"/>
          <w:szCs w:val="24"/>
        </w:rPr>
        <w:t xml:space="preserve"> which are</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available at 0.5-degree spatial and monthly temporal resolution</w:t>
      </w:r>
      <w:r w:rsidR="00CD7462">
        <w:rPr>
          <w:rFonts w:ascii="Times New Roman" w:hAnsi="Times New Roman" w:cs="Times New Roman"/>
          <w:sz w:val="24"/>
          <w:szCs w:val="24"/>
        </w:rPr>
        <w:t>s</w:t>
      </w:r>
      <w:r w:rsidR="002746B5">
        <w:rPr>
          <w:rFonts w:ascii="Times New Roman" w:hAnsi="Times New Roman" w:cs="Times New Roman"/>
          <w:sz w:val="24"/>
          <w:szCs w:val="24"/>
        </w:rPr>
        <w:t>)</w:t>
      </w:r>
      <w:r w:rsidR="0088005C">
        <w:rPr>
          <w:rFonts w:ascii="Times New Roman" w:hAnsi="Times New Roman" w:cs="Times New Roman"/>
          <w:sz w:val="24"/>
          <w:szCs w:val="24"/>
        </w:rPr>
        <w:t xml:space="preserve"> </w:t>
      </w:r>
      <w:r w:rsidR="002746B5">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{"citationID":"IQncWOje","properties":{"formattedCitation":"(Climate Prediction Center 2022)","plainCitation":"(Climate Prediction Center 2022)","noteIndex":0},"citationItems":[{"id":298,"uris":["http://zotero.org/users/3183432/items/H5LACTC2"],"itemData":{"id":298,"type":"document","publisher":"NOAA/OAR/ESRL PSL","title":"Global Temperature data provided by the NOAA/OAR/ESRL PSL","URL":"www.psl.noaa.gov","author":[{"literal":"Climate Prediction Center"}],"issued":{"date-parts":[["2022"]]}}}],"schema":"https://github.com/citation-style-language/schema/raw/master/csl-citation.json"} </w:instrText>
      </w:r>
      <w:r w:rsidR="002746B5">
        <w:rPr>
          <w:rFonts w:ascii="Times New Roman" w:hAnsi="Times New Roman" w:cs="Times New Roman"/>
          <w:sz w:val="24"/>
          <w:szCs w:val="24"/>
        </w:rPr>
        <w:fldChar w:fldCharType="separate"/>
      </w:r>
      <w:r w:rsidR="002746B5" w:rsidRPr="002746B5">
        <w:rPr>
          <w:rFonts w:ascii="Times New Roman" w:hAnsi="Times New Roman" w:cs="Times New Roman"/>
          <w:sz w:val="24"/>
        </w:rPr>
        <w:t>(Climate Prediction Center 2022)</w:t>
      </w:r>
      <w:r w:rsidR="002746B5">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moveFromRangeStart w:id="407" w:author="Vaughn Shirey" w:date="2023-09-18T10:50:00Z" w:name="move145926654"/>
      <w:moveFrom w:id="408" w:author="Vaughn Shirey" w:date="2023-09-18T10:50:00Z">
        <w:r w:rsidR="00CD7462" w:rsidRPr="00703517" w:rsidDel="007F114C">
          <w:rPr>
            <w:rFonts w:ascii="Times New Roman" w:hAnsi="Times New Roman" w:cs="Times New Roman"/>
            <w:sz w:val="24"/>
            <w:szCs w:val="24"/>
          </w:rPr>
          <w:t>Minimum average temperatures increased over the vast majority of our study range, up to 4</w:t>
        </w:r>
        <w:r w:rsidR="00BF04FA" w:rsidRPr="00BF04FA" w:rsidDel="007F114C">
          <w:rPr>
            <w:rFonts w:ascii="Times New Roman" w:hAnsi="Times New Roman" w:cs="Times New Roman"/>
            <w:sz w:val="24"/>
            <w:szCs w:val="24"/>
          </w:rPr>
          <w:t>°</w:t>
        </w:r>
        <w:r w:rsidR="002746B5" w:rsidDel="007F114C">
          <w:rPr>
            <w:rFonts w:ascii="Times New Roman" w:hAnsi="Times New Roman" w:cs="Times New Roman"/>
            <w:sz w:val="24"/>
            <w:szCs w:val="24"/>
          </w:rPr>
          <w:t xml:space="preserve"> </w:t>
        </w:r>
        <w:r w:rsidR="00CD7462" w:rsidRPr="00703517" w:rsidDel="007F114C">
          <w:rPr>
            <w:rFonts w:ascii="Times New Roman" w:hAnsi="Times New Roman" w:cs="Times New Roman"/>
            <w:sz w:val="24"/>
            <w:szCs w:val="24"/>
          </w:rPr>
          <w:t>C</w:t>
        </w:r>
        <w:r w:rsidR="002746B5" w:rsidDel="007F114C">
          <w:rPr>
            <w:rFonts w:ascii="Times New Roman" w:hAnsi="Times New Roman" w:cs="Times New Roman"/>
            <w:sz w:val="24"/>
            <w:szCs w:val="24"/>
          </w:rPr>
          <w:t>elsius</w:t>
        </w:r>
        <w:r w:rsidR="00CD7462" w:rsidRPr="00703517" w:rsidDel="007F114C">
          <w:rPr>
            <w:rFonts w:ascii="Times New Roman" w:hAnsi="Times New Roman" w:cs="Times New Roman"/>
            <w:sz w:val="24"/>
            <w:szCs w:val="24"/>
          </w:rPr>
          <w:t xml:space="preserve"> over the 50-year </w:t>
        </w:r>
        <w:r w:rsidR="000D6F44" w:rsidDel="007F114C">
          <w:rPr>
            <w:rFonts w:ascii="Times New Roman" w:hAnsi="Times New Roman" w:cs="Times New Roman"/>
            <w:sz w:val="24"/>
            <w:szCs w:val="24"/>
          </w:rPr>
          <w:t xml:space="preserve">study </w:t>
        </w:r>
        <w:r w:rsidR="00CD7462" w:rsidRPr="00703517" w:rsidDel="007F114C">
          <w:rPr>
            <w:rFonts w:ascii="Times New Roman" w:hAnsi="Times New Roman" w:cs="Times New Roman"/>
            <w:sz w:val="24"/>
            <w:szCs w:val="24"/>
          </w:rPr>
          <w:t>period (Fig</w:t>
        </w:r>
        <w:r w:rsidR="00CD7462" w:rsidDel="007F114C">
          <w:rPr>
            <w:rFonts w:ascii="Times New Roman" w:hAnsi="Times New Roman" w:cs="Times New Roman"/>
            <w:sz w:val="24"/>
            <w:szCs w:val="24"/>
          </w:rPr>
          <w:t>ure</w:t>
        </w:r>
        <w:r w:rsidR="00CD7462" w:rsidRPr="00703517" w:rsidDel="007F114C">
          <w:rPr>
            <w:rFonts w:ascii="Times New Roman" w:hAnsi="Times New Roman" w:cs="Times New Roman"/>
            <w:sz w:val="24"/>
            <w:szCs w:val="24"/>
          </w:rPr>
          <w:t xml:space="preserve"> 1a)</w:t>
        </w:r>
        <w:r w:rsidR="00CD7462" w:rsidDel="007F114C">
          <w:rPr>
            <w:rFonts w:ascii="Times New Roman" w:hAnsi="Times New Roman" w:cs="Times New Roman"/>
            <w:sz w:val="24"/>
            <w:szCs w:val="24"/>
          </w:rPr>
          <w:t xml:space="preserve">. </w:t>
        </w:r>
      </w:moveFrom>
      <w:moveFromRangeEnd w:id="407"/>
      <w:r w:rsidR="00CD7462">
        <w:rPr>
          <w:rFonts w:ascii="Times New Roman" w:hAnsi="Times New Roman" w:cs="Times New Roman"/>
          <w:sz w:val="24"/>
          <w:szCs w:val="24"/>
        </w:rPr>
        <w:t>For precipitation, m</w:t>
      </w:r>
      <w:r w:rsidRPr="00703517">
        <w:rPr>
          <w:rFonts w:ascii="Times New Roman" w:hAnsi="Times New Roman" w:cs="Times New Roman"/>
          <w:sz w:val="24"/>
          <w:szCs w:val="24"/>
        </w:rPr>
        <w:t xml:space="preserve">onthly </w:t>
      </w:r>
      <w:r w:rsidR="000D6F44">
        <w:rPr>
          <w:rFonts w:ascii="Times New Roman" w:hAnsi="Times New Roman" w:cs="Times New Roman"/>
          <w:sz w:val="24"/>
          <w:szCs w:val="24"/>
        </w:rPr>
        <w:t xml:space="preserve">precipitation </w:t>
      </w:r>
      <w:r w:rsidRPr="00703517">
        <w:rPr>
          <w:rFonts w:ascii="Times New Roman" w:hAnsi="Times New Roman" w:cs="Times New Roman"/>
          <w:sz w:val="24"/>
          <w:szCs w:val="24"/>
        </w:rPr>
        <w:t xml:space="preserve">data were extracted from the Climate Research Unit (CRU) TS4.04 global precipitation dataset </w:t>
      </w:r>
      <w:r w:rsidR="000D6F44">
        <w:rPr>
          <w:rFonts w:ascii="Times New Roman" w:hAnsi="Times New Roman" w:cs="Times New Roman"/>
          <w:sz w:val="24"/>
          <w:szCs w:val="24"/>
        </w:rPr>
        <w:t xml:space="preserve"> which are also </w:t>
      </w:r>
      <w:hyperlink r:id="rId19"/>
      <w:r w:rsidRPr="00703517">
        <w:rPr>
          <w:rFonts w:ascii="Times New Roman" w:hAnsi="Times New Roman" w:cs="Times New Roman"/>
          <w:sz w:val="24"/>
          <w:szCs w:val="24"/>
        </w:rPr>
        <w:t xml:space="preserve">available at </w:t>
      </w:r>
      <w:r>
        <w:rPr>
          <w:rFonts w:ascii="Times New Roman" w:hAnsi="Times New Roman" w:cs="Times New Roman"/>
          <w:sz w:val="24"/>
          <w:szCs w:val="24"/>
        </w:rPr>
        <w:t>0.5-degree</w:t>
      </w:r>
      <w:r w:rsidRPr="00703517">
        <w:rPr>
          <w:rFonts w:ascii="Times New Roman" w:hAnsi="Times New Roman" w:cs="Times New Roman"/>
          <w:sz w:val="24"/>
          <w:szCs w:val="24"/>
        </w:rPr>
        <w:t xml:space="preserve"> spatial resolution</w:t>
      </w:r>
      <w:r w:rsidR="000D6F44">
        <w:rPr>
          <w:rFonts w:ascii="Times New Roman" w:hAnsi="Times New Roman" w:cs="Times New Roman"/>
          <w:sz w:val="24"/>
          <w:szCs w:val="24"/>
        </w:rPr>
        <w:t xml:space="preserve">, </w:t>
      </w:r>
      <w:commentRangeStart w:id="409"/>
      <w:r w:rsidR="000D6F44">
        <w:rPr>
          <w:rFonts w:ascii="Times New Roman" w:hAnsi="Times New Roman" w:cs="Times New Roman"/>
          <w:sz w:val="24"/>
          <w:szCs w:val="24"/>
        </w:rPr>
        <w:t>but only</w:t>
      </w:r>
      <w:r w:rsidRPr="00703517">
        <w:rPr>
          <w:rFonts w:ascii="Times New Roman" w:hAnsi="Times New Roman" w:cs="Times New Roman"/>
          <w:sz w:val="24"/>
          <w:szCs w:val="24"/>
        </w:rPr>
        <w:t xml:space="preserve"> back to 1900</w:t>
      </w:r>
      <w:r w:rsidR="000D6F44">
        <w:rPr>
          <w:rFonts w:ascii="Times New Roman" w:hAnsi="Times New Roman" w:cs="Times New Roman"/>
          <w:sz w:val="24"/>
          <w:szCs w:val="24"/>
        </w:rPr>
        <w:t xml:space="preserve"> </w:t>
      </w:r>
      <w:commentRangeEnd w:id="409"/>
      <w:r w:rsidR="00CB1699">
        <w:rPr>
          <w:rStyle w:val="CommentReference"/>
        </w:rPr>
        <w:commentReference w:id="409"/>
      </w:r>
      <w:r w:rsidR="000D6F44"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b)","noteIndex":0},"citationItems":[{"id":297,"uris":["http://zotero.org/users/3183432/items/UE5H6XH7"],"itemData":{"id":297,"type":"article-journal","container-title":"Scientific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J"},{"family":"Jones","given":"Phil"},{"family":"Lister","given":"David"}],"issued":{"date-parts":[["2020"]]}}},{"id":296,"uris":["http://zotero.org/users/3183432/items/7TTHWY7Q"],"itemData":{"id":296,"type":"document","publisher":"Centre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D6F44" w:rsidRPr="00703517">
        <w:rPr>
          <w:rFonts w:ascii="Times New Roman" w:hAnsi="Times New Roman" w:cs="Times New Roman"/>
          <w:sz w:val="24"/>
          <w:szCs w:val="24"/>
        </w:rPr>
        <w:fldChar w:fldCharType="separate"/>
      </w:r>
      <w:r w:rsidR="000D6F44" w:rsidRPr="00703517">
        <w:rPr>
          <w:rFonts w:ascii="Times New Roman" w:hAnsi="Times New Roman" w:cs="Times New Roman"/>
          <w:sz w:val="24"/>
          <w:szCs w:val="24"/>
        </w:rPr>
        <w:t xml:space="preserve">(Harris </w:t>
      </w:r>
      <w:r w:rsidR="000D6F44" w:rsidRPr="00703517">
        <w:rPr>
          <w:rFonts w:ascii="Times New Roman" w:hAnsi="Times New Roman" w:cs="Times New Roman"/>
          <w:i/>
          <w:iCs/>
          <w:sz w:val="24"/>
          <w:szCs w:val="24"/>
        </w:rPr>
        <w:t>et al.</w:t>
      </w:r>
      <w:r w:rsidR="000D6F44" w:rsidRPr="00703517">
        <w:rPr>
          <w:rFonts w:ascii="Times New Roman" w:hAnsi="Times New Roman" w:cs="Times New Roman"/>
          <w:sz w:val="24"/>
          <w:szCs w:val="24"/>
        </w:rPr>
        <w:t xml:space="preserve"> 2020a, b)</w:t>
      </w:r>
      <w:r w:rsidR="000D6F4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moveFromRangeStart w:id="410" w:author="Vaughn Shirey" w:date="2023-09-18T10:51:00Z" w:name="move145926688"/>
      <w:moveFrom w:id="411" w:author="Vaughn Shirey" w:date="2023-09-18T10:51:00Z">
        <w:r w:rsidR="00803B60" w:rsidDel="001010FD">
          <w:rPr>
            <w:rFonts w:ascii="Times New Roman" w:hAnsi="Times New Roman" w:cs="Times New Roman"/>
            <w:sz w:val="24"/>
            <w:szCs w:val="24"/>
          </w:rPr>
          <w:t>Trends in precipitation were generally more heterogenous but reflect, on average, increasing rainfall across the region.</w:t>
        </w:r>
      </w:moveFrom>
      <w:moveFromRangeEnd w:id="410"/>
    </w:p>
    <w:p w14:paraId="2D7435FA" w14:textId="5558591C" w:rsidR="000D6F44" w:rsidRPr="00703517" w:rsidRDefault="000D6F44" w:rsidP="000D6F44">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Climate raster data reflecting monthly average minimum temperature and monthly precipitation for the years 1970 through 2019 were read into R using the package “raster” </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2015)","noteIndex":0},"citationItems":[{"id":592,"uris":["http://zotero.org/users/3183432/items/F5PN27TN"],"itemData":{"id":592,"type":"article-journal","container-title":"R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(Hijmans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Pr>
          <w:rFonts w:ascii="Times New Roman" w:hAnsi="Times New Roman" w:cs="Times New Roman"/>
          <w:sz w:val="24"/>
          <w:szCs w:val="24"/>
        </w:rPr>
        <w:t xml:space="preserve">All raster data were </w:t>
      </w:r>
      <w:r w:rsidRPr="00703517">
        <w:rPr>
          <w:rFonts w:ascii="Times New Roman" w:hAnsi="Times New Roman" w:cs="Times New Roman"/>
          <w:sz w:val="24"/>
          <w:szCs w:val="24"/>
        </w:rPr>
        <w:t xml:space="preserve">reprojected </w:t>
      </w:r>
      <w:r w:rsidR="00346896">
        <w:rPr>
          <w:rFonts w:ascii="Times New Roman" w:hAnsi="Times New Roman" w:cs="Times New Roman"/>
          <w:sz w:val="24"/>
          <w:szCs w:val="24"/>
        </w:rPr>
        <w:t xml:space="preserve">using this </w:t>
      </w:r>
      <w:r w:rsidR="00C71915">
        <w:rPr>
          <w:rFonts w:ascii="Times New Roman" w:hAnsi="Times New Roman" w:cs="Times New Roman"/>
          <w:sz w:val="24"/>
          <w:szCs w:val="24"/>
        </w:rPr>
        <w:t xml:space="preserve">same </w:t>
      </w:r>
      <w:r w:rsidR="00346896">
        <w:rPr>
          <w:rFonts w:ascii="Times New Roman" w:hAnsi="Times New Roman" w:cs="Times New Roman"/>
          <w:sz w:val="24"/>
          <w:szCs w:val="24"/>
        </w:rPr>
        <w:t xml:space="preserve">package </w:t>
      </w:r>
      <w:r w:rsidRPr="00703517">
        <w:rPr>
          <w:rFonts w:ascii="Times New Roman" w:hAnsi="Times New Roman" w:cs="Times New Roman"/>
          <w:sz w:val="24"/>
          <w:szCs w:val="24"/>
        </w:rPr>
        <w:t xml:space="preserve">to the project coordinate reference system (North America Albers Equal Area Conic) </w:t>
      </w:r>
      <w:r>
        <w:rPr>
          <w:rFonts w:ascii="Times New Roman" w:hAnsi="Times New Roman" w:cs="Times New Roman"/>
          <w:sz w:val="24"/>
          <w:szCs w:val="24"/>
        </w:rPr>
        <w:t xml:space="preserve">and this was </w:t>
      </w:r>
      <w:r w:rsidRPr="00703517">
        <w:rPr>
          <w:rFonts w:ascii="Times New Roman" w:hAnsi="Times New Roman" w:cs="Times New Roman"/>
          <w:sz w:val="24"/>
          <w:szCs w:val="24"/>
        </w:rPr>
        <w:t xml:space="preserve">also used as the base projection for all </w:t>
      </w:r>
      <w:r>
        <w:rPr>
          <w:rFonts w:ascii="Times New Roman" w:hAnsi="Times New Roman" w:cs="Times New Roman"/>
          <w:sz w:val="24"/>
          <w:szCs w:val="24"/>
        </w:rPr>
        <w:t xml:space="preserve">distribution </w:t>
      </w:r>
      <w:r w:rsidRPr="00703517">
        <w:rPr>
          <w:rFonts w:ascii="Times New Roman" w:hAnsi="Times New Roman" w:cs="Times New Roman"/>
          <w:sz w:val="24"/>
          <w:szCs w:val="24"/>
        </w:rPr>
        <w:t xml:space="preserve">data in this analysis. The raster data were summarized within each </w:t>
      </w:r>
      <w:r w:rsidR="00346896" w:rsidRPr="00703517">
        <w:rPr>
          <w:rFonts w:ascii="Times New Roman" w:hAnsi="Times New Roman" w:cs="Times New Roman"/>
          <w:sz w:val="24"/>
          <w:szCs w:val="24"/>
        </w:rPr>
        <w:t>100×100-kilometer</w:t>
      </w:r>
      <w:r w:rsidR="00346896">
        <w:rPr>
          <w:rFonts w:ascii="Times New Roman" w:hAnsi="Times New Roman" w:cs="Times New Roman"/>
          <w:sz w:val="24"/>
          <w:szCs w:val="24"/>
        </w:rPr>
        <w:t xml:space="preserve"> (or </w:t>
      </w:r>
      <w:r w:rsidR="00346896" w:rsidRPr="00703517">
        <w:rPr>
          <w:rFonts w:ascii="Times New Roman" w:hAnsi="Times New Roman" w:cs="Times New Roman"/>
          <w:sz w:val="24"/>
          <w:szCs w:val="24"/>
        </w:rPr>
        <w:t>200×200-kilometer</w:t>
      </w:r>
      <w:r w:rsidR="00346896">
        <w:rPr>
          <w:rFonts w:ascii="Times New Roman" w:hAnsi="Times New Roman" w:cs="Times New Roman"/>
          <w:sz w:val="24"/>
          <w:szCs w:val="24"/>
        </w:rPr>
        <w:t>)</w:t>
      </w:r>
      <w:r w:rsidR="00346896" w:rsidRPr="00703517">
        <w:rPr>
          <w:rFonts w:ascii="Times New Roman" w:hAnsi="Times New Roman" w:cs="Times New Roman"/>
          <w:sz w:val="24"/>
          <w:szCs w:val="24"/>
        </w:rPr>
        <w:t xml:space="preserve"> </w:t>
      </w:r>
      <w:r w:rsidR="00346896">
        <w:rPr>
          <w:rFonts w:ascii="Times New Roman" w:hAnsi="Times New Roman" w:cs="Times New Roman"/>
          <w:sz w:val="24"/>
          <w:szCs w:val="24"/>
        </w:rPr>
        <w:t xml:space="preserve">grid cell </w:t>
      </w:r>
      <w:r w:rsidRPr="00703517">
        <w:rPr>
          <w:rFonts w:ascii="Times New Roman" w:hAnsi="Times New Roman" w:cs="Times New Roman"/>
          <w:sz w:val="24"/>
          <w:szCs w:val="24"/>
        </w:rPr>
        <w:t xml:space="preserve">using the mean value </w:t>
      </w:r>
      <w:r w:rsidR="008E6511">
        <w:rPr>
          <w:rFonts w:ascii="Times New Roman" w:hAnsi="Times New Roman" w:cs="Times New Roman"/>
          <w:sz w:val="24"/>
          <w:szCs w:val="24"/>
        </w:rPr>
        <w:t xml:space="preserve">across </w:t>
      </w:r>
      <w:r>
        <w:rPr>
          <w:rFonts w:ascii="Times New Roman" w:hAnsi="Times New Roman" w:cs="Times New Roman"/>
          <w:sz w:val="24"/>
          <w:szCs w:val="24"/>
        </w:rPr>
        <w:t>for each five-year</w:t>
      </w:r>
      <w:r w:rsidRPr="00703517">
        <w:rPr>
          <w:rFonts w:ascii="Times New Roman" w:hAnsi="Times New Roman" w:cs="Times New Roman"/>
          <w:sz w:val="24"/>
          <w:szCs w:val="24"/>
        </w:rPr>
        <w:t xml:space="preserve"> occupancy interval </w:t>
      </w:r>
      <w:r>
        <w:rPr>
          <w:rFonts w:ascii="Times New Roman" w:hAnsi="Times New Roman" w:cs="Times New Roman"/>
          <w:sz w:val="24"/>
          <w:szCs w:val="24"/>
        </w:rPr>
        <w:t xml:space="preserve">(e.g., 1970-1974) </w:t>
      </w:r>
      <w:r w:rsidRPr="00703517">
        <w:rPr>
          <w:rFonts w:ascii="Times New Roman" w:hAnsi="Times New Roman" w:cs="Times New Roman"/>
          <w:sz w:val="24"/>
          <w:szCs w:val="24"/>
        </w:rPr>
        <w:t xml:space="preserve">weighted by their coverage of the cell. Finally, exploration of our climate data revealed that average minimum temperature and average precipitation were highly correlated (Pearson’s r = 0.67 for the 100×100-kilometer scale and Pearson’s r = 0.73 for the 200×200-kilometer scale), thus we opted to </w:t>
      </w:r>
      <w:r w:rsidR="008E6511">
        <w:rPr>
          <w:rFonts w:ascii="Times New Roman" w:hAnsi="Times New Roman" w:cs="Times New Roman"/>
          <w:sz w:val="24"/>
          <w:szCs w:val="24"/>
        </w:rPr>
        <w:t xml:space="preserve">run our models separately </w:t>
      </w:r>
      <w:r w:rsidR="008E6511">
        <w:rPr>
          <w:rFonts w:ascii="Times New Roman" w:hAnsi="Times New Roman" w:cs="Times New Roman"/>
          <w:sz w:val="24"/>
          <w:szCs w:val="24"/>
        </w:rPr>
        <w:lastRenderedPageBreak/>
        <w:t>for both</w:t>
      </w:r>
      <w:r w:rsidRPr="00703517">
        <w:rPr>
          <w:rFonts w:ascii="Times New Roman" w:hAnsi="Times New Roman" w:cs="Times New Roman"/>
          <w:sz w:val="24"/>
          <w:szCs w:val="24"/>
        </w:rPr>
        <w:t xml:space="preserve"> climate </w:t>
      </w:r>
      <w:r w:rsidR="008E6511">
        <w:rPr>
          <w:rFonts w:ascii="Times New Roman" w:hAnsi="Times New Roman" w:cs="Times New Roman"/>
          <w:sz w:val="24"/>
          <w:szCs w:val="24"/>
        </w:rPr>
        <w:t xml:space="preserve">covariates (results for temperature are shown in the main text and precipitation in the Supplementary material). We </w:t>
      </w:r>
      <w:del w:id="412" w:author="Vaughn Shirey" w:date="2023-09-18T10:52:00Z">
        <w:r w:rsidR="008E6511" w:rsidDel="005B4E9F">
          <w:rPr>
            <w:rFonts w:ascii="Times New Roman" w:hAnsi="Times New Roman" w:cs="Times New Roman"/>
            <w:sz w:val="24"/>
            <w:szCs w:val="24"/>
          </w:rPr>
          <w:delText xml:space="preserve">opted to </w:delText>
        </w:r>
      </w:del>
      <w:r w:rsidR="008E6511">
        <w:rPr>
          <w:rFonts w:ascii="Times New Roman" w:hAnsi="Times New Roman" w:cs="Times New Roman"/>
          <w:sz w:val="24"/>
          <w:szCs w:val="24"/>
        </w:rPr>
        <w:t>focus</w:t>
      </w:r>
      <w:r w:rsidRPr="00703517">
        <w:rPr>
          <w:rFonts w:ascii="Times New Roman" w:hAnsi="Times New Roman" w:cs="Times New Roman"/>
          <w:sz w:val="24"/>
          <w:szCs w:val="24"/>
        </w:rPr>
        <w:t xml:space="preserve"> on temperature over precipitation as prior research has demonstra</w:t>
      </w:r>
      <w:r w:rsidR="008E6511">
        <w:rPr>
          <w:rFonts w:ascii="Times New Roman" w:hAnsi="Times New Roman" w:cs="Times New Roman"/>
          <w:sz w:val="24"/>
          <w:szCs w:val="24"/>
        </w:rPr>
        <w:t>ted temperature to be more</w:t>
      </w:r>
      <w:r w:rsidRPr="00703517">
        <w:rPr>
          <w:rFonts w:ascii="Times New Roman" w:hAnsi="Times New Roman" w:cs="Times New Roman"/>
          <w:sz w:val="24"/>
          <w:szCs w:val="24"/>
        </w:rPr>
        <w:t xml:space="preserve"> important for range dynamics in butterflies </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2020)","noteIndex":0},"citationItems":[{"id":154,"uris":["http://zotero.org/users/3183432/items/L39PD3LG"],"itemData":{"id":154,"type":"article-journal","abstract":"Climate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(Keret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2020)</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8E6511">
        <w:rPr>
          <w:rFonts w:ascii="Times New Roman" w:hAnsi="Times New Roman" w:cs="Times New Roman"/>
          <w:sz w:val="24"/>
          <w:szCs w:val="24"/>
        </w:rPr>
        <w:t xml:space="preserve"> </w:t>
      </w:r>
    </w:p>
    <w:p w14:paraId="18EA6593" w14:textId="77777777" w:rsidR="00F21671" w:rsidRPr="00703517" w:rsidRDefault="00F21671" w:rsidP="00B15EF5">
      <w:pPr>
        <w:spacing w:line="480" w:lineRule="auto"/>
        <w:jc w:val="both"/>
        <w:rPr>
          <w:rFonts w:ascii="Times New Roman" w:hAnsi="Times New Roman" w:cs="Times New Roman"/>
          <w:sz w:val="24"/>
          <w:szCs w:val="24"/>
        </w:rPr>
      </w:pPr>
    </w:p>
    <w:p w14:paraId="73477DDC" w14:textId="09358353"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 xml:space="preserve">2.1 Species </w:t>
      </w:r>
      <w:r w:rsidR="00B15EF5">
        <w:rPr>
          <w:rFonts w:ascii="Times New Roman" w:hAnsi="Times New Roman" w:cs="Times New Roman"/>
          <w:b/>
          <w:i/>
          <w:sz w:val="24"/>
          <w:szCs w:val="24"/>
        </w:rPr>
        <w:t>Range</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Trait</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Phylogeny</w:t>
      </w:r>
      <w:r w:rsidRPr="00703517">
        <w:rPr>
          <w:rFonts w:ascii="Times New Roman" w:hAnsi="Times New Roman" w:cs="Times New Roman"/>
          <w:b/>
          <w:i/>
          <w:sz w:val="24"/>
          <w:szCs w:val="24"/>
        </w:rPr>
        <w:t xml:space="preserve">, and </w:t>
      </w:r>
      <w:r w:rsidR="00B15EF5">
        <w:rPr>
          <w:rFonts w:ascii="Times New Roman" w:hAnsi="Times New Roman" w:cs="Times New Roman"/>
          <w:b/>
          <w:i/>
          <w:sz w:val="24"/>
          <w:szCs w:val="24"/>
        </w:rPr>
        <w:t>Occurrence</w:t>
      </w:r>
      <w:r w:rsidR="00B15EF5" w:rsidRPr="00703517">
        <w:rPr>
          <w:rFonts w:ascii="Times New Roman" w:hAnsi="Times New Roman" w:cs="Times New Roman"/>
          <w:b/>
          <w:i/>
          <w:sz w:val="24"/>
          <w:szCs w:val="24"/>
        </w:rPr>
        <w:t xml:space="preserve"> </w:t>
      </w:r>
      <w:r w:rsidRPr="00703517">
        <w:rPr>
          <w:rFonts w:ascii="Times New Roman" w:hAnsi="Times New Roman" w:cs="Times New Roman"/>
          <w:b/>
          <w:i/>
          <w:sz w:val="24"/>
          <w:szCs w:val="24"/>
        </w:rPr>
        <w:t>Data</w:t>
      </w:r>
    </w:p>
    <w:p w14:paraId="0F0CCAE3" w14:textId="66D9A308" w:rsidR="00CD7462" w:rsidRDefault="001508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used species range boundaries to constrain model inference to historical regions applying a conservative </w:t>
      </w:r>
      <w:r w:rsidR="00F55619">
        <w:rPr>
          <w:rFonts w:ascii="Times New Roman" w:hAnsi="Times New Roman" w:cs="Times New Roman"/>
          <w:sz w:val="24"/>
          <w:szCs w:val="24"/>
        </w:rPr>
        <w:t>100</w:t>
      </w:r>
      <w:r w:rsidR="006130C7">
        <w:rPr>
          <w:rFonts w:ascii="Times New Roman" w:hAnsi="Times New Roman" w:cs="Times New Roman"/>
          <w:sz w:val="24"/>
          <w:szCs w:val="24"/>
        </w:rPr>
        <w:t>-kilometer</w:t>
      </w:r>
      <w:r>
        <w:rPr>
          <w:rFonts w:ascii="Times New Roman" w:hAnsi="Times New Roman" w:cs="Times New Roman"/>
          <w:sz w:val="24"/>
          <w:szCs w:val="24"/>
        </w:rPr>
        <w:t xml:space="preserve"> buffer to allow for range shifts</w:t>
      </w:r>
      <w:r w:rsidR="00A047F7">
        <w:rPr>
          <w:rFonts w:ascii="Times New Roman" w:hAnsi="Times New Roman" w:cs="Times New Roman"/>
          <w:sz w:val="24"/>
          <w:szCs w:val="24"/>
        </w:rPr>
        <w:t xml:space="preserve">. </w:t>
      </w:r>
      <w:r w:rsidR="00F55619">
        <w:rPr>
          <w:rFonts w:ascii="Times New Roman" w:hAnsi="Times New Roman" w:cs="Times New Roman"/>
          <w:sz w:val="24"/>
          <w:szCs w:val="24"/>
        </w:rPr>
        <w:t xml:space="preserve">If any portion of the buffer intersected with a </w:t>
      </w:r>
      <w:r w:rsidR="00B15EF5">
        <w:rPr>
          <w:rFonts w:ascii="Times New Roman" w:hAnsi="Times New Roman" w:cs="Times New Roman"/>
          <w:sz w:val="24"/>
          <w:szCs w:val="24"/>
        </w:rPr>
        <w:t>grid cell</w:t>
      </w:r>
      <w:r w:rsidR="00F55619">
        <w:rPr>
          <w:rFonts w:ascii="Times New Roman" w:hAnsi="Times New Roman" w:cs="Times New Roman"/>
          <w:sz w:val="24"/>
          <w:szCs w:val="24"/>
        </w:rPr>
        <w:t xml:space="preserve">, that </w:t>
      </w:r>
      <w:r w:rsidR="00B15EF5">
        <w:rPr>
          <w:rFonts w:ascii="Times New Roman" w:hAnsi="Times New Roman" w:cs="Times New Roman"/>
          <w:sz w:val="24"/>
          <w:szCs w:val="24"/>
        </w:rPr>
        <w:t xml:space="preserve">cell </w:t>
      </w:r>
      <w:r w:rsidR="00F55619">
        <w:rPr>
          <w:rFonts w:ascii="Times New Roman" w:hAnsi="Times New Roman" w:cs="Times New Roman"/>
          <w:sz w:val="24"/>
          <w:szCs w:val="24"/>
        </w:rPr>
        <w:t>was assumed to be</w:t>
      </w:r>
      <w:r w:rsidR="006130C7">
        <w:rPr>
          <w:rFonts w:ascii="Times New Roman" w:hAnsi="Times New Roman" w:cs="Times New Roman"/>
          <w:sz w:val="24"/>
          <w:szCs w:val="24"/>
        </w:rPr>
        <w:t xml:space="preserve"> potentially</w:t>
      </w:r>
      <w:r w:rsidR="00F55619">
        <w:rPr>
          <w:rFonts w:ascii="Times New Roman" w:hAnsi="Times New Roman" w:cs="Times New Roman"/>
          <w:sz w:val="24"/>
          <w:szCs w:val="24"/>
        </w:rPr>
        <w:t xml:space="preserve"> occupied</w:t>
      </w:r>
      <w:r w:rsidR="006130C7">
        <w:rPr>
          <w:rFonts w:ascii="Times New Roman" w:hAnsi="Times New Roman" w:cs="Times New Roman"/>
          <w:sz w:val="24"/>
          <w:szCs w:val="24"/>
        </w:rPr>
        <w:t xml:space="preserve"> by that species</w:t>
      </w:r>
      <w:r w:rsidR="00F55619">
        <w:rPr>
          <w:rFonts w:ascii="Times New Roman" w:hAnsi="Times New Roman" w:cs="Times New Roman"/>
          <w:sz w:val="24"/>
          <w:szCs w:val="24"/>
        </w:rPr>
        <w:t xml:space="preserve">. </w:t>
      </w:r>
      <w:r>
        <w:rPr>
          <w:rFonts w:ascii="Times New Roman" w:hAnsi="Times New Roman" w:cs="Times New Roman"/>
          <w:sz w:val="24"/>
          <w:szCs w:val="24"/>
        </w:rPr>
        <w:t xml:space="preserve"> </w:t>
      </w:r>
      <w:r w:rsidR="008835BD">
        <w:rPr>
          <w:rFonts w:ascii="Times New Roman" w:hAnsi="Times New Roman" w:cs="Times New Roman"/>
          <w:sz w:val="24"/>
          <w:szCs w:val="24"/>
        </w:rPr>
        <w:t>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{"citationID":"ciqIvhYD","properties":{"formattedCitation":"(Guzman {\\i{}et al.} 2021; Shirey {\\i{}et al.} 2022a)","plainCitation":"(Guzman et al. 2021; Shirey et al. 2022a)","noteIndex":0},"citationItems":[{"id":255,"uris":["http://zotero.org/users/3183432/items/W9UWDUCJ"],"itemData":{"id":255,"type":"article-journal","container-title":"Biological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K"}],"issued":{"date-parts":[["2021"]]}}},{"id":199,"uris":["http://zotero.org/users/3183432/items/AWJTK625"],"itemData":{"id":199,"type":"article-journal","container-title":"Methods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(Guzman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2021; 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1312CA">
        <w:rPr>
          <w:rFonts w:ascii="Times New Roman" w:hAnsi="Times New Roman" w:cs="Times New Roman"/>
          <w:sz w:val="24"/>
          <w:szCs w:val="24"/>
        </w:rPr>
        <w:fldChar w:fldCharType="end"/>
      </w:r>
      <w:r w:rsidR="00B57403" w:rsidRPr="00703517">
        <w:rPr>
          <w:rFonts w:ascii="Times New Roman" w:hAnsi="Times New Roman" w:cs="Times New Roman"/>
          <w:sz w:val="24"/>
          <w:szCs w:val="24"/>
        </w:rPr>
        <w:t xml:space="preserve">. </w:t>
      </w:r>
    </w:p>
    <w:p w14:paraId="7EA9CF72" w14:textId="0763C330" w:rsidR="001D3234" w:rsidRDefault="006D7FDF" w:rsidP="001D3234">
      <w:pPr>
        <w:spacing w:line="480" w:lineRule="auto"/>
        <w:ind w:firstLine="720"/>
        <w:jc w:val="both"/>
        <w:rPr>
          <w:moveTo w:id="413" w:author="Robert Guralnick" w:date="2023-09-29T08:14:00Z"/>
          <w:rFonts w:ascii="Times New Roman" w:hAnsi="Times New Roman" w:cs="Times New Roman"/>
          <w:sz w:val="24"/>
          <w:szCs w:val="24"/>
        </w:rPr>
      </w:pPr>
      <w:r>
        <w:rPr>
          <w:rFonts w:ascii="Times New Roman" w:hAnsi="Times New Roman" w:cs="Times New Roman"/>
          <w:sz w:val="24"/>
          <w:szCs w:val="24"/>
        </w:rPr>
        <w:t>We</w:t>
      </w:r>
      <w:r w:rsidR="00150823">
        <w:rPr>
          <w:rFonts w:ascii="Times New Roman" w:hAnsi="Times New Roman" w:cs="Times New Roman"/>
          <w:sz w:val="24"/>
          <w:szCs w:val="24"/>
        </w:rPr>
        <w:t xml:space="preserve"> used </w:t>
      </w:r>
      <w:r>
        <w:rPr>
          <w:rFonts w:ascii="Times New Roman" w:hAnsi="Times New Roman" w:cs="Times New Roman"/>
          <w:sz w:val="24"/>
          <w:szCs w:val="24"/>
        </w:rPr>
        <w:t xml:space="preserve">the same range maps </w:t>
      </w:r>
      <w:r w:rsidR="00150823">
        <w:rPr>
          <w:rFonts w:ascii="Times New Roman" w:hAnsi="Times New Roman" w:cs="Times New Roman"/>
          <w:sz w:val="24"/>
          <w:szCs w:val="24"/>
        </w:rPr>
        <w:t xml:space="preserve">to </w:t>
      </w:r>
      <w:r>
        <w:rPr>
          <w:rFonts w:ascii="Times New Roman" w:hAnsi="Times New Roman" w:cs="Times New Roman"/>
          <w:sz w:val="24"/>
          <w:szCs w:val="24"/>
        </w:rPr>
        <w:t>calculate</w:t>
      </w:r>
      <w:r w:rsidR="00B57403" w:rsidRPr="00703517">
        <w:rPr>
          <w:rFonts w:ascii="Times New Roman" w:hAnsi="Times New Roman" w:cs="Times New Roman"/>
          <w:sz w:val="24"/>
          <w:szCs w:val="24"/>
        </w:rPr>
        <w:t xml:space="preserve"> </w:t>
      </w:r>
      <w:r w:rsidR="00150823">
        <w:rPr>
          <w:rFonts w:ascii="Times New Roman" w:hAnsi="Times New Roman" w:cs="Times New Roman"/>
          <w:sz w:val="24"/>
          <w:szCs w:val="24"/>
        </w:rPr>
        <w:t xml:space="preserve">range size and </w:t>
      </w:r>
      <w:r>
        <w:rPr>
          <w:rFonts w:ascii="Times New Roman" w:hAnsi="Times New Roman" w:cs="Times New Roman"/>
          <w:sz w:val="24"/>
          <w:szCs w:val="24"/>
        </w:rPr>
        <w:t xml:space="preserve">range-wide </w:t>
      </w:r>
      <w:r w:rsidR="00B57403" w:rsidRPr="00703517">
        <w:rPr>
          <w:rFonts w:ascii="Times New Roman" w:hAnsi="Times New Roman" w:cs="Times New Roman"/>
          <w:sz w:val="24"/>
          <w:szCs w:val="24"/>
        </w:rPr>
        <w:t xml:space="preserve">climatic </w:t>
      </w:r>
      <w:r>
        <w:rPr>
          <w:rFonts w:ascii="Times New Roman" w:hAnsi="Times New Roman" w:cs="Times New Roman"/>
          <w:sz w:val="24"/>
          <w:szCs w:val="24"/>
        </w:rPr>
        <w:t>metrics which served as a basis for species range-related traits</w:t>
      </w:r>
      <w:ins w:id="414" w:author="Robert Guralnick" w:date="2023-09-29T08:12:00Z">
        <w:r w:rsidR="001D3234">
          <w:rPr>
            <w:rFonts w:ascii="Times New Roman" w:hAnsi="Times New Roman" w:cs="Times New Roman"/>
            <w:sz w:val="24"/>
            <w:szCs w:val="24"/>
          </w:rPr>
          <w:t xml:space="preserve">.  Key metrics were </w:t>
        </w:r>
      </w:ins>
      <w:del w:id="415" w:author="Robert Guralnick" w:date="2023-09-29T08:12:00Z">
        <w:r w:rsidDel="001D3234">
          <w:rPr>
            <w:rFonts w:ascii="Times New Roman" w:hAnsi="Times New Roman" w:cs="Times New Roman"/>
            <w:sz w:val="24"/>
            <w:szCs w:val="24"/>
          </w:rPr>
          <w:delText xml:space="preserve">, including </w:delText>
        </w:r>
      </w:del>
      <w:r>
        <w:rPr>
          <w:rFonts w:ascii="Times New Roman" w:hAnsi="Times New Roman" w:cs="Times New Roman"/>
          <w:sz w:val="24"/>
          <w:szCs w:val="24"/>
        </w:rPr>
        <w:t>total range size</w:t>
      </w:r>
      <w:r w:rsidR="00A2302B">
        <w:rPr>
          <w:rFonts w:ascii="Times New Roman" w:hAnsi="Times New Roman" w:cs="Times New Roman"/>
          <w:sz w:val="24"/>
          <w:szCs w:val="24"/>
        </w:rPr>
        <w:t xml:space="preserve">, </w:t>
      </w:r>
      <w:ins w:id="416" w:author="Robert Guralnick" w:date="2023-09-29T08:09:00Z">
        <w:r w:rsidR="00CB5BEB">
          <w:rPr>
            <w:rFonts w:ascii="Times New Roman" w:hAnsi="Times New Roman" w:cs="Times New Roman"/>
            <w:sz w:val="24"/>
            <w:szCs w:val="24"/>
          </w:rPr>
          <w:t xml:space="preserve"> </w:t>
        </w:r>
      </w:ins>
      <w:del w:id="417" w:author="Robert Guralnick" w:date="2023-09-29T08:10:00Z">
        <w:r w:rsidR="00B57403" w:rsidRPr="00703517" w:rsidDel="00CB5BEB">
          <w:rPr>
            <w:rFonts w:ascii="Times New Roman" w:hAnsi="Times New Roman" w:cs="Times New Roman"/>
            <w:sz w:val="24"/>
            <w:szCs w:val="24"/>
          </w:rPr>
          <w:delText xml:space="preserve">average, </w:delText>
        </w:r>
      </w:del>
      <w:ins w:id="418" w:author="Robert Guralnick" w:date="2023-09-29T08:10:00Z">
        <w:r w:rsidR="00CB5BEB">
          <w:rPr>
            <w:rFonts w:ascii="Times New Roman" w:hAnsi="Times New Roman" w:cs="Times New Roman"/>
            <w:sz w:val="24"/>
            <w:szCs w:val="24"/>
          </w:rPr>
          <w:t xml:space="preserve"> mean </w:t>
        </w:r>
      </w:ins>
      <w:r w:rsidR="00B57403" w:rsidRPr="00703517">
        <w:rPr>
          <w:rFonts w:ascii="Times New Roman" w:hAnsi="Times New Roman" w:cs="Times New Roman"/>
          <w:sz w:val="24"/>
          <w:szCs w:val="24"/>
        </w:rPr>
        <w:t>range-wide temperature</w:t>
      </w:r>
      <w:r w:rsidR="00150823">
        <w:rPr>
          <w:rFonts w:ascii="Times New Roman" w:hAnsi="Times New Roman" w:cs="Times New Roman"/>
          <w:sz w:val="24"/>
          <w:szCs w:val="24"/>
        </w:rPr>
        <w:t xml:space="preserve"> and</w:t>
      </w:r>
      <w:r w:rsidR="006130C7">
        <w:rPr>
          <w:rFonts w:ascii="Times New Roman" w:hAnsi="Times New Roman" w:cs="Times New Roman"/>
          <w:sz w:val="24"/>
          <w:szCs w:val="24"/>
        </w:rPr>
        <w:t xml:space="preserve"> </w:t>
      </w:r>
      <w:r w:rsidR="00B57403" w:rsidRPr="00703517">
        <w:rPr>
          <w:rFonts w:ascii="Times New Roman" w:hAnsi="Times New Roman" w:cs="Times New Roman"/>
          <w:sz w:val="24"/>
          <w:szCs w:val="24"/>
        </w:rPr>
        <w:t>precipitation</w:t>
      </w:r>
      <w:ins w:id="419" w:author="Robert Guralnick" w:date="2023-09-29T08:10:00Z">
        <w:r w:rsidR="00CB5BEB">
          <w:rPr>
            <w:rFonts w:ascii="Times New Roman" w:hAnsi="Times New Roman" w:cs="Times New Roman"/>
            <w:sz w:val="24"/>
            <w:szCs w:val="24"/>
          </w:rPr>
          <w:t xml:space="preserve"> “niche”</w:t>
        </w:r>
      </w:ins>
      <w:ins w:id="420" w:author="Vaughn Shirey" w:date="2023-09-18T10:53:00Z">
        <w:r w:rsidR="004E7E8E">
          <w:rPr>
            <w:rFonts w:ascii="Times New Roman" w:hAnsi="Times New Roman" w:cs="Times New Roman"/>
            <w:sz w:val="24"/>
            <w:szCs w:val="24"/>
          </w:rPr>
          <w:t>, and breadth of range-wide temperature and precipitation</w:t>
        </w:r>
      </w:ins>
      <w:r w:rsidR="000108B2">
        <w:rPr>
          <w:rFonts w:ascii="Times New Roman" w:hAnsi="Times New Roman" w:cs="Times New Roman"/>
          <w:sz w:val="24"/>
          <w:szCs w:val="24"/>
        </w:rPr>
        <w:t xml:space="preserve"> </w:t>
      </w:r>
      <w:ins w:id="421" w:author="Robert Guralnick" w:date="2023-09-29T08:12:00Z">
        <w:r w:rsidR="001D3234">
          <w:rPr>
            <w:rFonts w:ascii="Times New Roman" w:hAnsi="Times New Roman" w:cs="Times New Roman"/>
            <w:sz w:val="24"/>
            <w:szCs w:val="24"/>
          </w:rPr>
          <w:t xml:space="preserve">(measured as difference in the </w:t>
        </w:r>
        <w:proofErr w:type="spellStart"/>
        <w:r w:rsidR="001D3234">
          <w:rPr>
            <w:rFonts w:ascii="Times New Roman" w:hAnsi="Times New Roman" w:cs="Times New Roman"/>
            <w:sz w:val="24"/>
            <w:szCs w:val="24"/>
          </w:rPr>
          <w:t>min</w:t>
        </w:r>
      </w:ins>
      <w:ins w:id="422" w:author="Robert Guralnick" w:date="2023-09-29T08:13:00Z">
        <w:r w:rsidR="001D3234">
          <w:rPr>
            <w:rFonts w:ascii="Times New Roman" w:hAnsi="Times New Roman" w:cs="Times New Roman"/>
            <w:sz w:val="24"/>
            <w:szCs w:val="24"/>
          </w:rPr>
          <w:t>mum</w:t>
        </w:r>
        <w:proofErr w:type="spellEnd"/>
        <w:r w:rsidR="001D3234">
          <w:rPr>
            <w:rFonts w:ascii="Times New Roman" w:hAnsi="Times New Roman" w:cs="Times New Roman"/>
            <w:sz w:val="24"/>
            <w:szCs w:val="24"/>
          </w:rPr>
          <w:t xml:space="preserve"> and maximum temperature and precipitation) </w:t>
        </w:r>
      </w:ins>
      <w:r w:rsidR="000108B2">
        <w:rPr>
          <w:rFonts w:ascii="Times New Roman" w:hAnsi="Times New Roman" w:cs="Times New Roman"/>
          <w:sz w:val="24"/>
          <w:szCs w:val="24"/>
        </w:rPr>
        <w:t xml:space="preserve">across </w:t>
      </w:r>
      <w:proofErr w:type="gramStart"/>
      <w:r w:rsidR="000108B2">
        <w:rPr>
          <w:rFonts w:ascii="Times New Roman" w:hAnsi="Times New Roman" w:cs="Times New Roman"/>
          <w:sz w:val="24"/>
          <w:szCs w:val="24"/>
        </w:rPr>
        <w:t>all of</w:t>
      </w:r>
      <w:proofErr w:type="gramEnd"/>
      <w:r w:rsidR="000108B2">
        <w:rPr>
          <w:rFonts w:ascii="Times New Roman" w:hAnsi="Times New Roman" w:cs="Times New Roman"/>
          <w:sz w:val="24"/>
          <w:szCs w:val="24"/>
        </w:rPr>
        <w:t xml:space="preserve"> North </w:t>
      </w:r>
      <w:commentRangeStart w:id="423"/>
      <w:r w:rsidR="000108B2">
        <w:rPr>
          <w:rFonts w:ascii="Times New Roman" w:hAnsi="Times New Roman" w:cs="Times New Roman"/>
          <w:sz w:val="24"/>
          <w:szCs w:val="24"/>
        </w:rPr>
        <w:t>America</w:t>
      </w:r>
      <w:commentRangeEnd w:id="423"/>
      <w:r w:rsidR="001D3234">
        <w:rPr>
          <w:rStyle w:val="CommentReference"/>
        </w:rPr>
        <w:commentReference w:id="423"/>
      </w:r>
      <w:r w:rsidR="00B57403" w:rsidRPr="00703517">
        <w:rPr>
          <w:rFonts w:ascii="Times New Roman" w:hAnsi="Times New Roman" w:cs="Times New Roman"/>
          <w:sz w:val="24"/>
          <w:szCs w:val="24"/>
        </w:rPr>
        <w:t xml:space="preserve">. </w:t>
      </w:r>
      <w:moveToRangeStart w:id="424" w:author="Robert Guralnick" w:date="2023-09-29T08:14:00Z" w:name="move146867690"/>
      <w:commentRangeStart w:id="425"/>
      <w:moveTo w:id="426" w:author="Robert Guralnick" w:date="2023-09-29T08:14:00Z">
        <w:r w:rsidR="001D3234">
          <w:rPr>
            <w:rFonts w:ascii="Times New Roman" w:hAnsi="Times New Roman" w:cs="Times New Roman"/>
            <w:sz w:val="24"/>
            <w:szCs w:val="24"/>
          </w:rPr>
          <w:t xml:space="preserve">Variation in experienced climate across a species’ range </w:t>
        </w:r>
      </w:moveTo>
      <w:commentRangeEnd w:id="425"/>
      <w:r w:rsidR="001D3234">
        <w:rPr>
          <w:rStyle w:val="CommentReference"/>
        </w:rPr>
        <w:commentReference w:id="425"/>
      </w:r>
      <w:moveTo w:id="427" w:author="Robert Guralnick" w:date="2023-09-29T08:14:00Z">
        <w:r w:rsidR="001D3234">
          <w:rPr>
            <w:rFonts w:ascii="Times New Roman" w:hAnsi="Times New Roman" w:cs="Times New Roman"/>
            <w:sz w:val="24"/>
            <w:szCs w:val="24"/>
          </w:rPr>
          <w:t>(</w:t>
        </w:r>
        <w:r w:rsidR="001D3234">
          <w:rPr>
            <w:rFonts w:ascii="Times New Roman" w:hAnsi="Times New Roman" w:cs="Times New Roman"/>
            <w:i/>
            <w:iCs/>
            <w:sz w:val="24"/>
            <w:szCs w:val="24"/>
          </w:rPr>
          <w:t>i.e.,</w:t>
        </w:r>
        <w:r w:rsidR="001D3234">
          <w:rPr>
            <w:rFonts w:ascii="Times New Roman" w:hAnsi="Times New Roman" w:cs="Times New Roman"/>
            <w:sz w:val="24"/>
            <w:szCs w:val="24"/>
          </w:rPr>
          <w:t xml:space="preserve"> climatic niche breadth) may be indicative of broad tolerance to climatic conditions and future successful persistence among species facing climate change </w:t>
        </w:r>
        <w:r w:rsidR="001D3234">
          <w:rPr>
            <w:rFonts w:ascii="Times New Roman" w:hAnsi="Times New Roman" w:cs="Times New Roman"/>
            <w:sz w:val="24"/>
            <w:szCs w:val="24"/>
          </w:rPr>
          <w:fldChar w:fldCharType="begin"/>
        </w:r>
        <w:r w:rsidR="001D3234">
          <w:rPr>
            <w:rFonts w:ascii="Times New Roman" w:hAnsi="Times New Roman" w:cs="Times New Roman"/>
            <w:sz w:val="24"/>
            <w:szCs w:val="24"/>
          </w:rPr>
          <w:instrText xml:space="preserve"> ADDIN ZOTERO_ITEM CSL_CITATION {"citationID":"w58vH8rD","properties":{"formattedCitation":"(Hoffmann {\\i{}et al.} 2003; Scridel {\\i{}et al.} 2017; Day {\\i{}et al.} 2018; Herrera {\\i{}et al.} 2018; H\\uc0\\u228{}llfors {\\i{}et al.} 2023)","plainCitation":"(Hoffmann et al. 2003; Scridel et al. 2017; Day et al. 2018; Herrera et al. 2018; Hällfors et al. 2023)","noteIndex":0},"citationItems":[{"id":1135,"uris":["http://zotero.org/users/3183432/items/HITC4FSW"],"itemData":{"id":1135,"type":"article-journal","container-title":"Science","issue":"5629","note":"publisher: American Association for the Advancement of Science","page":"100–102","title":"Low potential for climatic stress adaptation in a rainforest Drosophila species","volume":"301","author":[{"family":"Hoffmann","given":"AA"},{"family":"Hallas","given":"RJ"},{"family":"Dean","given":"JA"},{"family":"Schiffer","given":"M"}],"issued":{"date-parts":[["2003"]]}}},{"id":586,"uris":["http://zotero.org/users/3183432/items/APKSC3FQ"],"itemData":{"id":586,"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id":1133,"uris":["http://zotero.org/users/3183432/items/LL4KX2UX"],"itemData":{"id":1133,"type":"article-journal","container-title":"Diversity and Distributions","issue":"8","note":"publisher: Wiley Online Library","page":"1036–1046","title":"Species’ thermal ranges predict changes in reef fish community structure during 8 years of extreme temperature variation","volume":"24","author":[{"family":"Day","given":"Paul B"},{"family":"Stuart-Smith","given":"Rick D"},{"family":"Edgar","given":"Graham J"},{"family":"Bates","given":"Amanda E"}],"issued":{"date-parts":[["2018"]]}}},{"id":1134,"uris":["http://zotero.org/users/3183432/items/7XSRHBK3"],"itemData":{"id":1134,"type":"article-journal","container-title":"Journal of Insect Conservation","note":"publisher: Springer","page":"771–779","title":"Climatic niche breadth determines the response of bumblebees (Bombus spp.) to climate warming in mountain areas of the Northern Iberian Peninsula","volume":"22","author":[{"family":"Herrera","given":"José M"},{"family":"Ploquin","given":"Emilie F"},{"family":"Rasmont","given":"Pierre"},{"family":"Obeso","given":"José R"}],"issued":{"date-parts":[["2018"]]}}},{"id":485,"uris":["http://zotero.org/users/3183432/items/IFRXTMMC"],"itemData":{"id":485,"type":"article-journal","container-title":"Evolution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1D3234">
          <w:rPr>
            <w:rFonts w:ascii="Times New Roman" w:hAnsi="Times New Roman" w:cs="Times New Roman"/>
            <w:sz w:val="24"/>
            <w:szCs w:val="24"/>
          </w:rPr>
          <w:fldChar w:fldCharType="separate"/>
        </w:r>
        <w:r w:rsidR="001D3234" w:rsidRPr="004C3F69">
          <w:rPr>
            <w:rFonts w:ascii="Times New Roman" w:hAnsi="Times New Roman" w:cs="Times New Roman"/>
            <w:sz w:val="24"/>
            <w:szCs w:val="24"/>
          </w:rPr>
          <w:t xml:space="preserve">(Hoffmann </w:t>
        </w:r>
        <w:r w:rsidR="001D3234" w:rsidRPr="004C3F69">
          <w:rPr>
            <w:rFonts w:ascii="Times New Roman" w:hAnsi="Times New Roman" w:cs="Times New Roman"/>
            <w:i/>
            <w:iCs/>
            <w:sz w:val="24"/>
            <w:szCs w:val="24"/>
          </w:rPr>
          <w:t>et al.</w:t>
        </w:r>
        <w:r w:rsidR="001D3234" w:rsidRPr="004C3F69">
          <w:rPr>
            <w:rFonts w:ascii="Times New Roman" w:hAnsi="Times New Roman" w:cs="Times New Roman"/>
            <w:sz w:val="24"/>
            <w:szCs w:val="24"/>
          </w:rPr>
          <w:t xml:space="preserve"> 2003; </w:t>
        </w:r>
        <w:proofErr w:type="spellStart"/>
        <w:r w:rsidR="001D3234" w:rsidRPr="004C3F69">
          <w:rPr>
            <w:rFonts w:ascii="Times New Roman" w:hAnsi="Times New Roman" w:cs="Times New Roman"/>
            <w:sz w:val="24"/>
            <w:szCs w:val="24"/>
          </w:rPr>
          <w:t>Scridel</w:t>
        </w:r>
        <w:proofErr w:type="spellEnd"/>
        <w:r w:rsidR="001D3234" w:rsidRPr="004C3F69">
          <w:rPr>
            <w:rFonts w:ascii="Times New Roman" w:hAnsi="Times New Roman" w:cs="Times New Roman"/>
            <w:sz w:val="24"/>
            <w:szCs w:val="24"/>
          </w:rPr>
          <w:t xml:space="preserve"> </w:t>
        </w:r>
        <w:r w:rsidR="001D3234" w:rsidRPr="004C3F69">
          <w:rPr>
            <w:rFonts w:ascii="Times New Roman" w:hAnsi="Times New Roman" w:cs="Times New Roman"/>
            <w:i/>
            <w:iCs/>
            <w:sz w:val="24"/>
            <w:szCs w:val="24"/>
          </w:rPr>
          <w:t>et al.</w:t>
        </w:r>
        <w:r w:rsidR="001D3234" w:rsidRPr="004C3F69">
          <w:rPr>
            <w:rFonts w:ascii="Times New Roman" w:hAnsi="Times New Roman" w:cs="Times New Roman"/>
            <w:sz w:val="24"/>
            <w:szCs w:val="24"/>
          </w:rPr>
          <w:t xml:space="preserve"> 2017; Day </w:t>
        </w:r>
        <w:r w:rsidR="001D3234" w:rsidRPr="004C3F69">
          <w:rPr>
            <w:rFonts w:ascii="Times New Roman" w:hAnsi="Times New Roman" w:cs="Times New Roman"/>
            <w:i/>
            <w:iCs/>
            <w:sz w:val="24"/>
            <w:szCs w:val="24"/>
          </w:rPr>
          <w:t>et al.</w:t>
        </w:r>
        <w:r w:rsidR="001D3234" w:rsidRPr="004C3F69">
          <w:rPr>
            <w:rFonts w:ascii="Times New Roman" w:hAnsi="Times New Roman" w:cs="Times New Roman"/>
            <w:sz w:val="24"/>
            <w:szCs w:val="24"/>
          </w:rPr>
          <w:t xml:space="preserve"> 2018; Herrera </w:t>
        </w:r>
        <w:r w:rsidR="001D3234" w:rsidRPr="004C3F69">
          <w:rPr>
            <w:rFonts w:ascii="Times New Roman" w:hAnsi="Times New Roman" w:cs="Times New Roman"/>
            <w:i/>
            <w:iCs/>
            <w:sz w:val="24"/>
            <w:szCs w:val="24"/>
          </w:rPr>
          <w:t>et al.</w:t>
        </w:r>
        <w:r w:rsidR="001D3234" w:rsidRPr="004C3F69">
          <w:rPr>
            <w:rFonts w:ascii="Times New Roman" w:hAnsi="Times New Roman" w:cs="Times New Roman"/>
            <w:sz w:val="24"/>
            <w:szCs w:val="24"/>
          </w:rPr>
          <w:t xml:space="preserve"> 2018; </w:t>
        </w:r>
        <w:proofErr w:type="spellStart"/>
        <w:r w:rsidR="001D3234" w:rsidRPr="004C3F69">
          <w:rPr>
            <w:rFonts w:ascii="Times New Roman" w:hAnsi="Times New Roman" w:cs="Times New Roman"/>
            <w:sz w:val="24"/>
            <w:szCs w:val="24"/>
          </w:rPr>
          <w:t>Hällfors</w:t>
        </w:r>
        <w:proofErr w:type="spellEnd"/>
        <w:r w:rsidR="001D3234" w:rsidRPr="004C3F69">
          <w:rPr>
            <w:rFonts w:ascii="Times New Roman" w:hAnsi="Times New Roman" w:cs="Times New Roman"/>
            <w:sz w:val="24"/>
            <w:szCs w:val="24"/>
          </w:rPr>
          <w:t xml:space="preserve"> </w:t>
        </w:r>
        <w:r w:rsidR="001D3234" w:rsidRPr="004C3F69">
          <w:rPr>
            <w:rFonts w:ascii="Times New Roman" w:hAnsi="Times New Roman" w:cs="Times New Roman"/>
            <w:i/>
            <w:iCs/>
            <w:sz w:val="24"/>
            <w:szCs w:val="24"/>
          </w:rPr>
          <w:t>et al.</w:t>
        </w:r>
        <w:r w:rsidR="001D3234" w:rsidRPr="004C3F69">
          <w:rPr>
            <w:rFonts w:ascii="Times New Roman" w:hAnsi="Times New Roman" w:cs="Times New Roman"/>
            <w:sz w:val="24"/>
            <w:szCs w:val="24"/>
          </w:rPr>
          <w:t xml:space="preserve"> 2023)</w:t>
        </w:r>
        <w:r w:rsidR="001D3234">
          <w:rPr>
            <w:rFonts w:ascii="Times New Roman" w:hAnsi="Times New Roman" w:cs="Times New Roman"/>
            <w:sz w:val="24"/>
            <w:szCs w:val="24"/>
          </w:rPr>
          <w:fldChar w:fldCharType="end"/>
        </w:r>
        <w:r w:rsidR="001D3234">
          <w:rPr>
            <w:rFonts w:ascii="Times New Roman" w:hAnsi="Times New Roman" w:cs="Times New Roman"/>
            <w:sz w:val="24"/>
            <w:szCs w:val="24"/>
          </w:rPr>
          <w:t xml:space="preserve">.  </w:t>
        </w:r>
      </w:moveTo>
      <w:ins w:id="428" w:author="Robert Guralnick" w:date="2023-09-29T08:16:00Z">
        <w:r w:rsidR="001D3234"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001D3234" w:rsidRPr="00703517">
          <w:rPr>
            <w:rFonts w:ascii="Times New Roman" w:hAnsi="Times New Roman" w:cs="Times New Roman"/>
            <w:sz w:val="24"/>
            <w:szCs w:val="24"/>
          </w:rPr>
          <w:fldChar w:fldCharType="begin"/>
        </w:r>
        <w:r w:rsidR="001D3234">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2006)","noteIndex":0},"citationItems":[{"id":312,"uris":["http://zotero.org/users/3183432/items/7JN33VDV"],"itemData":{"id":312,"type":"book","publisher":"Houghton Mifflin Harcourt","title":"Kaufman field guide to butterflies of North America","author":[{"family":"Brock","given":"Jim P"},{"family":"Kaufman","given":"Kenn"}],"issued":{"date-parts":[["2006"]]}}}],"schema":"https://github.com/citation-style-language/schema/raw/master/csl-citation.json"} </w:instrText>
        </w:r>
        <w:r w:rsidR="001D3234" w:rsidRPr="00703517">
          <w:rPr>
            <w:rFonts w:ascii="Times New Roman" w:hAnsi="Times New Roman" w:cs="Times New Roman"/>
            <w:sz w:val="24"/>
            <w:szCs w:val="24"/>
          </w:rPr>
          <w:fldChar w:fldCharType="separate"/>
        </w:r>
        <w:r w:rsidR="001D3234" w:rsidRPr="00703517">
          <w:rPr>
            <w:rFonts w:ascii="Times New Roman" w:hAnsi="Times New Roman" w:cs="Times New Roman"/>
            <w:sz w:val="24"/>
            <w:szCs w:val="24"/>
          </w:rPr>
          <w:t>(Brock &amp; Kaufman 2006)</w:t>
        </w:r>
        <w:r w:rsidR="001D3234" w:rsidRPr="00703517">
          <w:rPr>
            <w:rFonts w:ascii="Times New Roman" w:hAnsi="Times New Roman" w:cs="Times New Roman"/>
            <w:sz w:val="24"/>
            <w:szCs w:val="24"/>
          </w:rPr>
          <w:fldChar w:fldCharType="end"/>
        </w:r>
        <w:r w:rsidR="001D3234" w:rsidRPr="00703517">
          <w:rPr>
            <w:rFonts w:ascii="Times New Roman" w:hAnsi="Times New Roman" w:cs="Times New Roman"/>
            <w:sz w:val="24"/>
            <w:szCs w:val="24"/>
          </w:rPr>
          <w:t xml:space="preserve"> and A Swift Guide to Butterflies of Mexico and Central America </w:t>
        </w:r>
        <w:r w:rsidR="001D3234" w:rsidRPr="00703517">
          <w:rPr>
            <w:rFonts w:ascii="Times New Roman" w:hAnsi="Times New Roman" w:cs="Times New Roman"/>
            <w:sz w:val="24"/>
            <w:szCs w:val="24"/>
          </w:rPr>
          <w:fldChar w:fldCharType="begin"/>
        </w:r>
        <w:r w:rsidR="001D3234">
          <w:rPr>
            <w:rFonts w:ascii="Times New Roman" w:hAnsi="Times New Roman" w:cs="Times New Roman"/>
            <w:sz w:val="24"/>
            <w:szCs w:val="24"/>
          </w:rPr>
          <w:instrText xml:space="preserve"> ADDIN ZOTERO_ITEM CSL_CITATION {"citationID":"fcCxqHL8","properties":{"formattedCitation":"(Glassberg 2018)","plainCitation":"(Glassberg 2018)","noteIndex":0},"citationItems":[{"id":311,"uris":["http://zotero.org/users/3183432/items/HUAEFLSZ"],"itemData":{"id":311,"type":"book","publisher":"Princeton University Press","title":"A swift guide to butterflies of Mexico and Central America","author":[{"family":"Glassberg","given":"Jeffrey"}],"issued":{"date-parts":[["2018"]]}}}],"schema":"https://github.com/citation-style-language/schema/raw/master/csl-citation.json"} </w:instrText>
        </w:r>
        <w:r w:rsidR="001D3234" w:rsidRPr="00703517">
          <w:rPr>
            <w:rFonts w:ascii="Times New Roman" w:hAnsi="Times New Roman" w:cs="Times New Roman"/>
            <w:sz w:val="24"/>
            <w:szCs w:val="24"/>
          </w:rPr>
          <w:fldChar w:fldCharType="separate"/>
        </w:r>
        <w:r w:rsidR="001D3234" w:rsidRPr="00703517">
          <w:rPr>
            <w:rFonts w:ascii="Times New Roman" w:hAnsi="Times New Roman" w:cs="Times New Roman"/>
            <w:sz w:val="24"/>
            <w:szCs w:val="24"/>
          </w:rPr>
          <w:t>(Glassberg 2018)</w:t>
        </w:r>
        <w:r w:rsidR="001D3234" w:rsidRPr="00703517">
          <w:rPr>
            <w:rFonts w:ascii="Times New Roman" w:hAnsi="Times New Roman" w:cs="Times New Roman"/>
            <w:sz w:val="24"/>
            <w:szCs w:val="24"/>
          </w:rPr>
          <w:fldChar w:fldCharType="end"/>
        </w:r>
        <w:r w:rsidR="001D3234" w:rsidRPr="00703517">
          <w:rPr>
            <w:rFonts w:ascii="Times New Roman" w:hAnsi="Times New Roman" w:cs="Times New Roman"/>
            <w:sz w:val="24"/>
            <w:szCs w:val="24"/>
          </w:rPr>
          <w:t xml:space="preserve">. The range maps were digitized as part of work by Earl et al. (2021) and were re-used here.  </w:t>
        </w:r>
      </w:ins>
      <w:ins w:id="429" w:author="Robert Guralnick" w:date="2023-09-29T08:15:00Z">
        <w:r w:rsidR="001D3234" w:rsidRPr="00703517">
          <w:rPr>
            <w:rFonts w:ascii="Times New Roman" w:hAnsi="Times New Roman" w:cs="Times New Roman"/>
            <w:sz w:val="24"/>
            <w:szCs w:val="24"/>
          </w:rPr>
          <w:t xml:space="preserve">Range-wide average annual </w:t>
        </w:r>
        <w:r w:rsidR="001D3234" w:rsidRPr="00703517">
          <w:rPr>
            <w:rFonts w:ascii="Times New Roman" w:hAnsi="Times New Roman" w:cs="Times New Roman"/>
            <w:sz w:val="24"/>
            <w:szCs w:val="24"/>
          </w:rPr>
          <w:lastRenderedPageBreak/>
          <w:t>temperature</w:t>
        </w:r>
        <w:r w:rsidR="001D3234">
          <w:rPr>
            <w:rFonts w:ascii="Times New Roman" w:hAnsi="Times New Roman" w:cs="Times New Roman"/>
            <w:sz w:val="24"/>
            <w:szCs w:val="24"/>
          </w:rPr>
          <w:t xml:space="preserve"> and </w:t>
        </w:r>
        <w:r w:rsidR="001D3234" w:rsidRPr="00703517">
          <w:rPr>
            <w:rFonts w:ascii="Times New Roman" w:hAnsi="Times New Roman" w:cs="Times New Roman"/>
            <w:sz w:val="24"/>
            <w:szCs w:val="24"/>
          </w:rPr>
          <w:t xml:space="preserve">precipitation traits were extracted from each species’ range averaging conditions over each polygon using the </w:t>
        </w:r>
        <w:r w:rsidR="001D3234">
          <w:rPr>
            <w:rFonts w:ascii="Times New Roman" w:hAnsi="Times New Roman" w:cs="Times New Roman"/>
            <w:sz w:val="24"/>
            <w:szCs w:val="24"/>
          </w:rPr>
          <w:t>WorldClim2/</w:t>
        </w:r>
        <w:proofErr w:type="spellStart"/>
        <w:r w:rsidR="001D3234" w:rsidRPr="00703517">
          <w:rPr>
            <w:rFonts w:ascii="Times New Roman" w:hAnsi="Times New Roman" w:cs="Times New Roman"/>
            <w:sz w:val="24"/>
            <w:szCs w:val="24"/>
          </w:rPr>
          <w:t>BioClim</w:t>
        </w:r>
        <w:proofErr w:type="spellEnd"/>
        <w:r w:rsidR="001D3234">
          <w:rPr>
            <w:rFonts w:ascii="Times New Roman" w:hAnsi="Times New Roman" w:cs="Times New Roman"/>
            <w:sz w:val="24"/>
            <w:szCs w:val="24"/>
          </w:rPr>
          <w:t xml:space="preserve"> </w:t>
        </w:r>
        <w:r w:rsidR="001D3234" w:rsidRPr="00703517">
          <w:rPr>
            <w:rFonts w:ascii="Times New Roman" w:hAnsi="Times New Roman" w:cs="Times New Roman"/>
            <w:sz w:val="24"/>
            <w:szCs w:val="24"/>
          </w:rPr>
          <w:t xml:space="preserve">dataset (representing average climatic conditions from 1970-2000) </w:t>
        </w:r>
        <w:r w:rsidR="001D3234">
          <w:fldChar w:fldCharType="begin"/>
        </w:r>
        <w:r w:rsidR="001D3234">
          <w:instrText>HYPERLINK "https://www.zotero.org/google-docs/?o92OvI" \h</w:instrText>
        </w:r>
        <w:r w:rsidR="001D3234">
          <w:fldChar w:fldCharType="separate"/>
        </w:r>
        <w:r w:rsidR="001D3234" w:rsidRPr="00703517">
          <w:rPr>
            <w:rFonts w:ascii="Times New Roman" w:hAnsi="Times New Roman" w:cs="Times New Roman"/>
            <w:sz w:val="24"/>
            <w:szCs w:val="24"/>
          </w:rPr>
          <w:t xml:space="preserve">(Fick &amp; </w:t>
        </w:r>
        <w:proofErr w:type="spellStart"/>
        <w:r w:rsidR="001D3234" w:rsidRPr="00703517">
          <w:rPr>
            <w:rFonts w:ascii="Times New Roman" w:hAnsi="Times New Roman" w:cs="Times New Roman"/>
            <w:sz w:val="24"/>
            <w:szCs w:val="24"/>
          </w:rPr>
          <w:t>Hijmans</w:t>
        </w:r>
        <w:proofErr w:type="spellEnd"/>
        <w:r w:rsidR="001D3234" w:rsidRPr="00703517">
          <w:rPr>
            <w:rFonts w:ascii="Times New Roman" w:hAnsi="Times New Roman" w:cs="Times New Roman"/>
            <w:sz w:val="24"/>
            <w:szCs w:val="24"/>
          </w:rPr>
          <w:t>, 2017)</w:t>
        </w:r>
        <w:r w:rsidR="001D3234">
          <w:rPr>
            <w:rFonts w:ascii="Times New Roman" w:hAnsi="Times New Roman" w:cs="Times New Roman"/>
            <w:sz w:val="24"/>
            <w:szCs w:val="24"/>
          </w:rPr>
          <w:fldChar w:fldCharType="end"/>
        </w:r>
        <w:r w:rsidR="001D3234" w:rsidRPr="00703517">
          <w:rPr>
            <w:rFonts w:ascii="Times New Roman" w:hAnsi="Times New Roman" w:cs="Times New Roman"/>
            <w:sz w:val="24"/>
            <w:szCs w:val="24"/>
          </w:rPr>
          <w:t>.</w:t>
        </w:r>
      </w:ins>
    </w:p>
    <w:moveToRangeEnd w:id="424"/>
    <w:p w14:paraId="07E5CB10" w14:textId="0E9E471B" w:rsidR="00640138" w:rsidRDefault="006D7FDF" w:rsidP="006130C7">
      <w:pPr>
        <w:spacing w:line="480" w:lineRule="auto"/>
        <w:ind w:firstLine="720"/>
        <w:jc w:val="both"/>
        <w:rPr>
          <w:ins w:id="430" w:author="Vaughn Shirey" w:date="2023-09-18T10:53:00Z"/>
          <w:rFonts w:ascii="Times New Roman" w:hAnsi="Times New Roman" w:cs="Times New Roman"/>
          <w:sz w:val="24"/>
          <w:szCs w:val="24"/>
        </w:rPr>
      </w:pPr>
      <w:del w:id="431" w:author="Robert Guralnick" w:date="2023-09-29T08:16:00Z">
        <w:r w:rsidRPr="00703517" w:rsidDel="001D3234">
          <w:rPr>
            <w:rFonts w:ascii="Times New Roman" w:hAnsi="Times New Roman" w:cs="Times New Roman"/>
            <w:sz w:val="24"/>
            <w:szCs w:val="24"/>
          </w:rPr>
          <w:delText xml:space="preserve">Species range map data were derived from published field guides on North American butterfly species, including The Kaufman Field Guide to Butterflies of North America </w:delText>
        </w:r>
        <w:r w:rsidRPr="00703517" w:rsidDel="001D3234">
          <w:rPr>
            <w:rFonts w:ascii="Times New Roman" w:hAnsi="Times New Roman" w:cs="Times New Roman"/>
            <w:sz w:val="24"/>
            <w:szCs w:val="24"/>
          </w:rPr>
          <w:fldChar w:fldCharType="begin"/>
        </w:r>
        <w:r w:rsidR="003854EB" w:rsidDel="001D3234">
          <w:rPr>
            <w:rFonts w:ascii="Times New Roman" w:hAnsi="Times New Roman" w:cs="Times New Roman"/>
            <w:sz w:val="24"/>
            <w:szCs w:val="24"/>
          </w:rPr>
          <w:delInstrText xml:space="preserve"> ADDIN ZOTERO_ITEM CSL_CITATION {"citationID":"PlSPiPuj","properties":{"formattedCitation":"(Brock &amp; Kaufman 2006)","plainCitation":"(Brock &amp; Kaufman 2006)","noteIndex":0},"citationItems":[{"id":312,"uris":["http://zotero.org/users/3183432/items/7JN33VDV"],"itemData":{"id":312,"type":"book","publisher":"Houghton Mifflin Harcourt","title":"Kaufman field guide to butterflies of North America","author":[{"family":"Brock","given":"Jim P"},{"family":"Kaufman","given":"Kenn"}],"issued":{"date-parts":[["2006"]]}}}],"schema":"https://github.com/citation-style-language/schema/raw/master/csl-citation.json"} </w:delInstrText>
        </w:r>
        <w:r w:rsidRPr="00703517" w:rsidDel="001D3234">
          <w:rPr>
            <w:rFonts w:ascii="Times New Roman" w:hAnsi="Times New Roman" w:cs="Times New Roman"/>
            <w:sz w:val="24"/>
            <w:szCs w:val="24"/>
          </w:rPr>
          <w:fldChar w:fldCharType="separate"/>
        </w:r>
        <w:r w:rsidRPr="00703517" w:rsidDel="001D3234">
          <w:rPr>
            <w:rFonts w:ascii="Times New Roman" w:hAnsi="Times New Roman" w:cs="Times New Roman"/>
            <w:sz w:val="24"/>
            <w:szCs w:val="24"/>
          </w:rPr>
          <w:delText>(Brock &amp; Kaufman 2006)</w:delText>
        </w:r>
        <w:r w:rsidRPr="00703517" w:rsidDel="001D3234">
          <w:rPr>
            <w:rFonts w:ascii="Times New Roman" w:hAnsi="Times New Roman" w:cs="Times New Roman"/>
            <w:sz w:val="24"/>
            <w:szCs w:val="24"/>
          </w:rPr>
          <w:fldChar w:fldCharType="end"/>
        </w:r>
        <w:r w:rsidRPr="00703517" w:rsidDel="001D3234">
          <w:rPr>
            <w:rFonts w:ascii="Times New Roman" w:hAnsi="Times New Roman" w:cs="Times New Roman"/>
            <w:sz w:val="24"/>
            <w:szCs w:val="24"/>
          </w:rPr>
          <w:delText xml:space="preserve"> and A Swift Guide to Butterflies of Mexico and Central America </w:delText>
        </w:r>
        <w:r w:rsidRPr="00703517" w:rsidDel="001D3234">
          <w:rPr>
            <w:rFonts w:ascii="Times New Roman" w:hAnsi="Times New Roman" w:cs="Times New Roman"/>
            <w:sz w:val="24"/>
            <w:szCs w:val="24"/>
          </w:rPr>
          <w:fldChar w:fldCharType="begin"/>
        </w:r>
        <w:r w:rsidR="003854EB" w:rsidDel="001D3234">
          <w:rPr>
            <w:rFonts w:ascii="Times New Roman" w:hAnsi="Times New Roman" w:cs="Times New Roman"/>
            <w:sz w:val="24"/>
            <w:szCs w:val="24"/>
          </w:rPr>
          <w:delInstrText xml:space="preserve"> ADDIN ZOTERO_ITEM CSL_CITATION {"citationID":"fcCxqHL8","properties":{"formattedCitation":"(Glassberg 2018)","plainCitation":"(Glassberg 2018)","noteIndex":0},"citationItems":[{"id":311,"uris":["http://zotero.org/users/3183432/items/HUAEFLSZ"],"itemData":{"id":311,"type":"book","publisher":"Princeton University Press","title":"A swift guide to butterflies of Mexico and Central America","author":[{"family":"Glassberg","given":"Jeffrey"}],"issued":{"date-parts":[["2018"]]}}}],"schema":"https://github.com/citation-style-language/schema/raw/master/csl-citation.json"} </w:delInstrText>
        </w:r>
        <w:r w:rsidRPr="00703517" w:rsidDel="001D3234">
          <w:rPr>
            <w:rFonts w:ascii="Times New Roman" w:hAnsi="Times New Roman" w:cs="Times New Roman"/>
            <w:sz w:val="24"/>
            <w:szCs w:val="24"/>
          </w:rPr>
          <w:fldChar w:fldCharType="separate"/>
        </w:r>
        <w:r w:rsidRPr="00703517" w:rsidDel="001D3234">
          <w:rPr>
            <w:rFonts w:ascii="Times New Roman" w:hAnsi="Times New Roman" w:cs="Times New Roman"/>
            <w:sz w:val="24"/>
            <w:szCs w:val="24"/>
          </w:rPr>
          <w:delText>(Glassberg 2018)</w:delText>
        </w:r>
        <w:r w:rsidRPr="00703517" w:rsidDel="001D3234">
          <w:rPr>
            <w:rFonts w:ascii="Times New Roman" w:hAnsi="Times New Roman" w:cs="Times New Roman"/>
            <w:sz w:val="24"/>
            <w:szCs w:val="24"/>
          </w:rPr>
          <w:fldChar w:fldCharType="end"/>
        </w:r>
        <w:r w:rsidRPr="00703517" w:rsidDel="001D3234">
          <w:rPr>
            <w:rFonts w:ascii="Times New Roman" w:hAnsi="Times New Roman" w:cs="Times New Roman"/>
            <w:sz w:val="24"/>
            <w:szCs w:val="24"/>
          </w:rPr>
          <w:delText xml:space="preserve">. The range maps were digitized as part of work by Earl et al. (2021) and were re-used here.  </w:delText>
        </w:r>
      </w:del>
      <w:del w:id="432" w:author="Robert Guralnick" w:date="2023-09-29T08:14:00Z">
        <w:r w:rsidRPr="00703517" w:rsidDel="001D3234">
          <w:rPr>
            <w:rFonts w:ascii="Times New Roman" w:hAnsi="Times New Roman" w:cs="Times New Roman"/>
            <w:sz w:val="24"/>
            <w:szCs w:val="24"/>
          </w:rPr>
          <w:delText>Range-wide average annual temperature</w:delText>
        </w:r>
        <w:r w:rsidDel="001D3234">
          <w:rPr>
            <w:rFonts w:ascii="Times New Roman" w:hAnsi="Times New Roman" w:cs="Times New Roman"/>
            <w:sz w:val="24"/>
            <w:szCs w:val="24"/>
          </w:rPr>
          <w:delText xml:space="preserve"> and </w:delText>
        </w:r>
        <w:r w:rsidRPr="00703517" w:rsidDel="001D3234">
          <w:rPr>
            <w:rFonts w:ascii="Times New Roman" w:hAnsi="Times New Roman" w:cs="Times New Roman"/>
            <w:sz w:val="24"/>
            <w:szCs w:val="24"/>
          </w:rPr>
          <w:delText xml:space="preserve">precipitation traits were extracted from each species’ range averaging conditions over each polygon using the </w:delText>
        </w:r>
        <w:r w:rsidDel="001D3234">
          <w:rPr>
            <w:rFonts w:ascii="Times New Roman" w:hAnsi="Times New Roman" w:cs="Times New Roman"/>
            <w:sz w:val="24"/>
            <w:szCs w:val="24"/>
          </w:rPr>
          <w:delText>WorldClim2/</w:delText>
        </w:r>
        <w:r w:rsidRPr="00703517" w:rsidDel="001D3234">
          <w:rPr>
            <w:rFonts w:ascii="Times New Roman" w:hAnsi="Times New Roman" w:cs="Times New Roman"/>
            <w:sz w:val="24"/>
            <w:szCs w:val="24"/>
          </w:rPr>
          <w:delText>BioClim</w:delText>
        </w:r>
        <w:r w:rsidDel="001D3234">
          <w:rPr>
            <w:rFonts w:ascii="Times New Roman" w:hAnsi="Times New Roman" w:cs="Times New Roman"/>
            <w:sz w:val="24"/>
            <w:szCs w:val="24"/>
          </w:rPr>
          <w:delText xml:space="preserve"> </w:delText>
        </w:r>
        <w:r w:rsidRPr="00703517" w:rsidDel="001D3234">
          <w:rPr>
            <w:rFonts w:ascii="Times New Roman" w:hAnsi="Times New Roman" w:cs="Times New Roman"/>
            <w:sz w:val="24"/>
            <w:szCs w:val="24"/>
          </w:rPr>
          <w:delText xml:space="preserve">dataset (representing average climatic conditions from 1970-2000) </w:delText>
        </w:r>
        <w:r w:rsidR="00000000" w:rsidDel="001D3234">
          <w:fldChar w:fldCharType="begin"/>
        </w:r>
        <w:r w:rsidR="00000000" w:rsidDel="001D3234">
          <w:delInstrText>HYPERLINK "https://www.zotero.org/google-docs/?o92OvI" \h</w:delInstrText>
        </w:r>
        <w:r w:rsidR="00000000" w:rsidDel="001D3234">
          <w:fldChar w:fldCharType="separate"/>
        </w:r>
        <w:r w:rsidRPr="00703517" w:rsidDel="001D3234">
          <w:rPr>
            <w:rFonts w:ascii="Times New Roman" w:hAnsi="Times New Roman" w:cs="Times New Roman"/>
            <w:sz w:val="24"/>
            <w:szCs w:val="24"/>
          </w:rPr>
          <w:delText>(Fick &amp; Hijmans, 2017)</w:delText>
        </w:r>
        <w:r w:rsidR="00000000" w:rsidDel="001D3234">
          <w:rPr>
            <w:rFonts w:ascii="Times New Roman" w:hAnsi="Times New Roman" w:cs="Times New Roman"/>
            <w:sz w:val="24"/>
            <w:szCs w:val="24"/>
          </w:rPr>
          <w:fldChar w:fldCharType="end"/>
        </w:r>
        <w:r w:rsidRPr="00703517" w:rsidDel="001D3234">
          <w:rPr>
            <w:rFonts w:ascii="Times New Roman" w:hAnsi="Times New Roman" w:cs="Times New Roman"/>
            <w:sz w:val="24"/>
            <w:szCs w:val="24"/>
          </w:rPr>
          <w:delText>.</w:delText>
        </w:r>
      </w:del>
      <w:del w:id="433" w:author="Robert Guralnick" w:date="2023-09-29T08:11:00Z">
        <w:r w:rsidRPr="00703517" w:rsidDel="001D3234">
          <w:rPr>
            <w:rFonts w:ascii="Times New Roman" w:hAnsi="Times New Roman" w:cs="Times New Roman"/>
            <w:sz w:val="24"/>
            <w:szCs w:val="24"/>
          </w:rPr>
          <w:delText xml:space="preserve"> </w:delText>
        </w:r>
      </w:del>
      <w:ins w:id="434" w:author="Vaughn Shirey" w:date="2023-09-18T10:52:00Z">
        <w:del w:id="435" w:author="Robert Guralnick" w:date="2023-09-29T08:11:00Z">
          <w:r w:rsidR="005B4E9F" w:rsidDel="001D3234">
            <w:rPr>
              <w:rFonts w:ascii="Times New Roman" w:hAnsi="Times New Roman" w:cs="Times New Roman"/>
              <w:sz w:val="24"/>
              <w:szCs w:val="24"/>
            </w:rPr>
            <w:delText xml:space="preserve">We also extracted the difference in the minimum and maximum temperature and precipitation across the species range to use a proxy of climatic </w:delText>
          </w:r>
        </w:del>
      </w:ins>
      <w:ins w:id="436" w:author="Vaughn Shirey" w:date="2023-09-18T10:53:00Z">
        <w:del w:id="437" w:author="Robert Guralnick" w:date="2023-09-29T08:11:00Z">
          <w:r w:rsidR="005B4E9F" w:rsidDel="001D3234">
            <w:rPr>
              <w:rFonts w:ascii="Times New Roman" w:hAnsi="Times New Roman" w:cs="Times New Roman"/>
              <w:sz w:val="24"/>
              <w:szCs w:val="24"/>
            </w:rPr>
            <w:delText>niche breadth ()</w:delText>
          </w:r>
        </w:del>
        <w:r w:rsidR="005B4E9F">
          <w:rPr>
            <w:rFonts w:ascii="Times New Roman" w:hAnsi="Times New Roman" w:cs="Times New Roman"/>
            <w:sz w:val="24"/>
            <w:szCs w:val="24"/>
          </w:rPr>
          <w:t>.</w:t>
        </w:r>
      </w:ins>
      <w:ins w:id="438" w:author="Vaughn Shirey [2]" w:date="2023-09-25T10:05:00Z">
        <w:r w:rsidR="004C3F69">
          <w:rPr>
            <w:rFonts w:ascii="Times New Roman" w:hAnsi="Times New Roman" w:cs="Times New Roman"/>
            <w:sz w:val="24"/>
            <w:szCs w:val="24"/>
          </w:rPr>
          <w:t xml:space="preserve"> </w:t>
        </w:r>
      </w:ins>
      <w:moveFromRangeStart w:id="439" w:author="Robert Guralnick" w:date="2023-09-29T08:14:00Z" w:name="move146867690"/>
      <w:moveFrom w:id="440" w:author="Robert Guralnick" w:date="2023-09-29T08:14:00Z">
        <w:ins w:id="441" w:author="Vaughn Shirey [2]" w:date="2023-09-25T10:05:00Z">
          <w:r w:rsidR="004C3F69" w:rsidDel="001D3234">
            <w:rPr>
              <w:rFonts w:ascii="Times New Roman" w:hAnsi="Times New Roman" w:cs="Times New Roman"/>
              <w:sz w:val="24"/>
              <w:szCs w:val="24"/>
            </w:rPr>
            <w:t>Variation in experienced climate across a species’ range</w:t>
          </w:r>
        </w:ins>
        <w:ins w:id="442" w:author="Vaughn Shirey [2]" w:date="2023-09-25T10:08:00Z">
          <w:r w:rsidR="004C3F69" w:rsidDel="001D3234">
            <w:rPr>
              <w:rFonts w:ascii="Times New Roman" w:hAnsi="Times New Roman" w:cs="Times New Roman"/>
              <w:sz w:val="24"/>
              <w:szCs w:val="24"/>
            </w:rPr>
            <w:t xml:space="preserve"> (</w:t>
          </w:r>
          <w:r w:rsidR="004C3F69" w:rsidDel="001D3234">
            <w:rPr>
              <w:rFonts w:ascii="Times New Roman" w:hAnsi="Times New Roman" w:cs="Times New Roman"/>
              <w:i/>
              <w:iCs/>
              <w:sz w:val="24"/>
              <w:szCs w:val="24"/>
            </w:rPr>
            <w:t>i.e.,</w:t>
          </w:r>
          <w:r w:rsidR="004C3F69" w:rsidDel="001D3234">
            <w:rPr>
              <w:rFonts w:ascii="Times New Roman" w:hAnsi="Times New Roman" w:cs="Times New Roman"/>
              <w:sz w:val="24"/>
              <w:szCs w:val="24"/>
            </w:rPr>
            <w:t xml:space="preserve"> climatic niche breadth)</w:t>
          </w:r>
        </w:ins>
        <w:ins w:id="443" w:author="Vaughn Shirey [2]" w:date="2023-09-25T10:05:00Z">
          <w:r w:rsidR="004C3F69" w:rsidDel="001D3234">
            <w:rPr>
              <w:rFonts w:ascii="Times New Roman" w:hAnsi="Times New Roman" w:cs="Times New Roman"/>
              <w:sz w:val="24"/>
              <w:szCs w:val="24"/>
            </w:rPr>
            <w:t xml:space="preserve"> may be indicative of broad tolerance to climatic conditions</w:t>
          </w:r>
        </w:ins>
        <w:ins w:id="444" w:author="Vaughn Shirey [2]" w:date="2023-09-25T10:06:00Z">
          <w:r w:rsidR="004C3F69" w:rsidDel="001D3234">
            <w:rPr>
              <w:rFonts w:ascii="Times New Roman" w:hAnsi="Times New Roman" w:cs="Times New Roman"/>
              <w:sz w:val="24"/>
              <w:szCs w:val="24"/>
            </w:rPr>
            <w:t xml:space="preserve"> </w:t>
          </w:r>
        </w:ins>
        <w:ins w:id="445" w:author="Vaughn Shirey [2]" w:date="2023-09-25T10:08:00Z">
          <w:r w:rsidR="004C3F69" w:rsidDel="001D3234">
            <w:rPr>
              <w:rFonts w:ascii="Times New Roman" w:hAnsi="Times New Roman" w:cs="Times New Roman"/>
              <w:sz w:val="24"/>
              <w:szCs w:val="24"/>
            </w:rPr>
            <w:t>and future successful persistence among s</w:t>
          </w:r>
        </w:ins>
        <w:ins w:id="446" w:author="Vaughn Shirey [2]" w:date="2023-09-25T10:09:00Z">
          <w:r w:rsidR="004C3F69" w:rsidDel="001D3234">
            <w:rPr>
              <w:rFonts w:ascii="Times New Roman" w:hAnsi="Times New Roman" w:cs="Times New Roman"/>
              <w:sz w:val="24"/>
              <w:szCs w:val="24"/>
            </w:rPr>
            <w:t xml:space="preserve">pecies facing climate change </w:t>
          </w:r>
        </w:ins>
        <w:r w:rsidR="004C3F69" w:rsidDel="001D3234">
          <w:rPr>
            <w:rFonts w:ascii="Times New Roman" w:hAnsi="Times New Roman" w:cs="Times New Roman"/>
            <w:sz w:val="24"/>
            <w:szCs w:val="24"/>
          </w:rPr>
          <w:fldChar w:fldCharType="begin"/>
        </w:r>
        <w:r w:rsidR="004C3F69" w:rsidDel="001D3234">
          <w:rPr>
            <w:rFonts w:ascii="Times New Roman" w:hAnsi="Times New Roman" w:cs="Times New Roman"/>
            <w:sz w:val="24"/>
            <w:szCs w:val="24"/>
          </w:rPr>
          <w:instrText xml:space="preserve"> ADDIN ZOTERO_ITEM CSL_CITATION {"citationID":"w58vH8rD","properties":{"formattedCitation":"(Hoffmann {\\i{}et al.} 2003; Scridel {\\i{}et al.} 2017; Day {\\i{}et al.} 2018; Herrera {\\i{}et al.} 2018; H\\uc0\\u228{}llfors {\\i{}et al.} 2023)","plainCitation":"(Hoffmann et al. 2003; Scridel et al. 2017; Day et al. 2018; Herrera et al. 2018; Hällfors et al. 2023)","noteIndex":0},"citationItems":[{"id":1135,"uris":["http://zotero.org/users/3183432/items/HITC4FSW"],"itemData":{"id":1135,"type":"article-journal","container-title":"Science","issue":"5629","note":"publisher: American Association for the Advancement of Science","page":"100–102","title":"Low potential for climatic stress adaptation in a rainforest Drosophila species","volume":"301","author":[{"family":"Hoffmann","given":"AA"},{"family":"Hallas","given":"RJ"},{"family":"Dean","given":"JA"},{"family":"Schiffer","given":"M"}],"issued":{"date-parts":[["2003"]]}}},{"id":586,"uris":["http://zotero.org/users/3183432/items/APKSC3FQ"],"itemData":{"id":586,"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id":1133,"uris":["http://zotero.org/users/3183432/items/LL4KX2UX"],"itemData":{"id":1133,"type":"article-journal","container-title":"Diversity and Distributions","issue":"8","note":"publisher: Wiley Online Library","page":"1036–1046","title":"Species’ thermal ranges predict changes in reef fish community structure during 8 years of extreme temperature variation","volume":"24","author":[{"family":"Day","given":"Paul B"},{"family":"Stuart-Smith","given":"Rick D"},{"family":"Edgar","given":"Graham J"},{"family":"Bates","given":"Amanda E"}],"issued":{"date-parts":[["2018"]]}}},{"id":1134,"uris":["http://zotero.org/users/3183432/items/7XSRHBK3"],"itemData":{"id":1134,"type":"article-journal","container-title":"Journal of Insect Conservation","note":"publisher: Springer","page":"771–779","title":"Climatic niche breadth determines the response of bumblebees (Bombus spp.) to climate warming in mountain areas of the Northern Iberian Peninsula","volume":"22","author":[{"family":"Herrera","given":"José M"},{"family":"Ploquin","given":"Emilie F"},{"family":"Rasmont","given":"Pierre"},{"family":"Obeso","given":"José R"}],"issued":{"date-parts":[["2018"]]}}},{"id":485,"uris":["http://zotero.org/users/3183432/items/IFRXTMMC"],"itemData":{"id":485,"type":"article-journal","container-title":"Evolution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4C3F69" w:rsidDel="001D3234">
          <w:rPr>
            <w:rFonts w:ascii="Times New Roman" w:hAnsi="Times New Roman" w:cs="Times New Roman"/>
            <w:sz w:val="24"/>
            <w:szCs w:val="24"/>
          </w:rPr>
          <w:fldChar w:fldCharType="separate"/>
        </w:r>
        <w:r w:rsidR="004C3F69" w:rsidRPr="004C3F69" w:rsidDel="001D3234">
          <w:rPr>
            <w:rFonts w:ascii="Times New Roman" w:hAnsi="Times New Roman" w:cs="Times New Roman"/>
            <w:sz w:val="24"/>
            <w:szCs w:val="24"/>
          </w:rPr>
          <w:t xml:space="preserve">(Hoffmann </w:t>
        </w:r>
        <w:r w:rsidR="004C3F69" w:rsidRPr="004C3F69" w:rsidDel="001D3234">
          <w:rPr>
            <w:rFonts w:ascii="Times New Roman" w:hAnsi="Times New Roman" w:cs="Times New Roman"/>
            <w:i/>
            <w:iCs/>
            <w:sz w:val="24"/>
            <w:szCs w:val="24"/>
          </w:rPr>
          <w:t>et al.</w:t>
        </w:r>
        <w:r w:rsidR="004C3F69" w:rsidRPr="004C3F69" w:rsidDel="001D3234">
          <w:rPr>
            <w:rFonts w:ascii="Times New Roman" w:hAnsi="Times New Roman" w:cs="Times New Roman"/>
            <w:sz w:val="24"/>
            <w:szCs w:val="24"/>
          </w:rPr>
          <w:t xml:space="preserve"> 2003; Scridel </w:t>
        </w:r>
        <w:r w:rsidR="004C3F69" w:rsidRPr="004C3F69" w:rsidDel="001D3234">
          <w:rPr>
            <w:rFonts w:ascii="Times New Roman" w:hAnsi="Times New Roman" w:cs="Times New Roman"/>
            <w:i/>
            <w:iCs/>
            <w:sz w:val="24"/>
            <w:szCs w:val="24"/>
          </w:rPr>
          <w:t>et al.</w:t>
        </w:r>
        <w:r w:rsidR="004C3F69" w:rsidRPr="004C3F69" w:rsidDel="001D3234">
          <w:rPr>
            <w:rFonts w:ascii="Times New Roman" w:hAnsi="Times New Roman" w:cs="Times New Roman"/>
            <w:sz w:val="24"/>
            <w:szCs w:val="24"/>
          </w:rPr>
          <w:t xml:space="preserve"> 2017; Day </w:t>
        </w:r>
        <w:r w:rsidR="004C3F69" w:rsidRPr="004C3F69" w:rsidDel="001D3234">
          <w:rPr>
            <w:rFonts w:ascii="Times New Roman" w:hAnsi="Times New Roman" w:cs="Times New Roman"/>
            <w:i/>
            <w:iCs/>
            <w:sz w:val="24"/>
            <w:szCs w:val="24"/>
          </w:rPr>
          <w:t>et al.</w:t>
        </w:r>
        <w:r w:rsidR="004C3F69" w:rsidRPr="004C3F69" w:rsidDel="001D3234">
          <w:rPr>
            <w:rFonts w:ascii="Times New Roman" w:hAnsi="Times New Roman" w:cs="Times New Roman"/>
            <w:sz w:val="24"/>
            <w:szCs w:val="24"/>
          </w:rPr>
          <w:t xml:space="preserve"> 2018; Herrera </w:t>
        </w:r>
        <w:r w:rsidR="004C3F69" w:rsidRPr="004C3F69" w:rsidDel="001D3234">
          <w:rPr>
            <w:rFonts w:ascii="Times New Roman" w:hAnsi="Times New Roman" w:cs="Times New Roman"/>
            <w:i/>
            <w:iCs/>
            <w:sz w:val="24"/>
            <w:szCs w:val="24"/>
          </w:rPr>
          <w:t>et al.</w:t>
        </w:r>
        <w:r w:rsidR="004C3F69" w:rsidRPr="004C3F69" w:rsidDel="001D3234">
          <w:rPr>
            <w:rFonts w:ascii="Times New Roman" w:hAnsi="Times New Roman" w:cs="Times New Roman"/>
            <w:sz w:val="24"/>
            <w:szCs w:val="24"/>
          </w:rPr>
          <w:t xml:space="preserve"> 2018; Hällfors </w:t>
        </w:r>
        <w:r w:rsidR="004C3F69" w:rsidRPr="004C3F69" w:rsidDel="001D3234">
          <w:rPr>
            <w:rFonts w:ascii="Times New Roman" w:hAnsi="Times New Roman" w:cs="Times New Roman"/>
            <w:i/>
            <w:iCs/>
            <w:sz w:val="24"/>
            <w:szCs w:val="24"/>
          </w:rPr>
          <w:t>et al.</w:t>
        </w:r>
        <w:r w:rsidR="004C3F69" w:rsidRPr="004C3F69" w:rsidDel="001D3234">
          <w:rPr>
            <w:rFonts w:ascii="Times New Roman" w:hAnsi="Times New Roman" w:cs="Times New Roman"/>
            <w:sz w:val="24"/>
            <w:szCs w:val="24"/>
          </w:rPr>
          <w:t xml:space="preserve"> 2023)</w:t>
        </w:r>
        <w:r w:rsidR="004C3F69" w:rsidDel="001D3234">
          <w:rPr>
            <w:rFonts w:ascii="Times New Roman" w:hAnsi="Times New Roman" w:cs="Times New Roman"/>
            <w:sz w:val="24"/>
            <w:szCs w:val="24"/>
          </w:rPr>
          <w:fldChar w:fldCharType="end"/>
        </w:r>
        <w:ins w:id="447" w:author="Vaughn Shirey [2]" w:date="2023-09-25T10:06:00Z">
          <w:r w:rsidR="004C3F69" w:rsidDel="001D3234">
            <w:rPr>
              <w:rFonts w:ascii="Times New Roman" w:hAnsi="Times New Roman" w:cs="Times New Roman"/>
              <w:sz w:val="24"/>
              <w:szCs w:val="24"/>
            </w:rPr>
            <w:t xml:space="preserve">. </w:t>
          </w:r>
        </w:ins>
        <w:ins w:id="448" w:author="Vaughn Shirey" w:date="2023-09-18T10:53:00Z">
          <w:r w:rsidR="005B4E9F" w:rsidDel="001D3234">
            <w:rPr>
              <w:rFonts w:ascii="Times New Roman" w:hAnsi="Times New Roman" w:cs="Times New Roman"/>
              <w:sz w:val="24"/>
              <w:szCs w:val="24"/>
            </w:rPr>
            <w:t xml:space="preserve"> </w:t>
          </w:r>
        </w:ins>
      </w:moveFrom>
      <w:moveFromRangeEnd w:id="439"/>
    </w:p>
    <w:p w14:paraId="18B44960" w14:textId="33FFE108" w:rsidR="00F21671" w:rsidRDefault="006D7FDF" w:rsidP="006130C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Along with this derived climatic trait data, we </w:t>
      </w:r>
      <w:del w:id="449" w:author="Robert Guralnick" w:date="2023-09-29T08:16:00Z">
        <w:r w:rsidRPr="00703517" w:rsidDel="001D3234">
          <w:rPr>
            <w:rFonts w:ascii="Times New Roman" w:hAnsi="Times New Roman" w:cs="Times New Roman"/>
            <w:sz w:val="24"/>
            <w:szCs w:val="24"/>
          </w:rPr>
          <w:delText xml:space="preserve">aggregated </w:delText>
        </w:r>
      </w:del>
      <w:ins w:id="450" w:author="Robert Guralnick" w:date="2023-09-29T08:16:00Z">
        <w:r w:rsidR="001D3234">
          <w:rPr>
            <w:rFonts w:ascii="Times New Roman" w:hAnsi="Times New Roman" w:cs="Times New Roman"/>
            <w:sz w:val="24"/>
            <w:szCs w:val="24"/>
          </w:rPr>
          <w:t>assembled</w:t>
        </w:r>
        <w:r w:rsidR="001D3234" w:rsidRPr="00703517">
          <w:rPr>
            <w:rFonts w:ascii="Times New Roman" w:hAnsi="Times New Roman" w:cs="Times New Roman"/>
            <w:sz w:val="24"/>
            <w:szCs w:val="24"/>
          </w:rPr>
          <w:t xml:space="preserve"> </w:t>
        </w:r>
      </w:ins>
      <w:r w:rsidRPr="00703517">
        <w:rPr>
          <w:rFonts w:ascii="Times New Roman" w:hAnsi="Times New Roman" w:cs="Times New Roman"/>
          <w:sz w:val="24"/>
          <w:szCs w:val="24"/>
        </w:rPr>
        <w:t xml:space="preserve">other ecological traits from the </w:t>
      </w:r>
      <w:r>
        <w:rPr>
          <w:rFonts w:ascii="Times New Roman" w:hAnsi="Times New Roman" w:cs="Times New Roman"/>
          <w:sz w:val="24"/>
          <w:szCs w:val="24"/>
        </w:rPr>
        <w:t xml:space="preserve">global </w:t>
      </w:r>
      <w:proofErr w:type="spellStart"/>
      <w:r w:rsidRPr="00703517">
        <w:rPr>
          <w:rFonts w:ascii="Times New Roman" w:hAnsi="Times New Roman" w:cs="Times New Roman"/>
          <w:sz w:val="24"/>
          <w:szCs w:val="24"/>
        </w:rPr>
        <w:t>LepTraits</w:t>
      </w:r>
      <w:proofErr w:type="spellEnd"/>
      <w:r w:rsidRPr="00703517">
        <w:rPr>
          <w:rFonts w:ascii="Times New Roman" w:hAnsi="Times New Roman" w:cs="Times New Roman"/>
          <w:sz w:val="24"/>
          <w:szCs w:val="24"/>
        </w:rPr>
        <w:t xml:space="preserve"> database </w:t>
      </w:r>
      <w:del w:id="451" w:author="Vaughn Shirey" w:date="2023-09-18T10:56:00Z">
        <w:r w:rsidRPr="00703517" w:rsidDel="00AB26E9">
          <w:rPr>
            <w:rFonts w:ascii="Times New Roman" w:hAnsi="Times New Roman" w:cs="Times New Roman"/>
            <w:sz w:val="24"/>
            <w:szCs w:val="24"/>
          </w:rPr>
          <w:delText>(Shirey et al., 202</w:delText>
        </w:r>
      </w:del>
      <w:r w:rsidR="00AB26E9">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{"citationID":"y7AK4wg7","properties":{"formattedCitation":"(Shirey {\\i{}et al.} 2022b)","plainCitation":"(Shirey et al. 2022b)","noteIndex":0},"citationItems":[{"id":232,"uris":["http://zotero.org/users/3183432/items/WEBDFNNV"],"itemData":{"id":232,"type":"article-journal","container-title":"Scientific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AB26E9">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2022b)</w:t>
      </w:r>
      <w:r w:rsidR="00AB26E9">
        <w:rPr>
          <w:rFonts w:ascii="Times New Roman" w:hAnsi="Times New Roman" w:cs="Times New Roman"/>
          <w:sz w:val="24"/>
          <w:szCs w:val="24"/>
        </w:rPr>
        <w:fldChar w:fldCharType="end"/>
      </w:r>
      <w:del w:id="452" w:author="Vaughn Shirey" w:date="2023-09-18T10:56:00Z">
        <w:r w:rsidRPr="00703517" w:rsidDel="00AB26E9">
          <w:rPr>
            <w:rFonts w:ascii="Times New Roman" w:hAnsi="Times New Roman" w:cs="Times New Roman"/>
            <w:sz w:val="24"/>
            <w:szCs w:val="24"/>
          </w:rPr>
          <w:delText>2)</w:delText>
        </w:r>
      </w:del>
      <w:r>
        <w:rPr>
          <w:rFonts w:ascii="Times New Roman" w:hAnsi="Times New Roman" w:cs="Times New Roman"/>
          <w:sz w:val="24"/>
          <w:szCs w:val="24"/>
        </w:rPr>
        <w:t xml:space="preserve"> </w:t>
      </w:r>
      <w:r w:rsidRPr="00703517">
        <w:rPr>
          <w:rFonts w:ascii="Times New Roman" w:hAnsi="Times New Roman" w:cs="Times New Roman"/>
          <w:sz w:val="24"/>
          <w:szCs w:val="24"/>
        </w:rPr>
        <w:t xml:space="preserve">to test how these traits </w:t>
      </w:r>
      <w:r>
        <w:rPr>
          <w:rFonts w:ascii="Times New Roman" w:hAnsi="Times New Roman" w:cs="Times New Roman"/>
          <w:sz w:val="24"/>
          <w:szCs w:val="24"/>
        </w:rPr>
        <w:t>are associated with observed</w:t>
      </w:r>
      <w:r w:rsidRPr="00703517">
        <w:rPr>
          <w:rFonts w:ascii="Times New Roman" w:hAnsi="Times New Roman" w:cs="Times New Roman"/>
          <w:sz w:val="24"/>
          <w:szCs w:val="24"/>
        </w:rPr>
        <w:t xml:space="preserve"> </w:t>
      </w:r>
      <w:r>
        <w:rPr>
          <w:rFonts w:ascii="Times New Roman" w:hAnsi="Times New Roman" w:cs="Times New Roman"/>
          <w:sz w:val="24"/>
          <w:szCs w:val="24"/>
        </w:rPr>
        <w:t>population trajectories</w:t>
      </w:r>
      <w:r w:rsidRPr="00703517">
        <w:rPr>
          <w:rFonts w:ascii="Times New Roman" w:hAnsi="Times New Roman" w:cs="Times New Roman"/>
          <w:sz w:val="24"/>
          <w:szCs w:val="24"/>
        </w:rPr>
        <w:t xml:space="preserve">. </w:t>
      </w:r>
      <w:proofErr w:type="spellStart"/>
      <w:ins w:id="453" w:author="Vaughn Shirey" w:date="2023-09-18T10:53:00Z">
        <w:r w:rsidR="00A578D0">
          <w:rPr>
            <w:rFonts w:ascii="Times New Roman" w:hAnsi="Times New Roman" w:cs="Times New Roman"/>
            <w:sz w:val="24"/>
            <w:szCs w:val="24"/>
          </w:rPr>
          <w:t>LepTraits</w:t>
        </w:r>
        <w:proofErr w:type="spellEnd"/>
        <w:r w:rsidR="00A578D0">
          <w:rPr>
            <w:rFonts w:ascii="Times New Roman" w:hAnsi="Times New Roman" w:cs="Times New Roman"/>
            <w:sz w:val="24"/>
            <w:szCs w:val="24"/>
          </w:rPr>
          <w:t xml:space="preserve"> </w:t>
        </w:r>
        <w:del w:id="454" w:author="Robert Guralnick" w:date="2023-09-29T08:17:00Z">
          <w:r w:rsidR="00A578D0" w:rsidDel="001D3234">
            <w:rPr>
              <w:rFonts w:ascii="Times New Roman" w:hAnsi="Times New Roman" w:cs="Times New Roman"/>
              <w:sz w:val="24"/>
              <w:szCs w:val="24"/>
            </w:rPr>
            <w:delText>aggregates</w:delText>
          </w:r>
        </w:del>
      </w:ins>
      <w:ins w:id="455" w:author="Robert Guralnick" w:date="2023-09-29T08:17:00Z">
        <w:r w:rsidR="001D3234">
          <w:rPr>
            <w:rFonts w:ascii="Times New Roman" w:hAnsi="Times New Roman" w:cs="Times New Roman"/>
            <w:sz w:val="24"/>
            <w:szCs w:val="24"/>
          </w:rPr>
          <w:t>assembled</w:t>
        </w:r>
      </w:ins>
      <w:ins w:id="456" w:author="Vaughn Shirey" w:date="2023-09-18T10:53:00Z">
        <w:r w:rsidR="00A578D0">
          <w:rPr>
            <w:rFonts w:ascii="Times New Roman" w:hAnsi="Times New Roman" w:cs="Times New Roman"/>
            <w:sz w:val="24"/>
            <w:szCs w:val="24"/>
          </w:rPr>
          <w:t xml:space="preserve"> des</w:t>
        </w:r>
      </w:ins>
      <w:ins w:id="457" w:author="Vaughn Shirey" w:date="2023-09-18T10:54:00Z">
        <w:r w:rsidR="00A578D0">
          <w:rPr>
            <w:rFonts w:ascii="Times New Roman" w:hAnsi="Times New Roman" w:cs="Times New Roman"/>
            <w:sz w:val="24"/>
            <w:szCs w:val="24"/>
          </w:rPr>
          <w:t xml:space="preserve">criptions of butterfly traits from primary and naturalist literature and provides these data for over 12,500 species of butterfly worldwide. From this dataset we used disturbance tolerance (affinity or avoidance of anthropogenic habitats), </w:t>
        </w:r>
      </w:ins>
      <w:ins w:id="458" w:author="Vaughn Shirey" w:date="2023-09-18T10:55:00Z">
        <w:r w:rsidR="00A578D0">
          <w:rPr>
            <w:rFonts w:ascii="Times New Roman" w:hAnsi="Times New Roman" w:cs="Times New Roman"/>
            <w:sz w:val="24"/>
            <w:szCs w:val="24"/>
          </w:rPr>
          <w:t xml:space="preserve">host plant family breadth (the number of reported plant families that the species can utilize), and overwintering life stage (egg, larva, pupa, or adult). </w:t>
        </w:r>
        <w:r w:rsidR="00AB26E9">
          <w:rPr>
            <w:rFonts w:ascii="Times New Roman" w:hAnsi="Times New Roman" w:cs="Times New Roman"/>
            <w:sz w:val="24"/>
            <w:szCs w:val="24"/>
          </w:rPr>
          <w:t xml:space="preserve">More information about how these traits were calculated can be found in the </w:t>
        </w:r>
        <w:proofErr w:type="spellStart"/>
        <w:r w:rsidR="00AB26E9">
          <w:rPr>
            <w:rFonts w:ascii="Times New Roman" w:hAnsi="Times New Roman" w:cs="Times New Roman"/>
            <w:sz w:val="24"/>
            <w:szCs w:val="24"/>
          </w:rPr>
          <w:t>LepTraits</w:t>
        </w:r>
        <w:proofErr w:type="spellEnd"/>
        <w:r w:rsidR="00AB26E9">
          <w:rPr>
            <w:rFonts w:ascii="Times New Roman" w:hAnsi="Times New Roman" w:cs="Times New Roman"/>
            <w:sz w:val="24"/>
            <w:szCs w:val="24"/>
          </w:rPr>
          <w:t xml:space="preserve"> publication </w:t>
        </w:r>
      </w:ins>
      <w:r w:rsidR="00AB26E9">
        <w:rPr>
          <w:rFonts w:ascii="Times New Roman" w:hAnsi="Times New Roman" w:cs="Times New Roman"/>
          <w:sz w:val="24"/>
          <w:szCs w:val="24"/>
        </w:rPr>
        <w:lastRenderedPageBreak/>
        <w:fldChar w:fldCharType="begin"/>
      </w:r>
      <w:r w:rsidR="003854EB">
        <w:rPr>
          <w:rFonts w:ascii="Times New Roman" w:hAnsi="Times New Roman" w:cs="Times New Roman"/>
          <w:sz w:val="24"/>
          <w:szCs w:val="24"/>
        </w:rPr>
        <w:instrText xml:space="preserve"> ADDIN ZOTERO_ITEM CSL_CITATION {"citationID":"iwewE8XF","properties":{"formattedCitation":"(Shirey {\\i{}et al.} 2022b)","plainCitation":"(Shirey et al. 2022b)","noteIndex":0},"citationItems":[{"id":232,"uris":["http://zotero.org/users/3183432/items/WEBDFNNV"],"itemData":{"id":232,"type":"article-journal","container-title":"Scientific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AB26E9">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2022b)</w:t>
      </w:r>
      <w:r w:rsidR="00AB26E9">
        <w:rPr>
          <w:rFonts w:ascii="Times New Roman" w:hAnsi="Times New Roman" w:cs="Times New Roman"/>
          <w:sz w:val="24"/>
          <w:szCs w:val="24"/>
        </w:rPr>
        <w:fldChar w:fldCharType="end"/>
      </w:r>
      <w:ins w:id="459" w:author="Vaughn Shirey" w:date="2023-09-18T10:55:00Z">
        <w:r w:rsidR="00AB26E9">
          <w:rPr>
            <w:rFonts w:ascii="Times New Roman" w:hAnsi="Times New Roman" w:cs="Times New Roman"/>
            <w:sz w:val="24"/>
            <w:szCs w:val="24"/>
          </w:rPr>
          <w:t xml:space="preserve">. </w:t>
        </w:r>
      </w:ins>
      <w:r w:rsidRPr="00703517">
        <w:rPr>
          <w:rFonts w:ascii="Times New Roman" w:hAnsi="Times New Roman" w:cs="Times New Roman"/>
          <w:sz w:val="24"/>
          <w:szCs w:val="24"/>
        </w:rPr>
        <w:t xml:space="preserve">Thus, the final dataset of butterfly traits consisted of </w:t>
      </w:r>
      <w:r w:rsidR="000D6F44">
        <w:rPr>
          <w:rFonts w:ascii="Times New Roman" w:hAnsi="Times New Roman" w:cs="Times New Roman"/>
          <w:sz w:val="24"/>
          <w:szCs w:val="24"/>
        </w:rPr>
        <w:t xml:space="preserve">average annual </w:t>
      </w:r>
      <w:r w:rsidRPr="00703517">
        <w:rPr>
          <w:rFonts w:ascii="Times New Roman" w:hAnsi="Times New Roman" w:cs="Times New Roman"/>
          <w:sz w:val="24"/>
          <w:szCs w:val="24"/>
        </w:rPr>
        <w:t>range-wide temperature</w:t>
      </w:r>
      <w:r w:rsidR="000D6F44">
        <w:rPr>
          <w:rFonts w:ascii="Times New Roman" w:hAnsi="Times New Roman" w:cs="Times New Roman"/>
          <w:sz w:val="24"/>
          <w:szCs w:val="24"/>
        </w:rPr>
        <w:t xml:space="preserve">s and </w:t>
      </w:r>
      <w:r w:rsidRPr="00703517">
        <w:rPr>
          <w:rFonts w:ascii="Times New Roman" w:hAnsi="Times New Roman" w:cs="Times New Roman"/>
          <w:sz w:val="24"/>
          <w:szCs w:val="24"/>
        </w:rPr>
        <w:t>precipitation</w:t>
      </w:r>
      <w:ins w:id="460" w:author="Vaughn Shirey" w:date="2023-09-18T10:53:00Z">
        <w:r w:rsidR="009E74E6">
          <w:rPr>
            <w:rFonts w:ascii="Times New Roman" w:hAnsi="Times New Roman" w:cs="Times New Roman"/>
            <w:sz w:val="24"/>
            <w:szCs w:val="24"/>
          </w:rPr>
          <w:t>, breadth of range-wide temperature and precipitation</w:t>
        </w:r>
      </w:ins>
      <w:r w:rsidRPr="00703517">
        <w:rPr>
          <w:rFonts w:ascii="Times New Roman" w:hAnsi="Times New Roman" w:cs="Times New Roman"/>
          <w:sz w:val="24"/>
          <w:szCs w:val="24"/>
        </w:rPr>
        <w:t xml:space="preserve">, geographic range size, disturbance </w:t>
      </w:r>
      <w:r w:rsidR="000D6F44">
        <w:rPr>
          <w:rFonts w:ascii="Times New Roman" w:hAnsi="Times New Roman" w:cs="Times New Roman"/>
          <w:sz w:val="24"/>
          <w:szCs w:val="24"/>
        </w:rPr>
        <w:t>tolerance</w:t>
      </w:r>
      <w:r w:rsidRPr="00703517">
        <w:rPr>
          <w:rFonts w:ascii="Times New Roman" w:hAnsi="Times New Roman" w:cs="Times New Roman"/>
          <w:sz w:val="24"/>
          <w:szCs w:val="24"/>
        </w:rPr>
        <w:t xml:space="preserve">, host plant family breadth, average wingspan, and overwintering stage. Finally, we obtained a recently produced phylogeny </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{"citationID":"LUr783Ct","properties":{"formattedCitation":"(Earl {\\i{}et al.} 2021)","plainCitation":"(Earl et al. 2021)","noteIndex":0},"citationItems":[{"id":9,"uris":["http://zotero.org/users/3183432/items/TGRJMDKN"],"itemData":{"id":9,"type":"article-journal","abstract":"Broad-scale,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(Earl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2021)</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20"/>
      <w:r w:rsidRPr="00703517">
        <w:rPr>
          <w:rFonts w:ascii="Times New Roman" w:hAnsi="Times New Roman" w:cs="Times New Roman"/>
          <w:sz w:val="24"/>
          <w:szCs w:val="24"/>
        </w:rPr>
        <w:t xml:space="preserve"> of North American butterfly species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p>
    <w:p w14:paraId="0386BE81" w14:textId="2BD13299" w:rsidR="006D7FDF" w:rsidRPr="00703517" w:rsidRDefault="006D7FDF" w:rsidP="006D7FDF">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occurrence data for all butterflies above 45</w:t>
      </w:r>
      <w:r w:rsidRPr="00633906">
        <w:rPr>
          <w:rFonts w:ascii="Times New Roman" w:hAnsi="Times New Roman" w:cs="Times New Roman"/>
          <w:sz w:val="24"/>
          <w:szCs w:val="24"/>
        </w:rPr>
        <w:t>°</w:t>
      </w:r>
      <w:r w:rsidRPr="00703517">
        <w:rPr>
          <w:rFonts w:ascii="Times New Roman" w:hAnsi="Times New Roman" w:cs="Times New Roman"/>
          <w:sz w:val="24"/>
          <w:szCs w:val="24"/>
        </w:rPr>
        <w:t>N from 1970 to 2019 were obtained from the Global Biodiversity Information Facility (GBIF)</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{"citationID":"wHJB8pqQ","properties":{"formattedCitation":"(GBIF.org 2022)","plainCitation":"(GBIF.org 2022)","noteIndex":0},"citationItems":[{"id":295,"uris":["http://zotero.org/users/3183432/items/SNIQC6R5"],"itemData":{"id":295,"type":"article-journal","DOI":"10.15468/DL.PYK5BD","license":"Creative Commons Attribution Non Commercial 4.0 International","note":"DOI: 10.15468/DL.PYK5BD","title":"Occurrence Download for High Latitude, North American Butterflies","URL":"DOI: 10.15468/DL.PYK5BD","author":[{"literal":"GBIF.org"}],"issued":{"date-parts":[["2022"]]}}}],"schema":"https://github.com/citation-style-language/schema/raw/master/csl-citation.json"}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(GBIF.org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w:t>
      </w:r>
      <w:proofErr w:type="spellStart"/>
      <w:r w:rsidRPr="00703517">
        <w:rPr>
          <w:rFonts w:ascii="Times New Roman" w:hAnsi="Times New Roman" w:cs="Times New Roman"/>
          <w:sz w:val="24"/>
          <w:szCs w:val="24"/>
        </w:rPr>
        <w:t>iDigBio</w:t>
      </w:r>
      <w:proofErr w:type="spellEnd"/>
      <w:r w:rsidRPr="00703517">
        <w:rPr>
          <w:rFonts w:ascii="Times New Roman" w:hAnsi="Times New Roman" w:cs="Times New Roman"/>
          <w:sz w:val="24"/>
          <w:szCs w:val="24"/>
        </w:rPr>
        <w:t>)</w:t>
      </w:r>
      <w:r>
        <w:rPr>
          <w:rFonts w:ascii="Times New Roman" w:hAnsi="Times New Roman" w:cs="Times New Roman"/>
          <w:sz w:val="24"/>
          <w:szCs w:val="24"/>
        </w:rPr>
        <w:t>(see Supplemental File S1 for a list of accessed collections)</w:t>
      </w:r>
      <w:r w:rsidRPr="00703517">
        <w:rPr>
          <w:rFonts w:ascii="Times New Roman" w:hAnsi="Times New Roman" w:cs="Times New Roman"/>
          <w:sz w:val="24"/>
          <w:szCs w:val="24"/>
        </w:rPr>
        <w:t xml:space="preserve">, and the </w:t>
      </w:r>
      <w:proofErr w:type="spellStart"/>
      <w:r w:rsidRPr="00703517">
        <w:rPr>
          <w:rFonts w:ascii="Times New Roman" w:hAnsi="Times New Roman" w:cs="Times New Roman"/>
          <w:sz w:val="24"/>
          <w:szCs w:val="24"/>
        </w:rPr>
        <w:t>Symbiota</w:t>
      </w:r>
      <w:proofErr w:type="spellEnd"/>
      <w:r w:rsidRPr="00703517">
        <w:rPr>
          <w:rFonts w:ascii="Times New Roman" w:hAnsi="Times New Roman" w:cs="Times New Roman"/>
          <w:sz w:val="24"/>
          <w:szCs w:val="24"/>
        </w:rPr>
        <w:t xml:space="preserve"> Collections of Arthropods Network (SCAN) </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2015)","noteIndex":0},"citationItems":[{"id":595,"uris":["http://zotero.org/users/3183432/items/3WTSDR2X"],"itemData":{"id":595,"type":"article-journal","title":"Symbiota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(Heinrich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Pr>
          <w:rFonts w:ascii="Times New Roman" w:hAnsi="Times New Roman" w:cs="Times New Roman"/>
          <w:sz w:val="24"/>
          <w:szCs w:val="24"/>
        </w:rPr>
        <w:t>(see Figure 1b, c for a summary of these data)</w:t>
      </w:r>
      <w:r w:rsidRPr="00703517">
        <w:rPr>
          <w:rFonts w:ascii="Times New Roman" w:hAnsi="Times New Roman" w:cs="Times New Roman"/>
          <w:sz w:val="24"/>
          <w:szCs w:val="24"/>
        </w:rPr>
        <w:t xml:space="preserve">. </w:t>
      </w:r>
      <w:del w:id="461" w:author="Vaughn Shirey" w:date="2023-09-18T10:57:00Z">
        <w:r w:rsidRPr="00703517" w:rsidDel="002928A3">
          <w:rPr>
            <w:rFonts w:ascii="Times New Roman" w:hAnsi="Times New Roman" w:cs="Times New Roman"/>
            <w:sz w:val="24"/>
            <w:szCs w:val="24"/>
          </w:rPr>
          <w:delText xml:space="preserve">Duplicate records </w:delText>
        </w:r>
        <w:r w:rsidDel="002928A3">
          <w:rPr>
            <w:rFonts w:ascii="Times New Roman" w:hAnsi="Times New Roman" w:cs="Times New Roman"/>
            <w:sz w:val="24"/>
            <w:szCs w:val="24"/>
          </w:rPr>
          <w:delText xml:space="preserve">for the same specimen </w:delText>
        </w:r>
        <w:r w:rsidRPr="00703517" w:rsidDel="002928A3">
          <w:rPr>
            <w:rFonts w:ascii="Times New Roman" w:hAnsi="Times New Roman" w:cs="Times New Roman"/>
            <w:sz w:val="24"/>
            <w:szCs w:val="24"/>
          </w:rPr>
          <w:delText xml:space="preserve">were filtered out. </w:delText>
        </w:r>
      </w:del>
      <w:commentRangeStart w:id="462"/>
      <w:r w:rsidRPr="00703517">
        <w:rPr>
          <w:rFonts w:ascii="Times New Roman" w:hAnsi="Times New Roman" w:cs="Times New Roman"/>
          <w:sz w:val="24"/>
          <w:szCs w:val="24"/>
        </w:rPr>
        <w:t xml:space="preserve">We removed records with coordinate precision </w:t>
      </w:r>
      <w:r w:rsidR="007C5A7A">
        <w:rPr>
          <w:rFonts w:ascii="Times New Roman" w:hAnsi="Times New Roman" w:cs="Times New Roman"/>
          <w:sz w:val="24"/>
          <w:szCs w:val="24"/>
        </w:rPr>
        <w:t>greater</w:t>
      </w:r>
      <w:r w:rsidRPr="00703517">
        <w:rPr>
          <w:rFonts w:ascii="Times New Roman" w:hAnsi="Times New Roman" w:cs="Times New Roman"/>
          <w:sz w:val="24"/>
          <w:szCs w:val="24"/>
        </w:rPr>
        <w:t xml:space="preserve"> than 25 kilometers of a reported uncertainty radius. </w:t>
      </w:r>
      <w:commentRangeEnd w:id="462"/>
      <w:r w:rsidR="001D3234">
        <w:rPr>
          <w:rStyle w:val="CommentReference"/>
        </w:rPr>
        <w:commentReference w:id="462"/>
      </w:r>
      <w:r w:rsidRPr="00703517">
        <w:rPr>
          <w:rFonts w:ascii="Times New Roman" w:hAnsi="Times New Roman" w:cs="Times New Roman"/>
          <w:sz w:val="24"/>
          <w:szCs w:val="24"/>
        </w:rPr>
        <w:t>We reconciled the taxonomic names using the R package “</w:t>
      </w:r>
      <w:proofErr w:type="spellStart"/>
      <w:r w:rsidRPr="00703517">
        <w:rPr>
          <w:rFonts w:ascii="Times New Roman" w:hAnsi="Times New Roman" w:cs="Times New Roman"/>
          <w:sz w:val="24"/>
          <w:szCs w:val="24"/>
        </w:rPr>
        <w:t>taxize</w:t>
      </w:r>
      <w:proofErr w:type="spellEnd"/>
      <w:r w:rsidRPr="00703517">
        <w:rPr>
          <w:rFonts w:ascii="Times New Roman" w:hAnsi="Times New Roman" w:cs="Times New Roman"/>
          <w:sz w:val="24"/>
          <w:szCs w:val="24"/>
        </w:rPr>
        <w:t xml:space="preserve">” </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2013)","noteIndex":0},"citationItems":[{"id":125,"uris":["http://zotero.org/users/3183432/items/WV5QN9QD"],"itemData":{"id":125,"type":"article-journal","container-title":"F1000Research","title":"taxize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(Scott Chamberlain &amp; Eduard Szocs 2013)</w:t>
      </w:r>
      <w:r w:rsidRPr="00703517">
        <w:rPr>
          <w:rFonts w:ascii="Times New Roman" w:hAnsi="Times New Roman" w:cs="Times New Roman"/>
          <w:sz w:val="24"/>
          <w:szCs w:val="24"/>
        </w:rPr>
        <w:fldChar w:fldCharType="end"/>
      </w:r>
      <w:hyperlink r:id="rId21"/>
      <w:r w:rsidRPr="00703517">
        <w:rPr>
          <w:rFonts w:ascii="Times New Roman" w:hAnsi="Times New Roman" w:cs="Times New Roman"/>
          <w:sz w:val="24"/>
          <w:szCs w:val="24"/>
        </w:rPr>
        <w:t xml:space="preserve"> and, for non-matches, we resolved the taxonomy by hand where tractable (e.g. by matching unresolved synonymies to currently accepted names).</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We used the Lamas taxonomy as a backbone </w:t>
      </w:r>
      <w:r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{"citationID":"zL4Eep0b","properties":{"formattedCitation":"(Lamas 2015)","plainCitation":"(Lamas 2015)","noteIndex":0},"citationItems":[{"id":229,"uris":["http://zotero.org/users/3183432/items/6IXDY4P8"],"itemData":{"id":229,"type":"book","publisher":"Available from author","title":"Catalog of the butterflies (Papilionoidea)","author":[{"family":"Lamas","given":"G."}],"issued":{"date-parts":[["2015"]]}}}],"schema":"https://github.com/citation-style-language/schema/raw/master/csl-citation.json"}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(Lamas 2015)</w:t>
      </w:r>
      <w:r w:rsidRPr="00703517">
        <w:rPr>
          <w:rFonts w:ascii="Times New Roman" w:hAnsi="Times New Roman" w:cs="Times New Roman"/>
          <w:sz w:val="24"/>
          <w:szCs w:val="24"/>
        </w:rPr>
        <w:fldChar w:fldCharType="end"/>
      </w:r>
      <w:r>
        <w:rPr>
          <w:rFonts w:ascii="Times New Roman" w:hAnsi="Times New Roman" w:cs="Times New Roman"/>
          <w:sz w:val="24"/>
          <w:szCs w:val="24"/>
        </w:rPr>
        <w:t xml:space="preserve">; because of the </w:t>
      </w:r>
      <w:r w:rsidR="00DA332D">
        <w:rPr>
          <w:rFonts w:ascii="Times New Roman" w:hAnsi="Times New Roman" w:cs="Times New Roman"/>
          <w:sz w:val="24"/>
          <w:szCs w:val="24"/>
        </w:rPr>
        <w:t xml:space="preserve">continued disputes within the </w:t>
      </w:r>
      <w:proofErr w:type="spellStart"/>
      <w:r>
        <w:rPr>
          <w:rFonts w:ascii="Times New Roman" w:hAnsi="Times New Roman" w:cs="Times New Roman"/>
          <w:i/>
          <w:iCs/>
          <w:sz w:val="24"/>
          <w:szCs w:val="24"/>
        </w:rPr>
        <w:t>Celestrina</w:t>
      </w:r>
      <w:proofErr w:type="spellEnd"/>
      <w:r>
        <w:rPr>
          <w:rFonts w:ascii="Times New Roman" w:hAnsi="Times New Roman" w:cs="Times New Roman"/>
          <w:sz w:val="24"/>
          <w:szCs w:val="24"/>
        </w:rPr>
        <w:t xml:space="preserve"> complex </w:t>
      </w:r>
      <w:r>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{"citationID":"9vgookOG","properties":{"formattedCitation":"(Wright &amp; Pavulaan 1999; Pavulaan &amp; Wright 2000, 2005)","plainCitation":"(Wright &amp; Pavulaan 1999; Pavulaan &amp; Wright 2000, 2005)","noteIndex":0},"citationItems":[{"id":467,"uris":["http://zotero.org/users/3183432/items/YU564XUK"],"itemData":{"id":467,"type":"article-journal","title":"Celastrina idella (Lycaenidae: Polyommatinae): a new butterfly species from the Atlantic coastal plain","author":[{"family":"Wright","given":"David M"},{"family":"Pavulaan","given":"Harry"}],"issued":{"date-parts":[["1999"]]}}},{"id":465,"uris":["http://zotero.org/users/3183432/items/Z55732T6"],"itemData":{"id":465,"type":"article-journal","title":"The Biology, Life History, and Taxonomy of Celastrina neglectamajor (Lycaenidae: Polyommatinae).","author":[{"family":"Pavulaan","given":"Harry"},{"family":"Wright","given":"David M"}],"issued":{"date-parts":[["2000"]]}}},{"id":466,"uris":["http://zotero.org/users/3183432/items/XI977I4G"],"itemData":{"id":466,"type":"article-journal","title":"Celastrina serotina (Lycaenidae: Polyommatinae): a new butterfly species from the northeastern United States and eastern Canada","author":[{"family":"Pavulaan","given":"Harry"},{"family":"Wright","given":"David M"}],"issued":{"date-parts":[["2005"]]}}}],"schema":"https://github.com/citation-style-language/schema/raw/master/csl-citation.json"} </w:instrText>
      </w:r>
      <w:r>
        <w:rPr>
          <w:rFonts w:ascii="Times New Roman" w:hAnsi="Times New Roman" w:cs="Times New Roman"/>
          <w:sz w:val="24"/>
          <w:szCs w:val="24"/>
        </w:rPr>
        <w:fldChar w:fldCharType="separate"/>
      </w:r>
      <w:r w:rsidRPr="006E45C6">
        <w:rPr>
          <w:rFonts w:ascii="Times New Roman" w:hAnsi="Times New Roman" w:cs="Times New Roman"/>
          <w:sz w:val="24"/>
        </w:rPr>
        <w:t>(Wright &amp; Pavulaan 1999; Pavulaan &amp; Wright 2000, 2005)</w:t>
      </w:r>
      <w:r>
        <w:rPr>
          <w:rFonts w:ascii="Times New Roman" w:hAnsi="Times New Roman" w:cs="Times New Roman"/>
          <w:sz w:val="24"/>
          <w:szCs w:val="24"/>
        </w:rPr>
        <w:fldChar w:fldCharType="end"/>
      </w:r>
      <w:r>
        <w:rPr>
          <w:rFonts w:ascii="Times New Roman" w:hAnsi="Times New Roman" w:cs="Times New Roman"/>
          <w:sz w:val="24"/>
          <w:szCs w:val="24"/>
        </w:rPr>
        <w:t xml:space="preserve">, we excluded this group from our analysis since we could not make redetermination for all occurrence records. </w:t>
      </w:r>
      <w:r w:rsidRPr="00703517">
        <w:rPr>
          <w:rFonts w:ascii="Times New Roman" w:hAnsi="Times New Roman" w:cs="Times New Roman"/>
          <w:sz w:val="24"/>
          <w:szCs w:val="24"/>
        </w:rPr>
        <w:t xml:space="preserve"> We then limited our analysis to include only species with at least 500 reported occurrences across the spatiotemporal scope of our study.</w:t>
      </w:r>
      <w:r>
        <w:rPr>
          <w:rFonts w:ascii="Times New Roman" w:hAnsi="Times New Roman" w:cs="Times New Roman"/>
          <w:sz w:val="24"/>
          <w:szCs w:val="24"/>
        </w:rPr>
        <w:t xml:space="preserve"> </w:t>
      </w:r>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r w:rsidR="00E30EF3">
        <w:rPr>
          <w:rFonts w:ascii="Times New Roman" w:hAnsi="Times New Roman" w:cs="Times New Roman"/>
          <w:sz w:val="24"/>
          <w:szCs w:val="24"/>
        </w:rPr>
        <w:t xml:space="preserve"> </w:t>
      </w:r>
      <w:r>
        <w:rPr>
          <w:rFonts w:ascii="Times New Roman" w:hAnsi="Times New Roman" w:cs="Times New Roman"/>
          <w:sz w:val="24"/>
          <w:szCs w:val="24"/>
        </w:rPr>
        <w:t xml:space="preserve">In the iterative process of modeling, we noted several species for which the MCMC chains experienced notable </w:t>
      </w:r>
      <w:r>
        <w:rPr>
          <w:rFonts w:ascii="Times New Roman" w:hAnsi="Times New Roman" w:cs="Times New Roman"/>
          <w:sz w:val="24"/>
          <w:szCs w:val="24"/>
        </w:rPr>
        <w:lastRenderedPageBreak/>
        <w:t xml:space="preserve">convergence issues and removed these species from the analysis as well. </w:t>
      </w:r>
      <w:r w:rsidR="009D7B8D">
        <w:rPr>
          <w:rFonts w:ascii="Times New Roman" w:hAnsi="Times New Roman" w:cs="Times New Roman"/>
          <w:sz w:val="24"/>
          <w:szCs w:val="24"/>
        </w:rPr>
        <w:t>This resulted in us modeling 90 species out of the total 291 species in the region</w:t>
      </w:r>
      <w:r w:rsidR="0005003A">
        <w:rPr>
          <w:rFonts w:ascii="Times New Roman" w:hAnsi="Times New Roman" w:cs="Times New Roman"/>
          <w:sz w:val="24"/>
          <w:szCs w:val="24"/>
        </w:rPr>
        <w:t xml:space="preserve"> or roughly 31% of the species pool</w:t>
      </w:r>
      <w:r w:rsidR="009D7B8D">
        <w:rPr>
          <w:rFonts w:ascii="Times New Roman" w:hAnsi="Times New Roman" w:cs="Times New Roman"/>
          <w:sz w:val="24"/>
          <w:szCs w:val="24"/>
        </w:rPr>
        <w:t xml:space="preserve">. </w:t>
      </w:r>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6C09EBB" w14:textId="4346C466" w:rsidR="00F27A71" w:rsidRDefault="00341DE7" w:rsidP="000A140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2015)","noteIndex":0},"citationItems":[{"id":109,"uris":["http://zotero.org/users/3183432/items/KSTXMUUG"],"itemData":{"id":109,"type":"article-journal","note":"publisher: Elsevier","title":"Applied Hierarchical Modeling in Ecology: Analysis of Distribution, Abundance and Species Richness in R and BUGS","author":[{"family":"Kéry","given":"Marc"},{"family":"Royle","given":"J Andrew"}],"issued":{"date-parts":[["2015"]]}}},{"id":414,"uris":["http://zotero.org/users/3183432/items/GKNDNRSK"],"itemData":{"id":414,"type":"article-journal","container-title":"Ecology","issue":"8","note":"publisher: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F27A71">
        <w:rPr>
          <w:rFonts w:ascii="Times New Roman" w:hAnsi="Times New Roman" w:cs="Times New Roman"/>
          <w:sz w:val="24"/>
          <w:szCs w:val="24"/>
        </w:rPr>
        <w:t xml:space="preserve"> Our simulation study showed that if at least 50% of all spatiotemporal sampling bins contain community</w:t>
      </w:r>
      <w:ins w:id="463" w:author="Vaughn Shirey" w:date="2023-09-18T10:59:00Z">
        <w:r w:rsidR="002928A3">
          <w:rPr>
            <w:rFonts w:ascii="Times New Roman" w:hAnsi="Times New Roman" w:cs="Times New Roman"/>
            <w:sz w:val="24"/>
            <w:szCs w:val="24"/>
          </w:rPr>
          <w:t>-focused sampling</w:t>
        </w:r>
      </w:ins>
      <w:r w:rsidR="00F27A71">
        <w:rPr>
          <w:rFonts w:ascii="Times New Roman" w:hAnsi="Times New Roman" w:cs="Times New Roman"/>
          <w:sz w:val="24"/>
          <w:szCs w:val="24"/>
        </w:rPr>
        <w:t xml:space="preserve"> data, then the data set is sufficient to go forward with model implementation. If not, our simulation results suggest data are too sparse</w:t>
      </w:r>
      <w:r w:rsidR="0013654B">
        <w:rPr>
          <w:rFonts w:ascii="Times New Roman" w:hAnsi="Times New Roman" w:cs="Times New Roman"/>
          <w:sz w:val="24"/>
          <w:szCs w:val="24"/>
        </w:rPr>
        <w:t xml:space="preserve"> or not </w:t>
      </w:r>
      <w:del w:id="464" w:author="Vaughn Shirey" w:date="2023-09-18T10:59:00Z">
        <w:r w:rsidR="0013654B" w:rsidDel="005C6DD1">
          <w:rPr>
            <w:rFonts w:ascii="Times New Roman" w:hAnsi="Times New Roman" w:cs="Times New Roman"/>
            <w:sz w:val="24"/>
            <w:szCs w:val="24"/>
          </w:rPr>
          <w:delText>collected/observed</w:delText>
        </w:r>
      </w:del>
      <w:ins w:id="465" w:author="Vaughn Shirey" w:date="2023-09-18T10:59:00Z">
        <w:r w:rsidR="005C6DD1">
          <w:rPr>
            <w:rFonts w:ascii="Times New Roman" w:hAnsi="Times New Roman" w:cs="Times New Roman"/>
            <w:sz w:val="24"/>
            <w:szCs w:val="24"/>
          </w:rPr>
          <w:t>re</w:t>
        </w:r>
      </w:ins>
      <w:ins w:id="466" w:author="Vaughn Shirey" w:date="2023-09-18T11:00:00Z">
        <w:r w:rsidR="005C6DD1">
          <w:rPr>
            <w:rFonts w:ascii="Times New Roman" w:hAnsi="Times New Roman" w:cs="Times New Roman"/>
            <w:sz w:val="24"/>
            <w:szCs w:val="24"/>
          </w:rPr>
          <w:t>corded</w:t>
        </w:r>
      </w:ins>
      <w:r w:rsidR="0013654B">
        <w:rPr>
          <w:rFonts w:ascii="Times New Roman" w:hAnsi="Times New Roman" w:cs="Times New Roman"/>
          <w:sz w:val="24"/>
          <w:szCs w:val="24"/>
        </w:rPr>
        <w:t xml:space="preserve"> under an appropriate methodology</w:t>
      </w:r>
      <w:r w:rsidR="00F27A71">
        <w:rPr>
          <w:rFonts w:ascii="Times New Roman" w:hAnsi="Times New Roman" w:cs="Times New Roman"/>
          <w:sz w:val="24"/>
          <w:szCs w:val="24"/>
        </w:rPr>
        <w:t xml:space="preserve"> for this approach (Shirey et al., 2022) </w:t>
      </w:r>
      <w:r w:rsidR="00F27A71" w:rsidRPr="00703517">
        <w:rPr>
          <w:rFonts w:ascii="Times New Roman" w:hAnsi="Times New Roman" w:cs="Times New Roman"/>
          <w:sz w:val="24"/>
          <w:szCs w:val="24"/>
        </w:rPr>
        <w:t xml:space="preserve">To proxy this probability </w:t>
      </w:r>
      <w:r w:rsidR="00F27A71">
        <w:rPr>
          <w:rFonts w:ascii="Times New Roman" w:hAnsi="Times New Roman" w:cs="Times New Roman"/>
          <w:sz w:val="24"/>
          <w:szCs w:val="24"/>
        </w:rPr>
        <w:t xml:space="preserve">that field observations in our dataset were </w:t>
      </w:r>
      <w:r w:rsidR="00F27A71" w:rsidRPr="00703517">
        <w:rPr>
          <w:rFonts w:ascii="Times New Roman" w:hAnsi="Times New Roman" w:cs="Times New Roman"/>
          <w:sz w:val="24"/>
          <w:szCs w:val="24"/>
        </w:rPr>
        <w:t>community-focused</w:t>
      </w:r>
      <w:del w:id="467" w:author="Vaughn Shirey" w:date="2023-09-18T11:01:00Z">
        <w:r w:rsidR="00F27A71" w:rsidRPr="00703517" w:rsidDel="005C6DD1">
          <w:rPr>
            <w:rFonts w:ascii="Times New Roman" w:hAnsi="Times New Roman" w:cs="Times New Roman"/>
            <w:sz w:val="24"/>
            <w:szCs w:val="24"/>
          </w:rPr>
          <w:delText xml:space="preserve"> in our dataset</w:delText>
        </w:r>
      </w:del>
      <w:r w:rsidR="00F27A71" w:rsidRPr="00703517">
        <w:rPr>
          <w:rFonts w:ascii="Times New Roman" w:hAnsi="Times New Roman" w:cs="Times New Roman"/>
          <w:sz w:val="24"/>
          <w:szCs w:val="24"/>
        </w:rPr>
        <w:t xml:space="preserve">, we spatiotemporally aggregated all of our occurrence data at the point level. The occurrence records must have been collected during the same year and must also have been </w:t>
      </w:r>
      <w:del w:id="468" w:author="Vaughn Shirey" w:date="2023-09-18T11:00:00Z">
        <w:r w:rsidR="00F27A71" w:rsidRPr="00703517" w:rsidDel="005C6DD1">
          <w:rPr>
            <w:rFonts w:ascii="Times New Roman" w:hAnsi="Times New Roman" w:cs="Times New Roman"/>
            <w:sz w:val="24"/>
            <w:szCs w:val="24"/>
          </w:rPr>
          <w:delText>collected/observed</w:delText>
        </w:r>
      </w:del>
      <w:ins w:id="469" w:author="Vaughn Shirey" w:date="2023-09-18T11:00:00Z">
        <w:r w:rsidR="005C6DD1">
          <w:rPr>
            <w:rFonts w:ascii="Times New Roman" w:hAnsi="Times New Roman" w:cs="Times New Roman"/>
            <w:sz w:val="24"/>
            <w:szCs w:val="24"/>
          </w:rPr>
          <w:t>recorded</w:t>
        </w:r>
      </w:ins>
      <w:r w:rsidR="00F27A71" w:rsidRPr="00703517">
        <w:rPr>
          <w:rFonts w:ascii="Times New Roman" w:hAnsi="Times New Roman" w:cs="Times New Roman"/>
          <w:sz w:val="24"/>
          <w:szCs w:val="24"/>
        </w:rPr>
        <w:t xml:space="preserve"> within 5</w:t>
      </w:r>
      <w:r w:rsidR="00F27A71">
        <w:rPr>
          <w:rFonts w:ascii="Times New Roman" w:hAnsi="Times New Roman" w:cs="Times New Roman"/>
          <w:sz w:val="24"/>
          <w:szCs w:val="24"/>
        </w:rPr>
        <w:t>-</w:t>
      </w:r>
      <w:r w:rsidR="00F27A71" w:rsidRPr="00703517">
        <w:rPr>
          <w:rFonts w:ascii="Times New Roman" w:hAnsi="Times New Roman" w:cs="Times New Roman"/>
          <w:sz w:val="24"/>
          <w:szCs w:val="24"/>
        </w:rPr>
        <w:t xml:space="preserve">kilometers of one another to be included in an aggregate cluster. We then used the number of species in these spatiotemporal aggregations as a means to classify clusters. “Community clusters” were point aggregate clusters where more than one distinct species was reported; “singleton clusters” were point clusters or single points where only one species was reported. </w:t>
      </w:r>
      <w:ins w:id="470" w:author="Vaughn Shirey" w:date="2023-09-18T11:02:00Z">
        <w:r w:rsidR="005C6DD1" w:rsidRPr="0002018C">
          <w:rPr>
            <w:rFonts w:ascii="Times New Roman" w:hAnsi="Times New Roman" w:cs="Times New Roman"/>
            <w:sz w:val="24"/>
            <w:szCs w:val="24"/>
          </w:rPr>
          <w:t>We used the percentage of points that fell within community clusters as a proxy</w:t>
        </w:r>
      </w:ins>
      <w:ins w:id="471" w:author="Robert Guralnick" w:date="2023-09-29T08:20:00Z">
        <w:r w:rsidR="001D3234">
          <w:rPr>
            <w:rFonts w:ascii="Times New Roman" w:hAnsi="Times New Roman" w:cs="Times New Roman"/>
            <w:sz w:val="24"/>
            <w:szCs w:val="24"/>
          </w:rPr>
          <w:t xml:space="preserve"> for</w:t>
        </w:r>
      </w:ins>
      <w:ins w:id="472" w:author="Vaughn Shirey" w:date="2023-09-18T11:02:00Z">
        <w:r w:rsidR="005C6DD1" w:rsidRPr="0002018C">
          <w:rPr>
            <w:rFonts w:ascii="Times New Roman" w:hAnsi="Times New Roman" w:cs="Times New Roman"/>
            <w:sz w:val="24"/>
            <w:szCs w:val="24"/>
          </w:rPr>
          <w:t xml:space="preserve"> the probability that the site had been visited by observers with a community focus</w:t>
        </w:r>
      </w:ins>
      <w:del w:id="473" w:author="Vaughn Shirey" w:date="2023-09-18T11:02:00Z">
        <w:r w:rsidR="00F27A71" w:rsidRPr="00703517" w:rsidDel="005C6DD1">
          <w:rPr>
            <w:rFonts w:ascii="Times New Roman" w:hAnsi="Times New Roman" w:cs="Times New Roman"/>
            <w:sz w:val="24"/>
            <w:szCs w:val="24"/>
          </w:rPr>
          <w:delText>We took the percentage of points that fell within community clusters compared to the</w:delText>
        </w:r>
        <w:r w:rsidR="00F27A71" w:rsidDel="005C6DD1">
          <w:rPr>
            <w:rFonts w:ascii="Times New Roman" w:hAnsi="Times New Roman" w:cs="Times New Roman"/>
            <w:sz w:val="24"/>
            <w:szCs w:val="24"/>
          </w:rPr>
          <w:delText xml:space="preserve"> filtered</w:delText>
        </w:r>
        <w:r w:rsidR="00F27A71" w:rsidRPr="00703517" w:rsidDel="005C6DD1">
          <w:rPr>
            <w:rFonts w:ascii="Times New Roman" w:hAnsi="Times New Roman" w:cs="Times New Roman"/>
            <w:sz w:val="24"/>
            <w:szCs w:val="24"/>
          </w:rPr>
          <w:delText xml:space="preserve"> occurrence dataset as the proxy of community-focused visitation probability.</w:delText>
        </w:r>
      </w:del>
      <w:r w:rsidR="00F27A71" w:rsidRPr="00703517">
        <w:rPr>
          <w:rFonts w:ascii="Times New Roman" w:hAnsi="Times New Roman" w:cs="Times New Roman"/>
          <w:sz w:val="24"/>
          <w:szCs w:val="24"/>
        </w:rPr>
        <w:t xml:space="preserve"> This percentage was </w:t>
      </w:r>
      <w:r w:rsidR="002F784B">
        <w:rPr>
          <w:rFonts w:ascii="Times New Roman" w:hAnsi="Times New Roman" w:cs="Times New Roman"/>
          <w:sz w:val="24"/>
          <w:szCs w:val="24"/>
        </w:rPr>
        <w:t>approximately 70</w:t>
      </w:r>
      <w:r w:rsidR="00F27A71" w:rsidRPr="00703517">
        <w:rPr>
          <w:rFonts w:ascii="Times New Roman" w:hAnsi="Times New Roman" w:cs="Times New Roman"/>
          <w:sz w:val="24"/>
          <w:szCs w:val="24"/>
        </w:rPr>
        <w:t xml:space="preserve">% and </w:t>
      </w:r>
      <w:r w:rsidR="00F27A71">
        <w:rPr>
          <w:rFonts w:ascii="Times New Roman" w:hAnsi="Times New Roman" w:cs="Times New Roman"/>
          <w:sz w:val="24"/>
          <w:szCs w:val="24"/>
        </w:rPr>
        <w:t>which</w:t>
      </w:r>
      <w:r w:rsidR="00F27A71" w:rsidRPr="00703517">
        <w:rPr>
          <w:rFonts w:ascii="Times New Roman" w:hAnsi="Times New Roman" w:cs="Times New Roman"/>
          <w:sz w:val="24"/>
          <w:szCs w:val="24"/>
        </w:rPr>
        <w:t xml:space="preserve"> was above</w:t>
      </w:r>
      <w:r w:rsidR="00ED27F1">
        <w:rPr>
          <w:rFonts w:ascii="Times New Roman" w:hAnsi="Times New Roman" w:cs="Times New Roman"/>
          <w:sz w:val="24"/>
          <w:szCs w:val="24"/>
        </w:rPr>
        <w:t xml:space="preserve"> the</w:t>
      </w:r>
      <w:r w:rsidR="00F27A71" w:rsidRPr="00703517">
        <w:rPr>
          <w:rFonts w:ascii="Times New Roman" w:hAnsi="Times New Roman" w:cs="Times New Roman"/>
          <w:sz w:val="24"/>
          <w:szCs w:val="24"/>
        </w:rPr>
        <w:t xml:space="preserve"> 50% found to be a sufficient cutoff in simulation studies (Shirey et al., 2021).  </w:t>
      </w:r>
    </w:p>
    <w:p w14:paraId="7A07A31E" w14:textId="732516B4" w:rsidR="00F21671" w:rsidRPr="00703517" w:rsidRDefault="00DD1E02" w:rsidP="00A8360C">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Our </w:t>
      </w:r>
      <w:r w:rsidR="00CC6C4E">
        <w:rPr>
          <w:rFonts w:ascii="Times New Roman" w:hAnsi="Times New Roman" w:cs="Times New Roman"/>
          <w:sz w:val="24"/>
          <w:szCs w:val="24"/>
        </w:rPr>
        <w:t>approach</w:t>
      </w:r>
      <w:r w:rsidRPr="00703517">
        <w:rPr>
          <w:rFonts w:ascii="Times New Roman" w:hAnsi="Times New Roman" w:cs="Times New Roman"/>
          <w:sz w:val="24"/>
          <w:szCs w:val="24"/>
        </w:rPr>
        <w:t xml:space="preserve"> for imputing non-detection is </w:t>
      </w:r>
      <w:r w:rsidR="008E6511">
        <w:rPr>
          <w:rFonts w:ascii="Times New Roman" w:hAnsi="Times New Roman" w:cs="Times New Roman"/>
          <w:sz w:val="24"/>
          <w:szCs w:val="24"/>
        </w:rPr>
        <w:t>detailed</w:t>
      </w:r>
      <w:r w:rsidR="008E651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w:t>
      </w:r>
      <w:r w:rsidR="00CC6C4E">
        <w:rPr>
          <w:rFonts w:ascii="Times New Roman" w:hAnsi="Times New Roman" w:cs="Times New Roman"/>
          <w:sz w:val="24"/>
          <w:szCs w:val="24"/>
        </w:rPr>
        <w:t>Supplemental Figure S1</w:t>
      </w:r>
      <w:r w:rsidRPr="00703517">
        <w:rPr>
          <w:rFonts w:ascii="Times New Roman" w:hAnsi="Times New Roman" w:cs="Times New Roman"/>
          <w:sz w:val="24"/>
          <w:szCs w:val="24"/>
        </w:rPr>
        <w:t xml:space="preserve"> from Shirey et al. (2022</w:t>
      </w:r>
      <w:r w:rsidR="00CC6C4E">
        <w:rPr>
          <w:rFonts w:ascii="Times New Roman" w:hAnsi="Times New Roman" w:cs="Times New Roman"/>
          <w:sz w:val="24"/>
          <w:szCs w:val="24"/>
        </w:rPr>
        <w:t>b</w:t>
      </w:r>
      <w:r w:rsidRPr="00703517">
        <w:rPr>
          <w:rFonts w:ascii="Times New Roman" w:hAnsi="Times New Roman" w:cs="Times New Roman"/>
          <w:sz w:val="24"/>
          <w:szCs w:val="24"/>
        </w:rPr>
        <w:t>)</w:t>
      </w:r>
      <w:r w:rsidR="008E6511">
        <w:rPr>
          <w:rFonts w:ascii="Times New Roman" w:hAnsi="Times New Roman" w:cs="Times New Roman"/>
          <w:sz w:val="24"/>
          <w:szCs w:val="24"/>
        </w:rPr>
        <w:t xml:space="preserve"> and we </w:t>
      </w:r>
      <w:r w:rsidR="0011297D">
        <w:rPr>
          <w:rFonts w:ascii="Times New Roman" w:hAnsi="Times New Roman" w:cs="Times New Roman"/>
          <w:sz w:val="24"/>
          <w:szCs w:val="24"/>
        </w:rPr>
        <w:t xml:space="preserve">also </w:t>
      </w:r>
      <w:r w:rsidR="008E6511">
        <w:rPr>
          <w:rFonts w:ascii="Times New Roman" w:hAnsi="Times New Roman" w:cs="Times New Roman"/>
          <w:sz w:val="24"/>
          <w:szCs w:val="24"/>
        </w:rPr>
        <w:t xml:space="preserve">provide a brief description here. </w:t>
      </w:r>
      <w:r w:rsidR="00F55619">
        <w:rPr>
          <w:rFonts w:ascii="Times New Roman" w:hAnsi="Times New Roman" w:cs="Times New Roman"/>
          <w:sz w:val="24"/>
          <w:szCs w:val="24"/>
        </w:rPr>
        <w:t>For the purposes of this study, w</w:t>
      </w:r>
      <w:r w:rsidR="00341DE7" w:rsidRPr="00703517">
        <w:rPr>
          <w:rFonts w:ascii="Times New Roman" w:hAnsi="Times New Roman" w:cs="Times New Roman"/>
          <w:sz w:val="24"/>
          <w:szCs w:val="24"/>
        </w:rPr>
        <w:t>e assume</w:t>
      </w:r>
      <w:r w:rsidR="00A8360C">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that the detection of at least two species </w:t>
      </w:r>
      <w:r w:rsidR="0011297D">
        <w:rPr>
          <w:rFonts w:ascii="Times New Roman" w:hAnsi="Times New Roman" w:cs="Times New Roman"/>
          <w:sz w:val="24"/>
          <w:szCs w:val="24"/>
        </w:rPr>
        <w:t>in</w:t>
      </w:r>
      <w:r w:rsidR="006B36BA">
        <w:rPr>
          <w:rFonts w:ascii="Times New Roman" w:hAnsi="Times New Roman" w:cs="Times New Roman"/>
          <w:sz w:val="24"/>
          <w:szCs w:val="24"/>
        </w:rPr>
        <w:t xml:space="preserve"> </w:t>
      </w:r>
      <w:r w:rsidR="00F55619">
        <w:rPr>
          <w:rFonts w:ascii="Times New Roman" w:hAnsi="Times New Roman" w:cs="Times New Roman"/>
          <w:sz w:val="24"/>
          <w:szCs w:val="24"/>
        </w:rPr>
        <w:t xml:space="preserve">a single, one-year </w:t>
      </w:r>
      <w:r w:rsidR="00341DE7" w:rsidRPr="00703517">
        <w:rPr>
          <w:rFonts w:ascii="Times New Roman" w:hAnsi="Times New Roman" w:cs="Times New Roman"/>
          <w:sz w:val="24"/>
          <w:szCs w:val="24"/>
        </w:rPr>
        <w:t>visit interval</w:t>
      </w:r>
      <w:r w:rsidR="00F55619">
        <w:rPr>
          <w:rFonts w:ascii="Times New Roman" w:hAnsi="Times New Roman" w:cs="Times New Roman"/>
          <w:sz w:val="24"/>
          <w:szCs w:val="24"/>
        </w:rPr>
        <w:t xml:space="preserve"> </w:t>
      </w:r>
      <w:r w:rsidR="0011297D">
        <w:rPr>
          <w:rFonts w:ascii="Times New Roman" w:hAnsi="Times New Roman" w:cs="Times New Roman"/>
          <w:sz w:val="24"/>
          <w:szCs w:val="24"/>
        </w:rPr>
        <w:t>with</w:t>
      </w:r>
      <w:r w:rsidR="00F55619">
        <w:rPr>
          <w:rFonts w:ascii="Times New Roman" w:hAnsi="Times New Roman" w:cs="Times New Roman"/>
          <w:sz w:val="24"/>
          <w:szCs w:val="24"/>
        </w:rPr>
        <w:t xml:space="preserve">in </w:t>
      </w:r>
      <w:r w:rsidR="0011297D">
        <w:rPr>
          <w:rFonts w:ascii="Times New Roman" w:hAnsi="Times New Roman" w:cs="Times New Roman"/>
          <w:sz w:val="24"/>
          <w:szCs w:val="24"/>
        </w:rPr>
        <w:t xml:space="preserve">a 5-year temporal bin within </w:t>
      </w:r>
      <w:r w:rsidR="00F55619">
        <w:rPr>
          <w:rFonts w:ascii="Times New Roman" w:hAnsi="Times New Roman" w:cs="Times New Roman"/>
          <w:sz w:val="24"/>
          <w:szCs w:val="24"/>
        </w:rPr>
        <w:t xml:space="preserve">each </w:t>
      </w:r>
      <w:r w:rsidR="0011297D">
        <w:rPr>
          <w:rFonts w:ascii="Times New Roman" w:hAnsi="Times New Roman" w:cs="Times New Roman"/>
          <w:sz w:val="24"/>
          <w:szCs w:val="24"/>
        </w:rPr>
        <w:t>pixel</w:t>
      </w:r>
      <w:r w:rsidR="00215B90">
        <w:rPr>
          <w:rFonts w:ascii="Times New Roman" w:hAnsi="Times New Roman" w:cs="Times New Roman"/>
          <w:sz w:val="24"/>
          <w:szCs w:val="24"/>
        </w:rPr>
        <w:t xml:space="preserve"> (e.g., </w:t>
      </w:r>
      <w:r w:rsidR="00F55619">
        <w:rPr>
          <w:rFonts w:ascii="Times New Roman" w:hAnsi="Times New Roman" w:cs="Times New Roman"/>
          <w:sz w:val="24"/>
          <w:szCs w:val="24"/>
        </w:rPr>
        <w:t xml:space="preserve">two different species recorded in </w:t>
      </w:r>
      <w:r w:rsidR="0011297D">
        <w:rPr>
          <w:rFonts w:ascii="Times New Roman" w:hAnsi="Times New Roman" w:cs="Times New Roman"/>
          <w:sz w:val="24"/>
          <w:szCs w:val="24"/>
        </w:rPr>
        <w:t xml:space="preserve">the </w:t>
      </w:r>
      <w:r w:rsidR="00215B90">
        <w:rPr>
          <w:rFonts w:ascii="Times New Roman" w:hAnsi="Times New Roman" w:cs="Times New Roman"/>
          <w:sz w:val="24"/>
          <w:szCs w:val="24"/>
        </w:rPr>
        <w:t>1970</w:t>
      </w:r>
      <w:r w:rsidR="0011297D">
        <w:rPr>
          <w:rFonts w:ascii="Times New Roman" w:hAnsi="Times New Roman" w:cs="Times New Roman"/>
          <w:sz w:val="24"/>
          <w:szCs w:val="24"/>
        </w:rPr>
        <w:t xml:space="preserve"> interval within </w:t>
      </w:r>
      <w:r w:rsidR="00215B90">
        <w:rPr>
          <w:rFonts w:ascii="Times New Roman" w:hAnsi="Times New Roman" w:cs="Times New Roman"/>
          <w:sz w:val="24"/>
          <w:szCs w:val="24"/>
        </w:rPr>
        <w:t xml:space="preserve">the </w:t>
      </w:r>
      <w:r w:rsidR="0011297D">
        <w:rPr>
          <w:rFonts w:ascii="Times New Roman" w:hAnsi="Times New Roman" w:cs="Times New Roman"/>
          <w:sz w:val="24"/>
          <w:szCs w:val="24"/>
        </w:rPr>
        <w:t xml:space="preserve">1970-1974 </w:t>
      </w:r>
      <w:r w:rsidR="00215B90">
        <w:rPr>
          <w:rFonts w:ascii="Times New Roman" w:hAnsi="Times New Roman" w:cs="Times New Roman"/>
          <w:sz w:val="24"/>
          <w:szCs w:val="24"/>
        </w:rPr>
        <w:t xml:space="preserve">occupancy </w:t>
      </w:r>
      <w:r w:rsidR="0011297D">
        <w:rPr>
          <w:rFonts w:ascii="Times New Roman" w:hAnsi="Times New Roman" w:cs="Times New Roman"/>
          <w:sz w:val="24"/>
          <w:szCs w:val="24"/>
        </w:rPr>
        <w:t>bin</w:t>
      </w:r>
      <w:r w:rsidR="006B36BA">
        <w:rPr>
          <w:rStyle w:val="CommentReference"/>
        </w:rPr>
        <w:t>)</w:t>
      </w:r>
      <w:r w:rsidR="00341DE7" w:rsidRPr="00703517">
        <w:rPr>
          <w:rFonts w:ascii="Times New Roman" w:hAnsi="Times New Roman" w:cs="Times New Roman"/>
          <w:sz w:val="24"/>
          <w:szCs w:val="24"/>
        </w:rPr>
        <w:t xml:space="preserve"> is </w:t>
      </w:r>
      <w:r w:rsidR="00F55619">
        <w:rPr>
          <w:rFonts w:ascii="Times New Roman" w:hAnsi="Times New Roman" w:cs="Times New Roman"/>
          <w:sz w:val="24"/>
          <w:szCs w:val="24"/>
        </w:rPr>
        <w:t>sufficient</w:t>
      </w:r>
      <w:r w:rsidR="00F55619" w:rsidRPr="00703517">
        <w:rPr>
          <w:rFonts w:ascii="Times New Roman" w:hAnsi="Times New Roman" w:cs="Times New Roman"/>
          <w:sz w:val="24"/>
          <w:szCs w:val="24"/>
        </w:rPr>
        <w:t xml:space="preserve"> </w:t>
      </w:r>
      <w:r w:rsidR="00341DE7" w:rsidRPr="00703517">
        <w:rPr>
          <w:rFonts w:ascii="Times New Roman" w:hAnsi="Times New Roman" w:cs="Times New Roman"/>
          <w:sz w:val="24"/>
          <w:szCs w:val="24"/>
        </w:rPr>
        <w:t>to impute non-detection data for all other species that could potentially occur</w:t>
      </w:r>
      <w:ins w:id="474" w:author="Vaughn Shirey" w:date="2023-09-18T11:05:00Z">
        <w:r w:rsidR="0092677B">
          <w:rPr>
            <w:rFonts w:ascii="Times New Roman" w:hAnsi="Times New Roman" w:cs="Times New Roman"/>
            <w:sz w:val="24"/>
            <w:szCs w:val="24"/>
          </w:rPr>
          <w:t xml:space="preserve"> in</w:t>
        </w:r>
      </w:ins>
      <w:del w:id="475" w:author="Vaughn Shirey" w:date="2023-09-18T11:05:00Z">
        <w:r w:rsidR="00341DE7" w:rsidRPr="00703517" w:rsidDel="0092677B">
          <w:rPr>
            <w:rFonts w:ascii="Times New Roman" w:hAnsi="Times New Roman" w:cs="Times New Roman"/>
            <w:sz w:val="24"/>
            <w:szCs w:val="24"/>
          </w:rPr>
          <w:delText xml:space="preserve"> a</w:delText>
        </w:r>
      </w:del>
      <w:r w:rsidR="00341DE7" w:rsidRPr="00703517">
        <w:rPr>
          <w:rFonts w:ascii="Times New Roman" w:hAnsi="Times New Roman" w:cs="Times New Roman"/>
          <w:sz w:val="24"/>
          <w:szCs w:val="24"/>
        </w:rPr>
        <w:t>t that grid cell (</w:t>
      </w:r>
      <w:r w:rsidR="00341DE7" w:rsidRPr="00703517">
        <w:rPr>
          <w:rFonts w:ascii="Times New Roman" w:hAnsi="Times New Roman" w:cs="Times New Roman"/>
          <w:i/>
          <w:sz w:val="24"/>
          <w:szCs w:val="24"/>
        </w:rPr>
        <w:t xml:space="preserve">i.e., </w:t>
      </w:r>
      <w:r w:rsidR="00341DE7"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100-kilometer</w:t>
      </w:r>
      <w:r w:rsidR="00341DE7"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00341DE7" w:rsidRPr="00703517">
        <w:rPr>
          <w:rFonts w:ascii="Times New Roman" w:hAnsi="Times New Roman" w:cs="Times New Roman"/>
          <w:sz w:val="24"/>
          <w:szCs w:val="24"/>
        </w:rPr>
        <w:t>intersects the cell).</w:t>
      </w:r>
      <w:r w:rsidR="00F70FEA" w:rsidRPr="00703517">
        <w:rPr>
          <w:rFonts w:ascii="Times New Roman" w:hAnsi="Times New Roman" w:cs="Times New Roman"/>
          <w:sz w:val="24"/>
          <w:szCs w:val="24"/>
        </w:rPr>
        <w:t xml:space="preserve"> </w:t>
      </w:r>
      <w:r w:rsidR="00F27A71">
        <w:rPr>
          <w:rFonts w:ascii="Times New Roman" w:hAnsi="Times New Roman" w:cs="Times New Roman"/>
          <w:sz w:val="24"/>
          <w:szCs w:val="24"/>
        </w:rPr>
        <w:t xml:space="preserve">Although a </w:t>
      </w:r>
      <w:r w:rsidR="0011297D">
        <w:rPr>
          <w:rFonts w:ascii="Times New Roman" w:hAnsi="Times New Roman" w:cs="Times New Roman"/>
          <w:sz w:val="24"/>
          <w:szCs w:val="24"/>
        </w:rPr>
        <w:t xml:space="preserve">seemingly </w:t>
      </w:r>
      <w:r w:rsidR="00F27A71">
        <w:rPr>
          <w:rFonts w:ascii="Times New Roman" w:hAnsi="Times New Roman" w:cs="Times New Roman"/>
          <w:sz w:val="24"/>
          <w:szCs w:val="24"/>
        </w:rPr>
        <w:t xml:space="preserve">low bar for imputing zeros into a 5-year occupancy interval cell, </w:t>
      </w:r>
      <w:r w:rsidR="0013654B">
        <w:rPr>
          <w:rFonts w:ascii="Times New Roman" w:hAnsi="Times New Roman" w:cs="Times New Roman"/>
          <w:sz w:val="24"/>
          <w:szCs w:val="24"/>
        </w:rPr>
        <w:t>simulations</w:t>
      </w:r>
      <w:r w:rsidR="00F70FEA" w:rsidRPr="00703517">
        <w:rPr>
          <w:rFonts w:ascii="Times New Roman" w:hAnsi="Times New Roman" w:cs="Times New Roman"/>
          <w:sz w:val="24"/>
          <w:szCs w:val="24"/>
        </w:rPr>
        <w:t xml:space="preserve"> have show</w:t>
      </w:r>
      <w:r w:rsidR="00F55619">
        <w:rPr>
          <w:rFonts w:ascii="Times New Roman" w:hAnsi="Times New Roman" w:cs="Times New Roman"/>
          <w:sz w:val="24"/>
          <w:szCs w:val="24"/>
        </w:rPr>
        <w:t>n</w:t>
      </w:r>
      <w:r w:rsidR="00F70FEA" w:rsidRPr="00703517">
        <w:rPr>
          <w:rFonts w:ascii="Times New Roman" w:hAnsi="Times New Roman" w:cs="Times New Roman"/>
          <w:sz w:val="24"/>
          <w:szCs w:val="24"/>
        </w:rPr>
        <w:t xml:space="preserve"> that such an approach generates results that match </w:t>
      </w:r>
      <w:r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del w:id="476" w:author="Vaughn Shirey" w:date="2023-09-18T11:06:00Z">
        <w:r w:rsidR="00F27A71" w:rsidDel="0092677B">
          <w:rPr>
            <w:rFonts w:ascii="Times New Roman" w:hAnsi="Times New Roman" w:cs="Times New Roman"/>
            <w:sz w:val="24"/>
            <w:szCs w:val="24"/>
          </w:rPr>
          <w:delText xml:space="preserve">and so </w:delText>
        </w:r>
        <w:r w:rsidR="0011297D" w:rsidDel="0092677B">
          <w:rPr>
            <w:rFonts w:ascii="Times New Roman" w:hAnsi="Times New Roman" w:cs="Times New Roman"/>
            <w:sz w:val="24"/>
            <w:szCs w:val="24"/>
          </w:rPr>
          <w:delText>are a reasonable</w:delText>
        </w:r>
        <w:r w:rsidR="00F27A71" w:rsidDel="0092677B">
          <w:rPr>
            <w:rFonts w:ascii="Times New Roman" w:hAnsi="Times New Roman" w:cs="Times New Roman"/>
            <w:sz w:val="24"/>
            <w:szCs w:val="24"/>
          </w:rPr>
          <w:delText xml:space="preserve"> minimum requirement, useful when considering regions with particularly sparse data </w:delText>
        </w:r>
      </w:del>
      <w:r w:rsidR="00F27A71">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{"citationID":"8Ynjzu8l","properties":{"formattedCitation":"(Shirey {\\i{}et al.} 2022a)","plainCitation":"(Shirey et al. 2022a)","noteIndex":0},"citationItems":[{"id":199,"uris":["http://zotero.org/users/3183432/items/AWJTK625"],"itemData":{"id":199,"type":"article-journal","container-title":"Methods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F27A71">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F27A71">
        <w:rPr>
          <w:rFonts w:ascii="Times New Roman" w:hAnsi="Times New Roman" w:cs="Times New Roman"/>
          <w:sz w:val="24"/>
          <w:szCs w:val="24"/>
        </w:rPr>
        <w:fldChar w:fldCharType="end"/>
      </w:r>
      <w:r w:rsidR="00F27A71">
        <w:rPr>
          <w:rFonts w:ascii="Times New Roman" w:hAnsi="Times New Roman" w:cs="Times New Roman"/>
          <w:sz w:val="24"/>
          <w:szCs w:val="24"/>
        </w:rPr>
        <w:t xml:space="preserve">.  </w:t>
      </w:r>
      <w:r w:rsidR="00F55619">
        <w:rPr>
          <w:rFonts w:ascii="Times New Roman" w:hAnsi="Times New Roman" w:cs="Times New Roman"/>
          <w:sz w:val="24"/>
          <w:szCs w:val="24"/>
        </w:rPr>
        <w:t xml:space="preserve">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36E692BD" w14:textId="23A84747" w:rsidR="00123762" w:rsidRDefault="00341DE7" w:rsidP="009F2D01">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For the occupancy subcomponent of our model, we included </w:t>
      </w:r>
      <w:r w:rsidR="004876B2">
        <w:rPr>
          <w:rFonts w:ascii="Times New Roman" w:hAnsi="Times New Roman" w:cs="Times New Roman"/>
          <w:sz w:val="24"/>
          <w:szCs w:val="24"/>
        </w:rPr>
        <w:t>one</w:t>
      </w:r>
      <w:r w:rsidR="004876B2" w:rsidRPr="00703517">
        <w:rPr>
          <w:rFonts w:ascii="Times New Roman" w:hAnsi="Times New Roman" w:cs="Times New Roman"/>
          <w:sz w:val="24"/>
          <w:szCs w:val="24"/>
        </w:rPr>
        <w:t xml:space="preserve"> </w:t>
      </w:r>
      <w:r w:rsidRPr="00703517">
        <w:rPr>
          <w:rFonts w:ascii="Times New Roman" w:hAnsi="Times New Roman" w:cs="Times New Roman"/>
          <w:sz w:val="24"/>
          <w:szCs w:val="24"/>
        </w:rPr>
        <w:t>environmental predictor of occupancy, average minimum temperature (or</w:t>
      </w:r>
      <w:r w:rsidR="0011297D">
        <w:rPr>
          <w:rFonts w:ascii="Times New Roman" w:hAnsi="Times New Roman" w:cs="Times New Roman"/>
          <w:sz w:val="24"/>
          <w:szCs w:val="24"/>
        </w:rPr>
        <w:t>, in a separate analysis provided in the supplement,</w:t>
      </w:r>
      <w:r w:rsidRPr="00703517">
        <w:rPr>
          <w:rFonts w:ascii="Times New Roman" w:hAnsi="Times New Roman" w:cs="Times New Roman"/>
          <w:sz w:val="24"/>
          <w:szCs w:val="24"/>
        </w:rPr>
        <w:t xml:space="preserve"> average precipitation) across a 5-year-long period (e.g., 1970-1974</w:t>
      </w:r>
      <w:r w:rsidR="004876B2">
        <w:rPr>
          <w:rFonts w:ascii="Times New Roman" w:hAnsi="Times New Roman" w:cs="Times New Roman"/>
          <w:sz w:val="24"/>
          <w:szCs w:val="24"/>
        </w:rPr>
        <w:t>)</w:t>
      </w:r>
      <w:r w:rsidRPr="00703517">
        <w:rPr>
          <w:rFonts w:ascii="Times New Roman" w:hAnsi="Times New Roman" w:cs="Times New Roman"/>
          <w:sz w:val="24"/>
          <w:szCs w:val="24"/>
        </w:rPr>
        <w:t xml:space="preserve">, as </w:t>
      </w:r>
      <w:r w:rsidR="004876B2">
        <w:rPr>
          <w:rFonts w:ascii="Times New Roman" w:hAnsi="Times New Roman" w:cs="Times New Roman"/>
          <w:sz w:val="24"/>
          <w:szCs w:val="24"/>
        </w:rPr>
        <w:t xml:space="preserve">a </w:t>
      </w:r>
      <w:r w:rsidRPr="00703517">
        <w:rPr>
          <w:rFonts w:ascii="Times New Roman" w:hAnsi="Times New Roman" w:cs="Times New Roman"/>
          <w:sz w:val="24"/>
          <w:szCs w:val="24"/>
        </w:rPr>
        <w:t xml:space="preserve">species-specific slope, and the terrestrial surface area of the grid cell (to account for cells along coastlines or with other large bodies of water).  We </w:t>
      </w:r>
      <w:r w:rsidR="00FF0798">
        <w:rPr>
          <w:rFonts w:ascii="Times New Roman" w:hAnsi="Times New Roman" w:cs="Times New Roman"/>
          <w:sz w:val="24"/>
          <w:szCs w:val="24"/>
        </w:rPr>
        <w:t xml:space="preserve">modeled the butterflies as a single </w:t>
      </w:r>
      <w:r w:rsidR="00781609">
        <w:rPr>
          <w:rFonts w:ascii="Times New Roman" w:hAnsi="Times New Roman" w:cs="Times New Roman"/>
          <w:sz w:val="24"/>
          <w:szCs w:val="24"/>
        </w:rPr>
        <w:t>community,</w:t>
      </w:r>
      <w:r w:rsidR="00FF0798">
        <w:rPr>
          <w:rFonts w:ascii="Times New Roman" w:hAnsi="Times New Roman" w:cs="Times New Roman"/>
          <w:sz w:val="24"/>
          <w:szCs w:val="24"/>
        </w:rPr>
        <w:t xml:space="preserve"> and </w:t>
      </w:r>
      <w:r w:rsidR="0024522B">
        <w:rPr>
          <w:rFonts w:ascii="Times New Roman" w:hAnsi="Times New Roman" w:cs="Times New Roman"/>
          <w:sz w:val="24"/>
          <w:szCs w:val="24"/>
        </w:rPr>
        <w:t>we included</w:t>
      </w:r>
      <w:r w:rsidR="00FF0798">
        <w:rPr>
          <w:rFonts w:ascii="Times New Roman" w:hAnsi="Times New Roman" w:cs="Times New Roman"/>
          <w:sz w:val="24"/>
          <w:szCs w:val="24"/>
        </w:rPr>
        <w:t xml:space="preserve"> </w:t>
      </w:r>
      <w:r w:rsidRPr="00703517">
        <w:rPr>
          <w:rFonts w:ascii="Times New Roman" w:hAnsi="Times New Roman" w:cs="Times New Roman"/>
          <w:sz w:val="24"/>
          <w:szCs w:val="24"/>
        </w:rPr>
        <w:t>species-specific intercept</w:t>
      </w:r>
      <w:r w:rsidR="00BD1ACB">
        <w:rPr>
          <w:rFonts w:ascii="Times New Roman" w:hAnsi="Times New Roman" w:cs="Times New Roman"/>
          <w:sz w:val="24"/>
          <w:szCs w:val="24"/>
        </w:rPr>
        <w:t>s</w:t>
      </w:r>
      <w:r w:rsidRPr="00703517">
        <w:rPr>
          <w:rFonts w:ascii="Times New Roman" w:hAnsi="Times New Roman" w:cs="Times New Roman"/>
          <w:sz w:val="24"/>
          <w:szCs w:val="24"/>
        </w:rPr>
        <w:t xml:space="preserve">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D464BFF"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ins w:id="477" w:author="Vaughn Shirey" w:date="2023-09-18T10:04:00Z">
                  <m:rPr>
                    <m:sty m:val="p"/>
                  </m:rPr>
                  <w:rPr>
                    <w:rFonts w:ascii="Cambria Math" w:hAnsi="Cambria Math" w:cs="Times New Roman"/>
                    <w:sz w:val="24"/>
                    <w:szCs w:val="24"/>
                  </w:rPr>
                  <m:t>logit(</m:t>
                </w:ins>
              </m:r>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w:ins w:id="478" w:author="Vaughn Shirey" w:date="2023-09-18T10:04:00Z">
              <m:rPr>
                <m:sty m:val="p"/>
              </m:rPr>
              <w:rPr>
                <w:rFonts w:ascii="Cambria Math" w:hAnsi="Cambria Math" w:cs="Times New Roman"/>
                <w:sz w:val="24"/>
                <w:szCs w:val="24"/>
              </w:rPr>
              <m:t>)</m:t>
            </w:ins>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22" w:anchor="0"/>
    </w:p>
    <w:p w14:paraId="384B4981" w14:textId="7C9BAFEB"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where </w:t>
      </w:r>
      <w:hyperlink r:id="rId23"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4"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5"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w:t>
      </w:r>
      <w:r w:rsidR="00FF0798">
        <w:rPr>
          <w:rFonts w:ascii="Times New Roman" w:hAnsi="Times New Roman" w:cs="Times New Roman"/>
          <w:sz w:val="24"/>
          <w:szCs w:val="24"/>
        </w:rPr>
        <w:t xml:space="preserve">a 5-year </w:t>
      </w:r>
      <w:r w:rsidRPr="00703517">
        <w:rPr>
          <w:rFonts w:ascii="Times New Roman" w:hAnsi="Times New Roman" w:cs="Times New Roman"/>
          <w:sz w:val="24"/>
          <w:szCs w:val="24"/>
        </w:rPr>
        <w:t xml:space="preserve">occupancy interval </w:t>
      </w:r>
      <w:hyperlink r:id="rId26" w:anchor="0">
        <w:r w:rsidRPr="00703517">
          <w:rPr>
            <w:rFonts w:ascii="Times New Roman" w:hAnsi="Times New Roman" w:cs="Times New Roman"/>
            <w:noProof/>
            <w:sz w:val="24"/>
            <w:szCs w:val="24"/>
            <w:lang w:val="en-US"/>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w:t>
      </w:r>
      <w:ins w:id="479" w:author="Vaughn Shirey" w:date="2023-09-18T10:14:00Z">
        <w:r w:rsidR="00322982">
          <w:rPr>
            <w:rFonts w:ascii="Times New Roman" w:hAnsi="Times New Roman" w:cs="Times New Roman"/>
            <w:sz w:val="24"/>
            <w:szCs w:val="24"/>
          </w:rPr>
          <w:t>;</w:t>
        </w:r>
      </w:ins>
      <w:del w:id="480" w:author="Vaughn Shirey" w:date="2023-09-18T10:14:00Z">
        <w:r w:rsidRPr="00703517" w:rsidDel="00322982">
          <w:rPr>
            <w:rFonts w:ascii="Times New Roman" w:hAnsi="Times New Roman" w:cs="Times New Roman"/>
            <w:sz w:val="24"/>
            <w:szCs w:val="24"/>
          </w:rPr>
          <w:delText xml:space="preserve"> (on a linear scale);</w:delText>
        </w:r>
        <w:r w:rsidR="006B7D62" w:rsidRPr="00703517" w:rsidDel="00322982">
          <w:rPr>
            <w:rFonts w:ascii="Times New Roman" w:hAnsi="Times New Roman" w:cs="Times New Roman"/>
            <w:sz w:val="24"/>
            <w:szCs w:val="24"/>
          </w:rPr>
          <w:delText xml:space="preserve"> </w:delText>
        </w:r>
      </w:del>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is a species-specific intercept</w:t>
      </w:r>
      <w:ins w:id="481" w:author="Vaughn Shirey" w:date="2023-09-18T10:05:00Z">
        <w:r w:rsidR="00972803">
          <w:rPr>
            <w:rFonts w:ascii="Times New Roman" w:hAnsi="Times New Roman" w:cs="Times New Roman"/>
            <w:sz w:val="24"/>
            <w:szCs w:val="24"/>
          </w:rPr>
          <w:t xml:space="preserve"> (random effect o</w:t>
        </w:r>
      </w:ins>
      <w:ins w:id="482" w:author="Vaughn Shirey" w:date="2023-09-18T10:06:00Z">
        <w:r w:rsidR="00972803">
          <w:rPr>
            <w:rFonts w:ascii="Times New Roman" w:hAnsi="Times New Roman" w:cs="Times New Roman"/>
            <w:sz w:val="24"/>
            <w:szCs w:val="24"/>
          </w:rPr>
          <w:t>f species)</w:t>
        </w:r>
      </w:ins>
      <w:r w:rsidRPr="00703517">
        <w:rPr>
          <w:rFonts w:ascii="Times New Roman" w:hAnsi="Times New Roman" w:cs="Times New Roman"/>
          <w:sz w:val="24"/>
          <w:szCs w:val="24"/>
        </w:rPr>
        <w:t xml:space="preserve">; </w:t>
      </w:r>
      <w:hyperlink r:id="rId28"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is the species-specific effect (slope) of minimum temperature</w:t>
      </w:r>
      <w:r w:rsidR="00FF0798">
        <w:rPr>
          <w:rFonts w:ascii="Times New Roman" w:hAnsi="Times New Roman" w:cs="Times New Roman"/>
          <w:sz w:val="24"/>
          <w:szCs w:val="24"/>
        </w:rPr>
        <w:t xml:space="preserve"> or </w:t>
      </w:r>
      <w:r w:rsidRPr="00703517">
        <w:rPr>
          <w:rFonts w:ascii="Times New Roman" w:hAnsi="Times New Roman" w:cs="Times New Roman"/>
          <w:sz w:val="24"/>
          <w:szCs w:val="24"/>
        </w:rPr>
        <w:t xml:space="preserve">precipitation on occupancy. The parameter </w:t>
      </w:r>
      <w:hyperlink r:id="rId2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w:t>
      </w:r>
      <w:r w:rsidR="00F97FD8">
        <w:rPr>
          <w:rFonts w:ascii="Times New Roman" w:hAnsi="Times New Roman" w:cs="Times New Roman"/>
          <w:sz w:val="24"/>
          <w:szCs w:val="24"/>
        </w:rPr>
        <w:t xml:space="preserve"> (results for the precipitation analysis are presented in the Supplemental Material)</w:t>
      </w:r>
      <w:r w:rsidRPr="00703517">
        <w:rPr>
          <w:rFonts w:ascii="Times New Roman" w:hAnsi="Times New Roman" w:cs="Times New Roman"/>
          <w:sz w:val="24"/>
          <w:szCs w:val="24"/>
        </w:rPr>
        <w:t xml:space="preserve">. </w:t>
      </w:r>
      <w:del w:id="483" w:author="Vaughn Shirey" w:date="2023-09-18T10:08:00Z">
        <w:r w:rsidR="00FF0798" w:rsidDel="000B7ED5">
          <w:rPr>
            <w:rFonts w:ascii="Times New Roman" w:hAnsi="Times New Roman" w:cs="Times New Roman"/>
            <w:sz w:val="24"/>
            <w:szCs w:val="24"/>
          </w:rPr>
          <w:delText xml:space="preserve">We used uninformative priors for all parameters, thus </w:delText>
        </w:r>
        <w:r w:rsidRPr="00703517" w:rsidDel="000B7ED5">
          <w:rPr>
            <w:rFonts w:ascii="Times New Roman" w:hAnsi="Times New Roman" w:cs="Times New Roman"/>
            <w:sz w:val="24"/>
            <w:szCs w:val="24"/>
          </w:rPr>
          <w:delText>assum</w:delText>
        </w:r>
        <w:r w:rsidR="00FF0798" w:rsidDel="000B7ED5">
          <w:rPr>
            <w:rFonts w:ascii="Times New Roman" w:hAnsi="Times New Roman" w:cs="Times New Roman"/>
            <w:sz w:val="24"/>
            <w:szCs w:val="24"/>
          </w:rPr>
          <w:delText>ing</w:delText>
        </w:r>
        <w:r w:rsidRPr="00703517" w:rsidDel="000B7ED5">
          <w:rPr>
            <w:rFonts w:ascii="Times New Roman" w:hAnsi="Times New Roman" w:cs="Times New Roman"/>
            <w:sz w:val="24"/>
            <w:szCs w:val="24"/>
          </w:rPr>
          <w:delText xml:space="preserve"> values were drawn from normal distributions with a mean of zero and a variance that was estimated at the parameter level</w:delText>
        </w:r>
        <w:r w:rsidR="00B51C08" w:rsidDel="000B7ED5">
          <w:rPr>
            <w:rFonts w:ascii="Times New Roman" w:hAnsi="Times New Roman" w:cs="Times New Roman"/>
            <w:sz w:val="24"/>
            <w:szCs w:val="24"/>
          </w:rPr>
          <w:delText xml:space="preserve"> from a uniform distribution</w:delText>
        </w:r>
        <w:r w:rsidRPr="00703517" w:rsidDel="000B7ED5">
          <w:rPr>
            <w:rFonts w:ascii="Times New Roman" w:hAnsi="Times New Roman" w:cs="Times New Roman"/>
            <w:sz w:val="24"/>
            <w:szCs w:val="24"/>
          </w:rPr>
          <w:delText xml:space="preserve">. </w:delText>
        </w:r>
      </w:del>
    </w:p>
    <w:p w14:paraId="3B4F9E6C" w14:textId="65944321"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two random intercepts that varies by (a) species and (b) cell</w:t>
      </w:r>
      <w:ins w:id="484" w:author="Robert Guralnick" w:date="2023-09-29T08:23:00Z">
        <w:r w:rsidR="00794566">
          <w:rPr>
            <w:rFonts w:ascii="Times New Roman" w:hAnsi="Times New Roman" w:cs="Times New Roman"/>
            <w:sz w:val="24"/>
            <w:szCs w:val="24"/>
          </w:rPr>
          <w:t>-</w:t>
        </w:r>
      </w:ins>
      <w:del w:id="485" w:author="Robert Guralnick" w:date="2023-09-29T08:23:00Z">
        <w:r w:rsidRPr="00703517" w:rsidDel="00794566">
          <w:rPr>
            <w:rFonts w:ascii="Times New Roman" w:hAnsi="Times New Roman" w:cs="Times New Roman"/>
            <w:sz w:val="24"/>
            <w:szCs w:val="24"/>
          </w:rPr>
          <w:delText xml:space="preserve"> </w:delText>
        </w:r>
      </w:del>
      <w:r w:rsidRPr="00703517">
        <w:rPr>
          <w:rFonts w:ascii="Times New Roman" w:hAnsi="Times New Roman" w:cs="Times New Roman"/>
          <w:sz w:val="24"/>
          <w:szCs w:val="24"/>
        </w:rPr>
        <w:t>by</w:t>
      </w:r>
      <w:ins w:id="486" w:author="Robert Guralnick" w:date="2023-09-29T08:23:00Z">
        <w:r w:rsidR="00794566">
          <w:rPr>
            <w:rFonts w:ascii="Times New Roman" w:hAnsi="Times New Roman" w:cs="Times New Roman"/>
            <w:sz w:val="24"/>
            <w:szCs w:val="24"/>
          </w:rPr>
          <w:t>-</w:t>
        </w:r>
      </w:ins>
      <w:del w:id="487" w:author="Robert Guralnick" w:date="2023-09-29T08:23:00Z">
        <w:r w:rsidRPr="00703517" w:rsidDel="00794566">
          <w:rPr>
            <w:rFonts w:ascii="Times New Roman" w:hAnsi="Times New Roman" w:cs="Times New Roman"/>
            <w:sz w:val="24"/>
            <w:szCs w:val="24"/>
          </w:rPr>
          <w:delText xml:space="preserve"> </w:delText>
        </w:r>
      </w:del>
      <w:r w:rsidRPr="00703517">
        <w:rPr>
          <w:rFonts w:ascii="Times New Roman" w:hAnsi="Times New Roman" w:cs="Times New Roman"/>
          <w:sz w:val="24"/>
          <w:szCs w:val="24"/>
        </w:rPr>
        <w:t>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08A76E6D"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ins w:id="488" w:author="Vaughn Shirey" w:date="2023-09-18T10:04:00Z">
                  <w:rPr>
                    <w:rFonts w:ascii="Cambria Math" w:hAnsi="Cambria Math" w:cs="Times New Roman"/>
                    <w:sz w:val="24"/>
                    <w:szCs w:val="24"/>
                  </w:rPr>
                  <m:t>logit(</m:t>
                </w:ins>
              </m:r>
              <m:r>
                <w:rPr>
                  <w:rFonts w:ascii="Cambria Math" w:hAnsi="Cambria Math" w:cs="Times New Roman"/>
                  <w:sz w:val="24"/>
                  <w:szCs w:val="24"/>
                </w:rPr>
                <m:t>p</m:t>
              </m:r>
            </m:e>
            <m:sub>
              <m:r>
                <w:rPr>
                  <w:rFonts w:ascii="Cambria Math" w:hAnsi="Cambria Math" w:cs="Times New Roman"/>
                  <w:sz w:val="24"/>
                  <w:szCs w:val="24"/>
                </w:rPr>
                <m:t>k,t,s</m:t>
              </m:r>
            </m:sub>
          </m:sSub>
          <m:r>
            <w:ins w:id="489" w:author="Vaughn Shirey" w:date="2023-09-18T10:04:00Z">
              <m:rPr>
                <m:sty m:val="p"/>
              </m:rPr>
              <w:rPr>
                <w:rFonts w:ascii="Cambria Math" w:hAnsi="Cambria Math" w:cs="Times New Roman"/>
                <w:sz w:val="24"/>
                <w:szCs w:val="24"/>
              </w:rPr>
              <m:t>)</m:t>
            </w:ins>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30" w:anchor="0"/>
    </w:p>
    <w:p w14:paraId="00431042" w14:textId="182B9D13"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31"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32"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33"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4"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butterflies</w:t>
      </w:r>
      <w:del w:id="490" w:author="Vaughn Shirey" w:date="2023-09-18T10:14:00Z">
        <w:r w:rsidRPr="00703517" w:rsidDel="00322982">
          <w:rPr>
            <w:rFonts w:ascii="Times New Roman" w:hAnsi="Times New Roman" w:cs="Times New Roman"/>
            <w:sz w:val="24"/>
            <w:szCs w:val="24"/>
          </w:rPr>
          <w:delText xml:space="preserve"> (on a linear scale)</w:delText>
        </w:r>
      </w:del>
      <w:r w:rsidRPr="00703517">
        <w:rPr>
          <w:rFonts w:ascii="Times New Roman" w:hAnsi="Times New Roman" w:cs="Times New Roman"/>
          <w:sz w:val="24"/>
          <w:szCs w:val="24"/>
        </w:rPr>
        <w:t xml:space="preserve">; </w:t>
      </w:r>
      <w:hyperlink r:id="rId3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w:t>
      </w:r>
      <w:ins w:id="491" w:author="Vaughn Shirey" w:date="2023-09-18T10:05:00Z">
        <w:r w:rsidR="008E20FA">
          <w:rPr>
            <w:rFonts w:ascii="Times New Roman" w:hAnsi="Times New Roman" w:cs="Times New Roman"/>
            <w:sz w:val="24"/>
            <w:szCs w:val="24"/>
          </w:rPr>
          <w:t xml:space="preserve"> (random effect of species)</w:t>
        </w:r>
      </w:ins>
      <w:r w:rsidRPr="00703517">
        <w:rPr>
          <w:rFonts w:ascii="Times New Roman" w:hAnsi="Times New Roman" w:cs="Times New Roman"/>
          <w:sz w:val="24"/>
          <w:szCs w:val="24"/>
        </w:rPr>
        <w:t xml:space="preserve">; </w:t>
      </w:r>
      <w:hyperlink r:id="rId36"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w:t>
      </w:r>
      <w:ins w:id="492" w:author="Vaughn Shirey" w:date="2023-09-18T10:05:00Z">
        <w:r w:rsidR="008E20FA">
          <w:rPr>
            <w:rFonts w:ascii="Times New Roman" w:hAnsi="Times New Roman" w:cs="Times New Roman"/>
            <w:sz w:val="24"/>
            <w:szCs w:val="24"/>
          </w:rPr>
          <w:t xml:space="preserve"> (random effect of location </w:t>
        </w:r>
      </w:ins>
      <w:ins w:id="493" w:author="Vaughn Shirey" w:date="2023-09-18T10:08:00Z">
        <w:r w:rsidR="00D417A3">
          <w:rPr>
            <w:rFonts w:ascii="Times New Roman" w:hAnsi="Times New Roman" w:cs="Times New Roman"/>
            <w:sz w:val="24"/>
            <w:szCs w:val="24"/>
          </w:rPr>
          <w:t>by</w:t>
        </w:r>
      </w:ins>
      <w:ins w:id="494" w:author="Vaughn Shirey" w:date="2023-09-18T10:05:00Z">
        <w:r w:rsidR="008E20FA">
          <w:rPr>
            <w:rFonts w:ascii="Times New Roman" w:hAnsi="Times New Roman" w:cs="Times New Roman"/>
            <w:sz w:val="24"/>
            <w:szCs w:val="24"/>
          </w:rPr>
          <w:t xml:space="preserve"> year)</w:t>
        </w:r>
      </w:ins>
      <w:r w:rsidRPr="00703517">
        <w:rPr>
          <w:rFonts w:ascii="Times New Roman" w:hAnsi="Times New Roman" w:cs="Times New Roman"/>
          <w:sz w:val="24"/>
          <w:szCs w:val="24"/>
        </w:rPr>
        <w:t xml:space="preserve">; and </w:t>
      </w:r>
      <w:hyperlink r:id="rId37"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For all parameters, we assumed the </w:t>
      </w:r>
      <w:r w:rsidRPr="00703517">
        <w:rPr>
          <w:rFonts w:ascii="Times New Roman" w:hAnsi="Times New Roman" w:cs="Times New Roman"/>
          <w:sz w:val="24"/>
          <w:szCs w:val="24"/>
        </w:rPr>
        <w:lastRenderedPageBreak/>
        <w:t xml:space="preserve">values were to be drawn from </w:t>
      </w:r>
      <w:ins w:id="495" w:author="Vaughn Shirey" w:date="2023-09-18T10:13:00Z">
        <w:r w:rsidR="00322982">
          <w:rPr>
            <w:rFonts w:ascii="Times New Roman" w:hAnsi="Times New Roman" w:cs="Times New Roman"/>
            <w:sz w:val="24"/>
            <w:szCs w:val="24"/>
          </w:rPr>
          <w:t xml:space="preserve">independent </w:t>
        </w:r>
      </w:ins>
      <w:r w:rsidRPr="00703517">
        <w:rPr>
          <w:rFonts w:ascii="Times New Roman" w:hAnsi="Times New Roman" w:cs="Times New Roman"/>
          <w:sz w:val="24"/>
          <w:szCs w:val="24"/>
        </w:rPr>
        <w:t>normal distributions with a mean of 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w:t>
      </w:r>
      <w:ins w:id="496" w:author="Vaughn Shirey" w:date="2023-09-18T10:11:00Z">
        <w:r w:rsidR="000B7ED5">
          <w:rPr>
            <w:rFonts w:ascii="Times New Roman" w:hAnsi="Times New Roman" w:cs="Times New Roman"/>
            <w:sz w:val="24"/>
            <w:szCs w:val="24"/>
          </w:rPr>
          <w:t xml:space="preserve"> This means that we start our model by assuming no effect of climate on species occupancy or year on species detection.</w:t>
        </w:r>
      </w:ins>
      <w:r w:rsidRPr="00703517">
        <w:rPr>
          <w:rFonts w:ascii="Times New Roman" w:hAnsi="Times New Roman" w:cs="Times New Roman"/>
          <w:sz w:val="24"/>
          <w:szCs w:val="24"/>
        </w:rPr>
        <w:t xml:space="preserve"> Finally, the likelihood in our model was defined by the product of the latent occupancy state (either present or absent per a Bernoulli draw of the calculated occupancy probability </w:t>
      </w:r>
      <w:hyperlink r:id="rId38"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m:rPr>
                  <m:sty m:val="p"/>
                </m:rP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39"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3CCF7B80"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{"citationID":"0eK6MLw0","properties":{"formattedCitation":"(Plummer 2003)","plainCitation":"(Plummer 2003)","noteIndex":0},"citationItems":[{"id":826,"uris":["http://zotero.org/users/3183432/items/53GK3KCI"],"itemData":{"id":826,"type":"paper-conference","container-title":"Proceedings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every 100 iterations across four chains for a total of 4,000 samples from the posterior distribution. We assessed convergence across these chains by examining both Gelman-Rubin diagnostic values</w:t>
      </w:r>
      <w:r w:rsidR="005F10F8">
        <w:rPr>
          <w:rFonts w:ascii="Times New Roman" w:hAnsi="Times New Roman" w:cs="Times New Roman"/>
          <w:sz w:val="24"/>
          <w:szCs w:val="24"/>
        </w:rPr>
        <w:t xml:space="preserve"> </w:t>
      </w:r>
      <w:r w:rsidR="005F10F8" w:rsidRPr="00703517">
        <w:rPr>
          <w:rFonts w:ascii="Times New Roman" w:hAnsi="Times New Roman" w:cs="Times New Roman"/>
          <w:sz w:val="24"/>
          <w:szCs w:val="24"/>
        </w:rPr>
        <w:t>using 1.1 as an upper threshold</w:t>
      </w:r>
      <w:r w:rsidRPr="00703517">
        <w:rPr>
          <w:rFonts w:ascii="Times New Roman" w:hAnsi="Times New Roman" w:cs="Times New Roman"/>
          <w:sz w:val="24"/>
          <w:szCs w:val="24"/>
        </w:rPr>
        <w:t xml:space="preserve"> </w:t>
      </w:r>
      <w:r w:rsidR="00E24CE0"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1992)","noteIndex":0},"citationItems":[{"id":827,"uris":["http://zotero.org/users/3183432/items/F6V32TTQ"],"itemData":{"id":827,"type":"article-journal","container-title":"Statistical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r w:rsidR="005F10F8">
        <w:rPr>
          <w:rFonts w:ascii="Times New Roman" w:hAnsi="Times New Roman" w:cs="Times New Roman"/>
          <w:sz w:val="24"/>
          <w:szCs w:val="24"/>
        </w:rPr>
        <w:t xml:space="preserve"> </w:t>
      </w:r>
      <w:hyperlink r:id="rId40"/>
      <w:r w:rsidRPr="00703517">
        <w:rPr>
          <w:rFonts w:ascii="Times New Roman" w:hAnsi="Times New Roman" w:cs="Times New Roman"/>
          <w:sz w:val="24"/>
          <w:szCs w:val="24"/>
        </w:rPr>
        <w:t>and by visually inspecting the trace plots for all parameters (provided in the Supplementary Material). We used the R packages “</w:t>
      </w:r>
      <w:proofErr w:type="spellStart"/>
      <w:r w:rsidRPr="00703517">
        <w:rPr>
          <w:rFonts w:ascii="Times New Roman" w:hAnsi="Times New Roman" w:cs="Times New Roman"/>
          <w:sz w:val="24"/>
          <w:szCs w:val="24"/>
        </w:rPr>
        <w:t>jagsUI</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{"citationID":"q2impz4j","properties":{"formattedCitation":"(Kellner 2021)","plainCitation":"(Kellner 2021)","noteIndex":0},"citationItems":[{"id":130,"uris":["http://zotero.org/users/3183432/items/LNA9U5EY"],"itemData":{"id":130,"type":"book","title":"jagsUI: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proofErr w:type="spellStart"/>
      <w:r w:rsidRPr="00703517">
        <w:rPr>
          <w:rFonts w:ascii="Times New Roman" w:hAnsi="Times New Roman" w:cs="Times New Roman"/>
          <w:sz w:val="24"/>
          <w:szCs w:val="24"/>
        </w:rPr>
        <w:t>MCMCvis</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{"citationID":"kcKTUuo9","properties":{"formattedCitation":"(Youngflesh 2018)","plainCitation":"(Youngflesh 2018)","noteIndex":0},"citationItems":[{"id":129,"uris":["http://zotero.org/users/3183432/items/4ANJLXGI"],"itemData":{"id":129,"type":"article-journal","container-title":"Journal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w:t>
      </w:r>
      <w:proofErr w:type="spellStart"/>
      <w:r w:rsidR="00B71B27" w:rsidRPr="00703517">
        <w:rPr>
          <w:rFonts w:ascii="Times New Roman" w:hAnsi="Times New Roman" w:cs="Times New Roman"/>
          <w:sz w:val="24"/>
          <w:szCs w:val="24"/>
        </w:rPr>
        <w:t>Youngflesh</w:t>
      </w:r>
      <w:proofErr w:type="spellEnd"/>
      <w:r w:rsidR="00B71B27" w:rsidRPr="00703517">
        <w:rPr>
          <w:rFonts w:ascii="Times New Roman" w:hAnsi="Times New Roman" w:cs="Times New Roman"/>
          <w:sz w:val="24"/>
          <w:szCs w:val="24"/>
        </w:rPr>
        <w:t xml:space="preserve">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r w:rsidRPr="00703517">
        <w:rPr>
          <w:rFonts w:ascii="Times New Roman" w:hAnsi="Times New Roman" w:cs="Times New Roman"/>
          <w:sz w:val="24"/>
          <w:szCs w:val="24"/>
        </w:rPr>
        <w:t>to complete the majority of this work. Visualizations of model performance metrics are included in the Supplemental Material.</w:t>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299D597E" w14:textId="4BC2B314" w:rsidR="00ED5AF9" w:rsidRDefault="00341DE7" w:rsidP="00D4778E">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2017)","noteIndex":0},"citationItems":[{"id":482,"uris":["http://zotero.org/users/3183432/items/M698R52Q"],"itemData":{"id":482,"type":"article-journal","container-title":"Global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2022)","noteIndex":0},"citationItems":[{"id":480,"uris":["http://zotero.org/users/3183432/items/AGU75VYC"],"itemData":{"id":480,"type":"article-journal","container-title":"Ecology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481,"uris":["http://zotero.org/users/3183432/items/CQP4XBXW"],"itemData":{"id":481,"type":"article-journal","container-title":"Biological Conservation","note":"publisher: Elsevier","page":"220–229","title":"A review of the relation between species traits and extinction risk","volume":"237","author":[{"family":"Chichorro","given":"Filipe"},{"family":"Juslén","given":"Aino"},{"family":"Cardoso","given":"Pedro"}],"issued":{"date-parts":[["2019"]]}}},{"id":407,"uris":["http://zotero.org/users/3183432/items/3UJMXCPN"],"itemData":{"id":407,"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Chichorro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D4778E">
        <w:rPr>
          <w:rFonts w:ascii="Times New Roman" w:hAnsi="Times New Roman" w:cs="Times New Roman"/>
          <w:sz w:val="24"/>
          <w:szCs w:val="24"/>
        </w:rPr>
        <w:t>W</w:t>
      </w:r>
      <w:r w:rsidRPr="00703517">
        <w:rPr>
          <w:rFonts w:ascii="Times New Roman" w:hAnsi="Times New Roman" w:cs="Times New Roman"/>
          <w:sz w:val="24"/>
          <w:szCs w:val="24"/>
        </w:rPr>
        <w:t xml:space="preserve">e </w:t>
      </w:r>
      <w:r w:rsidR="00D4778E">
        <w:rPr>
          <w:rFonts w:ascii="Times New Roman" w:hAnsi="Times New Roman" w:cs="Times New Roman"/>
          <w:sz w:val="24"/>
          <w:szCs w:val="24"/>
        </w:rPr>
        <w:t>used our chosen traits (range size,</w:t>
      </w:r>
      <w:r w:rsidR="00D4778E" w:rsidRPr="00703517">
        <w:rPr>
          <w:rFonts w:ascii="Times New Roman" w:hAnsi="Times New Roman" w:cs="Times New Roman"/>
          <w:sz w:val="24"/>
          <w:szCs w:val="24"/>
        </w:rPr>
        <w:t xml:space="preserve"> range-wide</w:t>
      </w:r>
      <w:r w:rsidR="00D4778E">
        <w:rPr>
          <w:rFonts w:ascii="Times New Roman" w:hAnsi="Times New Roman" w:cs="Times New Roman"/>
          <w:sz w:val="24"/>
          <w:szCs w:val="24"/>
        </w:rPr>
        <w:t xml:space="preserve"> mean</w:t>
      </w:r>
      <w:r w:rsidR="00D4778E" w:rsidRPr="00703517">
        <w:rPr>
          <w:rFonts w:ascii="Times New Roman" w:hAnsi="Times New Roman" w:cs="Times New Roman"/>
          <w:sz w:val="24"/>
          <w:szCs w:val="24"/>
        </w:rPr>
        <w:t xml:space="preserve"> temperature</w:t>
      </w:r>
      <w:r w:rsidR="00D4778E">
        <w:rPr>
          <w:rFonts w:ascii="Times New Roman" w:hAnsi="Times New Roman" w:cs="Times New Roman"/>
          <w:sz w:val="24"/>
          <w:szCs w:val="24"/>
        </w:rPr>
        <w:t xml:space="preserve">, </w:t>
      </w:r>
      <w:r w:rsidR="00D4778E" w:rsidRPr="00703517">
        <w:rPr>
          <w:rFonts w:ascii="Times New Roman" w:hAnsi="Times New Roman" w:cs="Times New Roman"/>
          <w:sz w:val="24"/>
          <w:szCs w:val="24"/>
        </w:rPr>
        <w:t xml:space="preserve">wingspan, host plant family breadth, overwintering life-stage, and disturbance </w:t>
      </w:r>
      <w:r w:rsidR="00D4778E">
        <w:rPr>
          <w:rFonts w:ascii="Times New Roman" w:hAnsi="Times New Roman" w:cs="Times New Roman"/>
          <w:sz w:val="24"/>
          <w:szCs w:val="24"/>
        </w:rPr>
        <w:t>tolerance</w:t>
      </w:r>
      <w:r w:rsidR="005F10F8">
        <w:rPr>
          <w:rFonts w:ascii="Times New Roman" w:hAnsi="Times New Roman" w:cs="Times New Roman"/>
          <w:sz w:val="24"/>
          <w:szCs w:val="24"/>
        </w:rPr>
        <w:t>)</w:t>
      </w:r>
      <w:r w:rsidR="00D4778E" w:rsidRPr="00703517">
        <w:rPr>
          <w:rFonts w:ascii="Times New Roman" w:hAnsi="Times New Roman" w:cs="Times New Roman"/>
          <w:sz w:val="24"/>
          <w:szCs w:val="24"/>
        </w:rPr>
        <w:t xml:space="preserve"> </w:t>
      </w:r>
      <w:r w:rsidR="00D4778E">
        <w:rPr>
          <w:rFonts w:ascii="Times New Roman" w:hAnsi="Times New Roman" w:cs="Times New Roman"/>
          <w:sz w:val="24"/>
          <w:szCs w:val="24"/>
        </w:rPr>
        <w:t>to examine if any were associated with</w:t>
      </w:r>
      <w:r w:rsidR="005F10F8">
        <w:rPr>
          <w:rFonts w:ascii="Times New Roman" w:hAnsi="Times New Roman" w:cs="Times New Roman"/>
          <w:sz w:val="24"/>
          <w:szCs w:val="24"/>
        </w:rPr>
        <w:t xml:space="preserve"> </w:t>
      </w:r>
      <w:r w:rsidR="00D4778E">
        <w:rPr>
          <w:rFonts w:ascii="Times New Roman" w:hAnsi="Times New Roman" w:cs="Times New Roman"/>
          <w:sz w:val="24"/>
          <w:szCs w:val="24"/>
        </w:rPr>
        <w:t xml:space="preserve">expected </w:t>
      </w:r>
      <w:r w:rsidRPr="00703517">
        <w:rPr>
          <w:rFonts w:ascii="Times New Roman" w:hAnsi="Times New Roman" w:cs="Times New Roman"/>
          <w:sz w:val="24"/>
          <w:szCs w:val="24"/>
        </w:rPr>
        <w:t>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 xml:space="preserve">Using a model-selection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t>
      </w:r>
      <w:r w:rsidR="001612EA">
        <w:rPr>
          <w:rFonts w:ascii="Times New Roman" w:hAnsi="Times New Roman" w:cs="Times New Roman"/>
          <w:sz w:val="24"/>
          <w:szCs w:val="24"/>
        </w:rPr>
        <w:lastRenderedPageBreak/>
        <w:t>which traits might be most important when predicting occupancy trends across our study</w:t>
      </w:r>
      <w:r w:rsidR="00C5725F">
        <w:rPr>
          <w:rFonts w:ascii="Times New Roman" w:hAnsi="Times New Roman" w:cs="Times New Roman"/>
          <w:sz w:val="24"/>
          <w:szCs w:val="24"/>
        </w:rPr>
        <w:t>.</w:t>
      </w:r>
      <w:r w:rsidR="00D4778E">
        <w:rPr>
          <w:rFonts w:ascii="Times New Roman" w:hAnsi="Times New Roman" w:cs="Times New Roman"/>
          <w:sz w:val="24"/>
          <w:szCs w:val="24"/>
        </w:rPr>
        <w:t xml:space="preserve">   </w:t>
      </w:r>
      <w:r w:rsidR="00CA62B1">
        <w:rPr>
          <w:rFonts w:ascii="Times New Roman" w:hAnsi="Times New Roman" w:cs="Times New Roman"/>
          <w:sz w:val="24"/>
          <w:szCs w:val="24"/>
        </w:rPr>
        <w:t xml:space="preserve">Our first model, Model A, or </w:t>
      </w:r>
      <w:r w:rsidR="00D4778E">
        <w:rPr>
          <w:rFonts w:ascii="Times New Roman" w:hAnsi="Times New Roman" w:cs="Times New Roman"/>
          <w:sz w:val="24"/>
          <w:szCs w:val="24"/>
        </w:rPr>
        <w:t xml:space="preserve">our </w:t>
      </w:r>
      <w:r w:rsidR="00CA62B1">
        <w:rPr>
          <w:rFonts w:ascii="Times New Roman" w:hAnsi="Times New Roman" w:cs="Times New Roman"/>
          <w:sz w:val="24"/>
          <w:szCs w:val="24"/>
        </w:rPr>
        <w:t>ecological “null” model, is an intercept-only model that assumes occupancy trend is best predicted by a singular mean value across all species.</w:t>
      </w:r>
      <w:r w:rsidR="00C5725F">
        <w:rPr>
          <w:rFonts w:ascii="Times New Roman" w:hAnsi="Times New Roman" w:cs="Times New Roman"/>
          <w:sz w:val="24"/>
          <w:szCs w:val="24"/>
        </w:rPr>
        <w:t xml:space="preserve"> In other words, this model assumes that no trait is better able to account for differences in species-specific occupancy trends.</w:t>
      </w:r>
      <w:r w:rsidR="00CA62B1">
        <w:rPr>
          <w:rFonts w:ascii="Times New Roman" w:hAnsi="Times New Roman" w:cs="Times New Roman"/>
          <w:sz w:val="24"/>
          <w:szCs w:val="24"/>
        </w:rPr>
        <w:t xml:space="preserve">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sidR="00D4778E">
        <w:rPr>
          <w:rFonts w:ascii="Times New Roman" w:hAnsi="Times New Roman" w:cs="Times New Roman"/>
          <w:sz w:val="24"/>
          <w:szCs w:val="24"/>
        </w:rPr>
        <w:t xml:space="preserve"> (Model B,</w:t>
      </w:r>
      <w:r w:rsidR="00C5725F">
        <w:rPr>
          <w:rFonts w:ascii="Times New Roman" w:hAnsi="Times New Roman" w:cs="Times New Roman"/>
          <w:sz w:val="24"/>
          <w:szCs w:val="24"/>
        </w:rPr>
        <w:t xml:space="preserve"> </w:t>
      </w:r>
      <w:r w:rsidR="00CA62B1">
        <w:rPr>
          <w:rFonts w:ascii="Times New Roman" w:hAnsi="Times New Roman" w:cs="Times New Roman"/>
          <w:sz w:val="24"/>
          <w:szCs w:val="24"/>
        </w:rPr>
        <w:t>the “null + phylogenetic intercept” model</w:t>
      </w:r>
      <w:r w:rsidR="00C5725F">
        <w:rPr>
          <w:rFonts w:ascii="Times New Roman" w:hAnsi="Times New Roman" w:cs="Times New Roman"/>
          <w:sz w:val="24"/>
          <w:szCs w:val="24"/>
        </w:rPr>
        <w:t>)</w:t>
      </w:r>
      <w:r w:rsidR="00CA62B1">
        <w:rPr>
          <w:rFonts w:ascii="Times New Roman" w:hAnsi="Times New Roman" w:cs="Times New Roman"/>
          <w:sz w:val="24"/>
          <w:szCs w:val="24"/>
        </w:rPr>
        <w:t xml:space="preserve">.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 xml:space="preserve">The </w:t>
      </w:r>
      <w:r w:rsidR="00D4778E">
        <w:rPr>
          <w:rFonts w:ascii="Times New Roman" w:hAnsi="Times New Roman" w:cs="Times New Roman"/>
          <w:sz w:val="24"/>
          <w:szCs w:val="24"/>
        </w:rPr>
        <w:t xml:space="preserve">additional </w:t>
      </w:r>
      <w:r w:rsidR="0033613A">
        <w:rPr>
          <w:rFonts w:ascii="Times New Roman" w:hAnsi="Times New Roman" w:cs="Times New Roman"/>
          <w:sz w:val="24"/>
          <w:szCs w:val="24"/>
        </w:rPr>
        <w:t xml:space="preserve">models (Models C-N) follow a similar structure but in these </w:t>
      </w:r>
      <w:r w:rsidR="00855E8C">
        <w:rPr>
          <w:rFonts w:ascii="Times New Roman" w:hAnsi="Times New Roman" w:cs="Times New Roman"/>
          <w:sz w:val="24"/>
          <w:szCs w:val="24"/>
        </w:rPr>
        <w:t>cases,</w:t>
      </w:r>
      <w:r w:rsidR="0033613A">
        <w:rPr>
          <w:rFonts w:ascii="Times New Roman" w:hAnsi="Times New Roman" w:cs="Times New Roman"/>
          <w:sz w:val="24"/>
          <w:szCs w:val="24"/>
        </w:rPr>
        <w:t xml:space="preserve">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w:t>
      </w:r>
      <w:del w:id="497" w:author="Vaughn Shirey" w:date="2023-09-18T11:08:00Z">
        <w:r w:rsidR="005E727D" w:rsidDel="0008769F">
          <w:rPr>
            <w:rFonts w:ascii="Times New Roman" w:hAnsi="Times New Roman" w:cs="Times New Roman"/>
            <w:sz w:val="24"/>
            <w:szCs w:val="24"/>
          </w:rPr>
          <w:delText xml:space="preserve">s)  </w:delText>
        </w:r>
        <w:r w:rsidR="00EB50E6" w:rsidDel="0008769F">
          <w:rPr>
            <w:rFonts w:ascii="Times New Roman" w:hAnsi="Times New Roman" w:cs="Times New Roman"/>
            <w:sz w:val="24"/>
            <w:szCs w:val="24"/>
          </w:rPr>
          <w:delText>for</w:delText>
        </w:r>
      </w:del>
      <w:ins w:id="498" w:author="Vaughn Shirey" w:date="2023-09-18T11:08:00Z">
        <w:r w:rsidR="0008769F">
          <w:rPr>
            <w:rFonts w:ascii="Times New Roman" w:hAnsi="Times New Roman" w:cs="Times New Roman"/>
            <w:sz w:val="24"/>
            <w:szCs w:val="24"/>
          </w:rPr>
          <w:t>s) for</w:t>
        </w:r>
      </w:ins>
      <w:r w:rsidR="00EB50E6">
        <w:rPr>
          <w:rFonts w:ascii="Times New Roman" w:hAnsi="Times New Roman" w:cs="Times New Roman"/>
          <w:sz w:val="24"/>
          <w:szCs w:val="24"/>
        </w:rPr>
        <w:t xml:space="preserve"> predicting occupancy trend</w:t>
      </w:r>
      <w:r w:rsidR="009C197A">
        <w:rPr>
          <w:rFonts w:ascii="Times New Roman" w:hAnsi="Times New Roman" w:cs="Times New Roman"/>
          <w:sz w:val="24"/>
          <w:szCs w:val="24"/>
        </w:rPr>
        <w:t xml:space="preserve"> and implemented each combination with </w:t>
      </w:r>
      <w:r w:rsidR="005F10F8">
        <w:rPr>
          <w:rFonts w:ascii="Times New Roman" w:hAnsi="Times New Roman" w:cs="Times New Roman"/>
          <w:sz w:val="24"/>
          <w:szCs w:val="24"/>
        </w:rPr>
        <w:t>and</w:t>
      </w:r>
      <w:r w:rsidR="009C197A">
        <w:rPr>
          <w:rFonts w:ascii="Times New Roman" w:hAnsi="Times New Roman" w:cs="Times New Roman"/>
          <w:sz w:val="24"/>
          <w:szCs w:val="24"/>
        </w:rPr>
        <w:t xml:space="preserve"> without phylogenetic intercept terms</w:t>
      </w:r>
      <w:r w:rsidR="00EB50E6">
        <w:rPr>
          <w:rFonts w:ascii="Times New Roman" w:hAnsi="Times New Roman" w:cs="Times New Roman"/>
          <w:sz w:val="24"/>
          <w:szCs w:val="24"/>
        </w:rPr>
        <w:t xml:space="preserve">. </w:t>
      </w:r>
      <w:r w:rsidR="00737773">
        <w:rPr>
          <w:rFonts w:ascii="Times New Roman" w:hAnsi="Times New Roman" w:cs="Times New Roman"/>
          <w:sz w:val="24"/>
          <w:szCs w:val="24"/>
        </w:rPr>
        <w:t>Table 1 describes each of these models and provides relevant background for the selection of trait information</w:t>
      </w:r>
      <w:r w:rsidR="001F75E5">
        <w:rPr>
          <w:rFonts w:ascii="Times New Roman" w:hAnsi="Times New Roman" w:cs="Times New Roman"/>
          <w:sz w:val="24"/>
          <w:szCs w:val="24"/>
        </w:rPr>
        <w:t>.</w:t>
      </w:r>
    </w:p>
    <w:p w14:paraId="7F90E067" w14:textId="70743BB0"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running our </w:t>
      </w:r>
      <w:ins w:id="499" w:author="Vaughn Shirey" w:date="2023-09-18T11:09:00Z">
        <w:r w:rsidR="00457316">
          <w:rPr>
            <w:rFonts w:ascii="Times New Roman" w:hAnsi="Times New Roman" w:cs="Times New Roman"/>
            <w:sz w:val="24"/>
            <w:szCs w:val="24"/>
          </w:rPr>
          <w:t>trait-ba</w:t>
        </w:r>
        <w:r w:rsidR="003E331B">
          <w:rPr>
            <w:rFonts w:ascii="Times New Roman" w:hAnsi="Times New Roman" w:cs="Times New Roman"/>
            <w:sz w:val="24"/>
            <w:szCs w:val="24"/>
          </w:rPr>
          <w:t xml:space="preserve">sed </w:t>
        </w:r>
      </w:ins>
      <w:r>
        <w:rPr>
          <w:rFonts w:ascii="Times New Roman" w:hAnsi="Times New Roman" w:cs="Times New Roman"/>
          <w:sz w:val="24"/>
          <w:szCs w:val="24"/>
        </w:rPr>
        <w:t>models, w</w:t>
      </w:r>
      <w:r w:rsidRPr="00703517">
        <w:rPr>
          <w:rFonts w:ascii="Times New Roman" w:hAnsi="Times New Roman" w:cs="Times New Roman"/>
          <w:sz w:val="24"/>
          <w:szCs w:val="24"/>
        </w:rPr>
        <w:t>e then</w:t>
      </w:r>
      <w:r w:rsidR="0066457D">
        <w:rPr>
          <w:rFonts w:ascii="Times New Roman" w:hAnsi="Times New Roman" w:cs="Times New Roman"/>
          <w:sz w:val="24"/>
          <w:szCs w:val="24"/>
        </w:rPr>
        <w:t xml:space="preserve"> used a predictive post-check </w:t>
      </w:r>
      <w:r w:rsidRPr="00703517">
        <w:rPr>
          <w:rFonts w:ascii="Times New Roman" w:hAnsi="Times New Roman" w:cs="Times New Roman"/>
          <w:sz w:val="24"/>
          <w:szCs w:val="24"/>
        </w:rPr>
        <w:t>using leave-one-out (LOO) cross-validation</w:t>
      </w:r>
      <w:r w:rsidR="0066457D">
        <w:rPr>
          <w:rFonts w:ascii="Times New Roman" w:hAnsi="Times New Roman" w:cs="Times New Roman"/>
          <w:sz w:val="24"/>
          <w:szCs w:val="24"/>
        </w:rPr>
        <w:t>, where each pixel-year combination was dropped, and each dropped value was estimated from the model and compared to observations,</w:t>
      </w:r>
      <w:r w:rsidRPr="00703517">
        <w:rPr>
          <w:rFonts w:ascii="Times New Roman" w:hAnsi="Times New Roman" w:cs="Times New Roman"/>
          <w:sz w:val="24"/>
          <w:szCs w:val="24"/>
        </w:rPr>
        <w:t xml:space="preserve"> in order to select the top candidate model </w:t>
      </w:r>
      <w:r w:rsidR="0059793C"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2017)","noteIndex":0},"citationItems":[{"id":604,"uris":["http://zotero.org/users/3183432/items/C2WRXFJW"],"itemData":{"id":604,"type":"article-journal","container-title":"Statistics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2156EB">
        <w:rPr>
          <w:rFonts w:ascii="Times New Roman" w:hAnsi="Times New Roman" w:cs="Times New Roman"/>
          <w:sz w:val="24"/>
          <w:szCs w:val="24"/>
        </w:rPr>
        <w:t>capacity</w:t>
      </w:r>
      <w:r w:rsidR="007D24A5">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2017)","noteIndex":0},"citationItems":[{"id":604,"uris":["http://zotero.org/users/3183432/items/C2WRXFJW"],"itemData":{"id":604,"type":"article-journal","container-title":"Statistics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 xml:space="preserve">(Vehtari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Pagel’s </w:t>
      </w:r>
      <w:hyperlink r:id="rId41" w:anchor="0">
        <w:r w:rsidRPr="00703517">
          <w:rPr>
            <w:rFonts w:ascii="Times New Roman" w:hAnsi="Times New Roman" w:cs="Times New Roman"/>
            <w:noProof/>
            <w:sz w:val="24"/>
            <w:szCs w:val="24"/>
            <w:lang w:val="en-US"/>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2002)","noteIndex":0},"citationItems":[{"id":24,"uris":["http://zotero.org/users/3183432/items/NX9YAJTY"],"itemData":{"id":24,"type":"article-journal","container-title":"The American Naturalist","issue":"6","title":"Phylogenetic analysis and comparative data: a test and review of evidence","volume":"160","author":[{"family":"Freckleton","given":"R.P."},{"family":"Harvey","given":"P.H."},{"family":"Pagel","given":"M."}],"editor":[{"family":"Losos","given":"J.B."}],"issued":{"date-parts":[["2002"]]}}},{"id":26,"uris":["http://zotero.org/users/3183432/items/3SPE8799"],"itemData":{"id":26,"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{"citationID":"LA2YF0uV","properties":{"formattedCitation":"(B\\uc0\\u252{}rkner 2017)","plainCitation":"(Bürkner 2017)","noteIndex":0},"citationItems":[{"id":590,"uris":["http://zotero.org/users/3183432/items/CGTJHQVB"],"itemData":{"id":590,"type":"article-journal","container-title":"Journal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w:t>
      </w:r>
      <w:r w:rsidR="00AA3281">
        <w:rPr>
          <w:rFonts w:ascii="Times New Roman" w:hAnsi="Times New Roman" w:cs="Times New Roman"/>
          <w:sz w:val="24"/>
          <w:szCs w:val="24"/>
        </w:rPr>
        <w:t xml:space="preserve"> post-hoc</w:t>
      </w:r>
      <w:r w:rsidRPr="00703517">
        <w:rPr>
          <w:rFonts w:ascii="Times New Roman" w:hAnsi="Times New Roman" w:cs="Times New Roman"/>
          <w:sz w:val="24"/>
          <w:szCs w:val="24"/>
        </w:rPr>
        <w:t xml:space="preserve"> models for 200,000 iterations, discarding 100,000 as “burn-in” and thinning by 50 across four chains for a total of 4,000 samples from the posterior. We </w:t>
      </w:r>
      <w:r w:rsidR="00AA3281">
        <w:rPr>
          <w:rFonts w:ascii="Times New Roman" w:hAnsi="Times New Roman" w:cs="Times New Roman"/>
          <w:sz w:val="24"/>
          <w:szCs w:val="24"/>
        </w:rPr>
        <w:t xml:space="preserve">again </w:t>
      </w:r>
      <w:r w:rsidRPr="00703517">
        <w:rPr>
          <w:rFonts w:ascii="Times New Roman" w:hAnsi="Times New Roman" w:cs="Times New Roman"/>
          <w:sz w:val="24"/>
          <w:szCs w:val="24"/>
        </w:rPr>
        <w:t>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w:t>
      </w:r>
      <w:r w:rsidR="00AA3281">
        <w:rPr>
          <w:rFonts w:ascii="Times New Roman" w:hAnsi="Times New Roman" w:cs="Times New Roman"/>
          <w:sz w:val="24"/>
          <w:szCs w:val="24"/>
        </w:rPr>
        <w:t>all</w:t>
      </w:r>
      <w:r w:rsidR="00954216">
        <w:rPr>
          <w:rFonts w:ascii="Times New Roman" w:hAnsi="Times New Roman" w:cs="Times New Roman"/>
          <w:sz w:val="24"/>
          <w:szCs w:val="24"/>
        </w:rPr>
        <w:t xml:space="preserve"> model </w:t>
      </w:r>
      <w:r w:rsidR="00B85326">
        <w:rPr>
          <w:rFonts w:ascii="Times New Roman" w:hAnsi="Times New Roman" w:cs="Times New Roman"/>
          <w:sz w:val="24"/>
          <w:szCs w:val="24"/>
        </w:rPr>
        <w:t xml:space="preserve">code and </w:t>
      </w:r>
      <w:r w:rsidR="00AA3281">
        <w:rPr>
          <w:rFonts w:ascii="Times New Roman" w:hAnsi="Times New Roman" w:cs="Times New Roman"/>
          <w:sz w:val="24"/>
          <w:szCs w:val="24"/>
        </w:rPr>
        <w:t xml:space="preserve">complete </w:t>
      </w:r>
      <w:r w:rsidR="00AA3281">
        <w:rPr>
          <w:rFonts w:ascii="Times New Roman" w:hAnsi="Times New Roman" w:cs="Times New Roman"/>
          <w:sz w:val="24"/>
          <w:szCs w:val="24"/>
        </w:rPr>
        <w:lastRenderedPageBreak/>
        <w:t xml:space="preserve">data files used in </w:t>
      </w:r>
      <w:r w:rsidR="00B85326">
        <w:rPr>
          <w:rFonts w:ascii="Times New Roman" w:hAnsi="Times New Roman" w:cs="Times New Roman"/>
          <w:sz w:val="24"/>
          <w:szCs w:val="24"/>
        </w:rPr>
        <w:t xml:space="preserve">our entire </w:t>
      </w:r>
      <w:r w:rsidR="00AA3281">
        <w:rPr>
          <w:rFonts w:ascii="Times New Roman" w:hAnsi="Times New Roman" w:cs="Times New Roman"/>
          <w:sz w:val="24"/>
          <w:szCs w:val="24"/>
        </w:rPr>
        <w:t xml:space="preserve">analyses </w:t>
      </w:r>
      <w:r w:rsidR="00954216">
        <w:rPr>
          <w:rFonts w:ascii="Times New Roman" w:hAnsi="Times New Roman" w:cs="Times New Roman"/>
          <w:sz w:val="24"/>
          <w:szCs w:val="24"/>
        </w:rPr>
        <w:t xml:space="preserve">via GitHub </w:t>
      </w:r>
      <w:r w:rsidR="006961EB">
        <w:rPr>
          <w:rFonts w:ascii="Times New Roman" w:hAnsi="Times New Roman" w:cs="Times New Roman"/>
          <w:sz w:val="24"/>
          <w:szCs w:val="24"/>
        </w:rPr>
        <w:t>(</w:t>
      </w:r>
      <w:hyperlink r:id="rId43" w:history="1">
        <w:r w:rsidR="006961EB" w:rsidRPr="003A6E53">
          <w:rPr>
            <w:rStyle w:val="Hyperlink"/>
            <w:rFonts w:ascii="Times New Roman" w:hAnsi="Times New Roman" w:cs="Times New Roman"/>
            <w:sz w:val="24"/>
            <w:szCs w:val="24"/>
          </w:rPr>
          <w:t>https://github.com/vmshirey/HighLatitudeNorthAmericanButterflyOccupancy</w:t>
        </w:r>
      </w:hyperlink>
      <w:r w:rsidR="006961EB">
        <w:rPr>
          <w:rFonts w:ascii="Times New Roman" w:hAnsi="Times New Roman" w:cs="Times New Roman"/>
          <w:sz w:val="24"/>
          <w:szCs w:val="24"/>
        </w:rPr>
        <w:t xml:space="preserve">) </w:t>
      </w:r>
      <w:r w:rsidR="00954216">
        <w:rPr>
          <w:rFonts w:ascii="Times New Roman" w:hAnsi="Times New Roman" w:cs="Times New Roman"/>
          <w:sz w:val="24"/>
          <w:szCs w:val="24"/>
        </w:rPr>
        <w:t xml:space="preserve">and </w:t>
      </w:r>
      <w:proofErr w:type="spellStart"/>
      <w:r w:rsidR="00C864EB">
        <w:rPr>
          <w:rFonts w:ascii="Times New Roman" w:hAnsi="Times New Roman" w:cs="Times New Roman"/>
          <w:sz w:val="24"/>
          <w:szCs w:val="24"/>
        </w:rPr>
        <w:t>DataDryad</w:t>
      </w:r>
      <w:proofErr w:type="spellEnd"/>
      <w:ins w:id="500" w:author="Robert Guralnick" w:date="2023-09-29T08:26:00Z">
        <w:r w:rsidR="00794566">
          <w:rPr>
            <w:rFonts w:ascii="Times New Roman" w:hAnsi="Times New Roman" w:cs="Times New Roman"/>
            <w:sz w:val="24"/>
            <w:szCs w:val="24"/>
          </w:rPr>
          <w:t>.</w:t>
        </w:r>
      </w:ins>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2FD81CB0" w14:textId="3BDD2D97" w:rsidR="00FB1EB9" w:rsidRDefault="00341DE7">
      <w:pPr>
        <w:spacing w:line="480" w:lineRule="auto"/>
        <w:jc w:val="both"/>
        <w:rPr>
          <w:ins w:id="501" w:author="Vaughn Shirey" w:date="2023-09-18T11:19:00Z"/>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w:t>
      </w:r>
      <w:ins w:id="502" w:author="Vaughn Shirey" w:date="2023-09-18T11:11:00Z">
        <w:r w:rsidR="003E04F7">
          <w:rPr>
            <w:rFonts w:ascii="Times New Roman" w:hAnsi="Times New Roman" w:cs="Times New Roman"/>
            <w:sz w:val="24"/>
            <w:szCs w:val="24"/>
          </w:rPr>
          <w:t xml:space="preserve">occupancy probability </w:t>
        </w:r>
      </w:ins>
      <w:r w:rsidRPr="00703517">
        <w:rPr>
          <w:rFonts w:ascii="Times New Roman" w:hAnsi="Times New Roman" w:cs="Times New Roman"/>
          <w:sz w:val="24"/>
          <w:szCs w:val="24"/>
        </w:rPr>
        <w:t xml:space="preserve">response </w:t>
      </w:r>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ins w:id="503" w:author="Vaughn Shirey" w:date="2023-09-18T11:11:00Z">
        <w:r w:rsidR="003E04F7">
          <w:rPr>
            <w:rFonts w:ascii="Times New Roman" w:hAnsi="Times New Roman" w:cs="Times New Roman"/>
            <w:sz w:val="24"/>
            <w:szCs w:val="24"/>
          </w:rPr>
          <w:t>in</w:t>
        </w:r>
      </w:ins>
      <w:del w:id="504" w:author="Vaughn Shirey" w:date="2023-09-18T11:11:00Z">
        <w:r w:rsidR="00485B0D" w:rsidRPr="00703517" w:rsidDel="003E04F7">
          <w:rPr>
            <w:rFonts w:ascii="Times New Roman" w:hAnsi="Times New Roman" w:cs="Times New Roman"/>
            <w:sz w:val="24"/>
            <w:szCs w:val="24"/>
          </w:rPr>
          <w:delText>to</w:delText>
        </w:r>
      </w:del>
      <w:r w:rsidRPr="00703517">
        <w:rPr>
          <w:rFonts w:ascii="Times New Roman" w:hAnsi="Times New Roman" w:cs="Times New Roman"/>
          <w:sz w:val="24"/>
          <w:szCs w:val="24"/>
        </w:rPr>
        <w:t xml:space="preserve"> temperature</w:t>
      </w:r>
      <w:ins w:id="505" w:author="Vaughn Shirey" w:date="2023-09-18T11:11:00Z">
        <w:r w:rsidR="003E04F7">
          <w:rPr>
            <w:rFonts w:ascii="Times New Roman" w:hAnsi="Times New Roman" w:cs="Times New Roman"/>
            <w:sz w:val="24"/>
            <w:szCs w:val="24"/>
          </w:rPr>
          <w:t xml:space="preserve"> and precipitation</w:t>
        </w:r>
      </w:ins>
      <w:r w:rsidRPr="00703517">
        <w:rPr>
          <w:rFonts w:ascii="Times New Roman" w:hAnsi="Times New Roman" w:cs="Times New Roman"/>
          <w:sz w:val="24"/>
          <w:szCs w:val="24"/>
        </w:rPr>
        <w:t xml:space="preserv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moveFromRangeStart w:id="506" w:author="Vaughn Shirey" w:date="2023-09-18T11:12:00Z" w:name="move145927946"/>
      <w:moveFrom w:id="507" w:author="Vaughn Shirey" w:date="2023-09-18T11:12:00Z">
        <w:r w:rsidR="00716009" w:rsidDel="003E04F7">
          <w:rPr>
            <w:rFonts w:ascii="Times New Roman" w:hAnsi="Times New Roman" w:cs="Times New Roman"/>
            <w:sz w:val="24"/>
            <w:szCs w:val="24"/>
          </w:rPr>
          <w:t>On</w:t>
        </w:r>
        <w:r w:rsidR="006B0312" w:rsidRPr="00703517" w:rsidDel="003E04F7">
          <w:rPr>
            <w:rFonts w:ascii="Times New Roman" w:hAnsi="Times New Roman" w:cs="Times New Roman"/>
            <w:sz w:val="24"/>
            <w:szCs w:val="24"/>
          </w:rPr>
          <w:t xml:space="preserve"> </w:t>
        </w:r>
        <w:r w:rsidR="00B70974" w:rsidDel="003E04F7">
          <w:rPr>
            <w:rFonts w:ascii="Times New Roman" w:hAnsi="Times New Roman" w:cs="Times New Roman"/>
            <w:sz w:val="24"/>
            <w:szCs w:val="24"/>
          </w:rPr>
          <w:t>average</w:t>
        </w:r>
        <w:r w:rsidR="00716009" w:rsidDel="003E04F7">
          <w:rPr>
            <w:rFonts w:ascii="Times New Roman" w:hAnsi="Times New Roman" w:cs="Times New Roman"/>
            <w:sz w:val="24"/>
            <w:szCs w:val="24"/>
          </w:rPr>
          <w:t>,</w:t>
        </w:r>
        <w:r w:rsidR="00B70974" w:rsidDel="003E04F7">
          <w:rPr>
            <w:rFonts w:ascii="Times New Roman" w:hAnsi="Times New Roman" w:cs="Times New Roman"/>
            <w:sz w:val="24"/>
            <w:szCs w:val="24"/>
          </w:rPr>
          <w:t xml:space="preserve"> </w:t>
        </w:r>
        <w:r w:rsidR="006B0312" w:rsidRPr="00703517" w:rsidDel="003E04F7">
          <w:rPr>
            <w:rFonts w:ascii="Times New Roman" w:hAnsi="Times New Roman" w:cs="Times New Roman"/>
            <w:sz w:val="24"/>
            <w:szCs w:val="24"/>
          </w:rPr>
          <w:t>occupancy probability increased with increasing minimum temperature</w:t>
        </w:r>
        <w:r w:rsidR="00716009" w:rsidDel="003E04F7">
          <w:rPr>
            <w:rFonts w:ascii="Times New Roman" w:hAnsi="Times New Roman" w:cs="Times New Roman"/>
            <w:sz w:val="24"/>
            <w:szCs w:val="24"/>
          </w:rPr>
          <w:t>s</w:t>
        </w:r>
        <w:r w:rsidR="006B0312" w:rsidRPr="00703517" w:rsidDel="003E04F7">
          <w:rPr>
            <w:rFonts w:ascii="Times New Roman" w:hAnsi="Times New Roman" w:cs="Times New Roman"/>
            <w:sz w:val="24"/>
            <w:szCs w:val="24"/>
          </w:rPr>
          <w:t xml:space="preserve"> </w:t>
        </w:r>
        <w:r w:rsidR="00716009" w:rsidDel="003E04F7">
          <w:rPr>
            <w:rFonts w:ascii="Times New Roman" w:hAnsi="Times New Roman" w:cs="Times New Roman"/>
            <w:sz w:val="24"/>
            <w:szCs w:val="24"/>
          </w:rPr>
          <w:t xml:space="preserve">for </w:t>
        </w:r>
        <w:r w:rsidR="00500E3C" w:rsidDel="003E04F7">
          <w:rPr>
            <w:rFonts w:ascii="Times New Roman" w:hAnsi="Times New Roman" w:cs="Times New Roman"/>
            <w:sz w:val="24"/>
            <w:szCs w:val="24"/>
          </w:rPr>
          <w:t>the majority</w:t>
        </w:r>
        <w:r w:rsidR="006B0312" w:rsidRPr="00703517" w:rsidDel="003E04F7">
          <w:rPr>
            <w:rFonts w:ascii="Times New Roman" w:hAnsi="Times New Roman" w:cs="Times New Roman"/>
            <w:sz w:val="24"/>
            <w:szCs w:val="24"/>
          </w:rPr>
          <w:t xml:space="preserve"> </w:t>
        </w:r>
        <w:r w:rsidR="00716009" w:rsidDel="003E04F7">
          <w:rPr>
            <w:rFonts w:ascii="Times New Roman" w:hAnsi="Times New Roman" w:cs="Times New Roman"/>
            <w:sz w:val="24"/>
            <w:szCs w:val="24"/>
          </w:rPr>
          <w:t>of warm-adapted</w:t>
        </w:r>
        <w:r w:rsidR="00716009" w:rsidRPr="00703517" w:rsidDel="003E04F7">
          <w:rPr>
            <w:rFonts w:ascii="Times New Roman" w:hAnsi="Times New Roman" w:cs="Times New Roman"/>
            <w:sz w:val="24"/>
            <w:szCs w:val="24"/>
          </w:rPr>
          <w:t xml:space="preserve"> </w:t>
        </w:r>
        <w:r w:rsidR="006B0312" w:rsidRPr="00703517" w:rsidDel="003E04F7">
          <w:rPr>
            <w:rFonts w:ascii="Times New Roman" w:hAnsi="Times New Roman" w:cs="Times New Roman"/>
            <w:sz w:val="24"/>
            <w:szCs w:val="24"/>
          </w:rPr>
          <w:t>species (</w:t>
        </w:r>
        <w:r w:rsidR="00500E3C" w:rsidDel="003E04F7">
          <w:rPr>
            <w:rFonts w:ascii="Times New Roman" w:hAnsi="Times New Roman" w:cs="Times New Roman"/>
            <w:sz w:val="24"/>
            <w:szCs w:val="24"/>
          </w:rPr>
          <w:t xml:space="preserve">Figure </w:t>
        </w:r>
        <w:r w:rsidR="006B0312" w:rsidRPr="00703517" w:rsidDel="003E04F7">
          <w:rPr>
            <w:rFonts w:ascii="Times New Roman" w:hAnsi="Times New Roman" w:cs="Times New Roman"/>
            <w:sz w:val="24"/>
            <w:szCs w:val="24"/>
          </w:rPr>
          <w:t>2</w:t>
        </w:r>
        <w:r w:rsidR="003E6D60" w:rsidDel="003E04F7">
          <w:rPr>
            <w:rFonts w:ascii="Times New Roman" w:hAnsi="Times New Roman" w:cs="Times New Roman"/>
            <w:sz w:val="24"/>
            <w:szCs w:val="24"/>
          </w:rPr>
          <w:t>, 3</w:t>
        </w:r>
        <w:r w:rsidR="006B0312" w:rsidRPr="00703517" w:rsidDel="003E04F7">
          <w:rPr>
            <w:rFonts w:ascii="Times New Roman" w:hAnsi="Times New Roman" w:cs="Times New Roman"/>
            <w:sz w:val="24"/>
            <w:szCs w:val="24"/>
          </w:rPr>
          <w:t xml:space="preserve">). </w:t>
        </w:r>
        <w:r w:rsidR="0066457D" w:rsidDel="003E04F7">
          <w:rPr>
            <w:rFonts w:ascii="Times New Roman" w:hAnsi="Times New Roman" w:cs="Times New Roman"/>
            <w:sz w:val="24"/>
            <w:szCs w:val="24"/>
          </w:rPr>
          <w:t xml:space="preserve"> </w:t>
        </w:r>
      </w:moveFrom>
      <w:moveFromRangeEnd w:id="506"/>
      <w:moveToRangeStart w:id="508" w:author="Vaughn Shirey" w:date="2023-09-18T10:50:00Z" w:name="move145926654"/>
      <w:moveTo w:id="509" w:author="Vaughn Shirey" w:date="2023-09-18T10:50:00Z">
        <w:r w:rsidR="007F114C" w:rsidRPr="00703517">
          <w:rPr>
            <w:rFonts w:ascii="Times New Roman" w:hAnsi="Times New Roman" w:cs="Times New Roman"/>
            <w:sz w:val="24"/>
            <w:szCs w:val="24"/>
          </w:rPr>
          <w:t>Minimum average temperatures increased over the vast majority of our study range, up to 4</w:t>
        </w:r>
        <w:r w:rsidR="007F114C" w:rsidRPr="00BF04FA">
          <w:rPr>
            <w:rFonts w:ascii="Times New Roman" w:hAnsi="Times New Roman" w:cs="Times New Roman"/>
            <w:sz w:val="24"/>
            <w:szCs w:val="24"/>
          </w:rPr>
          <w:t>°</w:t>
        </w:r>
        <w:r w:rsidR="007F114C">
          <w:rPr>
            <w:rFonts w:ascii="Times New Roman" w:hAnsi="Times New Roman" w:cs="Times New Roman"/>
            <w:sz w:val="24"/>
            <w:szCs w:val="24"/>
          </w:rPr>
          <w:t xml:space="preserve"> </w:t>
        </w:r>
        <w:r w:rsidR="007F114C" w:rsidRPr="00703517">
          <w:rPr>
            <w:rFonts w:ascii="Times New Roman" w:hAnsi="Times New Roman" w:cs="Times New Roman"/>
            <w:sz w:val="24"/>
            <w:szCs w:val="24"/>
          </w:rPr>
          <w:t>C</w:t>
        </w:r>
        <w:r w:rsidR="007F114C">
          <w:rPr>
            <w:rFonts w:ascii="Times New Roman" w:hAnsi="Times New Roman" w:cs="Times New Roman"/>
            <w:sz w:val="24"/>
            <w:szCs w:val="24"/>
          </w:rPr>
          <w:t>elsius</w:t>
        </w:r>
        <w:r w:rsidR="007F114C" w:rsidRPr="00703517">
          <w:rPr>
            <w:rFonts w:ascii="Times New Roman" w:hAnsi="Times New Roman" w:cs="Times New Roman"/>
            <w:sz w:val="24"/>
            <w:szCs w:val="24"/>
          </w:rPr>
          <w:t xml:space="preserve"> over the 50-year </w:t>
        </w:r>
        <w:r w:rsidR="007F114C">
          <w:rPr>
            <w:rFonts w:ascii="Times New Roman" w:hAnsi="Times New Roman" w:cs="Times New Roman"/>
            <w:sz w:val="24"/>
            <w:szCs w:val="24"/>
          </w:rPr>
          <w:t xml:space="preserve">study </w:t>
        </w:r>
        <w:r w:rsidR="007F114C" w:rsidRPr="00703517">
          <w:rPr>
            <w:rFonts w:ascii="Times New Roman" w:hAnsi="Times New Roman" w:cs="Times New Roman"/>
            <w:sz w:val="24"/>
            <w:szCs w:val="24"/>
          </w:rPr>
          <w:t>period (Fig</w:t>
        </w:r>
        <w:r w:rsidR="007F114C">
          <w:rPr>
            <w:rFonts w:ascii="Times New Roman" w:hAnsi="Times New Roman" w:cs="Times New Roman"/>
            <w:sz w:val="24"/>
            <w:szCs w:val="24"/>
          </w:rPr>
          <w:t>ure</w:t>
        </w:r>
        <w:r w:rsidR="007F114C" w:rsidRPr="00703517">
          <w:rPr>
            <w:rFonts w:ascii="Times New Roman" w:hAnsi="Times New Roman" w:cs="Times New Roman"/>
            <w:sz w:val="24"/>
            <w:szCs w:val="24"/>
          </w:rPr>
          <w:t xml:space="preserve"> 1a)</w:t>
        </w:r>
        <w:r w:rsidR="007F114C">
          <w:rPr>
            <w:rFonts w:ascii="Times New Roman" w:hAnsi="Times New Roman" w:cs="Times New Roman"/>
            <w:sz w:val="24"/>
            <w:szCs w:val="24"/>
          </w:rPr>
          <w:t xml:space="preserve">. </w:t>
        </w:r>
      </w:moveTo>
      <w:moveToRangeStart w:id="510" w:author="Vaughn Shirey" w:date="2023-09-18T10:51:00Z" w:name="move145926688"/>
      <w:moveToRangeEnd w:id="508"/>
      <w:moveTo w:id="511" w:author="Vaughn Shirey" w:date="2023-09-18T10:51:00Z">
        <w:r w:rsidR="001010FD">
          <w:rPr>
            <w:rFonts w:ascii="Times New Roman" w:hAnsi="Times New Roman" w:cs="Times New Roman"/>
            <w:sz w:val="24"/>
            <w:szCs w:val="24"/>
          </w:rPr>
          <w:t>Trends in precipitation were generally more heterogenous but reflect, on average, increasing rainfall across the region.</w:t>
        </w:r>
      </w:moveTo>
      <w:moveToRangeEnd w:id="510"/>
      <w:ins w:id="512" w:author="Vaughn Shirey" w:date="2023-09-18T10:51:00Z">
        <w:r w:rsidR="00FD6AB1">
          <w:rPr>
            <w:rFonts w:ascii="Times New Roman" w:hAnsi="Times New Roman" w:cs="Times New Roman"/>
            <w:sz w:val="24"/>
            <w:szCs w:val="24"/>
          </w:rPr>
          <w:t xml:space="preserve"> </w:t>
        </w:r>
      </w:ins>
      <w:moveToRangeStart w:id="513" w:author="Vaughn Shirey" w:date="2023-09-18T11:12:00Z" w:name="move145927946"/>
      <w:moveTo w:id="514" w:author="Vaughn Shirey" w:date="2023-09-18T11:12:00Z">
        <w:r w:rsidR="003E04F7">
          <w:rPr>
            <w:rFonts w:ascii="Times New Roman" w:hAnsi="Times New Roman" w:cs="Times New Roman"/>
            <w:sz w:val="24"/>
            <w:szCs w:val="24"/>
          </w:rPr>
          <w:t>On</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 xml:space="preserve">average, </w:t>
        </w:r>
        <w:r w:rsidR="003E04F7" w:rsidRPr="00703517">
          <w:rPr>
            <w:rFonts w:ascii="Times New Roman" w:hAnsi="Times New Roman" w:cs="Times New Roman"/>
            <w:sz w:val="24"/>
            <w:szCs w:val="24"/>
          </w:rPr>
          <w:t>occupancy probability increased with increasing minimum temperature</w:t>
        </w:r>
        <w:r w:rsidR="003E04F7">
          <w:rPr>
            <w:rFonts w:ascii="Times New Roman" w:hAnsi="Times New Roman" w:cs="Times New Roman"/>
            <w:sz w:val="24"/>
            <w:szCs w:val="24"/>
          </w:rPr>
          <w:t>s</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for the majority</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of warm-adapted</w:t>
        </w:r>
        <w:r w:rsidR="003E04F7" w:rsidRPr="00703517">
          <w:rPr>
            <w:rFonts w:ascii="Times New Roman" w:hAnsi="Times New Roman" w:cs="Times New Roman"/>
            <w:sz w:val="24"/>
            <w:szCs w:val="24"/>
          </w:rPr>
          <w:t xml:space="preserve"> species (</w:t>
        </w:r>
        <w:r w:rsidR="003E04F7">
          <w:rPr>
            <w:rFonts w:ascii="Times New Roman" w:hAnsi="Times New Roman" w:cs="Times New Roman"/>
            <w:sz w:val="24"/>
            <w:szCs w:val="24"/>
          </w:rPr>
          <w:t xml:space="preserve">Figure </w:t>
        </w:r>
        <w:r w:rsidR="003E04F7" w:rsidRPr="00703517">
          <w:rPr>
            <w:rFonts w:ascii="Times New Roman" w:hAnsi="Times New Roman" w:cs="Times New Roman"/>
            <w:sz w:val="24"/>
            <w:szCs w:val="24"/>
          </w:rPr>
          <w:t>2</w:t>
        </w:r>
        <w:r w:rsidR="003E04F7">
          <w:rPr>
            <w:rFonts w:ascii="Times New Roman" w:hAnsi="Times New Roman" w:cs="Times New Roman"/>
            <w:sz w:val="24"/>
            <w:szCs w:val="24"/>
          </w:rPr>
          <w:t>, 3</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 xml:space="preserve"> </w:t>
        </w:r>
      </w:moveTo>
      <w:moveToRangeEnd w:id="513"/>
      <w:r w:rsidR="00CD35D1">
        <w:rPr>
          <w:rFonts w:ascii="Times New Roman" w:hAnsi="Times New Roman" w:cs="Times New Roman"/>
          <w:sz w:val="24"/>
          <w:szCs w:val="24"/>
        </w:rPr>
        <w:t>As expected, w</w:t>
      </w:r>
      <w:r w:rsidR="003E6D60">
        <w:rPr>
          <w:rFonts w:ascii="Times New Roman" w:hAnsi="Times New Roman" w:cs="Times New Roman"/>
          <w:sz w:val="24"/>
          <w:szCs w:val="24"/>
        </w:rPr>
        <w:t>arm-</w:t>
      </w:r>
      <w:r w:rsidR="0066457D">
        <w:rPr>
          <w:rFonts w:ascii="Times New Roman" w:hAnsi="Times New Roman" w:cs="Times New Roman"/>
          <w:sz w:val="24"/>
          <w:szCs w:val="24"/>
        </w:rPr>
        <w:t xml:space="preserve">adapted </w:t>
      </w:r>
      <w:r w:rsidR="003E6D60">
        <w:rPr>
          <w:rFonts w:ascii="Times New Roman" w:hAnsi="Times New Roman" w:cs="Times New Roman"/>
          <w:sz w:val="24"/>
          <w:szCs w:val="24"/>
        </w:rPr>
        <w:t>species showed the greatest positive response to increases in minimum temperature and cold-associated species showed acute declines in their response (</w:t>
      </w:r>
      <w:ins w:id="515" w:author="Vaughn Shirey [2]" w:date="2023-09-25T10:02:00Z">
        <w:r w:rsidR="00FB7641">
          <w:rPr>
            <w:rFonts w:ascii="Times New Roman" w:hAnsi="Times New Roman" w:cs="Times New Roman"/>
            <w:sz w:val="24"/>
            <w:szCs w:val="24"/>
          </w:rPr>
          <w:t xml:space="preserve">Table 1 and </w:t>
        </w:r>
      </w:ins>
      <w:r w:rsidR="003E6D60">
        <w:rPr>
          <w:rFonts w:ascii="Times New Roman" w:hAnsi="Times New Roman" w:cs="Times New Roman"/>
          <w:sz w:val="24"/>
          <w:szCs w:val="24"/>
        </w:rPr>
        <w:t>Figure 2)</w:t>
      </w:r>
      <w:ins w:id="516" w:author="Vaughn Shirey" w:date="2023-09-18T11:13:00Z">
        <w:r w:rsidR="000B615F">
          <w:rPr>
            <w:rFonts w:ascii="Times New Roman" w:hAnsi="Times New Roman" w:cs="Times New Roman"/>
            <w:sz w:val="24"/>
            <w:szCs w:val="24"/>
          </w:rPr>
          <w:t>.</w:t>
        </w:r>
      </w:ins>
      <w:ins w:id="517" w:author="Vaughn Shirey [2]" w:date="2023-09-25T10:02:00Z">
        <w:r w:rsidR="00F66D9A">
          <w:rPr>
            <w:rFonts w:ascii="Times New Roman" w:hAnsi="Times New Roman" w:cs="Times New Roman"/>
            <w:sz w:val="24"/>
            <w:szCs w:val="24"/>
          </w:rPr>
          <w:t xml:space="preserve"> A full account of </w:t>
        </w:r>
      </w:ins>
      <w:ins w:id="518" w:author="Vaughn Shirey [2]" w:date="2023-09-25T10:03:00Z">
        <w:r w:rsidR="00687590">
          <w:rPr>
            <w:rFonts w:ascii="Times New Roman" w:hAnsi="Times New Roman" w:cs="Times New Roman"/>
            <w:sz w:val="24"/>
            <w:szCs w:val="24"/>
          </w:rPr>
          <w:t xml:space="preserve">climatic </w:t>
        </w:r>
      </w:ins>
      <w:ins w:id="519" w:author="Vaughn Shirey [2]" w:date="2023-09-25T10:02:00Z">
        <w:r w:rsidR="00F66D9A">
          <w:rPr>
            <w:rFonts w:ascii="Times New Roman" w:hAnsi="Times New Roman" w:cs="Times New Roman"/>
            <w:sz w:val="24"/>
            <w:szCs w:val="24"/>
          </w:rPr>
          <w:t>paramet</w:t>
        </w:r>
      </w:ins>
      <w:ins w:id="520" w:author="Vaughn Shirey [2]" w:date="2023-09-25T10:03:00Z">
        <w:r w:rsidR="00F66D9A">
          <w:rPr>
            <w:rFonts w:ascii="Times New Roman" w:hAnsi="Times New Roman" w:cs="Times New Roman"/>
            <w:sz w:val="24"/>
            <w:szCs w:val="24"/>
          </w:rPr>
          <w:t>er estimates from our models at the species-level can be found in Supplemental Table S1.</w:t>
        </w:r>
      </w:ins>
      <w:ins w:id="521" w:author="Vaughn Shirey" w:date="2023-09-18T11:13:00Z">
        <w:r w:rsidR="000B615F">
          <w:rPr>
            <w:rFonts w:ascii="Times New Roman" w:hAnsi="Times New Roman" w:cs="Times New Roman"/>
            <w:sz w:val="24"/>
            <w:szCs w:val="24"/>
          </w:rPr>
          <w:t xml:space="preserve"> </w:t>
        </w:r>
        <w:del w:id="522" w:author="Vaughn Shirey [2]" w:date="2023-09-25T10:02:00Z">
          <w:r w:rsidR="00AC0043" w:rsidDel="00FB7641">
            <w:rPr>
              <w:rFonts w:ascii="Times New Roman" w:hAnsi="Times New Roman" w:cs="Times New Roman"/>
              <w:sz w:val="24"/>
              <w:szCs w:val="24"/>
            </w:rPr>
            <w:delText>___</w:delText>
          </w:r>
        </w:del>
        <w:r w:rsidR="00AC0043">
          <w:rPr>
            <w:rFonts w:ascii="Times New Roman" w:hAnsi="Times New Roman" w:cs="Times New Roman"/>
            <w:sz w:val="24"/>
            <w:szCs w:val="24"/>
          </w:rPr>
          <w:t xml:space="preserve">. </w:t>
        </w:r>
      </w:ins>
      <w:del w:id="523" w:author="Vaughn Shirey" w:date="2023-09-18T11:13:00Z">
        <w:r w:rsidR="003E6D60" w:rsidDel="000B615F">
          <w:rPr>
            <w:rFonts w:ascii="Times New Roman" w:hAnsi="Times New Roman" w:cs="Times New Roman"/>
            <w:sz w:val="24"/>
            <w:szCs w:val="24"/>
          </w:rPr>
          <w:delText xml:space="preserve">; however, modeled results also showed </w:delText>
        </w:r>
        <w:r w:rsidR="0066457D" w:rsidDel="000B615F">
          <w:rPr>
            <w:rFonts w:ascii="Times New Roman" w:hAnsi="Times New Roman" w:cs="Times New Roman"/>
            <w:sz w:val="24"/>
            <w:szCs w:val="24"/>
          </w:rPr>
          <w:delText xml:space="preserve">an </w:delText>
        </w:r>
        <w:r w:rsidR="003E6D60" w:rsidDel="000B615F">
          <w:rPr>
            <w:rFonts w:ascii="Times New Roman" w:hAnsi="Times New Roman" w:cs="Times New Roman"/>
            <w:sz w:val="24"/>
            <w:szCs w:val="24"/>
          </w:rPr>
          <w:delText xml:space="preserve">unexpected reversal in response for cold-associated species </w:delText>
        </w:r>
        <w:r w:rsidR="007A031C" w:rsidDel="000B615F">
          <w:rPr>
            <w:rFonts w:ascii="Times New Roman" w:hAnsi="Times New Roman" w:cs="Times New Roman"/>
            <w:sz w:val="24"/>
            <w:szCs w:val="24"/>
          </w:rPr>
          <w:delText>at the highest range of observed temperature increases</w:delText>
        </w:r>
        <w:r w:rsidR="003E6D60" w:rsidDel="000B615F">
          <w:rPr>
            <w:rFonts w:ascii="Times New Roman" w:hAnsi="Times New Roman" w:cs="Times New Roman"/>
            <w:sz w:val="24"/>
            <w:szCs w:val="24"/>
          </w:rPr>
          <w:delText>, although confidence was much lower for that response</w:delText>
        </w:r>
        <w:r w:rsidR="007A031C" w:rsidDel="000B615F">
          <w:rPr>
            <w:rFonts w:ascii="Times New Roman" w:hAnsi="Times New Roman" w:cs="Times New Roman"/>
            <w:sz w:val="24"/>
            <w:szCs w:val="24"/>
          </w:rPr>
          <w:delText xml:space="preserve"> (Figure 2)</w:delText>
        </w:r>
        <w:r w:rsidR="003E6D60" w:rsidDel="000B615F">
          <w:rPr>
            <w:rFonts w:ascii="Times New Roman" w:hAnsi="Times New Roman" w:cs="Times New Roman"/>
            <w:sz w:val="24"/>
            <w:szCs w:val="24"/>
          </w:rPr>
          <w:delText xml:space="preserve">. </w:delText>
        </w:r>
      </w:del>
    </w:p>
    <w:p w14:paraId="39A97392" w14:textId="55B99DB4" w:rsidR="00F21671" w:rsidRPr="00703517" w:rsidRDefault="007A031C">
      <w:pPr>
        <w:spacing w:line="480" w:lineRule="auto"/>
        <w:ind w:firstLine="720"/>
        <w:jc w:val="both"/>
        <w:rPr>
          <w:rFonts w:ascii="Times New Roman" w:hAnsi="Times New Roman" w:cs="Times New Roman"/>
          <w:sz w:val="24"/>
          <w:szCs w:val="24"/>
        </w:rPr>
        <w:pPrChange w:id="524" w:author="Vaughn Shirey" w:date="2023-09-18T11:19:00Z">
          <w:pPr>
            <w:spacing w:line="480" w:lineRule="auto"/>
            <w:jc w:val="both"/>
          </w:pPr>
        </w:pPrChange>
      </w:pPr>
      <w:r>
        <w:rPr>
          <w:rFonts w:ascii="Times New Roman" w:hAnsi="Times New Roman" w:cs="Times New Roman"/>
          <w:sz w:val="24"/>
          <w:szCs w:val="24"/>
        </w:rPr>
        <w:t>When examined on a per-species basis (Figure 3)</w:t>
      </w:r>
      <w:r w:rsidR="00341DE7" w:rsidRPr="00703517">
        <w:rPr>
          <w:rFonts w:ascii="Times New Roman" w:hAnsi="Times New Roman" w:cs="Times New Roman"/>
          <w:sz w:val="24"/>
          <w:szCs w:val="24"/>
        </w:rPr>
        <w:t>, several cold-adapted species exhibit average occupancy declines across their modeled ranges</w:t>
      </w:r>
      <w:r>
        <w:rPr>
          <w:rFonts w:ascii="Times New Roman" w:hAnsi="Times New Roman" w:cs="Times New Roman"/>
          <w:sz w:val="24"/>
          <w:szCs w:val="24"/>
        </w:rPr>
        <w:t>,</w:t>
      </w:r>
      <w:r w:rsidR="00341DE7" w:rsidRPr="00703517">
        <w:rPr>
          <w:rFonts w:ascii="Times New Roman" w:hAnsi="Times New Roman" w:cs="Times New Roman"/>
          <w:sz w:val="24"/>
          <w:szCs w:val="24"/>
        </w:rPr>
        <w:t xml:space="preserve"> including </w:t>
      </w:r>
      <w:proofErr w:type="spellStart"/>
      <w:r w:rsidR="00341DE7" w:rsidRPr="00703517">
        <w:rPr>
          <w:rFonts w:ascii="Times New Roman" w:hAnsi="Times New Roman" w:cs="Times New Roman"/>
          <w:i/>
          <w:sz w:val="24"/>
          <w:szCs w:val="24"/>
        </w:rPr>
        <w:t>Boloria</w:t>
      </w:r>
      <w:proofErr w:type="spellEnd"/>
      <w:r w:rsidR="00341DE7" w:rsidRPr="00703517">
        <w:rPr>
          <w:rFonts w:ascii="Times New Roman" w:hAnsi="Times New Roman" w:cs="Times New Roman"/>
          <w:i/>
          <w:sz w:val="24"/>
          <w:szCs w:val="24"/>
        </w:rPr>
        <w:t xml:space="preserve"> </w:t>
      </w:r>
      <w:proofErr w:type="spellStart"/>
      <w:r w:rsidR="00341DE7" w:rsidRPr="00703517">
        <w:rPr>
          <w:rFonts w:ascii="Times New Roman" w:hAnsi="Times New Roman" w:cs="Times New Roman"/>
          <w:i/>
          <w:sz w:val="24"/>
          <w:szCs w:val="24"/>
        </w:rPr>
        <w:t>freija</w:t>
      </w:r>
      <w:proofErr w:type="spellEnd"/>
      <w:r w:rsidR="00341DE7" w:rsidRPr="00703517">
        <w:rPr>
          <w:rFonts w:ascii="Times New Roman" w:hAnsi="Times New Roman" w:cs="Times New Roman"/>
          <w:i/>
          <w:sz w:val="24"/>
          <w:szCs w:val="24"/>
        </w:rPr>
        <w:t xml:space="preserve"> </w:t>
      </w:r>
      <w:r w:rsidR="00341DE7"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00341DE7" w:rsidRPr="00703517">
        <w:rPr>
          <w:rFonts w:ascii="Times New Roman" w:hAnsi="Times New Roman" w:cs="Times New Roman"/>
          <w:sz w:val="24"/>
          <w:szCs w:val="24"/>
        </w:rPr>
        <w:t xml:space="preserve"> in mid-latitude sites), </w:t>
      </w:r>
      <w:r w:rsidR="00341DE7" w:rsidRPr="00703517">
        <w:rPr>
          <w:rFonts w:ascii="Times New Roman" w:hAnsi="Times New Roman" w:cs="Times New Roman"/>
          <w:i/>
          <w:sz w:val="24"/>
          <w:szCs w:val="24"/>
        </w:rPr>
        <w:t xml:space="preserve">B. </w:t>
      </w:r>
      <w:proofErr w:type="spellStart"/>
      <w:r w:rsidR="00341DE7" w:rsidRPr="00703517">
        <w:rPr>
          <w:rFonts w:ascii="Times New Roman" w:hAnsi="Times New Roman" w:cs="Times New Roman"/>
          <w:i/>
          <w:sz w:val="24"/>
          <w:szCs w:val="24"/>
        </w:rPr>
        <w:t>chariclea</w:t>
      </w:r>
      <w:proofErr w:type="spellEnd"/>
      <w:r w:rsidR="00341DE7" w:rsidRPr="00703517">
        <w:rPr>
          <w:rFonts w:ascii="Times New Roman" w:hAnsi="Times New Roman" w:cs="Times New Roman"/>
          <w:i/>
          <w:sz w:val="24"/>
          <w:szCs w:val="24"/>
        </w:rPr>
        <w:t xml:space="preserve"> </w:t>
      </w:r>
      <w:r w:rsidR="00341DE7"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00341DE7" w:rsidRPr="00703517">
        <w:rPr>
          <w:rFonts w:ascii="Times New Roman" w:hAnsi="Times New Roman" w:cs="Times New Roman"/>
          <w:sz w:val="24"/>
          <w:szCs w:val="24"/>
        </w:rPr>
        <w:t xml:space="preserve"> in mid-latitude sites), </w:t>
      </w:r>
      <w:proofErr w:type="spellStart"/>
      <w:r w:rsidR="00341DE7" w:rsidRPr="00703517">
        <w:rPr>
          <w:rFonts w:ascii="Times New Roman" w:hAnsi="Times New Roman" w:cs="Times New Roman"/>
          <w:i/>
          <w:sz w:val="24"/>
          <w:szCs w:val="24"/>
        </w:rPr>
        <w:t>Boloria</w:t>
      </w:r>
      <w:proofErr w:type="spellEnd"/>
      <w:r w:rsidR="00341DE7" w:rsidRPr="00703517">
        <w:rPr>
          <w:rFonts w:ascii="Times New Roman" w:hAnsi="Times New Roman" w:cs="Times New Roman"/>
          <w:i/>
          <w:sz w:val="24"/>
          <w:szCs w:val="24"/>
        </w:rPr>
        <w:t xml:space="preserve"> </w:t>
      </w:r>
      <w:proofErr w:type="spellStart"/>
      <w:r w:rsidR="00341DE7" w:rsidRPr="00703517">
        <w:rPr>
          <w:rFonts w:ascii="Times New Roman" w:hAnsi="Times New Roman" w:cs="Times New Roman"/>
          <w:i/>
          <w:sz w:val="24"/>
          <w:szCs w:val="24"/>
        </w:rPr>
        <w:t>eunomia</w:t>
      </w:r>
      <w:proofErr w:type="spellEnd"/>
      <w:r w:rsidR="00341DE7"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00341DE7" w:rsidRPr="00703517">
        <w:rPr>
          <w:rFonts w:ascii="Times New Roman" w:hAnsi="Times New Roman" w:cs="Times New Roman"/>
          <w:sz w:val="24"/>
          <w:szCs w:val="24"/>
        </w:rPr>
        <w:t xml:space="preserve"> in mid-latitude sites), and </w:t>
      </w:r>
      <w:proofErr w:type="spellStart"/>
      <w:r w:rsidR="00341DE7" w:rsidRPr="00703517">
        <w:rPr>
          <w:rFonts w:ascii="Times New Roman" w:hAnsi="Times New Roman" w:cs="Times New Roman"/>
          <w:i/>
          <w:sz w:val="24"/>
          <w:szCs w:val="24"/>
        </w:rPr>
        <w:t>Agriades</w:t>
      </w:r>
      <w:proofErr w:type="spellEnd"/>
      <w:r w:rsidR="00341DE7" w:rsidRPr="00703517">
        <w:rPr>
          <w:rFonts w:ascii="Times New Roman" w:hAnsi="Times New Roman" w:cs="Times New Roman"/>
          <w:i/>
          <w:sz w:val="24"/>
          <w:szCs w:val="24"/>
        </w:rPr>
        <w:t xml:space="preserve"> </w:t>
      </w:r>
      <w:proofErr w:type="spellStart"/>
      <w:r w:rsidR="00341DE7" w:rsidRPr="00703517">
        <w:rPr>
          <w:rFonts w:ascii="Times New Roman" w:hAnsi="Times New Roman" w:cs="Times New Roman"/>
          <w:i/>
          <w:sz w:val="24"/>
          <w:szCs w:val="24"/>
        </w:rPr>
        <w:t>glandon</w:t>
      </w:r>
      <w:proofErr w:type="spellEnd"/>
      <w:r w:rsidR="00341DE7" w:rsidRPr="00703517">
        <w:rPr>
          <w:rFonts w:ascii="Times New Roman" w:hAnsi="Times New Roman" w:cs="Times New Roman"/>
          <w:i/>
          <w:sz w:val="24"/>
          <w:szCs w:val="24"/>
        </w:rPr>
        <w:t xml:space="preserve"> </w:t>
      </w:r>
      <w:r w:rsidR="00341DE7"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00341DE7" w:rsidRPr="00703517">
        <w:rPr>
          <w:rFonts w:ascii="Times New Roman" w:hAnsi="Times New Roman" w:cs="Times New Roman"/>
          <w:sz w:val="24"/>
          <w:szCs w:val="24"/>
        </w:rPr>
        <w:t xml:space="preserve"> in mid-latitude sites). In contrast, warm-adapted</w:t>
      </w:r>
      <w:ins w:id="525" w:author="Vaughn Shirey" w:date="2023-09-18T11:00:00Z">
        <w:r w:rsidR="005C6DD1">
          <w:rPr>
            <w:rFonts w:ascii="Times New Roman" w:hAnsi="Times New Roman" w:cs="Times New Roman"/>
            <w:sz w:val="24"/>
            <w:szCs w:val="24"/>
          </w:rPr>
          <w:t xml:space="preserve"> and </w:t>
        </w:r>
      </w:ins>
      <w:del w:id="526" w:author="Vaughn Shirey" w:date="2023-09-18T11:00:00Z">
        <w:r w:rsidR="00341DE7" w:rsidRPr="00703517" w:rsidDel="005C6DD1">
          <w:rPr>
            <w:rFonts w:ascii="Times New Roman" w:hAnsi="Times New Roman" w:cs="Times New Roman"/>
            <w:sz w:val="24"/>
            <w:szCs w:val="24"/>
          </w:rPr>
          <w:delText>/</w:delText>
        </w:r>
      </w:del>
      <w:r w:rsidR="00341DE7" w:rsidRPr="00703517">
        <w:rPr>
          <w:rFonts w:ascii="Times New Roman" w:hAnsi="Times New Roman" w:cs="Times New Roman"/>
          <w:sz w:val="24"/>
          <w:szCs w:val="24"/>
        </w:rPr>
        <w:t xml:space="preserve">southern species exhibited </w:t>
      </w:r>
      <w:r>
        <w:rPr>
          <w:rFonts w:ascii="Times New Roman" w:hAnsi="Times New Roman" w:cs="Times New Roman"/>
          <w:sz w:val="24"/>
          <w:szCs w:val="24"/>
        </w:rPr>
        <w:t xml:space="preserve">relative </w:t>
      </w:r>
      <w:r w:rsidR="00341DE7" w:rsidRPr="00703517">
        <w:rPr>
          <w:rFonts w:ascii="Times New Roman" w:hAnsi="Times New Roman" w:cs="Times New Roman"/>
          <w:sz w:val="24"/>
          <w:szCs w:val="24"/>
        </w:rPr>
        <w:t>occupancy</w:t>
      </w:r>
      <w:r w:rsidR="00CF7784">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00341DE7"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00341DE7" w:rsidRPr="00703517">
        <w:rPr>
          <w:rFonts w:ascii="Times New Roman" w:hAnsi="Times New Roman" w:cs="Times New Roman"/>
          <w:sz w:val="24"/>
          <w:szCs w:val="24"/>
        </w:rPr>
        <w:t xml:space="preserve">). For example, the species, </w:t>
      </w:r>
      <w:r w:rsidR="00341DE7" w:rsidRPr="00703517">
        <w:rPr>
          <w:rFonts w:ascii="Times New Roman" w:hAnsi="Times New Roman" w:cs="Times New Roman"/>
          <w:i/>
          <w:sz w:val="24"/>
          <w:szCs w:val="24"/>
        </w:rPr>
        <w:lastRenderedPageBreak/>
        <w:t xml:space="preserve">Pieris </w:t>
      </w:r>
      <w:proofErr w:type="spellStart"/>
      <w:r w:rsidR="00341DE7" w:rsidRPr="00703517">
        <w:rPr>
          <w:rFonts w:ascii="Times New Roman" w:hAnsi="Times New Roman" w:cs="Times New Roman"/>
          <w:i/>
          <w:sz w:val="24"/>
          <w:szCs w:val="24"/>
        </w:rPr>
        <w:t>rapae</w:t>
      </w:r>
      <w:proofErr w:type="spellEnd"/>
      <w:r w:rsidR="00341DE7" w:rsidRPr="00703517">
        <w:rPr>
          <w:rFonts w:ascii="Times New Roman" w:hAnsi="Times New Roman" w:cs="Times New Roman"/>
          <w:i/>
          <w:sz w:val="24"/>
          <w:szCs w:val="24"/>
        </w:rPr>
        <w:t xml:space="preserve"> </w:t>
      </w:r>
      <w:r w:rsidR="00341DE7"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proofErr w:type="spellStart"/>
      <w:r w:rsidR="00A2564E" w:rsidRPr="00703517">
        <w:rPr>
          <w:rFonts w:ascii="Times New Roman" w:hAnsi="Times New Roman" w:cs="Times New Roman"/>
          <w:i/>
          <w:iCs/>
          <w:sz w:val="24"/>
          <w:szCs w:val="24"/>
        </w:rPr>
        <w:t>Pterourus</w:t>
      </w:r>
      <w:proofErr w:type="spellEnd"/>
      <w:r w:rsidR="00A2564E" w:rsidRPr="00703517">
        <w:rPr>
          <w:rFonts w:ascii="Times New Roman" w:hAnsi="Times New Roman" w:cs="Times New Roman"/>
          <w:i/>
          <w:iCs/>
          <w:sz w:val="24"/>
          <w:szCs w:val="24"/>
        </w:rPr>
        <w:t xml:space="preserve"> </w:t>
      </w:r>
      <w:proofErr w:type="spellStart"/>
      <w:r w:rsidR="00A2564E" w:rsidRPr="00703517">
        <w:rPr>
          <w:rFonts w:ascii="Times New Roman" w:hAnsi="Times New Roman" w:cs="Times New Roman"/>
          <w:i/>
          <w:iCs/>
          <w:sz w:val="24"/>
          <w:szCs w:val="24"/>
        </w:rPr>
        <w:t>rutulus</w:t>
      </w:r>
      <w:proofErr w:type="spellEnd"/>
      <w:r w:rsidR="00A2564E" w:rsidRPr="00703517">
        <w:rPr>
          <w:rFonts w:ascii="Times New Roman" w:hAnsi="Times New Roman" w:cs="Times New Roman"/>
          <w:i/>
          <w:iCs/>
          <w:sz w:val="24"/>
          <w:szCs w:val="24"/>
        </w:rPr>
        <w:t xml:space="preserve"> </w:t>
      </w:r>
      <w:r w:rsidR="00A2564E" w:rsidRPr="00703517">
        <w:rPr>
          <w:rFonts w:ascii="Times New Roman" w:hAnsi="Times New Roman" w:cs="Times New Roman"/>
          <w:sz w:val="24"/>
          <w:szCs w:val="24"/>
        </w:rPr>
        <w:t>(PTERUT)</w:t>
      </w:r>
      <w:r w:rsidR="00341DE7" w:rsidRPr="00703517">
        <w:rPr>
          <w:rFonts w:ascii="Times New Roman" w:hAnsi="Times New Roman" w:cs="Times New Roman"/>
          <w:sz w:val="24"/>
          <w:szCs w:val="24"/>
        </w:rPr>
        <w:t xml:space="preserve"> and </w:t>
      </w:r>
      <w:proofErr w:type="spellStart"/>
      <w:r w:rsidR="00341DE7" w:rsidRPr="00703517">
        <w:rPr>
          <w:rFonts w:ascii="Times New Roman" w:hAnsi="Times New Roman" w:cs="Times New Roman"/>
          <w:i/>
          <w:sz w:val="24"/>
          <w:szCs w:val="24"/>
        </w:rPr>
        <w:t>Cercyonis</w:t>
      </w:r>
      <w:proofErr w:type="spellEnd"/>
      <w:r w:rsidR="00341DE7" w:rsidRPr="00703517">
        <w:rPr>
          <w:rFonts w:ascii="Times New Roman" w:hAnsi="Times New Roman" w:cs="Times New Roman"/>
          <w:i/>
          <w:sz w:val="24"/>
          <w:szCs w:val="24"/>
        </w:rPr>
        <w:t xml:space="preserve"> </w:t>
      </w:r>
      <w:proofErr w:type="spellStart"/>
      <w:r w:rsidR="00341DE7" w:rsidRPr="00703517">
        <w:rPr>
          <w:rFonts w:ascii="Times New Roman" w:hAnsi="Times New Roman" w:cs="Times New Roman"/>
          <w:i/>
          <w:sz w:val="24"/>
          <w:szCs w:val="24"/>
        </w:rPr>
        <w:t>pegala</w:t>
      </w:r>
      <w:proofErr w:type="spellEnd"/>
      <w:r w:rsidR="00341DE7"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w:t>
      </w:r>
      <w:r w:rsidR="000F02AB">
        <w:rPr>
          <w:rFonts w:ascii="Times New Roman" w:hAnsi="Times New Roman" w:cs="Times New Roman"/>
          <w:sz w:val="24"/>
          <w:szCs w:val="24"/>
        </w:rPr>
        <w:t>r</w:t>
      </w:r>
      <w:r>
        <w:rPr>
          <w:rFonts w:ascii="Times New Roman" w:hAnsi="Times New Roman" w:cs="Times New Roman"/>
          <w:sz w:val="24"/>
          <w:szCs w:val="24"/>
        </w:rPr>
        <w:t xml:space="preserve"> </w:t>
      </w:r>
      <w:r w:rsidR="00341DE7" w:rsidRPr="00703517">
        <w:rPr>
          <w:rFonts w:ascii="Times New Roman" w:hAnsi="Times New Roman" w:cs="Times New Roman"/>
          <w:sz w:val="24"/>
          <w:szCs w:val="24"/>
        </w:rPr>
        <w:t>relatively stable compared to 1970</w:t>
      </w:r>
      <w:r>
        <w:rPr>
          <w:rFonts w:ascii="Times New Roman" w:hAnsi="Times New Roman" w:cs="Times New Roman"/>
          <w:sz w:val="24"/>
          <w:szCs w:val="24"/>
        </w:rPr>
        <w:t xml:space="preserve"> occupancy level</w:t>
      </w:r>
      <w:r w:rsidR="00341DE7" w:rsidRPr="00703517">
        <w:rPr>
          <w:rFonts w:ascii="Times New Roman" w:hAnsi="Times New Roman" w:cs="Times New Roman"/>
          <w:sz w:val="24"/>
          <w:szCs w:val="24"/>
        </w:rPr>
        <w:t xml:space="preserve">s include </w:t>
      </w:r>
      <w:proofErr w:type="spellStart"/>
      <w:r w:rsidR="00341DE7" w:rsidRPr="00703517">
        <w:rPr>
          <w:rFonts w:ascii="Times New Roman" w:hAnsi="Times New Roman" w:cs="Times New Roman"/>
          <w:i/>
          <w:sz w:val="24"/>
          <w:szCs w:val="24"/>
        </w:rPr>
        <w:t>Coenonympha</w:t>
      </w:r>
      <w:proofErr w:type="spellEnd"/>
      <w:r w:rsidR="00341DE7" w:rsidRPr="00703517">
        <w:rPr>
          <w:rFonts w:ascii="Times New Roman" w:hAnsi="Times New Roman" w:cs="Times New Roman"/>
          <w:i/>
          <w:sz w:val="24"/>
          <w:szCs w:val="24"/>
        </w:rPr>
        <w:t xml:space="preserve"> </w:t>
      </w:r>
      <w:proofErr w:type="spellStart"/>
      <w:r w:rsidR="00341DE7" w:rsidRPr="00703517">
        <w:rPr>
          <w:rFonts w:ascii="Times New Roman" w:hAnsi="Times New Roman" w:cs="Times New Roman"/>
          <w:i/>
          <w:sz w:val="24"/>
          <w:szCs w:val="24"/>
        </w:rPr>
        <w:t>tullia</w:t>
      </w:r>
      <w:proofErr w:type="spellEnd"/>
      <w:r w:rsidR="00341DE7" w:rsidRPr="00703517">
        <w:rPr>
          <w:rFonts w:ascii="Times New Roman" w:hAnsi="Times New Roman" w:cs="Times New Roman"/>
          <w:i/>
          <w:sz w:val="24"/>
          <w:szCs w:val="24"/>
        </w:rPr>
        <w:t xml:space="preserve"> </w:t>
      </w:r>
      <w:r w:rsidR="00341DE7" w:rsidRPr="00703517">
        <w:rPr>
          <w:rFonts w:ascii="Times New Roman" w:hAnsi="Times New Roman" w:cs="Times New Roman"/>
          <w:sz w:val="24"/>
          <w:szCs w:val="24"/>
        </w:rPr>
        <w:t xml:space="preserve">(COETUL) and </w:t>
      </w:r>
      <w:proofErr w:type="spellStart"/>
      <w:r w:rsidR="00341DE7" w:rsidRPr="00703517">
        <w:rPr>
          <w:rFonts w:ascii="Times New Roman" w:hAnsi="Times New Roman" w:cs="Times New Roman"/>
          <w:i/>
          <w:sz w:val="24"/>
          <w:szCs w:val="24"/>
        </w:rPr>
        <w:t>Glaucopsyche</w:t>
      </w:r>
      <w:proofErr w:type="spellEnd"/>
      <w:r w:rsidR="00341DE7" w:rsidRPr="00703517">
        <w:rPr>
          <w:rFonts w:ascii="Times New Roman" w:hAnsi="Times New Roman" w:cs="Times New Roman"/>
          <w:i/>
          <w:sz w:val="24"/>
          <w:szCs w:val="24"/>
        </w:rPr>
        <w:t xml:space="preserve"> </w:t>
      </w:r>
      <w:proofErr w:type="spellStart"/>
      <w:r w:rsidR="00341DE7" w:rsidRPr="00703517">
        <w:rPr>
          <w:rFonts w:ascii="Times New Roman" w:hAnsi="Times New Roman" w:cs="Times New Roman"/>
          <w:i/>
          <w:sz w:val="24"/>
          <w:szCs w:val="24"/>
        </w:rPr>
        <w:t>lygdamus</w:t>
      </w:r>
      <w:proofErr w:type="spellEnd"/>
      <w:r w:rsidR="00341DE7" w:rsidRPr="00703517">
        <w:rPr>
          <w:rFonts w:ascii="Times New Roman" w:hAnsi="Times New Roman" w:cs="Times New Roman"/>
          <w:i/>
          <w:sz w:val="24"/>
          <w:szCs w:val="24"/>
        </w:rPr>
        <w:t xml:space="preserve"> </w:t>
      </w:r>
      <w:r w:rsidR="00341DE7" w:rsidRPr="00703517">
        <w:rPr>
          <w:rFonts w:ascii="Times New Roman" w:hAnsi="Times New Roman" w:cs="Times New Roman"/>
          <w:sz w:val="24"/>
          <w:szCs w:val="24"/>
        </w:rPr>
        <w:t xml:space="preserve">(GLALYG). </w:t>
      </w:r>
      <w:ins w:id="527" w:author="Vaughn Shirey [2]" w:date="2023-09-25T10:03:00Z">
        <w:r w:rsidR="00913A27">
          <w:rPr>
            <w:rFonts w:ascii="Times New Roman" w:hAnsi="Times New Roman" w:cs="Times New Roman"/>
            <w:sz w:val="24"/>
            <w:szCs w:val="24"/>
          </w:rPr>
          <w:t>A full account of occupancy trends per species can be found in Supplemental Table S2.</w:t>
        </w:r>
      </w:ins>
    </w:p>
    <w:p w14:paraId="34C383E7" w14:textId="72B63228"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w:t>
      </w:r>
      <w:del w:id="528" w:author="Vaughn Shirey" w:date="2023-09-18T11:19:00Z">
        <w:r w:rsidRPr="00703517" w:rsidDel="00872522">
          <w:rPr>
            <w:rFonts w:ascii="Times New Roman" w:hAnsi="Times New Roman" w:cs="Times New Roman"/>
            <w:sz w:val="24"/>
            <w:szCs w:val="24"/>
          </w:rPr>
          <w:delText>In sum</w:delText>
        </w:r>
        <w:r w:rsidR="00370FC7" w:rsidRPr="00703517" w:rsidDel="00872522">
          <w:rPr>
            <w:rFonts w:ascii="Times New Roman" w:hAnsi="Times New Roman" w:cs="Times New Roman"/>
            <w:sz w:val="24"/>
            <w:szCs w:val="24"/>
          </w:rPr>
          <w:delText>,</w:delText>
        </w:r>
      </w:del>
      <w:ins w:id="529" w:author="Vaughn Shirey" w:date="2023-09-18T11:19:00Z">
        <w:r w:rsidR="00872522">
          <w:rPr>
            <w:rFonts w:ascii="Times New Roman" w:hAnsi="Times New Roman" w:cs="Times New Roman"/>
            <w:sz w:val="24"/>
            <w:szCs w:val="24"/>
          </w:rPr>
          <w:t>With respect to geographic sub-range,</w:t>
        </w:r>
      </w:ins>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7A031C">
        <w:rPr>
          <w:rFonts w:ascii="Times New Roman" w:hAnsi="Times New Roman" w:cs="Times New Roman"/>
          <w:sz w:val="24"/>
          <w:szCs w:val="24"/>
        </w:rPr>
        <w:t>Figure 3</w:t>
      </w:r>
      <w:r w:rsidRPr="00703517">
        <w:rPr>
          <w:rFonts w:ascii="Times New Roman" w:hAnsi="Times New Roman" w:cs="Times New Roman"/>
          <w:sz w:val="24"/>
          <w:szCs w:val="24"/>
        </w:rPr>
        <w:t>)</w:t>
      </w:r>
      <w:ins w:id="530" w:author="Vaughn Shirey" w:date="2023-09-18T11:19:00Z">
        <w:r w:rsidR="00BB7806">
          <w:rPr>
            <w:rFonts w:ascii="Times New Roman" w:hAnsi="Times New Roman" w:cs="Times New Roman"/>
            <w:sz w:val="24"/>
            <w:szCs w:val="24"/>
          </w:rPr>
          <w:t>.</w:t>
        </w:r>
      </w:ins>
      <w:r w:rsidR="007A031C">
        <w:rPr>
          <w:rFonts w:ascii="Times New Roman" w:hAnsi="Times New Roman" w:cs="Times New Roman"/>
          <w:sz w:val="24"/>
          <w:szCs w:val="24"/>
        </w:rPr>
        <w:t xml:space="preserve"> </w:t>
      </w:r>
      <w:del w:id="531" w:author="Vaughn Shirey" w:date="2023-09-18T11:19:00Z">
        <w:r w:rsidR="007A031C" w:rsidDel="00BB7806">
          <w:rPr>
            <w:rFonts w:ascii="Times New Roman" w:hAnsi="Times New Roman" w:cs="Times New Roman"/>
            <w:sz w:val="24"/>
            <w:szCs w:val="24"/>
          </w:rPr>
          <w:delText>but those</w:delText>
        </w:r>
        <w:r w:rsidR="000D09F4" w:rsidDel="00BB7806">
          <w:rPr>
            <w:rFonts w:ascii="Times New Roman" w:hAnsi="Times New Roman" w:cs="Times New Roman"/>
            <w:sz w:val="24"/>
            <w:szCs w:val="24"/>
          </w:rPr>
          <w:delText xml:space="preserve"> for</w:delText>
        </w:r>
      </w:del>
      <w:ins w:id="532" w:author="Robert Guralnick" w:date="2023-09-29T10:28:00Z">
        <w:r w:rsidR="00221B1A">
          <w:rPr>
            <w:rFonts w:ascii="Times New Roman" w:hAnsi="Times New Roman" w:cs="Times New Roman"/>
            <w:sz w:val="24"/>
            <w:szCs w:val="24"/>
          </w:rPr>
          <w:t>However, t</w:t>
        </w:r>
      </w:ins>
      <w:ins w:id="533" w:author="Vaughn Shirey" w:date="2023-09-18T11:19:00Z">
        <w:del w:id="534" w:author="Robert Guralnick" w:date="2023-09-29T10:28:00Z">
          <w:r w:rsidR="00BB7806" w:rsidDel="00221B1A">
            <w:rPr>
              <w:rFonts w:ascii="Times New Roman" w:hAnsi="Times New Roman" w:cs="Times New Roman"/>
              <w:sz w:val="24"/>
              <w:szCs w:val="24"/>
            </w:rPr>
            <w:delText>T</w:delText>
          </w:r>
        </w:del>
        <w:r w:rsidR="00BB7806">
          <w:rPr>
            <w:rFonts w:ascii="Times New Roman" w:hAnsi="Times New Roman" w:cs="Times New Roman"/>
            <w:sz w:val="24"/>
            <w:szCs w:val="24"/>
          </w:rPr>
          <w:t>rends among</w:t>
        </w:r>
      </w:ins>
      <w:r w:rsidR="000D09F4">
        <w:rPr>
          <w:rFonts w:ascii="Times New Roman" w:hAnsi="Times New Roman" w:cs="Times New Roman"/>
          <w:sz w:val="24"/>
          <w:szCs w:val="24"/>
        </w:rPr>
        <w:t xml:space="preserve">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(Figure 3a, b, c)</w:t>
      </w:r>
      <w:r w:rsidR="007A031C">
        <w:rPr>
          <w:rFonts w:ascii="Times New Roman" w:hAnsi="Times New Roman" w:cs="Times New Roman"/>
          <w:sz w:val="24"/>
          <w:szCs w:val="24"/>
        </w:rPr>
        <w:t xml:space="preserve"> while those f</w:t>
      </w:r>
      <w:r w:rsidR="006C7B44">
        <w:rPr>
          <w:rFonts w:ascii="Times New Roman" w:hAnsi="Times New Roman" w:cs="Times New Roman"/>
          <w:sz w:val="24"/>
          <w:szCs w:val="24"/>
        </w:rPr>
        <w:t>or warm-associate species, the trends in each geographic subcomponent are stable or increasing.</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0CF60279" w14:textId="0527E91E"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top model </w:t>
      </w:r>
      <w:ins w:id="535" w:author="Vaughn Shirey" w:date="2023-09-18T11:15:00Z">
        <w:r w:rsidR="00945655">
          <w:rPr>
            <w:rFonts w:ascii="Times New Roman" w:hAnsi="Times New Roman" w:cs="Times New Roman"/>
            <w:sz w:val="24"/>
            <w:szCs w:val="24"/>
          </w:rPr>
          <w:t xml:space="preserve">based on predictive capacity </w:t>
        </w:r>
      </w:ins>
      <w:r>
        <w:rPr>
          <w:rFonts w:ascii="Times New Roman" w:hAnsi="Times New Roman" w:cs="Times New Roman"/>
          <w:sz w:val="24"/>
          <w:szCs w:val="24"/>
        </w:rPr>
        <w:t xml:space="preserve">from our post-hoc analysis revealed that a model including range-wide temperature (Models C/D) </w:t>
      </w:r>
      <w:ins w:id="536" w:author="Vaughn Shirey" w:date="2023-09-18T11:15:00Z">
        <w:r w:rsidR="00CF020B">
          <w:rPr>
            <w:rFonts w:ascii="Times New Roman" w:hAnsi="Times New Roman" w:cs="Times New Roman"/>
            <w:sz w:val="24"/>
            <w:szCs w:val="24"/>
          </w:rPr>
          <w:t>was</w:t>
        </w:r>
      </w:ins>
      <w:del w:id="537" w:author="Vaughn Shirey" w:date="2023-09-18T11:15:00Z">
        <w:r w:rsidDel="00CF020B">
          <w:rPr>
            <w:rFonts w:ascii="Times New Roman" w:hAnsi="Times New Roman" w:cs="Times New Roman"/>
            <w:sz w:val="24"/>
            <w:szCs w:val="24"/>
          </w:rPr>
          <w:delText>and a model including average wingspan (Model G/H) were</w:delText>
        </w:r>
      </w:del>
      <w:r>
        <w:rPr>
          <w:rFonts w:ascii="Times New Roman" w:hAnsi="Times New Roman" w:cs="Times New Roman"/>
          <w:sz w:val="24"/>
          <w:szCs w:val="24"/>
        </w:rPr>
        <w:t xml:space="preserve"> the best </w:t>
      </w:r>
      <w:del w:id="538" w:author="Robert Guralnick" w:date="2023-09-29T10:29:00Z">
        <w:r w:rsidDel="00221B1A">
          <w:rPr>
            <w:rFonts w:ascii="Times New Roman" w:hAnsi="Times New Roman" w:cs="Times New Roman"/>
            <w:sz w:val="24"/>
            <w:szCs w:val="24"/>
          </w:rPr>
          <w:delText xml:space="preserve">models </w:delText>
        </w:r>
      </w:del>
      <w:r>
        <w:rPr>
          <w:rFonts w:ascii="Times New Roman" w:hAnsi="Times New Roman" w:cs="Times New Roman"/>
          <w:sz w:val="24"/>
          <w:szCs w:val="24"/>
        </w:rPr>
        <w:t>in terms of predicting occupancy shift</w:t>
      </w:r>
      <w:r w:rsidR="00251D5C">
        <w:rPr>
          <w:rFonts w:ascii="Times New Roman" w:hAnsi="Times New Roman" w:cs="Times New Roman"/>
          <w:sz w:val="24"/>
          <w:szCs w:val="24"/>
        </w:rPr>
        <w:t xml:space="preserve"> at the 100-kilometer scale</w:t>
      </w:r>
      <w:r>
        <w:rPr>
          <w:rFonts w:ascii="Times New Roman" w:hAnsi="Times New Roman" w:cs="Times New Roman"/>
          <w:sz w:val="24"/>
          <w:szCs w:val="24"/>
        </w:rPr>
        <w:t xml:space="preserve"> (Supplemental Table S</w:t>
      </w:r>
      <w:ins w:id="539" w:author="Vaughn Shirey [2]" w:date="2023-09-25T09:50:00Z">
        <w:r w:rsidR="005465C5">
          <w:rPr>
            <w:rFonts w:ascii="Times New Roman" w:hAnsi="Times New Roman" w:cs="Times New Roman"/>
            <w:sz w:val="24"/>
            <w:szCs w:val="24"/>
          </w:rPr>
          <w:t>3</w:t>
        </w:r>
      </w:ins>
      <w:del w:id="540" w:author="Vaughn Shirey [2]" w:date="2023-09-25T09:50:00Z">
        <w:r w:rsidR="000F4305" w:rsidDel="005465C5">
          <w:rPr>
            <w:rFonts w:ascii="Times New Roman" w:hAnsi="Times New Roman" w:cs="Times New Roman"/>
            <w:sz w:val="24"/>
            <w:szCs w:val="24"/>
          </w:rPr>
          <w:delText>2</w:delText>
        </w:r>
      </w:del>
      <w:r>
        <w:rPr>
          <w:rFonts w:ascii="Times New Roman" w:hAnsi="Times New Roman" w:cs="Times New Roman"/>
          <w:sz w:val="24"/>
          <w:szCs w:val="24"/>
        </w:rPr>
        <w:t xml:space="preserve">). </w:t>
      </w:r>
      <w:ins w:id="541" w:author="Vaughn Shirey" w:date="2023-09-18T11:17:00Z">
        <w:r w:rsidR="004730D9">
          <w:rPr>
            <w:rFonts w:ascii="Times New Roman" w:hAnsi="Times New Roman" w:cs="Times New Roman"/>
            <w:sz w:val="24"/>
            <w:szCs w:val="24"/>
          </w:rPr>
          <w:t xml:space="preserve">Table </w:t>
        </w:r>
      </w:ins>
      <w:ins w:id="542" w:author="Vaughn Shirey [2]" w:date="2023-09-25T10:04:00Z">
        <w:r w:rsidR="00015591">
          <w:rPr>
            <w:rFonts w:ascii="Times New Roman" w:hAnsi="Times New Roman" w:cs="Times New Roman"/>
            <w:sz w:val="24"/>
            <w:szCs w:val="24"/>
          </w:rPr>
          <w:t>3</w:t>
        </w:r>
      </w:ins>
      <w:ins w:id="543" w:author="Vaughn Shirey" w:date="2023-09-18T11:17:00Z">
        <w:del w:id="544" w:author="Vaughn Shirey [2]" w:date="2023-09-25T10:04:00Z">
          <w:r w:rsidR="004730D9" w:rsidDel="00015591">
            <w:rPr>
              <w:rFonts w:ascii="Times New Roman" w:hAnsi="Times New Roman" w:cs="Times New Roman"/>
              <w:sz w:val="24"/>
              <w:szCs w:val="24"/>
            </w:rPr>
            <w:delText>2</w:delText>
          </w:r>
        </w:del>
        <w:r w:rsidR="004730D9">
          <w:rPr>
            <w:rFonts w:ascii="Times New Roman" w:hAnsi="Times New Roman" w:cs="Times New Roman"/>
            <w:sz w:val="24"/>
            <w:szCs w:val="24"/>
          </w:rPr>
          <w:t xml:space="preserve"> illustrates the results of these top models. </w:t>
        </w:r>
      </w:ins>
      <w:r w:rsidR="00AB0551">
        <w:rPr>
          <w:rFonts w:ascii="Times New Roman" w:hAnsi="Times New Roman" w:cs="Times New Roman"/>
          <w:sz w:val="24"/>
          <w:szCs w:val="24"/>
        </w:rPr>
        <w:t xml:space="preserve">Generally, species with </w:t>
      </w:r>
      <w:proofErr w:type="spellStart"/>
      <w:ins w:id="545" w:author="Robert Guralnick" w:date="2023-09-29T10:29:00Z">
        <w:r w:rsidR="00221B1A">
          <w:rPr>
            <w:rFonts w:ascii="Times New Roman" w:hAnsi="Times New Roman" w:cs="Times New Roman"/>
            <w:sz w:val="24"/>
            <w:szCs w:val="24"/>
          </w:rPr>
          <w:t>with</w:t>
        </w:r>
        <w:proofErr w:type="spellEnd"/>
        <w:r w:rsidR="00221B1A">
          <w:rPr>
            <w:rFonts w:ascii="Times New Roman" w:hAnsi="Times New Roman" w:cs="Times New Roman"/>
            <w:sz w:val="24"/>
            <w:szCs w:val="24"/>
          </w:rPr>
          <w:t xml:space="preserve"> warmer temperature niches </w:t>
        </w:r>
      </w:ins>
      <w:del w:id="546" w:author="Robert Guralnick" w:date="2023-09-29T10:29:00Z">
        <w:r w:rsidR="00AB0551" w:rsidDel="00221B1A">
          <w:rPr>
            <w:rFonts w:ascii="Times New Roman" w:hAnsi="Times New Roman" w:cs="Times New Roman"/>
            <w:sz w:val="24"/>
            <w:szCs w:val="24"/>
          </w:rPr>
          <w:delText xml:space="preserve">warmer North American ranges </w:delText>
        </w:r>
      </w:del>
      <w:del w:id="547" w:author="Vaughn Shirey" w:date="2023-09-18T11:16:00Z">
        <w:r w:rsidR="00AB0551" w:rsidDel="00CF020B">
          <w:rPr>
            <w:rFonts w:ascii="Times New Roman" w:hAnsi="Times New Roman" w:cs="Times New Roman"/>
            <w:sz w:val="24"/>
            <w:szCs w:val="24"/>
          </w:rPr>
          <w:delText xml:space="preserve">and species that have larger wingspans </w:delText>
        </w:r>
      </w:del>
      <w:r w:rsidR="00AB0551">
        <w:rPr>
          <w:rFonts w:ascii="Times New Roman" w:hAnsi="Times New Roman" w:cs="Times New Roman"/>
          <w:sz w:val="24"/>
          <w:szCs w:val="24"/>
        </w:rPr>
        <w:t>exhibited larger gains</w:t>
      </w:r>
      <w:ins w:id="548" w:author="Vaughn Shirey" w:date="2023-09-18T11:00:00Z">
        <w:r w:rsidR="005C6DD1">
          <w:rPr>
            <w:rFonts w:ascii="Times New Roman" w:hAnsi="Times New Roman" w:cs="Times New Roman"/>
            <w:sz w:val="24"/>
            <w:szCs w:val="24"/>
          </w:rPr>
          <w:t xml:space="preserve"> or </w:t>
        </w:r>
      </w:ins>
      <w:del w:id="549" w:author="Vaughn Shirey" w:date="2023-09-18T11:00:00Z">
        <w:r w:rsidR="00AB0551" w:rsidDel="005C6DD1">
          <w:rPr>
            <w:rFonts w:ascii="Times New Roman" w:hAnsi="Times New Roman" w:cs="Times New Roman"/>
            <w:sz w:val="24"/>
            <w:szCs w:val="24"/>
          </w:rPr>
          <w:delText>/</w:delText>
        </w:r>
      </w:del>
      <w:r w:rsidR="00AB0551">
        <w:rPr>
          <w:rFonts w:ascii="Times New Roman" w:hAnsi="Times New Roman" w:cs="Times New Roman"/>
          <w:sz w:val="24"/>
          <w:szCs w:val="24"/>
        </w:rPr>
        <w:t>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w:t>
      </w:r>
      <w:commentRangeStart w:id="550"/>
      <w:r w:rsidR="00664361">
        <w:rPr>
          <w:rFonts w:ascii="Times New Roman" w:hAnsi="Times New Roman" w:cs="Times New Roman"/>
          <w:sz w:val="24"/>
          <w:szCs w:val="24"/>
        </w:rPr>
        <w:t>, the Model C/D</w:t>
      </w:r>
      <w:r w:rsidR="00FA09D1">
        <w:rPr>
          <w:rFonts w:ascii="Times New Roman" w:hAnsi="Times New Roman" w:cs="Times New Roman"/>
          <w:sz w:val="24"/>
          <w:szCs w:val="24"/>
        </w:rPr>
        <w:t xml:space="preserve"> </w:t>
      </w:r>
      <w:r w:rsidR="001B1D3F">
        <w:rPr>
          <w:rFonts w:ascii="Times New Roman" w:hAnsi="Times New Roman" w:cs="Times New Roman"/>
          <w:sz w:val="24"/>
          <w:szCs w:val="24"/>
        </w:rPr>
        <w:t xml:space="preserve">group </w:t>
      </w:r>
      <w:commentRangeEnd w:id="550"/>
      <w:r w:rsidR="00221B1A">
        <w:rPr>
          <w:rStyle w:val="CommentReference"/>
        </w:rPr>
        <w:commentReference w:id="550"/>
      </w:r>
      <w:r w:rsidR="00FA09D1">
        <w:rPr>
          <w:rFonts w:ascii="Times New Roman" w:hAnsi="Times New Roman" w:cs="Times New Roman"/>
          <w:sz w:val="24"/>
          <w:szCs w:val="24"/>
        </w:rPr>
        <w:t>were consistently the top predictive models of occupancy trend for temperature-based occupancy trends (Supplemental Table S</w:t>
      </w:r>
      <w:ins w:id="551" w:author="Vaughn Shirey [2]" w:date="2023-09-25T09:50:00Z">
        <w:r w:rsidR="005465C5">
          <w:rPr>
            <w:rFonts w:ascii="Times New Roman" w:hAnsi="Times New Roman" w:cs="Times New Roman"/>
            <w:sz w:val="24"/>
            <w:szCs w:val="24"/>
          </w:rPr>
          <w:t>3</w:t>
        </w:r>
      </w:ins>
      <w:del w:id="552" w:author="Vaughn Shirey [2]" w:date="2023-09-25T09:50:00Z">
        <w:r w:rsidR="00FA09D1" w:rsidDel="005465C5">
          <w:rPr>
            <w:rFonts w:ascii="Times New Roman" w:hAnsi="Times New Roman" w:cs="Times New Roman"/>
            <w:sz w:val="24"/>
            <w:szCs w:val="24"/>
          </w:rPr>
          <w:delText>2</w:delText>
        </w:r>
      </w:del>
      <w:r w:rsidR="00FA09D1">
        <w:rPr>
          <w:rFonts w:ascii="Times New Roman" w:hAnsi="Times New Roman" w:cs="Times New Roman"/>
          <w:sz w:val="24"/>
          <w:szCs w:val="24"/>
        </w:rPr>
        <w:t>-S</w:t>
      </w:r>
      <w:ins w:id="553" w:author="Vaughn Shirey [2]" w:date="2023-09-25T09:50:00Z">
        <w:r w:rsidR="005465C5">
          <w:rPr>
            <w:rFonts w:ascii="Times New Roman" w:hAnsi="Times New Roman" w:cs="Times New Roman"/>
            <w:sz w:val="24"/>
            <w:szCs w:val="24"/>
          </w:rPr>
          <w:t>4</w:t>
        </w:r>
      </w:ins>
      <w:del w:id="554" w:author="Vaughn Shirey [2]" w:date="2023-09-25T09:50:00Z">
        <w:r w:rsidR="00FA09D1" w:rsidDel="005465C5">
          <w:rPr>
            <w:rFonts w:ascii="Times New Roman" w:hAnsi="Times New Roman" w:cs="Times New Roman"/>
            <w:sz w:val="24"/>
            <w:szCs w:val="24"/>
          </w:rPr>
          <w:delText>3</w:delText>
        </w:r>
      </w:del>
      <w:r w:rsidR="00FA09D1">
        <w:rPr>
          <w:rFonts w:ascii="Times New Roman" w:hAnsi="Times New Roman" w:cs="Times New Roman"/>
          <w:sz w:val="24"/>
          <w:szCs w:val="24"/>
        </w:rPr>
        <w:t>).</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An analysis of the </w:t>
      </w:r>
      <w:r w:rsidR="00876492">
        <w:rPr>
          <w:rFonts w:ascii="Times New Roman" w:hAnsi="Times New Roman" w:cs="Times New Roman"/>
          <w:sz w:val="24"/>
          <w:szCs w:val="24"/>
        </w:rPr>
        <w:lastRenderedPageBreak/>
        <w:t xml:space="preserve">phylogenetic signal in occupancy trend revealed weak evidence for </w:t>
      </w:r>
      <w:proofErr w:type="spellStart"/>
      <w:r w:rsidR="00876492">
        <w:rPr>
          <w:rFonts w:ascii="Times New Roman" w:hAnsi="Times New Roman" w:cs="Times New Roman"/>
          <w:sz w:val="24"/>
          <w:szCs w:val="24"/>
        </w:rPr>
        <w:t>a</w:t>
      </w:r>
      <w:del w:id="555" w:author="Vaughn Shirey" w:date="2023-09-18T11:16:00Z">
        <w:r w:rsidR="00876492" w:rsidDel="00CF020B">
          <w:rPr>
            <w:rFonts w:ascii="Times New Roman" w:hAnsi="Times New Roman" w:cs="Times New Roman"/>
            <w:sz w:val="24"/>
            <w:szCs w:val="24"/>
          </w:rPr>
          <w:delText xml:space="preserve"> strong </w:delText>
        </w:r>
      </w:del>
      <w:r w:rsidR="00876492">
        <w:rPr>
          <w:rFonts w:ascii="Times New Roman" w:hAnsi="Times New Roman" w:cs="Times New Roman"/>
          <w:sz w:val="24"/>
          <w:szCs w:val="24"/>
        </w:rPr>
        <w:t>phylogenetic</w:t>
      </w:r>
      <w:proofErr w:type="spellEnd"/>
      <w:r w:rsidR="00876492">
        <w:rPr>
          <w:rFonts w:ascii="Times New Roman" w:hAnsi="Times New Roman" w:cs="Times New Roman"/>
          <w:sz w:val="24"/>
          <w:szCs w:val="24"/>
        </w:rPr>
        <w:t xml:space="preserve">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Pagel’s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del w:id="556" w:author="Robert Guralnick" w:date="2023-09-29T10:31:00Z">
        <w:r w:rsidR="002F39AA" w:rsidDel="00221B1A">
          <w:rPr>
            <w:rFonts w:ascii="Times New Roman" w:hAnsi="Times New Roman" w:cs="Times New Roman"/>
            <w:sz w:val="24"/>
            <w:szCs w:val="24"/>
          </w:rPr>
          <w:delText>0.0</w:delText>
        </w:r>
        <w:r w:rsidR="00876492" w:rsidDel="00221B1A">
          <w:rPr>
            <w:rFonts w:ascii="Times New Roman" w:hAnsi="Times New Roman" w:cs="Times New Roman"/>
            <w:sz w:val="24"/>
            <w:szCs w:val="24"/>
          </w:rPr>
          <w:delText xml:space="preserve"> (</w:delText>
        </w:r>
      </w:del>
      <w:r w:rsidR="002F39AA">
        <w:rPr>
          <w:rFonts w:ascii="Times New Roman" w:hAnsi="Times New Roman" w:cs="Times New Roman"/>
          <w:sz w:val="24"/>
          <w:szCs w:val="24"/>
        </w:rPr>
        <w:t xml:space="preserve">0.0 – 0.01 </w:t>
      </w:r>
      <w:ins w:id="557" w:author="Robert Guralnick" w:date="2023-09-29T10:31:00Z">
        <w:r w:rsidR="00221B1A">
          <w:rPr>
            <w:rFonts w:ascii="Times New Roman" w:hAnsi="Times New Roman" w:cs="Times New Roman"/>
            <w:sz w:val="24"/>
            <w:szCs w:val="24"/>
          </w:rPr>
          <w:t>(</w:t>
        </w:r>
      </w:ins>
      <w:r w:rsidR="00480FA0">
        <w:rPr>
          <w:rFonts w:ascii="Times New Roman" w:hAnsi="Times New Roman" w:cs="Times New Roman"/>
          <w:sz w:val="24"/>
          <w:szCs w:val="24"/>
        </w:rPr>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xml:space="preserve">) for Model </w:t>
      </w:r>
      <w:proofErr w:type="spellStart"/>
      <w:r w:rsidR="00876492">
        <w:rPr>
          <w:rFonts w:ascii="Times New Roman" w:hAnsi="Times New Roman" w:cs="Times New Roman"/>
          <w:sz w:val="24"/>
          <w:szCs w:val="24"/>
        </w:rPr>
        <w:t>D</w:t>
      </w:r>
      <w:del w:id="558" w:author="Vaughn Shirey" w:date="2023-09-18T11:16:00Z">
        <w:r w:rsidR="002F39AA" w:rsidDel="00CF020B">
          <w:rPr>
            <w:rFonts w:ascii="Times New Roman" w:hAnsi="Times New Roman" w:cs="Times New Roman"/>
            <w:sz w:val="24"/>
            <w:szCs w:val="24"/>
          </w:rPr>
          <w:delText xml:space="preserve"> and Model H</w:delText>
        </w:r>
        <w:r w:rsidR="00CD6074" w:rsidDel="00CF020B">
          <w:rPr>
            <w:rFonts w:ascii="Times New Roman" w:hAnsi="Times New Roman" w:cs="Times New Roman"/>
            <w:sz w:val="24"/>
            <w:szCs w:val="24"/>
          </w:rPr>
          <w:delText xml:space="preserve"> across all </w:delText>
        </w:r>
      </w:del>
      <w:del w:id="559" w:author="Robert Guralnick" w:date="2023-09-29T10:31:00Z">
        <w:r w:rsidR="00CD6074" w:rsidDel="00221B1A">
          <w:rPr>
            <w:rFonts w:ascii="Times New Roman" w:hAnsi="Times New Roman" w:cs="Times New Roman"/>
            <w:sz w:val="24"/>
            <w:szCs w:val="24"/>
          </w:rPr>
          <w:delText>models</w:delText>
        </w:r>
        <w:r w:rsidR="002F39AA" w:rsidDel="00221B1A">
          <w:rPr>
            <w:rFonts w:ascii="Times New Roman" w:hAnsi="Times New Roman" w:cs="Times New Roman"/>
            <w:sz w:val="24"/>
            <w:szCs w:val="24"/>
          </w:rPr>
          <w:delText>.</w:delText>
        </w:r>
        <w:r w:rsidR="000B35D0" w:rsidDel="00221B1A">
          <w:rPr>
            <w:rFonts w:ascii="Times New Roman" w:hAnsi="Times New Roman" w:cs="Times New Roman"/>
            <w:sz w:val="24"/>
            <w:szCs w:val="24"/>
          </w:rPr>
          <w:delText xml:space="preserve"> This </w:delText>
        </w:r>
      </w:del>
      <w:r w:rsidR="000B35D0">
        <w:rPr>
          <w:rFonts w:ascii="Times New Roman" w:hAnsi="Times New Roman" w:cs="Times New Roman"/>
          <w:sz w:val="24"/>
          <w:szCs w:val="24"/>
        </w:rPr>
        <w:t>indicat</w:t>
      </w:r>
      <w:ins w:id="560" w:author="Robert Guralnick" w:date="2023-09-29T10:31:00Z">
        <w:r w:rsidR="00221B1A">
          <w:rPr>
            <w:rFonts w:ascii="Times New Roman" w:hAnsi="Times New Roman" w:cs="Times New Roman"/>
            <w:sz w:val="24"/>
            <w:szCs w:val="24"/>
          </w:rPr>
          <w:t>ing</w:t>
        </w:r>
      </w:ins>
      <w:proofErr w:type="spellEnd"/>
      <w:del w:id="561" w:author="Robert Guralnick" w:date="2023-09-29T10:31:00Z">
        <w:r w:rsidR="000B35D0" w:rsidDel="00221B1A">
          <w:rPr>
            <w:rFonts w:ascii="Times New Roman" w:hAnsi="Times New Roman" w:cs="Times New Roman"/>
            <w:sz w:val="24"/>
            <w:szCs w:val="24"/>
          </w:rPr>
          <w:delText>es</w:delText>
        </w:r>
      </w:del>
      <w:r w:rsidR="000B35D0">
        <w:rPr>
          <w:rFonts w:ascii="Times New Roman" w:hAnsi="Times New Roman" w:cs="Times New Roman"/>
          <w:sz w:val="24"/>
          <w:szCs w:val="24"/>
        </w:rPr>
        <w:t xml:space="preserve"> that phylogenetic signal among occupancy trends is </w:t>
      </w:r>
      <w:proofErr w:type="gramStart"/>
      <w:ins w:id="562" w:author="Robert Guralnick" w:date="2023-09-29T10:31:00Z">
        <w:r w:rsidR="00221B1A">
          <w:rPr>
            <w:rFonts w:ascii="Times New Roman" w:hAnsi="Times New Roman" w:cs="Times New Roman"/>
            <w:sz w:val="24"/>
            <w:szCs w:val="24"/>
          </w:rPr>
          <w:t xml:space="preserve">very </w:t>
        </w:r>
      </w:ins>
      <w:ins w:id="563" w:author="Robert Guralnick" w:date="2023-09-29T10:32:00Z">
        <w:r w:rsidR="00221B1A">
          <w:rPr>
            <w:rFonts w:ascii="Times New Roman" w:hAnsi="Times New Roman" w:cs="Times New Roman"/>
            <w:sz w:val="24"/>
            <w:szCs w:val="24"/>
          </w:rPr>
          <w:t xml:space="preserve"> vgt</w:t>
        </w:r>
        <w:proofErr w:type="gramEnd"/>
        <w:r w:rsidR="00221B1A">
          <w:rPr>
            <w:rFonts w:ascii="Times New Roman" w:hAnsi="Times New Roman" w:cs="Times New Roman"/>
            <w:sz w:val="24"/>
            <w:szCs w:val="24"/>
          </w:rPr>
          <w:t>65</w:t>
        </w:r>
      </w:ins>
      <w:r w:rsidR="000B35D0">
        <w:rPr>
          <w:rFonts w:ascii="Times New Roman" w:hAnsi="Times New Roman" w:cs="Times New Roman"/>
          <w:sz w:val="24"/>
          <w:szCs w:val="24"/>
        </w:rPr>
        <w:t>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0EB3F1A1" w14:textId="1B5C573C" w:rsidR="00C57EE8"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 xml:space="preserve">Our models demonstrate that minimum temperature </w:t>
      </w:r>
      <w:commentRangeStart w:id="564"/>
      <w:r w:rsidRPr="00703517">
        <w:rPr>
          <w:rFonts w:ascii="Times New Roman" w:hAnsi="Times New Roman" w:cs="Times New Roman"/>
          <w:sz w:val="24"/>
          <w:szCs w:val="24"/>
        </w:rPr>
        <w:t>(and in corollary, precipitation</w:t>
      </w:r>
      <w:r w:rsidR="00DD4201">
        <w:rPr>
          <w:rFonts w:ascii="Times New Roman" w:hAnsi="Times New Roman" w:cs="Times New Roman"/>
          <w:sz w:val="24"/>
          <w:szCs w:val="24"/>
        </w:rPr>
        <w:t xml:space="preserve">, </w:t>
      </w:r>
      <w:ins w:id="565" w:author="Robert Guralnick" w:date="2023-09-29T10:33:00Z">
        <w:r w:rsidR="00221B1A">
          <w:rPr>
            <w:rFonts w:ascii="Times New Roman" w:hAnsi="Times New Roman" w:cs="Times New Roman"/>
            <w:sz w:val="24"/>
            <w:szCs w:val="24"/>
          </w:rPr>
          <w:t>see</w:t>
        </w:r>
      </w:ins>
      <w:ins w:id="566" w:author="Vaughn Shirey" w:date="2023-09-18T11:20:00Z">
        <w:del w:id="567" w:author="Robert Guralnick" w:date="2023-09-29T10:33:00Z">
          <w:r w:rsidR="001A5195" w:rsidDel="00221B1A">
            <w:rPr>
              <w:rFonts w:ascii="Times New Roman" w:hAnsi="Times New Roman" w:cs="Times New Roman"/>
              <w:sz w:val="24"/>
              <w:szCs w:val="24"/>
            </w:rPr>
            <w:delText>in</w:delText>
          </w:r>
        </w:del>
        <w:r w:rsidR="001A5195">
          <w:rPr>
            <w:rFonts w:ascii="Times New Roman" w:hAnsi="Times New Roman" w:cs="Times New Roman"/>
            <w:sz w:val="24"/>
            <w:szCs w:val="24"/>
          </w:rPr>
          <w:t xml:space="preserve"> the </w:t>
        </w:r>
      </w:ins>
      <w:del w:id="568" w:author="Vaughn Shirey" w:date="2023-09-18T11:20:00Z">
        <w:r w:rsidR="00DD4201" w:rsidDel="001A5195">
          <w:rPr>
            <w:rFonts w:ascii="Times New Roman" w:hAnsi="Times New Roman" w:cs="Times New Roman"/>
            <w:sz w:val="24"/>
            <w:szCs w:val="24"/>
          </w:rPr>
          <w:delText>see</w:delText>
        </w:r>
      </w:del>
      <w:r w:rsidR="00DD4201">
        <w:rPr>
          <w:rFonts w:ascii="Times New Roman" w:hAnsi="Times New Roman" w:cs="Times New Roman"/>
          <w:sz w:val="24"/>
          <w:szCs w:val="24"/>
        </w:rPr>
        <w:t xml:space="preserve"> supplement</w:t>
      </w:r>
      <w:r w:rsidRPr="00703517">
        <w:rPr>
          <w:rFonts w:ascii="Times New Roman" w:hAnsi="Times New Roman" w:cs="Times New Roman"/>
          <w:sz w:val="24"/>
          <w:szCs w:val="24"/>
        </w:rPr>
        <w:t>)</w:t>
      </w:r>
      <w:commentRangeEnd w:id="564"/>
      <w:r w:rsidR="00221B1A">
        <w:rPr>
          <w:rStyle w:val="CommentReference"/>
        </w:rPr>
        <w:commentReference w:id="564"/>
      </w:r>
      <w:r w:rsidRPr="00703517">
        <w:rPr>
          <w:rFonts w:ascii="Times New Roman" w:hAnsi="Times New Roman" w:cs="Times New Roman"/>
          <w:sz w:val="24"/>
          <w:szCs w:val="24"/>
        </w:rPr>
        <w:t xml:space="preserve">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xml:space="preserve">. </w:t>
      </w:r>
      <w:r w:rsidR="009A7C62">
        <w:rPr>
          <w:rFonts w:ascii="Times New Roman" w:hAnsi="Times New Roman" w:cs="Times New Roman"/>
          <w:sz w:val="24"/>
          <w:szCs w:val="24"/>
        </w:rPr>
        <w:t xml:space="preserve">Increases in </w:t>
      </w:r>
      <w:del w:id="569" w:author="Vaughn Shirey [2]" w:date="2023-09-25T10:04:00Z">
        <w:r w:rsidR="009A7C62" w:rsidDel="004C3F69">
          <w:rPr>
            <w:rFonts w:ascii="Times New Roman" w:hAnsi="Times New Roman" w:cs="Times New Roman"/>
            <w:sz w:val="24"/>
            <w:szCs w:val="24"/>
          </w:rPr>
          <w:delText>winter temperatures</w:delText>
        </w:r>
      </w:del>
      <w:ins w:id="570" w:author="Vaughn Shirey [2]" w:date="2023-09-25T10:04:00Z">
        <w:r w:rsidR="004C3F69">
          <w:rPr>
            <w:rFonts w:ascii="Times New Roman" w:hAnsi="Times New Roman" w:cs="Times New Roman"/>
            <w:sz w:val="24"/>
            <w:szCs w:val="24"/>
          </w:rPr>
          <w:t>minimum temperatures</w:t>
        </w:r>
      </w:ins>
      <w:r w:rsidR="00ED5D4E">
        <w:rPr>
          <w:rFonts w:ascii="Times New Roman" w:hAnsi="Times New Roman" w:cs="Times New Roman"/>
          <w:sz w:val="24"/>
          <w:szCs w:val="24"/>
        </w:rPr>
        <w:t xml:space="preserve"> </w:t>
      </w:r>
      <w:r w:rsidRPr="00703517">
        <w:rPr>
          <w:rFonts w:ascii="Times New Roman" w:hAnsi="Times New Roman" w:cs="Times New Roman"/>
          <w:sz w:val="24"/>
          <w:szCs w:val="24"/>
        </w:rPr>
        <w:t xml:space="preserve">may </w:t>
      </w:r>
      <w:r w:rsidR="009A7C62">
        <w:rPr>
          <w:rFonts w:ascii="Times New Roman" w:hAnsi="Times New Roman" w:cs="Times New Roman"/>
          <w:sz w:val="24"/>
          <w:szCs w:val="24"/>
        </w:rPr>
        <w:t xml:space="preserve">influence butterfly species differently depending on the climates they are best suited to. </w:t>
      </w:r>
      <w:r w:rsidRPr="00703517">
        <w:rPr>
          <w:rFonts w:ascii="Times New Roman" w:hAnsi="Times New Roman" w:cs="Times New Roman"/>
          <w:sz w:val="24"/>
          <w:szCs w:val="24"/>
        </w:rPr>
        <w:t>First, elevated minimum 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w:t>
      </w:r>
      <w:r w:rsidR="009A7C62">
        <w:rPr>
          <w:rFonts w:ascii="Times New Roman" w:hAnsi="Times New Roman" w:cs="Times New Roman"/>
          <w:sz w:val="24"/>
          <w:szCs w:val="24"/>
        </w:rPr>
        <w:t xml:space="preserve"> in several different ways. L</w:t>
      </w:r>
      <w:r w:rsidRPr="00703517">
        <w:rPr>
          <w:rFonts w:ascii="Times New Roman" w:hAnsi="Times New Roman" w:cs="Times New Roman"/>
          <w:sz w:val="24"/>
          <w:szCs w:val="24"/>
        </w:rPr>
        <w:t xml:space="preserve">ack of snow cover </w:t>
      </w:r>
      <w:del w:id="571" w:author="Vaughn Shirey" w:date="2023-09-18T11:00:00Z">
        <w:r w:rsidRPr="00703517" w:rsidDel="005C6DD1">
          <w:rPr>
            <w:rFonts w:ascii="Times New Roman" w:hAnsi="Times New Roman" w:cs="Times New Roman"/>
            <w:sz w:val="24"/>
            <w:szCs w:val="24"/>
          </w:rPr>
          <w:delText>and/or</w:delText>
        </w:r>
      </w:del>
      <w:ins w:id="572" w:author="Vaughn Shirey" w:date="2023-09-18T11:00:00Z">
        <w:r w:rsidR="005C6DD1">
          <w:rPr>
            <w:rFonts w:ascii="Times New Roman" w:hAnsi="Times New Roman" w:cs="Times New Roman"/>
            <w:sz w:val="24"/>
            <w:szCs w:val="24"/>
          </w:rPr>
          <w:t>or</w:t>
        </w:r>
      </w:ins>
      <w:r w:rsidRPr="00703517">
        <w:rPr>
          <w:rFonts w:ascii="Times New Roman" w:hAnsi="Times New Roman" w:cs="Times New Roman"/>
          <w:sz w:val="24"/>
          <w:szCs w:val="24"/>
        </w:rPr>
        <w:t xml:space="preserve"> false phenological cues of winter termination may increase </w:t>
      </w:r>
      <w:commentRangeStart w:id="573"/>
      <w:r w:rsidRPr="00703517">
        <w:rPr>
          <w:rFonts w:ascii="Times New Roman" w:hAnsi="Times New Roman" w:cs="Times New Roman"/>
          <w:sz w:val="24"/>
          <w:szCs w:val="24"/>
        </w:rPr>
        <w:t>the risk of exposure of diapausing butterflies to harsh winter temperatures and early spring frosts</w:t>
      </w:r>
      <w:ins w:id="574" w:author="Vaughn Shirey" w:date="2023-09-18T11:21:00Z">
        <w:r w:rsidR="00CF44B6">
          <w:rPr>
            <w:rFonts w:ascii="Times New Roman" w:hAnsi="Times New Roman" w:cs="Times New Roman"/>
            <w:sz w:val="24"/>
            <w:szCs w:val="24"/>
          </w:rPr>
          <w:t xml:space="preserve"> ()</w:t>
        </w:r>
      </w:ins>
      <w:r w:rsidR="00F864EB">
        <w:rPr>
          <w:rFonts w:ascii="Times New Roman" w:hAnsi="Times New Roman" w:cs="Times New Roman"/>
          <w:sz w:val="24"/>
          <w:szCs w:val="24"/>
        </w:rPr>
        <w:t>.</w:t>
      </w:r>
      <w:commentRangeEnd w:id="573"/>
      <w:r w:rsidR="000B7C90">
        <w:rPr>
          <w:rStyle w:val="CommentReference"/>
        </w:rPr>
        <w:commentReference w:id="573"/>
      </w:r>
      <w:r w:rsidR="00F864EB">
        <w:rPr>
          <w:rFonts w:ascii="Times New Roman" w:hAnsi="Times New Roman" w:cs="Times New Roman"/>
          <w:sz w:val="24"/>
          <w:szCs w:val="24"/>
        </w:rPr>
        <w:t xml:space="preserve"> </w:t>
      </w:r>
      <w:r w:rsidR="00DD4201">
        <w:rPr>
          <w:rFonts w:ascii="Times New Roman" w:hAnsi="Times New Roman" w:cs="Times New Roman"/>
          <w:sz w:val="24"/>
          <w:szCs w:val="24"/>
        </w:rPr>
        <w:t xml:space="preserve">Increased minimum temperatures </w:t>
      </w:r>
      <w:r w:rsidR="00A744DD">
        <w:rPr>
          <w:rFonts w:ascii="Times New Roman" w:hAnsi="Times New Roman" w:cs="Times New Roman"/>
          <w:sz w:val="24"/>
          <w:szCs w:val="24"/>
        </w:rPr>
        <w:t>may also be</w:t>
      </w:r>
      <w:r w:rsidR="00DD4201">
        <w:rPr>
          <w:rFonts w:ascii="Times New Roman" w:hAnsi="Times New Roman" w:cs="Times New Roman"/>
          <w:sz w:val="24"/>
          <w:szCs w:val="24"/>
        </w:rPr>
        <w:t xml:space="preserve"> </w:t>
      </w:r>
      <w:r w:rsidR="00A744DD">
        <w:rPr>
          <w:rFonts w:ascii="Times New Roman" w:hAnsi="Times New Roman" w:cs="Times New Roman"/>
          <w:sz w:val="24"/>
          <w:szCs w:val="24"/>
        </w:rPr>
        <w:t>indicative of</w:t>
      </w:r>
      <w:r w:rsidR="00DD4201">
        <w:rPr>
          <w:rFonts w:ascii="Times New Roman" w:hAnsi="Times New Roman" w:cs="Times New Roman"/>
          <w:sz w:val="24"/>
          <w:szCs w:val="24"/>
        </w:rPr>
        <w:t xml:space="preserve"> increased winter heatwaves </w:t>
      </w:r>
      <w:r w:rsidR="00AF3041">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{"citationID":"4DfwxPIv","properties":{"formattedCitation":"(Beniston 2005; Vikhamar-Schuler {\\i{}et al.} 2016)","plainCitation":"(Beniston 2005; Vikhamar-Schuler et al. 2016)","noteIndex":0},"citationItems":[{"id":884,"uris":["http://zotero.org/users/3183432/items/JY8F5LII"],"itemData":{"id":884,"type":"article-journal","container-title":"Geophysical Research Letters","issue":"1","note":"publisher: Wiley Online Library","title":"Warm winter spells in the Swiss Alps: Strong heat waves in a cold season? A study focusing on climate observations at the Saentis high mountain site","volume":"32","author":[{"family":"Beniston","given":"Martin"}],"issued":{"date-parts":[["2005"]]}}},{"id":883,"uris":["http://zotero.org/users/3183432/items/DTE4DPFU"],"itemData":{"id":883,"type":"article-journal","container-title":"Journal of climate","issue":"17","note":"publisher: American Meteorological Society","page":"6223–6244","title":"Changes in winter warming events in the Nordic Arctic Region","volume":"29","author":[{"family":"Vikhamar-Schuler","given":"Dagrun"},{"family":"Isaksen","given":"Ketil"},{"family":"Haugen","given":"Jan Erik"},{"family":"Tømmervik","given":"Hans"},{"family":"Luks","given":"Bartlomiej"},{"family":"Schuler","given":"Thomas Vikhamar"},{"family":"Bjerke","given":"Jarle W"}],"issued":{"date-parts":[["2016"]]}}}],"schema":"https://github.com/citation-style-language/schema/raw/master/csl-citation.json"} </w:instrText>
      </w:r>
      <w:r w:rsidR="00AF3041">
        <w:rPr>
          <w:rFonts w:ascii="Times New Roman" w:hAnsi="Times New Roman" w:cs="Times New Roman"/>
          <w:sz w:val="24"/>
          <w:szCs w:val="24"/>
        </w:rPr>
        <w:fldChar w:fldCharType="separate"/>
      </w:r>
      <w:r w:rsidR="00AF3041" w:rsidRPr="00AF3041">
        <w:rPr>
          <w:rFonts w:ascii="Times New Roman" w:hAnsi="Times New Roman" w:cs="Times New Roman"/>
          <w:sz w:val="24"/>
          <w:szCs w:val="24"/>
        </w:rPr>
        <w:t xml:space="preserve">(Beniston 2005; Vikhamar-Schuler </w:t>
      </w:r>
      <w:r w:rsidR="00AF3041" w:rsidRPr="00AF3041">
        <w:rPr>
          <w:rFonts w:ascii="Times New Roman" w:hAnsi="Times New Roman" w:cs="Times New Roman"/>
          <w:i/>
          <w:iCs/>
          <w:sz w:val="24"/>
          <w:szCs w:val="24"/>
        </w:rPr>
        <w:t>et al.</w:t>
      </w:r>
      <w:r w:rsidR="00AF3041" w:rsidRPr="00AF3041">
        <w:rPr>
          <w:rFonts w:ascii="Times New Roman" w:hAnsi="Times New Roman" w:cs="Times New Roman"/>
          <w:sz w:val="24"/>
          <w:szCs w:val="24"/>
        </w:rPr>
        <w:t xml:space="preserve"> 2016)</w:t>
      </w:r>
      <w:r w:rsidR="00AF3041">
        <w:rPr>
          <w:rFonts w:ascii="Times New Roman" w:hAnsi="Times New Roman" w:cs="Times New Roman"/>
          <w:sz w:val="24"/>
          <w:szCs w:val="24"/>
        </w:rPr>
        <w:fldChar w:fldCharType="end"/>
      </w:r>
      <w:r w:rsidR="00DD4201">
        <w:rPr>
          <w:rFonts w:ascii="Times New Roman" w:hAnsi="Times New Roman" w:cs="Times New Roman"/>
          <w:sz w:val="24"/>
          <w:szCs w:val="24"/>
        </w:rPr>
        <w:t>, and t</w:t>
      </w:r>
      <w:r w:rsidR="00F864EB">
        <w:rPr>
          <w:rFonts w:ascii="Times New Roman" w:hAnsi="Times New Roman" w:cs="Times New Roman"/>
          <w:sz w:val="24"/>
          <w:szCs w:val="24"/>
        </w:rPr>
        <w:t>he impact of winter heatwaves</w:t>
      </w:r>
      <w:ins w:id="575" w:author="Vaughn Shirey" w:date="2023-09-18T11:21:00Z">
        <w:r w:rsidR="00C3508E">
          <w:rPr>
            <w:rFonts w:ascii="Times New Roman" w:hAnsi="Times New Roman" w:cs="Times New Roman"/>
            <w:sz w:val="24"/>
            <w:szCs w:val="24"/>
          </w:rPr>
          <w:t>. Such heatwaves</w:t>
        </w:r>
      </w:ins>
      <w:r w:rsidR="00F864EB">
        <w:rPr>
          <w:rFonts w:ascii="Times New Roman" w:hAnsi="Times New Roman" w:cs="Times New Roman"/>
          <w:sz w:val="24"/>
          <w:szCs w:val="24"/>
        </w:rPr>
        <w:t xml:space="preserve"> ha</w:t>
      </w:r>
      <w:ins w:id="576" w:author="Vaughn Shirey" w:date="2023-09-18T11:21:00Z">
        <w:r w:rsidR="00C3508E">
          <w:rPr>
            <w:rFonts w:ascii="Times New Roman" w:hAnsi="Times New Roman" w:cs="Times New Roman"/>
            <w:sz w:val="24"/>
            <w:szCs w:val="24"/>
          </w:rPr>
          <w:t>ve</w:t>
        </w:r>
      </w:ins>
      <w:del w:id="577" w:author="Vaughn Shirey" w:date="2023-09-18T11:21:00Z">
        <w:r w:rsidR="00F864EB" w:rsidDel="00C3508E">
          <w:rPr>
            <w:rFonts w:ascii="Times New Roman" w:hAnsi="Times New Roman" w:cs="Times New Roman"/>
            <w:sz w:val="24"/>
            <w:szCs w:val="24"/>
          </w:rPr>
          <w:delText>s</w:delText>
        </w:r>
      </w:del>
      <w:r w:rsidR="00F864EB">
        <w:rPr>
          <w:rFonts w:ascii="Times New Roman" w:hAnsi="Times New Roman" w:cs="Times New Roman"/>
          <w:sz w:val="24"/>
          <w:szCs w:val="24"/>
        </w:rPr>
        <w:t xml:space="preserve"> been quantified in </w:t>
      </w:r>
      <w:r w:rsidR="000F4C18">
        <w:rPr>
          <w:rFonts w:ascii="Times New Roman" w:hAnsi="Times New Roman" w:cs="Times New Roman"/>
          <w:sz w:val="24"/>
          <w:szCs w:val="24"/>
        </w:rPr>
        <w:t xml:space="preserve">single species </w:t>
      </w:r>
      <w:r w:rsidR="00F864EB">
        <w:rPr>
          <w:rFonts w:ascii="Times New Roman" w:hAnsi="Times New Roman" w:cs="Times New Roman"/>
          <w:sz w:val="24"/>
          <w:szCs w:val="24"/>
        </w:rPr>
        <w:t>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proofErr w:type="spellStart"/>
      <w:r w:rsidR="00F14666">
        <w:rPr>
          <w:rFonts w:ascii="Times New Roman" w:hAnsi="Times New Roman" w:cs="Times New Roman"/>
          <w:i/>
          <w:iCs/>
          <w:sz w:val="24"/>
          <w:szCs w:val="24"/>
        </w:rPr>
        <w:t>Euphydryas</w:t>
      </w:r>
      <w:proofErr w:type="spellEnd"/>
      <w:r w:rsidR="00F14666">
        <w:rPr>
          <w:rFonts w:ascii="Times New Roman" w:hAnsi="Times New Roman" w:cs="Times New Roman"/>
          <w:i/>
          <w:iCs/>
          <w:sz w:val="24"/>
          <w:szCs w:val="24"/>
        </w:rPr>
        <w:t xml:space="preserve"> phaeton</w:t>
      </w:r>
      <w:r w:rsidR="00F14666">
        <w:rPr>
          <w:rFonts w:ascii="Times New Roman" w:hAnsi="Times New Roman" w:cs="Times New Roman"/>
          <w:sz w:val="24"/>
          <w:szCs w:val="24"/>
        </w:rPr>
        <w:t xml:space="preserve"> (Lepidoptera: </w:t>
      </w:r>
      <w:proofErr w:type="spellStart"/>
      <w:r w:rsidR="00F14666">
        <w:rPr>
          <w:rFonts w:ascii="Times New Roman" w:hAnsi="Times New Roman" w:cs="Times New Roman"/>
          <w:sz w:val="24"/>
          <w:szCs w:val="24"/>
        </w:rPr>
        <w:t>Nymphalidae</w:t>
      </w:r>
      <w:proofErr w:type="spellEnd"/>
      <w:r w:rsidR="00F14666">
        <w:rPr>
          <w:rFonts w:ascii="Times New Roman" w:hAnsi="Times New Roman" w:cs="Times New Roman"/>
          <w:sz w:val="24"/>
          <w:szCs w:val="24"/>
        </w:rPr>
        <w:t>)</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2019)","noteIndex":0},"citationItems":[{"id":321,"uris":["http://zotero.org/users/3183432/items/NBDXBNTZ"],"itemData":{"id":321,"type":"article-journal","abstract":"Disruptive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 xml:space="preserve">(Abarca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009A7C62">
        <w:rPr>
          <w:rFonts w:ascii="Times New Roman" w:hAnsi="Times New Roman" w:cs="Times New Roman"/>
          <w:sz w:val="24"/>
          <w:szCs w:val="24"/>
        </w:rPr>
        <w:t>For warm-adapted species</w:t>
      </w:r>
      <w:r w:rsidRPr="00703517">
        <w:rPr>
          <w:rFonts w:ascii="Times New Roman" w:hAnsi="Times New Roman" w:cs="Times New Roman"/>
          <w:sz w:val="24"/>
          <w:szCs w:val="24"/>
        </w:rPr>
        <w:t>, elevated minimum temperatures are likely beneficial</w:t>
      </w:r>
      <w:r w:rsidR="00ED5D4E">
        <w:rPr>
          <w:rFonts w:ascii="Times New Roman" w:hAnsi="Times New Roman" w:cs="Times New Roman"/>
          <w:sz w:val="24"/>
          <w:szCs w:val="24"/>
        </w:rPr>
        <w:t xml:space="preserve"> as</w:t>
      </w:r>
      <w:r w:rsidRPr="00703517">
        <w:rPr>
          <w:rFonts w:ascii="Times New Roman" w:hAnsi="Times New Roman" w:cs="Times New Roman"/>
          <w:sz w:val="24"/>
          <w:szCs w:val="24"/>
        </w:rPr>
        <w:t xml:space="preserve"> previously harsh winters become milder</w:t>
      </w:r>
      <w:del w:id="578" w:author="Vaughn Shirey" w:date="2023-09-18T11:21:00Z">
        <w:r w:rsidR="009A7C62" w:rsidDel="00DE7B5D">
          <w:rPr>
            <w:rFonts w:ascii="Times New Roman" w:hAnsi="Times New Roman" w:cs="Times New Roman"/>
            <w:sz w:val="24"/>
            <w:szCs w:val="24"/>
          </w:rPr>
          <w:delText xml:space="preserve"> for these groups</w:delText>
        </w:r>
      </w:del>
      <w:r w:rsidRPr="00703517">
        <w:rPr>
          <w:rFonts w:ascii="Times New Roman" w:hAnsi="Times New Roman" w:cs="Times New Roman"/>
          <w:sz w:val="24"/>
          <w:szCs w:val="24"/>
        </w:rPr>
        <w:t>, allowing for northward range expansion</w:t>
      </w:r>
      <w:r w:rsidR="003411A8">
        <w:rPr>
          <w:rFonts w:ascii="Times New Roman" w:hAnsi="Times New Roman" w:cs="Times New Roman"/>
          <w:sz w:val="24"/>
          <w:szCs w:val="24"/>
        </w:rPr>
        <w:t xml:space="preserve"> </w:t>
      </w:r>
      <w:del w:id="579" w:author="Vaughn Shirey" w:date="2023-09-18T11:21:00Z">
        <w:r w:rsidR="003411A8" w:rsidDel="00DE7B5D">
          <w:rPr>
            <w:rFonts w:ascii="Times New Roman" w:hAnsi="Times New Roman" w:cs="Times New Roman"/>
            <w:sz w:val="24"/>
            <w:szCs w:val="24"/>
          </w:rPr>
          <w:delText>as has been found in some species</w:delText>
        </w:r>
        <w:r w:rsidRPr="00703517" w:rsidDel="00DE7B5D">
          <w:rPr>
            <w:rFonts w:ascii="Times New Roman" w:hAnsi="Times New Roman" w:cs="Times New Roman"/>
            <w:sz w:val="24"/>
            <w:szCs w:val="24"/>
          </w:rPr>
          <w:delText xml:space="preserve"> </w:delText>
        </w:r>
      </w:del>
      <w:r w:rsidR="003411A8">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2004)","noteIndex":0},"citationItems":[{"id":153,"uris":["http://zotero.org/users/3183432/items/CPZYDTAJ"],"itemData":{"id":153,"type":"article-journal","abstract":"Our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campestris","volume":"135","author":[{"family":"Crozier","given":"L"}],"issued":{"date-parts":[["2003",5]]}}},{"id":186,"uris":["http://zotero.org/users/3183432/items/BG6G6LP4"],"itemData":{"id":186,"type":"article-journal","abstract":"As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oleward shifts are a commonly noted phenomenon among species elsewhere as they aim to track their thermal optima with</w:t>
      </w:r>
      <w:r w:rsidR="009A7C62">
        <w:rPr>
          <w:rFonts w:ascii="Times New Roman" w:hAnsi="Times New Roman" w:cs="Times New Roman"/>
          <w:sz w:val="24"/>
          <w:szCs w:val="24"/>
        </w:rPr>
        <w:t>in</w:t>
      </w:r>
      <w:r w:rsidRPr="00703517">
        <w:rPr>
          <w:rFonts w:ascii="Times New Roman" w:hAnsi="Times New Roman" w:cs="Times New Roman"/>
          <w:sz w:val="24"/>
          <w:szCs w:val="24"/>
        </w:rPr>
        <w:t xml:space="preserve"> a </w:t>
      </w:r>
      <w:r w:rsidRPr="00703517">
        <w:rPr>
          <w:rFonts w:ascii="Times New Roman" w:hAnsi="Times New Roman" w:cs="Times New Roman"/>
          <w:sz w:val="24"/>
          <w:szCs w:val="24"/>
        </w:rPr>
        <w:lastRenderedPageBreak/>
        <w:t xml:space="preserve">changing climate </w:t>
      </w:r>
      <w:r w:rsidR="00466854">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2013)","noteIndex":0},"citationItems":[{"id":145,"uris":["http://zotero.org/users/3183432/items/LIEDDE93"],"itemData":{"id":145,"type":"article-journal","abstract":"Mean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324,"uris":["http://zotero.org/users/3183432/items/DN2IZB3B"],"itemData":{"id":324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150,"uris":["http://zotero.org/users/3183432/items/KZQPRW9S"],"itemData":{"id":150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Pöyry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del w:id="580" w:author="Robert Guralnick" w:date="2023-09-29T10:44:00Z">
        <w:r w:rsidR="00583F00" w:rsidRPr="00703517" w:rsidDel="000B7C90">
          <w:rPr>
            <w:rFonts w:ascii="Times New Roman" w:hAnsi="Times New Roman" w:cs="Times New Roman"/>
            <w:sz w:val="24"/>
            <w:szCs w:val="24"/>
          </w:rPr>
          <w:delText>Spatially, o</w:delText>
        </w:r>
      </w:del>
      <w:ins w:id="581" w:author="Robert Guralnick" w:date="2023-09-29T10:45:00Z">
        <w:r w:rsidR="000B7C90">
          <w:rPr>
            <w:rFonts w:ascii="Times New Roman" w:hAnsi="Times New Roman" w:cs="Times New Roman"/>
            <w:sz w:val="24"/>
            <w:szCs w:val="24"/>
          </w:rPr>
          <w:t>O</w:t>
        </w:r>
      </w:ins>
      <w:r w:rsidR="00583F00" w:rsidRPr="00703517">
        <w:rPr>
          <w:rFonts w:ascii="Times New Roman" w:hAnsi="Times New Roman" w:cs="Times New Roman"/>
          <w:sz w:val="24"/>
          <w:szCs w:val="24"/>
        </w:rPr>
        <w:t xml:space="preserve">ur results confirm that stronger positive shifts in species occupancy are occurring for </w:t>
      </w:r>
      <w:proofErr w:type="gramStart"/>
      <w:r w:rsidR="00583F00" w:rsidRPr="00703517">
        <w:rPr>
          <w:rFonts w:ascii="Times New Roman" w:hAnsi="Times New Roman" w:cs="Times New Roman"/>
          <w:sz w:val="24"/>
          <w:szCs w:val="24"/>
        </w:rPr>
        <w:t>a majority of</w:t>
      </w:r>
      <w:proofErr w:type="gramEnd"/>
      <w:r w:rsidR="00583F00" w:rsidRPr="00703517">
        <w:rPr>
          <w:rFonts w:ascii="Times New Roman" w:hAnsi="Times New Roman" w:cs="Times New Roman"/>
          <w:sz w:val="24"/>
          <w:szCs w:val="24"/>
        </w:rPr>
        <w:t xml:space="preserve"> species (n = 60 or roughly 66%) in the northern geographic context of their modeled range</w:t>
      </w:r>
      <w:r w:rsidR="00583F00">
        <w:rPr>
          <w:rFonts w:ascii="Times New Roman" w:hAnsi="Times New Roman" w:cs="Times New Roman"/>
          <w:sz w:val="24"/>
          <w:szCs w:val="24"/>
        </w:rPr>
        <w:t xml:space="preserve"> (Figure 3</w:t>
      </w:r>
      <w:commentRangeStart w:id="582"/>
      <w:r w:rsidR="00583F00">
        <w:rPr>
          <w:rFonts w:ascii="Times New Roman" w:hAnsi="Times New Roman" w:cs="Times New Roman"/>
          <w:sz w:val="24"/>
          <w:szCs w:val="24"/>
        </w:rPr>
        <w:t>)</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ins w:id="583" w:author="Vaughn Shirey" w:date="2023-09-18T11:22:00Z">
        <w:r w:rsidR="00DE7B5D">
          <w:rPr>
            <w:rFonts w:ascii="Times New Roman" w:hAnsi="Times New Roman" w:cs="Times New Roman"/>
            <w:sz w:val="24"/>
            <w:szCs w:val="24"/>
          </w:rPr>
          <w:t>i</w:t>
        </w:r>
      </w:ins>
      <w:del w:id="584" w:author="Vaughn Shirey" w:date="2023-09-18T11:22:00Z">
        <w:r w:rsidRPr="00703517" w:rsidDel="00DE7B5D">
          <w:rPr>
            <w:rFonts w:ascii="Times New Roman" w:hAnsi="Times New Roman" w:cs="Times New Roman"/>
            <w:sz w:val="24"/>
            <w:szCs w:val="24"/>
          </w:rPr>
          <w:delText>a</w:delText>
        </w:r>
      </w:del>
      <w:r w:rsidRPr="00703517">
        <w:rPr>
          <w:rFonts w:ascii="Times New Roman" w:hAnsi="Times New Roman" w:cs="Times New Roman"/>
          <w:sz w:val="24"/>
          <w:szCs w:val="24"/>
        </w:rPr>
        <w:t xml:space="preserve">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commentRangeEnd w:id="582"/>
      <w:r w:rsidR="000B7C90">
        <w:rPr>
          <w:rStyle w:val="CommentReference"/>
        </w:rPr>
        <w:commentReference w:id="582"/>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r w:rsidR="00395141">
        <w:rPr>
          <w:rFonts w:ascii="Times New Roman" w:hAnsi="Times New Roman" w:cs="Times New Roman"/>
          <w:sz w:val="24"/>
          <w:szCs w:val="24"/>
        </w:rPr>
        <w:t xml:space="preserve">Finally, </w:t>
      </w:r>
      <w:r w:rsidR="007B7734">
        <w:rPr>
          <w:rFonts w:ascii="Times New Roman" w:hAnsi="Times New Roman" w:cs="Times New Roman"/>
          <w:sz w:val="24"/>
          <w:szCs w:val="24"/>
        </w:rPr>
        <w:t>while</w:t>
      </w:r>
      <w:r w:rsidR="00C57EE8">
        <w:rPr>
          <w:rFonts w:ascii="Times New Roman" w:hAnsi="Times New Roman" w:cs="Times New Roman"/>
          <w:sz w:val="24"/>
          <w:szCs w:val="24"/>
        </w:rPr>
        <w:t xml:space="preserve"> cold-adapted species appear to be faring poorly across all components of their subranges (Figure 3); warm-adapted species tend to exhibit the largest increases in occupancy probability towards the northern periphery of their ranges (Figure 3, Supplemental File S1)</w:t>
      </w:r>
      <w:r w:rsidR="00296FDD">
        <w:rPr>
          <w:rFonts w:ascii="Times New Roman" w:hAnsi="Times New Roman" w:cs="Times New Roman"/>
          <w:sz w:val="24"/>
          <w:szCs w:val="24"/>
        </w:rPr>
        <w:t xml:space="preserve">. </w:t>
      </w:r>
      <w:commentRangeStart w:id="585"/>
      <w:r w:rsidR="00E47EC6">
        <w:rPr>
          <w:rFonts w:ascii="Times New Roman" w:hAnsi="Times New Roman" w:cs="Times New Roman"/>
          <w:sz w:val="24"/>
          <w:szCs w:val="24"/>
        </w:rPr>
        <w:t xml:space="preserve">While these southern species can still track their thermal niches poleward, cold-adapted species may already be approaching the final course of the “escalator to extinction” </w:t>
      </w:r>
      <w:r w:rsidR="00D029E8">
        <w:rPr>
          <w:rFonts w:ascii="Times New Roman" w:hAnsi="Times New Roman" w:cs="Times New Roman"/>
          <w:sz w:val="24"/>
          <w:szCs w:val="24"/>
        </w:rPr>
        <w:t xml:space="preserve">as they run out of potentially suitable habitat in which to track their thermal niche </w:t>
      </w:r>
      <w:r w:rsidR="00D029E8">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{"citationID":"V5yERezN","properties":{"formattedCitation":"(Marris 2007; Freeman {\\i{}et al.} 2018; Urban 2018)","plainCitation":"(Marris 2007; Freeman et al. 2018; Urban 2018)","noteIndex":0},"citationItems":[{"id":880,"uris":["http://zotero.org/users/3183432/items/QLUKF6LP"],"itemData":{"id":880,"type":"article-journal","container-title":"Nature Reports Climate Change","note":"publisher: Nature Publishing Group","page":"94–96","title":"The escalator effect","volume":"1","author":[{"family":"Marris","given":"Emma"}],"issued":{"date-parts":[["2007"]]}}},{"id":882,"uris":["http://zotero.org/users/3183432/items/WWW7X6QC"],"itemData":{"id":882,"type":"article-journal","container-title":"Proceedings of the National Academy of Sciences","issue":"47","note":"publisher: National Acad Sciences","page":"11982–11987","title":"Climate change causes upslope shifts and mountaintop extirpations in a tropical bird community","volume":"115","author":[{"family":"Freeman","given":"Benjamin G"},{"family":"Scholer","given":"Micah N"},{"family":"Ruiz-Gutierrez","given":"Viviana"},{"family":"Fitzpatrick","given":"John W"}],"issued":{"date-parts":[["2018"]]}}},{"id":881,"uris":["http://zotero.org/users/3183432/items/4GPZYSM4"],"itemData":{"id":881,"type":"article-journal","container-title":"Proceedings of the National Academy of Sciences","issue":"47","note":"publisher: National Acad Sciences","page":"11871–11873","title":"Escalator to extinction","volume":"115","author":[{"family":"Urban","given":"Mark C"}],"issued":{"date-parts":[["2018"]]}}}],"schema":"https://github.com/citation-style-language/schema/raw/master/csl-citation.json"} </w:instrText>
      </w:r>
      <w:r w:rsidR="00D029E8">
        <w:rPr>
          <w:rFonts w:ascii="Times New Roman" w:hAnsi="Times New Roman" w:cs="Times New Roman"/>
          <w:sz w:val="24"/>
          <w:szCs w:val="24"/>
        </w:rPr>
        <w:fldChar w:fldCharType="separate"/>
      </w:r>
      <w:r w:rsidR="005151A1" w:rsidRPr="005151A1">
        <w:rPr>
          <w:rFonts w:ascii="Times New Roman" w:hAnsi="Times New Roman" w:cs="Times New Roman"/>
          <w:sz w:val="24"/>
          <w:szCs w:val="24"/>
        </w:rPr>
        <w:t xml:space="preserve">(Marris 2007; Freeman </w:t>
      </w:r>
      <w:r w:rsidR="005151A1" w:rsidRPr="005151A1">
        <w:rPr>
          <w:rFonts w:ascii="Times New Roman" w:hAnsi="Times New Roman" w:cs="Times New Roman"/>
          <w:i/>
          <w:iCs/>
          <w:sz w:val="24"/>
          <w:szCs w:val="24"/>
        </w:rPr>
        <w:t>et al.</w:t>
      </w:r>
      <w:r w:rsidR="005151A1" w:rsidRPr="005151A1">
        <w:rPr>
          <w:rFonts w:ascii="Times New Roman" w:hAnsi="Times New Roman" w:cs="Times New Roman"/>
          <w:sz w:val="24"/>
          <w:szCs w:val="24"/>
        </w:rPr>
        <w:t xml:space="preserve"> 2018; Urban 2018)</w:t>
      </w:r>
      <w:r w:rsidR="00D029E8">
        <w:rPr>
          <w:rFonts w:ascii="Times New Roman" w:hAnsi="Times New Roman" w:cs="Times New Roman"/>
          <w:sz w:val="24"/>
          <w:szCs w:val="24"/>
        </w:rPr>
        <w:fldChar w:fldCharType="end"/>
      </w:r>
      <w:r w:rsidR="00E47EC6">
        <w:rPr>
          <w:rFonts w:ascii="Times New Roman" w:hAnsi="Times New Roman" w:cs="Times New Roman"/>
          <w:sz w:val="24"/>
          <w:szCs w:val="24"/>
        </w:rPr>
        <w:t xml:space="preserve">. </w:t>
      </w:r>
      <w:commentRangeEnd w:id="585"/>
      <w:r w:rsidR="000B7C90">
        <w:rPr>
          <w:rStyle w:val="CommentReference"/>
        </w:rPr>
        <w:commentReference w:id="585"/>
      </w:r>
    </w:p>
    <w:p w14:paraId="4EA80621" w14:textId="49524369" w:rsidR="004C3F69" w:rsidRDefault="00341DE7">
      <w:pPr>
        <w:spacing w:line="480" w:lineRule="auto"/>
        <w:jc w:val="both"/>
        <w:rPr>
          <w:ins w:id="586" w:author="Vaughn Shirey [2]" w:date="2023-09-25T10:12:00Z"/>
          <w:rFonts w:ascii="Times New Roman" w:hAnsi="Times New Roman" w:cs="Times New Roman"/>
          <w:sz w:val="24"/>
          <w:szCs w:val="24"/>
        </w:rPr>
      </w:pPr>
      <w:r w:rsidRPr="00703517">
        <w:rPr>
          <w:rFonts w:ascii="Times New Roman" w:hAnsi="Times New Roman" w:cs="Times New Roman"/>
          <w:sz w:val="24"/>
          <w:szCs w:val="24"/>
        </w:rPr>
        <w:tab/>
      </w:r>
      <w:r w:rsidR="005151A1">
        <w:rPr>
          <w:rFonts w:ascii="Times New Roman" w:hAnsi="Times New Roman" w:cs="Times New Roman"/>
          <w:sz w:val="24"/>
          <w:szCs w:val="24"/>
        </w:rPr>
        <w:t xml:space="preserve">Thermal niche is </w:t>
      </w:r>
      <w:commentRangeStart w:id="587"/>
      <w:del w:id="588" w:author="Robert Guralnick" w:date="2023-09-29T10:48:00Z">
        <w:r w:rsidR="005151A1" w:rsidDel="000B7C90">
          <w:rPr>
            <w:rFonts w:ascii="Times New Roman" w:hAnsi="Times New Roman" w:cs="Times New Roman"/>
            <w:sz w:val="24"/>
            <w:szCs w:val="24"/>
          </w:rPr>
          <w:delText>indeed</w:delText>
        </w:r>
      </w:del>
      <w:commentRangeEnd w:id="587"/>
      <w:r w:rsidR="000B7C90">
        <w:rPr>
          <w:rStyle w:val="CommentReference"/>
        </w:rPr>
        <w:commentReference w:id="587"/>
      </w:r>
      <w:del w:id="589" w:author="Robert Guralnick" w:date="2023-09-29T10:48:00Z">
        <w:r w:rsidR="005151A1" w:rsidDel="000B7C90">
          <w:rPr>
            <w:rFonts w:ascii="Times New Roman" w:hAnsi="Times New Roman" w:cs="Times New Roman"/>
            <w:sz w:val="24"/>
            <w:szCs w:val="24"/>
          </w:rPr>
          <w:delText xml:space="preserve"> </w:delText>
        </w:r>
      </w:del>
      <w:r w:rsidR="005151A1">
        <w:rPr>
          <w:rFonts w:ascii="Times New Roman" w:hAnsi="Times New Roman" w:cs="Times New Roman"/>
          <w:sz w:val="24"/>
          <w:szCs w:val="24"/>
        </w:rPr>
        <w:t xml:space="preserve">a critically important predictor of occupancy dynamics in our study system. </w:t>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w:t>
      </w:r>
      <w:ins w:id="590" w:author="Vaughn Shirey [2]" w:date="2023-09-25T09:51:00Z">
        <w:r w:rsidR="005465C5">
          <w:rPr>
            <w:rFonts w:ascii="Times New Roman" w:hAnsi="Times New Roman" w:cs="Times New Roman"/>
            <w:sz w:val="24"/>
            <w:szCs w:val="24"/>
          </w:rPr>
          <w:t>3</w:t>
        </w:r>
      </w:ins>
      <w:del w:id="591" w:author="Vaughn Shirey [2]" w:date="2023-09-25T09:51:00Z">
        <w:r w:rsidR="00A254BA" w:rsidDel="005465C5">
          <w:rPr>
            <w:rFonts w:ascii="Times New Roman" w:hAnsi="Times New Roman" w:cs="Times New Roman"/>
            <w:sz w:val="24"/>
            <w:szCs w:val="24"/>
          </w:rPr>
          <w:delText>2</w:delText>
        </w:r>
      </w:del>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commentRangeStart w:id="592"/>
      <w:r w:rsidR="00785CB8">
        <w:rPr>
          <w:rFonts w:ascii="Times New Roman" w:hAnsi="Times New Roman" w:cs="Times New Roman"/>
          <w:sz w:val="24"/>
          <w:szCs w:val="24"/>
        </w:rPr>
        <w:t>Indeed</w:t>
      </w:r>
      <w:commentRangeEnd w:id="592"/>
      <w:r w:rsidR="00C72996">
        <w:rPr>
          <w:rStyle w:val="CommentReference"/>
        </w:rPr>
        <w:commentReference w:id="592"/>
      </w:r>
      <w:r w:rsidR="00785CB8">
        <w:rPr>
          <w:rFonts w:ascii="Times New Roman" w:hAnsi="Times New Roman" w:cs="Times New Roman"/>
          <w:sz w:val="24"/>
          <w:szCs w:val="24"/>
        </w:rPr>
        <w:t xml:space="preserve">,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2020)","noteIndex":0},"citationItems":[{"id":583,"uris":["http://zotero.org/users/3183432/items/GSD5E9LH"],"itemData":{"id":583,"type":"article-journal","container-title":"Journal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L"}],"issued":{"date-parts":[["2020"]]}}},{"id":584,"uris":["http://zotero.org/users/3183432/items/TQXZQ5JT"],"itemData":{"id":584,"type":"article-journal","container-title":"Global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C"}],"issued":{"date-parts":[["2006"]]}}},{"id":586,"uris":["http://zotero.org/users/3183432/items/APKSC3FQ"],"itemData":{"id":586,"type":"article-journal","container-title":"Climate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w:t>
      </w:r>
      <w:commentRangeStart w:id="593"/>
      <w:r w:rsidR="00792165">
        <w:rPr>
          <w:rFonts w:ascii="Times New Roman" w:hAnsi="Times New Roman" w:cs="Times New Roman"/>
          <w:sz w:val="24"/>
          <w:szCs w:val="24"/>
        </w:rPr>
        <w:t>Further</w:t>
      </w:r>
      <w:commentRangeEnd w:id="593"/>
      <w:r w:rsidR="00C72996">
        <w:rPr>
          <w:rStyle w:val="CommentReference"/>
        </w:rPr>
        <w:commentReference w:id="593"/>
      </w:r>
      <w:r w:rsidR="00792165">
        <w:rPr>
          <w:rFonts w:ascii="Times New Roman" w:hAnsi="Times New Roman" w:cs="Times New Roman"/>
          <w:sz w:val="24"/>
          <w:szCs w:val="24"/>
        </w:rPr>
        <w:t xml:space="preserve">, given that we </w:t>
      </w:r>
      <w:commentRangeStart w:id="594"/>
      <w:r w:rsidR="00792165">
        <w:rPr>
          <w:rFonts w:ascii="Times New Roman" w:hAnsi="Times New Roman" w:cs="Times New Roman"/>
          <w:sz w:val="24"/>
          <w:szCs w:val="24"/>
        </w:rPr>
        <w:t xml:space="preserve">informed our estimates of occupancy probability by climatic variables, it is a positive confirmation that range-wide average annual temperature was a strong predictor of trends and that our methodology was </w:t>
      </w:r>
      <w:r w:rsidR="00364B9D">
        <w:rPr>
          <w:rFonts w:ascii="Times New Roman" w:hAnsi="Times New Roman" w:cs="Times New Roman"/>
          <w:sz w:val="24"/>
          <w:szCs w:val="24"/>
        </w:rPr>
        <w:t>reliable for</w:t>
      </w:r>
      <w:r w:rsidR="00792165">
        <w:rPr>
          <w:rFonts w:ascii="Times New Roman" w:hAnsi="Times New Roman" w:cs="Times New Roman"/>
          <w:sz w:val="24"/>
          <w:szCs w:val="24"/>
        </w:rPr>
        <w:t xml:space="preserve"> reconstructing ecologically </w:t>
      </w:r>
      <w:r w:rsidR="00792165">
        <w:rPr>
          <w:rFonts w:ascii="Times New Roman" w:hAnsi="Times New Roman" w:cs="Times New Roman"/>
          <w:sz w:val="24"/>
          <w:szCs w:val="24"/>
        </w:rPr>
        <w:lastRenderedPageBreak/>
        <w:t>sensible trends from sparse, presence-only data.</w:t>
      </w:r>
      <w:commentRangeEnd w:id="594"/>
      <w:r w:rsidR="00C72996">
        <w:rPr>
          <w:rStyle w:val="CommentReference"/>
        </w:rPr>
        <w:commentReference w:id="594"/>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w:t>
      </w:r>
      <w:commentRangeStart w:id="595"/>
      <w:r w:rsidR="002105E7">
        <w:rPr>
          <w:rFonts w:ascii="Times New Roman" w:hAnsi="Times New Roman" w:cs="Times New Roman"/>
          <w:sz w:val="24"/>
          <w:szCs w:val="24"/>
        </w:rPr>
        <w:t xml:space="preserve">these results suggest a more nuanced perspective of insect biodiversity decline </w:t>
      </w:r>
      <w:r w:rsidR="00364B9D">
        <w:rPr>
          <w:rFonts w:ascii="Times New Roman" w:hAnsi="Times New Roman" w:cs="Times New Roman"/>
          <w:sz w:val="24"/>
          <w:szCs w:val="24"/>
        </w:rPr>
        <w:t xml:space="preserve">in more northern regions </w:t>
      </w:r>
      <w:r w:rsidR="002105E7">
        <w:rPr>
          <w:rFonts w:ascii="Times New Roman" w:hAnsi="Times New Roman" w:cs="Times New Roman"/>
          <w:sz w:val="24"/>
          <w:szCs w:val="24"/>
        </w:rPr>
        <w:t xml:space="preserve">and suggest that a scenario of </w:t>
      </w:r>
      <w:r w:rsidR="00364B9D">
        <w:rPr>
          <w:rFonts w:ascii="Times New Roman" w:hAnsi="Times New Roman" w:cs="Times New Roman"/>
          <w:sz w:val="24"/>
          <w:szCs w:val="24"/>
        </w:rPr>
        <w:t>climate</w:t>
      </w:r>
      <w:r w:rsidR="002105E7">
        <w:rPr>
          <w:rFonts w:ascii="Times New Roman" w:hAnsi="Times New Roman" w:cs="Times New Roman"/>
          <w:sz w:val="24"/>
          <w:szCs w:val="24"/>
        </w:rPr>
        <w:t xml:space="preserve"> “winners” and “losers” </w:t>
      </w:r>
      <w:r w:rsidR="00657D43">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2022)","noteIndex":0},"citationItems":[{"id":288,"uris":["http://zotero.org/users/3183432/items/9I2V6R3X"],"itemData":{"id":288,"type":"article-journal","container-title":"Biology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w:t>
      </w:r>
      <w:r w:rsidR="00364B9D">
        <w:rPr>
          <w:rFonts w:ascii="Times New Roman" w:hAnsi="Times New Roman" w:cs="Times New Roman"/>
          <w:sz w:val="24"/>
          <w:szCs w:val="24"/>
        </w:rPr>
        <w:t xml:space="preserve">the dominant pattern </w:t>
      </w:r>
      <w:r w:rsidR="002105E7">
        <w:rPr>
          <w:rFonts w:ascii="Times New Roman" w:hAnsi="Times New Roman" w:cs="Times New Roman"/>
          <w:sz w:val="24"/>
          <w:szCs w:val="24"/>
        </w:rPr>
        <w:t xml:space="preserve">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w:t>
      </w:r>
      <w:r w:rsidR="001B37A3">
        <w:rPr>
          <w:rFonts w:ascii="Times New Roman" w:hAnsi="Times New Roman" w:cs="Times New Roman"/>
          <w:sz w:val="24"/>
          <w:szCs w:val="24"/>
        </w:rPr>
        <w:t xml:space="preserve"> </w:t>
      </w:r>
      <w:commentRangeEnd w:id="595"/>
      <w:r w:rsidR="00C72996">
        <w:rPr>
          <w:rStyle w:val="CommentReference"/>
        </w:rPr>
        <w:commentReference w:id="595"/>
      </w:r>
    </w:p>
    <w:p w14:paraId="492F2AFA" w14:textId="3809C8B5" w:rsidR="000A0D41" w:rsidRDefault="004C3F69">
      <w:pPr>
        <w:spacing w:line="480" w:lineRule="auto"/>
        <w:ind w:firstLine="720"/>
        <w:jc w:val="both"/>
        <w:rPr>
          <w:rFonts w:ascii="Times New Roman" w:hAnsi="Times New Roman" w:cs="Times New Roman"/>
          <w:sz w:val="24"/>
          <w:szCs w:val="24"/>
        </w:rPr>
        <w:pPrChange w:id="596" w:author="Vaughn Shirey [2]" w:date="2023-09-25T10:12:00Z">
          <w:pPr>
            <w:spacing w:line="480" w:lineRule="auto"/>
            <w:jc w:val="both"/>
          </w:pPr>
        </w:pPrChange>
      </w:pPr>
      <w:ins w:id="597" w:author="Vaughn Shirey [2]" w:date="2023-09-25T10:11:00Z">
        <w:r>
          <w:rPr>
            <w:rFonts w:ascii="Times New Roman" w:hAnsi="Times New Roman" w:cs="Times New Roman"/>
            <w:sz w:val="24"/>
            <w:szCs w:val="24"/>
          </w:rPr>
          <w:t>Notably, temperature niche breadth did not emerge from our modelling framework as a key indicator of increases or declines in species-specific occupancy.</w:t>
        </w:r>
      </w:ins>
      <w:ins w:id="598" w:author="Vaughn Shirey [2]" w:date="2023-09-25T10:12:00Z">
        <w:r>
          <w:rPr>
            <w:rFonts w:ascii="Times New Roman" w:hAnsi="Times New Roman" w:cs="Times New Roman"/>
            <w:sz w:val="24"/>
            <w:szCs w:val="24"/>
          </w:rPr>
          <w:t xml:space="preserve"> This is in contrast to other </w:t>
        </w:r>
        <w:del w:id="599" w:author="Robert Guralnick" w:date="2023-09-29T10:52:00Z">
          <w:r w:rsidDel="00C72996">
            <w:rPr>
              <w:rFonts w:ascii="Times New Roman" w:hAnsi="Times New Roman" w:cs="Times New Roman"/>
              <w:sz w:val="24"/>
              <w:szCs w:val="24"/>
            </w:rPr>
            <w:delText xml:space="preserve">notable </w:delText>
          </w:r>
        </w:del>
        <w:r>
          <w:rPr>
            <w:rFonts w:ascii="Times New Roman" w:hAnsi="Times New Roman" w:cs="Times New Roman"/>
            <w:sz w:val="24"/>
            <w:szCs w:val="24"/>
          </w:rPr>
          <w:t xml:space="preserve">work in insects that has found it to be an important predictor of population persistence </w:t>
        </w:r>
      </w:ins>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{"citationID":"O1J2jwQ5","properties":{"formattedCitation":"(Hoffmann {\\i{}et al.} 2003; Herrera {\\i{}et al.} 2018; H\\uc0\\u228{}llfors {\\i{}et al.} 2023)","plainCitation":"(Hoffmann et al. 2003; Herrera et al. 2018; Hällfors et al. 2023)","noteIndex":0},"citationItems":[{"id":1135,"uris":["http://zotero.org/users/3183432/items/HITC4FSW"],"itemData":{"id":1135,"type":"article-journal","container-title":"Science","issue":"5629","note":"publisher: American Association for the Advancement of Science","page":"100–102","title":"Low potential for climatic stress adaptation in a rainforest Drosophila species","volume":"301","author":[{"family":"Hoffmann","given":"AA"},{"family":"Hallas","given":"RJ"},{"family":"Dean","given":"JA"},{"family":"Schiffer","given":"M"}],"issued":{"date-parts":[["2003"]]}}},{"id":1134,"uris":["http://zotero.org/users/3183432/items/7XSRHBK3"],"itemData":{"id":1134,"type":"article-journal","container-title":"Journal of Insect Conservation","note":"publisher: Springer","page":"771–779","title":"Climatic niche breadth determines the response of bumblebees (Bombus spp.) to climate warming in mountain areas of the Northern Iberian Peninsula","volume":"22","author":[{"family":"Herrera","given":"José M"},{"family":"Ploquin","given":"Emilie F"},{"family":"Rasmont","given":"Pierre"},{"family":"Obeso","given":"José R"}],"issued":{"date-parts":[["2018"]]}}},{"id":485,"uris":["http://zotero.org/users/3183432/items/IFRXTMMC"],"itemData":{"id":485,"type":"article-journal","container-title":"Evolution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Pr>
          <w:rFonts w:ascii="Times New Roman" w:hAnsi="Times New Roman" w:cs="Times New Roman"/>
          <w:sz w:val="24"/>
          <w:szCs w:val="24"/>
        </w:rPr>
        <w:fldChar w:fldCharType="separate"/>
      </w:r>
      <w:r w:rsidRPr="004C3F69">
        <w:rPr>
          <w:rFonts w:ascii="Times New Roman" w:hAnsi="Times New Roman" w:cs="Times New Roman"/>
          <w:sz w:val="24"/>
          <w:szCs w:val="24"/>
        </w:rPr>
        <w:t xml:space="preserve">(Hoffmann </w:t>
      </w:r>
      <w:r w:rsidRPr="004C3F69">
        <w:rPr>
          <w:rFonts w:ascii="Times New Roman" w:hAnsi="Times New Roman" w:cs="Times New Roman"/>
          <w:i/>
          <w:iCs/>
          <w:sz w:val="24"/>
          <w:szCs w:val="24"/>
        </w:rPr>
        <w:t>et al.</w:t>
      </w:r>
      <w:r w:rsidRPr="004C3F69">
        <w:rPr>
          <w:rFonts w:ascii="Times New Roman" w:hAnsi="Times New Roman" w:cs="Times New Roman"/>
          <w:sz w:val="24"/>
          <w:szCs w:val="24"/>
        </w:rPr>
        <w:t xml:space="preserve"> 2003; Herrera </w:t>
      </w:r>
      <w:r w:rsidRPr="004C3F69">
        <w:rPr>
          <w:rFonts w:ascii="Times New Roman" w:hAnsi="Times New Roman" w:cs="Times New Roman"/>
          <w:i/>
          <w:iCs/>
          <w:sz w:val="24"/>
          <w:szCs w:val="24"/>
        </w:rPr>
        <w:t>et al.</w:t>
      </w:r>
      <w:r w:rsidRPr="004C3F69">
        <w:rPr>
          <w:rFonts w:ascii="Times New Roman" w:hAnsi="Times New Roman" w:cs="Times New Roman"/>
          <w:sz w:val="24"/>
          <w:szCs w:val="24"/>
        </w:rPr>
        <w:t xml:space="preserve"> 2018; Hällfors </w:t>
      </w:r>
      <w:r w:rsidRPr="004C3F69">
        <w:rPr>
          <w:rFonts w:ascii="Times New Roman" w:hAnsi="Times New Roman" w:cs="Times New Roman"/>
          <w:i/>
          <w:iCs/>
          <w:sz w:val="24"/>
          <w:szCs w:val="24"/>
        </w:rPr>
        <w:t>et al.</w:t>
      </w:r>
      <w:r w:rsidRPr="004C3F69">
        <w:rPr>
          <w:rFonts w:ascii="Times New Roman" w:hAnsi="Times New Roman" w:cs="Times New Roman"/>
          <w:sz w:val="24"/>
          <w:szCs w:val="24"/>
        </w:rPr>
        <w:t xml:space="preserve"> 2023)</w:t>
      </w:r>
      <w:r>
        <w:rPr>
          <w:rFonts w:ascii="Times New Roman" w:hAnsi="Times New Roman" w:cs="Times New Roman"/>
          <w:sz w:val="24"/>
          <w:szCs w:val="24"/>
        </w:rPr>
        <w:fldChar w:fldCharType="end"/>
      </w:r>
      <w:ins w:id="600" w:author="Vaughn Shirey [2]" w:date="2023-09-25T10:12:00Z">
        <w:r>
          <w:rPr>
            <w:rFonts w:ascii="Times New Roman" w:hAnsi="Times New Roman" w:cs="Times New Roman"/>
            <w:sz w:val="24"/>
            <w:szCs w:val="24"/>
          </w:rPr>
          <w:t xml:space="preserve">. </w:t>
        </w:r>
      </w:ins>
      <w:commentRangeStart w:id="601"/>
      <w:ins w:id="602" w:author="Vaughn Shirey [2]" w:date="2023-09-25T10:13:00Z">
        <w:del w:id="603" w:author="Robert Guralnick" w:date="2023-09-29T10:53:00Z">
          <w:r w:rsidDel="00C72996">
            <w:rPr>
              <w:rFonts w:ascii="Times New Roman" w:hAnsi="Times New Roman" w:cs="Times New Roman"/>
              <w:sz w:val="24"/>
              <w:szCs w:val="24"/>
            </w:rPr>
            <w:delText>While initially perplexing to us,</w:delText>
          </w:r>
        </w:del>
      </w:ins>
      <w:commentRangeEnd w:id="601"/>
      <w:r w:rsidR="00C72996">
        <w:rPr>
          <w:rStyle w:val="CommentReference"/>
        </w:rPr>
        <w:commentReference w:id="601"/>
      </w:r>
      <w:proofErr w:type="gramStart"/>
      <w:ins w:id="604" w:author="Robert Guralnick" w:date="2023-09-29T10:53:00Z">
        <w:r w:rsidR="00C72996">
          <w:rPr>
            <w:rFonts w:ascii="Times New Roman" w:hAnsi="Times New Roman" w:cs="Times New Roman"/>
            <w:sz w:val="24"/>
            <w:szCs w:val="24"/>
          </w:rPr>
          <w:t>This unexpected results</w:t>
        </w:r>
      </w:ins>
      <w:proofErr w:type="gramEnd"/>
      <w:ins w:id="605" w:author="Vaughn Shirey [2]" w:date="2023-09-25T10:13:00Z">
        <w:r>
          <w:rPr>
            <w:rFonts w:ascii="Times New Roman" w:hAnsi="Times New Roman" w:cs="Times New Roman"/>
            <w:sz w:val="24"/>
            <w:szCs w:val="24"/>
          </w:rPr>
          <w:t xml:space="preserve"> </w:t>
        </w:r>
        <w:del w:id="606" w:author="Robert Guralnick" w:date="2023-09-29T10:53:00Z">
          <w:r w:rsidDel="00C72996">
            <w:rPr>
              <w:rFonts w:ascii="Times New Roman" w:hAnsi="Times New Roman" w:cs="Times New Roman"/>
              <w:sz w:val="24"/>
              <w:szCs w:val="24"/>
            </w:rPr>
            <w:delText xml:space="preserve">this result </w:delText>
          </w:r>
        </w:del>
        <w:r>
          <w:rPr>
            <w:rFonts w:ascii="Times New Roman" w:hAnsi="Times New Roman" w:cs="Times New Roman"/>
            <w:sz w:val="24"/>
            <w:szCs w:val="24"/>
          </w:rPr>
          <w:t xml:space="preserve">might be explained by </w:t>
        </w:r>
      </w:ins>
      <w:ins w:id="607" w:author="Vaughn Shirey [2]" w:date="2023-09-25T10:14:00Z">
        <w:r>
          <w:rPr>
            <w:rFonts w:ascii="Times New Roman" w:hAnsi="Times New Roman" w:cs="Times New Roman"/>
            <w:sz w:val="24"/>
            <w:szCs w:val="24"/>
          </w:rPr>
          <w:t xml:space="preserve">confounding from limitations to mobility and dispersal. For example, even if species with broad thermal niches could plausibly thrive in many northern habitats, they are simply unable to reach those habitats. </w:t>
        </w:r>
      </w:ins>
    </w:p>
    <w:p w14:paraId="495B7B6D" w14:textId="169EC738" w:rsidR="000E096B" w:rsidRPr="00703517" w:rsidDel="00A26EDA" w:rsidRDefault="00D1010E" w:rsidP="00E90DB6">
      <w:pPr>
        <w:spacing w:line="480" w:lineRule="auto"/>
        <w:jc w:val="both"/>
        <w:rPr>
          <w:del w:id="608" w:author="Vaughn Shirey [2]" w:date="2023-09-25T10:14:00Z"/>
          <w:rFonts w:ascii="Times New Roman" w:hAnsi="Times New Roman" w:cs="Times New Roman"/>
          <w:sz w:val="24"/>
          <w:szCs w:val="24"/>
        </w:rPr>
      </w:pPr>
      <w:r>
        <w:rPr>
          <w:rFonts w:ascii="Times New Roman" w:hAnsi="Times New Roman" w:cs="Times New Roman"/>
          <w:sz w:val="24"/>
          <w:szCs w:val="24"/>
        </w:rPr>
        <w:tab/>
      </w:r>
      <w:del w:id="609" w:author="Vaughn Shirey" w:date="2023-09-18T11:24:00Z">
        <w:r w:rsidDel="0084464C">
          <w:rPr>
            <w:rFonts w:ascii="Times New Roman" w:hAnsi="Times New Roman" w:cs="Times New Roman"/>
            <w:sz w:val="24"/>
            <w:szCs w:val="24"/>
          </w:rPr>
          <w:delText xml:space="preserve">Since prediction is an important part of the scientific </w:delText>
        </w:r>
        <w:r w:rsidR="00D6038E" w:rsidDel="0084464C">
          <w:rPr>
            <w:rFonts w:ascii="Times New Roman" w:hAnsi="Times New Roman" w:cs="Times New Roman"/>
            <w:sz w:val="24"/>
            <w:szCs w:val="24"/>
          </w:rPr>
          <w:delText>enterprise</w:delText>
        </w:r>
        <w:r w:rsidDel="0084464C">
          <w:rPr>
            <w:rFonts w:ascii="Times New Roman" w:hAnsi="Times New Roman" w:cs="Times New Roman"/>
            <w:sz w:val="24"/>
            <w:szCs w:val="24"/>
          </w:rPr>
          <w:delText>, w</w:delText>
        </w:r>
      </w:del>
      <w:del w:id="610" w:author="Vaughn Shirey" w:date="2023-09-18T11:25:00Z">
        <w:r w:rsidDel="0084464C">
          <w:rPr>
            <w:rFonts w:ascii="Times New Roman" w:hAnsi="Times New Roman" w:cs="Times New Roman"/>
            <w:sz w:val="24"/>
            <w:szCs w:val="24"/>
          </w:rPr>
          <w:delText>e aimed to also test which traits, aside from range-wide temperature (if any), might also predict occupancy decline</w:delText>
        </w:r>
        <w:r w:rsidR="001966BF" w:rsidDel="0084464C">
          <w:rPr>
            <w:rFonts w:ascii="Times New Roman" w:hAnsi="Times New Roman" w:cs="Times New Roman"/>
            <w:sz w:val="24"/>
            <w:szCs w:val="24"/>
          </w:rPr>
          <w:delText>s</w:delText>
        </w:r>
        <w:r w:rsidDel="0084464C">
          <w:rPr>
            <w:rFonts w:ascii="Times New Roman" w:hAnsi="Times New Roman" w:cs="Times New Roman"/>
            <w:sz w:val="24"/>
            <w:szCs w:val="24"/>
          </w:rPr>
          <w:delText xml:space="preserve"> in our study region. </w:delText>
        </w:r>
        <w:r w:rsidR="00DB4FAC" w:rsidDel="0084464C">
          <w:rPr>
            <w:rFonts w:ascii="Times New Roman" w:hAnsi="Times New Roman" w:cs="Times New Roman"/>
            <w:sz w:val="24"/>
            <w:szCs w:val="24"/>
          </w:rPr>
          <w:delText>Among our models, Model G/H</w:delText>
        </w:r>
        <w:r w:rsidR="00395CB7" w:rsidDel="0084464C">
          <w:rPr>
            <w:rFonts w:ascii="Times New Roman" w:hAnsi="Times New Roman" w:cs="Times New Roman"/>
            <w:sz w:val="24"/>
            <w:szCs w:val="24"/>
          </w:rPr>
          <w:delText>, using average wingspan</w:delText>
        </w:r>
        <w:r w:rsidR="000C6A60" w:rsidDel="0084464C">
          <w:rPr>
            <w:rFonts w:ascii="Times New Roman" w:hAnsi="Times New Roman" w:cs="Times New Roman"/>
            <w:sz w:val="24"/>
            <w:szCs w:val="24"/>
          </w:rPr>
          <w:delText xml:space="preserve"> as a predictor</w:delText>
        </w:r>
        <w:r w:rsidR="00395CB7" w:rsidDel="0084464C">
          <w:rPr>
            <w:rFonts w:ascii="Times New Roman" w:hAnsi="Times New Roman" w:cs="Times New Roman"/>
            <w:sz w:val="24"/>
            <w:szCs w:val="24"/>
          </w:rPr>
          <w:delText>,</w:delText>
        </w:r>
        <w:r w:rsidR="00DB4FAC" w:rsidDel="0084464C">
          <w:rPr>
            <w:rFonts w:ascii="Times New Roman" w:hAnsi="Times New Roman" w:cs="Times New Roman"/>
            <w:sz w:val="24"/>
            <w:szCs w:val="24"/>
          </w:rPr>
          <w:delText xml:space="preserve"> emerged as a near equivalent</w:delText>
        </w:r>
        <w:r w:rsidR="00D962B7" w:rsidDel="0084464C">
          <w:rPr>
            <w:rFonts w:ascii="Times New Roman" w:hAnsi="Times New Roman" w:cs="Times New Roman"/>
            <w:sz w:val="24"/>
            <w:szCs w:val="24"/>
          </w:rPr>
          <w:delText>s</w:delText>
        </w:r>
        <w:r w:rsidR="00DB4FAC" w:rsidDel="0084464C">
          <w:rPr>
            <w:rFonts w:ascii="Times New Roman" w:hAnsi="Times New Roman" w:cs="Times New Roman"/>
            <w:sz w:val="24"/>
            <w:szCs w:val="24"/>
          </w:rPr>
          <w:delText xml:space="preserve"> to Model C/D </w:delText>
        </w:r>
        <w:r w:rsidR="00262E24" w:rsidDel="0084464C">
          <w:rPr>
            <w:rFonts w:ascii="Times New Roman" w:hAnsi="Times New Roman" w:cs="Times New Roman"/>
            <w:sz w:val="24"/>
            <w:szCs w:val="24"/>
          </w:rPr>
          <w:delText xml:space="preserve">(range-wide temperatures) </w:delText>
        </w:r>
        <w:r w:rsidR="00DB4FAC" w:rsidDel="0084464C">
          <w:rPr>
            <w:rFonts w:ascii="Times New Roman" w:hAnsi="Times New Roman" w:cs="Times New Roman"/>
            <w:sz w:val="24"/>
            <w:szCs w:val="24"/>
          </w:rPr>
          <w:delText xml:space="preserve">candidate for predicting occupancy trend </w:delText>
        </w:r>
        <w:r w:rsidR="00542FAB" w:rsidDel="0084464C">
          <w:rPr>
            <w:rFonts w:ascii="Times New Roman" w:hAnsi="Times New Roman" w:cs="Times New Roman"/>
            <w:sz w:val="24"/>
            <w:szCs w:val="24"/>
          </w:rPr>
          <w:delText xml:space="preserve">(Supplemental Table S2). </w:delText>
        </w:r>
        <w:r w:rsidR="00B9702F" w:rsidDel="0084464C">
          <w:rPr>
            <w:rFonts w:ascii="Times New Roman" w:hAnsi="Times New Roman" w:cs="Times New Roman"/>
            <w:sz w:val="24"/>
            <w:szCs w:val="24"/>
          </w:rPr>
          <w:delText xml:space="preserve">In these models, butterflies with larger wingspans are more likely to be increasing in occupancy probability </w:delText>
        </w:r>
        <w:r w:rsidR="00364B9D" w:rsidDel="0084464C">
          <w:rPr>
            <w:rFonts w:ascii="Times New Roman" w:hAnsi="Times New Roman" w:cs="Times New Roman"/>
            <w:sz w:val="24"/>
            <w:szCs w:val="24"/>
          </w:rPr>
          <w:delText xml:space="preserve">with </w:delText>
        </w:r>
        <w:r w:rsidR="00B9702F" w:rsidDel="0084464C">
          <w:rPr>
            <w:rFonts w:ascii="Times New Roman" w:hAnsi="Times New Roman" w:cs="Times New Roman"/>
            <w:sz w:val="24"/>
            <w:szCs w:val="24"/>
          </w:rPr>
          <w:delText xml:space="preserve">smaller butterflies more likely to be in decline (Figure 4b). </w:delText>
        </w:r>
        <w:r w:rsidR="00350F05" w:rsidDel="0084464C">
          <w:rPr>
            <w:rFonts w:ascii="Times New Roman" w:hAnsi="Times New Roman" w:cs="Times New Roman"/>
            <w:sz w:val="24"/>
            <w:szCs w:val="24"/>
          </w:rPr>
          <w:delText xml:space="preserve">Wingspan is often used as a proxy for mobility where species with larger wingspans are typically considered to have greater flying ability and, consequently, improved odds of navigating to new, suitable habitats </w:delText>
        </w:r>
        <w:r w:rsidR="00D60C9B" w:rsidDel="0084464C">
          <w:rPr>
            <w:rFonts w:ascii="Times New Roman" w:hAnsi="Times New Roman" w:cs="Times New Roman"/>
            <w:sz w:val="24"/>
            <w:szCs w:val="24"/>
          </w:rPr>
          <w:fldChar w:fldCharType="begin"/>
        </w:r>
        <w:r w:rsidR="00D60C9B" w:rsidDel="0084464C">
          <w:rPr>
            <w:rFonts w:ascii="Times New Roman" w:hAnsi="Times New Roman" w:cs="Times New Roman"/>
            <w:sz w:val="24"/>
            <w:szCs w:val="24"/>
          </w:rPr>
          <w:del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delInstrText>
        </w:r>
        <w:r w:rsidR="00D60C9B" w:rsidDel="0084464C">
          <w:rPr>
            <w:rFonts w:ascii="Times New Roman" w:hAnsi="Times New Roman" w:cs="Times New Roman"/>
            <w:sz w:val="24"/>
            <w:szCs w:val="24"/>
          </w:rPr>
          <w:fldChar w:fldCharType="separate"/>
        </w:r>
        <w:r w:rsidR="00D60C9B" w:rsidRPr="00D60C9B" w:rsidDel="0084464C">
          <w:rPr>
            <w:rFonts w:ascii="Times New Roman" w:hAnsi="Times New Roman" w:cs="Times New Roman"/>
            <w:sz w:val="24"/>
          </w:rPr>
          <w:delText>(Sekar 2012)</w:delText>
        </w:r>
        <w:r w:rsidR="00D60C9B" w:rsidDel="0084464C">
          <w:rPr>
            <w:rFonts w:ascii="Times New Roman" w:hAnsi="Times New Roman" w:cs="Times New Roman"/>
            <w:sz w:val="24"/>
            <w:szCs w:val="24"/>
          </w:rPr>
          <w:fldChar w:fldCharType="end"/>
        </w:r>
        <w:r w:rsidR="00350F05" w:rsidDel="0084464C">
          <w:rPr>
            <w:rFonts w:ascii="Times New Roman" w:hAnsi="Times New Roman" w:cs="Times New Roman"/>
            <w:sz w:val="24"/>
            <w:szCs w:val="24"/>
          </w:rPr>
          <w:delText>.</w:delText>
        </w:r>
        <w:r w:rsidR="00CB2DD8" w:rsidDel="0084464C">
          <w:rPr>
            <w:rFonts w:ascii="Times New Roman" w:hAnsi="Times New Roman" w:cs="Times New Roman"/>
            <w:sz w:val="24"/>
            <w:szCs w:val="24"/>
          </w:rPr>
          <w:delText xml:space="preserve"> </w:delText>
        </w:r>
        <w:r w:rsidR="00633EE6" w:rsidDel="0084464C">
          <w:rPr>
            <w:rFonts w:ascii="Times New Roman" w:hAnsi="Times New Roman" w:cs="Times New Roman"/>
            <w:sz w:val="24"/>
            <w:szCs w:val="24"/>
          </w:rPr>
          <w:delText>Further, w</w:delText>
        </w:r>
        <w:r w:rsidR="00BC2970" w:rsidDel="0084464C">
          <w:rPr>
            <w:rFonts w:ascii="Times New Roman" w:hAnsi="Times New Roman" w:cs="Times New Roman"/>
            <w:sz w:val="24"/>
            <w:szCs w:val="24"/>
          </w:rPr>
          <w:delText>e note that w</w:delText>
        </w:r>
        <w:r w:rsidR="00263984" w:rsidDel="0084464C">
          <w:rPr>
            <w:rFonts w:ascii="Times New Roman" w:hAnsi="Times New Roman" w:cs="Times New Roman"/>
            <w:sz w:val="24"/>
            <w:szCs w:val="24"/>
          </w:rPr>
          <w:delText>ingspan as a proxy for mobility appears to operate at both intra- and interspecific scales of variation. For example, in the Monarch butterfly (</w:delText>
        </w:r>
        <w:r w:rsidR="00263984" w:rsidDel="0084464C">
          <w:rPr>
            <w:rFonts w:ascii="Times New Roman" w:hAnsi="Times New Roman" w:cs="Times New Roman"/>
            <w:i/>
            <w:iCs/>
            <w:sz w:val="24"/>
            <w:szCs w:val="24"/>
          </w:rPr>
          <w:delText>Danaus plexippus</w:delText>
        </w:r>
        <w:r w:rsidR="00263984" w:rsidDel="0084464C">
          <w:rPr>
            <w:rFonts w:ascii="Times New Roman" w:hAnsi="Times New Roman" w:cs="Times New Roman"/>
            <w:sz w:val="24"/>
            <w:szCs w:val="24"/>
          </w:rPr>
          <w:delText xml:space="preserve">, not modeled here due to its exceptional migratory status), long-distance migrants exhibit larger wingspans than generations that do not make the long flight </w:delText>
        </w:r>
        <w:r w:rsidR="00263984" w:rsidDel="0084464C">
          <w:rPr>
            <w:rFonts w:ascii="Times New Roman" w:hAnsi="Times New Roman" w:cs="Times New Roman"/>
            <w:sz w:val="24"/>
            <w:szCs w:val="24"/>
          </w:rPr>
          <w:lastRenderedPageBreak/>
          <w:delText xml:space="preserve">to the overwintering grounds in Mexico </w:delText>
        </w:r>
        <w:r w:rsidR="00370164" w:rsidDel="0084464C">
          <w:rPr>
            <w:rFonts w:ascii="Times New Roman" w:hAnsi="Times New Roman" w:cs="Times New Roman"/>
            <w:sz w:val="24"/>
            <w:szCs w:val="24"/>
          </w:rPr>
          <w:fldChar w:fldCharType="begin"/>
        </w:r>
        <w:r w:rsidR="00370164" w:rsidDel="0084464C">
          <w:rPr>
            <w:rFonts w:ascii="Times New Roman" w:hAnsi="Times New Roman" w:cs="Times New Roman"/>
            <w:sz w:val="24"/>
            <w:szCs w:val="24"/>
          </w:rPr>
          <w:del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delInstrText>
        </w:r>
        <w:r w:rsidR="00370164" w:rsidDel="0084464C">
          <w:rPr>
            <w:rFonts w:ascii="Times New Roman" w:hAnsi="Times New Roman" w:cs="Times New Roman"/>
            <w:sz w:val="24"/>
            <w:szCs w:val="24"/>
          </w:rPr>
          <w:fldChar w:fldCharType="separate"/>
        </w:r>
        <w:r w:rsidR="00370164" w:rsidRPr="00370164" w:rsidDel="0084464C">
          <w:rPr>
            <w:rFonts w:ascii="Times New Roman" w:hAnsi="Times New Roman" w:cs="Times New Roman"/>
            <w:sz w:val="24"/>
            <w:szCs w:val="24"/>
          </w:rPr>
          <w:delText xml:space="preserve">(Dockx 2007; Freedman &amp; Dingle 2018; Freedman </w:delText>
        </w:r>
        <w:r w:rsidR="00370164" w:rsidRPr="00370164" w:rsidDel="0084464C">
          <w:rPr>
            <w:rFonts w:ascii="Times New Roman" w:hAnsi="Times New Roman" w:cs="Times New Roman"/>
            <w:i/>
            <w:iCs/>
            <w:sz w:val="24"/>
            <w:szCs w:val="24"/>
          </w:rPr>
          <w:delText>et al.</w:delText>
        </w:r>
        <w:r w:rsidR="00370164" w:rsidRPr="00370164" w:rsidDel="0084464C">
          <w:rPr>
            <w:rFonts w:ascii="Times New Roman" w:hAnsi="Times New Roman" w:cs="Times New Roman"/>
            <w:sz w:val="24"/>
            <w:szCs w:val="24"/>
          </w:rPr>
          <w:delText xml:space="preserve"> 2020)</w:delText>
        </w:r>
        <w:r w:rsidR="00370164" w:rsidDel="0084464C">
          <w:rPr>
            <w:rFonts w:ascii="Times New Roman" w:hAnsi="Times New Roman" w:cs="Times New Roman"/>
            <w:sz w:val="24"/>
            <w:szCs w:val="24"/>
          </w:rPr>
          <w:fldChar w:fldCharType="end"/>
        </w:r>
        <w:r w:rsidR="00263984" w:rsidDel="0084464C">
          <w:rPr>
            <w:rFonts w:ascii="Times New Roman" w:hAnsi="Times New Roman" w:cs="Times New Roman"/>
            <w:sz w:val="24"/>
            <w:szCs w:val="24"/>
          </w:rPr>
          <w:delText xml:space="preserve">. </w:delText>
        </w:r>
        <w:r w:rsidR="005326A0" w:rsidDel="0084464C">
          <w:rPr>
            <w:rFonts w:ascii="Times New Roman" w:hAnsi="Times New Roman" w:cs="Times New Roman"/>
            <w:sz w:val="24"/>
            <w:szCs w:val="24"/>
          </w:rPr>
          <w:delText>Emerging work on the impacts of climate on morphology have shown that butterflies fluctuate in size</w:delText>
        </w:r>
        <w:r w:rsidR="00AA3A48" w:rsidDel="0084464C">
          <w:rPr>
            <w:rFonts w:ascii="Times New Roman" w:hAnsi="Times New Roman" w:cs="Times New Roman"/>
            <w:sz w:val="24"/>
            <w:szCs w:val="24"/>
          </w:rPr>
          <w:delText xml:space="preserve"> </w:delText>
        </w:r>
        <w:r w:rsidR="00370164" w:rsidDel="0084464C">
          <w:rPr>
            <w:rFonts w:ascii="Times New Roman" w:hAnsi="Times New Roman" w:cs="Times New Roman"/>
            <w:sz w:val="24"/>
            <w:szCs w:val="24"/>
          </w:rPr>
          <w:fldChar w:fldCharType="begin"/>
        </w:r>
        <w:r w:rsidR="00370164" w:rsidDel="0084464C">
          <w:rPr>
            <w:rFonts w:ascii="Times New Roman" w:hAnsi="Times New Roman" w:cs="Times New Roman"/>
            <w:sz w:val="24"/>
            <w:szCs w:val="24"/>
          </w:rPr>
          <w:del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delInstrText>
        </w:r>
        <w:r w:rsidR="00370164" w:rsidDel="0084464C">
          <w:rPr>
            <w:rFonts w:ascii="Times New Roman" w:hAnsi="Times New Roman" w:cs="Times New Roman"/>
            <w:sz w:val="24"/>
            <w:szCs w:val="24"/>
          </w:rPr>
          <w:fldChar w:fldCharType="separate"/>
        </w:r>
        <w:r w:rsidR="00370164" w:rsidRPr="00370164" w:rsidDel="0084464C">
          <w:rPr>
            <w:rFonts w:ascii="Times New Roman" w:hAnsi="Times New Roman" w:cs="Times New Roman"/>
            <w:sz w:val="24"/>
            <w:szCs w:val="24"/>
          </w:rPr>
          <w:delText xml:space="preserve">(Bowden </w:delText>
        </w:r>
        <w:r w:rsidR="00370164" w:rsidRPr="00370164" w:rsidDel="0084464C">
          <w:rPr>
            <w:rFonts w:ascii="Times New Roman" w:hAnsi="Times New Roman" w:cs="Times New Roman"/>
            <w:i/>
            <w:iCs/>
            <w:sz w:val="24"/>
            <w:szCs w:val="24"/>
          </w:rPr>
          <w:delText>et al.</w:delText>
        </w:r>
        <w:r w:rsidR="00370164" w:rsidRPr="00370164" w:rsidDel="0084464C">
          <w:rPr>
            <w:rFonts w:ascii="Times New Roman" w:hAnsi="Times New Roman" w:cs="Times New Roman"/>
            <w:sz w:val="24"/>
            <w:szCs w:val="24"/>
          </w:rPr>
          <w:delText xml:space="preserve"> 2015; Daly 2018)</w:delText>
        </w:r>
        <w:r w:rsidR="00370164" w:rsidDel="0084464C">
          <w:rPr>
            <w:rFonts w:ascii="Times New Roman" w:hAnsi="Times New Roman" w:cs="Times New Roman"/>
            <w:sz w:val="24"/>
            <w:szCs w:val="24"/>
          </w:rPr>
          <w:fldChar w:fldCharType="end"/>
        </w:r>
        <w:r w:rsidR="005326A0" w:rsidDel="0084464C">
          <w:rPr>
            <w:rFonts w:ascii="Times New Roman" w:hAnsi="Times New Roman" w:cs="Times New Roman"/>
            <w:sz w:val="24"/>
            <w:szCs w:val="24"/>
          </w:rPr>
          <w:delText xml:space="preserve"> and thus future work should consider how intraspecific variation in morphology</w:delText>
        </w:r>
        <w:r w:rsidR="006676DA" w:rsidDel="0084464C">
          <w:rPr>
            <w:rFonts w:ascii="Times New Roman" w:hAnsi="Times New Roman" w:cs="Times New Roman"/>
            <w:sz w:val="24"/>
            <w:szCs w:val="24"/>
          </w:rPr>
          <w:delText>, driven by global change,</w:delText>
        </w:r>
        <w:r w:rsidR="005326A0" w:rsidDel="0084464C">
          <w:rPr>
            <w:rFonts w:ascii="Times New Roman" w:hAnsi="Times New Roman" w:cs="Times New Roman"/>
            <w:sz w:val="24"/>
            <w:szCs w:val="24"/>
          </w:rPr>
          <w:delText xml:space="preserve"> may </w:delText>
        </w:r>
        <w:r w:rsidR="00050577" w:rsidDel="0084464C">
          <w:rPr>
            <w:rFonts w:ascii="Times New Roman" w:hAnsi="Times New Roman" w:cs="Times New Roman"/>
            <w:sz w:val="24"/>
            <w:szCs w:val="24"/>
          </w:rPr>
          <w:delText xml:space="preserve">predict, </w:delText>
        </w:r>
        <w:r w:rsidR="005326A0" w:rsidDel="0084464C">
          <w:rPr>
            <w:rFonts w:ascii="Times New Roman" w:hAnsi="Times New Roman" w:cs="Times New Roman"/>
            <w:sz w:val="24"/>
            <w:szCs w:val="24"/>
          </w:rPr>
          <w:delText>exacerbate</w:delText>
        </w:r>
        <w:r w:rsidR="00050577" w:rsidDel="0084464C">
          <w:rPr>
            <w:rFonts w:ascii="Times New Roman" w:hAnsi="Times New Roman" w:cs="Times New Roman"/>
            <w:sz w:val="24"/>
            <w:szCs w:val="24"/>
          </w:rPr>
          <w:delText>,</w:delText>
        </w:r>
        <w:r w:rsidR="005326A0" w:rsidDel="0084464C">
          <w:rPr>
            <w:rFonts w:ascii="Times New Roman" w:hAnsi="Times New Roman" w:cs="Times New Roman"/>
            <w:sz w:val="24"/>
            <w:szCs w:val="24"/>
          </w:rPr>
          <w:delText xml:space="preserve"> or mitigate occupancy trends</w:delText>
        </w:r>
        <w:r w:rsidR="002C4954" w:rsidDel="0084464C">
          <w:rPr>
            <w:rFonts w:ascii="Times New Roman" w:hAnsi="Times New Roman" w:cs="Times New Roman"/>
            <w:sz w:val="24"/>
            <w:szCs w:val="24"/>
          </w:rPr>
          <w:delText xml:space="preserve"> at</w:delText>
        </w:r>
        <w:r w:rsidR="00565D61" w:rsidDel="0084464C">
          <w:rPr>
            <w:rFonts w:ascii="Times New Roman" w:hAnsi="Times New Roman" w:cs="Times New Roman"/>
            <w:sz w:val="24"/>
            <w:szCs w:val="24"/>
          </w:rPr>
          <w:delText xml:space="preserve"> various spatial</w:delText>
        </w:r>
        <w:r w:rsidR="002C4954" w:rsidDel="0084464C">
          <w:rPr>
            <w:rFonts w:ascii="Times New Roman" w:hAnsi="Times New Roman" w:cs="Times New Roman"/>
            <w:sz w:val="24"/>
            <w:szCs w:val="24"/>
          </w:rPr>
          <w:delText xml:space="preserve"> scale</w:delText>
        </w:r>
        <w:r w:rsidR="00565D61" w:rsidDel="0084464C">
          <w:rPr>
            <w:rFonts w:ascii="Times New Roman" w:hAnsi="Times New Roman" w:cs="Times New Roman"/>
            <w:sz w:val="24"/>
            <w:szCs w:val="24"/>
          </w:rPr>
          <w:delText>s</w:delText>
        </w:r>
        <w:r w:rsidR="005326A0" w:rsidDel="0084464C">
          <w:rPr>
            <w:rFonts w:ascii="Times New Roman" w:hAnsi="Times New Roman" w:cs="Times New Roman"/>
            <w:sz w:val="24"/>
            <w:szCs w:val="24"/>
          </w:rPr>
          <w:delText xml:space="preserve">. </w:delText>
        </w:r>
        <w:r w:rsidR="00370164" w:rsidDel="0084464C">
          <w:rPr>
            <w:rFonts w:ascii="Times New Roman" w:hAnsi="Times New Roman" w:cs="Times New Roman"/>
            <w:sz w:val="24"/>
            <w:szCs w:val="24"/>
          </w:rPr>
          <w:delText>For example, if butterflies are becoming smaller due to climate change, this may, in turn, impact their mobility, and consequently, the ability for them to track their thermal niche. The degree to which these effects are</w:delText>
        </w:r>
        <w:r w:rsidR="006D0AC9" w:rsidDel="0084464C">
          <w:rPr>
            <w:rFonts w:ascii="Times New Roman" w:hAnsi="Times New Roman" w:cs="Times New Roman"/>
            <w:sz w:val="24"/>
            <w:szCs w:val="24"/>
          </w:rPr>
          <w:delText xml:space="preserve"> not</w:delText>
        </w:r>
        <w:r w:rsidR="00370164" w:rsidDel="0084464C">
          <w:rPr>
            <w:rFonts w:ascii="Times New Roman" w:hAnsi="Times New Roman" w:cs="Times New Roman"/>
            <w:sz w:val="24"/>
            <w:szCs w:val="24"/>
          </w:rPr>
          <w:delText xml:space="preserve"> captured by models that don’t account for intraspecific variation in these factors across a species range remains to be test</w:delText>
        </w:r>
        <w:r w:rsidR="00364B9D" w:rsidDel="0084464C">
          <w:rPr>
            <w:rFonts w:ascii="Times New Roman" w:hAnsi="Times New Roman" w:cs="Times New Roman"/>
            <w:sz w:val="24"/>
            <w:szCs w:val="24"/>
          </w:rPr>
          <w:delText>ed</w:delText>
        </w:r>
        <w:r w:rsidR="00370164" w:rsidDel="0084464C">
          <w:rPr>
            <w:rFonts w:ascii="Times New Roman" w:hAnsi="Times New Roman" w:cs="Times New Roman"/>
            <w:sz w:val="24"/>
            <w:szCs w:val="24"/>
          </w:rPr>
          <w:delText>.</w:delText>
        </w:r>
        <w:r w:rsidR="00530F5D" w:rsidDel="0084464C">
          <w:rPr>
            <w:rFonts w:ascii="Times New Roman" w:hAnsi="Times New Roman" w:cs="Times New Roman"/>
            <w:sz w:val="24"/>
            <w:szCs w:val="24"/>
          </w:rPr>
          <w:delText xml:space="preserve"> Our model results point to a scenario where larger butterflies typically fare better with respect to occupancy declines, which, in the absence of connectivity data, suggest by proxy that species’ mobility is an important factor for persistence under rapidly changing climates in the region. </w:delText>
        </w:r>
        <w:r w:rsidR="00530F5D" w:rsidRPr="00703517" w:rsidDel="0084464C">
          <w:rPr>
            <w:rFonts w:ascii="Times New Roman" w:hAnsi="Times New Roman" w:cs="Times New Roman"/>
            <w:sz w:val="24"/>
            <w:szCs w:val="24"/>
          </w:rPr>
          <w:delText>Limited ability to colonize newly available habitat in this region is the leading hypothesis surrounding why so much climate debt has accrued for butterflies</w:delText>
        </w:r>
        <w:r w:rsidR="00530F5D" w:rsidDel="0084464C">
          <w:rPr>
            <w:rFonts w:ascii="Times New Roman" w:hAnsi="Times New Roman" w:cs="Times New Roman"/>
            <w:sz w:val="24"/>
            <w:szCs w:val="24"/>
          </w:rPr>
          <w:delText xml:space="preserve"> here</w:delText>
        </w:r>
        <w:r w:rsidR="00530F5D" w:rsidRPr="00703517" w:rsidDel="0084464C">
          <w:rPr>
            <w:rFonts w:ascii="Times New Roman" w:hAnsi="Times New Roman" w:cs="Times New Roman"/>
            <w:sz w:val="24"/>
            <w:szCs w:val="24"/>
          </w:rPr>
          <w:delText xml:space="preserve"> </w:delText>
        </w:r>
        <w:r w:rsidR="00530F5D" w:rsidRPr="00703517" w:rsidDel="0084464C">
          <w:rPr>
            <w:rFonts w:ascii="Times New Roman" w:hAnsi="Times New Roman" w:cs="Times New Roman"/>
            <w:sz w:val="24"/>
            <w:szCs w:val="24"/>
          </w:rPr>
          <w:fldChar w:fldCharType="begin"/>
        </w:r>
        <w:r w:rsidR="00530F5D" w:rsidRPr="00703517" w:rsidDel="0084464C">
          <w:rPr>
            <w:rFonts w:ascii="Times New Roman" w:hAnsi="Times New Roman" w:cs="Times New Roman"/>
            <w:sz w:val="24"/>
            <w:szCs w:val="24"/>
          </w:rPr>
          <w:del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delInstrText>
        </w:r>
        <w:r w:rsidR="00530F5D" w:rsidRPr="00703517" w:rsidDel="0084464C">
          <w:rPr>
            <w:rFonts w:ascii="Times New Roman" w:hAnsi="Times New Roman" w:cs="Times New Roman"/>
            <w:sz w:val="24"/>
            <w:szCs w:val="24"/>
          </w:rPr>
          <w:fldChar w:fldCharType="separate"/>
        </w:r>
        <w:r w:rsidR="00530F5D" w:rsidRPr="00703517" w:rsidDel="0084464C">
          <w:rPr>
            <w:rFonts w:ascii="Times New Roman" w:hAnsi="Times New Roman" w:cs="Times New Roman"/>
            <w:sz w:val="24"/>
            <w:szCs w:val="24"/>
          </w:rPr>
          <w:delText xml:space="preserve">(Lewthwaite </w:delText>
        </w:r>
        <w:r w:rsidR="00530F5D" w:rsidRPr="00703517" w:rsidDel="0084464C">
          <w:rPr>
            <w:rFonts w:ascii="Times New Roman" w:hAnsi="Times New Roman" w:cs="Times New Roman"/>
            <w:i/>
            <w:iCs/>
            <w:sz w:val="24"/>
            <w:szCs w:val="24"/>
          </w:rPr>
          <w:delText>et al.</w:delText>
        </w:r>
        <w:r w:rsidR="00530F5D" w:rsidRPr="00703517" w:rsidDel="0084464C">
          <w:rPr>
            <w:rFonts w:ascii="Times New Roman" w:hAnsi="Times New Roman" w:cs="Times New Roman"/>
            <w:sz w:val="24"/>
            <w:szCs w:val="24"/>
          </w:rPr>
          <w:delText xml:space="preserve"> 2017, 2018)</w:delText>
        </w:r>
        <w:r w:rsidR="00530F5D" w:rsidRPr="00703517" w:rsidDel="0084464C">
          <w:rPr>
            <w:rFonts w:ascii="Times New Roman" w:hAnsi="Times New Roman" w:cs="Times New Roman"/>
            <w:sz w:val="24"/>
            <w:szCs w:val="24"/>
          </w:rPr>
          <w:fldChar w:fldCharType="end"/>
        </w:r>
        <w:r w:rsidR="00530F5D" w:rsidRPr="00703517" w:rsidDel="0084464C">
          <w:rPr>
            <w:rFonts w:ascii="Times New Roman" w:hAnsi="Times New Roman" w:cs="Times New Roman"/>
            <w:sz w:val="24"/>
            <w:szCs w:val="24"/>
          </w:rPr>
          <w:delText xml:space="preserve">.  </w:delText>
        </w:r>
      </w:del>
    </w:p>
    <w:p w14:paraId="6DB95031" w14:textId="22AB47C9" w:rsidR="00560465" w:rsidRDefault="00A26EDA">
      <w:pPr>
        <w:spacing w:line="480" w:lineRule="auto"/>
        <w:jc w:val="both"/>
        <w:rPr>
          <w:rFonts w:ascii="Times New Roman" w:hAnsi="Times New Roman" w:cs="Times New Roman"/>
          <w:sz w:val="24"/>
          <w:szCs w:val="24"/>
        </w:rPr>
        <w:pPrChange w:id="611" w:author="Vaughn Shirey [2]" w:date="2023-09-25T10:14:00Z">
          <w:pPr>
            <w:spacing w:line="480" w:lineRule="auto"/>
            <w:ind w:firstLine="720"/>
            <w:jc w:val="both"/>
          </w:pPr>
        </w:pPrChange>
      </w:pPr>
      <w:ins w:id="612" w:author="Vaughn Shirey [2]" w:date="2023-09-25T10:15:00Z">
        <w:r>
          <w:rPr>
            <w:rFonts w:ascii="Times New Roman" w:hAnsi="Times New Roman" w:cs="Times New Roman"/>
            <w:sz w:val="24"/>
            <w:szCs w:val="24"/>
          </w:rPr>
          <w:t xml:space="preserve">Such </w:t>
        </w:r>
      </w:ins>
      <w:del w:id="613" w:author="Vaughn Shirey [2]" w:date="2023-09-25T10:14:00Z">
        <w:r w:rsidR="001F7490" w:rsidDel="00A26EDA">
          <w:rPr>
            <w:rFonts w:ascii="Times New Roman" w:hAnsi="Times New Roman" w:cs="Times New Roman"/>
            <w:sz w:val="24"/>
            <w:szCs w:val="24"/>
          </w:rPr>
          <w:delText>L</w:delText>
        </w:r>
      </w:del>
      <w:ins w:id="614" w:author="Vaughn Shirey [2]" w:date="2023-09-25T10:15:00Z">
        <w:r>
          <w:rPr>
            <w:rFonts w:ascii="Times New Roman" w:hAnsi="Times New Roman" w:cs="Times New Roman"/>
            <w:sz w:val="24"/>
            <w:szCs w:val="24"/>
          </w:rPr>
          <w:t>l</w:t>
        </w:r>
      </w:ins>
      <w:r w:rsidR="001F7490">
        <w:rPr>
          <w:rFonts w:ascii="Times New Roman" w:hAnsi="Times New Roman" w:cs="Times New Roman"/>
          <w:sz w:val="24"/>
          <w:szCs w:val="24"/>
        </w:rPr>
        <w:t xml:space="preserve">imitations to species’ mobility may be </w:t>
      </w:r>
      <w:r w:rsidR="00393B4E">
        <w:rPr>
          <w:rFonts w:ascii="Times New Roman" w:hAnsi="Times New Roman" w:cs="Times New Roman"/>
          <w:sz w:val="24"/>
          <w:szCs w:val="24"/>
        </w:rPr>
        <w:t>intrinsic</w:t>
      </w:r>
      <w:r w:rsidR="001F7490">
        <w:rPr>
          <w:rFonts w:ascii="Times New Roman" w:hAnsi="Times New Roman" w:cs="Times New Roman"/>
          <w:sz w:val="24"/>
          <w:szCs w:val="24"/>
        </w:rPr>
        <w:t xml:space="preserve"> to the species (</w:t>
      </w:r>
      <w:r w:rsidR="00393B4E">
        <w:rPr>
          <w:rFonts w:ascii="Times New Roman" w:hAnsi="Times New Roman" w:cs="Times New Roman"/>
          <w:sz w:val="24"/>
          <w:szCs w:val="24"/>
        </w:rPr>
        <w:t>e.g.,</w:t>
      </w:r>
      <w:r w:rsidR="001F7490">
        <w:rPr>
          <w:rFonts w:ascii="Times New Roman" w:hAnsi="Times New Roman" w:cs="Times New Roman"/>
          <w:sz w:val="24"/>
          <w:szCs w:val="24"/>
        </w:rPr>
        <w:t xml:space="preserve"> mobility) or </w:t>
      </w:r>
      <w:del w:id="615" w:author="Robert Guralnick" w:date="2023-09-29T10:55:00Z">
        <w:r w:rsidR="001F7490" w:rsidDel="00C72996">
          <w:rPr>
            <w:rFonts w:ascii="Times New Roman" w:hAnsi="Times New Roman" w:cs="Times New Roman"/>
            <w:sz w:val="24"/>
            <w:szCs w:val="24"/>
          </w:rPr>
          <w:delText>to the landscape</w:delText>
        </w:r>
      </w:del>
      <w:proofErr w:type="spellStart"/>
      <w:ins w:id="616" w:author="Robert Guralnick" w:date="2023-09-29T10:55:00Z">
        <w:r w:rsidR="00C72996">
          <w:rPr>
            <w:rFonts w:ascii="Times New Roman" w:hAnsi="Times New Roman" w:cs="Times New Roman"/>
            <w:sz w:val="24"/>
            <w:szCs w:val="24"/>
          </w:rPr>
          <w:t>or</w:t>
        </w:r>
      </w:ins>
      <w:proofErr w:type="spellEnd"/>
      <w:ins w:id="617" w:author="Robert Guralnick" w:date="2023-09-29T10:56:00Z">
        <w:r w:rsidR="00C72996">
          <w:rPr>
            <w:rFonts w:ascii="Times New Roman" w:hAnsi="Times New Roman" w:cs="Times New Roman"/>
            <w:sz w:val="24"/>
            <w:szCs w:val="24"/>
          </w:rPr>
          <w:t xml:space="preserve"> due to landscape factors limiting connectivity</w:t>
        </w:r>
      </w:ins>
      <w:r w:rsidR="001F7490">
        <w:rPr>
          <w:rFonts w:ascii="Times New Roman" w:hAnsi="Times New Roman" w:cs="Times New Roman"/>
          <w:sz w:val="24"/>
          <w:szCs w:val="24"/>
        </w:rPr>
        <w:t xml:space="preserve">. </w:t>
      </w:r>
      <w:ins w:id="618" w:author="Vaughn Shirey" w:date="2023-09-18T11:26:00Z">
        <w:r w:rsidR="0084464C">
          <w:rPr>
            <w:rFonts w:ascii="Times New Roman" w:hAnsi="Times New Roman" w:cs="Times New Roman"/>
            <w:sz w:val="24"/>
            <w:szCs w:val="24"/>
          </w:rPr>
          <w:t xml:space="preserve">We did not find a coherent signal of </w:t>
        </w:r>
      </w:ins>
      <w:ins w:id="619" w:author="Vaughn Shirey" w:date="2023-09-18T11:27:00Z">
        <w:r w:rsidR="0084464C">
          <w:rPr>
            <w:rFonts w:ascii="Times New Roman" w:hAnsi="Times New Roman" w:cs="Times New Roman"/>
            <w:sz w:val="24"/>
            <w:szCs w:val="24"/>
          </w:rPr>
          <w:t>our proxy of mobility (wingspan) among occupancy trends</w:t>
        </w:r>
      </w:ins>
      <w:ins w:id="620" w:author="Vaughn Shirey [2]" w:date="2023-09-25T10:15:00Z">
        <w:r w:rsidR="00A420AF">
          <w:rPr>
            <w:rFonts w:ascii="Times New Roman" w:hAnsi="Times New Roman" w:cs="Times New Roman"/>
            <w:sz w:val="24"/>
            <w:szCs w:val="24"/>
          </w:rPr>
          <w:t>, suggesting that limitations to dispersal are not intrinsic to species</w:t>
        </w:r>
      </w:ins>
      <w:ins w:id="621" w:author="Vaughn Shirey" w:date="2023-09-18T11:27:00Z">
        <w:r w:rsidR="0084464C">
          <w:rPr>
            <w:rFonts w:ascii="Times New Roman" w:hAnsi="Times New Roman" w:cs="Times New Roman"/>
            <w:sz w:val="24"/>
            <w:szCs w:val="24"/>
          </w:rPr>
          <w:t xml:space="preserve">. </w:t>
        </w:r>
        <w:r w:rsidR="000B4625">
          <w:rPr>
            <w:rFonts w:ascii="Times New Roman" w:hAnsi="Times New Roman" w:cs="Times New Roman"/>
            <w:sz w:val="24"/>
            <w:szCs w:val="24"/>
          </w:rPr>
          <w:t xml:space="preserve">Further, </w:t>
        </w:r>
      </w:ins>
      <w:del w:id="622" w:author="Vaughn Shirey" w:date="2023-09-18T11:27:00Z">
        <w:r w:rsidR="00560465" w:rsidRPr="00703517" w:rsidDel="000B4625">
          <w:rPr>
            <w:rFonts w:ascii="Times New Roman" w:hAnsi="Times New Roman" w:cs="Times New Roman"/>
            <w:sz w:val="24"/>
            <w:szCs w:val="24"/>
          </w:rPr>
          <w:delText>W</w:delText>
        </w:r>
      </w:del>
      <w:ins w:id="623" w:author="Vaughn Shirey" w:date="2023-09-18T11:27:00Z">
        <w:r w:rsidR="000B4625">
          <w:rPr>
            <w:rFonts w:ascii="Times New Roman" w:hAnsi="Times New Roman" w:cs="Times New Roman"/>
            <w:sz w:val="24"/>
            <w:szCs w:val="24"/>
          </w:rPr>
          <w:t>w</w:t>
        </w:r>
      </w:ins>
      <w:r w:rsidR="00560465" w:rsidRPr="00703517">
        <w:rPr>
          <w:rFonts w:ascii="Times New Roman" w:hAnsi="Times New Roman" w:cs="Times New Roman"/>
          <w:sz w:val="24"/>
          <w:szCs w:val="24"/>
        </w:rPr>
        <w:t xml:space="preserve">hile we examined the impacts of climate on species-specific </w:t>
      </w:r>
      <w:del w:id="624" w:author="Vaughn Shirey [2]" w:date="2023-09-25T09:43:00Z">
        <w:r w:rsidR="00560465" w:rsidRPr="00703517" w:rsidDel="00681E71">
          <w:rPr>
            <w:rFonts w:ascii="Times New Roman" w:hAnsi="Times New Roman" w:cs="Times New Roman"/>
            <w:sz w:val="24"/>
            <w:szCs w:val="24"/>
          </w:rPr>
          <w:delText xml:space="preserve">occupancy </w:delText>
        </w:r>
      </w:del>
      <w:r w:rsidR="00560465" w:rsidRPr="00703517">
        <w:rPr>
          <w:rFonts w:ascii="Times New Roman" w:hAnsi="Times New Roman" w:cs="Times New Roman"/>
          <w:sz w:val="24"/>
          <w:szCs w:val="24"/>
        </w:rPr>
        <w:t>trends, the importance of changing land-cover</w:t>
      </w:r>
      <w:del w:id="625" w:author="Vaughn Shirey" w:date="2023-09-18T11:00:00Z">
        <w:r w:rsidR="00560465" w:rsidRPr="00703517" w:rsidDel="005C6DD1">
          <w:rPr>
            <w:rFonts w:ascii="Times New Roman" w:hAnsi="Times New Roman" w:cs="Times New Roman"/>
            <w:sz w:val="24"/>
            <w:szCs w:val="24"/>
          </w:rPr>
          <w:delText>/use</w:delText>
        </w:r>
      </w:del>
      <w:r w:rsidR="00560465" w:rsidRPr="00703517">
        <w:rPr>
          <w:rFonts w:ascii="Times New Roman" w:hAnsi="Times New Roman" w:cs="Times New Roman"/>
          <w:sz w:val="24"/>
          <w:szCs w:val="24"/>
        </w:rPr>
        <w:t xml:space="preserve"> on boreal and Arctic butterflies cannot be ignored. Butterflies are especially sensitive to habitat type and disturbance as well as the availability of corridors to navigate to new, suitable habitats. In boreal Canada, butterfly abundance and species richness increases along human-made cutlines </w:t>
      </w:r>
      <w:r w:rsidR="0056046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2018a)","noteIndex":0},"citationItems":[{"id":67,"uris":["http://zotero.org/users/3183432/items/VHVIT3RS"],"itemData":{"id":67,"type":"article-journal","container-title":"Biological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Additionally, increasing frequency and intensity of forest fire in the region may also contribute to </w:t>
      </w:r>
      <w:r w:rsidR="00560465" w:rsidRPr="00703517">
        <w:rPr>
          <w:rFonts w:ascii="Times New Roman" w:hAnsi="Times New Roman" w:cs="Times New Roman"/>
          <w:sz w:val="24"/>
          <w:szCs w:val="24"/>
        </w:rPr>
        <w:lastRenderedPageBreak/>
        <w:t xml:space="preserve">both opportunities and challenges for </w:t>
      </w:r>
      <w:ins w:id="626" w:author="Vaughn Shirey" w:date="2023-09-18T11:27:00Z">
        <w:r w:rsidR="0039406B">
          <w:rPr>
            <w:rFonts w:ascii="Times New Roman" w:hAnsi="Times New Roman" w:cs="Times New Roman"/>
            <w:sz w:val="24"/>
            <w:szCs w:val="24"/>
          </w:rPr>
          <w:t>the surviva</w:t>
        </w:r>
        <w:r w:rsidR="00882650">
          <w:rPr>
            <w:rFonts w:ascii="Times New Roman" w:hAnsi="Times New Roman" w:cs="Times New Roman"/>
            <w:sz w:val="24"/>
            <w:szCs w:val="24"/>
          </w:rPr>
          <w:t xml:space="preserve">l </w:t>
        </w:r>
      </w:ins>
      <w:r w:rsidR="00560465" w:rsidRPr="00703517">
        <w:rPr>
          <w:rFonts w:ascii="Times New Roman" w:hAnsi="Times New Roman" w:cs="Times New Roman"/>
          <w:sz w:val="24"/>
          <w:szCs w:val="24"/>
        </w:rPr>
        <w:t xml:space="preserve">high-latitude butterflies </w:t>
      </w:r>
      <w:r w:rsidR="0056046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2019)","noteIndex":0},"citationItems":[{"id":822,"uris":["http://zotero.org/users/3183432/items/NEUF8R3V"],"itemData":{"id":822,"type":"article-journal","container-title":"Ecological Applications","issue":"2","note":"publisher: Wiley Online Library","page":"391–406","title":"Past and future changes in Canadian boreal wildfire activity","volume":"18","author":[{"family":"Girardin","given":"Martin P"},{"family":"Mudelsee","given":"Manfred"}],"issued":{"date-parts":[["2008"]]}}},{"id":821,"uris":["http://zotero.org/users/3183432/items/36DUXEVB"],"itemData":{"id":821,"type":"article-journal","container-title":"Canadian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w:t>
      </w:r>
      <w:commentRangeStart w:id="627"/>
      <w:r w:rsidR="00560465" w:rsidRPr="00703517">
        <w:rPr>
          <w:rFonts w:ascii="Times New Roman" w:hAnsi="Times New Roman" w:cs="Times New Roman"/>
          <w:sz w:val="24"/>
          <w:szCs w:val="24"/>
        </w:rPr>
        <w:t>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00560465" w:rsidRPr="00703517">
        <w:rPr>
          <w:rFonts w:ascii="Times New Roman" w:hAnsi="Times New Roman" w:cs="Times New Roman"/>
          <w:sz w:val="24"/>
          <w:szCs w:val="24"/>
        </w:rPr>
        <w:t xml:space="preserve">time, butterflies may benefit from the presence of early successional and open canopy habitats </w:t>
      </w:r>
      <w:r w:rsidR="0056046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2022)","noteIndex":0},"citationItems":[{"id":587,"uris":["http://zotero.org/users/3183432/items/WS42H5B9"],"itemData":{"id":587,"type":"article-journal","container-title":"Forest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589,"uris":["http://zotero.org/users/3183432/items/HMJ937WH"],"itemData":{"id":589,"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K"}],"issued":{"date-parts":[["2021"]]}}},{"id":588,"uris":["http://zotero.org/users/3183432/items/ZLAP8W2E"],"itemData":{"id":588,"type":"article-journal","container-title":"Frontiers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00560465" w:rsidRPr="00703517">
        <w:rPr>
          <w:rFonts w:ascii="Times New Roman" w:hAnsi="Times New Roman" w:cs="Times New Roman"/>
          <w:sz w:val="24"/>
          <w:szCs w:val="24"/>
        </w:rPr>
        <w:fldChar w:fldCharType="end"/>
      </w:r>
      <w:commentRangeEnd w:id="627"/>
      <w:r w:rsidR="00C72996">
        <w:rPr>
          <w:rStyle w:val="CommentReference"/>
        </w:rPr>
        <w:commentReference w:id="627"/>
      </w:r>
      <w:r w:rsidR="00560465" w:rsidRPr="00703517">
        <w:rPr>
          <w:rFonts w:ascii="Times New Roman" w:hAnsi="Times New Roman" w:cs="Times New Roman"/>
          <w:sz w:val="24"/>
          <w:szCs w:val="24"/>
        </w:rPr>
        <w:t xml:space="preserve">. Further, open canopy areas (including roadsides, smaller cutlines, and trails) may act as corridors for butterfly movement </w:t>
      </w:r>
      <w:r w:rsidR="0056046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2018b)","noteIndex":0},"citationItems":[{"id":609,"uris":["http://zotero.org/users/3183432/items/ICZ3QDJE"],"itemData":{"id":609,"type":"article-journal","container-title":"Ecological Applications","issue":"2","note":"publisher: Wiley Online Library","page":"612–622","title":"Corridor and distance effects on interpatch movements: a landscape experiment with butterflies","volume":"9","author":[{"family":"Haddad","given":"Nick M"}],"issued":{"date-parts":[["1999"]]}}},{"id":610,"uris":["http://zotero.org/users/3183432/items/IHAMFCL6"],"itemData":{"id":610,"type":"article-journal","container-title":"Ecological Applications","issue":"1","note":"publisher: Wiley Online Library","page":"250–257","title":"Low-quality habitat corridors as movement conduits for two butterfly species","volume":"15","author":[{"family":"Haddad","given":"Nick M"},{"family":"Tewksbury","given":"Joshua J"}],"issued":{"date-parts":[["2005"]]}}},{"id":611,"uris":["http://zotero.org/users/3183432/items/6823R8A6"],"itemData":{"id":611,"type":"article-journal","container-title":"Biology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Low connectivity of habitat</w:t>
      </w:r>
      <w:ins w:id="628" w:author="Vaughn Shirey" w:date="2023-09-18T11:00:00Z">
        <w:r w:rsidR="005C6DD1">
          <w:rPr>
            <w:rFonts w:ascii="Times New Roman" w:hAnsi="Times New Roman" w:cs="Times New Roman"/>
            <w:sz w:val="24"/>
            <w:szCs w:val="24"/>
          </w:rPr>
          <w:t xml:space="preserve"> or </w:t>
        </w:r>
      </w:ins>
      <w:del w:id="629" w:author="Vaughn Shirey" w:date="2023-09-18T11:00:00Z">
        <w:r w:rsidR="00560465" w:rsidRPr="00703517" w:rsidDel="005C6DD1">
          <w:rPr>
            <w:rFonts w:ascii="Times New Roman" w:hAnsi="Times New Roman" w:cs="Times New Roman"/>
            <w:sz w:val="24"/>
            <w:szCs w:val="24"/>
          </w:rPr>
          <w:delText>/</w:delText>
        </w:r>
      </w:del>
      <w:r w:rsidR="00560465" w:rsidRPr="00703517">
        <w:rPr>
          <w:rFonts w:ascii="Times New Roman" w:hAnsi="Times New Roman" w:cs="Times New Roman"/>
          <w:sz w:val="24"/>
          <w:szCs w:val="24"/>
        </w:rPr>
        <w:t xml:space="preserve">mobility of species can make it more challenging for more southern distributed butterflies to navigate and colonize new habitats as they track their thermal tolerances </w:t>
      </w:r>
      <w:r w:rsidR="00560465" w:rsidRPr="0070351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2012)","noteIndex":0},"citationItems":[{"id":608,"uris":["http://zotero.org/users/3183432/items/K89Y8E53"],"itemData":{"id":608,"type":"article-journal","note":"publisher: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w:t>
      </w:r>
    </w:p>
    <w:p w14:paraId="03341479" w14:textId="6472D34C" w:rsidR="00F70586" w:rsidRDefault="00F70586" w:rsidP="001E73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Recent work in the western United States has revealed </w:t>
      </w:r>
      <w:del w:id="630" w:author="Robert Guralnick" w:date="2023-09-29T10:59:00Z">
        <w:r w:rsidDel="00A12586">
          <w:rPr>
            <w:rFonts w:ascii="Times New Roman" w:hAnsi="Times New Roman" w:cs="Times New Roman"/>
            <w:sz w:val="24"/>
            <w:szCs w:val="24"/>
          </w:rPr>
          <w:delText xml:space="preserve">parallel </w:delText>
        </w:r>
      </w:del>
      <w:ins w:id="631" w:author="Robert Guralnick" w:date="2023-09-29T10:59:00Z">
        <w:r w:rsidR="00A12586">
          <w:rPr>
            <w:rFonts w:ascii="Times New Roman" w:hAnsi="Times New Roman" w:cs="Times New Roman"/>
            <w:sz w:val="24"/>
            <w:szCs w:val="24"/>
          </w:rPr>
          <w:t>similar</w:t>
        </w:r>
        <w:r w:rsidR="00A12586">
          <w:rPr>
            <w:rFonts w:ascii="Times New Roman" w:hAnsi="Times New Roman" w:cs="Times New Roman"/>
            <w:sz w:val="24"/>
            <w:szCs w:val="24"/>
          </w:rPr>
          <w:t xml:space="preserve"> </w:t>
        </w:r>
      </w:ins>
      <w:ins w:id="632" w:author="Robert Guralnick" w:date="2023-09-29T11:00:00Z">
        <w:r w:rsidR="00A12586">
          <w:rPr>
            <w:rFonts w:ascii="Times New Roman" w:hAnsi="Times New Roman" w:cs="Times New Roman"/>
            <w:sz w:val="24"/>
            <w:szCs w:val="24"/>
          </w:rPr>
          <w:t xml:space="preserve">species' </w:t>
        </w:r>
      </w:ins>
      <w:r>
        <w:rPr>
          <w:rFonts w:ascii="Times New Roman" w:hAnsi="Times New Roman" w:cs="Times New Roman"/>
          <w:sz w:val="24"/>
          <w:szCs w:val="24"/>
        </w:rPr>
        <w:t>sensitivity</w:t>
      </w:r>
      <w:ins w:id="633" w:author="Robert Guralnick" w:date="2023-09-29T11:00:00Z">
        <w:r w:rsidR="00A12586">
          <w:rPr>
            <w:rFonts w:ascii="Times New Roman" w:hAnsi="Times New Roman" w:cs="Times New Roman"/>
            <w:sz w:val="24"/>
            <w:szCs w:val="24"/>
          </w:rPr>
          <w:t xml:space="preserve"> to key </w:t>
        </w:r>
        <w:proofErr w:type="spellStart"/>
        <w:r w:rsidR="00A12586">
          <w:rPr>
            <w:rFonts w:ascii="Times New Roman" w:hAnsi="Times New Roman" w:cs="Times New Roman"/>
            <w:sz w:val="24"/>
            <w:szCs w:val="24"/>
          </w:rPr>
          <w:t>clunate</w:t>
        </w:r>
        <w:proofErr w:type="spellEnd"/>
        <w:r w:rsidR="00A12586">
          <w:rPr>
            <w:rFonts w:ascii="Times New Roman" w:hAnsi="Times New Roman" w:cs="Times New Roman"/>
            <w:sz w:val="24"/>
            <w:szCs w:val="24"/>
          </w:rPr>
          <w:t xml:space="preserve"> drivers</w:t>
        </w:r>
      </w:ins>
      <w:del w:id="634" w:author="Robert Guralnick" w:date="2023-09-29T11:00:00Z">
        <w:r w:rsidDel="00A12586">
          <w:rPr>
            <w:rFonts w:ascii="Times New Roman" w:hAnsi="Times New Roman" w:cs="Times New Roman"/>
            <w:sz w:val="24"/>
            <w:szCs w:val="24"/>
          </w:rPr>
          <w:delText xml:space="preserve"> of butterfly species to global climate change</w:delText>
        </w:r>
      </w:del>
      <w:r>
        <w:rPr>
          <w:rFonts w:ascii="Times New Roman" w:hAnsi="Times New Roman" w:cs="Times New Roman"/>
          <w:sz w:val="24"/>
          <w:szCs w:val="24"/>
        </w:rPr>
        <w:t>. In particular, warmer autumn months ha</w:t>
      </w:r>
      <w:ins w:id="635" w:author="Vaughn Shirey [2]" w:date="2023-09-25T09:43:00Z">
        <w:r w:rsidR="00681E71">
          <w:rPr>
            <w:rFonts w:ascii="Times New Roman" w:hAnsi="Times New Roman" w:cs="Times New Roman"/>
            <w:sz w:val="24"/>
            <w:szCs w:val="24"/>
          </w:rPr>
          <w:t>ve</w:t>
        </w:r>
      </w:ins>
      <w:del w:id="636" w:author="Vaughn Shirey [2]" w:date="2023-09-25T09:43:00Z">
        <w:r w:rsidDel="00681E71">
          <w:rPr>
            <w:rFonts w:ascii="Times New Roman" w:hAnsi="Times New Roman" w:cs="Times New Roman"/>
            <w:sz w:val="24"/>
            <w:szCs w:val="24"/>
          </w:rPr>
          <w:delText>s</w:delText>
        </w:r>
      </w:del>
      <w:r>
        <w:rPr>
          <w:rFonts w:ascii="Times New Roman" w:hAnsi="Times New Roman" w:cs="Times New Roman"/>
          <w:sz w:val="24"/>
          <w:szCs w:val="24"/>
        </w:rPr>
        <w:t xml:space="preserve"> been identified as a potential driver for fewer butterflies being seen by community scientists in the western United States (below our study region) </w:t>
      </w:r>
      <w:r>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2021)","noteIndex":0},"citationItems":[{"id":123,"uris":["http://zotero.org/users/3183432/items/BGY4LYEB"],"itemData":{"id":123,"type":"article-journal","container-title":"Science","issue":"6533","note":"publisher: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 xml:space="preserve">(Forister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Forister team, we find that </w:t>
      </w:r>
      <w:commentRangeStart w:id="637"/>
      <w:r>
        <w:rPr>
          <w:rFonts w:ascii="Times New Roman" w:hAnsi="Times New Roman" w:cs="Times New Roman"/>
          <w:sz w:val="24"/>
          <w:szCs w:val="24"/>
        </w:rPr>
        <w:t xml:space="preserve">similar </w:t>
      </w:r>
      <w:commentRangeEnd w:id="637"/>
      <w:r w:rsidR="00A12586">
        <w:rPr>
          <w:rStyle w:val="CommentReference"/>
        </w:rPr>
        <w:commentReference w:id="637"/>
      </w:r>
      <w:r>
        <w:rPr>
          <w:rFonts w:ascii="Times New Roman" w:hAnsi="Times New Roman" w:cs="Times New Roman"/>
          <w:sz w:val="24"/>
          <w:szCs w:val="24"/>
        </w:rPr>
        <w:t>species in our study also exhibit declines including</w:t>
      </w:r>
      <w:del w:id="638" w:author="Robert Guralnick" w:date="2023-09-29T10:59:00Z">
        <w:r w:rsidDel="00C72996">
          <w:rPr>
            <w:rFonts w:ascii="Times New Roman" w:hAnsi="Times New Roman" w:cs="Times New Roman"/>
            <w:sz w:val="24"/>
            <w:szCs w:val="24"/>
          </w:rPr>
          <w:delText>,</w:delText>
        </w:r>
      </w:del>
      <w:r>
        <w:rPr>
          <w:rFonts w:ascii="Times New Roman" w:hAnsi="Times New Roman" w:cs="Times New Roman"/>
          <w:sz w:val="24"/>
          <w:szCs w:val="24"/>
        </w:rPr>
        <w:t xml:space="preserve"> the Large Marble, </w:t>
      </w:r>
      <w:proofErr w:type="spellStart"/>
      <w:r>
        <w:rPr>
          <w:rFonts w:ascii="Times New Roman" w:hAnsi="Times New Roman" w:cs="Times New Roman"/>
          <w:i/>
          <w:iCs/>
          <w:sz w:val="24"/>
          <w:szCs w:val="24"/>
        </w:rPr>
        <w:t>Euchloe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ausonides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(Lepidoptera: </w:t>
      </w:r>
      <w:proofErr w:type="spellStart"/>
      <w:r>
        <w:rPr>
          <w:rFonts w:ascii="Times New Roman" w:hAnsi="Times New Roman" w:cs="Times New Roman"/>
          <w:sz w:val="24"/>
          <w:szCs w:val="24"/>
        </w:rPr>
        <w:t>Pieridae</w:t>
      </w:r>
      <w:proofErr w:type="spellEnd"/>
      <w:r>
        <w:rPr>
          <w:rFonts w:ascii="Times New Roman" w:hAnsi="Times New Roman" w:cs="Times New Roman"/>
          <w:sz w:val="24"/>
          <w:szCs w:val="24"/>
        </w:rPr>
        <w:t xml:space="preserve">) and the Anicia Checkerspot, </w:t>
      </w:r>
      <w:proofErr w:type="spellStart"/>
      <w:r>
        <w:rPr>
          <w:rFonts w:ascii="Times New Roman" w:hAnsi="Times New Roman" w:cs="Times New Roman"/>
          <w:i/>
          <w:iCs/>
          <w:sz w:val="24"/>
          <w:szCs w:val="24"/>
        </w:rPr>
        <w:t>Euphydryas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anicia</w:t>
      </w:r>
      <w:proofErr w:type="spellEnd"/>
      <w:r>
        <w:rPr>
          <w:rFonts w:ascii="Times New Roman" w:hAnsi="Times New Roman" w:cs="Times New Roman"/>
          <w:sz w:val="24"/>
          <w:szCs w:val="24"/>
        </w:rPr>
        <w:t xml:space="preserve"> (Lepidoptera: </w:t>
      </w:r>
      <w:proofErr w:type="spellStart"/>
      <w:r>
        <w:rPr>
          <w:rFonts w:ascii="Times New Roman" w:hAnsi="Times New Roman" w:cs="Times New Roman"/>
          <w:sz w:val="24"/>
          <w:szCs w:val="24"/>
        </w:rPr>
        <w:t>Nymphalidae</w:t>
      </w:r>
      <w:proofErr w:type="spellEnd"/>
      <w:r>
        <w:rPr>
          <w:rFonts w:ascii="Times New Roman" w:hAnsi="Times New Roman" w:cs="Times New Roman"/>
          <w:sz w:val="24"/>
          <w:szCs w:val="24"/>
        </w:rPr>
        <w:t>)</w:t>
      </w:r>
      <w:del w:id="639" w:author="Robert Guralnick" w:date="2023-09-29T10:58:00Z">
        <w:r w:rsidDel="00C72996">
          <w:rPr>
            <w:rFonts w:ascii="Times New Roman" w:hAnsi="Times New Roman" w:cs="Times New Roman"/>
            <w:sz w:val="24"/>
            <w:szCs w:val="24"/>
          </w:rPr>
          <w:delText xml:space="preserve"> are in declines</w:delText>
        </w:r>
      </w:del>
      <w:r>
        <w:rPr>
          <w:rFonts w:ascii="Times New Roman" w:hAnsi="Times New Roman" w:cs="Times New Roman"/>
          <w:sz w:val="24"/>
          <w:szCs w:val="24"/>
        </w:rPr>
        <w:t>. Our trends are an important addition to this work and provide context for some of the same species in the northernmost reaches of their ranges.</w:t>
      </w:r>
    </w:p>
    <w:p w14:paraId="7C4A1EC7" w14:textId="12FE3166"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2022)","noteIndex":0},"citationItems":[{"id":469,"uris":["http://zotero.org/users/3183432/items/BXKM7QH4"],"itemData":{"id":469,"type":"article-journal","container-title":"Ecological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102,"uris":["http://zotero.org/users/3183432/items/5NKQYBBU"],"itemData":{"id":102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Belitz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lastRenderedPageBreak/>
        <w:t xml:space="preserve">those from machine-learning </w:t>
      </w:r>
      <w:r w:rsidR="00675ACB">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{"citationID":"0ZyrgwjB","properties":{"formattedCitation":"(Joseph 2020)","plainCitation":"(Joseph 2020)","noteIndex":0},"citationItems":[{"id":468,"uris":["http://zotero.org/users/3183432/items/UJ3MLDXY"],"itemData":{"id":468,"type":"article-journal","container-title":"Ecology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t>
      </w:r>
      <w:commentRangeStart w:id="640"/>
      <w:r w:rsidR="00675ACB">
        <w:rPr>
          <w:rFonts w:ascii="Times New Roman" w:hAnsi="Times New Roman" w:cs="Times New Roman"/>
          <w:sz w:val="24"/>
          <w:szCs w:val="24"/>
        </w:rPr>
        <w:t xml:space="preserve">we may be approaching a </w:t>
      </w:r>
      <w:r w:rsidR="005B0104">
        <w:rPr>
          <w:rFonts w:ascii="Times New Roman" w:hAnsi="Times New Roman" w:cs="Times New Roman"/>
          <w:sz w:val="24"/>
          <w:szCs w:val="24"/>
        </w:rPr>
        <w:t xml:space="preserve">technological </w:t>
      </w:r>
      <w:r w:rsidR="001E737E">
        <w:rPr>
          <w:rFonts w:ascii="Times New Roman" w:hAnsi="Times New Roman" w:cs="Times New Roman"/>
          <w:sz w:val="24"/>
          <w:szCs w:val="24"/>
        </w:rPr>
        <w:t xml:space="preserve">boom </w:t>
      </w:r>
      <w:r w:rsidR="00DF1B26">
        <w:rPr>
          <w:rFonts w:ascii="Times New Roman" w:hAnsi="Times New Roman" w:cs="Times New Roman"/>
          <w:sz w:val="24"/>
          <w:szCs w:val="24"/>
        </w:rPr>
        <w:t>in biodiversity science</w:t>
      </w:r>
      <w:commentRangeEnd w:id="640"/>
      <w:r w:rsidR="00A12586">
        <w:rPr>
          <w:rStyle w:val="CommentReference"/>
        </w:rPr>
        <w:commentReference w:id="640"/>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 xml:space="preserve">historical </w:t>
      </w:r>
      <w:r w:rsidR="00563E72">
        <w:rPr>
          <w:rFonts w:ascii="Times New Roman" w:hAnsi="Times New Roman" w:cs="Times New Roman"/>
          <w:sz w:val="24"/>
          <w:szCs w:val="24"/>
        </w:rPr>
        <w:t>distributions</w:t>
      </w:r>
      <w:r w:rsidR="00DF1B26">
        <w:rPr>
          <w:rFonts w:ascii="Times New Roman" w:hAnsi="Times New Roman" w:cs="Times New Roman"/>
          <w:sz w:val="24"/>
          <w:szCs w:val="24"/>
        </w:rPr>
        <w:t>.</w:t>
      </w:r>
      <w:r w:rsidR="00C85388">
        <w:rPr>
          <w:rFonts w:ascii="Times New Roman" w:hAnsi="Times New Roman" w:cs="Times New Roman"/>
          <w:sz w:val="24"/>
          <w:szCs w:val="24"/>
        </w:rPr>
        <w:t xml:space="preserve"> Our ecologically sensible trends found in this paper </w:t>
      </w:r>
      <w:del w:id="641" w:author="Robert Guralnick" w:date="2023-09-29T11:02:00Z">
        <w:r w:rsidR="00C85388" w:rsidDel="00A12586">
          <w:rPr>
            <w:rFonts w:ascii="Times New Roman" w:hAnsi="Times New Roman" w:cs="Times New Roman"/>
            <w:sz w:val="24"/>
            <w:szCs w:val="24"/>
          </w:rPr>
          <w:delText>may mean that the</w:delText>
        </w:r>
      </w:del>
      <w:ins w:id="642" w:author="Robert Guralnick" w:date="2023-09-29T11:02:00Z">
        <w:r w:rsidR="00A12586">
          <w:rPr>
            <w:rFonts w:ascii="Times New Roman" w:hAnsi="Times New Roman" w:cs="Times New Roman"/>
            <w:sz w:val="24"/>
            <w:szCs w:val="24"/>
          </w:rPr>
          <w:t>suggests that</w:t>
        </w:r>
      </w:ins>
      <w:r w:rsidR="00C85388">
        <w:rPr>
          <w:rFonts w:ascii="Times New Roman" w:hAnsi="Times New Roman" w:cs="Times New Roman"/>
          <w:sz w:val="24"/>
          <w:szCs w:val="24"/>
        </w:rPr>
        <w:t xml:space="preserve"> occupancy-detection framework is readily extensible to other data poor regions of the planet.</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2009)","dontUpdate":true,"noteIndex":0},"citationItems":[{"id":488,"uris":["http://zotero.org/users/3183432/items/B55F54XN"],"itemData":{"id":488,"type":"article-journal","container-title":"Journal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H"}],"issued":{"date-parts":[["2000"]]}}},{"id":472,"uris":["http://zotero.org/users/3183432/items/D3UUC4QP"],"itemData":{"id":472,"type":"article-journal","container-title":"Journal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{"citationID":"GKGV2sTW","properties":{"formattedCitation":"(Dennis {\\i{}et al.} 2019)","plainCitation":"(Dennis et al. 2019)","dontUpdate":true,"noteIndex":0},"citationItems":[{"id":470,"uris":["http://zotero.org/users/3183432/items/PHV4Z9E2"],"itemData":{"id":470,"type":"article-journal","container-title":"Ecological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63E72">
        <w:rPr>
          <w:rFonts w:ascii="Times New Roman" w:hAnsi="Times New Roman" w:cs="Times New Roman"/>
          <w:sz w:val="24"/>
          <w:szCs w:val="24"/>
        </w:rPr>
        <w:t xml:space="preserve"> </w:t>
      </w:r>
      <w:r w:rsidR="005A2EEE">
        <w:rPr>
          <w:rFonts w:ascii="Times New Roman" w:hAnsi="Times New Roman" w:cs="Times New Roman"/>
          <w:sz w:val="24"/>
          <w:szCs w:val="24"/>
        </w:rPr>
        <w:t xml:space="preserve">which may </w:t>
      </w:r>
      <w:r w:rsidR="00563E72">
        <w:rPr>
          <w:rFonts w:ascii="Times New Roman" w:hAnsi="Times New Roman" w:cs="Times New Roman"/>
          <w:sz w:val="24"/>
          <w:szCs w:val="24"/>
        </w:rPr>
        <w:t xml:space="preserve">support the use of occupancy dynamics as an appropriate proxy for abundance trajectories </w:t>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854EB">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2023)","noteIndex":0},"citationItems":[{"id":471,"uris":["http://zotero.org/users/3183432/items/ICTMUFDQ"],"itemData":{"id":471,"type":"article-journal","container-title":"Journal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563E72">
        <w:rPr>
          <w:rFonts w:ascii="Times New Roman" w:hAnsi="Times New Roman" w:cs="Times New Roman"/>
          <w:sz w:val="24"/>
          <w:szCs w:val="24"/>
        </w:rPr>
        <w:t xml:space="preserve">substantial </w:t>
      </w:r>
      <w:r w:rsidR="0080181B">
        <w:rPr>
          <w:rFonts w:ascii="Times New Roman" w:hAnsi="Times New Roman" w:cs="Times New Roman"/>
          <w:sz w:val="24"/>
          <w:szCs w:val="24"/>
        </w:rPr>
        <w:t xml:space="preserve">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p>
    <w:p w14:paraId="2D5EDFA4"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7E9D0445" w:rsidR="00DD3B5F"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ins w:id="643" w:author="Robert Guralnick" w:date="2023-09-29T11:03:00Z">
        <w:r w:rsidR="00A12586">
          <w:rPr>
            <w:rFonts w:ascii="Times New Roman" w:hAnsi="Times New Roman" w:cs="Times New Roman"/>
            <w:sz w:val="24"/>
            <w:szCs w:val="24"/>
          </w:rPr>
          <w:t xml:space="preserve">, </w:t>
        </w:r>
      </w:ins>
      <w:del w:id="644" w:author="Robert Guralnick" w:date="2023-09-29T11:03:00Z">
        <w:r w:rsidR="00021EE6" w:rsidDel="00A12586">
          <w:rPr>
            <w:rFonts w:ascii="Times New Roman" w:hAnsi="Times New Roman" w:cs="Times New Roman"/>
            <w:sz w:val="24"/>
            <w:szCs w:val="24"/>
          </w:rPr>
          <w:delText>; h</w:delText>
        </w:r>
      </w:del>
      <w:ins w:id="645" w:author="Robert Guralnick" w:date="2023-09-29T11:03:00Z">
        <w:r w:rsidR="00A12586">
          <w:rPr>
            <w:rFonts w:ascii="Times New Roman" w:hAnsi="Times New Roman" w:cs="Times New Roman"/>
            <w:sz w:val="24"/>
            <w:szCs w:val="24"/>
          </w:rPr>
          <w:t>H</w:t>
        </w:r>
      </w:ins>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w:t>
      </w:r>
      <w:ins w:id="646" w:author="Robert Guralnick" w:date="2023-09-29T11:03:00Z">
        <w:r w:rsidR="00A12586">
          <w:rPr>
            <w:rFonts w:ascii="Times New Roman" w:hAnsi="Times New Roman" w:cs="Times New Roman"/>
            <w:sz w:val="24"/>
            <w:szCs w:val="24"/>
          </w:rPr>
          <w:t xml:space="preserve"> and the key importance of species’ thermal traits</w:t>
        </w:r>
      </w:ins>
      <w:del w:id="647" w:author="Robert Guralnick" w:date="2023-09-29T11:03:00Z">
        <w:r w:rsidRPr="00703517" w:rsidDel="00A12586">
          <w:rPr>
            <w:rFonts w:ascii="Times New Roman" w:hAnsi="Times New Roman" w:cs="Times New Roman"/>
            <w:sz w:val="24"/>
            <w:szCs w:val="24"/>
          </w:rPr>
          <w:delText xml:space="preserve"> on a species-specific level</w:delText>
        </w:r>
      </w:del>
      <w:r w:rsidRPr="00703517">
        <w:rPr>
          <w:rFonts w:ascii="Times New Roman" w:hAnsi="Times New Roman" w:cs="Times New Roman"/>
          <w:sz w:val="24"/>
          <w:szCs w:val="24"/>
        </w:rPr>
        <w:t>.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like insects, where </w:t>
      </w:r>
      <w:r w:rsidRPr="00703517">
        <w:rPr>
          <w:rFonts w:ascii="Times New Roman" w:hAnsi="Times New Roman" w:cs="Times New Roman"/>
          <w:sz w:val="24"/>
          <w:szCs w:val="24"/>
        </w:rPr>
        <w:lastRenderedPageBreak/>
        <w:t xml:space="preserve">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ins w:id="648" w:author="Vaughn Shirey" w:date="2023-09-18T11:29:00Z">
        <w:r w:rsidR="00295DA9">
          <w:rPr>
            <w:rFonts w:ascii="Times New Roman" w:hAnsi="Times New Roman" w:cs="Times New Roman"/>
            <w:sz w:val="24"/>
            <w:szCs w:val="24"/>
          </w:rPr>
          <w:t xml:space="preserve"> Further study</w:t>
        </w:r>
      </w:ins>
      <w:ins w:id="649" w:author="Robert Guralnick" w:date="2023-09-29T11:04:00Z">
        <w:r w:rsidR="00A12586">
          <w:rPr>
            <w:rFonts w:ascii="Times New Roman" w:hAnsi="Times New Roman" w:cs="Times New Roman"/>
            <w:sz w:val="24"/>
            <w:szCs w:val="24"/>
          </w:rPr>
          <w:t>,</w:t>
        </w:r>
      </w:ins>
      <w:ins w:id="650" w:author="Vaughn Shirey" w:date="2023-09-18T11:29:00Z">
        <w:r w:rsidR="00295DA9">
          <w:rPr>
            <w:rFonts w:ascii="Times New Roman" w:hAnsi="Times New Roman" w:cs="Times New Roman"/>
            <w:sz w:val="24"/>
            <w:szCs w:val="24"/>
          </w:rPr>
          <w:t xml:space="preserve"> </w:t>
        </w:r>
        <w:del w:id="651" w:author="Robert Guralnick" w:date="2023-09-29T11:04:00Z">
          <w:r w:rsidR="00295DA9" w:rsidDel="00A12586">
            <w:rPr>
              <w:rFonts w:ascii="Times New Roman" w:hAnsi="Times New Roman" w:cs="Times New Roman"/>
              <w:sz w:val="24"/>
              <w:szCs w:val="24"/>
            </w:rPr>
            <w:delText xml:space="preserve">which </w:delText>
          </w:r>
        </w:del>
        <w:r w:rsidR="00295DA9">
          <w:rPr>
            <w:rFonts w:ascii="Times New Roman" w:hAnsi="Times New Roman" w:cs="Times New Roman"/>
            <w:sz w:val="24"/>
            <w:szCs w:val="24"/>
          </w:rPr>
          <w:t>examin</w:t>
        </w:r>
      </w:ins>
      <w:ins w:id="652" w:author="Robert Guralnick" w:date="2023-09-29T11:04:00Z">
        <w:r w:rsidR="00A12586">
          <w:rPr>
            <w:rFonts w:ascii="Times New Roman" w:hAnsi="Times New Roman" w:cs="Times New Roman"/>
            <w:sz w:val="24"/>
            <w:szCs w:val="24"/>
          </w:rPr>
          <w:t>ing</w:t>
        </w:r>
      </w:ins>
      <w:ins w:id="653" w:author="Vaughn Shirey" w:date="2023-09-18T11:29:00Z">
        <w:del w:id="654" w:author="Robert Guralnick" w:date="2023-09-29T11:04:00Z">
          <w:r w:rsidR="00295DA9" w:rsidDel="00A12586">
            <w:rPr>
              <w:rFonts w:ascii="Times New Roman" w:hAnsi="Times New Roman" w:cs="Times New Roman"/>
              <w:sz w:val="24"/>
              <w:szCs w:val="24"/>
            </w:rPr>
            <w:delText>es</w:delText>
          </w:r>
        </w:del>
        <w:r w:rsidR="00295DA9">
          <w:rPr>
            <w:rFonts w:ascii="Times New Roman" w:hAnsi="Times New Roman" w:cs="Times New Roman"/>
            <w:sz w:val="24"/>
            <w:szCs w:val="24"/>
          </w:rPr>
          <w:t xml:space="preserve"> the influence of season</w:t>
        </w:r>
      </w:ins>
      <w:ins w:id="655" w:author="Vaughn Shirey" w:date="2023-09-18T11:30:00Z">
        <w:r w:rsidR="00295DA9">
          <w:rPr>
            <w:rFonts w:ascii="Times New Roman" w:hAnsi="Times New Roman" w:cs="Times New Roman"/>
            <w:sz w:val="24"/>
            <w:szCs w:val="24"/>
          </w:rPr>
          <w:t>al temperature trends is needed to clarify why cold-adapted species are declining.</w:t>
        </w:r>
      </w:ins>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w:t>
      </w:r>
      <w:commentRangeStart w:id="656"/>
      <w:r w:rsidR="000364A6">
        <w:rPr>
          <w:rFonts w:ascii="Times New Roman" w:hAnsi="Times New Roman" w:cs="Times New Roman"/>
          <w:sz w:val="24"/>
          <w:szCs w:val="24"/>
        </w:rPr>
        <w:t xml:space="preserve">and wingspan </w:t>
      </w:r>
      <w:commentRangeEnd w:id="656"/>
      <w:r w:rsidR="00A12586">
        <w:rPr>
          <w:rStyle w:val="CommentReference"/>
        </w:rPr>
        <w:commentReference w:id="656"/>
      </w:r>
      <w:r w:rsidR="000364A6">
        <w:rPr>
          <w:rFonts w:ascii="Times New Roman" w:hAnsi="Times New Roman" w:cs="Times New Roman"/>
          <w:sz w:val="24"/>
          <w:szCs w:val="24"/>
        </w:rPr>
        <w:t xml:space="preserve">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 xml:space="preserve">occupancy trend, pointing to both the ability of the occupancy-detection approach for reconstructing historical trends from presence-only data but also </w:t>
      </w:r>
      <w:commentRangeStart w:id="657"/>
      <w:r w:rsidR="000364A6">
        <w:rPr>
          <w:rFonts w:ascii="Times New Roman" w:hAnsi="Times New Roman" w:cs="Times New Roman"/>
          <w:sz w:val="24"/>
          <w:szCs w:val="24"/>
        </w:rPr>
        <w:t>the importance of mobility for butterflies in the region</w:t>
      </w:r>
      <w:r w:rsidR="00DE1986">
        <w:rPr>
          <w:rFonts w:ascii="Times New Roman" w:hAnsi="Times New Roman" w:cs="Times New Roman"/>
          <w:sz w:val="24"/>
          <w:szCs w:val="24"/>
        </w:rPr>
        <w:t xml:space="preserve"> </w:t>
      </w:r>
      <w:commentRangeEnd w:id="657"/>
      <w:r w:rsidR="00A12586">
        <w:rPr>
          <w:rStyle w:val="CommentReference"/>
        </w:rPr>
        <w:commentReference w:id="657"/>
      </w:r>
      <w:r w:rsidR="00DE1986">
        <w:rPr>
          <w:rFonts w:ascii="Times New Roman" w:hAnsi="Times New Roman" w:cs="Times New Roman"/>
          <w:sz w:val="24"/>
          <w:szCs w:val="24"/>
        </w:rPr>
        <w:t>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w:t>
      </w:r>
      <w:ins w:id="658" w:author="Vaughn Shirey" w:date="2023-09-18T11:01:00Z">
        <w:r w:rsidR="005C6DD1">
          <w:rPr>
            <w:rFonts w:ascii="Times New Roman" w:hAnsi="Times New Roman" w:cs="Times New Roman"/>
            <w:sz w:val="24"/>
            <w:szCs w:val="24"/>
          </w:rPr>
          <w:t xml:space="preserve"> and </w:t>
        </w:r>
      </w:ins>
      <w:del w:id="659" w:author="Vaughn Shirey" w:date="2023-09-18T11:01:00Z">
        <w:r w:rsidR="005B7530" w:rsidRPr="00703517" w:rsidDel="005C6DD1">
          <w:rPr>
            <w:rFonts w:ascii="Times New Roman" w:hAnsi="Times New Roman" w:cs="Times New Roman"/>
            <w:sz w:val="24"/>
            <w:szCs w:val="24"/>
          </w:rPr>
          <w:delText>/</w:delText>
        </w:r>
      </w:del>
      <w:r w:rsidR="005B7530" w:rsidRPr="00703517">
        <w:rPr>
          <w:rFonts w:ascii="Times New Roman" w:hAnsi="Times New Roman" w:cs="Times New Roman"/>
          <w:sz w:val="24"/>
          <w:szCs w:val="24"/>
        </w:rPr>
        <w:t>effective population size are needed to contextualize these broad scale patterns further</w:t>
      </w:r>
      <w:r w:rsidR="009A154A">
        <w:rPr>
          <w:rFonts w:ascii="Times New Roman" w:hAnsi="Times New Roman" w:cs="Times New Roman"/>
          <w:sz w:val="24"/>
          <w:szCs w:val="24"/>
        </w:rPr>
        <w:t xml:space="preserve"> and support </w:t>
      </w:r>
      <w:ins w:id="660" w:author="Robert Guralnick" w:date="2023-09-29T11:05:00Z">
        <w:r w:rsidR="00A12586">
          <w:rPr>
            <w:rFonts w:ascii="Times New Roman" w:hAnsi="Times New Roman" w:cs="Times New Roman"/>
            <w:sz w:val="24"/>
            <w:szCs w:val="24"/>
          </w:rPr>
          <w:t xml:space="preserve">best possible </w:t>
        </w:r>
      </w:ins>
      <w:r w:rsidR="009A154A">
        <w:rPr>
          <w:rFonts w:ascii="Times New Roman" w:hAnsi="Times New Roman" w:cs="Times New Roman"/>
          <w:sz w:val="24"/>
          <w:szCs w:val="24"/>
        </w:rPr>
        <w:t xml:space="preserve">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4469D4E1"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hyperlink r:id="rId44" w:history="1">
        <w:r w:rsidR="00E345FD" w:rsidRPr="003A6E53">
          <w:rPr>
            <w:rStyle w:val="Hyperlink"/>
            <w:rFonts w:ascii="Times New Roman" w:hAnsi="Times New Roman" w:cs="Times New Roman"/>
            <w:sz w:val="24"/>
            <w:szCs w:val="24"/>
          </w:rPr>
          <w:t>https://github.com/vmshirey/HighLatitudeNorthAmericanButterflyOccupancy</w:t>
        </w:r>
      </w:hyperlink>
      <w:r w:rsidR="00E345FD">
        <w:rPr>
          <w:rFonts w:ascii="Times New Roman" w:hAnsi="Times New Roman" w:cs="Times New Roman"/>
          <w:sz w:val="24"/>
          <w:szCs w:val="24"/>
        </w:rPr>
        <w:t xml:space="preserve"> </w:t>
      </w:r>
      <w:r w:rsidRPr="00703517">
        <w:rPr>
          <w:rFonts w:ascii="Times New Roman" w:hAnsi="Times New Roman" w:cs="Times New Roman"/>
          <w:sz w:val="24"/>
          <w:szCs w:val="24"/>
        </w:rPr>
        <w:t xml:space="preserve">and via </w:t>
      </w:r>
      <w:proofErr w:type="spellStart"/>
      <w:r w:rsidR="00475560">
        <w:rPr>
          <w:rFonts w:ascii="Times New Roman" w:hAnsi="Times New Roman" w:cs="Times New Roman"/>
          <w:sz w:val="24"/>
          <w:szCs w:val="24"/>
        </w:rPr>
        <w:t>DataDryad</w:t>
      </w:r>
      <w:proofErr w:type="spellEnd"/>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w:t>
      </w:r>
      <w:proofErr w:type="spellStart"/>
      <w:r w:rsidRPr="00703517">
        <w:rPr>
          <w:rFonts w:ascii="Times New Roman" w:hAnsi="Times New Roman" w:cs="Times New Roman"/>
          <w:sz w:val="24"/>
          <w:szCs w:val="24"/>
        </w:rPr>
        <w:t>DataDryad</w:t>
      </w:r>
      <w:proofErr w:type="spellEnd"/>
      <w:r w:rsidR="00867D19">
        <w:rPr>
          <w:rFonts w:ascii="Times New Roman" w:hAnsi="Times New Roman" w:cs="Times New Roman"/>
          <w:sz w:val="24"/>
          <w:szCs w:val="24"/>
        </w:rPr>
        <w:t xml:space="preserve">. </w:t>
      </w:r>
      <w:r w:rsidRPr="00703517">
        <w:rPr>
          <w:rFonts w:ascii="Times New Roman" w:hAnsi="Times New Roman" w:cs="Times New Roman"/>
          <w:sz w:val="24"/>
          <w:szCs w:val="24"/>
        </w:rPr>
        <w:t>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0E6525" w:rsidRDefault="00341DE7" w:rsidP="006C5C39">
      <w:pPr>
        <w:spacing w:line="480" w:lineRule="auto"/>
        <w:jc w:val="center"/>
        <w:rPr>
          <w:rFonts w:ascii="Times New Roman" w:hAnsi="Times New Roman" w:cs="Times New Roman"/>
          <w:b/>
          <w:sz w:val="24"/>
          <w:szCs w:val="24"/>
          <w:lang w:val="en-US"/>
        </w:rPr>
      </w:pPr>
      <w:r w:rsidRPr="000E6525">
        <w:rPr>
          <w:rFonts w:ascii="Times New Roman" w:hAnsi="Times New Roman" w:cs="Times New Roman"/>
          <w:b/>
          <w:sz w:val="24"/>
          <w:szCs w:val="24"/>
          <w:lang w:val="en-US"/>
        </w:rPr>
        <w:lastRenderedPageBreak/>
        <w:t>REFERENCES</w:t>
      </w:r>
    </w:p>
    <w:p w14:paraId="59B8785C" w14:textId="77777777" w:rsidR="004C3F69" w:rsidRDefault="006C5C39" w:rsidP="004C3F69">
      <w:pPr>
        <w:pStyle w:val="Bibliography"/>
      </w:pPr>
      <w:r w:rsidRPr="00703517">
        <w:fldChar w:fldCharType="begin"/>
      </w:r>
      <w:r w:rsidR="008662DD">
        <w:rPr>
          <w:lang w:val="en-US"/>
        </w:rPr>
        <w:instrText xml:space="preserve"> ADDIN ZOTERO_BIBL {"uncited":[],"omitted":[],"custom":[]} CSL_BIBLIOGRAPHY </w:instrText>
      </w:r>
      <w:r w:rsidRPr="00703517">
        <w:fldChar w:fldCharType="separate"/>
      </w:r>
      <w:r w:rsidR="004C3F69">
        <w:t xml:space="preserve">Abarca, M., Larsen, E.A. &amp; Ries, L. (2019). Heatwaves and novel host consumption increase overwinter mortality of an imperiled wetland butterfly. </w:t>
      </w:r>
      <w:r w:rsidR="004C3F69">
        <w:rPr>
          <w:i/>
          <w:iCs/>
        </w:rPr>
        <w:t>Frontiers in Ecology and Evolution</w:t>
      </w:r>
      <w:r w:rsidR="004C3F69">
        <w:t>, 7, 193.</w:t>
      </w:r>
    </w:p>
    <w:p w14:paraId="14EE4AA0" w14:textId="77777777" w:rsidR="004C3F69" w:rsidRDefault="004C3F69" w:rsidP="004C3F69">
      <w:pPr>
        <w:pStyle w:val="Bibliography"/>
      </w:pPr>
      <w:r>
        <w:t xml:space="preserve">Adamo, M., Chialva, M., Calevo, J., Bertoni, F., Dixon, K. &amp; Mammola, S. (2021). Plant scientists’ research attention is skewed towards colourful, conspicuous and broadly distributed flowers. </w:t>
      </w:r>
      <w:r>
        <w:rPr>
          <w:i/>
          <w:iCs/>
        </w:rPr>
        <w:t>Nature plants</w:t>
      </w:r>
      <w:r>
        <w:t>, 7, 574–578.</w:t>
      </w:r>
    </w:p>
    <w:p w14:paraId="14B19081" w14:textId="77777777" w:rsidR="004C3F69" w:rsidRDefault="004C3F69" w:rsidP="004C3F69">
      <w:pPr>
        <w:pStyle w:val="Bibliography"/>
      </w:pPr>
      <w:r>
        <w:t xml:space="preserve">Ascher, J.S., Marshall, L., Meiners, J., Yanega, D. &amp; Vereecken, N.J. (2020). Heterogeneity in large-scale databases and the role of climate change as a driver of bumble bee decline. </w:t>
      </w:r>
      <w:r>
        <w:rPr>
          <w:i/>
          <w:iCs/>
        </w:rPr>
        <w:t>Science</w:t>
      </w:r>
      <w:r>
        <w:t>, 8, 685.</w:t>
      </w:r>
    </w:p>
    <w:p w14:paraId="7B015710" w14:textId="77777777" w:rsidR="004C3F69" w:rsidRDefault="004C3F69" w:rsidP="004C3F69">
      <w:pPr>
        <w:pStyle w:val="Bibliography"/>
      </w:pPr>
      <w:r>
        <w:t xml:space="preserve">Belitz, M.W., Larsen, E.A., Shirey, V., Li, D. &amp; Guralnick, R.P. (2022). Phenological research based on natural history collections: practical guidelines and a Lepidopteran case study. </w:t>
      </w:r>
      <w:r>
        <w:rPr>
          <w:i/>
          <w:iCs/>
        </w:rPr>
        <w:t>Functional Ecology</w:t>
      </w:r>
      <w:r>
        <w:t>, Early View.</w:t>
      </w:r>
    </w:p>
    <w:p w14:paraId="7D75F579" w14:textId="77777777" w:rsidR="004C3F69" w:rsidRDefault="004C3F69" w:rsidP="004C3F69">
      <w:pPr>
        <w:pStyle w:val="Bibliography"/>
      </w:pPr>
      <w:r>
        <w:t xml:space="preserve">Beniston, M. (2005). Warm winter spells in the Swiss Alps: Strong heat waves in a cold season? A study focusing on climate observations at the Saentis high mountain site. </w:t>
      </w:r>
      <w:r>
        <w:rPr>
          <w:i/>
          <w:iCs/>
        </w:rPr>
        <w:t>Geophysical Research Letters</w:t>
      </w:r>
      <w:r>
        <w:t>, 32.</w:t>
      </w:r>
    </w:p>
    <w:p w14:paraId="31571C1E" w14:textId="77777777" w:rsidR="004C3F69" w:rsidRDefault="004C3F69" w:rsidP="004C3F69">
      <w:pPr>
        <w:pStyle w:val="Bibliography"/>
      </w:pPr>
      <w:r>
        <w:t xml:space="preserve">Bintanja, R. &amp; Andry, O. (2017). Towards a rain-dominated Arctic. </w:t>
      </w:r>
      <w:r>
        <w:rPr>
          <w:i/>
          <w:iCs/>
        </w:rPr>
        <w:t>Nature Climate Change</w:t>
      </w:r>
      <w:r>
        <w:t>, 7, 263–267.</w:t>
      </w:r>
    </w:p>
    <w:p w14:paraId="75DE79CC" w14:textId="77777777" w:rsidR="004C3F69" w:rsidRDefault="004C3F69" w:rsidP="004C3F69">
      <w:pPr>
        <w:pStyle w:val="Bibliography"/>
      </w:pPr>
      <w:r>
        <w:t xml:space="preserve">Brackley, A. (2021). </w:t>
      </w:r>
      <w:r>
        <w:rPr>
          <w:i/>
          <w:iCs/>
        </w:rPr>
        <w:t>No Longer Forgotten: Pupation as a Critical Link in the Lepidopteran Life Cycle</w:t>
      </w:r>
      <w:r>
        <w:t>. Georgetown University.</w:t>
      </w:r>
    </w:p>
    <w:p w14:paraId="72F36B36" w14:textId="77777777" w:rsidR="004C3F69" w:rsidRDefault="004C3F69" w:rsidP="004C3F69">
      <w:pPr>
        <w:pStyle w:val="Bibliography"/>
      </w:pPr>
      <w:r>
        <w:t xml:space="preserve">Brackley, A., Lill, J.T. &amp; Weiss, M.R. (2021). Adaptive ontogenetic shifts in larval responses to environmental cues. </w:t>
      </w:r>
      <w:r>
        <w:rPr>
          <w:i/>
          <w:iCs/>
        </w:rPr>
        <w:t>Entomologia Experimentalis et Applicata</w:t>
      </w:r>
      <w:r>
        <w:t>, 169, 1147–1156.</w:t>
      </w:r>
    </w:p>
    <w:p w14:paraId="7F64EA3A" w14:textId="77777777" w:rsidR="004C3F69" w:rsidRDefault="004C3F69" w:rsidP="004C3F69">
      <w:pPr>
        <w:pStyle w:val="Bibliography"/>
      </w:pPr>
      <w:r>
        <w:t xml:space="preserve">Braschler, B., Duffy, G.A., Nortje, E., Kritzinger-Klopper, S., du Plessis, D., Karenyi, N., </w:t>
      </w:r>
      <w:r>
        <w:rPr>
          <w:i/>
          <w:iCs/>
        </w:rPr>
        <w:t>et al.</w:t>
      </w:r>
      <w:r>
        <w:t xml:space="preserve"> (2020). Realised rather than fundamental thermal niches predict site occupancy: Implications for climate change forecasting. </w:t>
      </w:r>
      <w:r>
        <w:rPr>
          <w:i/>
          <w:iCs/>
        </w:rPr>
        <w:t>Journal of Animal Ecology</w:t>
      </w:r>
      <w:r>
        <w:t>, 89, 2863–2875.</w:t>
      </w:r>
    </w:p>
    <w:p w14:paraId="5D7ABDC3" w14:textId="77777777" w:rsidR="004C3F69" w:rsidRDefault="004C3F69" w:rsidP="004C3F69">
      <w:pPr>
        <w:pStyle w:val="Bibliography"/>
      </w:pPr>
      <w:r>
        <w:t xml:space="preserve">Breed, G., Stichter, S. &amp; Crone, E. (2013). Climate-driven changes in northeastern US butterfly communities. </w:t>
      </w:r>
      <w:r>
        <w:rPr>
          <w:i/>
          <w:iCs/>
        </w:rPr>
        <w:t>Nature Climate Change</w:t>
      </w:r>
      <w:r>
        <w:t>, 3, 142–145.</w:t>
      </w:r>
    </w:p>
    <w:p w14:paraId="48CEC412" w14:textId="77777777" w:rsidR="004C3F69" w:rsidRDefault="004C3F69" w:rsidP="004C3F69">
      <w:pPr>
        <w:pStyle w:val="Bibliography"/>
      </w:pPr>
      <w:r>
        <w:t xml:space="preserve">Brock, J.P. &amp; Kaufman, K. (2006). </w:t>
      </w:r>
      <w:r>
        <w:rPr>
          <w:i/>
          <w:iCs/>
        </w:rPr>
        <w:t>Kaufman field guide to butterflies of North America</w:t>
      </w:r>
      <w:r>
        <w:t>. Houghton Mifflin Harcourt.</w:t>
      </w:r>
    </w:p>
    <w:p w14:paraId="3F44C566" w14:textId="77777777" w:rsidR="004C3F69" w:rsidRDefault="004C3F69" w:rsidP="004C3F69">
      <w:pPr>
        <w:pStyle w:val="Bibliography"/>
      </w:pPr>
      <w:r>
        <w:t xml:space="preserve">Bürkner, P.-C. (2017). brms: An R package for Bayesian multilevel models using Stan. </w:t>
      </w:r>
      <w:r>
        <w:rPr>
          <w:i/>
          <w:iCs/>
        </w:rPr>
        <w:t>Journal of statistical software</w:t>
      </w:r>
      <w:r>
        <w:t>, 80, 1–28.</w:t>
      </w:r>
    </w:p>
    <w:p w14:paraId="4C55B23F" w14:textId="77777777" w:rsidR="004C3F69" w:rsidRDefault="004C3F69" w:rsidP="004C3F69">
      <w:pPr>
        <w:pStyle w:val="Bibliography"/>
      </w:pPr>
      <w:r>
        <w:t xml:space="preserve">Cardoso, P., Barton, P., Birkhofer, K., Chichorro, F., Deacon, C., Fartmann, T., </w:t>
      </w:r>
      <w:r>
        <w:rPr>
          <w:i/>
          <w:iCs/>
        </w:rPr>
        <w:t>et al.</w:t>
      </w:r>
      <w:r>
        <w:t xml:space="preserve"> (2020). Scientists’ warning to humanity on insect extinctions. </w:t>
      </w:r>
      <w:r>
        <w:rPr>
          <w:i/>
          <w:iCs/>
        </w:rPr>
        <w:t>Biological Conservation</w:t>
      </w:r>
      <w:r>
        <w:t>, 242.</w:t>
      </w:r>
    </w:p>
    <w:p w14:paraId="0EA3ECB6" w14:textId="77777777" w:rsidR="004C3F69" w:rsidRDefault="004C3F69" w:rsidP="004C3F69">
      <w:pPr>
        <w:pStyle w:val="Bibliography"/>
      </w:pPr>
      <w:r>
        <w:t xml:space="preserve">Cardoso, P., Erwin, T.L. &amp; Borges, P.A.V. (2011). The seven impediments in invertebrate conservation and how to overcome them. </w:t>
      </w:r>
      <w:r>
        <w:rPr>
          <w:i/>
          <w:iCs/>
        </w:rPr>
        <w:t>Biological Conservation</w:t>
      </w:r>
      <w:r>
        <w:t>, 144, 2647–2655.</w:t>
      </w:r>
    </w:p>
    <w:p w14:paraId="41BCC315" w14:textId="77777777" w:rsidR="004C3F69" w:rsidRDefault="004C3F69" w:rsidP="004C3F69">
      <w:pPr>
        <w:pStyle w:val="Bibliography"/>
      </w:pPr>
      <w:r>
        <w:t xml:space="preserve">Chichorro, F., Juslén, A. &amp; Cardoso, P. (2019). A review of the relation between species traits and extinction risk. </w:t>
      </w:r>
      <w:r>
        <w:rPr>
          <w:i/>
          <w:iCs/>
        </w:rPr>
        <w:t>Biological Conservation</w:t>
      </w:r>
      <w:r>
        <w:t>, 237, 220–229.</w:t>
      </w:r>
    </w:p>
    <w:p w14:paraId="0194C29E" w14:textId="77777777" w:rsidR="004C3F69" w:rsidRDefault="004C3F69" w:rsidP="004C3F69">
      <w:pPr>
        <w:pStyle w:val="Bibliography"/>
      </w:pPr>
      <w:r>
        <w:t xml:space="preserve">Chichorro, F., Urbano, F., Teixeira, D., Väre, H., Pinto, T., Brummitt, N., </w:t>
      </w:r>
      <w:r>
        <w:rPr>
          <w:i/>
          <w:iCs/>
        </w:rPr>
        <w:t>et al.</w:t>
      </w:r>
      <w:r>
        <w:t xml:space="preserve"> (2022). Trait-based prediction of extinction risk across terrestrial taxa. </w:t>
      </w:r>
      <w:r>
        <w:rPr>
          <w:i/>
          <w:iCs/>
        </w:rPr>
        <w:t>Biological Conservation</w:t>
      </w:r>
      <w:r>
        <w:t>, 274, 109738.</w:t>
      </w:r>
    </w:p>
    <w:p w14:paraId="42FACD89" w14:textId="77777777" w:rsidR="004C3F69" w:rsidRDefault="004C3F69" w:rsidP="004C3F69">
      <w:pPr>
        <w:pStyle w:val="Bibliography"/>
      </w:pPr>
      <w:r>
        <w:t>Climate Prediction Center. (2022). Global Temperature data provided by the NOAA/OAR/ESRL PSL.</w:t>
      </w:r>
    </w:p>
    <w:p w14:paraId="2AABEC12" w14:textId="77777777" w:rsidR="004C3F69" w:rsidRDefault="004C3F69" w:rsidP="004C3F69">
      <w:pPr>
        <w:pStyle w:val="Bibliography"/>
      </w:pPr>
      <w:r>
        <w:t xml:space="preserve">Corlett, R.T. &amp; Westcott, D.A. (2013). Will plant movements keep up with climate change? </w:t>
      </w:r>
      <w:r>
        <w:rPr>
          <w:i/>
          <w:iCs/>
        </w:rPr>
        <w:t>Trends in ecology &amp; evolution</w:t>
      </w:r>
      <w:r>
        <w:t>, 28, 482–488.</w:t>
      </w:r>
    </w:p>
    <w:p w14:paraId="208C31AD" w14:textId="77777777" w:rsidR="004C3F69" w:rsidRDefault="004C3F69" w:rsidP="004C3F69">
      <w:pPr>
        <w:pStyle w:val="Bibliography"/>
      </w:pPr>
      <w:r>
        <w:t xml:space="preserve">Crozier, L. (2003). Winter warming facilitates range expansion: cold tolerance of the butterfly Atalopedes campestris. </w:t>
      </w:r>
      <w:r>
        <w:rPr>
          <w:i/>
          <w:iCs/>
        </w:rPr>
        <w:t>Oecologia</w:t>
      </w:r>
      <w:r>
        <w:t>, 135, 648–656.</w:t>
      </w:r>
    </w:p>
    <w:p w14:paraId="3D5A8A19" w14:textId="77777777" w:rsidR="004C3F69" w:rsidRDefault="004C3F69" w:rsidP="004C3F69">
      <w:pPr>
        <w:pStyle w:val="Bibliography"/>
      </w:pPr>
      <w:r>
        <w:t xml:space="preserve">Crozier, L. (2004). Warmer winters drive butterfly range expansion by increasing survivorship. </w:t>
      </w:r>
      <w:r>
        <w:rPr>
          <w:i/>
          <w:iCs/>
        </w:rPr>
        <w:t>Ecology</w:t>
      </w:r>
      <w:r>
        <w:t>, 85, 231–241.</w:t>
      </w:r>
    </w:p>
    <w:p w14:paraId="5570A929" w14:textId="77777777" w:rsidR="004C3F69" w:rsidRDefault="004C3F69" w:rsidP="004C3F69">
      <w:pPr>
        <w:pStyle w:val="Bibliography"/>
      </w:pPr>
      <w:r>
        <w:t xml:space="preserve">Danks, H.V. (2004). Seasonal adaptations in arctic insects. </w:t>
      </w:r>
      <w:r>
        <w:rPr>
          <w:i/>
          <w:iCs/>
        </w:rPr>
        <w:t>Integrative and Comparative Biology</w:t>
      </w:r>
      <w:r>
        <w:t>, 44, 85–94.</w:t>
      </w:r>
    </w:p>
    <w:p w14:paraId="5E16800E" w14:textId="77777777" w:rsidR="004C3F69" w:rsidRDefault="004C3F69" w:rsidP="004C3F69">
      <w:pPr>
        <w:pStyle w:val="Bibliography"/>
      </w:pPr>
      <w:r>
        <w:lastRenderedPageBreak/>
        <w:t xml:space="preserve">Davis, C.L., Guralnick, R.P. &amp; Zipkin, E.F. (2023). Challenges and opportunities for using natural history collections to estimate insect population trends. </w:t>
      </w:r>
      <w:r>
        <w:rPr>
          <w:i/>
          <w:iCs/>
        </w:rPr>
        <w:t>Journal of Animal Ecology</w:t>
      </w:r>
      <w:r>
        <w:t>, 92, 237–249.</w:t>
      </w:r>
    </w:p>
    <w:p w14:paraId="203B8416" w14:textId="77777777" w:rsidR="004C3F69" w:rsidRDefault="004C3F69" w:rsidP="004C3F69">
      <w:pPr>
        <w:pStyle w:val="Bibliography"/>
      </w:pPr>
      <w:r>
        <w:t xml:space="preserve">Day, P.B., Stuart-Smith, R.D., Edgar, G.J. &amp; Bates, A.E. (2018). Species’ thermal ranges predict changes in reef fish community structure during 8 years of extreme temperature variation. </w:t>
      </w:r>
      <w:r>
        <w:rPr>
          <w:i/>
          <w:iCs/>
        </w:rPr>
        <w:t>Diversity and Distributions</w:t>
      </w:r>
      <w:r>
        <w:t>, 24, 1036–1046.</w:t>
      </w:r>
    </w:p>
    <w:p w14:paraId="26470228" w14:textId="77777777" w:rsidR="004C3F69" w:rsidRDefault="004C3F69" w:rsidP="004C3F69">
      <w:pPr>
        <w:pStyle w:val="Bibliography"/>
      </w:pPr>
      <w:r>
        <w:t xml:space="preserve">Dennis, E.B., Kéry, M., Morgan, B.J., Coray, A., Schaub, M. &amp; Baur, B. (2021). Integrated modelling of insect population dynamics at two temporal scales. </w:t>
      </w:r>
      <w:r>
        <w:rPr>
          <w:i/>
          <w:iCs/>
        </w:rPr>
        <w:t>Ecological Modelling</w:t>
      </w:r>
      <w:r>
        <w:t>, 441, 109408.</w:t>
      </w:r>
    </w:p>
    <w:p w14:paraId="0D2A7AEC" w14:textId="77777777" w:rsidR="004C3F69" w:rsidRDefault="004C3F69" w:rsidP="004C3F69">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31BA60AA" w14:textId="77777777" w:rsidR="004C3F69" w:rsidRDefault="004C3F69" w:rsidP="004C3F69">
      <w:pPr>
        <w:pStyle w:val="Bibliography"/>
      </w:pPr>
      <w:r>
        <w:t xml:space="preserve">Deutsch, C.A., Tewksbury, J.J., Huey, R.B., Sheldon, K.S., Ghalambor, C.K., Haak, D.C., </w:t>
      </w:r>
      <w:r>
        <w:rPr>
          <w:i/>
          <w:iCs/>
        </w:rPr>
        <w:t>et al.</w:t>
      </w:r>
      <w:r>
        <w:t xml:space="preserve"> (2008). Impacts of climate warming on terrestrial ectotherms across latitude. </w:t>
      </w:r>
      <w:r>
        <w:rPr>
          <w:i/>
          <w:iCs/>
        </w:rPr>
        <w:t>Proceedings of the National Academy of Sciences</w:t>
      </w:r>
      <w:r>
        <w:t>, 105, 6668–6672.</w:t>
      </w:r>
    </w:p>
    <w:p w14:paraId="561B24AF" w14:textId="77777777" w:rsidR="004C3F69" w:rsidRDefault="004C3F69" w:rsidP="004C3F69">
      <w:pPr>
        <w:pStyle w:val="Bibliography"/>
      </w:pPr>
      <w:r>
        <w:t xml:space="preserve">Dorazio, R.M. &amp; Royle, J.A. (2005). Estimating size and composition of biological communities by modeling the occurrence of species. </w:t>
      </w:r>
      <w:r>
        <w:rPr>
          <w:i/>
          <w:iCs/>
        </w:rPr>
        <w:t>Journal of the American Statistical Association</w:t>
      </w:r>
      <w:r>
        <w:t>, 100, 389–398.</w:t>
      </w:r>
    </w:p>
    <w:p w14:paraId="6A5B3FFD" w14:textId="77777777" w:rsidR="004C3F69" w:rsidRDefault="004C3F69" w:rsidP="004C3F69">
      <w:pPr>
        <w:pStyle w:val="Bibliography"/>
      </w:pPr>
      <w:r>
        <w:t xml:space="preserve">Downes, J. (1965). Adaptations of insects in the Arctic. </w:t>
      </w:r>
      <w:r>
        <w:rPr>
          <w:i/>
          <w:iCs/>
        </w:rPr>
        <w:t>Annual Review of Entomology</w:t>
      </w:r>
      <w:r>
        <w:t>, 10, 257–274.</w:t>
      </w:r>
    </w:p>
    <w:p w14:paraId="49B2B4C3" w14:textId="77777777" w:rsidR="004C3F69" w:rsidRDefault="004C3F69" w:rsidP="004C3F69">
      <w:pPr>
        <w:pStyle w:val="Bibliography"/>
      </w:pPr>
      <w:r>
        <w:t xml:space="preserve">Dunne, J.A., Williams, R.J. &amp; Martinez, N.D. (2002). Network structure and biodiversity loss in food webs: robustness increases with connectance. </w:t>
      </w:r>
      <w:r>
        <w:rPr>
          <w:i/>
          <w:iCs/>
        </w:rPr>
        <w:t>Ecology letters</w:t>
      </w:r>
      <w:r>
        <w:t>, 5, 558–567.</w:t>
      </w:r>
    </w:p>
    <w:p w14:paraId="67CD6D3C" w14:textId="77777777" w:rsidR="004C3F69" w:rsidRDefault="004C3F69" w:rsidP="004C3F69">
      <w:pPr>
        <w:pStyle w:val="Bibliography"/>
      </w:pPr>
      <w:r>
        <w:t xml:space="preserve">Earl, C., Belitz, M.W., Laffan, S.W., Barve, V., Barve, N., Soltis, D.E., </w:t>
      </w:r>
      <w:r>
        <w:rPr>
          <w:i/>
          <w:iCs/>
        </w:rPr>
        <w:t>et al.</w:t>
      </w:r>
      <w:r>
        <w:t xml:space="preserve"> (2021). Spatial phylogenetics of butterflies in relation to environmental drivers and angiosperm diversity across North America. </w:t>
      </w:r>
      <w:r>
        <w:rPr>
          <w:i/>
          <w:iCs/>
        </w:rPr>
        <w:t>iScience</w:t>
      </w:r>
      <w:r>
        <w:t>, 24, 102239.</w:t>
      </w:r>
    </w:p>
    <w:p w14:paraId="4EE4932D" w14:textId="77777777" w:rsidR="004C3F69" w:rsidRDefault="004C3F69" w:rsidP="004C3F69">
      <w:pPr>
        <w:pStyle w:val="Bibliography"/>
      </w:pPr>
      <w:r>
        <w:t xml:space="preserve">Elith*, J., H. Graham*, C., P. Anderson, R., Dudík, M., Ferrier, S., Guisan, A., </w:t>
      </w:r>
      <w:r>
        <w:rPr>
          <w:i/>
          <w:iCs/>
        </w:rPr>
        <w:t>et al.</w:t>
      </w:r>
      <w:r>
        <w:t xml:space="preserve"> (2006). Novel methods improve prediction of species’ distributions from occurrence data. </w:t>
      </w:r>
      <w:r>
        <w:rPr>
          <w:i/>
          <w:iCs/>
        </w:rPr>
        <w:t>Ecography</w:t>
      </w:r>
      <w:r>
        <w:t>, 29, 129–151.</w:t>
      </w:r>
    </w:p>
    <w:p w14:paraId="31EF1345" w14:textId="77777777" w:rsidR="004C3F69" w:rsidRDefault="004C3F69" w:rsidP="004C3F69">
      <w:pPr>
        <w:pStyle w:val="Bibliography"/>
      </w:pPr>
      <w:r>
        <w:t xml:space="preserve">Elith, J. &amp; Leathwick, J.R. (2009). Species distribution models: ecological explanation and prediction across space and time. </w:t>
      </w:r>
      <w:r>
        <w:rPr>
          <w:i/>
          <w:iCs/>
        </w:rPr>
        <w:t>Annual review of ecology, evolution, and systematics</w:t>
      </w:r>
      <w:r>
        <w:t>, 40, 677–697.</w:t>
      </w:r>
    </w:p>
    <w:p w14:paraId="3BC30373" w14:textId="77777777" w:rsidR="004C3F69" w:rsidRDefault="004C3F69" w:rsidP="004C3F69">
      <w:pPr>
        <w:pStyle w:val="Bibliography"/>
      </w:pPr>
      <w:r>
        <w:t xml:space="preserve">Engelhardt, E.K., Biber, M.F., Dolek, M., Fartmann, T., Hochkirch, A., Leidinger, J., </w:t>
      </w:r>
      <w:r>
        <w:rPr>
          <w:i/>
          <w:iCs/>
        </w:rPr>
        <w:t>et al.</w:t>
      </w:r>
      <w:r>
        <w:t xml:space="preserve"> (2022). Consistent signals of a warming climate in occupancy changes of three insect taxa over 40 years in central Europe. </w:t>
      </w:r>
      <w:r>
        <w:rPr>
          <w:i/>
          <w:iCs/>
        </w:rPr>
        <w:t>Global Change Biology</w:t>
      </w:r>
      <w:r>
        <w:t>, 28, 3998–4012.</w:t>
      </w:r>
    </w:p>
    <w:p w14:paraId="43683442" w14:textId="77777777" w:rsidR="004C3F69" w:rsidRDefault="004C3F69" w:rsidP="004C3F69">
      <w:pPr>
        <w:pStyle w:val="Bibliography"/>
      </w:pPr>
      <w:r>
        <w:t xml:space="preserve">Eskildsen, A., Carvalheiro, L.G., Kissling, W.D., Biesmeijer, J.C., Schweiger, O. &amp; Høye, T.T. (2015). Ecological specialization matters: long-term trends in butterfly species richness and assemblage composition depend on multiple functional traits. </w:t>
      </w:r>
      <w:r>
        <w:rPr>
          <w:i/>
          <w:iCs/>
        </w:rPr>
        <w:t>Diversity and Distributions</w:t>
      </w:r>
      <w:r>
        <w:t>, 21, 792–802.</w:t>
      </w:r>
    </w:p>
    <w:p w14:paraId="0FA9ADE2" w14:textId="77777777" w:rsidR="004C3F69" w:rsidRDefault="004C3F69" w:rsidP="004C3F69">
      <w:pPr>
        <w:pStyle w:val="Bibliography"/>
      </w:pPr>
      <w:r>
        <w:t xml:space="preserve">Fagan, W., Meir, E., Prendergast, J., Folarin, A. &amp; Karieva, P. (2001). Characterizing population vulnerability for 758 species. </w:t>
      </w:r>
      <w:r>
        <w:rPr>
          <w:i/>
          <w:iCs/>
        </w:rPr>
        <w:t>Ecology Letters</w:t>
      </w:r>
      <w:r>
        <w:t>, 4, 132–138.</w:t>
      </w:r>
    </w:p>
    <w:p w14:paraId="7B806BC6" w14:textId="77777777" w:rsidR="004C3F69" w:rsidRDefault="004C3F69" w:rsidP="004C3F69">
      <w:pPr>
        <w:pStyle w:val="Bibliography"/>
      </w:pPr>
      <w:r>
        <w:t xml:space="preserve">Forister, M., Halsch, C., Nice, C., Fordyce, J., Dilts, T., Oliver, J., </w:t>
      </w:r>
      <w:r>
        <w:rPr>
          <w:i/>
          <w:iCs/>
        </w:rPr>
        <w:t>et al.</w:t>
      </w:r>
      <w:r>
        <w:t xml:space="preserve"> (2021). Fewer butterflies seen by community scientists across the warming and drying landscapes of the American West. </w:t>
      </w:r>
      <w:r>
        <w:rPr>
          <w:i/>
          <w:iCs/>
        </w:rPr>
        <w:t>Science</w:t>
      </w:r>
      <w:r>
        <w:t>, 371, 1042–1045.</w:t>
      </w:r>
    </w:p>
    <w:p w14:paraId="08B37F5F" w14:textId="77777777" w:rsidR="004C3F69" w:rsidRDefault="004C3F69" w:rsidP="004C3F69">
      <w:pPr>
        <w:pStyle w:val="Bibliography"/>
      </w:pPr>
      <w:r>
        <w:t xml:space="preserve">Freckleton, R.P., Harvey, P.H. &amp; Pagel, M. (2002). Phylogenetic analysis and comparative data: a test and review of evidence. </w:t>
      </w:r>
      <w:r>
        <w:rPr>
          <w:i/>
          <w:iCs/>
        </w:rPr>
        <w:t>The American Naturalist</w:t>
      </w:r>
      <w:r>
        <w:t>, 160.</w:t>
      </w:r>
    </w:p>
    <w:p w14:paraId="692A1D7A" w14:textId="77777777" w:rsidR="004C3F69" w:rsidRDefault="004C3F69" w:rsidP="004C3F69">
      <w:pPr>
        <w:pStyle w:val="Bibliography"/>
      </w:pPr>
      <w:r>
        <w:t xml:space="preserve">Freeman, B.G., Scholer, M.N., Ruiz-Gutierrez, V. &amp; Fitzpatrick, J.W. (2018). Climate change causes upslope shifts and mountaintop extirpations in a tropical bird community. </w:t>
      </w:r>
      <w:r>
        <w:rPr>
          <w:i/>
          <w:iCs/>
        </w:rPr>
        <w:t>Proceedings of the National Academy of Sciences</w:t>
      </w:r>
      <w:r>
        <w:t>, 115, 11982–11987.</w:t>
      </w:r>
    </w:p>
    <w:p w14:paraId="0FB9B37B" w14:textId="77777777" w:rsidR="004C3F69" w:rsidRDefault="004C3F69" w:rsidP="004C3F69">
      <w:pPr>
        <w:pStyle w:val="Bibliography"/>
      </w:pPr>
      <w:r>
        <w:t xml:space="preserve">Gaston, K.J., Blackburn, T.M., Greenwood, J.J., Gregory, R.D., Quinn, R.M. &amp; Lawton, J.H. (2000). Abundance–occupancy relationships. </w:t>
      </w:r>
      <w:r>
        <w:rPr>
          <w:i/>
          <w:iCs/>
        </w:rPr>
        <w:t>Journal of Applied Ecology</w:t>
      </w:r>
      <w:r>
        <w:t>, 37, 39–59.</w:t>
      </w:r>
    </w:p>
    <w:p w14:paraId="62272736" w14:textId="77777777" w:rsidR="004C3F69" w:rsidRDefault="004C3F69" w:rsidP="004C3F69">
      <w:pPr>
        <w:pStyle w:val="Bibliography"/>
      </w:pPr>
      <w:r>
        <w:t>GBIF.org. (2022). Occurrence Download for High Latitude, North American Butterflies.</w:t>
      </w:r>
    </w:p>
    <w:p w14:paraId="13181EEF" w14:textId="77777777" w:rsidR="004C3F69" w:rsidRDefault="004C3F69" w:rsidP="004C3F69">
      <w:pPr>
        <w:pStyle w:val="Bibliography"/>
      </w:pPr>
      <w:r>
        <w:lastRenderedPageBreak/>
        <w:t xml:space="preserve">Gelman, A. &amp; Rubin, D.B. (1992). Inference from iterative simulation using multiple sequences. </w:t>
      </w:r>
      <w:r>
        <w:rPr>
          <w:i/>
          <w:iCs/>
        </w:rPr>
        <w:t>Statistical science</w:t>
      </w:r>
      <w:r>
        <w:t>, 457–472.</w:t>
      </w:r>
    </w:p>
    <w:p w14:paraId="1F6761E9" w14:textId="77777777" w:rsidR="004C3F69" w:rsidRDefault="004C3F69" w:rsidP="004C3F69">
      <w:pPr>
        <w:pStyle w:val="Bibliography"/>
      </w:pPr>
      <w:r>
        <w:t xml:space="preserve">Girardin, M.P. &amp; Mudelsee, M. (2008). Past and future changes in Canadian boreal wildfire activity. </w:t>
      </w:r>
      <w:r>
        <w:rPr>
          <w:i/>
          <w:iCs/>
        </w:rPr>
        <w:t>Ecological Applications</w:t>
      </w:r>
      <w:r>
        <w:t>, 18, 391–406.</w:t>
      </w:r>
    </w:p>
    <w:p w14:paraId="5C23EC21" w14:textId="77777777" w:rsidR="004C3F69" w:rsidRDefault="004C3F69" w:rsidP="004C3F69">
      <w:pPr>
        <w:pStyle w:val="Bibliography"/>
      </w:pPr>
      <w:r>
        <w:t xml:space="preserve">Glassberg, J. (2018). </w:t>
      </w:r>
      <w:r>
        <w:rPr>
          <w:i/>
          <w:iCs/>
        </w:rPr>
        <w:t>A swift guide to butterflies of Mexico and Central America</w:t>
      </w:r>
      <w:r>
        <w:t>. Princeton University Press.</w:t>
      </w:r>
    </w:p>
    <w:p w14:paraId="69268893" w14:textId="77777777" w:rsidR="004C3F69" w:rsidRDefault="004C3F69" w:rsidP="004C3F69">
      <w:pPr>
        <w:pStyle w:val="Bibliography"/>
      </w:pPr>
      <w:r>
        <w:t xml:space="preserve">Grames, E.M., Montgomery, G.A., Youngflesh, C., Tingley, M.W. &amp; Elphick, C.S. (2023). The effect of insect food availability on songbird reproductive success and chick body condition: Evidence from a systematic review and meta-analysis. </w:t>
      </w:r>
      <w:r>
        <w:rPr>
          <w:i/>
          <w:iCs/>
        </w:rPr>
        <w:t>Ecology Letters</w:t>
      </w:r>
      <w:r>
        <w:t>.</w:t>
      </w:r>
    </w:p>
    <w:p w14:paraId="06526066" w14:textId="77777777" w:rsidR="004C3F69" w:rsidRDefault="004C3F69" w:rsidP="004C3F69">
      <w:pPr>
        <w:pStyle w:val="Bibliography"/>
      </w:pPr>
      <w:r>
        <w:t xml:space="preserve">Guzman, L.M., Johnson, S.A., Mooers, A.O. &amp; M’Gonigle, L.K. (2021). Using historical data to estimate bumble bee occurrence: Variable trends across species provide little support for community-level declines. </w:t>
      </w:r>
      <w:r>
        <w:rPr>
          <w:i/>
          <w:iCs/>
        </w:rPr>
        <w:t>Biological Conservation</w:t>
      </w:r>
      <w:r>
        <w:t>, 257, 109141.</w:t>
      </w:r>
    </w:p>
    <w:p w14:paraId="2148D93C" w14:textId="77777777" w:rsidR="004C3F69" w:rsidRDefault="004C3F69" w:rsidP="004C3F69">
      <w:pPr>
        <w:pStyle w:val="Bibliography"/>
      </w:pPr>
      <w:r>
        <w:t xml:space="preserve">Haddad, N.M. (1999). Corridor and distance effects on interpatch movements: a landscape experiment with butterflies. </w:t>
      </w:r>
      <w:r>
        <w:rPr>
          <w:i/>
          <w:iCs/>
        </w:rPr>
        <w:t>Ecological Applications</w:t>
      </w:r>
      <w:r>
        <w:t>, 9, 612–622.</w:t>
      </w:r>
    </w:p>
    <w:p w14:paraId="02C2A4C6" w14:textId="77777777" w:rsidR="004C3F69" w:rsidRDefault="004C3F69" w:rsidP="004C3F69">
      <w:pPr>
        <w:pStyle w:val="Bibliography"/>
      </w:pPr>
      <w:r>
        <w:t xml:space="preserve">Haddad, N.M. &amp; Tewksbury, J.J. (2005). Low-quality habitat corridors as movement conduits for two butterfly species. </w:t>
      </w:r>
      <w:r>
        <w:rPr>
          <w:i/>
          <w:iCs/>
        </w:rPr>
        <w:t>Ecological Applications</w:t>
      </w:r>
      <w:r>
        <w:t>, 15, 250–257.</w:t>
      </w:r>
    </w:p>
    <w:p w14:paraId="0037E878" w14:textId="77777777" w:rsidR="004C3F69" w:rsidRDefault="004C3F69" w:rsidP="004C3F69">
      <w:pPr>
        <w:pStyle w:val="Bibliography"/>
      </w:pPr>
      <w:r>
        <w:t xml:space="preserve">Hällfors, M., Poyry, J., Heliola, J., Kohonen, I., Kuussaari, M., Leinonen, R., </w:t>
      </w:r>
      <w:r>
        <w:rPr>
          <w:i/>
          <w:iCs/>
        </w:rPr>
        <w:t>et al.</w:t>
      </w:r>
      <w:r>
        <w:t xml:space="preserve"> (2021). Combining range and phenology shifts offers a winning strategy for boreal Lepidoptera. </w:t>
      </w:r>
      <w:r>
        <w:rPr>
          <w:i/>
          <w:iCs/>
        </w:rPr>
        <w:t>Ecology Letters</w:t>
      </w:r>
      <w:r>
        <w:t>, 24, 1619–1632.</w:t>
      </w:r>
    </w:p>
    <w:p w14:paraId="7BDE0155" w14:textId="77777777" w:rsidR="004C3F69" w:rsidRDefault="004C3F69" w:rsidP="004C3F69">
      <w:pPr>
        <w:pStyle w:val="Bibliography"/>
      </w:pPr>
      <w:r>
        <w:t xml:space="preserve">Hällfors, M.H., Heikkinen, R.K., Kuussaari, M., Lehikoinen, A., Luoto, M., Pöyry, J., </w:t>
      </w:r>
      <w:r>
        <w:rPr>
          <w:i/>
          <w:iCs/>
        </w:rPr>
        <w:t>et al.</w:t>
      </w:r>
      <w:r>
        <w:t xml:space="preserve"> (2023). Recent range shifts of moths, butterflies, and birds are driven by the breadth of their climatic niche. </w:t>
      </w:r>
      <w:r>
        <w:rPr>
          <w:i/>
          <w:iCs/>
        </w:rPr>
        <w:t>Evolution Letters</w:t>
      </w:r>
      <w:r>
        <w:t>, qrad004.</w:t>
      </w:r>
    </w:p>
    <w:p w14:paraId="0EE6247E" w14:textId="77777777" w:rsidR="004C3F69" w:rsidRDefault="004C3F69" w:rsidP="004C3F69">
      <w:pPr>
        <w:pStyle w:val="Bibliography"/>
      </w:pPr>
      <w:r>
        <w:t xml:space="preserve">Hanes, C.C., Wang, X., Jain, P., Parisien, M.-A., Little, J.M. &amp; Flannigan, M.D. (2019). Fire-regime changes in Canada over the last half century. </w:t>
      </w:r>
      <w:r>
        <w:rPr>
          <w:i/>
          <w:iCs/>
        </w:rPr>
        <w:t>Canadian Journal of Forest Research</w:t>
      </w:r>
      <w:r>
        <w:t>, 49, 256–269.</w:t>
      </w:r>
    </w:p>
    <w:p w14:paraId="2E12C0C7" w14:textId="77777777" w:rsidR="004C3F69" w:rsidRDefault="004C3F69" w:rsidP="004C3F69">
      <w:pPr>
        <w:pStyle w:val="Bibliography"/>
      </w:pPr>
      <w:r>
        <w:t xml:space="preserve">Harris, I., Osborn, T.J., Jones, P. &amp; Lister, D. (2020a). Version 4 of the CRU TS monthly high-resolution gridded multivariate climate dataset. </w:t>
      </w:r>
      <w:r>
        <w:rPr>
          <w:i/>
          <w:iCs/>
        </w:rPr>
        <w:t>Scientific data</w:t>
      </w:r>
      <w:r>
        <w:t>, 7, 1–18.</w:t>
      </w:r>
    </w:p>
    <w:p w14:paraId="207A6551" w14:textId="77777777" w:rsidR="004C3F69" w:rsidRDefault="004C3F69" w:rsidP="004C3F69">
      <w:pPr>
        <w:pStyle w:val="Bibliography"/>
      </w:pPr>
      <w:r>
        <w:t>Harris, I.C., Jones, P.D. &amp; Osborn, T. (2020b). CRU TS4.04: Climatic Research Unit (CRU) Time-Series (TS) version 4.04 of high-resolution gridded data of month-by-month variation in climate (January 1901 – December 2019).</w:t>
      </w:r>
    </w:p>
    <w:p w14:paraId="128D91CC" w14:textId="77777777" w:rsidR="004C3F69" w:rsidRDefault="004C3F69" w:rsidP="004C3F69">
      <w:pPr>
        <w:pStyle w:val="Bibliography"/>
      </w:pPr>
      <w:r>
        <w:t xml:space="preserve">Heikkinen, R., Luoto, M., Leikola, N., Poyry, J., Settele, J., Kudrna, O., </w:t>
      </w:r>
      <w:r>
        <w:rPr>
          <w:i/>
          <w:iCs/>
        </w:rPr>
        <w:t>et al.</w:t>
      </w:r>
      <w:r>
        <w:t xml:space="preserve"> (2010). Assessing the vulnerability of European butterflies to climate change using multiple criteria. </w:t>
      </w:r>
      <w:r>
        <w:rPr>
          <w:i/>
          <w:iCs/>
        </w:rPr>
        <w:t>Biodiversity and Conservation</w:t>
      </w:r>
      <w:r>
        <w:t>, 19, 695–723.</w:t>
      </w:r>
    </w:p>
    <w:p w14:paraId="5C1EE984" w14:textId="77777777" w:rsidR="004C3F69" w:rsidRDefault="004C3F69" w:rsidP="004C3F69">
      <w:pPr>
        <w:pStyle w:val="Bibliography"/>
      </w:pPr>
      <w:r>
        <w:t>Heinrich, P.L., Gilbert, E., Cobb, N.S. &amp; Franz, N. (2015). Symbiota collections of arthropods network (SCAN): A data portal built to visualize, manipulate, and export species occurrences.</w:t>
      </w:r>
    </w:p>
    <w:p w14:paraId="28F165D0" w14:textId="77777777" w:rsidR="004C3F69" w:rsidRDefault="004C3F69" w:rsidP="004C3F69">
      <w:pPr>
        <w:pStyle w:val="Bibliography"/>
      </w:pPr>
      <w:r>
        <w:t xml:space="preserve">Herrera, J.M., Ploquin, E.F., Rasmont, P. &amp; Obeso, J.R. (2018). Climatic niche breadth determines the response of bumblebees (Bombus spp.) to climate warming in mountain areas of the Northern Iberian Peninsula. </w:t>
      </w:r>
      <w:r>
        <w:rPr>
          <w:i/>
          <w:iCs/>
        </w:rPr>
        <w:t>Journal of Insect Conservation</w:t>
      </w:r>
      <w:r>
        <w:t>, 22, 771–779.</w:t>
      </w:r>
    </w:p>
    <w:p w14:paraId="4FDBB5E0" w14:textId="77777777" w:rsidR="004C3F69" w:rsidRDefault="004C3F69" w:rsidP="004C3F69">
      <w:pPr>
        <w:pStyle w:val="Bibliography"/>
      </w:pPr>
      <w:r>
        <w:t xml:space="preserve">Hijmans, R.J., Van Etten, J., Cheng, J., Mattiuzzi, M., Sumner, M., Greenberg, J.A., </w:t>
      </w:r>
      <w:r>
        <w:rPr>
          <w:i/>
          <w:iCs/>
        </w:rPr>
        <w:t>et al.</w:t>
      </w:r>
      <w:r>
        <w:t xml:space="preserve"> (2015). Package ‘raster.’ </w:t>
      </w:r>
      <w:r>
        <w:rPr>
          <w:i/>
          <w:iCs/>
        </w:rPr>
        <w:t>R package</w:t>
      </w:r>
      <w:r>
        <w:t>, 734, 473.</w:t>
      </w:r>
    </w:p>
    <w:p w14:paraId="3ADD3FFF" w14:textId="77777777" w:rsidR="004C3F69" w:rsidRDefault="004C3F69" w:rsidP="004C3F69">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54ECE982" w14:textId="77777777" w:rsidR="004C3F69" w:rsidRDefault="004C3F69" w:rsidP="004C3F69">
      <w:pPr>
        <w:pStyle w:val="Bibliography"/>
      </w:pPr>
      <w:r>
        <w:t>Hodgson, J.A., Thomas, C.D., Dytham, C., Travis, J.M. &amp; Cornell, S.J. (2012). The speed of range shifts in fragmented landscapes.</w:t>
      </w:r>
    </w:p>
    <w:p w14:paraId="1FC71232" w14:textId="77777777" w:rsidR="004C3F69" w:rsidRDefault="004C3F69" w:rsidP="004C3F69">
      <w:pPr>
        <w:pStyle w:val="Bibliography"/>
      </w:pPr>
      <w:r>
        <w:t xml:space="preserve">Hoffmann, A., Hallas, R., Dean, J. &amp; Schiffer, M. (2003). Low potential for climatic stress adaptation in a rainforest Drosophila species. </w:t>
      </w:r>
      <w:r>
        <w:rPr>
          <w:i/>
          <w:iCs/>
        </w:rPr>
        <w:t>Science</w:t>
      </w:r>
      <w:r>
        <w:t>, 301, 100–102.</w:t>
      </w:r>
    </w:p>
    <w:p w14:paraId="3311C635" w14:textId="77777777" w:rsidR="004C3F69" w:rsidRDefault="004C3F69" w:rsidP="004C3F69">
      <w:pPr>
        <w:pStyle w:val="Bibliography"/>
      </w:pPr>
      <w:r>
        <w:t xml:space="preserve">Holland, M.M. &amp; Bitz, C.M. (2003). Polar amplification of climate change in coupled models. </w:t>
      </w:r>
      <w:r>
        <w:rPr>
          <w:i/>
          <w:iCs/>
        </w:rPr>
        <w:t>Climate dynamics</w:t>
      </w:r>
      <w:r>
        <w:t>, 21, 221–232.</w:t>
      </w:r>
    </w:p>
    <w:p w14:paraId="4BEDA204" w14:textId="77777777" w:rsidR="004C3F69" w:rsidRDefault="004C3F69" w:rsidP="004C3F69">
      <w:pPr>
        <w:pStyle w:val="Bibliography"/>
      </w:pPr>
      <w:r>
        <w:lastRenderedPageBreak/>
        <w:t xml:space="preserve">Jackson, H.M., Johnson, S.A., Morandin, L.A., Richardson, L.L., Guzman, L.M. &amp; M’Gonigle, L.K. (2022). Climate change winners and losers among North American bumblebees. </w:t>
      </w:r>
      <w:r>
        <w:rPr>
          <w:i/>
          <w:iCs/>
        </w:rPr>
        <w:t>Biology Letters</w:t>
      </w:r>
      <w:r>
        <w:t>, 18, 20210551.</w:t>
      </w:r>
    </w:p>
    <w:p w14:paraId="766D4738" w14:textId="77777777" w:rsidR="004C3F69" w:rsidRDefault="004C3F69" w:rsidP="004C3F69">
      <w:pPr>
        <w:pStyle w:val="Bibliography"/>
      </w:pPr>
      <w:r>
        <w:t xml:space="preserve">Johansson, V., Gustafsson, L., Andersson, P. &amp; Hylander, K. (2020). Fewer butterflies and a different composition of bees, wasps and hoverflies on recently burned compared to unburned clear-cuts, regardless of burn severity. </w:t>
      </w:r>
      <w:r>
        <w:rPr>
          <w:i/>
          <w:iCs/>
        </w:rPr>
        <w:t>Forest Ecology and Management</w:t>
      </w:r>
      <w:r>
        <w:t>, 463, 118033.</w:t>
      </w:r>
    </w:p>
    <w:p w14:paraId="59523264" w14:textId="77777777" w:rsidR="004C3F69" w:rsidRDefault="004C3F69" w:rsidP="004C3F69">
      <w:pPr>
        <w:pStyle w:val="Bibliography"/>
      </w:pPr>
      <w:r>
        <w:t xml:space="preserve">Jönsson,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41641AB1" w14:textId="77777777" w:rsidR="004C3F69" w:rsidRDefault="004C3F69" w:rsidP="004C3F69">
      <w:pPr>
        <w:pStyle w:val="Bibliography"/>
      </w:pPr>
      <w:r>
        <w:t xml:space="preserve">Joseph, M.B. (2020). Neural hierarchical models of ecological populations. </w:t>
      </w:r>
      <w:r>
        <w:rPr>
          <w:i/>
          <w:iCs/>
        </w:rPr>
        <w:t>Ecology Letters</w:t>
      </w:r>
      <w:r>
        <w:t>, 23, 734–747.</w:t>
      </w:r>
    </w:p>
    <w:p w14:paraId="3860D583" w14:textId="77777777" w:rsidR="004C3F69" w:rsidRDefault="004C3F69" w:rsidP="004C3F69">
      <w:pPr>
        <w:pStyle w:val="Bibliography"/>
      </w:pPr>
      <w:r>
        <w:t xml:space="preserve">Keinath, D.A., Doak, D.F., Hodges, K.E., Prugh, L.R., Fagan, W., Sekercioglu, C.H., </w:t>
      </w:r>
      <w:r>
        <w:rPr>
          <w:i/>
          <w:iCs/>
        </w:rPr>
        <w:t>et al.</w:t>
      </w:r>
      <w:r>
        <w:t xml:space="preserve"> (2017). A global analysis of traits predicting species sensitivity to habitat fragmentation. </w:t>
      </w:r>
      <w:r>
        <w:rPr>
          <w:i/>
          <w:iCs/>
        </w:rPr>
        <w:t>Global Ecology and Biogeography</w:t>
      </w:r>
      <w:r>
        <w:t>, 26, 115–127.</w:t>
      </w:r>
    </w:p>
    <w:p w14:paraId="75EBDAED" w14:textId="77777777" w:rsidR="004C3F69" w:rsidRDefault="004C3F69" w:rsidP="004C3F69">
      <w:pPr>
        <w:pStyle w:val="Bibliography"/>
      </w:pPr>
      <w:r>
        <w:t xml:space="preserve">Kellermann, V. &amp; van Heerwaarden, B. (2019). Terrestrial insects and climate change: adaptive responses in key traits. </w:t>
      </w:r>
      <w:r>
        <w:rPr>
          <w:i/>
          <w:iCs/>
        </w:rPr>
        <w:t>Physiological Entomology</w:t>
      </w:r>
      <w:r>
        <w:t>, 44, 99–115.</w:t>
      </w:r>
    </w:p>
    <w:p w14:paraId="743ABC37" w14:textId="77777777" w:rsidR="004C3F69" w:rsidRDefault="004C3F69" w:rsidP="004C3F69">
      <w:pPr>
        <w:pStyle w:val="Bibliography"/>
      </w:pPr>
      <w:r>
        <w:t xml:space="preserve">Kelling, S., Johnston, A., Bonn, A., Fink, D., Ruiz-Gutierrez, V., Bonney, R., </w:t>
      </w:r>
      <w:r>
        <w:rPr>
          <w:i/>
          <w:iCs/>
        </w:rPr>
        <w:t>et al.</w:t>
      </w:r>
      <w:r>
        <w:t xml:space="preserve"> (2019). Using semistructured surveys to improve citizen science data for monitoring biodiversity. </w:t>
      </w:r>
      <w:r>
        <w:rPr>
          <w:i/>
          <w:iCs/>
        </w:rPr>
        <w:t>BioScience</w:t>
      </w:r>
      <w:r>
        <w:t>, 69, 170–179.</w:t>
      </w:r>
    </w:p>
    <w:p w14:paraId="0C538F95" w14:textId="77777777" w:rsidR="004C3F69" w:rsidRDefault="004C3F69" w:rsidP="004C3F69">
      <w:pPr>
        <w:pStyle w:val="Bibliography"/>
      </w:pPr>
      <w:r>
        <w:t xml:space="preserve">Kellner, K. (2021). </w:t>
      </w:r>
      <w:r>
        <w:rPr>
          <w:i/>
          <w:iCs/>
        </w:rPr>
        <w:t>jagsUI: A Wrapper Around “rjags” to Streamline “JAGS” Analyses</w:t>
      </w:r>
      <w:r>
        <w:t>.</w:t>
      </w:r>
    </w:p>
    <w:p w14:paraId="7CB7F582" w14:textId="77777777" w:rsidR="004C3F69" w:rsidRDefault="004C3F69" w:rsidP="004C3F69">
      <w:pPr>
        <w:pStyle w:val="Bibliography"/>
      </w:pPr>
      <w:r>
        <w:t xml:space="preserve">Keret, N., Mutanen, M., Orell, M., Itamies, J. &amp; Valimaki, P. (2020). Climate change-driven elevational changes among boreal nocturnal moths. </w:t>
      </w:r>
      <w:r>
        <w:rPr>
          <w:i/>
          <w:iCs/>
        </w:rPr>
        <w:t>Oecologia</w:t>
      </w:r>
      <w:r>
        <w:t>, 192, 1085–1098.</w:t>
      </w:r>
    </w:p>
    <w:p w14:paraId="385266C7" w14:textId="77777777" w:rsidR="004C3F69" w:rsidRDefault="004C3F69" w:rsidP="004C3F69">
      <w:pPr>
        <w:pStyle w:val="Bibliography"/>
      </w:pPr>
      <w:r>
        <w:t>Kéry, M. &amp; Royle, J.A. (2015). Applied Hierarchical Modeling in Ecology: Analysis of Distribution, Abundance and Species Richness in R and BUGS.</w:t>
      </w:r>
    </w:p>
    <w:p w14:paraId="4C3D9F28" w14:textId="77777777" w:rsidR="004C3F69" w:rsidRDefault="004C3F69" w:rsidP="004C3F69">
      <w:pPr>
        <w:pStyle w:val="Bibliography"/>
      </w:pPr>
      <w:r>
        <w:t xml:space="preserve">Kremen,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730FAA94" w14:textId="77777777" w:rsidR="004C3F69" w:rsidRDefault="004C3F69" w:rsidP="004C3F69">
      <w:pPr>
        <w:pStyle w:val="Bibliography"/>
      </w:pPr>
      <w:r>
        <w:t xml:space="preserve">Lamas, G. (2015). </w:t>
      </w:r>
      <w:r>
        <w:rPr>
          <w:i/>
          <w:iCs/>
        </w:rPr>
        <w:t>Catalog of the butterflies (Papilionoidea)</w:t>
      </w:r>
      <w:r>
        <w:t>. Available from author.</w:t>
      </w:r>
    </w:p>
    <w:p w14:paraId="3B0FE2EE" w14:textId="77777777" w:rsidR="004C3F69" w:rsidRDefault="004C3F69" w:rsidP="004C3F69">
      <w:pPr>
        <w:pStyle w:val="Bibliography"/>
      </w:pPr>
      <w:r>
        <w:t xml:space="preserve">Larsen, E.A. &amp; Shirey, V. (2021). Method matters: pitfalls in analysing phenology from occurrence records. </w:t>
      </w:r>
      <w:r>
        <w:rPr>
          <w:i/>
          <w:iCs/>
        </w:rPr>
        <w:t>Ecology Letters</w:t>
      </w:r>
      <w:r>
        <w:t>, 24, 1287–1289.</w:t>
      </w:r>
    </w:p>
    <w:p w14:paraId="6B81A557" w14:textId="77777777" w:rsidR="004C3F69" w:rsidRDefault="004C3F69" w:rsidP="004C3F69">
      <w:pPr>
        <w:pStyle w:val="Bibliography"/>
      </w:pPr>
      <w:r>
        <w:t xml:space="preserve">Layne Jr, J.R. &amp; Kuharsky, D.K. (2000). Triggering of cryoprotectant synthesis in the woolly bear caterpillar (Pyrrharctia isabella Lepidoptera: Arctiidae). </w:t>
      </w:r>
      <w:r>
        <w:rPr>
          <w:i/>
          <w:iCs/>
        </w:rPr>
        <w:t>Journal of Experimental Zoology</w:t>
      </w:r>
      <w:r>
        <w:t>, 286, 367–371.</w:t>
      </w:r>
    </w:p>
    <w:p w14:paraId="67B0F57C" w14:textId="77777777" w:rsidR="004C3F69" w:rsidRDefault="004C3F69" w:rsidP="004C3F69">
      <w:pPr>
        <w:pStyle w:val="Bibliography"/>
      </w:pPr>
      <w:r>
        <w:t xml:space="preserve">Lewthwaite, J.M.M., Angert, A.L., Kembel, S.W., Goring, S.J., Davies, T.J., Mooers, A.Ø., </w:t>
      </w:r>
      <w:r>
        <w:rPr>
          <w:i/>
          <w:iCs/>
        </w:rPr>
        <w:t>et al.</w:t>
      </w:r>
      <w:r>
        <w:t xml:space="preserve"> (2018). Canadian butterfly climate debt is significant and correlated with range size. </w:t>
      </w:r>
      <w:r>
        <w:rPr>
          <w:i/>
          <w:iCs/>
        </w:rPr>
        <w:t>Ecography</w:t>
      </w:r>
      <w:r>
        <w:t>, 41, 2005–2015.</w:t>
      </w:r>
    </w:p>
    <w:p w14:paraId="0AC6920F" w14:textId="77777777" w:rsidR="004C3F69" w:rsidRDefault="004C3F69" w:rsidP="004C3F69">
      <w:pPr>
        <w:pStyle w:val="Bibliography"/>
      </w:pPr>
      <w:r>
        <w:t xml:space="preserve">MacKenzie, D.I., Nichols, J.D., Lachman, G.B., Droege, S., Andrew Royle, J. &amp; Langtimm, C.A. (2002). Estimating site occupancy rates when detection probabilities are less than one. </w:t>
      </w:r>
      <w:r>
        <w:rPr>
          <w:i/>
          <w:iCs/>
        </w:rPr>
        <w:t>Ecology</w:t>
      </w:r>
      <w:r>
        <w:t>, 83, 2248–2255.</w:t>
      </w:r>
    </w:p>
    <w:p w14:paraId="7EDDEE29" w14:textId="77777777" w:rsidR="004C3F69" w:rsidRDefault="004C3F69" w:rsidP="004C3F69">
      <w:pPr>
        <w:pStyle w:val="Bibliography"/>
      </w:pPr>
      <w:r>
        <w:t xml:space="preserve">Marris, E. (2007). The escalator effect. </w:t>
      </w:r>
      <w:r>
        <w:rPr>
          <w:i/>
          <w:iCs/>
        </w:rPr>
        <w:t>Nature Reports Climate Change</w:t>
      </w:r>
      <w:r>
        <w:t>, 1, 94–96.</w:t>
      </w:r>
    </w:p>
    <w:p w14:paraId="23069B40" w14:textId="77777777" w:rsidR="004C3F69" w:rsidRDefault="004C3F69" w:rsidP="004C3F69">
      <w:pPr>
        <w:pStyle w:val="Bibliography"/>
      </w:pPr>
      <w:r>
        <w:t xml:space="preserve">Mason Jr, S.C., Shirey, V., Ponisio, L.C. &amp; Gelhaus, J.K. (2021). Responses from bees, butterflies, and ground beetles to different fire and site characteristics: a global meta-analysis. </w:t>
      </w:r>
      <w:r>
        <w:rPr>
          <w:i/>
          <w:iCs/>
        </w:rPr>
        <w:t>Biological Conservation</w:t>
      </w:r>
      <w:r>
        <w:t>, 261, 109265.</w:t>
      </w:r>
    </w:p>
    <w:p w14:paraId="4F7E9F92" w14:textId="77777777" w:rsidR="004C3F69" w:rsidRDefault="004C3F69" w:rsidP="004C3F69">
      <w:pPr>
        <w:pStyle w:val="Bibliography"/>
      </w:pPr>
      <w:r>
        <w:t xml:space="preserve">McCrystall, M.R., Stroeve, J., Serreze, M., Forbes, B.C. &amp; Screen, J.A. (2021). New climate models reveal faster and larger increases in Arctic precipitation than previously projected. </w:t>
      </w:r>
      <w:r>
        <w:rPr>
          <w:i/>
          <w:iCs/>
        </w:rPr>
        <w:t>Nature communications</w:t>
      </w:r>
      <w:r>
        <w:t>, 12, 1–12.</w:t>
      </w:r>
    </w:p>
    <w:p w14:paraId="47BC7C28" w14:textId="77777777" w:rsidR="004C3F69" w:rsidRDefault="004C3F69" w:rsidP="004C3F69">
      <w:pPr>
        <w:pStyle w:val="Bibliography"/>
      </w:pPr>
      <w:r>
        <w:t xml:space="preserve">McMahon, C.R. &amp; Hays, G.C. (2006). Thermal niche, large-scale movements and implications of climate change for a critically endangered marine vertebrate. </w:t>
      </w:r>
      <w:r>
        <w:rPr>
          <w:i/>
          <w:iCs/>
        </w:rPr>
        <w:t>Global Change Biology</w:t>
      </w:r>
      <w:r>
        <w:t>, 12, 1330–1338.</w:t>
      </w:r>
    </w:p>
    <w:p w14:paraId="24F3D563" w14:textId="77777777" w:rsidR="004C3F69" w:rsidRDefault="004C3F69" w:rsidP="004C3F69">
      <w:pPr>
        <w:pStyle w:val="Bibliography"/>
      </w:pPr>
      <w:r>
        <w:lastRenderedPageBreak/>
        <w:t xml:space="preserve">Memmott, J., Waser, N.M. &amp; Price, M.V. (2004). Tolerance of pollination networks to species extinctions. </w:t>
      </w:r>
      <w:r>
        <w:rPr>
          <w:i/>
          <w:iCs/>
        </w:rPr>
        <w:t>Proceedings of the Royal Society of London. Series B: Biological Sciences</w:t>
      </w:r>
      <w:r>
        <w:t>, 271, 2605–2611.</w:t>
      </w:r>
    </w:p>
    <w:p w14:paraId="394DFC0D" w14:textId="77777777" w:rsidR="004C3F69" w:rsidRDefault="004C3F69" w:rsidP="004C3F69">
      <w:pPr>
        <w:pStyle w:val="Bibliography"/>
      </w:pPr>
      <w:r>
        <w:t xml:space="preserve">Meyer, C., Jetz, W., Guralnick, R.P., Fritz, S.A. &amp; Kreft, H. (2016). Range geometry and socio-economics dominate species-level biases in occurrence information. </w:t>
      </w:r>
      <w:r>
        <w:rPr>
          <w:i/>
          <w:iCs/>
        </w:rPr>
        <w:t>Global Ecology and Biogeography</w:t>
      </w:r>
      <w:r>
        <w:t>, 25, 1181–1193.</w:t>
      </w:r>
    </w:p>
    <w:p w14:paraId="7FCB4454" w14:textId="77777777" w:rsidR="004C3F69" w:rsidRDefault="004C3F69" w:rsidP="004C3F69">
      <w:pPr>
        <w:pStyle w:val="Bibliography"/>
      </w:pPr>
      <w:r>
        <w:t xml:space="preserve">Ono, J., Watanabe, M., Komuro, Y., Tatebe, H. &amp; Abe, M. (2022). Enhanced Arctic warming amplification revealed in a low-emission scenario. </w:t>
      </w:r>
      <w:r>
        <w:rPr>
          <w:i/>
          <w:iCs/>
        </w:rPr>
        <w:t>Communications Earth &amp; Environment</w:t>
      </w:r>
      <w:r>
        <w:t>, 3, 27.</w:t>
      </w:r>
    </w:p>
    <w:p w14:paraId="340940E7" w14:textId="77777777" w:rsidR="004C3F69" w:rsidRDefault="004C3F69" w:rsidP="004C3F69">
      <w:pPr>
        <w:pStyle w:val="Bibliography"/>
      </w:pPr>
      <w:r>
        <w:t xml:space="preserve">Pagel, M. (1999). Inferring the historical patterns of biological evolution. </w:t>
      </w:r>
      <w:r>
        <w:rPr>
          <w:i/>
          <w:iCs/>
        </w:rPr>
        <w:t>Nature</w:t>
      </w:r>
      <w:r>
        <w:t>, 401, 877–884.</w:t>
      </w:r>
    </w:p>
    <w:p w14:paraId="620BB775" w14:textId="77777777" w:rsidR="004C3F69" w:rsidRDefault="004C3F69" w:rsidP="004C3F69">
      <w:pPr>
        <w:pStyle w:val="Bibliography"/>
      </w:pPr>
      <w:r>
        <w:t xml:space="preserve">Parmesan, C., Ryrholm, N., Stefanescu, C., Hill, J., Thomas, C., Descimon, H., </w:t>
      </w:r>
      <w:r>
        <w:rPr>
          <w:i/>
          <w:iCs/>
        </w:rPr>
        <w:t>et al.</w:t>
      </w:r>
      <w:r>
        <w:t xml:space="preserve"> (1999). Poleward shifts in geographical ranges of butterfly species associated with regional warming. </w:t>
      </w:r>
      <w:r>
        <w:rPr>
          <w:i/>
          <w:iCs/>
        </w:rPr>
        <w:t>Nature</w:t>
      </w:r>
      <w:r>
        <w:t>, 399, 579–583.</w:t>
      </w:r>
    </w:p>
    <w:p w14:paraId="7689DFAA" w14:textId="77777777" w:rsidR="004C3F69" w:rsidRDefault="004C3F69" w:rsidP="004C3F69">
      <w:pPr>
        <w:pStyle w:val="Bibliography"/>
      </w:pPr>
      <w:r>
        <w:t>Pavulaan, H. &amp; Wright, D.M. (2000). The Biology, Life History, and Taxonomy of Celastrina neglectamajor (Lycaenidae: Polyommatinae).</w:t>
      </w:r>
    </w:p>
    <w:p w14:paraId="225666A2" w14:textId="77777777" w:rsidR="004C3F69" w:rsidRDefault="004C3F69" w:rsidP="004C3F69">
      <w:pPr>
        <w:pStyle w:val="Bibliography"/>
      </w:pPr>
      <w:r>
        <w:t>Pavulaan, H. &amp; Wright, D.M. (2005). Celastrina serotina (Lycaenidae: Polyommatinae): a new butterfly species from the northeastern United States and eastern Canada.</w:t>
      </w:r>
    </w:p>
    <w:p w14:paraId="67AC21A7" w14:textId="77777777" w:rsidR="004C3F69" w:rsidRDefault="004C3F69" w:rsidP="004C3F69">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5193E479" w14:textId="77777777" w:rsidR="004C3F69" w:rsidRDefault="004C3F69" w:rsidP="004C3F69">
      <w:pPr>
        <w:pStyle w:val="Bibliography"/>
      </w:pPr>
      <w:r>
        <w:t xml:space="preserve">Pöyry, J., Luoto, M., Heikkinen, R., Kuussaari, M. &amp; Saarinen, K. (2009). Species traits explain recent range shifts of Finnish butterflies. </w:t>
      </w:r>
      <w:r>
        <w:rPr>
          <w:i/>
          <w:iCs/>
        </w:rPr>
        <w:t>Global Change Biology</w:t>
      </w:r>
      <w:r>
        <w:t>, 15, 732–743.</w:t>
      </w:r>
    </w:p>
    <w:p w14:paraId="31B0E9DF" w14:textId="77777777" w:rsidR="004C3F69" w:rsidRDefault="004C3F69" w:rsidP="004C3F69">
      <w:pPr>
        <w:pStyle w:val="Bibliography"/>
      </w:pPr>
      <w:r>
        <w:t xml:space="preserve">Ries, L., Zipkin, E.F. &amp; Guralnick, R.P. (2019). Tracking trends in monarch abundance over the 20th century is currently impossible using museum records. </w:t>
      </w:r>
      <w:r>
        <w:rPr>
          <w:i/>
          <w:iCs/>
        </w:rPr>
        <w:t>Proceedings of the National Academy of Sciences</w:t>
      </w:r>
      <w:r>
        <w:t>, 116, 13745–13748.</w:t>
      </w:r>
    </w:p>
    <w:p w14:paraId="6B08E9C6" w14:textId="77777777" w:rsidR="004C3F69" w:rsidRDefault="004C3F69" w:rsidP="004C3F69">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4FFD41FF" w14:textId="77777777" w:rsidR="004C3F69" w:rsidRDefault="004C3F69" w:rsidP="004C3F69">
      <w:pPr>
        <w:pStyle w:val="Bibliography"/>
      </w:pPr>
      <w:r>
        <w:t xml:space="preserve">Riva, F., Acorn, J.H. &amp; Nielsen, S.E. (2018b). Narrow anthropogenic corridors direct the movement of a generalist boreal butterfly. </w:t>
      </w:r>
      <w:r>
        <w:rPr>
          <w:i/>
          <w:iCs/>
        </w:rPr>
        <w:t>Biology Letters</w:t>
      </w:r>
      <w:r>
        <w:t>, 14, 20170770.</w:t>
      </w:r>
    </w:p>
    <w:p w14:paraId="41D9B139" w14:textId="77777777" w:rsidR="004C3F69" w:rsidRDefault="004C3F69" w:rsidP="004C3F69">
      <w:pPr>
        <w:pStyle w:val="Bibliography"/>
      </w:pPr>
      <w:r>
        <w:t xml:space="preserve">Scott Chamberlain &amp; Eduard Szocs. (2013). taxize - taxonomic search and retrieval in R. </w:t>
      </w:r>
      <w:r>
        <w:rPr>
          <w:i/>
          <w:iCs/>
        </w:rPr>
        <w:t>F1000Research</w:t>
      </w:r>
      <w:r>
        <w:t>.</w:t>
      </w:r>
    </w:p>
    <w:p w14:paraId="5770AC86" w14:textId="77777777" w:rsidR="004C3F69" w:rsidRDefault="004C3F69" w:rsidP="004C3F69">
      <w:pPr>
        <w:pStyle w:val="Bibliography"/>
      </w:pPr>
      <w:r>
        <w:t xml:space="preserve">Scridel, D., Bogliani, G., Pedrini, P., Iemma, A., von Hardenberg, A. &amp; Brambilla, M. (2017). Thermal niche predicts recent changes in range size for bird species. </w:t>
      </w:r>
      <w:r>
        <w:rPr>
          <w:i/>
          <w:iCs/>
        </w:rPr>
        <w:t>Climate Research</w:t>
      </w:r>
      <w:r>
        <w:t>, 73, 207–216.</w:t>
      </w:r>
    </w:p>
    <w:p w14:paraId="18978233" w14:textId="77777777" w:rsidR="004C3F69" w:rsidRDefault="004C3F69" w:rsidP="004C3F69">
      <w:pPr>
        <w:pStyle w:val="Bibliography"/>
      </w:pPr>
      <w:r>
        <w:t xml:space="preserve">Sekar, S. (2012). A meta-analysis of the traits affecting dispersal ability in butterflies: can wingspan be used as a proxy? </w:t>
      </w:r>
      <w:r>
        <w:rPr>
          <w:i/>
          <w:iCs/>
        </w:rPr>
        <w:t>Journal of Animal Ecology</w:t>
      </w:r>
      <w:r>
        <w:t>, 81, 174–184.</w:t>
      </w:r>
    </w:p>
    <w:p w14:paraId="076A9920" w14:textId="77777777" w:rsidR="004C3F69" w:rsidRDefault="004C3F69" w:rsidP="004C3F69">
      <w:pPr>
        <w:pStyle w:val="Bibliography"/>
      </w:pPr>
      <w:r>
        <w:t xml:space="preserve">Shirey, V., Belitz, M.W., Barve, V. &amp; Guralnick, R. (2021). A complete inventory of North American butterfly occurrence data: narrowing data gaps, but increasing bias. </w:t>
      </w:r>
      <w:r>
        <w:rPr>
          <w:i/>
          <w:iCs/>
        </w:rPr>
        <w:t>Ecography</w:t>
      </w:r>
      <w:r>
        <w:t>, 44.</w:t>
      </w:r>
    </w:p>
    <w:p w14:paraId="1F8115C0" w14:textId="77777777" w:rsidR="004C3F69" w:rsidRDefault="004C3F69" w:rsidP="004C3F69">
      <w:pPr>
        <w:pStyle w:val="Bibliography"/>
      </w:pPr>
      <w:r>
        <w:t xml:space="preserve">Shirey, V., Khelifa, R., M’Gonigle, L.K. &amp; Guzman, L.M. (2022a). Occupancy-detection models for natural history museum data: promise and pitfalls. </w:t>
      </w:r>
      <w:r>
        <w:rPr>
          <w:i/>
          <w:iCs/>
        </w:rPr>
        <w:t>Methods in Ecology and Evolution</w:t>
      </w:r>
      <w:r>
        <w:t>, Early View.</w:t>
      </w:r>
    </w:p>
    <w:p w14:paraId="362C3846" w14:textId="77777777" w:rsidR="004C3F69" w:rsidRDefault="004C3F69" w:rsidP="004C3F69">
      <w:pPr>
        <w:pStyle w:val="Bibliography"/>
      </w:pPr>
      <w:r>
        <w:t xml:space="preserve">Shirey, V., Larsen, E., Doherty, A., Kim, C.A., Al-Sulaiman, F.T., Hinolan, J.D., </w:t>
      </w:r>
      <w:r>
        <w:rPr>
          <w:i/>
          <w:iCs/>
        </w:rPr>
        <w:t>et al.</w:t>
      </w:r>
      <w:r>
        <w:t xml:space="preserve"> (2022b). LepTraits 1.0 A globally comprehensive dataset of butterfly traits. </w:t>
      </w:r>
      <w:r>
        <w:rPr>
          <w:i/>
          <w:iCs/>
        </w:rPr>
        <w:t>Scientific data</w:t>
      </w:r>
      <w:r>
        <w:t>, 9, 1–7.</w:t>
      </w:r>
    </w:p>
    <w:p w14:paraId="5977A0E2" w14:textId="77777777" w:rsidR="004C3F69" w:rsidRDefault="004C3F69" w:rsidP="004C3F69">
      <w:pPr>
        <w:pStyle w:val="Bibliography"/>
      </w:pPr>
      <w:r>
        <w:t xml:space="preserve">Slivinski, L.C., Compo, G.P., Whitaker, J.S., Sardeshmukh,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5D63D491" w14:textId="77777777" w:rsidR="004C3F69" w:rsidRDefault="004C3F69" w:rsidP="004C3F69">
      <w:pPr>
        <w:pStyle w:val="Bibliography"/>
      </w:pPr>
      <w:r>
        <w:lastRenderedPageBreak/>
        <w:t xml:space="preserve">van Strien, A.J., van Swaay, C.A.M. &amp; Termaat, T. (2013). Opportunistic citizen science data of animal species produce reliable estimates of distribution trends if analysed with occupancy models. </w:t>
      </w:r>
      <w:r>
        <w:rPr>
          <w:i/>
          <w:iCs/>
        </w:rPr>
        <w:t>Journal of Applied Ecology</w:t>
      </w:r>
      <w:r>
        <w:t>, 50, 1450–1458.</w:t>
      </w:r>
    </w:p>
    <w:p w14:paraId="59DEB00B" w14:textId="77777777" w:rsidR="004C3F69" w:rsidRDefault="004C3F69" w:rsidP="004C3F69">
      <w:pPr>
        <w:pStyle w:val="Bibliography"/>
      </w:pPr>
      <w:r>
        <w:t xml:space="preserve">Thompson, K.L., Zuckerberg, B., Porter, W.P. &amp; Pauli, J.N. (2021). The decline of a hidden and expansive microhabitat: the subnivium. </w:t>
      </w:r>
      <w:r>
        <w:rPr>
          <w:i/>
          <w:iCs/>
        </w:rPr>
        <w:t>Frontiers in Ecology and the Environment</w:t>
      </w:r>
      <w:r>
        <w:t>, 19, 268–273.</w:t>
      </w:r>
    </w:p>
    <w:p w14:paraId="4F146904" w14:textId="77777777" w:rsidR="004C3F69" w:rsidRDefault="004C3F69" w:rsidP="004C3F69">
      <w:pPr>
        <w:pStyle w:val="Bibliography"/>
      </w:pPr>
      <w:r>
        <w:t xml:space="preserve">Ulyshen, M.D., Hiers, J.K., Pokswinksi, S.M. &amp; Fair, C. (2022). Pyrodiversity promotes pollinator diversity in a fire-adapted landscape. </w:t>
      </w:r>
      <w:r>
        <w:rPr>
          <w:i/>
          <w:iCs/>
        </w:rPr>
        <w:t>Frontiers in Ecology and the Environment</w:t>
      </w:r>
      <w:r>
        <w:t>, 20, 78–83.</w:t>
      </w:r>
    </w:p>
    <w:p w14:paraId="5D0DA22E" w14:textId="77777777" w:rsidR="004C3F69" w:rsidRDefault="004C3F69" w:rsidP="004C3F69">
      <w:pPr>
        <w:pStyle w:val="Bibliography"/>
      </w:pPr>
      <w:r>
        <w:t xml:space="preserve">Urban, M.C. (2018). Escalator to extinction. </w:t>
      </w:r>
      <w:r>
        <w:rPr>
          <w:i/>
          <w:iCs/>
        </w:rPr>
        <w:t>Proceedings of the National Academy of Sciences</w:t>
      </w:r>
      <w:r>
        <w:t>, 115, 11871–11873.</w:t>
      </w:r>
    </w:p>
    <w:p w14:paraId="6F13B5D8" w14:textId="77777777" w:rsidR="004C3F69" w:rsidRDefault="004C3F69" w:rsidP="004C3F69">
      <w:pPr>
        <w:pStyle w:val="Bibliography"/>
      </w:pPr>
      <w:r>
        <w:t xml:space="preserve">Vehtari, A., Gelman, A. &amp; Gabry, J. (2017). Practical Bayesian model evaluation using leave-one-out cross-validation and WAIC. </w:t>
      </w:r>
      <w:r>
        <w:rPr>
          <w:i/>
          <w:iCs/>
        </w:rPr>
        <w:t>Statistics and computing</w:t>
      </w:r>
      <w:r>
        <w:t>, 27, 1413–1432.</w:t>
      </w:r>
    </w:p>
    <w:p w14:paraId="62341854" w14:textId="77777777" w:rsidR="004C3F69" w:rsidRDefault="004C3F69" w:rsidP="004C3F69">
      <w:pPr>
        <w:pStyle w:val="Bibliography"/>
      </w:pPr>
      <w:r>
        <w:t xml:space="preserve">Vikhamar-Schuler, D., Isaksen, K., Haugen, J.E., Tømmervik, H., Luks, B., Schuler, T.V., </w:t>
      </w:r>
      <w:r>
        <w:rPr>
          <w:i/>
          <w:iCs/>
        </w:rPr>
        <w:t>et al.</w:t>
      </w:r>
      <w:r>
        <w:t xml:space="preserve"> (2016). Changes in winter warming events in the Nordic Arctic Region. </w:t>
      </w:r>
      <w:r>
        <w:rPr>
          <w:i/>
          <w:iCs/>
        </w:rPr>
        <w:t>Journal of climate</w:t>
      </w:r>
      <w:r>
        <w:t>, 29, 6223–6244.</w:t>
      </w:r>
    </w:p>
    <w:p w14:paraId="039627E9" w14:textId="77777777" w:rsidR="004C3F69" w:rsidRDefault="004C3F69" w:rsidP="004C3F69">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3285BD82" w14:textId="77777777" w:rsidR="004C3F69" w:rsidRDefault="004C3F69" w:rsidP="004C3F69">
      <w:pPr>
        <w:pStyle w:val="Bibliography"/>
      </w:pPr>
      <w:r>
        <w:t xml:space="preserve">Wagner, D.L., Grames, E.M., Forister, M.L., Berenbaum, M.R. &amp; Stopak, D. (2021b). Insect decline in the Anthropocene: Death by a thousand cuts. </w:t>
      </w:r>
      <w:r>
        <w:rPr>
          <w:i/>
          <w:iCs/>
        </w:rPr>
        <w:t>Proceedings of the National Academy of Sciences</w:t>
      </w:r>
      <w:r>
        <w:t>, 118, e2023989118.</w:t>
      </w:r>
    </w:p>
    <w:p w14:paraId="4FC3EFFA" w14:textId="77777777" w:rsidR="004C3F69" w:rsidRDefault="004C3F69" w:rsidP="004C3F69">
      <w:pPr>
        <w:pStyle w:val="Bibliography"/>
      </w:pPr>
      <w:r>
        <w:t xml:space="preserve">Wepprich, T. (2019). Monarch butterfly trends are sensitive to unexamined changes in museum collections over time. </w:t>
      </w:r>
      <w:r>
        <w:rPr>
          <w:i/>
          <w:iCs/>
        </w:rPr>
        <w:t>Proceedings of the National Academy of Sciences</w:t>
      </w:r>
      <w:r>
        <w:t>, 116, 13742–13744.</w:t>
      </w:r>
    </w:p>
    <w:p w14:paraId="2ADA3C2A" w14:textId="77777777" w:rsidR="004C3F69" w:rsidRDefault="004C3F69" w:rsidP="004C3F69">
      <w:pPr>
        <w:pStyle w:val="Bibliography"/>
      </w:pPr>
      <w:r>
        <w:t>Wright, D.M. &amp; Pavulaan, H. (1999). Celastrina idella (Lycaenidae: Polyommatinae): a new butterfly species from the Atlantic coastal plain.</w:t>
      </w:r>
    </w:p>
    <w:p w14:paraId="1142D1C8" w14:textId="77777777" w:rsidR="004C3F69" w:rsidRDefault="004C3F69" w:rsidP="004C3F69">
      <w:pPr>
        <w:pStyle w:val="Bibliography"/>
      </w:pPr>
      <w:r>
        <w:t xml:space="preserve">Yackulic, C.B., Chandler, R., Zipkin, E.F., Royle, J.A., Nichols, J.D., Campbell Grant, E.H., </w:t>
      </w:r>
      <w:r>
        <w:rPr>
          <w:i/>
          <w:iCs/>
        </w:rPr>
        <w:t>et al.</w:t>
      </w:r>
      <w:r>
        <w:t xml:space="preserve"> (2013). Presence-only modelling using MAXENT: when can we trust the inferences? </w:t>
      </w:r>
      <w:r>
        <w:rPr>
          <w:i/>
          <w:iCs/>
        </w:rPr>
        <w:t>Methods in Ecology and Evolution</w:t>
      </w:r>
      <w:r>
        <w:t>, 4, 236–243.</w:t>
      </w:r>
    </w:p>
    <w:p w14:paraId="4B7693D0" w14:textId="77777777" w:rsidR="004C3F69" w:rsidRDefault="004C3F69" w:rsidP="004C3F69">
      <w:pPr>
        <w:pStyle w:val="Bibliography"/>
      </w:pPr>
      <w:r>
        <w:t xml:space="preserve">You, Q., Cai, Z., Pepin, N., Chen, D., Ahrens, B., Jiang, Z., </w:t>
      </w:r>
      <w:r>
        <w:rPr>
          <w:i/>
          <w:iCs/>
        </w:rPr>
        <w:t>et al.</w:t>
      </w:r>
      <w:r>
        <w:t xml:space="preserve"> (2021). Warming amplification over the Arctic Pole and Third Pole: Trends, mechanisms and consequences. </w:t>
      </w:r>
      <w:r>
        <w:rPr>
          <w:i/>
          <w:iCs/>
        </w:rPr>
        <w:t>Earth-Science Reviews</w:t>
      </w:r>
      <w:r>
        <w:t>, 217, 103625.</w:t>
      </w:r>
    </w:p>
    <w:p w14:paraId="1F116835" w14:textId="77777777" w:rsidR="004C3F69" w:rsidRDefault="004C3F69" w:rsidP="004C3F69">
      <w:pPr>
        <w:pStyle w:val="Bibliography"/>
      </w:pPr>
      <w:r>
        <w:t xml:space="preserve">Youngflesh, C. (2018). MCMCvis: Tools to visualize, manipulate, and summarize MCMC output. </w:t>
      </w:r>
      <w:r>
        <w:rPr>
          <w:i/>
          <w:iCs/>
        </w:rPr>
        <w:t>Journal of Open Source Software</w:t>
      </w:r>
      <w:r>
        <w:t>, 3, 640.</w:t>
      </w:r>
    </w:p>
    <w:p w14:paraId="79D78454" w14:textId="77777777" w:rsidR="004C3F69" w:rsidRDefault="004C3F69" w:rsidP="004C3F69">
      <w:pPr>
        <w:pStyle w:val="Bibliography"/>
      </w:pPr>
      <w:r>
        <w:t xml:space="preserve">Zhou, Y., Zhang, H., Liu, D., Khashaveh, A., Li, Q., Wyckhuys, K.A., </w:t>
      </w:r>
      <w:r>
        <w:rPr>
          <w:i/>
          <w:iCs/>
        </w:rPr>
        <w:t>et al.</w:t>
      </w:r>
      <w:r>
        <w:t xml:space="preserve"> (2023). Long-term insect censuses capture progressive loss of ecosystem functioning in East Asia. </w:t>
      </w:r>
      <w:r>
        <w:rPr>
          <w:i/>
          <w:iCs/>
        </w:rPr>
        <w:t>Science Advances</w:t>
      </w:r>
      <w:r>
        <w:t>, 9, eade9341.</w:t>
      </w:r>
    </w:p>
    <w:p w14:paraId="5BFC8ADE" w14:textId="77777777" w:rsidR="004C3F69" w:rsidRDefault="004C3F69" w:rsidP="004C3F69">
      <w:pPr>
        <w:pStyle w:val="Bibliography"/>
      </w:pPr>
      <w:r>
        <w:t xml:space="preserve">Zhu, L., Ives, A.R., Zhang, C., Guo, Y. &amp; Radeloff, V.C. (2019). Climate change causes functionally colder winters for snow cover-dependent organisms. </w:t>
      </w:r>
      <w:r>
        <w:rPr>
          <w:i/>
          <w:iCs/>
        </w:rPr>
        <w:t>Nature Climate Change</w:t>
      </w:r>
      <w:r>
        <w:t>, 9, 886–893.</w:t>
      </w:r>
    </w:p>
    <w:p w14:paraId="02684656" w14:textId="77777777" w:rsidR="004C3F69" w:rsidRDefault="004C3F69" w:rsidP="004C3F69">
      <w:pPr>
        <w:pStyle w:val="Bibliography"/>
      </w:pPr>
      <w:r>
        <w:t xml:space="preserve">Zipkin, E.F., Royle, J.A., Dawson, D.K. &amp; Bates, S. (2010). Multi-species occurrence models to evaluate the effects of conservation and management actions. </w:t>
      </w:r>
      <w:r>
        <w:rPr>
          <w:i/>
          <w:iCs/>
        </w:rPr>
        <w:t>Biological Conservation</w:t>
      </w:r>
      <w:r>
        <w:t>, 143, 479–484.</w:t>
      </w:r>
    </w:p>
    <w:p w14:paraId="755F02FE" w14:textId="77777777" w:rsidR="004C3F69" w:rsidRDefault="004C3F69" w:rsidP="004C3F69">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17F756D4"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5"/>
          <w:footerReference w:type="first" r:id="rId46"/>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448D6FA1" w14:textId="77777777" w:rsidR="00261298" w:rsidRDefault="004A23FC" w:rsidP="00261298">
      <w:pPr>
        <w:jc w:val="center"/>
        <w:rPr>
          <w:rFonts w:ascii="Times New Roman" w:hAnsi="Times New Roman" w:cs="Times New Roman"/>
          <w:b/>
          <w:sz w:val="24"/>
          <w:szCs w:val="24"/>
        </w:rPr>
      </w:pPr>
      <w:r>
        <w:rPr>
          <w:rFonts w:ascii="Times New Roman" w:hAnsi="Times New Roman" w:cs="Times New Roman"/>
          <w:b/>
          <w:sz w:val="24"/>
          <w:szCs w:val="24"/>
        </w:rPr>
        <w:lastRenderedPageBreak/>
        <w:t>TABLES</w:t>
      </w:r>
    </w:p>
    <w:p w14:paraId="056C6CA1" w14:textId="77777777" w:rsidR="00261298" w:rsidRDefault="00261298" w:rsidP="00261298">
      <w:pPr>
        <w:rPr>
          <w:rFonts w:ascii="Times New Roman" w:hAnsi="Times New Roman" w:cs="Times New Roman"/>
          <w:b/>
          <w:sz w:val="24"/>
          <w:szCs w:val="24"/>
        </w:rPr>
      </w:pPr>
    </w:p>
    <w:p w14:paraId="01DB7660" w14:textId="77777777" w:rsidR="00B37472" w:rsidRDefault="00B37472" w:rsidP="00261298">
      <w:pPr>
        <w:rPr>
          <w:rFonts w:ascii="Times New Roman" w:hAnsi="Times New Roman" w:cs="Times New Roman"/>
          <w:b/>
          <w:sz w:val="24"/>
          <w:szCs w:val="24"/>
        </w:rPr>
        <w:sectPr w:rsidR="00B37472" w:rsidSect="00E177F2">
          <w:pgSz w:w="12240" w:h="15840"/>
          <w:pgMar w:top="1440" w:right="1440" w:bottom="1440" w:left="1440" w:header="720" w:footer="720" w:gutter="0"/>
          <w:cols w:space="720"/>
        </w:sectPr>
      </w:pPr>
    </w:p>
    <w:p w14:paraId="2147294C" w14:textId="74CCCD5A" w:rsidR="00CC0058" w:rsidRDefault="00681E71">
      <w:pPr>
        <w:rPr>
          <w:ins w:id="661" w:author="Vaughn Shirey [2]" w:date="2023-09-25T09:45:00Z"/>
          <w:rFonts w:ascii="Times New Roman" w:hAnsi="Times New Roman" w:cs="Times New Roman"/>
          <w:bCs/>
          <w:sz w:val="24"/>
          <w:szCs w:val="24"/>
        </w:rPr>
      </w:pPr>
      <w:ins w:id="662" w:author="Vaughn Shirey [2]" w:date="2023-09-25T09:44:00Z">
        <w:r>
          <w:rPr>
            <w:rFonts w:ascii="Times New Roman" w:hAnsi="Times New Roman" w:cs="Times New Roman"/>
            <w:b/>
            <w:sz w:val="24"/>
            <w:szCs w:val="24"/>
          </w:rPr>
          <w:lastRenderedPageBreak/>
          <w:t xml:space="preserve">Table 1. </w:t>
        </w:r>
        <w:r>
          <w:rPr>
            <w:rFonts w:ascii="Times New Roman" w:hAnsi="Times New Roman" w:cs="Times New Roman"/>
            <w:bCs/>
            <w:sz w:val="24"/>
            <w:szCs w:val="24"/>
          </w:rPr>
          <w:t xml:space="preserve">Model statistics from the primary occupancy-detection model </w:t>
        </w:r>
        <w:proofErr w:type="gramStart"/>
        <w:r>
          <w:rPr>
            <w:rFonts w:ascii="Times New Roman" w:hAnsi="Times New Roman" w:cs="Times New Roman"/>
            <w:bCs/>
            <w:sz w:val="24"/>
            <w:szCs w:val="24"/>
          </w:rPr>
          <w:t>used</w:t>
        </w:r>
        <w:proofErr w:type="gramEnd"/>
        <w:r>
          <w:rPr>
            <w:rFonts w:ascii="Times New Roman" w:hAnsi="Times New Roman" w:cs="Times New Roman"/>
            <w:bCs/>
            <w:sz w:val="24"/>
            <w:szCs w:val="24"/>
          </w:rPr>
          <w:t xml:space="preserve"> in this study (minimum temperature at the </w:t>
        </w:r>
        <w:proofErr w:type="gramStart"/>
        <w:r>
          <w:rPr>
            <w:rFonts w:ascii="Times New Roman" w:hAnsi="Times New Roman" w:cs="Times New Roman"/>
            <w:bCs/>
            <w:sz w:val="24"/>
            <w:szCs w:val="24"/>
          </w:rPr>
          <w:t>100 kilometer</w:t>
        </w:r>
        <w:proofErr w:type="gramEnd"/>
        <w:r>
          <w:rPr>
            <w:rFonts w:ascii="Times New Roman" w:hAnsi="Times New Roman" w:cs="Times New Roman"/>
            <w:bCs/>
            <w:sz w:val="24"/>
            <w:szCs w:val="24"/>
          </w:rPr>
          <w:t xml:space="preserve"> scale). </w:t>
        </w:r>
      </w:ins>
      <w:ins w:id="663" w:author="Vaughn Shirey [2]" w:date="2023-09-25T09:46:00Z">
        <w:r w:rsidR="00447044">
          <w:rPr>
            <w:rFonts w:ascii="Times New Roman" w:hAnsi="Times New Roman" w:cs="Times New Roman"/>
            <w:bCs/>
            <w:sz w:val="24"/>
            <w:szCs w:val="24"/>
          </w:rPr>
          <w:t xml:space="preserve">Species-specific parameter estimates can be found in the supplemental </w:t>
        </w:r>
      </w:ins>
    </w:p>
    <w:p w14:paraId="5124EF65" w14:textId="77777777" w:rsidR="00CC0058" w:rsidRDefault="00CC0058">
      <w:pPr>
        <w:rPr>
          <w:ins w:id="664" w:author="Vaughn Shirey [2]" w:date="2023-09-25T09:45:00Z"/>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237"/>
        <w:gridCol w:w="3237"/>
        <w:gridCol w:w="3238"/>
        <w:gridCol w:w="3238"/>
      </w:tblGrid>
      <w:tr w:rsidR="00CC0058" w14:paraId="20EB6A2C" w14:textId="77777777" w:rsidTr="00CC0058">
        <w:trPr>
          <w:ins w:id="665" w:author="Vaughn Shirey [2]" w:date="2023-09-25T09:45:00Z"/>
        </w:trPr>
        <w:tc>
          <w:tcPr>
            <w:tcW w:w="3237" w:type="dxa"/>
          </w:tcPr>
          <w:p w14:paraId="635F84D0" w14:textId="3A93D24B" w:rsidR="00CC0058" w:rsidRPr="00CC0058" w:rsidRDefault="00CC0058">
            <w:pPr>
              <w:jc w:val="center"/>
              <w:rPr>
                <w:ins w:id="666" w:author="Vaughn Shirey [2]" w:date="2023-09-25T09:45:00Z"/>
                <w:rFonts w:ascii="Times New Roman" w:hAnsi="Times New Roman" w:cs="Times New Roman"/>
                <w:b/>
                <w:sz w:val="24"/>
                <w:szCs w:val="24"/>
                <w:u w:val="single"/>
                <w:rPrChange w:id="667" w:author="Vaughn Shirey [2]" w:date="2023-09-25T09:45:00Z">
                  <w:rPr>
                    <w:ins w:id="668" w:author="Vaughn Shirey [2]" w:date="2023-09-25T09:45:00Z"/>
                    <w:rFonts w:ascii="Times New Roman" w:hAnsi="Times New Roman" w:cs="Times New Roman"/>
                    <w:b/>
                    <w:sz w:val="24"/>
                    <w:szCs w:val="24"/>
                  </w:rPr>
                </w:rPrChange>
              </w:rPr>
              <w:pPrChange w:id="669" w:author="Vaughn Shirey [2]" w:date="2023-09-25T09:45:00Z">
                <w:pPr/>
              </w:pPrChange>
            </w:pPr>
            <w:ins w:id="670" w:author="Vaughn Shirey [2]" w:date="2023-09-25T09:45:00Z">
              <w:r w:rsidRPr="00CC0058">
                <w:rPr>
                  <w:rFonts w:ascii="Times New Roman" w:hAnsi="Times New Roman" w:cs="Times New Roman"/>
                  <w:b/>
                  <w:sz w:val="24"/>
                  <w:szCs w:val="24"/>
                  <w:u w:val="single"/>
                  <w:rPrChange w:id="671" w:author="Vaughn Shirey [2]" w:date="2023-09-25T09:45:00Z">
                    <w:rPr>
                      <w:rFonts w:ascii="Times New Roman" w:hAnsi="Times New Roman" w:cs="Times New Roman"/>
                      <w:b/>
                      <w:sz w:val="24"/>
                      <w:szCs w:val="24"/>
                    </w:rPr>
                  </w:rPrChange>
                </w:rPr>
                <w:t>Parameter</w:t>
              </w:r>
            </w:ins>
          </w:p>
        </w:tc>
        <w:tc>
          <w:tcPr>
            <w:tcW w:w="3237" w:type="dxa"/>
          </w:tcPr>
          <w:p w14:paraId="62770DEE" w14:textId="176E7A5D" w:rsidR="00CC0058" w:rsidRPr="00CC0058" w:rsidRDefault="00CC0058">
            <w:pPr>
              <w:jc w:val="center"/>
              <w:rPr>
                <w:ins w:id="672" w:author="Vaughn Shirey [2]" w:date="2023-09-25T09:45:00Z"/>
                <w:rFonts w:ascii="Times New Roman" w:hAnsi="Times New Roman" w:cs="Times New Roman"/>
                <w:b/>
                <w:sz w:val="24"/>
                <w:szCs w:val="24"/>
                <w:u w:val="single"/>
                <w:rPrChange w:id="673" w:author="Vaughn Shirey [2]" w:date="2023-09-25T09:45:00Z">
                  <w:rPr>
                    <w:ins w:id="674" w:author="Vaughn Shirey [2]" w:date="2023-09-25T09:45:00Z"/>
                    <w:rFonts w:ascii="Times New Roman" w:hAnsi="Times New Roman" w:cs="Times New Roman"/>
                    <w:b/>
                    <w:sz w:val="24"/>
                    <w:szCs w:val="24"/>
                  </w:rPr>
                </w:rPrChange>
              </w:rPr>
              <w:pPrChange w:id="675" w:author="Vaughn Shirey [2]" w:date="2023-09-25T09:45:00Z">
                <w:pPr/>
              </w:pPrChange>
            </w:pPr>
            <w:ins w:id="676" w:author="Vaughn Shirey [2]" w:date="2023-09-25T09:45:00Z">
              <w:r w:rsidRPr="00CC0058">
                <w:rPr>
                  <w:rFonts w:ascii="Times New Roman" w:hAnsi="Times New Roman" w:cs="Times New Roman"/>
                  <w:b/>
                  <w:sz w:val="24"/>
                  <w:szCs w:val="24"/>
                  <w:u w:val="single"/>
                  <w:rPrChange w:id="677" w:author="Vaughn Shirey [2]" w:date="2023-09-25T09:45:00Z">
                    <w:rPr>
                      <w:rFonts w:ascii="Times New Roman" w:hAnsi="Times New Roman" w:cs="Times New Roman"/>
                      <w:b/>
                      <w:sz w:val="24"/>
                      <w:szCs w:val="24"/>
                    </w:rPr>
                  </w:rPrChange>
                </w:rPr>
                <w:t>Mean Estimate</w:t>
              </w:r>
            </w:ins>
          </w:p>
        </w:tc>
        <w:tc>
          <w:tcPr>
            <w:tcW w:w="3238" w:type="dxa"/>
          </w:tcPr>
          <w:p w14:paraId="0C5E52A8" w14:textId="6E463A83" w:rsidR="00CC0058" w:rsidRPr="00CC0058" w:rsidRDefault="00CC0058">
            <w:pPr>
              <w:jc w:val="center"/>
              <w:rPr>
                <w:ins w:id="678" w:author="Vaughn Shirey [2]" w:date="2023-09-25T09:45:00Z"/>
                <w:rFonts w:ascii="Times New Roman" w:hAnsi="Times New Roman" w:cs="Times New Roman"/>
                <w:b/>
                <w:sz w:val="24"/>
                <w:szCs w:val="24"/>
                <w:u w:val="single"/>
                <w:rPrChange w:id="679" w:author="Vaughn Shirey [2]" w:date="2023-09-25T09:45:00Z">
                  <w:rPr>
                    <w:ins w:id="680" w:author="Vaughn Shirey [2]" w:date="2023-09-25T09:45:00Z"/>
                    <w:rFonts w:ascii="Times New Roman" w:hAnsi="Times New Roman" w:cs="Times New Roman"/>
                    <w:b/>
                    <w:sz w:val="24"/>
                    <w:szCs w:val="24"/>
                  </w:rPr>
                </w:rPrChange>
              </w:rPr>
              <w:pPrChange w:id="681" w:author="Vaughn Shirey [2]" w:date="2023-09-25T09:45:00Z">
                <w:pPr/>
              </w:pPrChange>
            </w:pPr>
            <w:ins w:id="682" w:author="Vaughn Shirey [2]" w:date="2023-09-25T09:45:00Z">
              <w:r w:rsidRPr="00CC0058">
                <w:rPr>
                  <w:rFonts w:ascii="Times New Roman" w:hAnsi="Times New Roman" w:cs="Times New Roman"/>
                  <w:b/>
                  <w:sz w:val="24"/>
                  <w:szCs w:val="24"/>
                  <w:u w:val="single"/>
                  <w:rPrChange w:id="683" w:author="Vaughn Shirey [2]" w:date="2023-09-25T09:45:00Z">
                    <w:rPr>
                      <w:rFonts w:ascii="Times New Roman" w:hAnsi="Times New Roman" w:cs="Times New Roman"/>
                      <w:b/>
                      <w:sz w:val="24"/>
                      <w:szCs w:val="24"/>
                    </w:rPr>
                  </w:rPrChange>
                </w:rPr>
                <w:t>95% CRI</w:t>
              </w:r>
            </w:ins>
          </w:p>
        </w:tc>
        <w:tc>
          <w:tcPr>
            <w:tcW w:w="3238" w:type="dxa"/>
          </w:tcPr>
          <w:p w14:paraId="1995BFCA" w14:textId="341FB17A" w:rsidR="00CC0058" w:rsidRPr="00CC0058" w:rsidRDefault="00CC0058">
            <w:pPr>
              <w:jc w:val="center"/>
              <w:rPr>
                <w:ins w:id="684" w:author="Vaughn Shirey [2]" w:date="2023-09-25T09:45:00Z"/>
                <w:rFonts w:ascii="Times New Roman" w:hAnsi="Times New Roman" w:cs="Times New Roman"/>
                <w:b/>
                <w:sz w:val="24"/>
                <w:szCs w:val="24"/>
                <w:u w:val="single"/>
                <w:rPrChange w:id="685" w:author="Vaughn Shirey [2]" w:date="2023-09-25T09:45:00Z">
                  <w:rPr>
                    <w:ins w:id="686" w:author="Vaughn Shirey [2]" w:date="2023-09-25T09:45:00Z"/>
                    <w:rFonts w:ascii="Times New Roman" w:hAnsi="Times New Roman" w:cs="Times New Roman"/>
                    <w:b/>
                    <w:sz w:val="24"/>
                    <w:szCs w:val="24"/>
                  </w:rPr>
                </w:rPrChange>
              </w:rPr>
              <w:pPrChange w:id="687" w:author="Vaughn Shirey [2]" w:date="2023-09-25T09:45:00Z">
                <w:pPr/>
              </w:pPrChange>
            </w:pPr>
            <w:ins w:id="688" w:author="Vaughn Shirey [2]" w:date="2023-09-25T09:45:00Z">
              <w:r w:rsidRPr="00CC0058">
                <w:rPr>
                  <w:rFonts w:ascii="Times New Roman" w:hAnsi="Times New Roman" w:cs="Times New Roman"/>
                  <w:b/>
                  <w:sz w:val="24"/>
                  <w:szCs w:val="24"/>
                  <w:u w:val="single"/>
                  <w:rPrChange w:id="689" w:author="Vaughn Shirey [2]" w:date="2023-09-25T09:45:00Z">
                    <w:rPr>
                      <w:rFonts w:ascii="Times New Roman" w:hAnsi="Times New Roman" w:cs="Times New Roman"/>
                      <w:b/>
                      <w:sz w:val="24"/>
                      <w:szCs w:val="24"/>
                    </w:rPr>
                  </w:rPrChange>
                </w:rPr>
                <w:t>R-hat</w:t>
              </w:r>
            </w:ins>
          </w:p>
        </w:tc>
      </w:tr>
      <w:tr w:rsidR="00CC0058" w14:paraId="01FB9719" w14:textId="77777777" w:rsidTr="00CC0058">
        <w:trPr>
          <w:ins w:id="690" w:author="Vaughn Shirey [2]" w:date="2023-09-25T09:45:00Z"/>
        </w:trPr>
        <w:tc>
          <w:tcPr>
            <w:tcW w:w="3237" w:type="dxa"/>
          </w:tcPr>
          <w:p w14:paraId="0254DFE6" w14:textId="77777777" w:rsidR="00CC0058" w:rsidRDefault="00CC0058">
            <w:pPr>
              <w:rPr>
                <w:ins w:id="691" w:author="Vaughn Shirey [2]" w:date="2023-09-25T09:45:00Z"/>
                <w:rFonts w:ascii="Times New Roman" w:hAnsi="Times New Roman" w:cs="Times New Roman"/>
                <w:b/>
                <w:sz w:val="24"/>
                <w:szCs w:val="24"/>
              </w:rPr>
            </w:pPr>
          </w:p>
        </w:tc>
        <w:tc>
          <w:tcPr>
            <w:tcW w:w="3237" w:type="dxa"/>
          </w:tcPr>
          <w:p w14:paraId="0D1E19BA" w14:textId="77777777" w:rsidR="00CC0058" w:rsidRDefault="00CC0058">
            <w:pPr>
              <w:rPr>
                <w:ins w:id="692" w:author="Vaughn Shirey [2]" w:date="2023-09-25T09:45:00Z"/>
                <w:rFonts w:ascii="Times New Roman" w:hAnsi="Times New Roman" w:cs="Times New Roman"/>
                <w:b/>
                <w:sz w:val="24"/>
                <w:szCs w:val="24"/>
              </w:rPr>
            </w:pPr>
          </w:p>
        </w:tc>
        <w:tc>
          <w:tcPr>
            <w:tcW w:w="3238" w:type="dxa"/>
          </w:tcPr>
          <w:p w14:paraId="56CDBDA0" w14:textId="77777777" w:rsidR="00CC0058" w:rsidRDefault="00CC0058">
            <w:pPr>
              <w:rPr>
                <w:ins w:id="693" w:author="Vaughn Shirey [2]" w:date="2023-09-25T09:45:00Z"/>
                <w:rFonts w:ascii="Times New Roman" w:hAnsi="Times New Roman" w:cs="Times New Roman"/>
                <w:b/>
                <w:sz w:val="24"/>
                <w:szCs w:val="24"/>
              </w:rPr>
            </w:pPr>
          </w:p>
        </w:tc>
        <w:tc>
          <w:tcPr>
            <w:tcW w:w="3238" w:type="dxa"/>
          </w:tcPr>
          <w:p w14:paraId="2DF097C8" w14:textId="77777777" w:rsidR="00CC0058" w:rsidRDefault="00CC0058">
            <w:pPr>
              <w:rPr>
                <w:ins w:id="694" w:author="Vaughn Shirey [2]" w:date="2023-09-25T09:45:00Z"/>
                <w:rFonts w:ascii="Times New Roman" w:hAnsi="Times New Roman" w:cs="Times New Roman"/>
                <w:b/>
                <w:sz w:val="24"/>
                <w:szCs w:val="24"/>
              </w:rPr>
            </w:pPr>
          </w:p>
        </w:tc>
      </w:tr>
    </w:tbl>
    <w:p w14:paraId="7F0AC3F8" w14:textId="5A037178" w:rsidR="00681E71" w:rsidRDefault="00681E71">
      <w:pPr>
        <w:rPr>
          <w:ins w:id="695" w:author="Vaughn Shirey [2]" w:date="2023-09-25T09:44:00Z"/>
          <w:rFonts w:ascii="Times New Roman" w:hAnsi="Times New Roman" w:cs="Times New Roman"/>
          <w:b/>
          <w:sz w:val="24"/>
          <w:szCs w:val="24"/>
        </w:rPr>
      </w:pPr>
      <w:ins w:id="696" w:author="Vaughn Shirey [2]" w:date="2023-09-25T09:44:00Z">
        <w:r>
          <w:rPr>
            <w:rFonts w:ascii="Times New Roman" w:hAnsi="Times New Roman" w:cs="Times New Roman"/>
            <w:b/>
            <w:sz w:val="24"/>
            <w:szCs w:val="24"/>
          </w:rPr>
          <w:br w:type="page"/>
        </w:r>
      </w:ins>
    </w:p>
    <w:p w14:paraId="7F772659" w14:textId="39F820B0" w:rsidR="002A2F18" w:rsidRDefault="00261298" w:rsidP="00261298">
      <w:pP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ins w:id="697" w:author="Vaughn Shirey [2]" w:date="2023-09-25T09:44:00Z">
        <w:r w:rsidR="00681E71">
          <w:rPr>
            <w:rFonts w:ascii="Times New Roman" w:hAnsi="Times New Roman" w:cs="Times New Roman"/>
            <w:b/>
            <w:sz w:val="24"/>
            <w:szCs w:val="24"/>
          </w:rPr>
          <w:t>2</w:t>
        </w:r>
      </w:ins>
      <w:del w:id="698" w:author="Vaughn Shirey [2]" w:date="2023-09-25T09:44:00Z">
        <w:r w:rsidDel="00681E71">
          <w:rPr>
            <w:rFonts w:ascii="Times New Roman" w:hAnsi="Times New Roman" w:cs="Times New Roman"/>
            <w:b/>
            <w:sz w:val="24"/>
            <w:szCs w:val="24"/>
          </w:rPr>
          <w:delText>1</w:delText>
        </w:r>
      </w:del>
      <w:r>
        <w:rPr>
          <w:rFonts w:ascii="Times New Roman" w:hAnsi="Times New Roman" w:cs="Times New Roman"/>
          <w:b/>
          <w:sz w:val="24"/>
          <w:szCs w:val="24"/>
        </w:rPr>
        <w:t xml:space="preserve">. </w:t>
      </w:r>
      <w:r>
        <w:rPr>
          <w:rFonts w:ascii="Times New Roman" w:hAnsi="Times New Roman" w:cs="Times New Roman"/>
          <w:bCs/>
          <w:sz w:val="24"/>
          <w:szCs w:val="24"/>
        </w:rPr>
        <w:t>Descriptions of the trait-based models of occupancy trend used in our post-hoc analysis. Model codes are provided as well as mathematical definitions of the model. Supporting literature for each model is also provided.</w:t>
      </w:r>
      <w:r w:rsidR="004A23FC">
        <w:rPr>
          <w:rFonts w:ascii="Times New Roman" w:hAnsi="Times New Roman" w:cs="Times New Roman"/>
          <w:b/>
          <w:sz w:val="24"/>
          <w:szCs w:val="24"/>
        </w:rPr>
        <w:br w:type="page"/>
      </w:r>
    </w:p>
    <w:tbl>
      <w:tblPr>
        <w:tblStyle w:val="TableGrid"/>
        <w:tblW w:w="0" w:type="auto"/>
        <w:tblLook w:val="04A0" w:firstRow="1" w:lastRow="0" w:firstColumn="1" w:lastColumn="0" w:noHBand="0" w:noVBand="1"/>
      </w:tblPr>
      <w:tblGrid>
        <w:gridCol w:w="2155"/>
        <w:gridCol w:w="6750"/>
        <w:gridCol w:w="4009"/>
      </w:tblGrid>
      <w:tr w:rsidR="002A2F18" w:rsidRPr="00277E80" w14:paraId="7D60D89E" w14:textId="77777777" w:rsidTr="008140DC">
        <w:trPr>
          <w:trHeight w:val="297"/>
        </w:trPr>
        <w:tc>
          <w:tcPr>
            <w:tcW w:w="2155" w:type="dxa"/>
            <w:shd w:val="clear" w:color="auto" w:fill="000000" w:themeFill="text1"/>
            <w:vAlign w:val="center"/>
          </w:tcPr>
          <w:p w14:paraId="19072E5A"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lastRenderedPageBreak/>
              <w:t>Model ID</w:t>
            </w:r>
          </w:p>
        </w:tc>
        <w:tc>
          <w:tcPr>
            <w:tcW w:w="6750" w:type="dxa"/>
            <w:shd w:val="clear" w:color="auto" w:fill="000000" w:themeFill="text1"/>
            <w:vAlign w:val="center"/>
          </w:tcPr>
          <w:p w14:paraId="4389FCA6"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1FAE50DC"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A2F18" w:rsidRPr="0015403E" w14:paraId="0AAC07B1" w14:textId="77777777" w:rsidTr="008140DC">
        <w:trPr>
          <w:trHeight w:val="575"/>
        </w:trPr>
        <w:tc>
          <w:tcPr>
            <w:tcW w:w="2155" w:type="dxa"/>
            <w:shd w:val="clear" w:color="auto" w:fill="auto"/>
            <w:vAlign w:val="center"/>
          </w:tcPr>
          <w:p w14:paraId="0763174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A</w:t>
            </w:r>
          </w:p>
          <w:p w14:paraId="7F814F5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1ECCC3AC" w14:textId="77777777" w:rsidR="002A2F18" w:rsidRPr="0015403E" w:rsidRDefault="002A2F18" w:rsidP="00E4793C">
            <w:pP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307B710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A2F18" w:rsidRPr="0015403E" w14:paraId="78251260" w14:textId="77777777" w:rsidTr="008140DC">
        <w:trPr>
          <w:trHeight w:val="1070"/>
        </w:trPr>
        <w:tc>
          <w:tcPr>
            <w:tcW w:w="2155" w:type="dxa"/>
            <w:shd w:val="clear" w:color="auto" w:fill="auto"/>
            <w:vAlign w:val="center"/>
          </w:tcPr>
          <w:p w14:paraId="04AFC53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B</w:t>
            </w:r>
          </w:p>
          <w:p w14:paraId="662E173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“Null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113C737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57266CB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A2F18" w:rsidRPr="0015403E" w14:paraId="04BB5CC6" w14:textId="77777777" w:rsidTr="008140DC">
        <w:trPr>
          <w:trHeight w:val="800"/>
        </w:trPr>
        <w:tc>
          <w:tcPr>
            <w:tcW w:w="2155" w:type="dxa"/>
            <w:shd w:val="clear" w:color="auto" w:fill="auto"/>
            <w:vAlign w:val="center"/>
          </w:tcPr>
          <w:p w14:paraId="413ED6A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w:t>
            </w:r>
          </w:p>
          <w:p w14:paraId="22BE709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7EF2C8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42F9D05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Pr>
                <w:rFonts w:ascii="Times New Roman" w:hAnsi="Times New Roman" w:cs="Times New Roman"/>
                <w:sz w:val="20"/>
                <w:szCs w:val="20"/>
              </w:rPr>
              <w:t xml:space="preserve"> Warmer, southern species will exhibit increases in occupancy probability.</w:t>
            </w:r>
          </w:p>
        </w:tc>
      </w:tr>
      <w:tr w:rsidR="002A2F18" w:rsidRPr="0015403E" w14:paraId="402C27F1" w14:textId="77777777" w:rsidTr="008140DC">
        <w:trPr>
          <w:trHeight w:val="1070"/>
        </w:trPr>
        <w:tc>
          <w:tcPr>
            <w:tcW w:w="2155" w:type="dxa"/>
            <w:shd w:val="clear" w:color="auto" w:fill="auto"/>
            <w:vAlign w:val="center"/>
          </w:tcPr>
          <w:p w14:paraId="22E2DB5E"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D</w:t>
            </w:r>
          </w:p>
          <w:p w14:paraId="74066AE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“Temp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3540243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78BB2FF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 and a species-specific, phylogenetic intercept.</w:t>
            </w:r>
            <w:r>
              <w:rPr>
                <w:rFonts w:ascii="Times New Roman" w:hAnsi="Times New Roman" w:cs="Times New Roman"/>
                <w:sz w:val="20"/>
                <w:szCs w:val="20"/>
              </w:rPr>
              <w:t xml:space="preserve"> Warmer, southern species will exhibit increases in occupancy probability.</w:t>
            </w:r>
          </w:p>
        </w:tc>
      </w:tr>
      <w:tr w:rsidR="00760DB7" w:rsidRPr="0015403E" w14:paraId="2ED91AE3" w14:textId="77777777" w:rsidTr="008140DC">
        <w:trPr>
          <w:trHeight w:val="1070"/>
          <w:ins w:id="699" w:author="Vaughn Shirey" w:date="2023-08-25T09:58:00Z"/>
        </w:trPr>
        <w:tc>
          <w:tcPr>
            <w:tcW w:w="2155" w:type="dxa"/>
            <w:shd w:val="clear" w:color="auto" w:fill="auto"/>
            <w:vAlign w:val="center"/>
          </w:tcPr>
          <w:p w14:paraId="31D738D8" w14:textId="77777777" w:rsidR="00760DB7" w:rsidRDefault="00760DB7" w:rsidP="00E4793C">
            <w:pPr>
              <w:rPr>
                <w:ins w:id="700" w:author="Vaughn Shirey" w:date="2023-08-25T09:58:00Z"/>
                <w:rFonts w:ascii="Times New Roman" w:hAnsi="Times New Roman" w:cs="Times New Roman"/>
                <w:sz w:val="20"/>
                <w:szCs w:val="20"/>
              </w:rPr>
            </w:pPr>
            <w:ins w:id="701" w:author="Vaughn Shirey" w:date="2023-08-25T09:58:00Z">
              <w:r>
                <w:rPr>
                  <w:rFonts w:ascii="Times New Roman" w:hAnsi="Times New Roman" w:cs="Times New Roman"/>
                  <w:sz w:val="20"/>
                  <w:szCs w:val="20"/>
                </w:rPr>
                <w:t>E</w:t>
              </w:r>
            </w:ins>
          </w:p>
          <w:p w14:paraId="29C16A59" w14:textId="49201ED7" w:rsidR="00760DB7" w:rsidRPr="0015403E" w:rsidRDefault="00760DB7" w:rsidP="00E4793C">
            <w:pPr>
              <w:rPr>
                <w:ins w:id="702" w:author="Vaughn Shirey" w:date="2023-08-25T09:58:00Z"/>
                <w:rFonts w:ascii="Times New Roman" w:hAnsi="Times New Roman" w:cs="Times New Roman"/>
                <w:sz w:val="20"/>
                <w:szCs w:val="20"/>
              </w:rPr>
            </w:pPr>
            <w:ins w:id="703" w:author="Vaughn Shirey" w:date="2023-08-25T09:58:00Z">
              <w:r>
                <w:rPr>
                  <w:rFonts w:ascii="Times New Roman" w:hAnsi="Times New Roman" w:cs="Times New Roman"/>
                  <w:sz w:val="20"/>
                  <w:szCs w:val="20"/>
                </w:rPr>
                <w:t>“Temp Range”</w:t>
              </w:r>
            </w:ins>
          </w:p>
        </w:tc>
        <w:tc>
          <w:tcPr>
            <w:tcW w:w="6750" w:type="dxa"/>
            <w:shd w:val="clear" w:color="auto" w:fill="auto"/>
            <w:vAlign w:val="center"/>
          </w:tcPr>
          <w:p w14:paraId="7C19AFD8" w14:textId="5EEE81EC" w:rsidR="00760DB7" w:rsidRDefault="00D05A24" w:rsidP="00E4793C">
            <w:pPr>
              <w:rPr>
                <w:ins w:id="704" w:author="Vaughn Shirey" w:date="2023-08-25T09:58:00Z"/>
                <w:rFonts w:ascii="Times New Roman" w:hAnsi="Times New Roman" w:cs="Times New Roman"/>
                <w:noProof/>
                <w:sz w:val="20"/>
                <w:szCs w:val="20"/>
              </w:rPr>
            </w:pPr>
            <m:oMathPara>
              <m:oMath>
                <m:r>
                  <w:ins w:id="705" w:author="Vaughn Shirey" w:date="2023-08-25T09:59:00Z">
                    <w:rPr>
                      <w:rFonts w:ascii="Cambria Math" w:hAnsi="Cambria Math" w:cs="Times New Roman"/>
                      <w:noProof/>
                      <w:sz w:val="20"/>
                      <w:szCs w:val="20"/>
                    </w:rPr>
                    <m:t>Trend~</m:t>
                  </w:ins>
                </m:r>
                <m:r>
                  <w:ins w:id="706" w:author="Vaughn Shirey" w:date="2023-08-25T09:59:00Z">
                    <m:rPr>
                      <m:sty m:val="p"/>
                    </m:rPr>
                    <w:rPr>
                      <w:rFonts w:ascii="Cambria Math" w:hAnsi="Cambria Math" w:cs="Times New Roman"/>
                      <w:noProof/>
                      <w:sz w:val="20"/>
                      <w:szCs w:val="20"/>
                    </w:rPr>
                    <m:t>α</m:t>
                  </w:ins>
                </m:r>
                <m:r>
                  <w:ins w:id="707" w:author="Vaughn Shirey" w:date="2023-08-25T09:59:00Z">
                    <w:rPr>
                      <w:rFonts w:ascii="Cambria Math" w:hAnsi="Cambria Math" w:cs="Times New Roman"/>
                      <w:noProof/>
                      <w:sz w:val="20"/>
                      <w:szCs w:val="20"/>
                    </w:rPr>
                    <m:t>+</m:t>
                  </w:ins>
                </m:r>
                <m:sSub>
                  <m:sSubPr>
                    <m:ctrlPr>
                      <w:ins w:id="708" w:author="Vaughn Shirey" w:date="2023-08-25T09:59:00Z">
                        <w:rPr>
                          <w:rFonts w:ascii="Cambria Math" w:hAnsi="Cambria Math" w:cs="Times New Roman"/>
                          <w:bCs/>
                          <w:i/>
                          <w:noProof/>
                          <w:sz w:val="20"/>
                          <w:szCs w:val="20"/>
                        </w:rPr>
                      </w:ins>
                    </m:ctrlPr>
                  </m:sSubPr>
                  <m:e>
                    <m:r>
                      <w:ins w:id="709" w:author="Vaughn Shirey" w:date="2023-08-25T09:59:00Z">
                        <m:rPr>
                          <m:sty m:val="p"/>
                        </m:rPr>
                        <w:rPr>
                          <w:rFonts w:ascii="Cambria Math" w:hAnsi="Cambria Math" w:cs="Times New Roman"/>
                          <w:noProof/>
                          <w:sz w:val="20"/>
                          <w:szCs w:val="20"/>
                        </w:rPr>
                        <m:t>β</m:t>
                      </w:ins>
                    </m:r>
                  </m:e>
                  <m:sub>
                    <m:r>
                      <w:ins w:id="710" w:author="Vaughn Shirey" w:date="2023-08-25T09:59:00Z">
                        <w:rPr>
                          <w:rFonts w:ascii="Cambria Math" w:hAnsi="Cambria Math" w:cs="Times New Roman"/>
                          <w:noProof/>
                          <w:sz w:val="20"/>
                          <w:szCs w:val="20"/>
                        </w:rPr>
                        <m:t>1</m:t>
                      </w:ins>
                    </m:r>
                  </m:sub>
                </m:sSub>
                <m:r>
                  <w:ins w:id="711" w:author="Vaughn Shirey" w:date="2023-08-25T09:59:00Z">
                    <m:rPr>
                      <m:sty m:val="p"/>
                    </m:rPr>
                    <w:rPr>
                      <w:rFonts w:ascii="Cambria Math" w:hAnsi="Cambria Math" w:cs="Times New Roman"/>
                      <w:noProof/>
                      <w:sz w:val="20"/>
                      <w:szCs w:val="20"/>
                    </w:rPr>
                    <m:t>×</m:t>
                  </w:ins>
                </m:r>
                <m:r>
                  <w:ins w:id="712" w:author="Vaughn Shirey" w:date="2023-08-25T09:59:00Z">
                    <w:rPr>
                      <w:rFonts w:ascii="Cambria Math" w:hAnsi="Cambria Math" w:cs="Times New Roman"/>
                      <w:noProof/>
                      <w:sz w:val="20"/>
                      <w:szCs w:val="20"/>
                    </w:rPr>
                    <m:t>RangeTempDiff</m:t>
                  </w:ins>
                </m:r>
              </m:oMath>
            </m:oMathPara>
          </w:p>
        </w:tc>
        <w:tc>
          <w:tcPr>
            <w:tcW w:w="4009" w:type="dxa"/>
            <w:shd w:val="clear" w:color="auto" w:fill="auto"/>
            <w:vAlign w:val="center"/>
          </w:tcPr>
          <w:p w14:paraId="007BF7AB" w14:textId="24CC6BAD" w:rsidR="00760DB7" w:rsidRPr="0015403E" w:rsidRDefault="00D05A24" w:rsidP="00E4793C">
            <w:pPr>
              <w:rPr>
                <w:ins w:id="713" w:author="Vaughn Shirey" w:date="2023-08-25T09:58:00Z"/>
                <w:rFonts w:ascii="Times New Roman" w:hAnsi="Times New Roman" w:cs="Times New Roman"/>
                <w:sz w:val="20"/>
                <w:szCs w:val="20"/>
              </w:rPr>
            </w:pPr>
            <w:ins w:id="714" w:author="Vaughn Shirey" w:date="2023-08-25T09:59:00Z">
              <w:r>
                <w:rPr>
                  <w:rFonts w:ascii="Times New Roman" w:hAnsi="Times New Roman" w:cs="Times New Roman"/>
                  <w:sz w:val="20"/>
                  <w:szCs w:val="20"/>
                </w:rPr>
                <w:t xml:space="preserve">Occupancy trends are best predicted by the range of </w:t>
              </w:r>
            </w:ins>
            <w:ins w:id="715" w:author="Vaughn Shirey" w:date="2023-08-25T10:00:00Z">
              <w:r>
                <w:rPr>
                  <w:rFonts w:ascii="Times New Roman" w:hAnsi="Times New Roman" w:cs="Times New Roman"/>
                  <w:sz w:val="20"/>
                  <w:szCs w:val="20"/>
                </w:rPr>
                <w:t>average annual temperatures experienced by the species across its range. Species with larger temperature ranges will exhibit increases in occupancy probability.</w:t>
              </w:r>
            </w:ins>
          </w:p>
        </w:tc>
      </w:tr>
      <w:tr w:rsidR="00760DB7" w:rsidRPr="0015403E" w14:paraId="2A7A39C7" w14:textId="77777777" w:rsidTr="008140DC">
        <w:trPr>
          <w:trHeight w:val="1070"/>
          <w:ins w:id="716" w:author="Vaughn Shirey" w:date="2023-08-25T09:58:00Z"/>
        </w:trPr>
        <w:tc>
          <w:tcPr>
            <w:tcW w:w="2155" w:type="dxa"/>
            <w:shd w:val="clear" w:color="auto" w:fill="auto"/>
            <w:vAlign w:val="center"/>
          </w:tcPr>
          <w:p w14:paraId="0C8C3989" w14:textId="77777777" w:rsidR="00760DB7" w:rsidRDefault="00760DB7" w:rsidP="00E4793C">
            <w:pPr>
              <w:rPr>
                <w:ins w:id="717" w:author="Vaughn Shirey" w:date="2023-08-25T09:58:00Z"/>
                <w:rFonts w:ascii="Times New Roman" w:hAnsi="Times New Roman" w:cs="Times New Roman"/>
                <w:sz w:val="20"/>
                <w:szCs w:val="20"/>
              </w:rPr>
            </w:pPr>
            <w:ins w:id="718" w:author="Vaughn Shirey" w:date="2023-08-25T09:58:00Z">
              <w:r>
                <w:rPr>
                  <w:rFonts w:ascii="Times New Roman" w:hAnsi="Times New Roman" w:cs="Times New Roman"/>
                  <w:sz w:val="20"/>
                  <w:szCs w:val="20"/>
                </w:rPr>
                <w:t>F</w:t>
              </w:r>
            </w:ins>
          </w:p>
          <w:p w14:paraId="6C9EB422" w14:textId="0085AAA6" w:rsidR="00760DB7" w:rsidRPr="0015403E" w:rsidRDefault="00760DB7" w:rsidP="00E4793C">
            <w:pPr>
              <w:rPr>
                <w:ins w:id="719" w:author="Vaughn Shirey" w:date="2023-08-25T09:58:00Z"/>
                <w:rFonts w:ascii="Times New Roman" w:hAnsi="Times New Roman" w:cs="Times New Roman"/>
                <w:sz w:val="20"/>
                <w:szCs w:val="20"/>
              </w:rPr>
            </w:pPr>
            <w:ins w:id="720" w:author="Vaughn Shirey" w:date="2023-08-25T09:58:00Z">
              <w:r>
                <w:rPr>
                  <w:rFonts w:ascii="Times New Roman" w:hAnsi="Times New Roman" w:cs="Times New Roman"/>
                  <w:sz w:val="20"/>
                  <w:szCs w:val="20"/>
                </w:rPr>
                <w:t xml:space="preserve">“Temp Range + </w:t>
              </w:r>
              <w:proofErr w:type="spellStart"/>
              <w:r>
                <w:rPr>
                  <w:rFonts w:ascii="Times New Roman" w:hAnsi="Times New Roman" w:cs="Times New Roman"/>
                  <w:sz w:val="20"/>
                  <w:szCs w:val="20"/>
                </w:rPr>
                <w:t>Phylo</w:t>
              </w:r>
              <w:proofErr w:type="spellEnd"/>
              <w:r>
                <w:rPr>
                  <w:rFonts w:ascii="Times New Roman" w:hAnsi="Times New Roman" w:cs="Times New Roman"/>
                  <w:sz w:val="20"/>
                  <w:szCs w:val="20"/>
                </w:rPr>
                <w:t>”</w:t>
              </w:r>
            </w:ins>
          </w:p>
        </w:tc>
        <w:tc>
          <w:tcPr>
            <w:tcW w:w="6750" w:type="dxa"/>
            <w:shd w:val="clear" w:color="auto" w:fill="auto"/>
            <w:vAlign w:val="center"/>
          </w:tcPr>
          <w:p w14:paraId="1F717331" w14:textId="78C62D9C" w:rsidR="00760DB7" w:rsidRDefault="00D05A24" w:rsidP="00E4793C">
            <w:pPr>
              <w:rPr>
                <w:ins w:id="721" w:author="Vaughn Shirey" w:date="2023-08-25T09:58:00Z"/>
                <w:rFonts w:ascii="Times New Roman" w:hAnsi="Times New Roman" w:cs="Times New Roman"/>
                <w:noProof/>
                <w:sz w:val="20"/>
                <w:szCs w:val="20"/>
              </w:rPr>
            </w:pPr>
            <m:oMathPara>
              <m:oMath>
                <m:r>
                  <w:ins w:id="722" w:author="Vaughn Shirey" w:date="2023-08-25T09:59:00Z">
                    <w:rPr>
                      <w:rFonts w:ascii="Cambria Math" w:hAnsi="Cambria Math" w:cs="Times New Roman"/>
                      <w:noProof/>
                      <w:sz w:val="20"/>
                      <w:szCs w:val="20"/>
                    </w:rPr>
                    <m:t>Trend~</m:t>
                  </w:ins>
                </m:r>
                <m:r>
                  <w:ins w:id="723" w:author="Vaughn Shirey" w:date="2023-08-25T09:59:00Z">
                    <m:rPr>
                      <m:sty m:val="p"/>
                    </m:rPr>
                    <w:rPr>
                      <w:rFonts w:ascii="Cambria Math" w:hAnsi="Cambria Math" w:cs="Times New Roman"/>
                      <w:noProof/>
                      <w:sz w:val="20"/>
                      <w:szCs w:val="20"/>
                    </w:rPr>
                    <m:t>α</m:t>
                  </w:ins>
                </m:r>
                <m:r>
                  <w:ins w:id="724" w:author="Vaughn Shirey" w:date="2023-08-25T09:59:00Z">
                    <w:rPr>
                      <w:rFonts w:ascii="Cambria Math" w:hAnsi="Cambria Math" w:cs="Times New Roman"/>
                      <w:noProof/>
                      <w:sz w:val="20"/>
                      <w:szCs w:val="20"/>
                    </w:rPr>
                    <m:t>+</m:t>
                  </w:ins>
                </m:r>
                <m:sSub>
                  <m:sSubPr>
                    <m:ctrlPr>
                      <w:ins w:id="725" w:author="Vaughn Shirey" w:date="2023-08-25T09:59:00Z">
                        <w:rPr>
                          <w:rFonts w:ascii="Cambria Math" w:hAnsi="Cambria Math" w:cs="Times New Roman"/>
                          <w:bCs/>
                          <w:i/>
                          <w:noProof/>
                          <w:sz w:val="20"/>
                          <w:szCs w:val="20"/>
                        </w:rPr>
                      </w:ins>
                    </m:ctrlPr>
                  </m:sSubPr>
                  <m:e>
                    <m:r>
                      <w:ins w:id="726" w:author="Vaughn Shirey" w:date="2023-08-25T09:59:00Z">
                        <m:rPr>
                          <m:sty m:val="p"/>
                        </m:rPr>
                        <w:rPr>
                          <w:rFonts w:ascii="Cambria Math" w:hAnsi="Cambria Math" w:cs="Times New Roman"/>
                          <w:noProof/>
                          <w:sz w:val="20"/>
                          <w:szCs w:val="20"/>
                        </w:rPr>
                        <m:t>α</m:t>
                      </w:ins>
                    </m:r>
                  </m:e>
                  <m:sub>
                    <m:r>
                      <w:ins w:id="727" w:author="Vaughn Shirey" w:date="2023-08-25T09:59:00Z">
                        <w:rPr>
                          <w:rFonts w:ascii="Cambria Math" w:hAnsi="Cambria Math" w:cs="Times New Roman"/>
                          <w:noProof/>
                          <w:sz w:val="20"/>
                          <w:szCs w:val="20"/>
                        </w:rPr>
                        <m:t>phylo</m:t>
                      </w:ins>
                    </m:r>
                  </m:sub>
                </m:sSub>
                <m:r>
                  <w:ins w:id="728" w:author="Vaughn Shirey" w:date="2023-08-25T09:59:00Z">
                    <w:rPr>
                      <w:rFonts w:ascii="Cambria Math" w:hAnsi="Cambria Math" w:cs="Times New Roman"/>
                      <w:noProof/>
                      <w:sz w:val="20"/>
                      <w:szCs w:val="20"/>
                    </w:rPr>
                    <m:t>+</m:t>
                  </w:ins>
                </m:r>
                <m:sSub>
                  <m:sSubPr>
                    <m:ctrlPr>
                      <w:ins w:id="729" w:author="Vaughn Shirey" w:date="2023-08-25T09:59:00Z">
                        <w:rPr>
                          <w:rFonts w:ascii="Cambria Math" w:hAnsi="Cambria Math" w:cs="Times New Roman"/>
                          <w:bCs/>
                          <w:i/>
                          <w:noProof/>
                          <w:sz w:val="20"/>
                          <w:szCs w:val="20"/>
                        </w:rPr>
                      </w:ins>
                    </m:ctrlPr>
                  </m:sSubPr>
                  <m:e>
                    <m:r>
                      <w:ins w:id="730" w:author="Vaughn Shirey" w:date="2023-08-25T09:59:00Z">
                        <m:rPr>
                          <m:sty m:val="p"/>
                        </m:rPr>
                        <w:rPr>
                          <w:rFonts w:ascii="Cambria Math" w:hAnsi="Cambria Math" w:cs="Times New Roman"/>
                          <w:noProof/>
                          <w:sz w:val="20"/>
                          <w:szCs w:val="20"/>
                        </w:rPr>
                        <m:t>β</m:t>
                      </w:ins>
                    </m:r>
                  </m:e>
                  <m:sub>
                    <m:r>
                      <w:ins w:id="731" w:author="Vaughn Shirey" w:date="2023-08-25T09:59:00Z">
                        <w:rPr>
                          <w:rFonts w:ascii="Cambria Math" w:hAnsi="Cambria Math" w:cs="Times New Roman"/>
                          <w:noProof/>
                          <w:sz w:val="20"/>
                          <w:szCs w:val="20"/>
                        </w:rPr>
                        <m:t>1</m:t>
                      </w:ins>
                    </m:r>
                  </m:sub>
                </m:sSub>
                <m:r>
                  <w:ins w:id="732" w:author="Vaughn Shirey" w:date="2023-08-25T09:59:00Z">
                    <m:rPr>
                      <m:sty m:val="p"/>
                    </m:rPr>
                    <w:rPr>
                      <w:rFonts w:ascii="Cambria Math" w:hAnsi="Cambria Math" w:cs="Times New Roman"/>
                      <w:noProof/>
                      <w:sz w:val="20"/>
                      <w:szCs w:val="20"/>
                    </w:rPr>
                    <m:t>×</m:t>
                  </w:ins>
                </m:r>
                <m:r>
                  <w:ins w:id="733" w:author="Vaughn Shirey" w:date="2023-08-25T09:59:00Z">
                    <w:rPr>
                      <w:rFonts w:ascii="Cambria Math" w:hAnsi="Cambria Math" w:cs="Times New Roman"/>
                      <w:noProof/>
                      <w:sz w:val="20"/>
                      <w:szCs w:val="20"/>
                    </w:rPr>
                    <m:t>RangeTempDiff</m:t>
                  </w:ins>
                </m:r>
              </m:oMath>
            </m:oMathPara>
          </w:p>
        </w:tc>
        <w:tc>
          <w:tcPr>
            <w:tcW w:w="4009" w:type="dxa"/>
            <w:shd w:val="clear" w:color="auto" w:fill="auto"/>
            <w:vAlign w:val="center"/>
          </w:tcPr>
          <w:p w14:paraId="5E5CD592" w14:textId="4F8ACB82" w:rsidR="00760DB7" w:rsidRPr="0015403E" w:rsidRDefault="00D05A24" w:rsidP="00E4793C">
            <w:pPr>
              <w:rPr>
                <w:ins w:id="734" w:author="Vaughn Shirey" w:date="2023-08-25T09:58:00Z"/>
                <w:rFonts w:ascii="Times New Roman" w:hAnsi="Times New Roman" w:cs="Times New Roman"/>
                <w:sz w:val="20"/>
                <w:szCs w:val="20"/>
              </w:rPr>
            </w:pPr>
            <w:ins w:id="735" w:author="Vaughn Shirey" w:date="2023-08-25T10:00:00Z">
              <w:r>
                <w:rPr>
                  <w:rFonts w:ascii="Times New Roman" w:hAnsi="Times New Roman" w:cs="Times New Roman"/>
                  <w:sz w:val="20"/>
                  <w:szCs w:val="20"/>
                </w:rPr>
                <w:t>Occupancy trends are best predicted by the range of average annual temperatures experienced by the species across its range and a species-specific phylogenetic intercept. Species with larger temperature ranges will exhibit increases in occupancy probability.</w:t>
              </w:r>
            </w:ins>
          </w:p>
        </w:tc>
      </w:tr>
      <w:tr w:rsidR="002A2F18" w:rsidRPr="0015403E" w14:paraId="08F28AB4" w14:textId="77777777" w:rsidTr="008140DC">
        <w:trPr>
          <w:trHeight w:val="710"/>
        </w:trPr>
        <w:tc>
          <w:tcPr>
            <w:tcW w:w="2155" w:type="dxa"/>
            <w:shd w:val="clear" w:color="auto" w:fill="auto"/>
            <w:vAlign w:val="center"/>
          </w:tcPr>
          <w:p w14:paraId="79052349" w14:textId="26E39B65" w:rsidR="002A2F18" w:rsidRPr="0015403E" w:rsidRDefault="00760DB7" w:rsidP="00E4793C">
            <w:pPr>
              <w:rPr>
                <w:rFonts w:ascii="Times New Roman" w:hAnsi="Times New Roman" w:cs="Times New Roman"/>
                <w:sz w:val="20"/>
                <w:szCs w:val="20"/>
              </w:rPr>
            </w:pPr>
            <w:ins w:id="736" w:author="Vaughn Shirey" w:date="2023-08-25T09:58:00Z">
              <w:r>
                <w:rPr>
                  <w:rFonts w:ascii="Times New Roman" w:hAnsi="Times New Roman" w:cs="Times New Roman"/>
                  <w:sz w:val="20"/>
                  <w:szCs w:val="20"/>
                </w:rPr>
                <w:t>G</w:t>
              </w:r>
            </w:ins>
            <w:del w:id="737" w:author="Vaughn Shirey" w:date="2023-08-25T09:58:00Z">
              <w:r w:rsidR="002A2F18" w:rsidRPr="0015403E" w:rsidDel="00760DB7">
                <w:rPr>
                  <w:rFonts w:ascii="Times New Roman" w:hAnsi="Times New Roman" w:cs="Times New Roman"/>
                  <w:sz w:val="20"/>
                  <w:szCs w:val="20"/>
                </w:rPr>
                <w:delText>E</w:delText>
              </w:r>
            </w:del>
          </w:p>
          <w:p w14:paraId="5527A67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D29583A"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662A89BA"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Pr>
                <w:rFonts w:ascii="Times New Roman" w:hAnsi="Times New Roman" w:cs="Times New Roman"/>
                <w:sz w:val="20"/>
                <w:szCs w:val="20"/>
              </w:rPr>
              <w:t xml:space="preserve"> Widely distributed species will exhibit increases in occupancy probability due to wider environmental tolerance. </w:t>
            </w:r>
          </w:p>
        </w:tc>
      </w:tr>
      <w:tr w:rsidR="002A2F18" w:rsidRPr="0015403E" w14:paraId="3090F4DF" w14:textId="77777777" w:rsidTr="008140DC">
        <w:trPr>
          <w:trHeight w:val="890"/>
        </w:trPr>
        <w:tc>
          <w:tcPr>
            <w:tcW w:w="2155" w:type="dxa"/>
            <w:shd w:val="clear" w:color="auto" w:fill="auto"/>
            <w:vAlign w:val="center"/>
          </w:tcPr>
          <w:p w14:paraId="5BBFBE9B" w14:textId="473B5A20" w:rsidR="002A2F18" w:rsidRPr="0015403E" w:rsidRDefault="00760DB7" w:rsidP="00E4793C">
            <w:pPr>
              <w:rPr>
                <w:rFonts w:ascii="Times New Roman" w:hAnsi="Times New Roman" w:cs="Times New Roman"/>
                <w:sz w:val="20"/>
                <w:szCs w:val="20"/>
              </w:rPr>
            </w:pPr>
            <w:ins w:id="738" w:author="Vaughn Shirey" w:date="2023-08-25T09:58:00Z">
              <w:r>
                <w:rPr>
                  <w:rFonts w:ascii="Times New Roman" w:hAnsi="Times New Roman" w:cs="Times New Roman"/>
                  <w:sz w:val="20"/>
                  <w:szCs w:val="20"/>
                </w:rPr>
                <w:t>H</w:t>
              </w:r>
            </w:ins>
            <w:del w:id="739" w:author="Vaughn Shirey" w:date="2023-08-25T09:58:00Z">
              <w:r w:rsidR="002A2F18" w:rsidRPr="0015403E" w:rsidDel="00760DB7">
                <w:rPr>
                  <w:rFonts w:ascii="Times New Roman" w:hAnsi="Times New Roman" w:cs="Times New Roman"/>
                  <w:sz w:val="20"/>
                  <w:szCs w:val="20"/>
                </w:rPr>
                <w:delText>F</w:delText>
              </w:r>
            </w:del>
          </w:p>
          <w:p w14:paraId="6600286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“Range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2F1A1CE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17D3B9F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Pr>
                <w:rFonts w:ascii="Times New Roman" w:hAnsi="Times New Roman" w:cs="Times New Roman"/>
                <w:sz w:val="20"/>
                <w:szCs w:val="20"/>
              </w:rPr>
              <w:t xml:space="preserve"> Widely distributed species will exhibit increases in occupancy probability due to wider environmental tolerance.</w:t>
            </w:r>
          </w:p>
        </w:tc>
      </w:tr>
      <w:tr w:rsidR="002A2F18" w:rsidRPr="0015403E" w14:paraId="7053D40F" w14:textId="77777777" w:rsidTr="008140DC">
        <w:trPr>
          <w:trHeight w:val="710"/>
        </w:trPr>
        <w:tc>
          <w:tcPr>
            <w:tcW w:w="2155" w:type="dxa"/>
            <w:shd w:val="clear" w:color="auto" w:fill="auto"/>
            <w:vAlign w:val="center"/>
          </w:tcPr>
          <w:p w14:paraId="440EC9D5" w14:textId="56F42D74" w:rsidR="002A2F18" w:rsidRPr="0015403E" w:rsidRDefault="00760DB7" w:rsidP="00E4793C">
            <w:pPr>
              <w:rPr>
                <w:rFonts w:ascii="Times New Roman" w:hAnsi="Times New Roman" w:cs="Times New Roman"/>
                <w:sz w:val="20"/>
                <w:szCs w:val="20"/>
              </w:rPr>
            </w:pPr>
            <w:ins w:id="740" w:author="Vaughn Shirey" w:date="2023-08-25T09:58:00Z">
              <w:r>
                <w:rPr>
                  <w:rFonts w:ascii="Times New Roman" w:hAnsi="Times New Roman" w:cs="Times New Roman"/>
                  <w:sz w:val="20"/>
                  <w:szCs w:val="20"/>
                </w:rPr>
                <w:lastRenderedPageBreak/>
                <w:t>I</w:t>
              </w:r>
            </w:ins>
            <w:del w:id="741" w:author="Vaughn Shirey" w:date="2023-08-25T09:58:00Z">
              <w:r w:rsidR="002A2F18" w:rsidRPr="0015403E" w:rsidDel="00760DB7">
                <w:rPr>
                  <w:rFonts w:ascii="Times New Roman" w:hAnsi="Times New Roman" w:cs="Times New Roman"/>
                  <w:sz w:val="20"/>
                  <w:szCs w:val="20"/>
                </w:rPr>
                <w:delText>G</w:delText>
              </w:r>
            </w:del>
          </w:p>
          <w:p w14:paraId="0661BA6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6E39134D"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1EA663EA" w14:textId="3CB1F306"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Occupancy trends are best predicted by species’ average wingspan. Larger species will exhibit increases in occupancy 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3854EB">
              <w:rPr>
                <w:rFonts w:ascii="Times New Roman" w:hAnsi="Times New Roman" w:cs="Times New Roman"/>
                <w:sz w:val="20"/>
                <w:szCs w:val="20"/>
              </w:rPr>
              <w:instrText xml:space="preserve"> ADDIN ZOTERO_ITEM CSL_CITATION {"citationID":"cl6bVZZY","properties":{"formattedCitation":"(Sekar 2012)","plainCitation":"(Sekar 2012)","noteIndex":0},"citationItems":[{"id":820,"uris":["http://zotero.org/users/3183432/items/6TMG7736"],"itemData":{"id":820,"type":"article-journal","container-title":"Journal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0C7BB044" w14:textId="77777777" w:rsidTr="008140DC">
        <w:trPr>
          <w:trHeight w:val="890"/>
        </w:trPr>
        <w:tc>
          <w:tcPr>
            <w:tcW w:w="2155" w:type="dxa"/>
            <w:shd w:val="clear" w:color="auto" w:fill="auto"/>
            <w:vAlign w:val="center"/>
          </w:tcPr>
          <w:p w14:paraId="5AFB2B4C" w14:textId="39740FDF" w:rsidR="002A2F18" w:rsidRPr="0015403E" w:rsidRDefault="002A2F18" w:rsidP="00E4793C">
            <w:pPr>
              <w:rPr>
                <w:rFonts w:ascii="Times New Roman" w:hAnsi="Times New Roman" w:cs="Times New Roman"/>
                <w:sz w:val="20"/>
                <w:szCs w:val="20"/>
              </w:rPr>
            </w:pPr>
            <w:del w:id="742" w:author="Vaughn Shirey" w:date="2023-08-25T09:59:00Z">
              <w:r w:rsidRPr="0015403E" w:rsidDel="00760DB7">
                <w:rPr>
                  <w:rFonts w:ascii="Times New Roman" w:hAnsi="Times New Roman" w:cs="Times New Roman"/>
                  <w:sz w:val="20"/>
                  <w:szCs w:val="20"/>
                </w:rPr>
                <w:delText>H</w:delText>
              </w:r>
            </w:del>
            <w:ins w:id="743" w:author="Vaughn Shirey" w:date="2023-08-25T09:59:00Z">
              <w:r w:rsidR="00760DB7">
                <w:rPr>
                  <w:rFonts w:ascii="Times New Roman" w:hAnsi="Times New Roman" w:cs="Times New Roman"/>
                  <w:sz w:val="20"/>
                  <w:szCs w:val="20"/>
                </w:rPr>
                <w:t>J</w:t>
              </w:r>
            </w:ins>
          </w:p>
          <w:p w14:paraId="70B8F98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“Size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349474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2D4007E5" w14:textId="6B11E68B"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Occupancy trends are best predicted by species’ average wingspan and a species-specific phylogenetic intercept. Larger species will exhibit increases in occupancy 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3854EB">
              <w:rPr>
                <w:rFonts w:ascii="Times New Roman" w:hAnsi="Times New Roman" w:cs="Times New Roman"/>
                <w:sz w:val="20"/>
                <w:szCs w:val="20"/>
              </w:rPr>
              <w:instrText xml:space="preserve"> ADDIN ZOTERO_ITEM CSL_CITATION {"citationID":"ILfmPgtm","properties":{"formattedCitation":"(Sekar 2012)","plainCitation":"(Sekar 2012)","noteIndex":0},"citationItems":[{"id":820,"uris":["http://zotero.org/users/3183432/items/6TMG7736"],"itemData":{"id":820,"type":"article-journal","container-title":"Journal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35496811" w14:textId="77777777" w:rsidTr="008140DC">
        <w:trPr>
          <w:trHeight w:val="710"/>
        </w:trPr>
        <w:tc>
          <w:tcPr>
            <w:tcW w:w="2155" w:type="dxa"/>
            <w:shd w:val="clear" w:color="auto" w:fill="auto"/>
            <w:vAlign w:val="center"/>
          </w:tcPr>
          <w:p w14:paraId="0025E38B" w14:textId="726EC338" w:rsidR="002A2F18" w:rsidRPr="0015403E" w:rsidRDefault="00760DB7" w:rsidP="00E4793C">
            <w:pPr>
              <w:rPr>
                <w:rFonts w:ascii="Times New Roman" w:hAnsi="Times New Roman" w:cs="Times New Roman"/>
                <w:sz w:val="20"/>
                <w:szCs w:val="20"/>
              </w:rPr>
            </w:pPr>
            <w:ins w:id="744" w:author="Vaughn Shirey" w:date="2023-08-25T09:59:00Z">
              <w:r>
                <w:rPr>
                  <w:rFonts w:ascii="Times New Roman" w:hAnsi="Times New Roman" w:cs="Times New Roman"/>
                  <w:sz w:val="20"/>
                  <w:szCs w:val="20"/>
                </w:rPr>
                <w:t>K</w:t>
              </w:r>
            </w:ins>
            <w:del w:id="745" w:author="Vaughn Shirey" w:date="2023-08-25T09:59:00Z">
              <w:r w:rsidR="002A2F18" w:rsidRPr="0015403E" w:rsidDel="00760DB7">
                <w:rPr>
                  <w:rFonts w:ascii="Times New Roman" w:hAnsi="Times New Roman" w:cs="Times New Roman"/>
                  <w:sz w:val="20"/>
                  <w:szCs w:val="20"/>
                </w:rPr>
                <w:delText>I</w:delText>
              </w:r>
            </w:del>
          </w:p>
          <w:p w14:paraId="4896FFDF"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63E2E69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2B4987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3B9F1A41" w14:textId="77777777" w:rsidTr="008140DC">
        <w:trPr>
          <w:trHeight w:val="890"/>
        </w:trPr>
        <w:tc>
          <w:tcPr>
            <w:tcW w:w="2155" w:type="dxa"/>
            <w:shd w:val="clear" w:color="auto" w:fill="auto"/>
            <w:vAlign w:val="center"/>
          </w:tcPr>
          <w:p w14:paraId="5C2A2A6B" w14:textId="66BC66EE" w:rsidR="002A2F18" w:rsidRPr="0015403E" w:rsidRDefault="00760DB7" w:rsidP="00E4793C">
            <w:pPr>
              <w:rPr>
                <w:rFonts w:ascii="Times New Roman" w:hAnsi="Times New Roman" w:cs="Times New Roman"/>
                <w:sz w:val="20"/>
                <w:szCs w:val="20"/>
              </w:rPr>
            </w:pPr>
            <w:ins w:id="746" w:author="Vaughn Shirey" w:date="2023-08-25T09:59:00Z">
              <w:r>
                <w:rPr>
                  <w:rFonts w:ascii="Times New Roman" w:hAnsi="Times New Roman" w:cs="Times New Roman"/>
                  <w:sz w:val="20"/>
                  <w:szCs w:val="20"/>
                </w:rPr>
                <w:t>L</w:t>
              </w:r>
            </w:ins>
            <w:del w:id="747" w:author="Vaughn Shirey" w:date="2023-08-25T09:59:00Z">
              <w:r w:rsidR="002A2F18" w:rsidRPr="0015403E" w:rsidDel="00760DB7">
                <w:rPr>
                  <w:rFonts w:ascii="Times New Roman" w:hAnsi="Times New Roman" w:cs="Times New Roman"/>
                  <w:sz w:val="20"/>
                  <w:szCs w:val="20"/>
                </w:rPr>
                <w:delText>J</w:delText>
              </w:r>
            </w:del>
          </w:p>
          <w:p w14:paraId="58AA275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“Resource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12B3C7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5F037F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61FED5CF" w14:textId="77777777" w:rsidTr="008140DC">
        <w:trPr>
          <w:trHeight w:val="890"/>
        </w:trPr>
        <w:tc>
          <w:tcPr>
            <w:tcW w:w="2155" w:type="dxa"/>
            <w:shd w:val="clear" w:color="auto" w:fill="auto"/>
            <w:vAlign w:val="center"/>
          </w:tcPr>
          <w:p w14:paraId="61BEF332" w14:textId="6F8125CD" w:rsidR="002A2F18" w:rsidRPr="0015403E" w:rsidRDefault="00760DB7" w:rsidP="00E4793C">
            <w:pPr>
              <w:rPr>
                <w:rFonts w:ascii="Times New Roman" w:hAnsi="Times New Roman" w:cs="Times New Roman"/>
                <w:sz w:val="20"/>
                <w:szCs w:val="20"/>
              </w:rPr>
            </w:pPr>
            <w:ins w:id="748" w:author="Vaughn Shirey" w:date="2023-08-25T09:59:00Z">
              <w:r>
                <w:rPr>
                  <w:rFonts w:ascii="Times New Roman" w:hAnsi="Times New Roman" w:cs="Times New Roman"/>
                  <w:sz w:val="20"/>
                  <w:szCs w:val="20"/>
                </w:rPr>
                <w:t>M</w:t>
              </w:r>
            </w:ins>
            <w:del w:id="749" w:author="Vaughn Shirey" w:date="2023-08-25T09:59:00Z">
              <w:r w:rsidR="002A2F18" w:rsidRPr="0015403E" w:rsidDel="00760DB7">
                <w:rPr>
                  <w:rFonts w:ascii="Times New Roman" w:hAnsi="Times New Roman" w:cs="Times New Roman"/>
                  <w:sz w:val="20"/>
                  <w:szCs w:val="20"/>
                </w:rPr>
                <w:delText>K</w:delText>
              </w:r>
            </w:del>
          </w:p>
          <w:p w14:paraId="7584BF3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w:t>
            </w:r>
          </w:p>
        </w:tc>
        <w:tc>
          <w:tcPr>
            <w:tcW w:w="6750" w:type="dxa"/>
            <w:shd w:val="clear" w:color="auto" w:fill="auto"/>
            <w:vAlign w:val="center"/>
          </w:tcPr>
          <w:p w14:paraId="00A8C36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655DFEA4" w14:textId="5A32A29A"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Pr>
                <w:rFonts w:ascii="Times New Roman" w:hAnsi="Times New Roman" w:cs="Times New Roman"/>
                <w:sz w:val="20"/>
                <w:szCs w:val="20"/>
              </w:rPr>
              <w:t xml:space="preserve"> </w:t>
            </w:r>
            <w:r w:rsidR="001F75E5" w:rsidRPr="001F75E5">
              <w:rPr>
                <w:rFonts w:ascii="Times New Roman" w:hAnsi="Times New Roman" w:cs="Times New Roman"/>
                <w:sz w:val="20"/>
                <w:szCs w:val="20"/>
              </w:rPr>
              <w:t xml:space="preserve">We included an interaction term here since physiological or behavioral overwintering strategies could vary by a species’ thermal adaptability. For example, some species of Lepidoptera possess the ability to synthesize antifreeze compounds while others may burrow underground or find other sheltering mechanisms to survive winter conditions </w:t>
            </w:r>
            <w:r w:rsidR="001F75E5" w:rsidRPr="001F75E5">
              <w:rPr>
                <w:rFonts w:ascii="Times New Roman" w:hAnsi="Times New Roman" w:cs="Times New Roman"/>
                <w:sz w:val="20"/>
                <w:szCs w:val="20"/>
              </w:rPr>
              <w:fldChar w:fldCharType="begin"/>
            </w:r>
            <w:r w:rsidR="003854EB">
              <w:rPr>
                <w:rFonts w:ascii="Times New Roman" w:hAnsi="Times New Roman" w:cs="Times New Roman"/>
                <w:sz w:val="20"/>
                <w:szCs w:val="20"/>
              </w:rPr>
              <w:instrText xml:space="preserve"> ADDIN ZOTERO_ITEM CSL_CITATION {"citationID":"fSAf5k0F","properties":{"formattedCitation":"(Downes 1965; Layne Jr &amp; Kuharsky 2000; Brackley 2021)","plainCitation":"(Downes 1965; Layne Jr &amp; Kuharsky 2000; Brackley 2021)","noteIndex":0},"citationItems":[{"id":476,"uris":["http://zotero.org/users/3183432/items/MKF9ZD65"],"itemData":{"id":476,"type":"article-journal","container-title":"Annual Review of Entomology","issue":"1","note":"publisher: Annual Reviews 4139 El Camino Way, PO Box 10139, Palo Alto, CA 94303-0139, USA","page":"257–274","title":"Adaptations of insects in the Arctic","volume":"10","author":[{"family":"Downes","given":"JA"}],"issued":{"date-parts":[["1965"]]}}},{"id":477,"uris":["http://zotero.org/users/3183432/items/B6ZP5ARI"],"itemData":{"id":477,"type":"article-journal","container-title":"Journal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K"}],"issued":{"date-parts":[["2000"]]}}},{"id":478,"uris":["http://zotero.org/users/3183432/items/HNQDR338"],"itemData":{"id":478,"type":"book","publisher":"Georgetown University","title":"No Longer Forgotten: Pupation as a Critical Link in the Lepidopteran Life Cycle","author":[{"family":"Brackley","given":"Allison"}],"issued":{"date-parts":[["2021"]]}}}],"schema":"https://github.com/citation-style-language/schema/raw/master/csl-citation.json"}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(Downes 1965; Layne Jr &amp; Kuharsky 2000; Brackley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 xml:space="preserve">. Further, responses to environmental cues can vary ontogenetically </w:t>
            </w:r>
            <w:r w:rsidR="001F75E5" w:rsidRPr="001F75E5">
              <w:rPr>
                <w:rFonts w:ascii="Times New Roman" w:hAnsi="Times New Roman" w:cs="Times New Roman"/>
                <w:sz w:val="20"/>
                <w:szCs w:val="20"/>
              </w:rPr>
              <w:fldChar w:fldCharType="begin"/>
            </w:r>
            <w:r w:rsidR="003854EB">
              <w:rPr>
                <w:rFonts w:ascii="Times New Roman" w:hAnsi="Times New Roman" w:cs="Times New Roman"/>
                <w:sz w:val="20"/>
                <w:szCs w:val="20"/>
              </w:rPr>
              <w:instrText xml:space="preserve"> ADDIN ZOTERO_ITEM CSL_CITATION {"citationID":"rrpRQiCX","properties":{"formattedCitation":"(Brackley {\\i{}et al.} 2021)","plainCitation":"(Brackley et al. 2021)","noteIndex":0},"citationItems":[{"id":479,"uris":["http://zotero.org/users/3183432/items/MM2V8BWE"],"itemData":{"id":479,"type":"article-journal","container-title":"Entomologia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 xml:space="preserve">(Brackley </w:t>
            </w:r>
            <w:r w:rsidR="001F75E5" w:rsidRPr="001F75E5">
              <w:rPr>
                <w:rFonts w:ascii="Times New Roman" w:hAnsi="Times New Roman" w:cs="Times New Roman"/>
                <w:i/>
                <w:iCs/>
                <w:sz w:val="20"/>
                <w:szCs w:val="20"/>
              </w:rPr>
              <w:t>et al.</w:t>
            </w:r>
            <w:r w:rsidR="001F75E5" w:rsidRPr="001F75E5">
              <w:rPr>
                <w:rFonts w:ascii="Times New Roman" w:hAnsi="Times New Roman" w:cs="Times New Roman"/>
                <w:sz w:val="20"/>
                <w:szCs w:val="20"/>
              </w:rPr>
              <w:t xml:space="preserve">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w:t>
            </w:r>
          </w:p>
        </w:tc>
      </w:tr>
      <w:tr w:rsidR="002A2F18" w:rsidRPr="0015403E" w14:paraId="051F50A8" w14:textId="77777777" w:rsidTr="008140DC">
        <w:trPr>
          <w:trHeight w:val="980"/>
        </w:trPr>
        <w:tc>
          <w:tcPr>
            <w:tcW w:w="2155" w:type="dxa"/>
            <w:shd w:val="clear" w:color="auto" w:fill="auto"/>
            <w:vAlign w:val="center"/>
          </w:tcPr>
          <w:p w14:paraId="085D51A6" w14:textId="50B1B05E" w:rsidR="002A2F18" w:rsidRPr="0015403E" w:rsidRDefault="00760DB7" w:rsidP="00E4793C">
            <w:pPr>
              <w:rPr>
                <w:rFonts w:ascii="Times New Roman" w:hAnsi="Times New Roman" w:cs="Times New Roman"/>
                <w:sz w:val="20"/>
                <w:szCs w:val="20"/>
              </w:rPr>
            </w:pPr>
            <w:ins w:id="750" w:author="Vaughn Shirey" w:date="2023-08-25T09:59:00Z">
              <w:r>
                <w:rPr>
                  <w:rFonts w:ascii="Times New Roman" w:hAnsi="Times New Roman" w:cs="Times New Roman"/>
                  <w:sz w:val="20"/>
                  <w:szCs w:val="20"/>
                </w:rPr>
                <w:t>N</w:t>
              </w:r>
            </w:ins>
            <w:del w:id="751" w:author="Vaughn Shirey" w:date="2023-08-25T09:59:00Z">
              <w:r w:rsidR="002A2F18" w:rsidRPr="0015403E" w:rsidDel="00760DB7">
                <w:rPr>
                  <w:rFonts w:ascii="Times New Roman" w:hAnsi="Times New Roman" w:cs="Times New Roman"/>
                  <w:sz w:val="20"/>
                  <w:szCs w:val="20"/>
                </w:rPr>
                <w:delText>L</w:delText>
              </w:r>
            </w:del>
          </w:p>
          <w:p w14:paraId="7F1212E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“Overwinter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36C6B07"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2152EB73" w14:textId="476DCC03"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Pr>
                <w:rFonts w:ascii="Times New Roman" w:hAnsi="Times New Roman" w:cs="Times New Roman"/>
                <w:sz w:val="20"/>
                <w:szCs w:val="20"/>
              </w:rPr>
              <w:t xml:space="preserve"> </w:t>
            </w:r>
            <w:r w:rsidR="00B1612F">
              <w:rPr>
                <w:rFonts w:ascii="Times New Roman" w:hAnsi="Times New Roman" w:cs="Times New Roman"/>
                <w:sz w:val="20"/>
                <w:szCs w:val="20"/>
              </w:rPr>
              <w:t>Following the same logic as Model K.</w:t>
            </w:r>
          </w:p>
        </w:tc>
      </w:tr>
      <w:tr w:rsidR="002A2F18" w:rsidRPr="0015403E" w14:paraId="56C5802F" w14:textId="77777777" w:rsidTr="008140DC">
        <w:trPr>
          <w:trHeight w:val="890"/>
        </w:trPr>
        <w:tc>
          <w:tcPr>
            <w:tcW w:w="2155" w:type="dxa"/>
            <w:shd w:val="clear" w:color="auto" w:fill="auto"/>
            <w:vAlign w:val="center"/>
          </w:tcPr>
          <w:p w14:paraId="1D65E126" w14:textId="0DCD333D" w:rsidR="002A2F18" w:rsidRPr="0015403E" w:rsidRDefault="00760DB7" w:rsidP="00E4793C">
            <w:pPr>
              <w:rPr>
                <w:rFonts w:ascii="Times New Roman" w:hAnsi="Times New Roman" w:cs="Times New Roman"/>
                <w:sz w:val="20"/>
                <w:szCs w:val="20"/>
              </w:rPr>
            </w:pPr>
            <w:ins w:id="752" w:author="Vaughn Shirey" w:date="2023-08-25T09:59:00Z">
              <w:r>
                <w:rPr>
                  <w:rFonts w:ascii="Times New Roman" w:hAnsi="Times New Roman" w:cs="Times New Roman"/>
                  <w:sz w:val="20"/>
                  <w:szCs w:val="20"/>
                </w:rPr>
                <w:lastRenderedPageBreak/>
                <w:t>O</w:t>
              </w:r>
            </w:ins>
            <w:del w:id="753" w:author="Vaughn Shirey" w:date="2023-08-25T09:59:00Z">
              <w:r w:rsidR="002A2F18" w:rsidRPr="0015403E" w:rsidDel="00760DB7">
                <w:rPr>
                  <w:rFonts w:ascii="Times New Roman" w:hAnsi="Times New Roman" w:cs="Times New Roman"/>
                  <w:sz w:val="20"/>
                  <w:szCs w:val="20"/>
                </w:rPr>
                <w:delText>M</w:delText>
              </w:r>
            </w:del>
          </w:p>
          <w:p w14:paraId="687B376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5A09915B"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3C1A449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Pr>
                <w:rFonts w:ascii="Times New Roman" w:hAnsi="Times New Roman" w:cs="Times New Roman"/>
                <w:sz w:val="20"/>
                <w:szCs w:val="20"/>
              </w:rPr>
              <w:t xml:space="preserve"> Many traits predict occupancy trend.</w:t>
            </w:r>
          </w:p>
        </w:tc>
      </w:tr>
      <w:tr w:rsidR="002A2F18" w:rsidRPr="0015403E" w14:paraId="01C536B3" w14:textId="77777777" w:rsidTr="008140DC">
        <w:trPr>
          <w:trHeight w:val="980"/>
        </w:trPr>
        <w:tc>
          <w:tcPr>
            <w:tcW w:w="2155" w:type="dxa"/>
            <w:shd w:val="clear" w:color="auto" w:fill="auto"/>
            <w:vAlign w:val="center"/>
          </w:tcPr>
          <w:p w14:paraId="71D38188" w14:textId="4E397FF0" w:rsidR="002A2F18" w:rsidRPr="0015403E" w:rsidRDefault="00760DB7" w:rsidP="00E4793C">
            <w:pPr>
              <w:rPr>
                <w:rFonts w:ascii="Times New Roman" w:hAnsi="Times New Roman" w:cs="Times New Roman"/>
                <w:sz w:val="20"/>
                <w:szCs w:val="20"/>
              </w:rPr>
            </w:pPr>
            <w:ins w:id="754" w:author="Vaughn Shirey" w:date="2023-08-25T09:59:00Z">
              <w:r>
                <w:rPr>
                  <w:rFonts w:ascii="Times New Roman" w:hAnsi="Times New Roman" w:cs="Times New Roman"/>
                  <w:sz w:val="20"/>
                  <w:szCs w:val="20"/>
                </w:rPr>
                <w:t>P</w:t>
              </w:r>
            </w:ins>
            <w:del w:id="755" w:author="Vaughn Shirey" w:date="2023-08-25T09:59:00Z">
              <w:r w:rsidR="002A2F18" w:rsidRPr="0015403E" w:rsidDel="00760DB7">
                <w:rPr>
                  <w:rFonts w:ascii="Times New Roman" w:hAnsi="Times New Roman" w:cs="Times New Roman"/>
                  <w:sz w:val="20"/>
                  <w:szCs w:val="20"/>
                </w:rPr>
                <w:delText>N</w:delText>
              </w:r>
            </w:del>
          </w:p>
          <w:p w14:paraId="5A1D454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“Complex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2FF78CD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46E2B1A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Pr>
                <w:rFonts w:ascii="Times New Roman" w:hAnsi="Times New Roman" w:cs="Times New Roman"/>
                <w:sz w:val="20"/>
                <w:szCs w:val="20"/>
              </w:rPr>
              <w:t>Many traits predict occupancy trend.</w:t>
            </w:r>
          </w:p>
        </w:tc>
      </w:tr>
    </w:tbl>
    <w:p w14:paraId="2F6069A7" w14:textId="0C9A53F5" w:rsidR="00EF2E40" w:rsidRDefault="00EF2E40" w:rsidP="00E177F2">
      <w:pPr>
        <w:rPr>
          <w:ins w:id="756" w:author="Vaughn Shirey" w:date="2023-09-18T11:17:00Z"/>
          <w:rFonts w:ascii="Times New Roman" w:hAnsi="Times New Roman" w:cs="Times New Roman"/>
          <w:b/>
          <w:sz w:val="24"/>
          <w:szCs w:val="24"/>
        </w:rPr>
      </w:pPr>
    </w:p>
    <w:p w14:paraId="179394C7" w14:textId="77777777" w:rsidR="00EF2E40" w:rsidRDefault="00EF2E40">
      <w:pPr>
        <w:rPr>
          <w:ins w:id="757" w:author="Vaughn Shirey" w:date="2023-09-18T11:17:00Z"/>
          <w:rFonts w:ascii="Times New Roman" w:hAnsi="Times New Roman" w:cs="Times New Roman"/>
          <w:b/>
          <w:sz w:val="24"/>
          <w:szCs w:val="24"/>
        </w:rPr>
      </w:pPr>
      <w:ins w:id="758" w:author="Vaughn Shirey" w:date="2023-09-18T11:17:00Z">
        <w:r>
          <w:rPr>
            <w:rFonts w:ascii="Times New Roman" w:hAnsi="Times New Roman" w:cs="Times New Roman"/>
            <w:b/>
            <w:sz w:val="24"/>
            <w:szCs w:val="24"/>
          </w:rPr>
          <w:br w:type="page"/>
        </w:r>
      </w:ins>
    </w:p>
    <w:p w14:paraId="126FF783" w14:textId="1336AF50" w:rsidR="00927651" w:rsidRDefault="00EF2E40">
      <w:pPr>
        <w:rPr>
          <w:ins w:id="759" w:author="Vaughn Shirey" w:date="2023-09-18T11:32:00Z"/>
          <w:rFonts w:ascii="Times New Roman" w:hAnsi="Times New Roman" w:cs="Times New Roman"/>
          <w:bCs/>
          <w:sz w:val="24"/>
          <w:szCs w:val="24"/>
        </w:rPr>
      </w:pPr>
      <w:ins w:id="760" w:author="Vaughn Shirey" w:date="2023-09-18T11:17:00Z">
        <w:r w:rsidRPr="00EF2E40">
          <w:rPr>
            <w:rFonts w:ascii="Times New Roman" w:hAnsi="Times New Roman" w:cs="Times New Roman"/>
            <w:b/>
            <w:sz w:val="24"/>
            <w:szCs w:val="24"/>
            <w:rPrChange w:id="761" w:author="Vaughn Shirey" w:date="2023-09-18T11:17:00Z">
              <w:rPr>
                <w:rFonts w:ascii="Times New Roman" w:hAnsi="Times New Roman" w:cs="Times New Roman"/>
                <w:bCs/>
                <w:sz w:val="24"/>
                <w:szCs w:val="24"/>
              </w:rPr>
            </w:rPrChange>
          </w:rPr>
          <w:lastRenderedPageBreak/>
          <w:t xml:space="preserve">Table </w:t>
        </w:r>
        <w:del w:id="762" w:author="Vaughn Shirey [2]" w:date="2023-09-25T09:44:00Z">
          <w:r w:rsidRPr="00EF2E40" w:rsidDel="00681E71">
            <w:rPr>
              <w:rFonts w:ascii="Times New Roman" w:hAnsi="Times New Roman" w:cs="Times New Roman"/>
              <w:b/>
              <w:sz w:val="24"/>
              <w:szCs w:val="24"/>
              <w:rPrChange w:id="763" w:author="Vaughn Shirey" w:date="2023-09-18T11:17:00Z">
                <w:rPr>
                  <w:rFonts w:ascii="Times New Roman" w:hAnsi="Times New Roman" w:cs="Times New Roman"/>
                  <w:bCs/>
                  <w:sz w:val="24"/>
                  <w:szCs w:val="24"/>
                </w:rPr>
              </w:rPrChange>
            </w:rPr>
            <w:delText>2</w:delText>
          </w:r>
        </w:del>
      </w:ins>
      <w:ins w:id="764" w:author="Vaughn Shirey [2]" w:date="2023-09-25T09:44:00Z">
        <w:r w:rsidR="00681E71">
          <w:rPr>
            <w:rFonts w:ascii="Times New Roman" w:hAnsi="Times New Roman" w:cs="Times New Roman"/>
            <w:b/>
            <w:sz w:val="24"/>
            <w:szCs w:val="24"/>
          </w:rPr>
          <w:t>3</w:t>
        </w:r>
      </w:ins>
      <w:ins w:id="765" w:author="Vaughn Shirey" w:date="2023-09-18T11:17:00Z">
        <w:r w:rsidRPr="00EF2E40">
          <w:rPr>
            <w:rFonts w:ascii="Times New Roman" w:hAnsi="Times New Roman" w:cs="Times New Roman"/>
            <w:b/>
            <w:sz w:val="24"/>
            <w:szCs w:val="24"/>
            <w:rPrChange w:id="766" w:author="Vaughn Shirey" w:date="2023-09-18T11:17:00Z">
              <w:rPr>
                <w:rFonts w:ascii="Times New Roman" w:hAnsi="Times New Roman" w:cs="Times New Roman"/>
                <w:bCs/>
                <w:sz w:val="24"/>
                <w:szCs w:val="24"/>
              </w:rPr>
            </w:rPrChange>
          </w:rPr>
          <w:t xml:space="preserve">. </w:t>
        </w:r>
        <w:r>
          <w:rPr>
            <w:rFonts w:ascii="Times New Roman" w:hAnsi="Times New Roman" w:cs="Times New Roman"/>
            <w:bCs/>
            <w:sz w:val="24"/>
            <w:szCs w:val="24"/>
          </w:rPr>
          <w:t>Model statistics from the top models (M</w:t>
        </w:r>
      </w:ins>
      <w:ins w:id="767" w:author="Vaughn Shirey" w:date="2023-09-18T11:18:00Z">
        <w:r>
          <w:rPr>
            <w:rFonts w:ascii="Times New Roman" w:hAnsi="Times New Roman" w:cs="Times New Roman"/>
            <w:bCs/>
            <w:sz w:val="24"/>
            <w:szCs w:val="24"/>
          </w:rPr>
          <w:t xml:space="preserve">odel C/D) which uses range-wide average temperature to predict changes in butterfly occupancy probability over time. </w:t>
        </w:r>
        <w:r w:rsidR="00927651">
          <w:rPr>
            <w:rFonts w:ascii="Times New Roman" w:hAnsi="Times New Roman" w:cs="Times New Roman"/>
            <w:bCs/>
            <w:sz w:val="24"/>
            <w:szCs w:val="24"/>
          </w:rPr>
          <w:t xml:space="preserve"> Results are shown for the 100-kilometer scale temperature analysis.</w:t>
        </w:r>
      </w:ins>
    </w:p>
    <w:p w14:paraId="1AD801A9" w14:textId="77777777" w:rsidR="00905888" w:rsidRDefault="00905888">
      <w:pPr>
        <w:rPr>
          <w:ins w:id="768" w:author="Vaughn Shirey" w:date="2023-09-18T11:32:00Z"/>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237"/>
        <w:gridCol w:w="3237"/>
        <w:gridCol w:w="3238"/>
        <w:gridCol w:w="3238"/>
      </w:tblGrid>
      <w:tr w:rsidR="00905888" w14:paraId="1EC03F80" w14:textId="77777777" w:rsidTr="00905888">
        <w:trPr>
          <w:ins w:id="769" w:author="Vaughn Shirey" w:date="2023-09-18T11:33:00Z"/>
        </w:trPr>
        <w:tc>
          <w:tcPr>
            <w:tcW w:w="3237" w:type="dxa"/>
          </w:tcPr>
          <w:p w14:paraId="417C9454" w14:textId="6D58B6D8" w:rsidR="00905888" w:rsidRPr="00905888" w:rsidRDefault="00905888">
            <w:pPr>
              <w:jc w:val="center"/>
              <w:rPr>
                <w:ins w:id="770" w:author="Vaughn Shirey" w:date="2023-09-18T11:33:00Z"/>
                <w:rFonts w:ascii="Times New Roman" w:hAnsi="Times New Roman" w:cs="Times New Roman"/>
                <w:b/>
                <w:sz w:val="24"/>
                <w:szCs w:val="24"/>
                <w:u w:val="single"/>
                <w:rPrChange w:id="771" w:author="Vaughn Shirey" w:date="2023-09-18T11:33:00Z">
                  <w:rPr>
                    <w:ins w:id="772" w:author="Vaughn Shirey" w:date="2023-09-18T11:33:00Z"/>
                    <w:rFonts w:ascii="Times New Roman" w:hAnsi="Times New Roman" w:cs="Times New Roman"/>
                    <w:bCs/>
                    <w:sz w:val="24"/>
                    <w:szCs w:val="24"/>
                  </w:rPr>
                </w:rPrChange>
              </w:rPr>
              <w:pPrChange w:id="773" w:author="Vaughn Shirey" w:date="2023-09-18T11:33:00Z">
                <w:pPr/>
              </w:pPrChange>
            </w:pPr>
            <w:ins w:id="774" w:author="Vaughn Shirey" w:date="2023-09-18T11:33:00Z">
              <w:r w:rsidRPr="00905888">
                <w:rPr>
                  <w:rFonts w:ascii="Times New Roman" w:hAnsi="Times New Roman" w:cs="Times New Roman"/>
                  <w:b/>
                  <w:sz w:val="24"/>
                  <w:szCs w:val="24"/>
                  <w:u w:val="single"/>
                  <w:rPrChange w:id="775" w:author="Vaughn Shirey" w:date="2023-09-18T11:33:00Z">
                    <w:rPr>
                      <w:rFonts w:ascii="Times New Roman" w:hAnsi="Times New Roman" w:cs="Times New Roman"/>
                      <w:bCs/>
                      <w:sz w:val="24"/>
                      <w:szCs w:val="24"/>
                    </w:rPr>
                  </w:rPrChange>
                </w:rPr>
                <w:t>Model Name</w:t>
              </w:r>
            </w:ins>
          </w:p>
        </w:tc>
        <w:tc>
          <w:tcPr>
            <w:tcW w:w="3237" w:type="dxa"/>
          </w:tcPr>
          <w:p w14:paraId="63534270" w14:textId="01EDB564" w:rsidR="00905888" w:rsidRPr="00905888" w:rsidRDefault="00905888">
            <w:pPr>
              <w:jc w:val="center"/>
              <w:rPr>
                <w:ins w:id="776" w:author="Vaughn Shirey" w:date="2023-09-18T11:33:00Z"/>
                <w:rFonts w:ascii="Times New Roman" w:hAnsi="Times New Roman" w:cs="Times New Roman"/>
                <w:b/>
                <w:sz w:val="24"/>
                <w:szCs w:val="24"/>
                <w:u w:val="single"/>
                <w:rPrChange w:id="777" w:author="Vaughn Shirey" w:date="2023-09-18T11:33:00Z">
                  <w:rPr>
                    <w:ins w:id="778" w:author="Vaughn Shirey" w:date="2023-09-18T11:33:00Z"/>
                    <w:rFonts w:ascii="Times New Roman" w:hAnsi="Times New Roman" w:cs="Times New Roman"/>
                    <w:bCs/>
                    <w:sz w:val="24"/>
                    <w:szCs w:val="24"/>
                  </w:rPr>
                </w:rPrChange>
              </w:rPr>
              <w:pPrChange w:id="779" w:author="Vaughn Shirey" w:date="2023-09-18T11:33:00Z">
                <w:pPr/>
              </w:pPrChange>
            </w:pPr>
            <w:ins w:id="780" w:author="Vaughn Shirey" w:date="2023-09-18T11:34:00Z">
              <w:r>
                <w:rPr>
                  <w:rFonts w:ascii="Times New Roman" w:hAnsi="Times New Roman" w:cs="Times New Roman"/>
                  <w:b/>
                  <w:sz w:val="24"/>
                  <w:szCs w:val="24"/>
                  <w:u w:val="single"/>
                </w:rPr>
                <w:t>Parameter</w:t>
              </w:r>
            </w:ins>
          </w:p>
        </w:tc>
        <w:tc>
          <w:tcPr>
            <w:tcW w:w="3238" w:type="dxa"/>
          </w:tcPr>
          <w:p w14:paraId="0C28C06C" w14:textId="04CCFCB1" w:rsidR="00905888" w:rsidRPr="00905888" w:rsidRDefault="00905888">
            <w:pPr>
              <w:jc w:val="center"/>
              <w:rPr>
                <w:ins w:id="781" w:author="Vaughn Shirey" w:date="2023-09-18T11:33:00Z"/>
                <w:rFonts w:ascii="Times New Roman" w:hAnsi="Times New Roman" w:cs="Times New Roman"/>
                <w:b/>
                <w:sz w:val="24"/>
                <w:szCs w:val="24"/>
                <w:u w:val="single"/>
                <w:rPrChange w:id="782" w:author="Vaughn Shirey" w:date="2023-09-18T11:33:00Z">
                  <w:rPr>
                    <w:ins w:id="783" w:author="Vaughn Shirey" w:date="2023-09-18T11:33:00Z"/>
                    <w:rFonts w:ascii="Times New Roman" w:hAnsi="Times New Roman" w:cs="Times New Roman"/>
                    <w:bCs/>
                    <w:sz w:val="24"/>
                    <w:szCs w:val="24"/>
                  </w:rPr>
                </w:rPrChange>
              </w:rPr>
              <w:pPrChange w:id="784" w:author="Vaughn Shirey" w:date="2023-09-18T11:33:00Z">
                <w:pPr/>
              </w:pPrChange>
            </w:pPr>
            <w:ins w:id="785" w:author="Vaughn Shirey" w:date="2023-09-18T11:34:00Z">
              <w:r>
                <w:rPr>
                  <w:rFonts w:ascii="Times New Roman" w:hAnsi="Times New Roman" w:cs="Times New Roman"/>
                  <w:b/>
                  <w:sz w:val="24"/>
                  <w:szCs w:val="24"/>
                  <w:u w:val="single"/>
                </w:rPr>
                <w:t>Estimate (95% CRI)</w:t>
              </w:r>
            </w:ins>
          </w:p>
        </w:tc>
        <w:tc>
          <w:tcPr>
            <w:tcW w:w="3238" w:type="dxa"/>
          </w:tcPr>
          <w:p w14:paraId="126A9AC5" w14:textId="77777777" w:rsidR="00905888" w:rsidRPr="00905888" w:rsidRDefault="00905888">
            <w:pPr>
              <w:jc w:val="center"/>
              <w:rPr>
                <w:ins w:id="786" w:author="Vaughn Shirey" w:date="2023-09-18T11:33:00Z"/>
                <w:rFonts w:ascii="Times New Roman" w:hAnsi="Times New Roman" w:cs="Times New Roman"/>
                <w:b/>
                <w:sz w:val="24"/>
                <w:szCs w:val="24"/>
                <w:u w:val="single"/>
                <w:rPrChange w:id="787" w:author="Vaughn Shirey" w:date="2023-09-18T11:33:00Z">
                  <w:rPr>
                    <w:ins w:id="788" w:author="Vaughn Shirey" w:date="2023-09-18T11:33:00Z"/>
                    <w:rFonts w:ascii="Times New Roman" w:hAnsi="Times New Roman" w:cs="Times New Roman"/>
                    <w:bCs/>
                    <w:sz w:val="24"/>
                    <w:szCs w:val="24"/>
                  </w:rPr>
                </w:rPrChange>
              </w:rPr>
              <w:pPrChange w:id="789" w:author="Vaughn Shirey" w:date="2023-09-18T11:33:00Z">
                <w:pPr/>
              </w:pPrChange>
            </w:pPr>
          </w:p>
        </w:tc>
      </w:tr>
      <w:tr w:rsidR="00905888" w14:paraId="38EA2F84" w14:textId="77777777" w:rsidTr="00905888">
        <w:trPr>
          <w:ins w:id="790" w:author="Vaughn Shirey" w:date="2023-09-18T11:33:00Z"/>
        </w:trPr>
        <w:tc>
          <w:tcPr>
            <w:tcW w:w="3237" w:type="dxa"/>
          </w:tcPr>
          <w:p w14:paraId="11BE9372" w14:textId="3F68378D" w:rsidR="00905888" w:rsidRPr="00905888" w:rsidRDefault="00905888" w:rsidP="00905888">
            <w:pPr>
              <w:jc w:val="center"/>
              <w:rPr>
                <w:ins w:id="791" w:author="Vaughn Shirey" w:date="2023-09-18T11:33:00Z"/>
                <w:rFonts w:ascii="Times New Roman" w:hAnsi="Times New Roman" w:cs="Times New Roman"/>
                <w:bCs/>
                <w:sz w:val="24"/>
                <w:szCs w:val="24"/>
                <w:rPrChange w:id="792" w:author="Vaughn Shirey" w:date="2023-09-18T11:33:00Z">
                  <w:rPr>
                    <w:ins w:id="793" w:author="Vaughn Shirey" w:date="2023-09-18T11:33:00Z"/>
                    <w:rFonts w:ascii="Times New Roman" w:hAnsi="Times New Roman" w:cs="Times New Roman"/>
                    <w:b/>
                    <w:sz w:val="24"/>
                    <w:szCs w:val="24"/>
                  </w:rPr>
                </w:rPrChange>
              </w:rPr>
            </w:pPr>
            <w:ins w:id="794" w:author="Vaughn Shirey" w:date="2023-09-18T11:33:00Z">
              <w:r w:rsidRPr="00905888">
                <w:rPr>
                  <w:rFonts w:ascii="Times New Roman" w:hAnsi="Times New Roman" w:cs="Times New Roman"/>
                  <w:bCs/>
                  <w:sz w:val="24"/>
                  <w:szCs w:val="24"/>
                  <w:rPrChange w:id="795" w:author="Vaughn Shirey" w:date="2023-09-18T11:33:00Z">
                    <w:rPr>
                      <w:rFonts w:ascii="Times New Roman" w:hAnsi="Times New Roman" w:cs="Times New Roman"/>
                      <w:b/>
                      <w:sz w:val="24"/>
                      <w:szCs w:val="24"/>
                    </w:rPr>
                  </w:rPrChange>
                </w:rPr>
                <w:t>MODEL C</w:t>
              </w:r>
            </w:ins>
          </w:p>
        </w:tc>
        <w:tc>
          <w:tcPr>
            <w:tcW w:w="3237" w:type="dxa"/>
          </w:tcPr>
          <w:p w14:paraId="572B318A" w14:textId="77777777" w:rsidR="00905888" w:rsidRPr="00905888" w:rsidRDefault="00905888" w:rsidP="00905888">
            <w:pPr>
              <w:jc w:val="center"/>
              <w:rPr>
                <w:ins w:id="796" w:author="Vaughn Shirey" w:date="2023-09-18T11:33:00Z"/>
                <w:rFonts w:ascii="Times New Roman" w:hAnsi="Times New Roman" w:cs="Times New Roman"/>
                <w:bCs/>
                <w:sz w:val="24"/>
                <w:szCs w:val="24"/>
                <w:rPrChange w:id="797" w:author="Vaughn Shirey" w:date="2023-09-18T11:33:00Z">
                  <w:rPr>
                    <w:ins w:id="798" w:author="Vaughn Shirey" w:date="2023-09-18T11:33:00Z"/>
                    <w:rFonts w:ascii="Times New Roman" w:hAnsi="Times New Roman" w:cs="Times New Roman"/>
                    <w:b/>
                    <w:sz w:val="24"/>
                    <w:szCs w:val="24"/>
                  </w:rPr>
                </w:rPrChange>
              </w:rPr>
            </w:pPr>
          </w:p>
        </w:tc>
        <w:tc>
          <w:tcPr>
            <w:tcW w:w="3238" w:type="dxa"/>
          </w:tcPr>
          <w:p w14:paraId="2F184CA8" w14:textId="77777777" w:rsidR="00905888" w:rsidRPr="00905888" w:rsidRDefault="00905888" w:rsidP="00905888">
            <w:pPr>
              <w:jc w:val="center"/>
              <w:rPr>
                <w:ins w:id="799" w:author="Vaughn Shirey" w:date="2023-09-18T11:33:00Z"/>
                <w:rFonts w:ascii="Times New Roman" w:hAnsi="Times New Roman" w:cs="Times New Roman"/>
                <w:bCs/>
                <w:sz w:val="24"/>
                <w:szCs w:val="24"/>
                <w:rPrChange w:id="800" w:author="Vaughn Shirey" w:date="2023-09-18T11:33:00Z">
                  <w:rPr>
                    <w:ins w:id="801" w:author="Vaughn Shirey" w:date="2023-09-18T11:33:00Z"/>
                    <w:rFonts w:ascii="Times New Roman" w:hAnsi="Times New Roman" w:cs="Times New Roman"/>
                    <w:b/>
                    <w:sz w:val="24"/>
                    <w:szCs w:val="24"/>
                  </w:rPr>
                </w:rPrChange>
              </w:rPr>
            </w:pPr>
          </w:p>
        </w:tc>
        <w:tc>
          <w:tcPr>
            <w:tcW w:w="3238" w:type="dxa"/>
          </w:tcPr>
          <w:p w14:paraId="5241947C" w14:textId="77777777" w:rsidR="00905888" w:rsidRPr="00905888" w:rsidRDefault="00905888" w:rsidP="00905888">
            <w:pPr>
              <w:jc w:val="center"/>
              <w:rPr>
                <w:ins w:id="802" w:author="Vaughn Shirey" w:date="2023-09-18T11:33:00Z"/>
                <w:rFonts w:ascii="Times New Roman" w:hAnsi="Times New Roman" w:cs="Times New Roman"/>
                <w:bCs/>
                <w:sz w:val="24"/>
                <w:szCs w:val="24"/>
                <w:rPrChange w:id="803" w:author="Vaughn Shirey" w:date="2023-09-18T11:33:00Z">
                  <w:rPr>
                    <w:ins w:id="804" w:author="Vaughn Shirey" w:date="2023-09-18T11:33:00Z"/>
                    <w:rFonts w:ascii="Times New Roman" w:hAnsi="Times New Roman" w:cs="Times New Roman"/>
                    <w:b/>
                    <w:sz w:val="24"/>
                    <w:szCs w:val="24"/>
                  </w:rPr>
                </w:rPrChange>
              </w:rPr>
            </w:pPr>
          </w:p>
        </w:tc>
      </w:tr>
      <w:tr w:rsidR="00905888" w14:paraId="7BCDF1D4" w14:textId="77777777" w:rsidTr="00905888">
        <w:trPr>
          <w:ins w:id="805" w:author="Vaughn Shirey" w:date="2023-09-18T11:34:00Z"/>
        </w:trPr>
        <w:tc>
          <w:tcPr>
            <w:tcW w:w="3237" w:type="dxa"/>
          </w:tcPr>
          <w:p w14:paraId="14F3056B" w14:textId="77777777" w:rsidR="00905888" w:rsidRPr="00905888" w:rsidRDefault="00905888" w:rsidP="00905888">
            <w:pPr>
              <w:jc w:val="center"/>
              <w:rPr>
                <w:ins w:id="806" w:author="Vaughn Shirey" w:date="2023-09-18T11:34:00Z"/>
                <w:rFonts w:ascii="Times New Roman" w:hAnsi="Times New Roman" w:cs="Times New Roman"/>
                <w:bCs/>
                <w:sz w:val="24"/>
                <w:szCs w:val="24"/>
              </w:rPr>
            </w:pPr>
          </w:p>
        </w:tc>
        <w:tc>
          <w:tcPr>
            <w:tcW w:w="3237" w:type="dxa"/>
          </w:tcPr>
          <w:p w14:paraId="4A23A4A7" w14:textId="77777777" w:rsidR="00905888" w:rsidRPr="00905888" w:rsidRDefault="00905888" w:rsidP="00905888">
            <w:pPr>
              <w:jc w:val="center"/>
              <w:rPr>
                <w:ins w:id="807" w:author="Vaughn Shirey" w:date="2023-09-18T11:34:00Z"/>
                <w:rFonts w:ascii="Times New Roman" w:hAnsi="Times New Roman" w:cs="Times New Roman"/>
                <w:bCs/>
                <w:sz w:val="24"/>
                <w:szCs w:val="24"/>
              </w:rPr>
            </w:pPr>
          </w:p>
        </w:tc>
        <w:tc>
          <w:tcPr>
            <w:tcW w:w="3238" w:type="dxa"/>
          </w:tcPr>
          <w:p w14:paraId="54706FC9" w14:textId="77777777" w:rsidR="00905888" w:rsidRPr="00905888" w:rsidRDefault="00905888" w:rsidP="00905888">
            <w:pPr>
              <w:jc w:val="center"/>
              <w:rPr>
                <w:ins w:id="808" w:author="Vaughn Shirey" w:date="2023-09-18T11:34:00Z"/>
                <w:rFonts w:ascii="Times New Roman" w:hAnsi="Times New Roman" w:cs="Times New Roman"/>
                <w:bCs/>
                <w:sz w:val="24"/>
                <w:szCs w:val="24"/>
              </w:rPr>
            </w:pPr>
          </w:p>
        </w:tc>
        <w:tc>
          <w:tcPr>
            <w:tcW w:w="3238" w:type="dxa"/>
          </w:tcPr>
          <w:p w14:paraId="787D590B" w14:textId="77777777" w:rsidR="00905888" w:rsidRPr="00905888" w:rsidRDefault="00905888" w:rsidP="00905888">
            <w:pPr>
              <w:jc w:val="center"/>
              <w:rPr>
                <w:ins w:id="809" w:author="Vaughn Shirey" w:date="2023-09-18T11:34:00Z"/>
                <w:rFonts w:ascii="Times New Roman" w:hAnsi="Times New Roman" w:cs="Times New Roman"/>
                <w:bCs/>
                <w:sz w:val="24"/>
                <w:szCs w:val="24"/>
              </w:rPr>
            </w:pPr>
          </w:p>
        </w:tc>
      </w:tr>
      <w:tr w:rsidR="00905888" w14:paraId="62004E9D" w14:textId="77777777" w:rsidTr="00905888">
        <w:trPr>
          <w:ins w:id="810" w:author="Vaughn Shirey" w:date="2023-09-18T11:34:00Z"/>
        </w:trPr>
        <w:tc>
          <w:tcPr>
            <w:tcW w:w="3237" w:type="dxa"/>
          </w:tcPr>
          <w:p w14:paraId="30ADB855" w14:textId="77777777" w:rsidR="00905888" w:rsidRPr="00905888" w:rsidRDefault="00905888" w:rsidP="00905888">
            <w:pPr>
              <w:jc w:val="center"/>
              <w:rPr>
                <w:ins w:id="811" w:author="Vaughn Shirey" w:date="2023-09-18T11:34:00Z"/>
                <w:rFonts w:ascii="Times New Roman" w:hAnsi="Times New Roman" w:cs="Times New Roman"/>
                <w:bCs/>
                <w:sz w:val="24"/>
                <w:szCs w:val="24"/>
              </w:rPr>
            </w:pPr>
          </w:p>
        </w:tc>
        <w:tc>
          <w:tcPr>
            <w:tcW w:w="3237" w:type="dxa"/>
          </w:tcPr>
          <w:p w14:paraId="13856069" w14:textId="77777777" w:rsidR="00905888" w:rsidRPr="00905888" w:rsidRDefault="00905888" w:rsidP="00905888">
            <w:pPr>
              <w:jc w:val="center"/>
              <w:rPr>
                <w:ins w:id="812" w:author="Vaughn Shirey" w:date="2023-09-18T11:34:00Z"/>
                <w:rFonts w:ascii="Times New Roman" w:hAnsi="Times New Roman" w:cs="Times New Roman"/>
                <w:bCs/>
                <w:sz w:val="24"/>
                <w:szCs w:val="24"/>
              </w:rPr>
            </w:pPr>
          </w:p>
        </w:tc>
        <w:tc>
          <w:tcPr>
            <w:tcW w:w="3238" w:type="dxa"/>
          </w:tcPr>
          <w:p w14:paraId="7ED05337" w14:textId="77777777" w:rsidR="00905888" w:rsidRPr="00905888" w:rsidRDefault="00905888" w:rsidP="00905888">
            <w:pPr>
              <w:jc w:val="center"/>
              <w:rPr>
                <w:ins w:id="813" w:author="Vaughn Shirey" w:date="2023-09-18T11:34:00Z"/>
                <w:rFonts w:ascii="Times New Roman" w:hAnsi="Times New Roman" w:cs="Times New Roman"/>
                <w:bCs/>
                <w:sz w:val="24"/>
                <w:szCs w:val="24"/>
              </w:rPr>
            </w:pPr>
          </w:p>
        </w:tc>
        <w:tc>
          <w:tcPr>
            <w:tcW w:w="3238" w:type="dxa"/>
          </w:tcPr>
          <w:p w14:paraId="1915523B" w14:textId="77777777" w:rsidR="00905888" w:rsidRPr="00905888" w:rsidRDefault="00905888" w:rsidP="00905888">
            <w:pPr>
              <w:jc w:val="center"/>
              <w:rPr>
                <w:ins w:id="814" w:author="Vaughn Shirey" w:date="2023-09-18T11:34:00Z"/>
                <w:rFonts w:ascii="Times New Roman" w:hAnsi="Times New Roman" w:cs="Times New Roman"/>
                <w:bCs/>
                <w:sz w:val="24"/>
                <w:szCs w:val="24"/>
              </w:rPr>
            </w:pPr>
          </w:p>
        </w:tc>
      </w:tr>
      <w:tr w:rsidR="00905888" w14:paraId="44DF4D3B" w14:textId="77777777" w:rsidTr="00905888">
        <w:trPr>
          <w:ins w:id="815" w:author="Vaughn Shirey" w:date="2023-09-18T11:34:00Z"/>
        </w:trPr>
        <w:tc>
          <w:tcPr>
            <w:tcW w:w="3237" w:type="dxa"/>
          </w:tcPr>
          <w:p w14:paraId="15CA1218" w14:textId="5F46AABD" w:rsidR="00905888" w:rsidRPr="00905888" w:rsidRDefault="00905888" w:rsidP="00905888">
            <w:pPr>
              <w:jc w:val="center"/>
              <w:rPr>
                <w:ins w:id="816" w:author="Vaughn Shirey" w:date="2023-09-18T11:34:00Z"/>
                <w:rFonts w:ascii="Times New Roman" w:hAnsi="Times New Roman" w:cs="Times New Roman"/>
                <w:bCs/>
                <w:sz w:val="24"/>
                <w:szCs w:val="24"/>
              </w:rPr>
            </w:pPr>
            <w:ins w:id="817" w:author="Vaughn Shirey" w:date="2023-09-18T11:34:00Z">
              <w:r>
                <w:rPr>
                  <w:rFonts w:ascii="Times New Roman" w:hAnsi="Times New Roman" w:cs="Times New Roman"/>
                  <w:bCs/>
                  <w:sz w:val="24"/>
                  <w:szCs w:val="24"/>
                </w:rPr>
                <w:t>MODEL D</w:t>
              </w:r>
            </w:ins>
          </w:p>
        </w:tc>
        <w:tc>
          <w:tcPr>
            <w:tcW w:w="3237" w:type="dxa"/>
          </w:tcPr>
          <w:p w14:paraId="0424DD18" w14:textId="77777777" w:rsidR="00905888" w:rsidRPr="00905888" w:rsidRDefault="00905888" w:rsidP="00905888">
            <w:pPr>
              <w:jc w:val="center"/>
              <w:rPr>
                <w:ins w:id="818" w:author="Vaughn Shirey" w:date="2023-09-18T11:34:00Z"/>
                <w:rFonts w:ascii="Times New Roman" w:hAnsi="Times New Roman" w:cs="Times New Roman"/>
                <w:bCs/>
                <w:sz w:val="24"/>
                <w:szCs w:val="24"/>
              </w:rPr>
            </w:pPr>
          </w:p>
        </w:tc>
        <w:tc>
          <w:tcPr>
            <w:tcW w:w="3238" w:type="dxa"/>
          </w:tcPr>
          <w:p w14:paraId="154281F1" w14:textId="77777777" w:rsidR="00905888" w:rsidRPr="00905888" w:rsidRDefault="00905888" w:rsidP="00905888">
            <w:pPr>
              <w:jc w:val="center"/>
              <w:rPr>
                <w:ins w:id="819" w:author="Vaughn Shirey" w:date="2023-09-18T11:34:00Z"/>
                <w:rFonts w:ascii="Times New Roman" w:hAnsi="Times New Roman" w:cs="Times New Roman"/>
                <w:bCs/>
                <w:sz w:val="24"/>
                <w:szCs w:val="24"/>
              </w:rPr>
            </w:pPr>
          </w:p>
        </w:tc>
        <w:tc>
          <w:tcPr>
            <w:tcW w:w="3238" w:type="dxa"/>
          </w:tcPr>
          <w:p w14:paraId="337FB213" w14:textId="77777777" w:rsidR="00905888" w:rsidRPr="00905888" w:rsidRDefault="00905888" w:rsidP="00905888">
            <w:pPr>
              <w:jc w:val="center"/>
              <w:rPr>
                <w:ins w:id="820" w:author="Vaughn Shirey" w:date="2023-09-18T11:34:00Z"/>
                <w:rFonts w:ascii="Times New Roman" w:hAnsi="Times New Roman" w:cs="Times New Roman"/>
                <w:bCs/>
                <w:sz w:val="24"/>
                <w:szCs w:val="24"/>
              </w:rPr>
            </w:pPr>
          </w:p>
        </w:tc>
      </w:tr>
      <w:tr w:rsidR="00905888" w14:paraId="47A90F49" w14:textId="77777777" w:rsidTr="00905888">
        <w:trPr>
          <w:ins w:id="821" w:author="Vaughn Shirey" w:date="2023-09-18T11:34:00Z"/>
        </w:trPr>
        <w:tc>
          <w:tcPr>
            <w:tcW w:w="3237" w:type="dxa"/>
          </w:tcPr>
          <w:p w14:paraId="02F80F86" w14:textId="77777777" w:rsidR="00905888" w:rsidRDefault="00905888" w:rsidP="00905888">
            <w:pPr>
              <w:jc w:val="center"/>
              <w:rPr>
                <w:ins w:id="822" w:author="Vaughn Shirey" w:date="2023-09-18T11:34:00Z"/>
                <w:rFonts w:ascii="Times New Roman" w:hAnsi="Times New Roman" w:cs="Times New Roman"/>
                <w:bCs/>
                <w:sz w:val="24"/>
                <w:szCs w:val="24"/>
              </w:rPr>
            </w:pPr>
          </w:p>
        </w:tc>
        <w:tc>
          <w:tcPr>
            <w:tcW w:w="3237" w:type="dxa"/>
          </w:tcPr>
          <w:p w14:paraId="01783338" w14:textId="77777777" w:rsidR="00905888" w:rsidRPr="00905888" w:rsidRDefault="00905888" w:rsidP="00905888">
            <w:pPr>
              <w:jc w:val="center"/>
              <w:rPr>
                <w:ins w:id="823" w:author="Vaughn Shirey" w:date="2023-09-18T11:34:00Z"/>
                <w:rFonts w:ascii="Times New Roman" w:hAnsi="Times New Roman" w:cs="Times New Roman"/>
                <w:bCs/>
                <w:sz w:val="24"/>
                <w:szCs w:val="24"/>
              </w:rPr>
            </w:pPr>
          </w:p>
        </w:tc>
        <w:tc>
          <w:tcPr>
            <w:tcW w:w="3238" w:type="dxa"/>
          </w:tcPr>
          <w:p w14:paraId="7B51A3E8" w14:textId="77777777" w:rsidR="00905888" w:rsidRPr="00905888" w:rsidRDefault="00905888" w:rsidP="00905888">
            <w:pPr>
              <w:jc w:val="center"/>
              <w:rPr>
                <w:ins w:id="824" w:author="Vaughn Shirey" w:date="2023-09-18T11:34:00Z"/>
                <w:rFonts w:ascii="Times New Roman" w:hAnsi="Times New Roman" w:cs="Times New Roman"/>
                <w:bCs/>
                <w:sz w:val="24"/>
                <w:szCs w:val="24"/>
              </w:rPr>
            </w:pPr>
          </w:p>
        </w:tc>
        <w:tc>
          <w:tcPr>
            <w:tcW w:w="3238" w:type="dxa"/>
          </w:tcPr>
          <w:p w14:paraId="0609F92E" w14:textId="77777777" w:rsidR="00905888" w:rsidRPr="00905888" w:rsidRDefault="00905888" w:rsidP="00905888">
            <w:pPr>
              <w:jc w:val="center"/>
              <w:rPr>
                <w:ins w:id="825" w:author="Vaughn Shirey" w:date="2023-09-18T11:34:00Z"/>
                <w:rFonts w:ascii="Times New Roman" w:hAnsi="Times New Roman" w:cs="Times New Roman"/>
                <w:bCs/>
                <w:sz w:val="24"/>
                <w:szCs w:val="24"/>
              </w:rPr>
            </w:pPr>
          </w:p>
        </w:tc>
      </w:tr>
      <w:tr w:rsidR="00905888" w14:paraId="5800D92A" w14:textId="77777777" w:rsidTr="00905888">
        <w:trPr>
          <w:ins w:id="826" w:author="Vaughn Shirey" w:date="2023-09-18T11:34:00Z"/>
        </w:trPr>
        <w:tc>
          <w:tcPr>
            <w:tcW w:w="3237" w:type="dxa"/>
          </w:tcPr>
          <w:p w14:paraId="594365EF" w14:textId="77777777" w:rsidR="00905888" w:rsidRDefault="00905888" w:rsidP="00905888">
            <w:pPr>
              <w:jc w:val="center"/>
              <w:rPr>
                <w:ins w:id="827" w:author="Vaughn Shirey" w:date="2023-09-18T11:34:00Z"/>
                <w:rFonts w:ascii="Times New Roman" w:hAnsi="Times New Roman" w:cs="Times New Roman"/>
                <w:bCs/>
                <w:sz w:val="24"/>
                <w:szCs w:val="24"/>
              </w:rPr>
            </w:pPr>
          </w:p>
        </w:tc>
        <w:tc>
          <w:tcPr>
            <w:tcW w:w="3237" w:type="dxa"/>
          </w:tcPr>
          <w:p w14:paraId="09AA5CDE" w14:textId="77777777" w:rsidR="00905888" w:rsidRPr="00905888" w:rsidRDefault="00905888" w:rsidP="00905888">
            <w:pPr>
              <w:jc w:val="center"/>
              <w:rPr>
                <w:ins w:id="828" w:author="Vaughn Shirey" w:date="2023-09-18T11:34:00Z"/>
                <w:rFonts w:ascii="Times New Roman" w:hAnsi="Times New Roman" w:cs="Times New Roman"/>
                <w:bCs/>
                <w:sz w:val="24"/>
                <w:szCs w:val="24"/>
              </w:rPr>
            </w:pPr>
          </w:p>
        </w:tc>
        <w:tc>
          <w:tcPr>
            <w:tcW w:w="3238" w:type="dxa"/>
          </w:tcPr>
          <w:p w14:paraId="67B9585C" w14:textId="77777777" w:rsidR="00905888" w:rsidRPr="00905888" w:rsidRDefault="00905888" w:rsidP="00905888">
            <w:pPr>
              <w:jc w:val="center"/>
              <w:rPr>
                <w:ins w:id="829" w:author="Vaughn Shirey" w:date="2023-09-18T11:34:00Z"/>
                <w:rFonts w:ascii="Times New Roman" w:hAnsi="Times New Roman" w:cs="Times New Roman"/>
                <w:bCs/>
                <w:sz w:val="24"/>
                <w:szCs w:val="24"/>
              </w:rPr>
            </w:pPr>
          </w:p>
        </w:tc>
        <w:tc>
          <w:tcPr>
            <w:tcW w:w="3238" w:type="dxa"/>
          </w:tcPr>
          <w:p w14:paraId="4C7FA59A" w14:textId="77777777" w:rsidR="00905888" w:rsidRPr="00905888" w:rsidRDefault="00905888" w:rsidP="00905888">
            <w:pPr>
              <w:jc w:val="center"/>
              <w:rPr>
                <w:ins w:id="830" w:author="Vaughn Shirey" w:date="2023-09-18T11:34:00Z"/>
                <w:rFonts w:ascii="Times New Roman" w:hAnsi="Times New Roman" w:cs="Times New Roman"/>
                <w:bCs/>
                <w:sz w:val="24"/>
                <w:szCs w:val="24"/>
              </w:rPr>
            </w:pPr>
          </w:p>
        </w:tc>
      </w:tr>
      <w:tr w:rsidR="00905888" w14:paraId="031C1EC7" w14:textId="77777777" w:rsidTr="00905888">
        <w:trPr>
          <w:ins w:id="831" w:author="Vaughn Shirey" w:date="2023-09-18T11:34:00Z"/>
        </w:trPr>
        <w:tc>
          <w:tcPr>
            <w:tcW w:w="3237" w:type="dxa"/>
          </w:tcPr>
          <w:p w14:paraId="2C633FEB" w14:textId="77777777" w:rsidR="00905888" w:rsidRDefault="00905888" w:rsidP="00905888">
            <w:pPr>
              <w:jc w:val="center"/>
              <w:rPr>
                <w:ins w:id="832" w:author="Vaughn Shirey" w:date="2023-09-18T11:34:00Z"/>
                <w:rFonts w:ascii="Times New Roman" w:hAnsi="Times New Roman" w:cs="Times New Roman"/>
                <w:bCs/>
                <w:sz w:val="24"/>
                <w:szCs w:val="24"/>
              </w:rPr>
            </w:pPr>
          </w:p>
        </w:tc>
        <w:tc>
          <w:tcPr>
            <w:tcW w:w="3237" w:type="dxa"/>
          </w:tcPr>
          <w:p w14:paraId="7697E1C6" w14:textId="77777777" w:rsidR="00905888" w:rsidRPr="00905888" w:rsidRDefault="00905888" w:rsidP="00905888">
            <w:pPr>
              <w:jc w:val="center"/>
              <w:rPr>
                <w:ins w:id="833" w:author="Vaughn Shirey" w:date="2023-09-18T11:34:00Z"/>
                <w:rFonts w:ascii="Times New Roman" w:hAnsi="Times New Roman" w:cs="Times New Roman"/>
                <w:bCs/>
                <w:sz w:val="24"/>
                <w:szCs w:val="24"/>
              </w:rPr>
            </w:pPr>
          </w:p>
        </w:tc>
        <w:tc>
          <w:tcPr>
            <w:tcW w:w="3238" w:type="dxa"/>
          </w:tcPr>
          <w:p w14:paraId="3BBD6D1B" w14:textId="77777777" w:rsidR="00905888" w:rsidRPr="00905888" w:rsidRDefault="00905888" w:rsidP="00905888">
            <w:pPr>
              <w:jc w:val="center"/>
              <w:rPr>
                <w:ins w:id="834" w:author="Vaughn Shirey" w:date="2023-09-18T11:34:00Z"/>
                <w:rFonts w:ascii="Times New Roman" w:hAnsi="Times New Roman" w:cs="Times New Roman"/>
                <w:bCs/>
                <w:sz w:val="24"/>
                <w:szCs w:val="24"/>
              </w:rPr>
            </w:pPr>
          </w:p>
        </w:tc>
        <w:tc>
          <w:tcPr>
            <w:tcW w:w="3238" w:type="dxa"/>
          </w:tcPr>
          <w:p w14:paraId="6D0F682B" w14:textId="77777777" w:rsidR="00905888" w:rsidRPr="00905888" w:rsidRDefault="00905888" w:rsidP="00905888">
            <w:pPr>
              <w:jc w:val="center"/>
              <w:rPr>
                <w:ins w:id="835" w:author="Vaughn Shirey" w:date="2023-09-18T11:34:00Z"/>
                <w:rFonts w:ascii="Times New Roman" w:hAnsi="Times New Roman" w:cs="Times New Roman"/>
                <w:bCs/>
                <w:sz w:val="24"/>
                <w:szCs w:val="24"/>
              </w:rPr>
            </w:pPr>
          </w:p>
        </w:tc>
      </w:tr>
    </w:tbl>
    <w:p w14:paraId="094B9E39" w14:textId="77777777" w:rsidR="00905888" w:rsidRDefault="00905888">
      <w:pPr>
        <w:rPr>
          <w:ins w:id="836" w:author="Vaughn Shirey" w:date="2023-09-18T11:18:00Z"/>
          <w:rFonts w:ascii="Times New Roman" w:hAnsi="Times New Roman" w:cs="Times New Roman"/>
          <w:bCs/>
          <w:sz w:val="24"/>
          <w:szCs w:val="24"/>
        </w:rPr>
      </w:pPr>
    </w:p>
    <w:p w14:paraId="7EF876DD" w14:textId="77777777" w:rsidR="00927651" w:rsidRDefault="00927651">
      <w:pPr>
        <w:rPr>
          <w:ins w:id="837" w:author="Vaughn Shirey" w:date="2023-09-18T11:18:00Z"/>
          <w:rFonts w:ascii="Times New Roman" w:hAnsi="Times New Roman" w:cs="Times New Roman"/>
          <w:bCs/>
          <w:sz w:val="24"/>
          <w:szCs w:val="24"/>
        </w:rPr>
      </w:pPr>
    </w:p>
    <w:p w14:paraId="0D5EE596" w14:textId="71024405" w:rsidR="00EF2E40" w:rsidRPr="00EF2E40" w:rsidRDefault="00EF2E40">
      <w:pPr>
        <w:rPr>
          <w:ins w:id="838" w:author="Vaughn Shirey" w:date="2023-09-18T11:17:00Z"/>
          <w:rFonts w:ascii="Times New Roman" w:hAnsi="Times New Roman" w:cs="Times New Roman"/>
          <w:b/>
          <w:sz w:val="24"/>
          <w:szCs w:val="24"/>
        </w:rPr>
      </w:pPr>
      <w:ins w:id="839" w:author="Vaughn Shirey" w:date="2023-09-18T11:17:00Z">
        <w:r w:rsidRPr="00EF2E40">
          <w:rPr>
            <w:rFonts w:ascii="Times New Roman" w:hAnsi="Times New Roman" w:cs="Times New Roman"/>
            <w:b/>
            <w:sz w:val="24"/>
            <w:szCs w:val="24"/>
          </w:rPr>
          <w:br w:type="page"/>
        </w:r>
      </w:ins>
    </w:p>
    <w:p w14:paraId="14766034" w14:textId="77777777" w:rsidR="00E177F2" w:rsidRDefault="00E177F2" w:rsidP="00E177F2">
      <w:pPr>
        <w:rPr>
          <w:rFonts w:ascii="Times New Roman" w:hAnsi="Times New Roman" w:cs="Times New Roman"/>
          <w:b/>
          <w:sz w:val="24"/>
          <w:szCs w:val="24"/>
        </w:rPr>
        <w:sectPr w:rsidR="00E177F2" w:rsidSect="00B37472">
          <w:pgSz w:w="15840" w:h="12240" w:orient="landscape"/>
          <w:pgMar w:top="1440" w:right="1440" w:bottom="1440" w:left="1440" w:header="720" w:footer="720" w:gutter="0"/>
          <w:cols w:space="720"/>
        </w:sectPr>
      </w:pPr>
    </w:p>
    <w:p w14:paraId="37D7D1A0" w14:textId="4AD73505" w:rsidR="002A2F18" w:rsidRDefault="002A2F18">
      <w:pPr>
        <w:rPr>
          <w:rFonts w:ascii="Times New Roman" w:hAnsi="Times New Roman" w:cs="Times New Roman"/>
          <w:b/>
          <w:sz w:val="24"/>
          <w:szCs w:val="24"/>
        </w:rPr>
      </w:pPr>
    </w:p>
    <w:p w14:paraId="5AA9861A" w14:textId="146312E0" w:rsidR="00F21671" w:rsidRPr="00703517" w:rsidRDefault="00341DE7" w:rsidP="004A23FC">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341DE7"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lang w:val="en-US"/>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5E0F1809"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w:t>
      </w:r>
      <w:del w:id="840" w:author="Vaughn Shirey" w:date="2023-09-18T11:32:00Z">
        <w:r w:rsidRPr="00703517" w:rsidDel="00295DA9">
          <w:rPr>
            <w:rFonts w:ascii="Times New Roman" w:hAnsi="Times New Roman" w:cs="Times New Roman"/>
            <w:sz w:val="24"/>
            <w:szCs w:val="24"/>
          </w:rPr>
          <w:delText>North American ranges</w:delText>
        </w:r>
      </w:del>
      <w:ins w:id="841" w:author="Vaughn Shirey" w:date="2023-09-18T11:32:00Z">
        <w:r w:rsidR="00295DA9">
          <w:rPr>
            <w:rFonts w:ascii="Times New Roman" w:hAnsi="Times New Roman" w:cs="Times New Roman"/>
            <w:sz w:val="24"/>
            <w:szCs w:val="24"/>
          </w:rPr>
          <w:t>range-wide temperatures</w:t>
        </w:r>
      </w:ins>
      <w:r w:rsidR="00041130">
        <w:rPr>
          <w:rFonts w:ascii="Times New Roman" w:hAnsi="Times New Roman" w:cs="Times New Roman"/>
          <w:sz w:val="24"/>
          <w:szCs w:val="24"/>
        </w:rPr>
        <w:t xml:space="preserve"> when all species’ entire ranges are compared</w:t>
      </w:r>
      <w:r w:rsidRPr="00703517">
        <w:rPr>
          <w:rFonts w:ascii="Times New Roman" w:hAnsi="Times New Roman" w:cs="Times New Roman"/>
          <w:sz w:val="24"/>
          <w:szCs w:val="24"/>
        </w:rPr>
        <w:t xml:space="preserve"> (blue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w:t>
      </w:r>
      <w:del w:id="842" w:author="Vaughn Shirey" w:date="2023-09-18T11:32:00Z">
        <w:r w:rsidRPr="00703517" w:rsidDel="006A2014">
          <w:rPr>
            <w:rFonts w:ascii="Times New Roman" w:hAnsi="Times New Roman" w:cs="Times New Roman"/>
            <w:sz w:val="24"/>
            <w:szCs w:val="24"/>
          </w:rPr>
          <w:delText>North American ranges</w:delText>
        </w:r>
      </w:del>
      <w:ins w:id="843" w:author="Vaughn Shirey" w:date="2023-09-18T11:32:00Z">
        <w:r w:rsidR="006A2014">
          <w:rPr>
            <w:rFonts w:ascii="Times New Roman" w:hAnsi="Times New Roman" w:cs="Times New Roman"/>
            <w:sz w:val="24"/>
            <w:szCs w:val="24"/>
          </w:rPr>
          <w:t>range-wide temperatures</w:t>
        </w:r>
      </w:ins>
      <w:r w:rsidRPr="00703517">
        <w:rPr>
          <w:rFonts w:ascii="Times New Roman" w:hAnsi="Times New Roman" w:cs="Times New Roman"/>
          <w:sz w:val="24"/>
          <w:szCs w:val="24"/>
        </w:rPr>
        <w:t xml:space="preserve">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 xml:space="preserve">middle </w:t>
      </w:r>
      <w:r w:rsidR="000E6525">
        <w:rPr>
          <w:rFonts w:ascii="Times New Roman" w:hAnsi="Times New Roman" w:cs="Times New Roman"/>
          <w:sz w:val="24"/>
          <w:szCs w:val="24"/>
        </w:rPr>
        <w:t>half</w:t>
      </w:r>
      <w:r w:rsidR="000E6525" w:rsidRPr="00703517">
        <w:rPr>
          <w:rFonts w:ascii="Times New Roman" w:hAnsi="Times New Roman" w:cs="Times New Roman"/>
          <w:sz w:val="24"/>
          <w:szCs w:val="24"/>
        </w:rPr>
        <w:t xml:space="preserve"> </w:t>
      </w:r>
      <w:r w:rsidR="00041054" w:rsidRPr="00703517">
        <w:rPr>
          <w:rFonts w:ascii="Times New Roman" w:hAnsi="Times New Roman" w:cs="Times New Roman"/>
          <w:sz w:val="24"/>
          <w:szCs w:val="24"/>
        </w:rPr>
        <w:t>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 xml:space="preserve">Species-specific responses are shown </w:t>
      </w:r>
      <w:r w:rsidR="00041130">
        <w:rPr>
          <w:rFonts w:ascii="Times New Roman" w:hAnsi="Times New Roman" w:cs="Times New Roman"/>
          <w:sz w:val="24"/>
          <w:szCs w:val="24"/>
        </w:rPr>
        <w:t xml:space="preserve">in grey and truncated to show modeled results only </w:t>
      </w:r>
      <w:r w:rsidR="00F55287" w:rsidRPr="00703517">
        <w:rPr>
          <w:rFonts w:ascii="Times New Roman" w:hAnsi="Times New Roman" w:cs="Times New Roman"/>
          <w:sz w:val="24"/>
          <w:szCs w:val="24"/>
        </w:rPr>
        <w:t xml:space="preserve">for the range of temperatures that </w:t>
      </w:r>
      <w:r w:rsidR="00041130">
        <w:rPr>
          <w:rFonts w:ascii="Times New Roman" w:hAnsi="Times New Roman" w:cs="Times New Roman"/>
          <w:sz w:val="24"/>
          <w:szCs w:val="24"/>
        </w:rPr>
        <w:t xml:space="preserve">each </w:t>
      </w:r>
      <w:r w:rsidR="00F55287" w:rsidRPr="00703517">
        <w:rPr>
          <w:rFonts w:ascii="Times New Roman" w:hAnsi="Times New Roman" w:cs="Times New Roman"/>
          <w:sz w:val="24"/>
          <w:szCs w:val="24"/>
        </w:rPr>
        <w:t>species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r w:rsidR="00041130">
        <w:rPr>
          <w:rFonts w:ascii="Times New Roman" w:hAnsi="Times New Roman" w:cs="Times New Roman"/>
          <w:sz w:val="24"/>
          <w:szCs w:val="24"/>
        </w:rPr>
        <w:t xml:space="preserve"> and species-specific responses are shown in Figure 3.</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24F73B26" w:rsidR="00F21671" w:rsidRPr="00703517" w:rsidRDefault="00341DE7">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 xml:space="preserve">the northernmost third of </w:t>
      </w:r>
      <w:r w:rsidR="007178C4">
        <w:rPr>
          <w:rFonts w:ascii="Times New Roman" w:hAnsi="Times New Roman" w:cs="Times New Roman"/>
          <w:sz w:val="24"/>
          <w:szCs w:val="24"/>
        </w:rPr>
        <w:t>cells</w:t>
      </w:r>
      <w:r w:rsidR="007178C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 xml:space="preserve">tiles of the average annual temperature in their North American </w:t>
      </w:r>
      <w:r w:rsidR="00D75C01" w:rsidRPr="00703517">
        <w:rPr>
          <w:rFonts w:ascii="Times New Roman" w:hAnsi="Times New Roman" w:cs="Times New Roman"/>
          <w:sz w:val="24"/>
          <w:szCs w:val="24"/>
        </w:rPr>
        <w:t>ranges,</w:t>
      </w:r>
      <w:r w:rsidR="00FC4F2C" w:rsidRPr="00703517">
        <w:rPr>
          <w:rFonts w:ascii="Times New Roman" w:hAnsi="Times New Roman" w:cs="Times New Roman"/>
          <w:sz w:val="24"/>
          <w:szCs w:val="24"/>
        </w:rPr>
        <w:t xml:space="preserve"> </w:t>
      </w:r>
      <w:r w:rsidR="00041130">
        <w:rPr>
          <w:rFonts w:ascii="Times New Roman" w:hAnsi="Times New Roman" w:cs="Times New Roman"/>
          <w:sz w:val="24"/>
          <w:szCs w:val="24"/>
        </w:rPr>
        <w:t>so it is directly comparable to Figure 2</w:t>
      </w:r>
      <w:r w:rsidR="0074430D" w:rsidRPr="00703517">
        <w:rPr>
          <w:rFonts w:ascii="Times New Roman" w:hAnsi="Times New Roman" w:cs="Times New Roman"/>
          <w:sz w:val="24"/>
          <w:szCs w:val="24"/>
        </w:rPr>
        <w:t>.</w:t>
      </w:r>
    </w:p>
    <w:p w14:paraId="400ED67B" w14:textId="4F52C65F" w:rsidR="00F21671" w:rsidRPr="00703517" w:rsidRDefault="001B6DAA">
      <w:pPr>
        <w:spacing w:line="240" w:lineRule="auto"/>
        <w:jc w:val="center"/>
        <w:rPr>
          <w:rFonts w:ascii="Times New Roman" w:hAnsi="Times New Roman" w:cs="Times New Roman"/>
          <w:sz w:val="24"/>
          <w:szCs w:val="24"/>
        </w:rPr>
        <w:pPrChange w:id="844" w:author="Vaughn Shirey" w:date="2023-08-31T20:43:00Z">
          <w:pPr>
            <w:spacing w:line="240" w:lineRule="auto"/>
            <w:jc w:val="both"/>
          </w:pPr>
        </w:pPrChange>
      </w:pPr>
      <w:ins w:id="845" w:author="Vaughn Shirey" w:date="2023-08-31T20:42:00Z">
        <w:r>
          <w:rPr>
            <w:noProof/>
          </w:rPr>
          <w:lastRenderedPageBreak/>
          <w:drawing>
            <wp:inline distT="0" distB="0" distL="0" distR="0" wp14:anchorId="1D0F7EC0" wp14:editId="085AA80F">
              <wp:extent cx="3228975" cy="3228975"/>
              <wp:effectExtent l="0" t="0" r="9525" b="9525"/>
              <wp:docPr id="89091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6918"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228975" cy="3228975"/>
                      </a:xfrm>
                      <a:prstGeom prst="rect">
                        <a:avLst/>
                      </a:prstGeom>
                      <a:noFill/>
                      <a:ln>
                        <a:noFill/>
                      </a:ln>
                    </pic:spPr>
                  </pic:pic>
                </a:graphicData>
              </a:graphic>
            </wp:inline>
          </w:drawing>
        </w:r>
      </w:ins>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40617B1E" w:rsidR="00F21671" w:rsidRDefault="00564368">
      <w:pPr>
        <w:spacing w:line="240" w:lineRule="auto"/>
        <w:jc w:val="both"/>
        <w:rPr>
          <w:rFonts w:ascii="Times New Roman" w:hAnsi="Times New Roman" w:cs="Times New Roman"/>
          <w:sz w:val="24"/>
          <w:szCs w:val="24"/>
        </w:rPr>
      </w:pPr>
      <w:del w:id="846" w:author="Vaughn Shirey" w:date="2023-08-31T20:42:00Z">
        <w:r w:rsidDel="001B6DAA">
          <w:rPr>
            <w:noProof/>
            <w:lang w:val="en-US"/>
          </w:rPr>
          <w:drawing>
            <wp:inline distT="0" distB="0" distL="0" distR="0" wp14:anchorId="1D215AA1" wp14:editId="76BD03EA">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7E3A62D9" w:rsidR="00F21671" w:rsidRPr="00703517" w:rsidRDefault="00341DE7">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del w:id="847" w:author="Vaughn Shirey" w:date="2023-08-31T15:30:00Z">
        <w:r w:rsidR="0039095D" w:rsidDel="00555008">
          <w:rPr>
            <w:rFonts w:ascii="Times New Roman" w:hAnsi="Times New Roman" w:cs="Times New Roman"/>
            <w:sz w:val="24"/>
            <w:szCs w:val="24"/>
          </w:rPr>
          <w:delText xml:space="preserve">(a) </w:delText>
        </w:r>
      </w:del>
      <w:r w:rsidR="0039095D">
        <w:rPr>
          <w:rFonts w:ascii="Times New Roman" w:hAnsi="Times New Roman" w:cs="Times New Roman"/>
          <w:sz w:val="24"/>
          <w:szCs w:val="24"/>
        </w:rPr>
        <w:t>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w:t>
      </w:r>
      <w:del w:id="848" w:author="Vaughn Shirey" w:date="2023-08-31T15:30:00Z">
        <w:r w:rsidR="0039095D" w:rsidDel="00555008">
          <w:rPr>
            <w:rFonts w:ascii="Times New Roman" w:hAnsi="Times New Roman" w:cs="Times New Roman"/>
            <w:sz w:val="24"/>
            <w:szCs w:val="24"/>
          </w:rPr>
          <w:delText>and (b) average wingspan</w:delText>
        </w:r>
        <w:r w:rsidR="00335D0F" w:rsidDel="00555008">
          <w:rPr>
            <w:rFonts w:ascii="Times New Roman" w:hAnsi="Times New Roman" w:cs="Times New Roman"/>
            <w:sz w:val="24"/>
            <w:szCs w:val="24"/>
          </w:rPr>
          <w:delText xml:space="preserve"> (Model G)</w:delText>
        </w:r>
        <w:r w:rsidR="0039095D" w:rsidDel="00555008">
          <w:rPr>
            <w:rFonts w:ascii="Times New Roman" w:hAnsi="Times New Roman" w:cs="Times New Roman"/>
            <w:sz w:val="24"/>
            <w:szCs w:val="24"/>
          </w:rPr>
          <w:delText xml:space="preserve"> </w:delText>
        </w:r>
      </w:del>
      <w:r w:rsidR="00815A74">
        <w:rPr>
          <w:rFonts w:ascii="Times New Roman" w:hAnsi="Times New Roman" w:cs="Times New Roman"/>
          <w:sz w:val="24"/>
          <w:szCs w:val="24"/>
        </w:rPr>
        <w:t xml:space="preserve">for the </w:t>
      </w:r>
      <w:r w:rsidR="0039095D">
        <w:rPr>
          <w:rFonts w:ascii="Times New Roman" w:hAnsi="Times New Roman" w:cs="Times New Roman"/>
          <w:sz w:val="24"/>
          <w:szCs w:val="24"/>
        </w:rPr>
        <w:t xml:space="preserve">mean occupancy probability shift from the 1970s to 2010s. Shaded regions indicate Bayesian </w:t>
      </w:r>
      <w:del w:id="849" w:author="Vaughn Shirey" w:date="2023-08-31T15:30:00Z">
        <w:r w:rsidR="0039095D" w:rsidDel="00555008">
          <w:rPr>
            <w:rFonts w:ascii="Times New Roman" w:hAnsi="Times New Roman" w:cs="Times New Roman"/>
            <w:sz w:val="24"/>
            <w:szCs w:val="24"/>
          </w:rPr>
          <w:delText>credible intervals</w:delText>
        </w:r>
      </w:del>
      <w:ins w:id="850" w:author="Vaughn Shirey" w:date="2023-08-31T15:30:00Z">
        <w:r w:rsidR="00555008">
          <w:rPr>
            <w:rFonts w:ascii="Times New Roman" w:hAnsi="Times New Roman" w:cs="Times New Roman"/>
            <w:sz w:val="24"/>
            <w:szCs w:val="24"/>
          </w:rPr>
          <w:t>posterior predictive intervals</w:t>
        </w:r>
      </w:ins>
      <w:r w:rsidR="0039095D">
        <w:rPr>
          <w:rFonts w:ascii="Times New Roman" w:hAnsi="Times New Roman" w:cs="Times New Roman"/>
          <w:sz w:val="24"/>
          <w:szCs w:val="24"/>
        </w:rPr>
        <w:t xml:space="preserve"> while points represent </w:t>
      </w:r>
      <w:r w:rsidR="002C6542">
        <w:rPr>
          <w:rFonts w:ascii="Times New Roman" w:hAnsi="Times New Roman" w:cs="Times New Roman"/>
          <w:sz w:val="24"/>
          <w:szCs w:val="24"/>
        </w:rPr>
        <w:t xml:space="preserve">the </w:t>
      </w:r>
      <w:r w:rsidR="00815A74">
        <w:rPr>
          <w:rFonts w:ascii="Times New Roman" w:hAnsi="Times New Roman" w:cs="Times New Roman"/>
          <w:sz w:val="24"/>
          <w:szCs w:val="24"/>
        </w:rPr>
        <w:t xml:space="preserve">individual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341DE7">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00B25032" w14:textId="77777777" w:rsidR="00F21671" w:rsidRPr="00703517" w:rsidRDefault="00F21671">
      <w:pPr>
        <w:spacing w:line="240" w:lineRule="auto"/>
        <w:jc w:val="both"/>
        <w:rPr>
          <w:rFonts w:ascii="Times New Roman" w:hAnsi="Times New Roman" w:cs="Times New Roman"/>
          <w:b/>
          <w:sz w:val="24"/>
          <w:szCs w:val="24"/>
        </w:rPr>
      </w:pPr>
    </w:p>
    <w:p w14:paraId="680DA847" w14:textId="74FE8642" w:rsidR="00447044" w:rsidRDefault="00447044">
      <w:pPr>
        <w:spacing w:line="240" w:lineRule="auto"/>
        <w:jc w:val="both"/>
        <w:rPr>
          <w:ins w:id="851" w:author="Vaughn Shirey [2]" w:date="2023-09-25T09:46:00Z"/>
          <w:rFonts w:ascii="Times New Roman" w:hAnsi="Times New Roman" w:cs="Times New Roman"/>
          <w:b/>
          <w:sz w:val="24"/>
          <w:szCs w:val="24"/>
        </w:rPr>
      </w:pPr>
      <w:ins w:id="852" w:author="Vaughn Shirey [2]" w:date="2023-09-25T09:46:00Z">
        <w:r>
          <w:rPr>
            <w:rFonts w:ascii="Times New Roman" w:hAnsi="Times New Roman" w:cs="Times New Roman"/>
            <w:b/>
            <w:sz w:val="24"/>
            <w:szCs w:val="24"/>
          </w:rPr>
          <w:t xml:space="preserve">Supplemental Table S1. Species-specific parameter estimates for responses to temperature and precipitation </w:t>
        </w:r>
      </w:ins>
    </w:p>
    <w:p w14:paraId="4C30C68E" w14:textId="77777777" w:rsidR="00447044" w:rsidRDefault="00447044">
      <w:pPr>
        <w:spacing w:line="240" w:lineRule="auto"/>
        <w:jc w:val="both"/>
        <w:rPr>
          <w:ins w:id="853" w:author="Vaughn Shirey [2]" w:date="2023-09-25T09:46:00Z"/>
          <w:rFonts w:ascii="Times New Roman" w:hAnsi="Times New Roman" w:cs="Times New Roman"/>
          <w:b/>
          <w:sz w:val="24"/>
          <w:szCs w:val="24"/>
        </w:rPr>
      </w:pPr>
    </w:p>
    <w:p w14:paraId="53BB2D42" w14:textId="4E45D51D"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ins w:id="854" w:author="Vaughn Shirey [2]" w:date="2023-09-25T09:46:00Z">
        <w:r w:rsidR="00447044">
          <w:rPr>
            <w:rFonts w:ascii="Times New Roman" w:hAnsi="Times New Roman" w:cs="Times New Roman"/>
            <w:b/>
            <w:sz w:val="24"/>
            <w:szCs w:val="24"/>
          </w:rPr>
          <w:t>2</w:t>
        </w:r>
      </w:ins>
      <w:del w:id="855" w:author="Vaughn Shirey [2]" w:date="2023-09-25T09:46:00Z">
        <w:r w:rsidR="00637BA4" w:rsidRPr="00703517" w:rsidDel="00447044">
          <w:rPr>
            <w:rFonts w:ascii="Times New Roman" w:hAnsi="Times New Roman" w:cs="Times New Roman"/>
            <w:b/>
            <w:sz w:val="24"/>
            <w:szCs w:val="24"/>
          </w:rPr>
          <w:delText>1</w:delText>
        </w:r>
      </w:del>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72198CED"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ins w:id="856" w:author="Vaughn Shirey [2]" w:date="2023-09-25T09:46:00Z">
        <w:r w:rsidR="00447044">
          <w:rPr>
            <w:rFonts w:ascii="Times New Roman" w:hAnsi="Times New Roman" w:cs="Times New Roman"/>
            <w:b/>
            <w:sz w:val="24"/>
            <w:szCs w:val="24"/>
          </w:rPr>
          <w:t>3</w:t>
        </w:r>
      </w:ins>
      <w:del w:id="857" w:author="Vaughn Shirey [2]" w:date="2023-09-25T09:46:00Z">
        <w:r w:rsidR="003F6EB0" w:rsidRPr="00703517" w:rsidDel="00447044">
          <w:rPr>
            <w:rFonts w:ascii="Times New Roman" w:hAnsi="Times New Roman" w:cs="Times New Roman"/>
            <w:b/>
            <w:sz w:val="24"/>
            <w:szCs w:val="24"/>
          </w:rPr>
          <w:delText>2</w:delText>
        </w:r>
      </w:del>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5EBCAB1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ins w:id="858" w:author="Vaughn Shirey [2]" w:date="2023-09-25T09:46:00Z">
        <w:r w:rsidR="00447044">
          <w:rPr>
            <w:rFonts w:ascii="Times New Roman" w:hAnsi="Times New Roman" w:cs="Times New Roman"/>
            <w:b/>
            <w:sz w:val="24"/>
            <w:szCs w:val="24"/>
          </w:rPr>
          <w:t>4</w:t>
        </w:r>
      </w:ins>
      <w:del w:id="859" w:author="Vaughn Shirey [2]" w:date="2023-09-25T09:46:00Z">
        <w:r w:rsidR="0097510A" w:rsidDel="00447044">
          <w:rPr>
            <w:rFonts w:ascii="Times New Roman" w:hAnsi="Times New Roman" w:cs="Times New Roman"/>
            <w:b/>
            <w:sz w:val="24"/>
            <w:szCs w:val="24"/>
          </w:rPr>
          <w:delText>3</w:delText>
        </w:r>
      </w:del>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3C9E23F8"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ins w:id="860" w:author="Vaughn Shirey [2]" w:date="2023-09-25T09:46:00Z">
        <w:r w:rsidR="00447044">
          <w:rPr>
            <w:rFonts w:ascii="Times New Roman" w:hAnsi="Times New Roman" w:cs="Times New Roman"/>
            <w:b/>
            <w:sz w:val="24"/>
            <w:szCs w:val="24"/>
          </w:rPr>
          <w:t>5</w:t>
        </w:r>
      </w:ins>
      <w:del w:id="861" w:author="Vaughn Shirey [2]" w:date="2023-09-25T09:46:00Z">
        <w:r w:rsidR="0097510A" w:rsidDel="00447044">
          <w:rPr>
            <w:rFonts w:ascii="Times New Roman" w:hAnsi="Times New Roman" w:cs="Times New Roman"/>
            <w:b/>
            <w:sz w:val="24"/>
            <w:szCs w:val="24"/>
          </w:rPr>
          <w:delText>4</w:delText>
        </w:r>
      </w:del>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3A663FC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ins w:id="862" w:author="Vaughn Shirey [2]" w:date="2023-09-25T09:46:00Z">
        <w:r w:rsidR="00447044">
          <w:rPr>
            <w:rFonts w:ascii="Times New Roman" w:hAnsi="Times New Roman" w:cs="Times New Roman"/>
            <w:b/>
            <w:sz w:val="24"/>
            <w:szCs w:val="24"/>
          </w:rPr>
          <w:t>6</w:t>
        </w:r>
      </w:ins>
      <w:del w:id="863" w:author="Vaughn Shirey [2]" w:date="2023-09-25T09:46:00Z">
        <w:r w:rsidR="0097510A" w:rsidDel="00447044">
          <w:rPr>
            <w:rFonts w:ascii="Times New Roman" w:hAnsi="Times New Roman" w:cs="Times New Roman"/>
            <w:b/>
            <w:sz w:val="24"/>
            <w:szCs w:val="24"/>
          </w:rPr>
          <w:delText>5</w:delText>
        </w:r>
      </w:del>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451404A8"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ins w:id="864" w:author="Vaughn Shirey" w:date="2023-08-31T15:29:00Z">
        <w:r w:rsidR="005718D4">
          <w:rPr>
            <w:rFonts w:ascii="Times New Roman" w:hAnsi="Times New Roman" w:cs="Times New Roman"/>
            <w:b/>
            <w:sz w:val="24"/>
            <w:szCs w:val="24"/>
          </w:rPr>
          <w:t>6</w:t>
        </w:r>
      </w:ins>
      <w:del w:id="865" w:author="Vaughn Shirey" w:date="2023-08-31T15:29:00Z">
        <w:r w:rsidR="00086474" w:rsidRPr="00703517" w:rsidDel="005718D4">
          <w:rPr>
            <w:rFonts w:ascii="Times New Roman" w:hAnsi="Times New Roman" w:cs="Times New Roman"/>
            <w:b/>
            <w:sz w:val="24"/>
            <w:szCs w:val="24"/>
          </w:rPr>
          <w:delText>7</w:delText>
        </w:r>
      </w:del>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6F3E24DF" w:rsidR="00F21671" w:rsidRDefault="00341DE7">
      <w:pPr>
        <w:spacing w:line="240" w:lineRule="auto"/>
        <w:jc w:val="both"/>
        <w:rPr>
          <w:ins w:id="866" w:author="Vaughn Shirey" w:date="2023-08-31T15:29:00Z"/>
          <w:rFonts w:ascii="Times New Roman" w:hAnsi="Times New Roman" w:cs="Times New Roman"/>
          <w:bCs/>
          <w:sz w:val="24"/>
          <w:szCs w:val="24"/>
        </w:rPr>
      </w:pPr>
      <w:r w:rsidRPr="00703517">
        <w:rPr>
          <w:rFonts w:ascii="Times New Roman" w:hAnsi="Times New Roman" w:cs="Times New Roman"/>
          <w:b/>
          <w:sz w:val="24"/>
          <w:szCs w:val="24"/>
        </w:rPr>
        <w:t>Supplemental Figure S</w:t>
      </w:r>
      <w:ins w:id="867" w:author="Vaughn Shirey" w:date="2023-08-31T15:29:00Z">
        <w:r w:rsidR="005718D4">
          <w:rPr>
            <w:rFonts w:ascii="Times New Roman" w:hAnsi="Times New Roman" w:cs="Times New Roman"/>
            <w:b/>
            <w:sz w:val="24"/>
            <w:szCs w:val="24"/>
          </w:rPr>
          <w:t>7</w:t>
        </w:r>
      </w:ins>
      <w:del w:id="868" w:author="Vaughn Shirey" w:date="2023-08-31T15:29:00Z">
        <w:r w:rsidR="00086474" w:rsidRPr="00703517" w:rsidDel="005718D4">
          <w:rPr>
            <w:rFonts w:ascii="Times New Roman" w:hAnsi="Times New Roman" w:cs="Times New Roman"/>
            <w:b/>
            <w:sz w:val="24"/>
            <w:szCs w:val="24"/>
          </w:rPr>
          <w:delText>8</w:delText>
        </w:r>
      </w:del>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61D9F703" w14:textId="47D8D531" w:rsidR="005718D4" w:rsidRDefault="005718D4">
      <w:pPr>
        <w:spacing w:line="240" w:lineRule="auto"/>
        <w:jc w:val="both"/>
        <w:rPr>
          <w:ins w:id="869" w:author="Vaughn Shirey" w:date="2023-08-31T15:29:00Z"/>
          <w:rFonts w:ascii="Times New Roman" w:hAnsi="Times New Roman" w:cs="Times New Roman"/>
          <w:bCs/>
          <w:sz w:val="24"/>
          <w:szCs w:val="24"/>
        </w:rPr>
      </w:pPr>
    </w:p>
    <w:p w14:paraId="1D4DB78B" w14:textId="15192587" w:rsidR="005718D4" w:rsidRPr="005718D4" w:rsidRDefault="005718D4">
      <w:pPr>
        <w:spacing w:line="240" w:lineRule="auto"/>
        <w:jc w:val="both"/>
        <w:rPr>
          <w:rFonts w:ascii="Times New Roman" w:hAnsi="Times New Roman" w:cs="Times New Roman"/>
          <w:bCs/>
          <w:sz w:val="24"/>
          <w:szCs w:val="24"/>
          <w:rPrChange w:id="870" w:author="Vaughn Shirey" w:date="2023-08-31T15:29:00Z">
            <w:rPr>
              <w:rFonts w:ascii="Times New Roman" w:hAnsi="Times New Roman" w:cs="Times New Roman"/>
              <w:b/>
              <w:sz w:val="24"/>
              <w:szCs w:val="24"/>
            </w:rPr>
          </w:rPrChange>
        </w:rPr>
      </w:pPr>
      <w:ins w:id="871" w:author="Vaughn Shirey" w:date="2023-08-31T15:29:00Z">
        <w:r w:rsidRPr="005718D4">
          <w:rPr>
            <w:rFonts w:ascii="Times New Roman" w:hAnsi="Times New Roman" w:cs="Times New Roman"/>
            <w:b/>
            <w:sz w:val="24"/>
            <w:szCs w:val="24"/>
            <w:rPrChange w:id="872" w:author="Vaughn Shirey" w:date="2023-08-31T15:30:00Z">
              <w:rPr>
                <w:rFonts w:ascii="Times New Roman" w:hAnsi="Times New Roman" w:cs="Times New Roman"/>
                <w:bCs/>
                <w:sz w:val="24"/>
                <w:szCs w:val="24"/>
              </w:rPr>
            </w:rPrChange>
          </w:rPr>
          <w:t>Supplemental Figure S8.</w:t>
        </w:r>
        <w:r>
          <w:rPr>
            <w:rFonts w:ascii="Times New Roman" w:hAnsi="Times New Roman" w:cs="Times New Roman"/>
            <w:bCs/>
            <w:sz w:val="24"/>
            <w:szCs w:val="24"/>
          </w:rPr>
          <w:t xml:space="preserve"> Correlation matrix for the traits </w:t>
        </w:r>
      </w:ins>
      <w:ins w:id="873" w:author="Vaughn Shirey" w:date="2023-08-31T15:30:00Z">
        <w:r>
          <w:rPr>
            <w:rFonts w:ascii="Times New Roman" w:hAnsi="Times New Roman" w:cs="Times New Roman"/>
            <w:bCs/>
            <w:sz w:val="24"/>
            <w:szCs w:val="24"/>
          </w:rPr>
          <w:t>used in the post-hoc analysis.</w:t>
        </w:r>
      </w:ins>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03B844FF" w14:textId="77777777" w:rsidR="00F8353E" w:rsidRDefault="00F8353E">
      <w:pPr>
        <w:spacing w:line="240" w:lineRule="auto"/>
        <w:jc w:val="center"/>
        <w:rPr>
          <w:rFonts w:ascii="Times New Roman" w:hAnsi="Times New Roman" w:cs="Times New Roman"/>
          <w:b/>
          <w:sz w:val="24"/>
          <w:szCs w:val="24"/>
        </w:rPr>
      </w:pPr>
    </w:p>
    <w:p w14:paraId="3ACC2BA0" w14:textId="77777777" w:rsidR="00F8353E" w:rsidRDefault="00F8353E">
      <w:pPr>
        <w:spacing w:line="240" w:lineRule="auto"/>
        <w:jc w:val="center"/>
        <w:rPr>
          <w:rFonts w:ascii="Times New Roman" w:hAnsi="Times New Roman" w:cs="Times New Roman"/>
          <w:b/>
          <w:sz w:val="24"/>
          <w:szCs w:val="24"/>
        </w:rPr>
      </w:pPr>
    </w:p>
    <w:p w14:paraId="68101E8A" w14:textId="4F3B8E3A"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t>ADDITIONAL SUPPLEMENTARY MATERIAL FILES</w:t>
      </w:r>
    </w:p>
    <w:p w14:paraId="7E191060" w14:textId="77777777" w:rsidR="004D3F57" w:rsidRDefault="004D3F57">
      <w:pPr>
        <w:spacing w:line="240" w:lineRule="auto"/>
        <w:jc w:val="both"/>
        <w:rPr>
          <w:rFonts w:ascii="Times New Roman" w:hAnsi="Times New Roman" w:cs="Times New Roman"/>
          <w:b/>
          <w:sz w:val="24"/>
          <w:szCs w:val="24"/>
        </w:rPr>
      </w:pPr>
    </w:p>
    <w:p w14:paraId="7BE678E9" w14:textId="49A53696" w:rsidR="0065466D" w:rsidRDefault="0065466D">
      <w:pPr>
        <w:spacing w:line="240" w:lineRule="auto"/>
        <w:jc w:val="both"/>
        <w:rPr>
          <w:rFonts w:ascii="Times New Roman" w:hAnsi="Times New Roman" w:cs="Times New Roman"/>
          <w:b/>
          <w:sz w:val="24"/>
          <w:szCs w:val="24"/>
        </w:rPr>
      </w:pPr>
      <w:r w:rsidRPr="00E43CD6">
        <w:rPr>
          <w:rFonts w:ascii="Times New Roman" w:hAnsi="Times New Roman" w:cs="Times New Roman"/>
          <w:b/>
          <w:bCs/>
          <w:sz w:val="24"/>
          <w:szCs w:val="24"/>
        </w:rPr>
        <w:t>Supplemental File S</w:t>
      </w:r>
      <w:r>
        <w:rPr>
          <w:rFonts w:ascii="Times New Roman" w:hAnsi="Times New Roman" w:cs="Times New Roman"/>
          <w:b/>
          <w:bCs/>
          <w:sz w:val="24"/>
          <w:szCs w:val="24"/>
        </w:rPr>
        <w:t>1</w:t>
      </w:r>
      <w:r w:rsidRPr="00E43CD6">
        <w:rPr>
          <w:rFonts w:ascii="Times New Roman" w:hAnsi="Times New Roman" w:cs="Times New Roman"/>
          <w:b/>
          <w:bCs/>
          <w:sz w:val="24"/>
          <w:szCs w:val="24"/>
        </w:rPr>
        <w:t>:</w:t>
      </w:r>
      <w:r>
        <w:rPr>
          <w:rFonts w:ascii="Times New Roman" w:hAnsi="Times New Roman" w:cs="Times New Roman"/>
          <w:sz w:val="24"/>
          <w:szCs w:val="24"/>
        </w:rPr>
        <w:t xml:space="preserve"> Collections accessed through </w:t>
      </w:r>
      <w:proofErr w:type="spellStart"/>
      <w:r>
        <w:rPr>
          <w:rFonts w:ascii="Times New Roman" w:hAnsi="Times New Roman" w:cs="Times New Roman"/>
          <w:sz w:val="24"/>
          <w:szCs w:val="24"/>
        </w:rPr>
        <w:t>iDigBio</w:t>
      </w:r>
      <w:proofErr w:type="spellEnd"/>
      <w:r>
        <w:rPr>
          <w:rFonts w:ascii="Times New Roman" w:hAnsi="Times New Roman" w:cs="Times New Roman"/>
          <w:sz w:val="24"/>
          <w:szCs w:val="24"/>
        </w:rPr>
        <w:t>.</w:t>
      </w:r>
    </w:p>
    <w:p w14:paraId="0D95DF53" w14:textId="77777777" w:rsidR="0065466D" w:rsidRDefault="0065466D">
      <w:pPr>
        <w:spacing w:line="240" w:lineRule="auto"/>
        <w:jc w:val="both"/>
        <w:rPr>
          <w:rFonts w:ascii="Times New Roman" w:hAnsi="Times New Roman" w:cs="Times New Roman"/>
          <w:b/>
          <w:sz w:val="24"/>
          <w:szCs w:val="24"/>
        </w:rPr>
      </w:pPr>
    </w:p>
    <w:p w14:paraId="703CF856" w14:textId="5779EF84"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1A586105"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3B280944"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454993DE" w14:textId="2B0770AA" w:rsidR="00E43CD6"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68BB798B" w14:textId="77777777" w:rsidR="0065466D" w:rsidRDefault="0065466D">
      <w:pPr>
        <w:spacing w:line="240" w:lineRule="auto"/>
        <w:jc w:val="both"/>
        <w:rPr>
          <w:rFonts w:ascii="Times New Roman" w:hAnsi="Times New Roman" w:cs="Times New Roman"/>
          <w:sz w:val="24"/>
          <w:szCs w:val="24"/>
        </w:rPr>
      </w:pPr>
    </w:p>
    <w:p w14:paraId="1B5B1AEF" w14:textId="7B66106C"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6</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w:t>
      </w:r>
      <w:r>
        <w:rPr>
          <w:rFonts w:ascii="Times New Roman" w:hAnsi="Times New Roman" w:cs="Times New Roman"/>
          <w:sz w:val="24"/>
          <w:szCs w:val="24"/>
        </w:rPr>
        <w:t>using the 100-kilometer temperature model.</w:t>
      </w:r>
    </w:p>
    <w:p w14:paraId="112514CD" w14:textId="77777777" w:rsidR="0065466D" w:rsidRDefault="0065466D" w:rsidP="0065466D">
      <w:pPr>
        <w:spacing w:line="240" w:lineRule="auto"/>
        <w:jc w:val="both"/>
        <w:rPr>
          <w:rFonts w:ascii="Times New Roman" w:hAnsi="Times New Roman" w:cs="Times New Roman"/>
          <w:b/>
          <w:sz w:val="24"/>
          <w:szCs w:val="24"/>
        </w:rPr>
      </w:pPr>
    </w:p>
    <w:p w14:paraId="569BA502" w14:textId="75E965E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100-kilometer precipitation model</w:t>
      </w:r>
    </w:p>
    <w:p w14:paraId="2C1621D5" w14:textId="77777777" w:rsidR="0065466D" w:rsidRDefault="0065466D" w:rsidP="0065466D">
      <w:pPr>
        <w:spacing w:line="240" w:lineRule="auto"/>
        <w:jc w:val="both"/>
        <w:rPr>
          <w:rFonts w:ascii="Times New Roman" w:hAnsi="Times New Roman" w:cs="Times New Roman"/>
          <w:sz w:val="24"/>
          <w:szCs w:val="24"/>
        </w:rPr>
      </w:pPr>
    </w:p>
    <w:p w14:paraId="681CB5A1" w14:textId="590E2F8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temperature model</w:t>
      </w:r>
    </w:p>
    <w:p w14:paraId="3070C5BE" w14:textId="77777777" w:rsidR="0065466D" w:rsidRDefault="0065466D" w:rsidP="0065466D">
      <w:pPr>
        <w:spacing w:line="240" w:lineRule="auto"/>
        <w:jc w:val="both"/>
        <w:rPr>
          <w:rFonts w:ascii="Times New Roman" w:hAnsi="Times New Roman" w:cs="Times New Roman"/>
          <w:sz w:val="24"/>
          <w:szCs w:val="24"/>
        </w:rPr>
      </w:pPr>
    </w:p>
    <w:p w14:paraId="715EE535" w14:textId="6626354A" w:rsidR="0065466D" w:rsidRPr="00B507F8"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9</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precipitation model</w:t>
      </w:r>
    </w:p>
    <w:p w14:paraId="63D5C7B3" w14:textId="77777777" w:rsidR="0065466D" w:rsidRPr="00703517" w:rsidRDefault="0065466D">
      <w:pPr>
        <w:spacing w:line="240" w:lineRule="auto"/>
        <w:jc w:val="both"/>
        <w:rPr>
          <w:rFonts w:ascii="Times New Roman" w:hAnsi="Times New Roman" w:cs="Times New Roman"/>
          <w:sz w:val="24"/>
          <w:szCs w:val="24"/>
        </w:rPr>
      </w:pPr>
    </w:p>
    <w:p w14:paraId="20055410" w14:textId="77777777" w:rsidR="00F21671" w:rsidRPr="00703517" w:rsidRDefault="00F21671">
      <w:pPr>
        <w:spacing w:line="240" w:lineRule="auto"/>
        <w:jc w:val="both"/>
        <w:rPr>
          <w:rFonts w:ascii="Times New Roman" w:hAnsi="Times New Roman" w:cs="Times New Roman"/>
          <w:sz w:val="24"/>
          <w:szCs w:val="24"/>
        </w:rPr>
      </w:pPr>
    </w:p>
    <w:p w14:paraId="6D34E946" w14:textId="77777777" w:rsidR="00F21671" w:rsidRPr="00703517" w:rsidRDefault="00F21671">
      <w:pPr>
        <w:spacing w:line="240" w:lineRule="auto"/>
        <w:jc w:val="both"/>
        <w:rPr>
          <w:rFonts w:ascii="Times New Roman" w:hAnsi="Times New Roman" w:cs="Times New Roman"/>
          <w:sz w:val="24"/>
          <w:szCs w:val="24"/>
        </w:rPr>
      </w:pPr>
    </w:p>
    <w:p w14:paraId="5878F2A6" w14:textId="77777777" w:rsidR="00234D7E" w:rsidRDefault="00234D7E">
      <w:pPr>
        <w:rPr>
          <w:ins w:id="874" w:author="Vaughn Shirey [2]" w:date="2023-09-25T09:47:00Z"/>
          <w:rFonts w:ascii="Times New Roman" w:hAnsi="Times New Roman" w:cs="Times New Roman"/>
          <w:sz w:val="24"/>
          <w:szCs w:val="24"/>
        </w:rPr>
      </w:pPr>
      <w:r>
        <w:rPr>
          <w:rFonts w:ascii="Times New Roman" w:hAnsi="Times New Roman" w:cs="Times New Roman"/>
          <w:sz w:val="24"/>
          <w:szCs w:val="24"/>
        </w:rPr>
        <w:br w:type="page"/>
      </w:r>
    </w:p>
    <w:p w14:paraId="3A3C023E" w14:textId="7D6788A7" w:rsidR="005D0BF9" w:rsidRDefault="005D0BF9">
      <w:pPr>
        <w:rPr>
          <w:ins w:id="875" w:author="Vaughn Shirey [2]" w:date="2023-09-25T09:48:00Z"/>
          <w:rFonts w:ascii="Times New Roman" w:hAnsi="Times New Roman" w:cs="Times New Roman"/>
          <w:sz w:val="24"/>
          <w:szCs w:val="24"/>
        </w:rPr>
      </w:pPr>
      <w:ins w:id="876" w:author="Vaughn Shirey [2]" w:date="2023-09-25T09:47:00Z">
        <w:r>
          <w:rPr>
            <w:rFonts w:ascii="Times New Roman" w:hAnsi="Times New Roman" w:cs="Times New Roman"/>
            <w:b/>
            <w:bCs/>
            <w:sz w:val="24"/>
            <w:szCs w:val="24"/>
          </w:rPr>
          <w:lastRenderedPageBreak/>
          <w:t>Supplem</w:t>
        </w:r>
      </w:ins>
      <w:ins w:id="877" w:author="Vaughn Shirey [2]" w:date="2023-09-25T09:48:00Z">
        <w:r>
          <w:rPr>
            <w:rFonts w:ascii="Times New Roman" w:hAnsi="Times New Roman" w:cs="Times New Roman"/>
            <w:b/>
            <w:bCs/>
            <w:sz w:val="24"/>
            <w:szCs w:val="24"/>
          </w:rPr>
          <w:t xml:space="preserve">ental Table S1. </w:t>
        </w:r>
        <w:r>
          <w:rPr>
            <w:rFonts w:ascii="Times New Roman" w:hAnsi="Times New Roman" w:cs="Times New Roman"/>
            <w:sz w:val="24"/>
            <w:szCs w:val="24"/>
          </w:rPr>
          <w:t>Mean parameter estimates for the species-specific responses to temperature and precipitation in our full occupancy-detection modeling suite. 95% Bayesian credible intervals are given for each parameter estimate.</w:t>
        </w:r>
      </w:ins>
      <w:ins w:id="878" w:author="Vaughn Shirey [2]" w:date="2023-09-25T09:49:00Z">
        <w:r w:rsidR="00CD359E">
          <w:rPr>
            <w:rFonts w:ascii="Times New Roman" w:hAnsi="Times New Roman" w:cs="Times New Roman"/>
            <w:sz w:val="24"/>
            <w:szCs w:val="24"/>
          </w:rPr>
          <w:t xml:space="preserve"> Column headers indicate the model </w:t>
        </w:r>
        <w:r w:rsidR="00CD359E" w:rsidRPr="00703517">
          <w:rPr>
            <w:rFonts w:ascii="Times New Roman" w:hAnsi="Times New Roman" w:cs="Times New Roman"/>
            <w:sz w:val="24"/>
            <w:szCs w:val="24"/>
          </w:rPr>
          <w:t>(100T = 100km temperature, 200T = 200km temperature, 100P = 100km precipitation, and 200P = 200km precipitation</w:t>
        </w:r>
        <w:r w:rsidR="00CD359E">
          <w:rPr>
            <w:rFonts w:ascii="Times New Roman" w:hAnsi="Times New Roman" w:cs="Times New Roman"/>
            <w:sz w:val="24"/>
            <w:szCs w:val="24"/>
          </w:rPr>
          <w:t>)</w:t>
        </w:r>
        <w:r w:rsidR="00CD359E" w:rsidRPr="00703517">
          <w:rPr>
            <w:rFonts w:ascii="Times New Roman" w:hAnsi="Times New Roman" w:cs="Times New Roman"/>
            <w:sz w:val="24"/>
            <w:szCs w:val="24"/>
          </w:rPr>
          <w:t>.</w:t>
        </w:r>
        <w:r w:rsidR="00CD359E">
          <w:rPr>
            <w:rFonts w:ascii="Times New Roman" w:hAnsi="Times New Roman" w:cs="Times New Roman"/>
            <w:sz w:val="24"/>
            <w:szCs w:val="24"/>
          </w:rPr>
          <w:t xml:space="preserve"> Note that two values are given for temperature models because a quadratic effect was estimated</w:t>
        </w:r>
        <w:r w:rsidR="002C1EBD">
          <w:rPr>
            <w:rFonts w:ascii="Times New Roman" w:hAnsi="Times New Roman" w:cs="Times New Roman"/>
            <w:sz w:val="24"/>
            <w:szCs w:val="24"/>
          </w:rPr>
          <w:t xml:space="preserve"> with the second estimate</w:t>
        </w:r>
      </w:ins>
      <w:ins w:id="879" w:author="Vaughn Shirey [2]" w:date="2023-09-25T09:50:00Z">
        <w:r w:rsidR="002C1EBD">
          <w:rPr>
            <w:rFonts w:ascii="Times New Roman" w:hAnsi="Times New Roman" w:cs="Times New Roman"/>
            <w:sz w:val="24"/>
            <w:szCs w:val="24"/>
          </w:rPr>
          <w:t xml:space="preserve"> referring to the coefficient of that quadratic term</w:t>
        </w:r>
      </w:ins>
      <w:ins w:id="880" w:author="Vaughn Shirey [2]" w:date="2023-09-25T09:49:00Z">
        <w:r w:rsidR="00CD359E">
          <w:rPr>
            <w:rFonts w:ascii="Times New Roman" w:hAnsi="Times New Roman" w:cs="Times New Roman"/>
            <w:sz w:val="24"/>
            <w:szCs w:val="24"/>
          </w:rPr>
          <w:t xml:space="preserve">. </w:t>
        </w:r>
      </w:ins>
    </w:p>
    <w:p w14:paraId="5DB4720F" w14:textId="77777777" w:rsidR="005D0BF9" w:rsidRPr="005D0BF9" w:rsidRDefault="005D0BF9">
      <w:pPr>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5D0BF9" w:rsidRPr="005F09EE" w14:paraId="0A2FB5B6" w14:textId="77777777" w:rsidTr="005F04C4">
        <w:trPr>
          <w:trHeight w:val="196"/>
          <w:jc w:val="center"/>
          <w:ins w:id="881" w:author="Vaughn Shirey [2]" w:date="2023-09-25T09:47:00Z"/>
        </w:trPr>
        <w:tc>
          <w:tcPr>
            <w:tcW w:w="1165" w:type="dxa"/>
            <w:shd w:val="clear" w:color="auto" w:fill="000000" w:themeFill="text1"/>
          </w:tcPr>
          <w:p w14:paraId="44AB8AF8" w14:textId="77777777" w:rsidR="005D0BF9" w:rsidRPr="005F09EE" w:rsidRDefault="005D0BF9" w:rsidP="005F04C4">
            <w:pPr>
              <w:jc w:val="center"/>
              <w:rPr>
                <w:ins w:id="882" w:author="Vaughn Shirey [2]" w:date="2023-09-25T09:47:00Z"/>
                <w:rFonts w:ascii="Times New Roman" w:hAnsi="Times New Roman" w:cs="Times New Roman"/>
                <w:b/>
                <w:bCs/>
                <w:sz w:val="18"/>
                <w:szCs w:val="18"/>
              </w:rPr>
            </w:pPr>
            <w:ins w:id="883" w:author="Vaughn Shirey [2]" w:date="2023-09-25T09:47:00Z">
              <w:r w:rsidRPr="005F09EE">
                <w:rPr>
                  <w:rFonts w:ascii="Times New Roman" w:hAnsi="Times New Roman" w:cs="Times New Roman"/>
                  <w:b/>
                  <w:bCs/>
                  <w:sz w:val="18"/>
                  <w:szCs w:val="18"/>
                </w:rPr>
                <w:t>CODE</w:t>
              </w:r>
            </w:ins>
          </w:p>
        </w:tc>
        <w:tc>
          <w:tcPr>
            <w:tcW w:w="2430" w:type="dxa"/>
            <w:shd w:val="clear" w:color="auto" w:fill="000000" w:themeFill="text1"/>
          </w:tcPr>
          <w:p w14:paraId="03FF20B1" w14:textId="77777777" w:rsidR="005D0BF9" w:rsidRPr="005F09EE" w:rsidRDefault="005D0BF9" w:rsidP="005F04C4">
            <w:pPr>
              <w:jc w:val="center"/>
              <w:rPr>
                <w:ins w:id="884" w:author="Vaughn Shirey [2]" w:date="2023-09-25T09:47:00Z"/>
                <w:rFonts w:ascii="Times New Roman" w:hAnsi="Times New Roman" w:cs="Times New Roman"/>
                <w:b/>
                <w:bCs/>
                <w:sz w:val="18"/>
                <w:szCs w:val="18"/>
              </w:rPr>
            </w:pPr>
            <w:ins w:id="885" w:author="Vaughn Shirey [2]" w:date="2023-09-25T09:47:00Z">
              <w:r w:rsidRPr="005F09EE">
                <w:rPr>
                  <w:rFonts w:ascii="Times New Roman" w:hAnsi="Times New Roman" w:cs="Times New Roman"/>
                  <w:b/>
                  <w:bCs/>
                  <w:sz w:val="18"/>
                  <w:szCs w:val="18"/>
                </w:rPr>
                <w:t>SCIENTIFIC NAME</w:t>
              </w:r>
            </w:ins>
          </w:p>
        </w:tc>
        <w:tc>
          <w:tcPr>
            <w:tcW w:w="1530" w:type="dxa"/>
            <w:tcBorders>
              <w:bottom w:val="single" w:sz="4" w:space="0" w:color="auto"/>
            </w:tcBorders>
            <w:shd w:val="clear" w:color="auto" w:fill="000000" w:themeFill="text1"/>
          </w:tcPr>
          <w:p w14:paraId="6D95DC8C" w14:textId="77777777" w:rsidR="005D0BF9" w:rsidRPr="005F09EE" w:rsidRDefault="005D0BF9" w:rsidP="005F04C4">
            <w:pPr>
              <w:jc w:val="center"/>
              <w:rPr>
                <w:ins w:id="886" w:author="Vaughn Shirey [2]" w:date="2023-09-25T09:47:00Z"/>
                <w:rFonts w:ascii="Times New Roman" w:hAnsi="Times New Roman" w:cs="Times New Roman"/>
                <w:b/>
                <w:bCs/>
                <w:sz w:val="18"/>
                <w:szCs w:val="18"/>
              </w:rPr>
            </w:pPr>
            <w:ins w:id="887" w:author="Vaughn Shirey [2]" w:date="2023-09-25T09:47:00Z">
              <w:r w:rsidRPr="005F09EE">
                <w:rPr>
                  <w:rFonts w:ascii="Times New Roman" w:hAnsi="Times New Roman" w:cs="Times New Roman"/>
                  <w:b/>
                  <w:bCs/>
                  <w:sz w:val="18"/>
                  <w:szCs w:val="18"/>
                </w:rPr>
                <w:t>100T MODEL</w:t>
              </w:r>
            </w:ins>
          </w:p>
        </w:tc>
        <w:tc>
          <w:tcPr>
            <w:tcW w:w="1530" w:type="dxa"/>
            <w:tcBorders>
              <w:bottom w:val="single" w:sz="4" w:space="0" w:color="auto"/>
            </w:tcBorders>
            <w:shd w:val="clear" w:color="auto" w:fill="000000" w:themeFill="text1"/>
          </w:tcPr>
          <w:p w14:paraId="293AD42E" w14:textId="77777777" w:rsidR="005D0BF9" w:rsidRPr="005F09EE" w:rsidRDefault="005D0BF9" w:rsidP="005F04C4">
            <w:pPr>
              <w:jc w:val="center"/>
              <w:rPr>
                <w:ins w:id="888" w:author="Vaughn Shirey [2]" w:date="2023-09-25T09:47:00Z"/>
                <w:rFonts w:ascii="Times New Roman" w:hAnsi="Times New Roman" w:cs="Times New Roman"/>
                <w:b/>
                <w:bCs/>
                <w:sz w:val="18"/>
                <w:szCs w:val="18"/>
              </w:rPr>
            </w:pPr>
            <w:ins w:id="889" w:author="Vaughn Shirey [2]" w:date="2023-09-25T09:47:00Z">
              <w:r w:rsidRPr="005F09EE">
                <w:rPr>
                  <w:rFonts w:ascii="Times New Roman" w:hAnsi="Times New Roman" w:cs="Times New Roman"/>
                  <w:b/>
                  <w:bCs/>
                  <w:sz w:val="18"/>
                  <w:szCs w:val="18"/>
                </w:rPr>
                <w:t>200T MODEL</w:t>
              </w:r>
            </w:ins>
          </w:p>
        </w:tc>
        <w:tc>
          <w:tcPr>
            <w:tcW w:w="1530" w:type="dxa"/>
            <w:tcBorders>
              <w:bottom w:val="single" w:sz="4" w:space="0" w:color="auto"/>
            </w:tcBorders>
            <w:shd w:val="clear" w:color="auto" w:fill="000000" w:themeFill="text1"/>
          </w:tcPr>
          <w:p w14:paraId="50EAC326" w14:textId="77777777" w:rsidR="005D0BF9" w:rsidRPr="005F09EE" w:rsidRDefault="005D0BF9" w:rsidP="005F04C4">
            <w:pPr>
              <w:jc w:val="center"/>
              <w:rPr>
                <w:ins w:id="890" w:author="Vaughn Shirey [2]" w:date="2023-09-25T09:47:00Z"/>
                <w:rFonts w:ascii="Times New Roman" w:hAnsi="Times New Roman" w:cs="Times New Roman"/>
                <w:b/>
                <w:bCs/>
                <w:sz w:val="18"/>
                <w:szCs w:val="18"/>
              </w:rPr>
            </w:pPr>
            <w:ins w:id="891" w:author="Vaughn Shirey [2]" w:date="2023-09-25T09:47:00Z">
              <w:r w:rsidRPr="005F09EE">
                <w:rPr>
                  <w:rFonts w:ascii="Times New Roman" w:hAnsi="Times New Roman" w:cs="Times New Roman"/>
                  <w:b/>
                  <w:bCs/>
                  <w:sz w:val="18"/>
                  <w:szCs w:val="18"/>
                </w:rPr>
                <w:t>100P MODEL</w:t>
              </w:r>
            </w:ins>
          </w:p>
        </w:tc>
        <w:tc>
          <w:tcPr>
            <w:tcW w:w="1530" w:type="dxa"/>
            <w:tcBorders>
              <w:bottom w:val="single" w:sz="4" w:space="0" w:color="auto"/>
            </w:tcBorders>
            <w:shd w:val="clear" w:color="auto" w:fill="000000" w:themeFill="text1"/>
          </w:tcPr>
          <w:p w14:paraId="594D6BDC" w14:textId="77777777" w:rsidR="005D0BF9" w:rsidRPr="005F09EE" w:rsidRDefault="005D0BF9" w:rsidP="005F04C4">
            <w:pPr>
              <w:jc w:val="center"/>
              <w:rPr>
                <w:ins w:id="892" w:author="Vaughn Shirey [2]" w:date="2023-09-25T09:47:00Z"/>
                <w:rFonts w:ascii="Times New Roman" w:hAnsi="Times New Roman" w:cs="Times New Roman"/>
                <w:b/>
                <w:bCs/>
                <w:sz w:val="18"/>
                <w:szCs w:val="18"/>
              </w:rPr>
            </w:pPr>
            <w:ins w:id="893" w:author="Vaughn Shirey [2]" w:date="2023-09-25T09:47:00Z">
              <w:r w:rsidRPr="005F09EE">
                <w:rPr>
                  <w:rFonts w:ascii="Times New Roman" w:hAnsi="Times New Roman" w:cs="Times New Roman"/>
                  <w:b/>
                  <w:bCs/>
                  <w:sz w:val="18"/>
                  <w:szCs w:val="18"/>
                </w:rPr>
                <w:t>200P MODEL</w:t>
              </w:r>
            </w:ins>
          </w:p>
        </w:tc>
      </w:tr>
      <w:tr w:rsidR="005D0BF9" w:rsidRPr="005F09EE" w14:paraId="4C36D938" w14:textId="77777777" w:rsidTr="005F04C4">
        <w:trPr>
          <w:trHeight w:val="212"/>
          <w:jc w:val="center"/>
          <w:ins w:id="894" w:author="Vaughn Shirey [2]" w:date="2023-09-25T09:47:00Z"/>
        </w:trPr>
        <w:tc>
          <w:tcPr>
            <w:tcW w:w="1165" w:type="dxa"/>
          </w:tcPr>
          <w:p w14:paraId="635AB1F9" w14:textId="77777777" w:rsidR="005D0BF9" w:rsidRPr="005F09EE" w:rsidRDefault="005D0BF9" w:rsidP="005F04C4">
            <w:pPr>
              <w:jc w:val="both"/>
              <w:rPr>
                <w:ins w:id="895" w:author="Vaughn Shirey [2]" w:date="2023-09-25T09:47:00Z"/>
                <w:rFonts w:ascii="Times New Roman" w:hAnsi="Times New Roman" w:cs="Times New Roman"/>
                <w:sz w:val="18"/>
                <w:szCs w:val="18"/>
              </w:rPr>
            </w:pPr>
            <w:ins w:id="896" w:author="Vaughn Shirey [2]" w:date="2023-09-25T09:47:00Z">
              <w:r w:rsidRPr="005F09EE">
                <w:rPr>
                  <w:rFonts w:ascii="Times New Roman" w:hAnsi="Times New Roman" w:cs="Times New Roman"/>
                  <w:sz w:val="18"/>
                  <w:szCs w:val="18"/>
                </w:rPr>
                <w:t>AGLMIL</w:t>
              </w:r>
            </w:ins>
          </w:p>
        </w:tc>
        <w:tc>
          <w:tcPr>
            <w:tcW w:w="2430" w:type="dxa"/>
          </w:tcPr>
          <w:p w14:paraId="296A99C4" w14:textId="77777777" w:rsidR="005D0BF9" w:rsidRPr="005F09EE" w:rsidRDefault="005D0BF9" w:rsidP="005F04C4">
            <w:pPr>
              <w:jc w:val="both"/>
              <w:rPr>
                <w:ins w:id="897" w:author="Vaughn Shirey [2]" w:date="2023-09-25T09:47:00Z"/>
                <w:rFonts w:ascii="Times New Roman" w:hAnsi="Times New Roman" w:cs="Times New Roman"/>
                <w:i/>
                <w:iCs/>
                <w:sz w:val="18"/>
                <w:szCs w:val="18"/>
              </w:rPr>
            </w:pPr>
            <w:proofErr w:type="spellStart"/>
            <w:ins w:id="898" w:author="Vaughn Shirey [2]" w:date="2023-09-25T09:47:00Z">
              <w:r w:rsidRPr="005F09EE">
                <w:rPr>
                  <w:rFonts w:ascii="Times New Roman" w:hAnsi="Times New Roman" w:cs="Times New Roman"/>
                  <w:i/>
                  <w:iCs/>
                  <w:sz w:val="18"/>
                  <w:szCs w:val="18"/>
                </w:rPr>
                <w:t>Aglais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milberti</w:t>
              </w:r>
              <w:proofErr w:type="spellEnd"/>
            </w:ins>
          </w:p>
        </w:tc>
        <w:tc>
          <w:tcPr>
            <w:tcW w:w="1530" w:type="dxa"/>
            <w:tcBorders>
              <w:top w:val="single" w:sz="8" w:space="0" w:color="auto"/>
              <w:left w:val="nil"/>
              <w:bottom w:val="single" w:sz="8" w:space="0" w:color="auto"/>
              <w:right w:val="single" w:sz="8" w:space="0" w:color="auto"/>
            </w:tcBorders>
            <w:shd w:val="clear" w:color="000000" w:fill="D2DDF1"/>
            <w:vAlign w:val="center"/>
          </w:tcPr>
          <w:p w14:paraId="7999B4CA" w14:textId="0735EDAF" w:rsidR="005D0BF9" w:rsidRPr="005F09EE" w:rsidRDefault="005D0BF9" w:rsidP="005F04C4">
            <w:pPr>
              <w:jc w:val="center"/>
              <w:rPr>
                <w:ins w:id="899" w:author="Vaughn Shirey [2]" w:date="2023-09-25T09:47:00Z"/>
                <w:rFonts w:ascii="Times New Roman" w:hAnsi="Times New Roman" w:cs="Times New Roman"/>
                <w:sz w:val="18"/>
                <w:szCs w:val="18"/>
              </w:rPr>
            </w:pPr>
          </w:p>
        </w:tc>
        <w:tc>
          <w:tcPr>
            <w:tcW w:w="1530" w:type="dxa"/>
            <w:tcBorders>
              <w:top w:val="single" w:sz="8" w:space="0" w:color="auto"/>
              <w:left w:val="nil"/>
              <w:bottom w:val="single" w:sz="8" w:space="0" w:color="auto"/>
              <w:right w:val="single" w:sz="8" w:space="0" w:color="auto"/>
            </w:tcBorders>
            <w:shd w:val="clear" w:color="000000" w:fill="BFCFEB"/>
            <w:vAlign w:val="center"/>
          </w:tcPr>
          <w:p w14:paraId="18B99941" w14:textId="321C6AB2" w:rsidR="005D0BF9" w:rsidRPr="005F09EE" w:rsidRDefault="005D0BF9" w:rsidP="005F04C4">
            <w:pPr>
              <w:jc w:val="center"/>
              <w:rPr>
                <w:ins w:id="900" w:author="Vaughn Shirey [2]" w:date="2023-09-25T09:47:00Z"/>
                <w:rFonts w:ascii="Times New Roman" w:hAnsi="Times New Roman" w:cs="Times New Roman"/>
                <w:sz w:val="18"/>
                <w:szCs w:val="18"/>
              </w:rPr>
            </w:pP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23390D6F" w14:textId="7C786736" w:rsidR="005D0BF9" w:rsidRPr="005F09EE" w:rsidRDefault="005D0BF9" w:rsidP="005F04C4">
            <w:pPr>
              <w:jc w:val="center"/>
              <w:rPr>
                <w:ins w:id="901" w:author="Vaughn Shirey [2]" w:date="2023-09-25T09:47:00Z"/>
                <w:rFonts w:ascii="Times New Roman" w:hAnsi="Times New Roman" w:cs="Times New Roman"/>
                <w:sz w:val="18"/>
                <w:szCs w:val="18"/>
              </w:rPr>
            </w:pP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EC5255A" w14:textId="3474B60A" w:rsidR="005D0BF9" w:rsidRPr="005F09EE" w:rsidRDefault="005D0BF9" w:rsidP="005F04C4">
            <w:pPr>
              <w:jc w:val="center"/>
              <w:rPr>
                <w:ins w:id="902" w:author="Vaughn Shirey [2]" w:date="2023-09-25T09:47:00Z"/>
                <w:rFonts w:ascii="Times New Roman" w:hAnsi="Times New Roman" w:cs="Times New Roman"/>
                <w:sz w:val="18"/>
                <w:szCs w:val="18"/>
              </w:rPr>
            </w:pPr>
          </w:p>
        </w:tc>
      </w:tr>
      <w:tr w:rsidR="005D0BF9" w:rsidRPr="005F09EE" w14:paraId="709613DD" w14:textId="77777777" w:rsidTr="005F04C4">
        <w:trPr>
          <w:trHeight w:val="196"/>
          <w:jc w:val="center"/>
          <w:ins w:id="903" w:author="Vaughn Shirey [2]" w:date="2023-09-25T09:47:00Z"/>
        </w:trPr>
        <w:tc>
          <w:tcPr>
            <w:tcW w:w="1165" w:type="dxa"/>
          </w:tcPr>
          <w:p w14:paraId="6F3805EB" w14:textId="77777777" w:rsidR="005D0BF9" w:rsidRPr="005F09EE" w:rsidRDefault="005D0BF9" w:rsidP="005F04C4">
            <w:pPr>
              <w:jc w:val="both"/>
              <w:rPr>
                <w:ins w:id="904" w:author="Vaughn Shirey [2]" w:date="2023-09-25T09:47:00Z"/>
                <w:rFonts w:ascii="Times New Roman" w:hAnsi="Times New Roman" w:cs="Times New Roman"/>
                <w:sz w:val="18"/>
                <w:szCs w:val="18"/>
              </w:rPr>
            </w:pPr>
            <w:ins w:id="905" w:author="Vaughn Shirey [2]" w:date="2023-09-25T09:47:00Z">
              <w:r w:rsidRPr="005F09EE">
                <w:rPr>
                  <w:rFonts w:ascii="Times New Roman" w:hAnsi="Times New Roman" w:cs="Times New Roman"/>
                  <w:sz w:val="18"/>
                  <w:szCs w:val="18"/>
                </w:rPr>
                <w:t>AGRGLA</w:t>
              </w:r>
            </w:ins>
          </w:p>
        </w:tc>
        <w:tc>
          <w:tcPr>
            <w:tcW w:w="2430" w:type="dxa"/>
          </w:tcPr>
          <w:p w14:paraId="5347FAA3" w14:textId="77777777" w:rsidR="005D0BF9" w:rsidRPr="005F09EE" w:rsidRDefault="005D0BF9" w:rsidP="005F04C4">
            <w:pPr>
              <w:jc w:val="both"/>
              <w:rPr>
                <w:ins w:id="906" w:author="Vaughn Shirey [2]" w:date="2023-09-25T09:47:00Z"/>
                <w:rFonts w:ascii="Times New Roman" w:hAnsi="Times New Roman" w:cs="Times New Roman"/>
                <w:i/>
                <w:iCs/>
                <w:sz w:val="18"/>
                <w:szCs w:val="18"/>
              </w:rPr>
            </w:pPr>
            <w:proofErr w:type="spellStart"/>
            <w:ins w:id="907" w:author="Vaughn Shirey [2]" w:date="2023-09-25T09:47:00Z">
              <w:r w:rsidRPr="005F09EE">
                <w:rPr>
                  <w:rFonts w:ascii="Times New Roman" w:hAnsi="Times New Roman" w:cs="Times New Roman"/>
                  <w:i/>
                  <w:iCs/>
                  <w:sz w:val="18"/>
                  <w:szCs w:val="18"/>
                </w:rPr>
                <w:t>Agriades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glandon</w:t>
              </w:r>
              <w:proofErr w:type="spellEnd"/>
            </w:ins>
          </w:p>
        </w:tc>
        <w:tc>
          <w:tcPr>
            <w:tcW w:w="1530" w:type="dxa"/>
            <w:tcBorders>
              <w:top w:val="nil"/>
              <w:left w:val="nil"/>
              <w:bottom w:val="single" w:sz="8" w:space="0" w:color="auto"/>
              <w:right w:val="single" w:sz="8" w:space="0" w:color="auto"/>
            </w:tcBorders>
            <w:shd w:val="clear" w:color="000000" w:fill="DF8181"/>
            <w:vAlign w:val="center"/>
          </w:tcPr>
          <w:p w14:paraId="0B671935" w14:textId="648FF8E9" w:rsidR="005D0BF9" w:rsidRPr="005F09EE" w:rsidRDefault="005D0BF9" w:rsidP="005F04C4">
            <w:pPr>
              <w:jc w:val="center"/>
              <w:rPr>
                <w:ins w:id="90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9A7A7"/>
            <w:vAlign w:val="center"/>
          </w:tcPr>
          <w:p w14:paraId="0D3EBF81" w14:textId="227B0588" w:rsidR="005D0BF9" w:rsidRPr="005F09EE" w:rsidRDefault="005D0BF9" w:rsidP="005F04C4">
            <w:pPr>
              <w:jc w:val="center"/>
              <w:rPr>
                <w:ins w:id="90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4562A6" w14:textId="0A4F624E" w:rsidR="005D0BF9" w:rsidRPr="005F09EE" w:rsidRDefault="005D0BF9" w:rsidP="005F04C4">
            <w:pPr>
              <w:jc w:val="center"/>
              <w:rPr>
                <w:ins w:id="91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7F7"/>
            <w:vAlign w:val="center"/>
          </w:tcPr>
          <w:p w14:paraId="6FE64947" w14:textId="3AEBFCD6" w:rsidR="005D0BF9" w:rsidRPr="005F09EE" w:rsidRDefault="005D0BF9" w:rsidP="005F04C4">
            <w:pPr>
              <w:jc w:val="center"/>
              <w:rPr>
                <w:ins w:id="911" w:author="Vaughn Shirey [2]" w:date="2023-09-25T09:47:00Z"/>
                <w:rFonts w:ascii="Times New Roman" w:hAnsi="Times New Roman" w:cs="Times New Roman"/>
                <w:sz w:val="18"/>
                <w:szCs w:val="18"/>
              </w:rPr>
            </w:pPr>
          </w:p>
        </w:tc>
      </w:tr>
      <w:tr w:rsidR="005D0BF9" w:rsidRPr="005F09EE" w14:paraId="579EC212" w14:textId="77777777" w:rsidTr="005F04C4">
        <w:trPr>
          <w:trHeight w:val="212"/>
          <w:jc w:val="center"/>
          <w:ins w:id="912" w:author="Vaughn Shirey [2]" w:date="2023-09-25T09:47:00Z"/>
        </w:trPr>
        <w:tc>
          <w:tcPr>
            <w:tcW w:w="1165" w:type="dxa"/>
          </w:tcPr>
          <w:p w14:paraId="4884F4DA" w14:textId="77777777" w:rsidR="005D0BF9" w:rsidRPr="005F09EE" w:rsidRDefault="005D0BF9" w:rsidP="005F04C4">
            <w:pPr>
              <w:jc w:val="both"/>
              <w:rPr>
                <w:ins w:id="913" w:author="Vaughn Shirey [2]" w:date="2023-09-25T09:47:00Z"/>
                <w:rFonts w:ascii="Times New Roman" w:hAnsi="Times New Roman" w:cs="Times New Roman"/>
                <w:sz w:val="18"/>
                <w:szCs w:val="18"/>
              </w:rPr>
            </w:pPr>
            <w:ins w:id="914" w:author="Vaughn Shirey [2]" w:date="2023-09-25T09:47:00Z">
              <w:r w:rsidRPr="005F09EE">
                <w:rPr>
                  <w:rFonts w:ascii="Times New Roman" w:hAnsi="Times New Roman" w:cs="Times New Roman"/>
                  <w:sz w:val="18"/>
                  <w:szCs w:val="18"/>
                </w:rPr>
                <w:t>AMBVIA</w:t>
              </w:r>
            </w:ins>
          </w:p>
        </w:tc>
        <w:tc>
          <w:tcPr>
            <w:tcW w:w="2430" w:type="dxa"/>
          </w:tcPr>
          <w:p w14:paraId="2FB23ADE" w14:textId="77777777" w:rsidR="005D0BF9" w:rsidRPr="005F09EE" w:rsidRDefault="005D0BF9" w:rsidP="005F04C4">
            <w:pPr>
              <w:jc w:val="both"/>
              <w:rPr>
                <w:ins w:id="915" w:author="Vaughn Shirey [2]" w:date="2023-09-25T09:47:00Z"/>
                <w:rFonts w:ascii="Times New Roman" w:hAnsi="Times New Roman" w:cs="Times New Roman"/>
                <w:i/>
                <w:iCs/>
                <w:sz w:val="18"/>
                <w:szCs w:val="18"/>
              </w:rPr>
            </w:pPr>
            <w:proofErr w:type="spellStart"/>
            <w:ins w:id="916" w:author="Vaughn Shirey [2]" w:date="2023-09-25T09:47:00Z">
              <w:r w:rsidRPr="005F09EE">
                <w:rPr>
                  <w:rFonts w:ascii="Times New Roman" w:hAnsi="Times New Roman" w:cs="Times New Roman"/>
                  <w:i/>
                  <w:iCs/>
                  <w:sz w:val="18"/>
                  <w:szCs w:val="18"/>
                </w:rPr>
                <w:t>Amblyscirtes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vialis</w:t>
              </w:r>
              <w:proofErr w:type="spellEnd"/>
            </w:ins>
          </w:p>
        </w:tc>
        <w:tc>
          <w:tcPr>
            <w:tcW w:w="1530" w:type="dxa"/>
            <w:tcBorders>
              <w:top w:val="nil"/>
              <w:left w:val="nil"/>
              <w:bottom w:val="single" w:sz="8" w:space="0" w:color="auto"/>
              <w:right w:val="single" w:sz="8" w:space="0" w:color="auto"/>
            </w:tcBorders>
            <w:shd w:val="clear" w:color="000000" w:fill="E49494"/>
            <w:vAlign w:val="center"/>
          </w:tcPr>
          <w:p w14:paraId="63893129" w14:textId="1022B0F0" w:rsidR="005D0BF9" w:rsidRPr="005F09EE" w:rsidRDefault="005D0BF9" w:rsidP="005F04C4">
            <w:pPr>
              <w:jc w:val="center"/>
              <w:rPr>
                <w:ins w:id="91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7E1E1"/>
            <w:vAlign w:val="center"/>
          </w:tcPr>
          <w:p w14:paraId="212FDBEC" w14:textId="0F92DC86" w:rsidR="005D0BF9" w:rsidRPr="005F09EE" w:rsidRDefault="005D0BF9" w:rsidP="005F04C4">
            <w:pPr>
              <w:jc w:val="center"/>
              <w:rPr>
                <w:ins w:id="91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3CFCF"/>
            <w:vAlign w:val="center"/>
          </w:tcPr>
          <w:p w14:paraId="4414A109" w14:textId="5F02F58C" w:rsidR="005D0BF9" w:rsidRPr="005F09EE" w:rsidRDefault="005D0BF9" w:rsidP="005F04C4">
            <w:pPr>
              <w:jc w:val="center"/>
              <w:rPr>
                <w:ins w:id="91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AEEEE"/>
            <w:vAlign w:val="center"/>
          </w:tcPr>
          <w:p w14:paraId="6672A7DD" w14:textId="024CFFEE" w:rsidR="005D0BF9" w:rsidRPr="005F09EE" w:rsidRDefault="005D0BF9" w:rsidP="005F04C4">
            <w:pPr>
              <w:jc w:val="center"/>
              <w:rPr>
                <w:ins w:id="920" w:author="Vaughn Shirey [2]" w:date="2023-09-25T09:47:00Z"/>
                <w:rFonts w:ascii="Times New Roman" w:hAnsi="Times New Roman" w:cs="Times New Roman"/>
                <w:sz w:val="18"/>
                <w:szCs w:val="18"/>
              </w:rPr>
            </w:pPr>
          </w:p>
        </w:tc>
      </w:tr>
      <w:tr w:rsidR="005D0BF9" w:rsidRPr="005F09EE" w14:paraId="45C8F7B4" w14:textId="77777777" w:rsidTr="005F04C4">
        <w:trPr>
          <w:trHeight w:val="196"/>
          <w:jc w:val="center"/>
          <w:ins w:id="921" w:author="Vaughn Shirey [2]" w:date="2023-09-25T09:47:00Z"/>
        </w:trPr>
        <w:tc>
          <w:tcPr>
            <w:tcW w:w="1165" w:type="dxa"/>
          </w:tcPr>
          <w:p w14:paraId="0087FEE4" w14:textId="77777777" w:rsidR="005D0BF9" w:rsidRPr="005F09EE" w:rsidRDefault="005D0BF9" w:rsidP="005F04C4">
            <w:pPr>
              <w:jc w:val="both"/>
              <w:rPr>
                <w:ins w:id="922" w:author="Vaughn Shirey [2]" w:date="2023-09-25T09:47:00Z"/>
                <w:rFonts w:ascii="Times New Roman" w:hAnsi="Times New Roman" w:cs="Times New Roman"/>
                <w:sz w:val="18"/>
                <w:szCs w:val="18"/>
              </w:rPr>
            </w:pPr>
            <w:ins w:id="923" w:author="Vaughn Shirey [2]" w:date="2023-09-25T09:47:00Z">
              <w:r w:rsidRPr="005F09EE">
                <w:rPr>
                  <w:rFonts w:ascii="Times New Roman" w:hAnsi="Times New Roman" w:cs="Times New Roman"/>
                  <w:sz w:val="18"/>
                  <w:szCs w:val="18"/>
                </w:rPr>
                <w:t>ANCNUM</w:t>
              </w:r>
            </w:ins>
          </w:p>
        </w:tc>
        <w:tc>
          <w:tcPr>
            <w:tcW w:w="2430" w:type="dxa"/>
          </w:tcPr>
          <w:p w14:paraId="7C4A15D7" w14:textId="77777777" w:rsidR="005D0BF9" w:rsidRPr="005F09EE" w:rsidRDefault="005D0BF9" w:rsidP="005F04C4">
            <w:pPr>
              <w:jc w:val="both"/>
              <w:rPr>
                <w:ins w:id="924" w:author="Vaughn Shirey [2]" w:date="2023-09-25T09:47:00Z"/>
                <w:rFonts w:ascii="Times New Roman" w:hAnsi="Times New Roman" w:cs="Times New Roman"/>
                <w:i/>
                <w:iCs/>
                <w:sz w:val="18"/>
                <w:szCs w:val="18"/>
              </w:rPr>
            </w:pPr>
            <w:proofErr w:type="spellStart"/>
            <w:ins w:id="925" w:author="Vaughn Shirey [2]" w:date="2023-09-25T09:47:00Z">
              <w:r w:rsidRPr="005F09EE">
                <w:rPr>
                  <w:rFonts w:ascii="Times New Roman" w:hAnsi="Times New Roman" w:cs="Times New Roman"/>
                  <w:i/>
                  <w:iCs/>
                  <w:sz w:val="18"/>
                  <w:szCs w:val="18"/>
                </w:rPr>
                <w:t>Ancyloxypha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numitor</w:t>
              </w:r>
              <w:proofErr w:type="spellEnd"/>
            </w:ins>
          </w:p>
        </w:tc>
        <w:tc>
          <w:tcPr>
            <w:tcW w:w="1530" w:type="dxa"/>
            <w:tcBorders>
              <w:top w:val="nil"/>
              <w:left w:val="nil"/>
              <w:bottom w:val="single" w:sz="8" w:space="0" w:color="auto"/>
              <w:right w:val="single" w:sz="8" w:space="0" w:color="auto"/>
            </w:tcBorders>
            <w:shd w:val="clear" w:color="000000" w:fill="658BCF"/>
            <w:vAlign w:val="center"/>
          </w:tcPr>
          <w:p w14:paraId="4134CEF8" w14:textId="3BCCE10F" w:rsidR="005D0BF9" w:rsidRPr="005F09EE" w:rsidRDefault="005D0BF9" w:rsidP="005F04C4">
            <w:pPr>
              <w:jc w:val="center"/>
              <w:rPr>
                <w:ins w:id="92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7194D2"/>
            <w:vAlign w:val="center"/>
          </w:tcPr>
          <w:p w14:paraId="21F4DAD6" w14:textId="7F214E7C" w:rsidR="005D0BF9" w:rsidRPr="005F09EE" w:rsidRDefault="005D0BF9" w:rsidP="005F04C4">
            <w:pPr>
              <w:jc w:val="center"/>
              <w:rPr>
                <w:ins w:id="92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2DEF1"/>
            <w:vAlign w:val="center"/>
          </w:tcPr>
          <w:p w14:paraId="497BF5F2" w14:textId="12C087AA" w:rsidR="005D0BF9" w:rsidRPr="005F09EE" w:rsidRDefault="005D0BF9" w:rsidP="005F04C4">
            <w:pPr>
              <w:jc w:val="center"/>
              <w:rPr>
                <w:ins w:id="92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FDBF0"/>
            <w:vAlign w:val="center"/>
          </w:tcPr>
          <w:p w14:paraId="33971337" w14:textId="4C19BEFB" w:rsidR="005D0BF9" w:rsidRPr="005F09EE" w:rsidRDefault="005D0BF9" w:rsidP="005F04C4">
            <w:pPr>
              <w:jc w:val="center"/>
              <w:rPr>
                <w:ins w:id="929" w:author="Vaughn Shirey [2]" w:date="2023-09-25T09:47:00Z"/>
                <w:rFonts w:ascii="Times New Roman" w:hAnsi="Times New Roman" w:cs="Times New Roman"/>
                <w:sz w:val="18"/>
                <w:szCs w:val="18"/>
              </w:rPr>
            </w:pPr>
          </w:p>
        </w:tc>
      </w:tr>
      <w:tr w:rsidR="005D0BF9" w:rsidRPr="005F09EE" w14:paraId="4A4196CF" w14:textId="77777777" w:rsidTr="005F04C4">
        <w:trPr>
          <w:trHeight w:val="212"/>
          <w:jc w:val="center"/>
          <w:ins w:id="930" w:author="Vaughn Shirey [2]" w:date="2023-09-25T09:47:00Z"/>
        </w:trPr>
        <w:tc>
          <w:tcPr>
            <w:tcW w:w="1165" w:type="dxa"/>
          </w:tcPr>
          <w:p w14:paraId="49D37C3F" w14:textId="77777777" w:rsidR="005D0BF9" w:rsidRPr="005F09EE" w:rsidRDefault="005D0BF9" w:rsidP="005F04C4">
            <w:pPr>
              <w:jc w:val="both"/>
              <w:rPr>
                <w:ins w:id="931" w:author="Vaughn Shirey [2]" w:date="2023-09-25T09:47:00Z"/>
                <w:rFonts w:ascii="Times New Roman" w:hAnsi="Times New Roman" w:cs="Times New Roman"/>
                <w:sz w:val="18"/>
                <w:szCs w:val="18"/>
              </w:rPr>
            </w:pPr>
            <w:ins w:id="932" w:author="Vaughn Shirey [2]" w:date="2023-09-25T09:47:00Z">
              <w:r w:rsidRPr="005F09EE">
                <w:rPr>
                  <w:rFonts w:ascii="Times New Roman" w:hAnsi="Times New Roman" w:cs="Times New Roman"/>
                  <w:sz w:val="18"/>
                  <w:szCs w:val="18"/>
                </w:rPr>
                <w:t>ARGATL</w:t>
              </w:r>
            </w:ins>
          </w:p>
        </w:tc>
        <w:tc>
          <w:tcPr>
            <w:tcW w:w="2430" w:type="dxa"/>
          </w:tcPr>
          <w:p w14:paraId="51525E25" w14:textId="77777777" w:rsidR="005D0BF9" w:rsidRPr="005F09EE" w:rsidRDefault="005D0BF9" w:rsidP="005F04C4">
            <w:pPr>
              <w:jc w:val="both"/>
              <w:rPr>
                <w:ins w:id="933" w:author="Vaughn Shirey [2]" w:date="2023-09-25T09:47:00Z"/>
                <w:rFonts w:ascii="Times New Roman" w:hAnsi="Times New Roman" w:cs="Times New Roman"/>
                <w:i/>
                <w:iCs/>
                <w:sz w:val="18"/>
                <w:szCs w:val="18"/>
              </w:rPr>
            </w:pPr>
            <w:proofErr w:type="spellStart"/>
            <w:ins w:id="934" w:author="Vaughn Shirey [2]" w:date="2023-09-25T09:47:00Z">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atlantis</w:t>
              </w:r>
              <w:proofErr w:type="spellEnd"/>
            </w:ins>
          </w:p>
        </w:tc>
        <w:tc>
          <w:tcPr>
            <w:tcW w:w="1530" w:type="dxa"/>
            <w:tcBorders>
              <w:top w:val="nil"/>
              <w:left w:val="nil"/>
              <w:bottom w:val="single" w:sz="8" w:space="0" w:color="auto"/>
              <w:right w:val="single" w:sz="8" w:space="0" w:color="auto"/>
            </w:tcBorders>
            <w:shd w:val="clear" w:color="000000" w:fill="E2E9F6"/>
            <w:vAlign w:val="center"/>
          </w:tcPr>
          <w:p w14:paraId="5FF28270" w14:textId="6B2103F7" w:rsidR="005D0BF9" w:rsidRPr="005F09EE" w:rsidRDefault="005D0BF9" w:rsidP="005F04C4">
            <w:pPr>
              <w:jc w:val="center"/>
              <w:rPr>
                <w:ins w:id="93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8E2F3"/>
            <w:vAlign w:val="center"/>
          </w:tcPr>
          <w:p w14:paraId="7582EA16" w14:textId="2C73A22B" w:rsidR="005D0BF9" w:rsidRPr="005F09EE" w:rsidRDefault="005D0BF9" w:rsidP="005F04C4">
            <w:pPr>
              <w:jc w:val="center"/>
              <w:rPr>
                <w:ins w:id="93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9F9"/>
            <w:vAlign w:val="center"/>
          </w:tcPr>
          <w:p w14:paraId="3A5B414F" w14:textId="42C220DD" w:rsidR="005D0BF9" w:rsidRPr="005F09EE" w:rsidRDefault="005D0BF9" w:rsidP="005F04C4">
            <w:pPr>
              <w:jc w:val="center"/>
              <w:rPr>
                <w:ins w:id="93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CFDFE"/>
            <w:vAlign w:val="center"/>
          </w:tcPr>
          <w:p w14:paraId="59E53C27" w14:textId="3DE2D996" w:rsidR="005D0BF9" w:rsidRPr="005F09EE" w:rsidRDefault="005D0BF9" w:rsidP="005F04C4">
            <w:pPr>
              <w:jc w:val="center"/>
              <w:rPr>
                <w:ins w:id="938" w:author="Vaughn Shirey [2]" w:date="2023-09-25T09:47:00Z"/>
                <w:rFonts w:ascii="Times New Roman" w:hAnsi="Times New Roman" w:cs="Times New Roman"/>
                <w:sz w:val="18"/>
                <w:szCs w:val="18"/>
              </w:rPr>
            </w:pPr>
          </w:p>
        </w:tc>
      </w:tr>
      <w:tr w:rsidR="005D0BF9" w:rsidRPr="005F09EE" w14:paraId="0776B71F" w14:textId="77777777" w:rsidTr="005F04C4">
        <w:trPr>
          <w:trHeight w:val="196"/>
          <w:jc w:val="center"/>
          <w:ins w:id="939" w:author="Vaughn Shirey [2]" w:date="2023-09-25T09:47:00Z"/>
        </w:trPr>
        <w:tc>
          <w:tcPr>
            <w:tcW w:w="1165" w:type="dxa"/>
          </w:tcPr>
          <w:p w14:paraId="51435997" w14:textId="77777777" w:rsidR="005D0BF9" w:rsidRPr="005F09EE" w:rsidRDefault="005D0BF9" w:rsidP="005F04C4">
            <w:pPr>
              <w:jc w:val="both"/>
              <w:rPr>
                <w:ins w:id="940" w:author="Vaughn Shirey [2]" w:date="2023-09-25T09:47:00Z"/>
                <w:rFonts w:ascii="Times New Roman" w:hAnsi="Times New Roman" w:cs="Times New Roman"/>
                <w:sz w:val="18"/>
                <w:szCs w:val="18"/>
              </w:rPr>
            </w:pPr>
            <w:ins w:id="941" w:author="Vaughn Shirey [2]" w:date="2023-09-25T09:47:00Z">
              <w:r w:rsidRPr="005F09EE">
                <w:rPr>
                  <w:rFonts w:ascii="Times New Roman" w:hAnsi="Times New Roman" w:cs="Times New Roman"/>
                  <w:sz w:val="18"/>
                  <w:szCs w:val="18"/>
                </w:rPr>
                <w:t>ARGCYB</w:t>
              </w:r>
            </w:ins>
          </w:p>
        </w:tc>
        <w:tc>
          <w:tcPr>
            <w:tcW w:w="2430" w:type="dxa"/>
          </w:tcPr>
          <w:p w14:paraId="1FD0E042" w14:textId="77777777" w:rsidR="005D0BF9" w:rsidRPr="005F09EE" w:rsidRDefault="005D0BF9" w:rsidP="005F04C4">
            <w:pPr>
              <w:jc w:val="both"/>
              <w:rPr>
                <w:ins w:id="942" w:author="Vaughn Shirey [2]" w:date="2023-09-25T09:47:00Z"/>
                <w:rFonts w:ascii="Times New Roman" w:hAnsi="Times New Roman" w:cs="Times New Roman"/>
                <w:i/>
                <w:iCs/>
                <w:sz w:val="18"/>
                <w:szCs w:val="18"/>
              </w:rPr>
            </w:pPr>
            <w:proofErr w:type="spellStart"/>
            <w:ins w:id="943" w:author="Vaughn Shirey [2]" w:date="2023-09-25T09:47:00Z">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cybele</w:t>
              </w:r>
              <w:proofErr w:type="spellEnd"/>
            </w:ins>
          </w:p>
        </w:tc>
        <w:tc>
          <w:tcPr>
            <w:tcW w:w="1530" w:type="dxa"/>
            <w:tcBorders>
              <w:top w:val="nil"/>
              <w:left w:val="nil"/>
              <w:bottom w:val="single" w:sz="8" w:space="0" w:color="auto"/>
              <w:right w:val="single" w:sz="8" w:space="0" w:color="auto"/>
            </w:tcBorders>
            <w:shd w:val="clear" w:color="000000" w:fill="FCFDFE"/>
            <w:vAlign w:val="center"/>
          </w:tcPr>
          <w:p w14:paraId="2B37F4C2" w14:textId="41A799DB" w:rsidR="005D0BF9" w:rsidRPr="005F09EE" w:rsidRDefault="005D0BF9" w:rsidP="005F04C4">
            <w:pPr>
              <w:jc w:val="center"/>
              <w:rPr>
                <w:ins w:id="94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5F8FC"/>
            <w:vAlign w:val="center"/>
          </w:tcPr>
          <w:p w14:paraId="1CB57378" w14:textId="791BFC36" w:rsidR="005D0BF9" w:rsidRPr="005F09EE" w:rsidRDefault="005D0BF9" w:rsidP="005F04C4">
            <w:pPr>
              <w:jc w:val="center"/>
              <w:rPr>
                <w:ins w:id="94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8E3E3"/>
            <w:vAlign w:val="center"/>
          </w:tcPr>
          <w:p w14:paraId="781B96E3" w14:textId="1F9A2F79" w:rsidR="005D0BF9" w:rsidRPr="005F09EE" w:rsidRDefault="005D0BF9" w:rsidP="005F04C4">
            <w:pPr>
              <w:jc w:val="center"/>
              <w:rPr>
                <w:ins w:id="94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9E9E9"/>
            <w:vAlign w:val="center"/>
          </w:tcPr>
          <w:p w14:paraId="55786991" w14:textId="6CA20B58" w:rsidR="005D0BF9" w:rsidRPr="005F09EE" w:rsidRDefault="005D0BF9" w:rsidP="005F04C4">
            <w:pPr>
              <w:jc w:val="center"/>
              <w:rPr>
                <w:ins w:id="947" w:author="Vaughn Shirey [2]" w:date="2023-09-25T09:47:00Z"/>
                <w:rFonts w:ascii="Times New Roman" w:hAnsi="Times New Roman" w:cs="Times New Roman"/>
                <w:sz w:val="18"/>
                <w:szCs w:val="18"/>
              </w:rPr>
            </w:pPr>
          </w:p>
        </w:tc>
      </w:tr>
      <w:tr w:rsidR="005D0BF9" w:rsidRPr="005F09EE" w14:paraId="249B3B03" w14:textId="77777777" w:rsidTr="005F04C4">
        <w:trPr>
          <w:trHeight w:val="212"/>
          <w:jc w:val="center"/>
          <w:ins w:id="948" w:author="Vaughn Shirey [2]" w:date="2023-09-25T09:47:00Z"/>
        </w:trPr>
        <w:tc>
          <w:tcPr>
            <w:tcW w:w="1165" w:type="dxa"/>
          </w:tcPr>
          <w:p w14:paraId="705BD2C3" w14:textId="77777777" w:rsidR="005D0BF9" w:rsidRPr="005F09EE" w:rsidRDefault="005D0BF9" w:rsidP="005F04C4">
            <w:pPr>
              <w:jc w:val="both"/>
              <w:rPr>
                <w:ins w:id="949" w:author="Vaughn Shirey [2]" w:date="2023-09-25T09:47:00Z"/>
                <w:rFonts w:ascii="Times New Roman" w:hAnsi="Times New Roman" w:cs="Times New Roman"/>
                <w:sz w:val="18"/>
                <w:szCs w:val="18"/>
              </w:rPr>
            </w:pPr>
            <w:ins w:id="950" w:author="Vaughn Shirey [2]" w:date="2023-09-25T09:47:00Z">
              <w:r w:rsidRPr="005F09EE">
                <w:rPr>
                  <w:rFonts w:ascii="Times New Roman" w:hAnsi="Times New Roman" w:cs="Times New Roman"/>
                  <w:sz w:val="18"/>
                  <w:szCs w:val="18"/>
                </w:rPr>
                <w:t>ARGHYD</w:t>
              </w:r>
            </w:ins>
          </w:p>
        </w:tc>
        <w:tc>
          <w:tcPr>
            <w:tcW w:w="2430" w:type="dxa"/>
          </w:tcPr>
          <w:p w14:paraId="0DB16D04" w14:textId="77777777" w:rsidR="005D0BF9" w:rsidRPr="005F09EE" w:rsidRDefault="005D0BF9" w:rsidP="005F04C4">
            <w:pPr>
              <w:jc w:val="both"/>
              <w:rPr>
                <w:ins w:id="951" w:author="Vaughn Shirey [2]" w:date="2023-09-25T09:47:00Z"/>
                <w:rFonts w:ascii="Times New Roman" w:hAnsi="Times New Roman" w:cs="Times New Roman"/>
                <w:i/>
                <w:iCs/>
                <w:sz w:val="18"/>
                <w:szCs w:val="18"/>
              </w:rPr>
            </w:pPr>
            <w:proofErr w:type="spellStart"/>
            <w:ins w:id="952" w:author="Vaughn Shirey [2]" w:date="2023-09-25T09:47:00Z">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hydaspe</w:t>
              </w:r>
              <w:proofErr w:type="spellEnd"/>
            </w:ins>
          </w:p>
        </w:tc>
        <w:tc>
          <w:tcPr>
            <w:tcW w:w="1530" w:type="dxa"/>
            <w:tcBorders>
              <w:top w:val="nil"/>
              <w:left w:val="nil"/>
              <w:bottom w:val="single" w:sz="8" w:space="0" w:color="auto"/>
              <w:right w:val="single" w:sz="8" w:space="0" w:color="auto"/>
            </w:tcBorders>
            <w:shd w:val="clear" w:color="000000" w:fill="A2B9E2"/>
            <w:vAlign w:val="center"/>
          </w:tcPr>
          <w:p w14:paraId="6AAFF4C3" w14:textId="5CB9C299" w:rsidR="005D0BF9" w:rsidRPr="005F09EE" w:rsidRDefault="005D0BF9" w:rsidP="005F04C4">
            <w:pPr>
              <w:jc w:val="center"/>
              <w:rPr>
                <w:ins w:id="95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A0B7E1"/>
            <w:vAlign w:val="center"/>
          </w:tcPr>
          <w:p w14:paraId="7B4DD386" w14:textId="55634779" w:rsidR="005D0BF9" w:rsidRPr="005F09EE" w:rsidRDefault="005D0BF9" w:rsidP="005F04C4">
            <w:pPr>
              <w:jc w:val="center"/>
              <w:rPr>
                <w:ins w:id="95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91ACDD"/>
            <w:vAlign w:val="center"/>
          </w:tcPr>
          <w:p w14:paraId="73B8B117" w14:textId="1A6CA785" w:rsidR="005D0BF9" w:rsidRPr="005F09EE" w:rsidRDefault="005D0BF9" w:rsidP="005F04C4">
            <w:pPr>
              <w:jc w:val="center"/>
              <w:rPr>
                <w:ins w:id="95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7D9DD6"/>
            <w:vAlign w:val="center"/>
          </w:tcPr>
          <w:p w14:paraId="0F6EB179" w14:textId="55C6324F" w:rsidR="005D0BF9" w:rsidRPr="005F09EE" w:rsidRDefault="005D0BF9" w:rsidP="005F04C4">
            <w:pPr>
              <w:jc w:val="center"/>
              <w:rPr>
                <w:ins w:id="956" w:author="Vaughn Shirey [2]" w:date="2023-09-25T09:47:00Z"/>
                <w:rFonts w:ascii="Times New Roman" w:hAnsi="Times New Roman" w:cs="Times New Roman"/>
                <w:sz w:val="18"/>
                <w:szCs w:val="18"/>
              </w:rPr>
            </w:pPr>
          </w:p>
        </w:tc>
      </w:tr>
      <w:tr w:rsidR="005D0BF9" w:rsidRPr="005F09EE" w14:paraId="6B80A7CE" w14:textId="77777777" w:rsidTr="005F04C4">
        <w:trPr>
          <w:trHeight w:val="196"/>
          <w:jc w:val="center"/>
          <w:ins w:id="957" w:author="Vaughn Shirey [2]" w:date="2023-09-25T09:47:00Z"/>
        </w:trPr>
        <w:tc>
          <w:tcPr>
            <w:tcW w:w="1165" w:type="dxa"/>
          </w:tcPr>
          <w:p w14:paraId="7233A393" w14:textId="77777777" w:rsidR="005D0BF9" w:rsidRPr="005F09EE" w:rsidRDefault="005D0BF9" w:rsidP="005F04C4">
            <w:pPr>
              <w:jc w:val="both"/>
              <w:rPr>
                <w:ins w:id="958" w:author="Vaughn Shirey [2]" w:date="2023-09-25T09:47:00Z"/>
                <w:rFonts w:ascii="Times New Roman" w:hAnsi="Times New Roman" w:cs="Times New Roman"/>
                <w:sz w:val="18"/>
                <w:szCs w:val="18"/>
              </w:rPr>
            </w:pPr>
            <w:ins w:id="959" w:author="Vaughn Shirey [2]" w:date="2023-09-25T09:47:00Z">
              <w:r w:rsidRPr="005F09EE">
                <w:rPr>
                  <w:rFonts w:ascii="Times New Roman" w:hAnsi="Times New Roman" w:cs="Times New Roman"/>
                  <w:sz w:val="18"/>
                  <w:szCs w:val="18"/>
                </w:rPr>
                <w:t>ARGMOR</w:t>
              </w:r>
            </w:ins>
          </w:p>
        </w:tc>
        <w:tc>
          <w:tcPr>
            <w:tcW w:w="2430" w:type="dxa"/>
          </w:tcPr>
          <w:p w14:paraId="4217352A" w14:textId="77777777" w:rsidR="005D0BF9" w:rsidRPr="005F09EE" w:rsidRDefault="005D0BF9" w:rsidP="005F04C4">
            <w:pPr>
              <w:jc w:val="both"/>
              <w:rPr>
                <w:ins w:id="960" w:author="Vaughn Shirey [2]" w:date="2023-09-25T09:47:00Z"/>
                <w:rFonts w:ascii="Times New Roman" w:hAnsi="Times New Roman" w:cs="Times New Roman"/>
                <w:i/>
                <w:iCs/>
                <w:sz w:val="18"/>
                <w:szCs w:val="18"/>
              </w:rPr>
            </w:pPr>
            <w:proofErr w:type="spellStart"/>
            <w:ins w:id="961" w:author="Vaughn Shirey [2]" w:date="2023-09-25T09:47:00Z">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mormonia</w:t>
              </w:r>
              <w:proofErr w:type="spellEnd"/>
            </w:ins>
          </w:p>
        </w:tc>
        <w:tc>
          <w:tcPr>
            <w:tcW w:w="1530" w:type="dxa"/>
            <w:tcBorders>
              <w:top w:val="nil"/>
              <w:left w:val="nil"/>
              <w:bottom w:val="single" w:sz="8" w:space="0" w:color="auto"/>
              <w:right w:val="single" w:sz="8" w:space="0" w:color="auto"/>
            </w:tcBorders>
            <w:shd w:val="clear" w:color="000000" w:fill="F5DADA"/>
            <w:vAlign w:val="center"/>
          </w:tcPr>
          <w:p w14:paraId="0F5F625B" w14:textId="7F4C9294" w:rsidR="005D0BF9" w:rsidRPr="005F09EE" w:rsidRDefault="005D0BF9" w:rsidP="005F04C4">
            <w:pPr>
              <w:jc w:val="center"/>
              <w:rPr>
                <w:ins w:id="96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EFDFD"/>
            <w:vAlign w:val="center"/>
          </w:tcPr>
          <w:p w14:paraId="594CE538" w14:textId="7A8FF23A" w:rsidR="005D0BF9" w:rsidRPr="005F09EE" w:rsidRDefault="005D0BF9" w:rsidP="005F04C4">
            <w:pPr>
              <w:jc w:val="center"/>
              <w:rPr>
                <w:ins w:id="96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4D2D2"/>
            <w:vAlign w:val="center"/>
          </w:tcPr>
          <w:p w14:paraId="76027CF7" w14:textId="7A43152A" w:rsidR="005D0BF9" w:rsidRPr="005F09EE" w:rsidRDefault="005D0BF9" w:rsidP="005F04C4">
            <w:pPr>
              <w:jc w:val="center"/>
              <w:rPr>
                <w:ins w:id="96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5D7D7"/>
            <w:vAlign w:val="center"/>
          </w:tcPr>
          <w:p w14:paraId="588117F3" w14:textId="5D6B5906" w:rsidR="005D0BF9" w:rsidRPr="005F09EE" w:rsidRDefault="005D0BF9" w:rsidP="005F04C4">
            <w:pPr>
              <w:jc w:val="center"/>
              <w:rPr>
                <w:ins w:id="965" w:author="Vaughn Shirey [2]" w:date="2023-09-25T09:47:00Z"/>
                <w:rFonts w:ascii="Times New Roman" w:hAnsi="Times New Roman" w:cs="Times New Roman"/>
                <w:sz w:val="18"/>
                <w:szCs w:val="18"/>
              </w:rPr>
            </w:pPr>
          </w:p>
        </w:tc>
      </w:tr>
      <w:tr w:rsidR="005D0BF9" w:rsidRPr="005F09EE" w14:paraId="425D6835" w14:textId="77777777" w:rsidTr="005F04C4">
        <w:trPr>
          <w:trHeight w:val="212"/>
          <w:jc w:val="center"/>
          <w:ins w:id="966" w:author="Vaughn Shirey [2]" w:date="2023-09-25T09:47:00Z"/>
        </w:trPr>
        <w:tc>
          <w:tcPr>
            <w:tcW w:w="1165" w:type="dxa"/>
          </w:tcPr>
          <w:p w14:paraId="41B28492" w14:textId="77777777" w:rsidR="005D0BF9" w:rsidRPr="005F09EE" w:rsidRDefault="005D0BF9" w:rsidP="005F04C4">
            <w:pPr>
              <w:jc w:val="both"/>
              <w:rPr>
                <w:ins w:id="967" w:author="Vaughn Shirey [2]" w:date="2023-09-25T09:47:00Z"/>
                <w:rFonts w:ascii="Times New Roman" w:hAnsi="Times New Roman" w:cs="Times New Roman"/>
                <w:sz w:val="18"/>
                <w:szCs w:val="18"/>
              </w:rPr>
            </w:pPr>
            <w:ins w:id="968" w:author="Vaughn Shirey [2]" w:date="2023-09-25T09:47:00Z">
              <w:r w:rsidRPr="005F09EE">
                <w:rPr>
                  <w:rFonts w:ascii="Times New Roman" w:hAnsi="Times New Roman" w:cs="Times New Roman"/>
                  <w:sz w:val="18"/>
                  <w:szCs w:val="18"/>
                </w:rPr>
                <w:t>BORBEL</w:t>
              </w:r>
            </w:ins>
          </w:p>
        </w:tc>
        <w:tc>
          <w:tcPr>
            <w:tcW w:w="2430" w:type="dxa"/>
          </w:tcPr>
          <w:p w14:paraId="78949CE4" w14:textId="77777777" w:rsidR="005D0BF9" w:rsidRPr="005F09EE" w:rsidRDefault="005D0BF9" w:rsidP="005F04C4">
            <w:pPr>
              <w:jc w:val="both"/>
              <w:rPr>
                <w:ins w:id="969" w:author="Vaughn Shirey [2]" w:date="2023-09-25T09:47:00Z"/>
                <w:rFonts w:ascii="Times New Roman" w:hAnsi="Times New Roman" w:cs="Times New Roman"/>
                <w:i/>
                <w:iCs/>
                <w:sz w:val="18"/>
                <w:szCs w:val="18"/>
              </w:rPr>
            </w:pPr>
            <w:proofErr w:type="spellStart"/>
            <w:ins w:id="970"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bellona</w:t>
              </w:r>
              <w:proofErr w:type="spellEnd"/>
            </w:ins>
          </w:p>
        </w:tc>
        <w:tc>
          <w:tcPr>
            <w:tcW w:w="1530" w:type="dxa"/>
            <w:tcBorders>
              <w:top w:val="nil"/>
              <w:left w:val="nil"/>
              <w:bottom w:val="single" w:sz="8" w:space="0" w:color="auto"/>
              <w:right w:val="single" w:sz="8" w:space="0" w:color="auto"/>
            </w:tcBorders>
            <w:shd w:val="clear" w:color="000000" w:fill="E8A3A3"/>
            <w:vAlign w:val="center"/>
          </w:tcPr>
          <w:p w14:paraId="7853DE72" w14:textId="6CC96022" w:rsidR="005D0BF9" w:rsidRPr="005F09EE" w:rsidRDefault="005D0BF9" w:rsidP="005F04C4">
            <w:pPr>
              <w:jc w:val="center"/>
              <w:rPr>
                <w:ins w:id="97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2CDCD"/>
            <w:vAlign w:val="center"/>
          </w:tcPr>
          <w:p w14:paraId="4489B2ED" w14:textId="5E61E635" w:rsidR="005D0BF9" w:rsidRPr="005F09EE" w:rsidRDefault="005D0BF9" w:rsidP="005F04C4">
            <w:pPr>
              <w:jc w:val="center"/>
              <w:rPr>
                <w:ins w:id="97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FC1C1"/>
            <w:vAlign w:val="center"/>
          </w:tcPr>
          <w:p w14:paraId="71A1FD25" w14:textId="16F20977" w:rsidR="005D0BF9" w:rsidRPr="005F09EE" w:rsidRDefault="005D0BF9" w:rsidP="005F04C4">
            <w:pPr>
              <w:jc w:val="center"/>
              <w:rPr>
                <w:ins w:id="97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8E3E3"/>
            <w:vAlign w:val="center"/>
          </w:tcPr>
          <w:p w14:paraId="6E79667B" w14:textId="37A02D2E" w:rsidR="005D0BF9" w:rsidRPr="005F09EE" w:rsidRDefault="005D0BF9" w:rsidP="005F04C4">
            <w:pPr>
              <w:jc w:val="center"/>
              <w:rPr>
                <w:ins w:id="974" w:author="Vaughn Shirey [2]" w:date="2023-09-25T09:47:00Z"/>
                <w:rFonts w:ascii="Times New Roman" w:hAnsi="Times New Roman" w:cs="Times New Roman"/>
                <w:sz w:val="18"/>
                <w:szCs w:val="18"/>
              </w:rPr>
            </w:pPr>
          </w:p>
        </w:tc>
      </w:tr>
      <w:tr w:rsidR="005D0BF9" w:rsidRPr="005F09EE" w14:paraId="7FD3CA8D" w14:textId="77777777" w:rsidTr="005F04C4">
        <w:trPr>
          <w:trHeight w:val="196"/>
          <w:jc w:val="center"/>
          <w:ins w:id="975" w:author="Vaughn Shirey [2]" w:date="2023-09-25T09:47:00Z"/>
        </w:trPr>
        <w:tc>
          <w:tcPr>
            <w:tcW w:w="1165" w:type="dxa"/>
          </w:tcPr>
          <w:p w14:paraId="147385E9" w14:textId="77777777" w:rsidR="005D0BF9" w:rsidRPr="005F09EE" w:rsidRDefault="005D0BF9" w:rsidP="005F04C4">
            <w:pPr>
              <w:jc w:val="both"/>
              <w:rPr>
                <w:ins w:id="976" w:author="Vaughn Shirey [2]" w:date="2023-09-25T09:47:00Z"/>
                <w:rFonts w:ascii="Times New Roman" w:hAnsi="Times New Roman" w:cs="Times New Roman"/>
                <w:sz w:val="18"/>
                <w:szCs w:val="18"/>
              </w:rPr>
            </w:pPr>
            <w:ins w:id="977" w:author="Vaughn Shirey [2]" w:date="2023-09-25T09:47:00Z">
              <w:r w:rsidRPr="005F09EE">
                <w:rPr>
                  <w:rFonts w:ascii="Times New Roman" w:hAnsi="Times New Roman" w:cs="Times New Roman"/>
                  <w:sz w:val="18"/>
                  <w:szCs w:val="18"/>
                </w:rPr>
                <w:t>BOLCHA</w:t>
              </w:r>
            </w:ins>
          </w:p>
        </w:tc>
        <w:tc>
          <w:tcPr>
            <w:tcW w:w="2430" w:type="dxa"/>
          </w:tcPr>
          <w:p w14:paraId="2EE4E827" w14:textId="77777777" w:rsidR="005D0BF9" w:rsidRPr="005F09EE" w:rsidRDefault="005D0BF9" w:rsidP="005F04C4">
            <w:pPr>
              <w:jc w:val="both"/>
              <w:rPr>
                <w:ins w:id="978" w:author="Vaughn Shirey [2]" w:date="2023-09-25T09:47:00Z"/>
                <w:rFonts w:ascii="Times New Roman" w:hAnsi="Times New Roman" w:cs="Times New Roman"/>
                <w:i/>
                <w:iCs/>
                <w:sz w:val="18"/>
                <w:szCs w:val="18"/>
              </w:rPr>
            </w:pPr>
            <w:proofErr w:type="spellStart"/>
            <w:ins w:id="979"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chariclea</w:t>
              </w:r>
              <w:proofErr w:type="spellEnd"/>
            </w:ins>
          </w:p>
        </w:tc>
        <w:tc>
          <w:tcPr>
            <w:tcW w:w="1530" w:type="dxa"/>
            <w:tcBorders>
              <w:top w:val="nil"/>
              <w:left w:val="nil"/>
              <w:bottom w:val="single" w:sz="8" w:space="0" w:color="auto"/>
              <w:right w:val="single" w:sz="8" w:space="0" w:color="auto"/>
            </w:tcBorders>
            <w:shd w:val="clear" w:color="000000" w:fill="C00303"/>
            <w:vAlign w:val="center"/>
          </w:tcPr>
          <w:p w14:paraId="1EAAF5F7" w14:textId="2D0DA16E" w:rsidR="005D0BF9" w:rsidRPr="005F09EE" w:rsidRDefault="005D0BF9" w:rsidP="005F04C4">
            <w:pPr>
              <w:jc w:val="center"/>
              <w:rPr>
                <w:ins w:id="98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B6D6D"/>
            <w:vAlign w:val="center"/>
          </w:tcPr>
          <w:p w14:paraId="1FAAB762" w14:textId="519DC7FA" w:rsidR="005D0BF9" w:rsidRPr="005F09EE" w:rsidRDefault="005D0BF9" w:rsidP="005F04C4">
            <w:pPr>
              <w:jc w:val="center"/>
              <w:rPr>
                <w:ins w:id="98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EBDBD"/>
            <w:vAlign w:val="center"/>
          </w:tcPr>
          <w:p w14:paraId="7349FC58" w14:textId="55751A70" w:rsidR="005D0BF9" w:rsidRPr="005F09EE" w:rsidRDefault="005D0BF9" w:rsidP="005F04C4">
            <w:pPr>
              <w:jc w:val="center"/>
              <w:rPr>
                <w:ins w:id="98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5D7D7"/>
            <w:vAlign w:val="center"/>
          </w:tcPr>
          <w:p w14:paraId="7862C2B0" w14:textId="0479F33D" w:rsidR="005D0BF9" w:rsidRPr="005F09EE" w:rsidRDefault="005D0BF9" w:rsidP="005F04C4">
            <w:pPr>
              <w:jc w:val="center"/>
              <w:rPr>
                <w:ins w:id="983" w:author="Vaughn Shirey [2]" w:date="2023-09-25T09:47:00Z"/>
                <w:rFonts w:ascii="Times New Roman" w:hAnsi="Times New Roman" w:cs="Times New Roman"/>
                <w:sz w:val="18"/>
                <w:szCs w:val="18"/>
              </w:rPr>
            </w:pPr>
          </w:p>
        </w:tc>
      </w:tr>
      <w:tr w:rsidR="005D0BF9" w:rsidRPr="005F09EE" w14:paraId="5D5398BA" w14:textId="77777777" w:rsidTr="005F04C4">
        <w:trPr>
          <w:trHeight w:val="212"/>
          <w:jc w:val="center"/>
          <w:ins w:id="984" w:author="Vaughn Shirey [2]" w:date="2023-09-25T09:47:00Z"/>
        </w:trPr>
        <w:tc>
          <w:tcPr>
            <w:tcW w:w="1165" w:type="dxa"/>
          </w:tcPr>
          <w:p w14:paraId="7B0E83B9" w14:textId="77777777" w:rsidR="005D0BF9" w:rsidRPr="005F09EE" w:rsidRDefault="005D0BF9" w:rsidP="005F04C4">
            <w:pPr>
              <w:jc w:val="both"/>
              <w:rPr>
                <w:ins w:id="985" w:author="Vaughn Shirey [2]" w:date="2023-09-25T09:47:00Z"/>
                <w:rFonts w:ascii="Times New Roman" w:hAnsi="Times New Roman" w:cs="Times New Roman"/>
                <w:sz w:val="18"/>
                <w:szCs w:val="18"/>
              </w:rPr>
            </w:pPr>
            <w:ins w:id="986" w:author="Vaughn Shirey [2]" w:date="2023-09-25T09:47:00Z">
              <w:r w:rsidRPr="005F09EE">
                <w:rPr>
                  <w:rFonts w:ascii="Times New Roman" w:hAnsi="Times New Roman" w:cs="Times New Roman"/>
                  <w:sz w:val="18"/>
                  <w:szCs w:val="18"/>
                </w:rPr>
                <w:t>BOLEUN</w:t>
              </w:r>
            </w:ins>
          </w:p>
        </w:tc>
        <w:tc>
          <w:tcPr>
            <w:tcW w:w="2430" w:type="dxa"/>
          </w:tcPr>
          <w:p w14:paraId="76E03DD3" w14:textId="77777777" w:rsidR="005D0BF9" w:rsidRPr="005F09EE" w:rsidRDefault="005D0BF9" w:rsidP="005F04C4">
            <w:pPr>
              <w:jc w:val="both"/>
              <w:rPr>
                <w:ins w:id="987" w:author="Vaughn Shirey [2]" w:date="2023-09-25T09:47:00Z"/>
                <w:rFonts w:ascii="Times New Roman" w:hAnsi="Times New Roman" w:cs="Times New Roman"/>
                <w:i/>
                <w:iCs/>
                <w:sz w:val="18"/>
                <w:szCs w:val="18"/>
              </w:rPr>
            </w:pPr>
            <w:proofErr w:type="spellStart"/>
            <w:ins w:id="988"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eunomia</w:t>
              </w:r>
              <w:proofErr w:type="spellEnd"/>
            </w:ins>
          </w:p>
        </w:tc>
        <w:tc>
          <w:tcPr>
            <w:tcW w:w="1530" w:type="dxa"/>
            <w:tcBorders>
              <w:top w:val="nil"/>
              <w:left w:val="nil"/>
              <w:bottom w:val="single" w:sz="8" w:space="0" w:color="auto"/>
              <w:right w:val="single" w:sz="8" w:space="0" w:color="auto"/>
            </w:tcBorders>
            <w:shd w:val="clear" w:color="000000" w:fill="CE3C3C"/>
            <w:vAlign w:val="center"/>
          </w:tcPr>
          <w:p w14:paraId="13B0BDF8" w14:textId="0217E9D4" w:rsidR="005D0BF9" w:rsidRPr="005F09EE" w:rsidRDefault="005D0BF9" w:rsidP="005F04C4">
            <w:pPr>
              <w:jc w:val="center"/>
              <w:rPr>
                <w:ins w:id="98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F7E7E"/>
            <w:vAlign w:val="center"/>
          </w:tcPr>
          <w:p w14:paraId="7E747F5F" w14:textId="0F4C6DAB" w:rsidR="005D0BF9" w:rsidRPr="005F09EE" w:rsidRDefault="005D0BF9" w:rsidP="005F04C4">
            <w:pPr>
              <w:jc w:val="center"/>
              <w:rPr>
                <w:ins w:id="99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2CBCB"/>
            <w:vAlign w:val="center"/>
          </w:tcPr>
          <w:p w14:paraId="56476D20" w14:textId="5CB46325" w:rsidR="005D0BF9" w:rsidRPr="005F09EE" w:rsidRDefault="005D0BF9" w:rsidP="005F04C4">
            <w:pPr>
              <w:jc w:val="center"/>
              <w:rPr>
                <w:ins w:id="99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9EAEA"/>
            <w:vAlign w:val="center"/>
          </w:tcPr>
          <w:p w14:paraId="0D324A28" w14:textId="7EF6CA1B" w:rsidR="005D0BF9" w:rsidRPr="005F09EE" w:rsidRDefault="005D0BF9" w:rsidP="005F04C4">
            <w:pPr>
              <w:jc w:val="center"/>
              <w:rPr>
                <w:ins w:id="992" w:author="Vaughn Shirey [2]" w:date="2023-09-25T09:47:00Z"/>
                <w:rFonts w:ascii="Times New Roman" w:hAnsi="Times New Roman" w:cs="Times New Roman"/>
                <w:sz w:val="18"/>
                <w:szCs w:val="18"/>
              </w:rPr>
            </w:pPr>
          </w:p>
        </w:tc>
      </w:tr>
      <w:tr w:rsidR="005D0BF9" w:rsidRPr="005F09EE" w14:paraId="1B9FCDEE" w14:textId="77777777" w:rsidTr="005F04C4">
        <w:trPr>
          <w:trHeight w:val="196"/>
          <w:jc w:val="center"/>
          <w:ins w:id="993" w:author="Vaughn Shirey [2]" w:date="2023-09-25T09:47:00Z"/>
        </w:trPr>
        <w:tc>
          <w:tcPr>
            <w:tcW w:w="1165" w:type="dxa"/>
          </w:tcPr>
          <w:p w14:paraId="6B16FA40" w14:textId="77777777" w:rsidR="005D0BF9" w:rsidRPr="005F09EE" w:rsidRDefault="005D0BF9" w:rsidP="005F04C4">
            <w:pPr>
              <w:jc w:val="both"/>
              <w:rPr>
                <w:ins w:id="994" w:author="Vaughn Shirey [2]" w:date="2023-09-25T09:47:00Z"/>
                <w:rFonts w:ascii="Times New Roman" w:hAnsi="Times New Roman" w:cs="Times New Roman"/>
                <w:sz w:val="18"/>
                <w:szCs w:val="18"/>
              </w:rPr>
            </w:pPr>
            <w:ins w:id="995" w:author="Vaughn Shirey [2]" w:date="2023-09-25T09:47:00Z">
              <w:r w:rsidRPr="005F09EE">
                <w:rPr>
                  <w:rFonts w:ascii="Times New Roman" w:hAnsi="Times New Roman" w:cs="Times New Roman"/>
                  <w:sz w:val="18"/>
                  <w:szCs w:val="18"/>
                </w:rPr>
                <w:t>BOLFRE</w:t>
              </w:r>
            </w:ins>
          </w:p>
        </w:tc>
        <w:tc>
          <w:tcPr>
            <w:tcW w:w="2430" w:type="dxa"/>
          </w:tcPr>
          <w:p w14:paraId="6B8B4B8E" w14:textId="77777777" w:rsidR="005D0BF9" w:rsidRPr="005F09EE" w:rsidRDefault="005D0BF9" w:rsidP="005F04C4">
            <w:pPr>
              <w:jc w:val="both"/>
              <w:rPr>
                <w:ins w:id="996" w:author="Vaughn Shirey [2]" w:date="2023-09-25T09:47:00Z"/>
                <w:rFonts w:ascii="Times New Roman" w:hAnsi="Times New Roman" w:cs="Times New Roman"/>
                <w:i/>
                <w:iCs/>
                <w:sz w:val="18"/>
                <w:szCs w:val="18"/>
              </w:rPr>
            </w:pPr>
            <w:proofErr w:type="spellStart"/>
            <w:ins w:id="997"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freija</w:t>
              </w:r>
              <w:proofErr w:type="spellEnd"/>
            </w:ins>
          </w:p>
        </w:tc>
        <w:tc>
          <w:tcPr>
            <w:tcW w:w="1530" w:type="dxa"/>
            <w:tcBorders>
              <w:top w:val="nil"/>
              <w:left w:val="nil"/>
              <w:bottom w:val="single" w:sz="8" w:space="0" w:color="auto"/>
              <w:right w:val="single" w:sz="8" w:space="0" w:color="auto"/>
            </w:tcBorders>
            <w:shd w:val="clear" w:color="000000" w:fill="C00000"/>
            <w:vAlign w:val="center"/>
          </w:tcPr>
          <w:p w14:paraId="59DE6C6A" w14:textId="3BE15E41" w:rsidR="005D0BF9" w:rsidRPr="005F09EE" w:rsidRDefault="005D0BF9" w:rsidP="005F04C4">
            <w:pPr>
              <w:jc w:val="center"/>
              <w:rPr>
                <w:ins w:id="99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24C4C"/>
            <w:vAlign w:val="center"/>
          </w:tcPr>
          <w:p w14:paraId="44F1F2A7" w14:textId="458FE217" w:rsidR="005D0BF9" w:rsidRPr="005F09EE" w:rsidRDefault="005D0BF9" w:rsidP="005F04C4">
            <w:pPr>
              <w:jc w:val="center"/>
              <w:rPr>
                <w:ins w:id="99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08585"/>
            <w:vAlign w:val="center"/>
          </w:tcPr>
          <w:p w14:paraId="10F6C9D6" w14:textId="3743F80D" w:rsidR="005D0BF9" w:rsidRPr="005F09EE" w:rsidRDefault="005D0BF9" w:rsidP="005F04C4">
            <w:pPr>
              <w:jc w:val="center"/>
              <w:rPr>
                <w:ins w:id="100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8A2A2"/>
            <w:vAlign w:val="center"/>
          </w:tcPr>
          <w:p w14:paraId="66A9D00F" w14:textId="6A722009" w:rsidR="005D0BF9" w:rsidRPr="005F09EE" w:rsidRDefault="005D0BF9" w:rsidP="005F04C4">
            <w:pPr>
              <w:jc w:val="center"/>
              <w:rPr>
                <w:ins w:id="1001" w:author="Vaughn Shirey [2]" w:date="2023-09-25T09:47:00Z"/>
                <w:rFonts w:ascii="Times New Roman" w:hAnsi="Times New Roman" w:cs="Times New Roman"/>
                <w:sz w:val="18"/>
                <w:szCs w:val="18"/>
              </w:rPr>
            </w:pPr>
          </w:p>
        </w:tc>
      </w:tr>
      <w:tr w:rsidR="005D0BF9" w:rsidRPr="005F09EE" w14:paraId="433835E0" w14:textId="77777777" w:rsidTr="005F04C4">
        <w:trPr>
          <w:trHeight w:val="212"/>
          <w:jc w:val="center"/>
          <w:ins w:id="1002" w:author="Vaughn Shirey [2]" w:date="2023-09-25T09:47:00Z"/>
        </w:trPr>
        <w:tc>
          <w:tcPr>
            <w:tcW w:w="1165" w:type="dxa"/>
          </w:tcPr>
          <w:p w14:paraId="5CABEE50" w14:textId="77777777" w:rsidR="005D0BF9" w:rsidRPr="005F09EE" w:rsidRDefault="005D0BF9" w:rsidP="005F04C4">
            <w:pPr>
              <w:jc w:val="both"/>
              <w:rPr>
                <w:ins w:id="1003" w:author="Vaughn Shirey [2]" w:date="2023-09-25T09:47:00Z"/>
                <w:rFonts w:ascii="Times New Roman" w:hAnsi="Times New Roman" w:cs="Times New Roman"/>
                <w:sz w:val="18"/>
                <w:szCs w:val="18"/>
              </w:rPr>
            </w:pPr>
            <w:ins w:id="1004" w:author="Vaughn Shirey [2]" w:date="2023-09-25T09:47:00Z">
              <w:r w:rsidRPr="005F09EE">
                <w:rPr>
                  <w:rFonts w:ascii="Times New Roman" w:hAnsi="Times New Roman" w:cs="Times New Roman"/>
                  <w:sz w:val="18"/>
                  <w:szCs w:val="18"/>
                </w:rPr>
                <w:t>BOLFRI</w:t>
              </w:r>
            </w:ins>
          </w:p>
        </w:tc>
        <w:tc>
          <w:tcPr>
            <w:tcW w:w="2430" w:type="dxa"/>
          </w:tcPr>
          <w:p w14:paraId="4AE25E82" w14:textId="77777777" w:rsidR="005D0BF9" w:rsidRPr="005F09EE" w:rsidRDefault="005D0BF9" w:rsidP="005F04C4">
            <w:pPr>
              <w:jc w:val="both"/>
              <w:rPr>
                <w:ins w:id="1005" w:author="Vaughn Shirey [2]" w:date="2023-09-25T09:47:00Z"/>
                <w:rFonts w:ascii="Times New Roman" w:hAnsi="Times New Roman" w:cs="Times New Roman"/>
                <w:i/>
                <w:iCs/>
                <w:sz w:val="18"/>
                <w:szCs w:val="18"/>
              </w:rPr>
            </w:pPr>
            <w:proofErr w:type="spellStart"/>
            <w:ins w:id="1006"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frigga</w:t>
              </w:r>
              <w:proofErr w:type="spellEnd"/>
            </w:ins>
          </w:p>
        </w:tc>
        <w:tc>
          <w:tcPr>
            <w:tcW w:w="1530" w:type="dxa"/>
            <w:tcBorders>
              <w:top w:val="nil"/>
              <w:left w:val="nil"/>
              <w:bottom w:val="single" w:sz="8" w:space="0" w:color="auto"/>
              <w:right w:val="single" w:sz="8" w:space="0" w:color="auto"/>
            </w:tcBorders>
            <w:shd w:val="clear" w:color="000000" w:fill="F6DBDB"/>
            <w:vAlign w:val="center"/>
          </w:tcPr>
          <w:p w14:paraId="69508D32" w14:textId="01B89537" w:rsidR="005D0BF9" w:rsidRPr="005F09EE" w:rsidRDefault="005D0BF9" w:rsidP="005F04C4">
            <w:pPr>
              <w:jc w:val="center"/>
              <w:rPr>
                <w:ins w:id="100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0C5C5"/>
            <w:vAlign w:val="center"/>
          </w:tcPr>
          <w:p w14:paraId="5245AD8D" w14:textId="4F081515" w:rsidR="005D0BF9" w:rsidRPr="005F09EE" w:rsidRDefault="005D0BF9" w:rsidP="005F04C4">
            <w:pPr>
              <w:jc w:val="center"/>
              <w:rPr>
                <w:ins w:id="100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69C9C"/>
            <w:vAlign w:val="center"/>
          </w:tcPr>
          <w:p w14:paraId="561FD3C3" w14:textId="5266DBB8" w:rsidR="005D0BF9" w:rsidRPr="005F09EE" w:rsidRDefault="005D0BF9" w:rsidP="005F04C4">
            <w:pPr>
              <w:jc w:val="center"/>
              <w:rPr>
                <w:ins w:id="100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BB0B0"/>
            <w:vAlign w:val="center"/>
          </w:tcPr>
          <w:p w14:paraId="1E0BBC01" w14:textId="4FE9AB8B" w:rsidR="005D0BF9" w:rsidRPr="005F09EE" w:rsidRDefault="005D0BF9" w:rsidP="005F04C4">
            <w:pPr>
              <w:jc w:val="center"/>
              <w:rPr>
                <w:ins w:id="1010" w:author="Vaughn Shirey [2]" w:date="2023-09-25T09:47:00Z"/>
                <w:rFonts w:ascii="Times New Roman" w:hAnsi="Times New Roman" w:cs="Times New Roman"/>
                <w:sz w:val="18"/>
                <w:szCs w:val="18"/>
              </w:rPr>
            </w:pPr>
          </w:p>
        </w:tc>
      </w:tr>
      <w:tr w:rsidR="005D0BF9" w:rsidRPr="005F09EE" w14:paraId="4AD32E96" w14:textId="77777777" w:rsidTr="005F04C4">
        <w:trPr>
          <w:trHeight w:val="196"/>
          <w:jc w:val="center"/>
          <w:ins w:id="1011" w:author="Vaughn Shirey [2]" w:date="2023-09-25T09:47:00Z"/>
        </w:trPr>
        <w:tc>
          <w:tcPr>
            <w:tcW w:w="1165" w:type="dxa"/>
          </w:tcPr>
          <w:p w14:paraId="5E779F1A" w14:textId="77777777" w:rsidR="005D0BF9" w:rsidRPr="005F09EE" w:rsidRDefault="005D0BF9" w:rsidP="005F04C4">
            <w:pPr>
              <w:jc w:val="both"/>
              <w:rPr>
                <w:ins w:id="1012" w:author="Vaughn Shirey [2]" w:date="2023-09-25T09:47:00Z"/>
                <w:rFonts w:ascii="Times New Roman" w:hAnsi="Times New Roman" w:cs="Times New Roman"/>
                <w:sz w:val="18"/>
                <w:szCs w:val="18"/>
              </w:rPr>
            </w:pPr>
            <w:ins w:id="1013" w:author="Vaughn Shirey [2]" w:date="2023-09-25T09:47:00Z">
              <w:r w:rsidRPr="005F09EE">
                <w:rPr>
                  <w:rFonts w:ascii="Times New Roman" w:hAnsi="Times New Roman" w:cs="Times New Roman"/>
                  <w:sz w:val="18"/>
                  <w:szCs w:val="18"/>
                </w:rPr>
                <w:t>BOLIMP</w:t>
              </w:r>
            </w:ins>
          </w:p>
        </w:tc>
        <w:tc>
          <w:tcPr>
            <w:tcW w:w="2430" w:type="dxa"/>
          </w:tcPr>
          <w:p w14:paraId="2E1F8249" w14:textId="77777777" w:rsidR="005D0BF9" w:rsidRPr="005F09EE" w:rsidRDefault="005D0BF9" w:rsidP="005F04C4">
            <w:pPr>
              <w:jc w:val="both"/>
              <w:rPr>
                <w:ins w:id="1014" w:author="Vaughn Shirey [2]" w:date="2023-09-25T09:47:00Z"/>
                <w:rFonts w:ascii="Times New Roman" w:hAnsi="Times New Roman" w:cs="Times New Roman"/>
                <w:i/>
                <w:iCs/>
                <w:sz w:val="18"/>
                <w:szCs w:val="18"/>
              </w:rPr>
            </w:pPr>
            <w:proofErr w:type="spellStart"/>
            <w:ins w:id="1015"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improba</w:t>
              </w:r>
              <w:proofErr w:type="spellEnd"/>
            </w:ins>
          </w:p>
        </w:tc>
        <w:tc>
          <w:tcPr>
            <w:tcW w:w="1530" w:type="dxa"/>
            <w:tcBorders>
              <w:top w:val="nil"/>
              <w:left w:val="nil"/>
              <w:bottom w:val="single" w:sz="8" w:space="0" w:color="auto"/>
              <w:right w:val="single" w:sz="8" w:space="0" w:color="auto"/>
            </w:tcBorders>
            <w:shd w:val="clear" w:color="000000" w:fill="E1E8F6"/>
            <w:vAlign w:val="center"/>
          </w:tcPr>
          <w:p w14:paraId="09D5FC32" w14:textId="15F0B8FF" w:rsidR="005D0BF9" w:rsidRPr="005F09EE" w:rsidRDefault="005D0BF9" w:rsidP="005F04C4">
            <w:pPr>
              <w:jc w:val="center"/>
              <w:rPr>
                <w:ins w:id="101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CB5B5"/>
            <w:vAlign w:val="center"/>
          </w:tcPr>
          <w:p w14:paraId="7138BD30" w14:textId="43F12A4E" w:rsidR="005D0BF9" w:rsidRPr="005F09EE" w:rsidRDefault="005D0BF9" w:rsidP="005F04C4">
            <w:pPr>
              <w:jc w:val="center"/>
              <w:rPr>
                <w:ins w:id="101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86363"/>
            <w:vAlign w:val="center"/>
          </w:tcPr>
          <w:p w14:paraId="28BECF07" w14:textId="587963A9" w:rsidR="005D0BF9" w:rsidRPr="005F09EE" w:rsidRDefault="005D0BF9" w:rsidP="005F04C4">
            <w:pPr>
              <w:jc w:val="center"/>
              <w:rPr>
                <w:ins w:id="101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65959"/>
            <w:vAlign w:val="center"/>
          </w:tcPr>
          <w:p w14:paraId="3B190B4C" w14:textId="214112C2" w:rsidR="005D0BF9" w:rsidRPr="005F09EE" w:rsidRDefault="005D0BF9" w:rsidP="005F04C4">
            <w:pPr>
              <w:jc w:val="center"/>
              <w:rPr>
                <w:ins w:id="1019" w:author="Vaughn Shirey [2]" w:date="2023-09-25T09:47:00Z"/>
                <w:rFonts w:ascii="Times New Roman" w:hAnsi="Times New Roman" w:cs="Times New Roman"/>
                <w:sz w:val="18"/>
                <w:szCs w:val="18"/>
              </w:rPr>
            </w:pPr>
          </w:p>
        </w:tc>
      </w:tr>
      <w:tr w:rsidR="005D0BF9" w:rsidRPr="005F09EE" w14:paraId="131A88F0" w14:textId="77777777" w:rsidTr="005F04C4">
        <w:trPr>
          <w:trHeight w:val="196"/>
          <w:jc w:val="center"/>
          <w:ins w:id="1020" w:author="Vaughn Shirey [2]" w:date="2023-09-25T09:47:00Z"/>
        </w:trPr>
        <w:tc>
          <w:tcPr>
            <w:tcW w:w="1165" w:type="dxa"/>
          </w:tcPr>
          <w:p w14:paraId="22AF1160" w14:textId="77777777" w:rsidR="005D0BF9" w:rsidRPr="005F09EE" w:rsidRDefault="005D0BF9" w:rsidP="005F04C4">
            <w:pPr>
              <w:jc w:val="both"/>
              <w:rPr>
                <w:ins w:id="1021" w:author="Vaughn Shirey [2]" w:date="2023-09-25T09:47:00Z"/>
                <w:rFonts w:ascii="Times New Roman" w:hAnsi="Times New Roman" w:cs="Times New Roman"/>
                <w:sz w:val="18"/>
                <w:szCs w:val="18"/>
              </w:rPr>
            </w:pPr>
            <w:ins w:id="1022" w:author="Vaughn Shirey [2]" w:date="2023-09-25T09:47:00Z">
              <w:r w:rsidRPr="005F09EE">
                <w:rPr>
                  <w:rFonts w:ascii="Times New Roman" w:hAnsi="Times New Roman" w:cs="Times New Roman"/>
                  <w:sz w:val="18"/>
                  <w:szCs w:val="18"/>
                </w:rPr>
                <w:t>BOLPOL</w:t>
              </w:r>
            </w:ins>
          </w:p>
        </w:tc>
        <w:tc>
          <w:tcPr>
            <w:tcW w:w="2430" w:type="dxa"/>
          </w:tcPr>
          <w:p w14:paraId="313A6465" w14:textId="77777777" w:rsidR="005D0BF9" w:rsidRPr="005F09EE" w:rsidRDefault="005D0BF9" w:rsidP="005F04C4">
            <w:pPr>
              <w:jc w:val="both"/>
              <w:rPr>
                <w:ins w:id="1023" w:author="Vaughn Shirey [2]" w:date="2023-09-25T09:47:00Z"/>
                <w:rFonts w:ascii="Times New Roman" w:hAnsi="Times New Roman" w:cs="Times New Roman"/>
                <w:i/>
                <w:iCs/>
                <w:sz w:val="18"/>
                <w:szCs w:val="18"/>
              </w:rPr>
            </w:pPr>
            <w:proofErr w:type="spellStart"/>
            <w:ins w:id="1024"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polaris</w:t>
              </w:r>
              <w:proofErr w:type="spellEnd"/>
            </w:ins>
          </w:p>
        </w:tc>
        <w:tc>
          <w:tcPr>
            <w:tcW w:w="1530" w:type="dxa"/>
            <w:tcBorders>
              <w:top w:val="nil"/>
              <w:left w:val="nil"/>
              <w:bottom w:val="single" w:sz="8" w:space="0" w:color="auto"/>
              <w:right w:val="single" w:sz="8" w:space="0" w:color="auto"/>
            </w:tcBorders>
            <w:shd w:val="clear" w:color="000000" w:fill="E59797"/>
            <w:vAlign w:val="center"/>
          </w:tcPr>
          <w:p w14:paraId="282A4C56" w14:textId="1F59BBFA" w:rsidR="005D0BF9" w:rsidRPr="005F09EE" w:rsidRDefault="005D0BF9" w:rsidP="005F04C4">
            <w:pPr>
              <w:jc w:val="center"/>
              <w:rPr>
                <w:ins w:id="102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34E4E"/>
            <w:vAlign w:val="center"/>
          </w:tcPr>
          <w:p w14:paraId="79BF4A51" w14:textId="7C2B2C91" w:rsidR="005D0BF9" w:rsidRPr="005F09EE" w:rsidRDefault="005D0BF9" w:rsidP="005F04C4">
            <w:pPr>
              <w:jc w:val="center"/>
              <w:rPr>
                <w:ins w:id="102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B2E2E"/>
            <w:vAlign w:val="center"/>
          </w:tcPr>
          <w:p w14:paraId="3A9305C7" w14:textId="46CB3132" w:rsidR="005D0BF9" w:rsidRPr="005F09EE" w:rsidRDefault="005D0BF9" w:rsidP="005F04C4">
            <w:pPr>
              <w:jc w:val="center"/>
              <w:rPr>
                <w:ins w:id="102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34E4E"/>
            <w:vAlign w:val="center"/>
          </w:tcPr>
          <w:p w14:paraId="355182FA" w14:textId="4EF5CD20" w:rsidR="005D0BF9" w:rsidRPr="005F09EE" w:rsidRDefault="005D0BF9" w:rsidP="005F04C4">
            <w:pPr>
              <w:jc w:val="center"/>
              <w:rPr>
                <w:ins w:id="1028" w:author="Vaughn Shirey [2]" w:date="2023-09-25T09:47:00Z"/>
                <w:rFonts w:ascii="Times New Roman" w:hAnsi="Times New Roman" w:cs="Times New Roman"/>
                <w:sz w:val="18"/>
                <w:szCs w:val="18"/>
              </w:rPr>
            </w:pPr>
          </w:p>
        </w:tc>
      </w:tr>
      <w:tr w:rsidR="005D0BF9" w:rsidRPr="005F09EE" w14:paraId="5040D9C6" w14:textId="77777777" w:rsidTr="005F04C4">
        <w:trPr>
          <w:trHeight w:val="212"/>
          <w:jc w:val="center"/>
          <w:ins w:id="1029" w:author="Vaughn Shirey [2]" w:date="2023-09-25T09:47:00Z"/>
        </w:trPr>
        <w:tc>
          <w:tcPr>
            <w:tcW w:w="1165" w:type="dxa"/>
          </w:tcPr>
          <w:p w14:paraId="7C042A0A" w14:textId="77777777" w:rsidR="005D0BF9" w:rsidRPr="005F09EE" w:rsidRDefault="005D0BF9" w:rsidP="005F04C4">
            <w:pPr>
              <w:jc w:val="both"/>
              <w:rPr>
                <w:ins w:id="1030" w:author="Vaughn Shirey [2]" w:date="2023-09-25T09:47:00Z"/>
                <w:rFonts w:ascii="Times New Roman" w:hAnsi="Times New Roman" w:cs="Times New Roman"/>
                <w:sz w:val="18"/>
                <w:szCs w:val="18"/>
              </w:rPr>
            </w:pPr>
            <w:ins w:id="1031" w:author="Vaughn Shirey [2]" w:date="2023-09-25T09:47:00Z">
              <w:r w:rsidRPr="005F09EE">
                <w:rPr>
                  <w:rFonts w:ascii="Times New Roman" w:hAnsi="Times New Roman" w:cs="Times New Roman"/>
                  <w:sz w:val="18"/>
                  <w:szCs w:val="18"/>
                </w:rPr>
                <w:t>BOLSEL</w:t>
              </w:r>
            </w:ins>
          </w:p>
        </w:tc>
        <w:tc>
          <w:tcPr>
            <w:tcW w:w="2430" w:type="dxa"/>
          </w:tcPr>
          <w:p w14:paraId="46CDAD14" w14:textId="77777777" w:rsidR="005D0BF9" w:rsidRPr="005F09EE" w:rsidRDefault="005D0BF9" w:rsidP="005F04C4">
            <w:pPr>
              <w:jc w:val="both"/>
              <w:rPr>
                <w:ins w:id="1032" w:author="Vaughn Shirey [2]" w:date="2023-09-25T09:47:00Z"/>
                <w:rFonts w:ascii="Times New Roman" w:hAnsi="Times New Roman" w:cs="Times New Roman"/>
                <w:i/>
                <w:iCs/>
                <w:sz w:val="18"/>
                <w:szCs w:val="18"/>
              </w:rPr>
            </w:pPr>
            <w:proofErr w:type="spellStart"/>
            <w:ins w:id="1033" w:author="Vaughn Shirey [2]" w:date="2023-09-25T09:47:00Z">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selene</w:t>
              </w:r>
              <w:proofErr w:type="spellEnd"/>
            </w:ins>
          </w:p>
        </w:tc>
        <w:tc>
          <w:tcPr>
            <w:tcW w:w="1530" w:type="dxa"/>
            <w:tcBorders>
              <w:top w:val="nil"/>
              <w:left w:val="nil"/>
              <w:bottom w:val="single" w:sz="8" w:space="0" w:color="auto"/>
              <w:right w:val="single" w:sz="8" w:space="0" w:color="auto"/>
            </w:tcBorders>
            <w:shd w:val="clear" w:color="000000" w:fill="F8FAFD"/>
            <w:vAlign w:val="center"/>
          </w:tcPr>
          <w:p w14:paraId="5B75C463" w14:textId="7BCCA8AE" w:rsidR="005D0BF9" w:rsidRPr="005F09EE" w:rsidRDefault="005D0BF9" w:rsidP="005F04C4">
            <w:pPr>
              <w:jc w:val="center"/>
              <w:rPr>
                <w:ins w:id="103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1DCF1"/>
            <w:vAlign w:val="center"/>
          </w:tcPr>
          <w:p w14:paraId="4FFBE7ED" w14:textId="1FCC4DAD" w:rsidR="005D0BF9" w:rsidRPr="005F09EE" w:rsidRDefault="005D0BF9" w:rsidP="005F04C4">
            <w:pPr>
              <w:jc w:val="center"/>
              <w:rPr>
                <w:ins w:id="103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AD7EF"/>
            <w:vAlign w:val="center"/>
          </w:tcPr>
          <w:p w14:paraId="0DFD4066" w14:textId="50DF40F8" w:rsidR="005D0BF9" w:rsidRPr="005F09EE" w:rsidRDefault="005D0BF9" w:rsidP="005F04C4">
            <w:pPr>
              <w:jc w:val="center"/>
              <w:rPr>
                <w:ins w:id="103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5ECF7"/>
            <w:vAlign w:val="center"/>
          </w:tcPr>
          <w:p w14:paraId="479C3F9A" w14:textId="508D1EB1" w:rsidR="005D0BF9" w:rsidRPr="005F09EE" w:rsidRDefault="005D0BF9" w:rsidP="005F04C4">
            <w:pPr>
              <w:jc w:val="center"/>
              <w:rPr>
                <w:ins w:id="1037" w:author="Vaughn Shirey [2]" w:date="2023-09-25T09:47:00Z"/>
                <w:rFonts w:ascii="Times New Roman" w:hAnsi="Times New Roman" w:cs="Times New Roman"/>
                <w:sz w:val="18"/>
                <w:szCs w:val="18"/>
              </w:rPr>
            </w:pPr>
          </w:p>
        </w:tc>
      </w:tr>
      <w:tr w:rsidR="005D0BF9" w:rsidRPr="005F09EE" w14:paraId="348863AB" w14:textId="77777777" w:rsidTr="005F04C4">
        <w:trPr>
          <w:trHeight w:val="196"/>
          <w:jc w:val="center"/>
          <w:ins w:id="1038" w:author="Vaughn Shirey [2]" w:date="2023-09-25T09:47:00Z"/>
        </w:trPr>
        <w:tc>
          <w:tcPr>
            <w:tcW w:w="1165" w:type="dxa"/>
          </w:tcPr>
          <w:p w14:paraId="62EF712C" w14:textId="77777777" w:rsidR="005D0BF9" w:rsidRPr="005F09EE" w:rsidRDefault="005D0BF9" w:rsidP="005F04C4">
            <w:pPr>
              <w:jc w:val="both"/>
              <w:rPr>
                <w:ins w:id="1039" w:author="Vaughn Shirey [2]" w:date="2023-09-25T09:47:00Z"/>
                <w:rFonts w:ascii="Times New Roman" w:hAnsi="Times New Roman" w:cs="Times New Roman"/>
                <w:sz w:val="18"/>
                <w:szCs w:val="18"/>
              </w:rPr>
            </w:pPr>
            <w:ins w:id="1040" w:author="Vaughn Shirey [2]" w:date="2023-09-25T09:47:00Z">
              <w:r w:rsidRPr="005F09EE">
                <w:rPr>
                  <w:rFonts w:ascii="Times New Roman" w:hAnsi="Times New Roman" w:cs="Times New Roman"/>
                  <w:sz w:val="18"/>
                  <w:szCs w:val="18"/>
                </w:rPr>
                <w:t>CALAUG</w:t>
              </w:r>
            </w:ins>
          </w:p>
        </w:tc>
        <w:tc>
          <w:tcPr>
            <w:tcW w:w="2430" w:type="dxa"/>
          </w:tcPr>
          <w:p w14:paraId="16D58293" w14:textId="77777777" w:rsidR="005D0BF9" w:rsidRPr="005F09EE" w:rsidRDefault="005D0BF9" w:rsidP="005F04C4">
            <w:pPr>
              <w:jc w:val="both"/>
              <w:rPr>
                <w:ins w:id="1041" w:author="Vaughn Shirey [2]" w:date="2023-09-25T09:47:00Z"/>
                <w:rFonts w:ascii="Times New Roman" w:hAnsi="Times New Roman" w:cs="Times New Roman"/>
                <w:i/>
                <w:iCs/>
                <w:sz w:val="18"/>
                <w:szCs w:val="18"/>
              </w:rPr>
            </w:pPr>
            <w:proofErr w:type="spellStart"/>
            <w:ins w:id="1042" w:author="Vaughn Shirey [2]" w:date="2023-09-25T09:47:00Z">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augustinus</w:t>
              </w:r>
              <w:proofErr w:type="spellEnd"/>
            </w:ins>
          </w:p>
        </w:tc>
        <w:tc>
          <w:tcPr>
            <w:tcW w:w="1530" w:type="dxa"/>
            <w:tcBorders>
              <w:top w:val="nil"/>
              <w:left w:val="nil"/>
              <w:bottom w:val="single" w:sz="8" w:space="0" w:color="auto"/>
              <w:right w:val="single" w:sz="8" w:space="0" w:color="auto"/>
            </w:tcBorders>
            <w:shd w:val="clear" w:color="000000" w:fill="F9EAEA"/>
            <w:vAlign w:val="center"/>
          </w:tcPr>
          <w:p w14:paraId="17FEEFDC" w14:textId="5D03A0DD" w:rsidR="005D0BF9" w:rsidRPr="005F09EE" w:rsidRDefault="005D0BF9" w:rsidP="005F04C4">
            <w:pPr>
              <w:jc w:val="center"/>
              <w:rPr>
                <w:ins w:id="104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DFEFF"/>
            <w:vAlign w:val="center"/>
          </w:tcPr>
          <w:p w14:paraId="2A449614" w14:textId="007D2BBD" w:rsidR="005D0BF9" w:rsidRPr="005F09EE" w:rsidRDefault="005D0BF9" w:rsidP="005F04C4">
            <w:pPr>
              <w:jc w:val="center"/>
              <w:rPr>
                <w:ins w:id="104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1E8F6"/>
            <w:vAlign w:val="center"/>
          </w:tcPr>
          <w:p w14:paraId="243E37DD" w14:textId="68FB01B3" w:rsidR="005D0BF9" w:rsidRPr="005F09EE" w:rsidRDefault="005D0BF9" w:rsidP="005F04C4">
            <w:pPr>
              <w:jc w:val="center"/>
              <w:rPr>
                <w:ins w:id="104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FE7F5"/>
            <w:vAlign w:val="center"/>
          </w:tcPr>
          <w:p w14:paraId="01F1CE6A" w14:textId="75701C4F" w:rsidR="005D0BF9" w:rsidRPr="005F09EE" w:rsidRDefault="005D0BF9" w:rsidP="005F04C4">
            <w:pPr>
              <w:jc w:val="center"/>
              <w:rPr>
                <w:ins w:id="1046" w:author="Vaughn Shirey [2]" w:date="2023-09-25T09:47:00Z"/>
                <w:rFonts w:ascii="Times New Roman" w:hAnsi="Times New Roman" w:cs="Times New Roman"/>
                <w:sz w:val="18"/>
                <w:szCs w:val="18"/>
              </w:rPr>
            </w:pPr>
          </w:p>
        </w:tc>
      </w:tr>
      <w:tr w:rsidR="005D0BF9" w:rsidRPr="005F09EE" w14:paraId="6D373676" w14:textId="77777777" w:rsidTr="005F04C4">
        <w:trPr>
          <w:trHeight w:val="212"/>
          <w:jc w:val="center"/>
          <w:ins w:id="1047" w:author="Vaughn Shirey [2]" w:date="2023-09-25T09:47:00Z"/>
        </w:trPr>
        <w:tc>
          <w:tcPr>
            <w:tcW w:w="1165" w:type="dxa"/>
          </w:tcPr>
          <w:p w14:paraId="6F646293" w14:textId="77777777" w:rsidR="005D0BF9" w:rsidRPr="005F09EE" w:rsidRDefault="005D0BF9" w:rsidP="005F04C4">
            <w:pPr>
              <w:jc w:val="both"/>
              <w:rPr>
                <w:ins w:id="1048" w:author="Vaughn Shirey [2]" w:date="2023-09-25T09:47:00Z"/>
                <w:rFonts w:ascii="Times New Roman" w:hAnsi="Times New Roman" w:cs="Times New Roman"/>
                <w:sz w:val="18"/>
                <w:szCs w:val="18"/>
              </w:rPr>
            </w:pPr>
            <w:ins w:id="1049" w:author="Vaughn Shirey [2]" w:date="2023-09-25T09:47:00Z">
              <w:r w:rsidRPr="005F09EE">
                <w:rPr>
                  <w:rFonts w:ascii="Times New Roman" w:hAnsi="Times New Roman" w:cs="Times New Roman"/>
                  <w:sz w:val="18"/>
                  <w:szCs w:val="18"/>
                </w:rPr>
                <w:t>CALERY</w:t>
              </w:r>
            </w:ins>
          </w:p>
        </w:tc>
        <w:tc>
          <w:tcPr>
            <w:tcW w:w="2430" w:type="dxa"/>
          </w:tcPr>
          <w:p w14:paraId="79268EDF" w14:textId="77777777" w:rsidR="005D0BF9" w:rsidRPr="005F09EE" w:rsidRDefault="005D0BF9" w:rsidP="005F04C4">
            <w:pPr>
              <w:jc w:val="both"/>
              <w:rPr>
                <w:ins w:id="1050" w:author="Vaughn Shirey [2]" w:date="2023-09-25T09:47:00Z"/>
                <w:rFonts w:ascii="Times New Roman" w:hAnsi="Times New Roman" w:cs="Times New Roman"/>
                <w:i/>
                <w:iCs/>
                <w:sz w:val="18"/>
                <w:szCs w:val="18"/>
              </w:rPr>
            </w:pPr>
            <w:proofErr w:type="spellStart"/>
            <w:ins w:id="1051" w:author="Vaughn Shirey [2]" w:date="2023-09-25T09:47:00Z">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eryphon</w:t>
              </w:r>
              <w:proofErr w:type="spellEnd"/>
            </w:ins>
          </w:p>
        </w:tc>
        <w:tc>
          <w:tcPr>
            <w:tcW w:w="1530" w:type="dxa"/>
            <w:tcBorders>
              <w:top w:val="nil"/>
              <w:left w:val="nil"/>
              <w:bottom w:val="single" w:sz="8" w:space="0" w:color="auto"/>
              <w:right w:val="single" w:sz="8" w:space="0" w:color="auto"/>
            </w:tcBorders>
            <w:shd w:val="clear" w:color="000000" w:fill="EAEFF9"/>
            <w:vAlign w:val="center"/>
          </w:tcPr>
          <w:p w14:paraId="5743E963" w14:textId="73E76A61" w:rsidR="005D0BF9" w:rsidRPr="005F09EE" w:rsidRDefault="005D0BF9" w:rsidP="005F04C4">
            <w:pPr>
              <w:jc w:val="center"/>
              <w:rPr>
                <w:ins w:id="105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2E9F6"/>
            <w:vAlign w:val="center"/>
          </w:tcPr>
          <w:p w14:paraId="635D55DA" w14:textId="05D5BE05" w:rsidR="005D0BF9" w:rsidRPr="005F09EE" w:rsidRDefault="005D0BF9" w:rsidP="005F04C4">
            <w:pPr>
              <w:jc w:val="center"/>
              <w:rPr>
                <w:ins w:id="105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1F5FB"/>
            <w:vAlign w:val="center"/>
          </w:tcPr>
          <w:p w14:paraId="0EB372B3" w14:textId="650B840C" w:rsidR="005D0BF9" w:rsidRPr="005F09EE" w:rsidRDefault="005D0BF9" w:rsidP="005F04C4">
            <w:pPr>
              <w:jc w:val="center"/>
              <w:rPr>
                <w:ins w:id="105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4F7FC"/>
            <w:vAlign w:val="center"/>
          </w:tcPr>
          <w:p w14:paraId="15440317" w14:textId="6F3F28C2" w:rsidR="005D0BF9" w:rsidRPr="005F09EE" w:rsidRDefault="005D0BF9" w:rsidP="005F04C4">
            <w:pPr>
              <w:jc w:val="center"/>
              <w:rPr>
                <w:ins w:id="1055" w:author="Vaughn Shirey [2]" w:date="2023-09-25T09:47:00Z"/>
                <w:rFonts w:ascii="Times New Roman" w:hAnsi="Times New Roman" w:cs="Times New Roman"/>
                <w:sz w:val="18"/>
                <w:szCs w:val="18"/>
              </w:rPr>
            </w:pPr>
          </w:p>
        </w:tc>
      </w:tr>
      <w:tr w:rsidR="005D0BF9" w:rsidRPr="005F09EE" w14:paraId="459095B1" w14:textId="77777777" w:rsidTr="005F04C4">
        <w:trPr>
          <w:trHeight w:val="196"/>
          <w:jc w:val="center"/>
          <w:ins w:id="1056" w:author="Vaughn Shirey [2]" w:date="2023-09-25T09:47:00Z"/>
        </w:trPr>
        <w:tc>
          <w:tcPr>
            <w:tcW w:w="1165" w:type="dxa"/>
          </w:tcPr>
          <w:p w14:paraId="7A31340A" w14:textId="77777777" w:rsidR="005D0BF9" w:rsidRPr="005F09EE" w:rsidRDefault="005D0BF9" w:rsidP="005F04C4">
            <w:pPr>
              <w:jc w:val="both"/>
              <w:rPr>
                <w:ins w:id="1057" w:author="Vaughn Shirey [2]" w:date="2023-09-25T09:47:00Z"/>
                <w:rFonts w:ascii="Times New Roman" w:hAnsi="Times New Roman" w:cs="Times New Roman"/>
                <w:sz w:val="18"/>
                <w:szCs w:val="18"/>
              </w:rPr>
            </w:pPr>
            <w:ins w:id="1058" w:author="Vaughn Shirey [2]" w:date="2023-09-25T09:47:00Z">
              <w:r w:rsidRPr="005F09EE">
                <w:rPr>
                  <w:rFonts w:ascii="Times New Roman" w:hAnsi="Times New Roman" w:cs="Times New Roman"/>
                  <w:sz w:val="18"/>
                  <w:szCs w:val="18"/>
                </w:rPr>
                <w:t>CALNIP</w:t>
              </w:r>
            </w:ins>
          </w:p>
        </w:tc>
        <w:tc>
          <w:tcPr>
            <w:tcW w:w="2430" w:type="dxa"/>
          </w:tcPr>
          <w:p w14:paraId="4CA6687B" w14:textId="77777777" w:rsidR="005D0BF9" w:rsidRPr="005F09EE" w:rsidRDefault="005D0BF9" w:rsidP="005F04C4">
            <w:pPr>
              <w:jc w:val="both"/>
              <w:rPr>
                <w:ins w:id="1059" w:author="Vaughn Shirey [2]" w:date="2023-09-25T09:47:00Z"/>
                <w:rFonts w:ascii="Times New Roman" w:hAnsi="Times New Roman" w:cs="Times New Roman"/>
                <w:i/>
                <w:iCs/>
                <w:sz w:val="18"/>
                <w:szCs w:val="18"/>
              </w:rPr>
            </w:pPr>
            <w:proofErr w:type="spellStart"/>
            <w:ins w:id="1060" w:author="Vaughn Shirey [2]" w:date="2023-09-25T09:47:00Z">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niphon</w:t>
              </w:r>
              <w:proofErr w:type="spellEnd"/>
            </w:ins>
          </w:p>
        </w:tc>
        <w:tc>
          <w:tcPr>
            <w:tcW w:w="1530" w:type="dxa"/>
            <w:tcBorders>
              <w:top w:val="nil"/>
              <w:left w:val="nil"/>
              <w:bottom w:val="single" w:sz="8" w:space="0" w:color="auto"/>
              <w:right w:val="single" w:sz="8" w:space="0" w:color="auto"/>
            </w:tcBorders>
            <w:shd w:val="clear" w:color="000000" w:fill="FAFCFE"/>
            <w:vAlign w:val="center"/>
          </w:tcPr>
          <w:p w14:paraId="27031279" w14:textId="003A818B" w:rsidR="005D0BF9" w:rsidRPr="005F09EE" w:rsidRDefault="005D0BF9" w:rsidP="005F04C4">
            <w:pPr>
              <w:jc w:val="center"/>
              <w:rPr>
                <w:ins w:id="106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7E1F3"/>
            <w:vAlign w:val="center"/>
          </w:tcPr>
          <w:p w14:paraId="3BE872FD" w14:textId="5CF6B995" w:rsidR="005D0BF9" w:rsidRPr="005F09EE" w:rsidRDefault="005D0BF9" w:rsidP="005F04C4">
            <w:pPr>
              <w:jc w:val="center"/>
              <w:rPr>
                <w:ins w:id="106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FF3FA"/>
            <w:vAlign w:val="center"/>
          </w:tcPr>
          <w:p w14:paraId="5F90353E" w14:textId="7857D797" w:rsidR="005D0BF9" w:rsidRPr="005F09EE" w:rsidRDefault="005D0BF9" w:rsidP="005F04C4">
            <w:pPr>
              <w:jc w:val="center"/>
              <w:rPr>
                <w:ins w:id="106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6E0F2"/>
            <w:vAlign w:val="center"/>
          </w:tcPr>
          <w:p w14:paraId="3A57637D" w14:textId="0FE8FDA8" w:rsidR="005D0BF9" w:rsidRPr="005F09EE" w:rsidRDefault="005D0BF9" w:rsidP="005F04C4">
            <w:pPr>
              <w:jc w:val="center"/>
              <w:rPr>
                <w:ins w:id="1064" w:author="Vaughn Shirey [2]" w:date="2023-09-25T09:47:00Z"/>
                <w:rFonts w:ascii="Times New Roman" w:hAnsi="Times New Roman" w:cs="Times New Roman"/>
                <w:sz w:val="18"/>
                <w:szCs w:val="18"/>
              </w:rPr>
            </w:pPr>
          </w:p>
        </w:tc>
      </w:tr>
      <w:tr w:rsidR="005D0BF9" w:rsidRPr="005F09EE" w14:paraId="7BCA8AF7" w14:textId="77777777" w:rsidTr="005F04C4">
        <w:trPr>
          <w:trHeight w:val="212"/>
          <w:jc w:val="center"/>
          <w:ins w:id="1065" w:author="Vaughn Shirey [2]" w:date="2023-09-25T09:47:00Z"/>
        </w:trPr>
        <w:tc>
          <w:tcPr>
            <w:tcW w:w="1165" w:type="dxa"/>
          </w:tcPr>
          <w:p w14:paraId="56CB74A0" w14:textId="77777777" w:rsidR="005D0BF9" w:rsidRPr="005F09EE" w:rsidRDefault="005D0BF9" w:rsidP="005F04C4">
            <w:pPr>
              <w:jc w:val="both"/>
              <w:rPr>
                <w:ins w:id="1066" w:author="Vaughn Shirey [2]" w:date="2023-09-25T09:47:00Z"/>
                <w:rFonts w:ascii="Times New Roman" w:hAnsi="Times New Roman" w:cs="Times New Roman"/>
                <w:sz w:val="18"/>
                <w:szCs w:val="18"/>
              </w:rPr>
            </w:pPr>
            <w:ins w:id="1067" w:author="Vaughn Shirey [2]" w:date="2023-09-25T09:47:00Z">
              <w:r w:rsidRPr="005F09EE">
                <w:rPr>
                  <w:rFonts w:ascii="Times New Roman" w:hAnsi="Times New Roman" w:cs="Times New Roman"/>
                  <w:sz w:val="18"/>
                  <w:szCs w:val="18"/>
                </w:rPr>
                <w:t>CALPOL</w:t>
              </w:r>
            </w:ins>
          </w:p>
        </w:tc>
        <w:tc>
          <w:tcPr>
            <w:tcW w:w="2430" w:type="dxa"/>
          </w:tcPr>
          <w:p w14:paraId="56460959" w14:textId="77777777" w:rsidR="005D0BF9" w:rsidRPr="005F09EE" w:rsidRDefault="005D0BF9" w:rsidP="005F04C4">
            <w:pPr>
              <w:jc w:val="both"/>
              <w:rPr>
                <w:ins w:id="1068" w:author="Vaughn Shirey [2]" w:date="2023-09-25T09:47:00Z"/>
                <w:rFonts w:ascii="Times New Roman" w:hAnsi="Times New Roman" w:cs="Times New Roman"/>
                <w:i/>
                <w:iCs/>
                <w:sz w:val="18"/>
                <w:szCs w:val="18"/>
              </w:rPr>
            </w:pPr>
            <w:proofErr w:type="spellStart"/>
            <w:ins w:id="1069" w:author="Vaughn Shirey [2]" w:date="2023-09-25T09:47:00Z">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polios</w:t>
              </w:r>
            </w:ins>
          </w:p>
        </w:tc>
        <w:tc>
          <w:tcPr>
            <w:tcW w:w="1530" w:type="dxa"/>
            <w:tcBorders>
              <w:top w:val="nil"/>
              <w:left w:val="nil"/>
              <w:bottom w:val="single" w:sz="8" w:space="0" w:color="auto"/>
              <w:right w:val="single" w:sz="8" w:space="0" w:color="auto"/>
            </w:tcBorders>
            <w:shd w:val="clear" w:color="000000" w:fill="FAFBFE"/>
            <w:vAlign w:val="center"/>
          </w:tcPr>
          <w:p w14:paraId="57E17266" w14:textId="7B5008E2" w:rsidR="005D0BF9" w:rsidRPr="005F09EE" w:rsidRDefault="005D0BF9" w:rsidP="005F04C4">
            <w:pPr>
              <w:jc w:val="center"/>
              <w:rPr>
                <w:ins w:id="107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AEFF9"/>
            <w:vAlign w:val="center"/>
          </w:tcPr>
          <w:p w14:paraId="7EEE8F70" w14:textId="68AACB8F" w:rsidR="005D0BF9" w:rsidRPr="005F09EE" w:rsidRDefault="005D0BF9" w:rsidP="005F04C4">
            <w:pPr>
              <w:jc w:val="center"/>
              <w:rPr>
                <w:ins w:id="107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BF1F1"/>
            <w:vAlign w:val="center"/>
          </w:tcPr>
          <w:p w14:paraId="2101BA78" w14:textId="0DFE1CFD" w:rsidR="005D0BF9" w:rsidRPr="005F09EE" w:rsidRDefault="005D0BF9" w:rsidP="005F04C4">
            <w:pPr>
              <w:jc w:val="center"/>
              <w:rPr>
                <w:ins w:id="107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FFF"/>
            <w:vAlign w:val="center"/>
          </w:tcPr>
          <w:p w14:paraId="5A5B4DF5" w14:textId="5F886100" w:rsidR="005D0BF9" w:rsidRPr="005F09EE" w:rsidRDefault="005D0BF9" w:rsidP="005F04C4">
            <w:pPr>
              <w:jc w:val="center"/>
              <w:rPr>
                <w:ins w:id="1073" w:author="Vaughn Shirey [2]" w:date="2023-09-25T09:47:00Z"/>
                <w:rFonts w:ascii="Times New Roman" w:hAnsi="Times New Roman" w:cs="Times New Roman"/>
                <w:sz w:val="18"/>
                <w:szCs w:val="18"/>
              </w:rPr>
            </w:pPr>
          </w:p>
        </w:tc>
      </w:tr>
      <w:tr w:rsidR="005D0BF9" w:rsidRPr="005F09EE" w14:paraId="22AEF2EC" w14:textId="77777777" w:rsidTr="005F04C4">
        <w:trPr>
          <w:trHeight w:val="196"/>
          <w:jc w:val="center"/>
          <w:ins w:id="1074" w:author="Vaughn Shirey [2]" w:date="2023-09-25T09:47:00Z"/>
        </w:trPr>
        <w:tc>
          <w:tcPr>
            <w:tcW w:w="1165" w:type="dxa"/>
          </w:tcPr>
          <w:p w14:paraId="24421334" w14:textId="77777777" w:rsidR="005D0BF9" w:rsidRPr="005F09EE" w:rsidRDefault="005D0BF9" w:rsidP="005F04C4">
            <w:pPr>
              <w:jc w:val="both"/>
              <w:rPr>
                <w:ins w:id="1075" w:author="Vaughn Shirey [2]" w:date="2023-09-25T09:47:00Z"/>
                <w:rFonts w:ascii="Times New Roman" w:hAnsi="Times New Roman" w:cs="Times New Roman"/>
                <w:sz w:val="18"/>
                <w:szCs w:val="18"/>
              </w:rPr>
            </w:pPr>
            <w:ins w:id="1076" w:author="Vaughn Shirey [2]" w:date="2023-09-25T09:47:00Z">
              <w:r w:rsidRPr="005F09EE">
                <w:rPr>
                  <w:rFonts w:ascii="Times New Roman" w:hAnsi="Times New Roman" w:cs="Times New Roman"/>
                  <w:sz w:val="18"/>
                  <w:szCs w:val="18"/>
                </w:rPr>
                <w:t>CARPAL</w:t>
              </w:r>
            </w:ins>
          </w:p>
        </w:tc>
        <w:tc>
          <w:tcPr>
            <w:tcW w:w="2430" w:type="dxa"/>
          </w:tcPr>
          <w:p w14:paraId="15E773E8" w14:textId="77777777" w:rsidR="005D0BF9" w:rsidRPr="005F09EE" w:rsidRDefault="005D0BF9" w:rsidP="005F04C4">
            <w:pPr>
              <w:jc w:val="both"/>
              <w:rPr>
                <w:ins w:id="1077" w:author="Vaughn Shirey [2]" w:date="2023-09-25T09:47:00Z"/>
                <w:rFonts w:ascii="Times New Roman" w:hAnsi="Times New Roman" w:cs="Times New Roman"/>
                <w:i/>
                <w:iCs/>
                <w:sz w:val="18"/>
                <w:szCs w:val="18"/>
              </w:rPr>
            </w:pPr>
            <w:proofErr w:type="spellStart"/>
            <w:ins w:id="1078" w:author="Vaughn Shirey [2]" w:date="2023-09-25T09:47:00Z">
              <w:r w:rsidRPr="005F09EE">
                <w:rPr>
                  <w:rFonts w:ascii="Times New Roman" w:hAnsi="Times New Roman" w:cs="Times New Roman"/>
                  <w:i/>
                  <w:iCs/>
                  <w:sz w:val="18"/>
                  <w:szCs w:val="18"/>
                </w:rPr>
                <w:t>Carterocephalus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palaemon</w:t>
              </w:r>
              <w:proofErr w:type="spellEnd"/>
            </w:ins>
          </w:p>
        </w:tc>
        <w:tc>
          <w:tcPr>
            <w:tcW w:w="1530" w:type="dxa"/>
            <w:tcBorders>
              <w:top w:val="nil"/>
              <w:left w:val="nil"/>
              <w:bottom w:val="single" w:sz="8" w:space="0" w:color="auto"/>
              <w:right w:val="single" w:sz="8" w:space="0" w:color="auto"/>
            </w:tcBorders>
            <w:shd w:val="clear" w:color="000000" w:fill="EBF0F9"/>
            <w:vAlign w:val="center"/>
          </w:tcPr>
          <w:p w14:paraId="6B563FBB" w14:textId="248287CD" w:rsidR="005D0BF9" w:rsidRPr="005F09EE" w:rsidRDefault="005D0BF9" w:rsidP="005F04C4">
            <w:pPr>
              <w:jc w:val="center"/>
              <w:rPr>
                <w:ins w:id="107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9E2F3"/>
            <w:vAlign w:val="center"/>
          </w:tcPr>
          <w:p w14:paraId="66D7C877" w14:textId="43C981BA" w:rsidR="005D0BF9" w:rsidRPr="005F09EE" w:rsidRDefault="005D0BF9" w:rsidP="005F04C4">
            <w:pPr>
              <w:jc w:val="center"/>
              <w:rPr>
                <w:ins w:id="108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5E0F2"/>
            <w:vAlign w:val="center"/>
          </w:tcPr>
          <w:p w14:paraId="7F326DD8" w14:textId="30E7B2F7" w:rsidR="005D0BF9" w:rsidRPr="005F09EE" w:rsidRDefault="005D0BF9" w:rsidP="005F04C4">
            <w:pPr>
              <w:jc w:val="center"/>
              <w:rPr>
                <w:ins w:id="108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BE4F4"/>
            <w:vAlign w:val="center"/>
          </w:tcPr>
          <w:p w14:paraId="4CACF7E5" w14:textId="4871C16F" w:rsidR="005D0BF9" w:rsidRPr="005F09EE" w:rsidRDefault="005D0BF9" w:rsidP="005F04C4">
            <w:pPr>
              <w:jc w:val="center"/>
              <w:rPr>
                <w:ins w:id="1082" w:author="Vaughn Shirey [2]" w:date="2023-09-25T09:47:00Z"/>
                <w:rFonts w:ascii="Times New Roman" w:hAnsi="Times New Roman" w:cs="Times New Roman"/>
                <w:sz w:val="18"/>
                <w:szCs w:val="18"/>
              </w:rPr>
            </w:pPr>
          </w:p>
        </w:tc>
      </w:tr>
      <w:tr w:rsidR="005D0BF9" w:rsidRPr="005F09EE" w14:paraId="65CDB2E9" w14:textId="77777777" w:rsidTr="005F04C4">
        <w:trPr>
          <w:trHeight w:val="212"/>
          <w:jc w:val="center"/>
          <w:ins w:id="1083" w:author="Vaughn Shirey [2]" w:date="2023-09-25T09:47:00Z"/>
        </w:trPr>
        <w:tc>
          <w:tcPr>
            <w:tcW w:w="1165" w:type="dxa"/>
          </w:tcPr>
          <w:p w14:paraId="2CA9FC56" w14:textId="77777777" w:rsidR="005D0BF9" w:rsidRPr="005F09EE" w:rsidRDefault="005D0BF9" w:rsidP="005F04C4">
            <w:pPr>
              <w:jc w:val="both"/>
              <w:rPr>
                <w:ins w:id="1084" w:author="Vaughn Shirey [2]" w:date="2023-09-25T09:47:00Z"/>
                <w:rFonts w:ascii="Times New Roman" w:hAnsi="Times New Roman" w:cs="Times New Roman"/>
                <w:sz w:val="18"/>
                <w:szCs w:val="18"/>
              </w:rPr>
            </w:pPr>
            <w:ins w:id="1085" w:author="Vaughn Shirey [2]" w:date="2023-09-25T09:47:00Z">
              <w:r w:rsidRPr="005F09EE">
                <w:rPr>
                  <w:rFonts w:ascii="Times New Roman" w:hAnsi="Times New Roman" w:cs="Times New Roman"/>
                  <w:sz w:val="18"/>
                  <w:szCs w:val="18"/>
                </w:rPr>
                <w:t>CERPEG</w:t>
              </w:r>
            </w:ins>
          </w:p>
        </w:tc>
        <w:tc>
          <w:tcPr>
            <w:tcW w:w="2430" w:type="dxa"/>
          </w:tcPr>
          <w:p w14:paraId="1042365A" w14:textId="77777777" w:rsidR="005D0BF9" w:rsidRPr="005F09EE" w:rsidRDefault="005D0BF9" w:rsidP="005F04C4">
            <w:pPr>
              <w:jc w:val="both"/>
              <w:rPr>
                <w:ins w:id="1086" w:author="Vaughn Shirey [2]" w:date="2023-09-25T09:47:00Z"/>
                <w:rFonts w:ascii="Times New Roman" w:hAnsi="Times New Roman" w:cs="Times New Roman"/>
                <w:i/>
                <w:iCs/>
                <w:sz w:val="18"/>
                <w:szCs w:val="18"/>
              </w:rPr>
            </w:pPr>
            <w:proofErr w:type="spellStart"/>
            <w:ins w:id="1087" w:author="Vaughn Shirey [2]" w:date="2023-09-25T09:47:00Z">
              <w:r w:rsidRPr="005F09EE">
                <w:rPr>
                  <w:rFonts w:ascii="Times New Roman" w:hAnsi="Times New Roman" w:cs="Times New Roman"/>
                  <w:i/>
                  <w:iCs/>
                  <w:sz w:val="18"/>
                  <w:szCs w:val="18"/>
                </w:rPr>
                <w:t>Cercyonis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pegala</w:t>
              </w:r>
              <w:proofErr w:type="spellEnd"/>
            </w:ins>
          </w:p>
        </w:tc>
        <w:tc>
          <w:tcPr>
            <w:tcW w:w="1530" w:type="dxa"/>
            <w:tcBorders>
              <w:top w:val="nil"/>
              <w:left w:val="nil"/>
              <w:bottom w:val="single" w:sz="8" w:space="0" w:color="auto"/>
              <w:right w:val="single" w:sz="8" w:space="0" w:color="auto"/>
            </w:tcBorders>
            <w:shd w:val="clear" w:color="000000" w:fill="7F9ED7"/>
            <w:vAlign w:val="center"/>
          </w:tcPr>
          <w:p w14:paraId="572BDCA2" w14:textId="46914C77" w:rsidR="005D0BF9" w:rsidRPr="005F09EE" w:rsidRDefault="005D0BF9" w:rsidP="005F04C4">
            <w:pPr>
              <w:jc w:val="center"/>
              <w:rPr>
                <w:ins w:id="108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809FD7"/>
            <w:vAlign w:val="center"/>
          </w:tcPr>
          <w:p w14:paraId="48BC06B2" w14:textId="73A61C1C" w:rsidR="005D0BF9" w:rsidRPr="005F09EE" w:rsidRDefault="005D0BF9" w:rsidP="005F04C4">
            <w:pPr>
              <w:jc w:val="center"/>
              <w:rPr>
                <w:ins w:id="108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9F9"/>
            <w:vAlign w:val="center"/>
          </w:tcPr>
          <w:p w14:paraId="7059BE51" w14:textId="2F1C81A3" w:rsidR="005D0BF9" w:rsidRPr="005F09EE" w:rsidRDefault="005D0BF9" w:rsidP="005F04C4">
            <w:pPr>
              <w:jc w:val="center"/>
              <w:rPr>
                <w:ins w:id="109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CFC"/>
            <w:vAlign w:val="center"/>
          </w:tcPr>
          <w:p w14:paraId="3DE71998" w14:textId="3EA08509" w:rsidR="005D0BF9" w:rsidRPr="005F09EE" w:rsidRDefault="005D0BF9" w:rsidP="005F04C4">
            <w:pPr>
              <w:jc w:val="center"/>
              <w:rPr>
                <w:ins w:id="1091" w:author="Vaughn Shirey [2]" w:date="2023-09-25T09:47:00Z"/>
                <w:rFonts w:ascii="Times New Roman" w:hAnsi="Times New Roman" w:cs="Times New Roman"/>
                <w:sz w:val="18"/>
                <w:szCs w:val="18"/>
              </w:rPr>
            </w:pPr>
          </w:p>
        </w:tc>
      </w:tr>
      <w:tr w:rsidR="005D0BF9" w:rsidRPr="005F09EE" w14:paraId="4CEC5EDE" w14:textId="77777777" w:rsidTr="005F04C4">
        <w:trPr>
          <w:trHeight w:val="196"/>
          <w:jc w:val="center"/>
          <w:ins w:id="1092" w:author="Vaughn Shirey [2]" w:date="2023-09-25T09:47:00Z"/>
        </w:trPr>
        <w:tc>
          <w:tcPr>
            <w:tcW w:w="1165" w:type="dxa"/>
          </w:tcPr>
          <w:p w14:paraId="1F55748E" w14:textId="77777777" w:rsidR="005D0BF9" w:rsidRPr="005F09EE" w:rsidRDefault="005D0BF9" w:rsidP="005F04C4">
            <w:pPr>
              <w:jc w:val="both"/>
              <w:rPr>
                <w:ins w:id="1093" w:author="Vaughn Shirey [2]" w:date="2023-09-25T09:47:00Z"/>
                <w:rFonts w:ascii="Times New Roman" w:hAnsi="Times New Roman" w:cs="Times New Roman"/>
                <w:sz w:val="18"/>
                <w:szCs w:val="18"/>
              </w:rPr>
            </w:pPr>
            <w:ins w:id="1094" w:author="Vaughn Shirey [2]" w:date="2023-09-25T09:47:00Z">
              <w:r w:rsidRPr="005F09EE">
                <w:rPr>
                  <w:rFonts w:ascii="Times New Roman" w:hAnsi="Times New Roman" w:cs="Times New Roman"/>
                  <w:sz w:val="18"/>
                  <w:szCs w:val="18"/>
                </w:rPr>
                <w:t>CHLHAR</w:t>
              </w:r>
            </w:ins>
          </w:p>
        </w:tc>
        <w:tc>
          <w:tcPr>
            <w:tcW w:w="2430" w:type="dxa"/>
          </w:tcPr>
          <w:p w14:paraId="2C65323F" w14:textId="77777777" w:rsidR="005D0BF9" w:rsidRPr="005F09EE" w:rsidRDefault="005D0BF9" w:rsidP="005F04C4">
            <w:pPr>
              <w:jc w:val="both"/>
              <w:rPr>
                <w:ins w:id="1095" w:author="Vaughn Shirey [2]" w:date="2023-09-25T09:47:00Z"/>
                <w:rFonts w:ascii="Times New Roman" w:hAnsi="Times New Roman" w:cs="Times New Roman"/>
                <w:i/>
                <w:iCs/>
                <w:sz w:val="18"/>
                <w:szCs w:val="18"/>
              </w:rPr>
            </w:pPr>
            <w:proofErr w:type="spellStart"/>
            <w:ins w:id="1096" w:author="Vaughn Shirey [2]" w:date="2023-09-25T09:47:00Z">
              <w:r w:rsidRPr="005F09EE">
                <w:rPr>
                  <w:rFonts w:ascii="Times New Roman" w:hAnsi="Times New Roman" w:cs="Times New Roman"/>
                  <w:i/>
                  <w:iCs/>
                  <w:sz w:val="18"/>
                  <w:szCs w:val="18"/>
                </w:rPr>
                <w:t>Chlosyne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harrisii</w:t>
              </w:r>
              <w:proofErr w:type="spellEnd"/>
            </w:ins>
          </w:p>
        </w:tc>
        <w:tc>
          <w:tcPr>
            <w:tcW w:w="1530" w:type="dxa"/>
            <w:tcBorders>
              <w:top w:val="nil"/>
              <w:left w:val="nil"/>
              <w:bottom w:val="single" w:sz="8" w:space="0" w:color="auto"/>
              <w:right w:val="single" w:sz="8" w:space="0" w:color="auto"/>
            </w:tcBorders>
            <w:shd w:val="clear" w:color="000000" w:fill="A0B8E2"/>
            <w:vAlign w:val="center"/>
          </w:tcPr>
          <w:p w14:paraId="41455961" w14:textId="05D1E9E3" w:rsidR="005D0BF9" w:rsidRPr="005F09EE" w:rsidRDefault="005D0BF9" w:rsidP="005F04C4">
            <w:pPr>
              <w:jc w:val="center"/>
              <w:rPr>
                <w:ins w:id="109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9AB3DF"/>
            <w:vAlign w:val="center"/>
          </w:tcPr>
          <w:p w14:paraId="1C82A473" w14:textId="7DA03303" w:rsidR="005D0BF9" w:rsidRPr="005F09EE" w:rsidRDefault="005D0BF9" w:rsidP="005F04C4">
            <w:pPr>
              <w:jc w:val="center"/>
              <w:rPr>
                <w:ins w:id="109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8A5DA"/>
            <w:vAlign w:val="center"/>
          </w:tcPr>
          <w:p w14:paraId="5AEB8AD2" w14:textId="6687AA61" w:rsidR="005D0BF9" w:rsidRPr="005F09EE" w:rsidRDefault="005D0BF9" w:rsidP="005F04C4">
            <w:pPr>
              <w:jc w:val="center"/>
              <w:rPr>
                <w:ins w:id="109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9A7DA"/>
            <w:vAlign w:val="center"/>
          </w:tcPr>
          <w:p w14:paraId="1939793A" w14:textId="4F2F5975" w:rsidR="005D0BF9" w:rsidRPr="005F09EE" w:rsidRDefault="005D0BF9" w:rsidP="005F04C4">
            <w:pPr>
              <w:jc w:val="center"/>
              <w:rPr>
                <w:ins w:id="1100" w:author="Vaughn Shirey [2]" w:date="2023-09-25T09:47:00Z"/>
                <w:rFonts w:ascii="Times New Roman" w:hAnsi="Times New Roman" w:cs="Times New Roman"/>
                <w:sz w:val="18"/>
                <w:szCs w:val="18"/>
              </w:rPr>
            </w:pPr>
          </w:p>
        </w:tc>
      </w:tr>
      <w:tr w:rsidR="005D0BF9" w:rsidRPr="005F09EE" w14:paraId="1C518F4E" w14:textId="77777777" w:rsidTr="005F04C4">
        <w:trPr>
          <w:trHeight w:val="212"/>
          <w:jc w:val="center"/>
          <w:ins w:id="1101" w:author="Vaughn Shirey [2]" w:date="2023-09-25T09:47:00Z"/>
        </w:trPr>
        <w:tc>
          <w:tcPr>
            <w:tcW w:w="1165" w:type="dxa"/>
          </w:tcPr>
          <w:p w14:paraId="2300385A" w14:textId="77777777" w:rsidR="005D0BF9" w:rsidRPr="005F09EE" w:rsidRDefault="005D0BF9" w:rsidP="005F04C4">
            <w:pPr>
              <w:jc w:val="both"/>
              <w:rPr>
                <w:ins w:id="1102" w:author="Vaughn Shirey [2]" w:date="2023-09-25T09:47:00Z"/>
                <w:rFonts w:ascii="Times New Roman" w:hAnsi="Times New Roman" w:cs="Times New Roman"/>
                <w:sz w:val="18"/>
                <w:szCs w:val="18"/>
              </w:rPr>
            </w:pPr>
            <w:ins w:id="1103" w:author="Vaughn Shirey [2]" w:date="2023-09-25T09:47:00Z">
              <w:r w:rsidRPr="005F09EE">
                <w:rPr>
                  <w:rFonts w:ascii="Times New Roman" w:hAnsi="Times New Roman" w:cs="Times New Roman"/>
                  <w:sz w:val="18"/>
                  <w:szCs w:val="18"/>
                </w:rPr>
                <w:t>COETUL</w:t>
              </w:r>
            </w:ins>
          </w:p>
        </w:tc>
        <w:tc>
          <w:tcPr>
            <w:tcW w:w="2430" w:type="dxa"/>
          </w:tcPr>
          <w:p w14:paraId="5A7E9608" w14:textId="77777777" w:rsidR="005D0BF9" w:rsidRPr="005F09EE" w:rsidRDefault="005D0BF9" w:rsidP="005F04C4">
            <w:pPr>
              <w:jc w:val="both"/>
              <w:rPr>
                <w:ins w:id="1104" w:author="Vaughn Shirey [2]" w:date="2023-09-25T09:47:00Z"/>
                <w:rFonts w:ascii="Times New Roman" w:hAnsi="Times New Roman" w:cs="Times New Roman"/>
                <w:i/>
                <w:iCs/>
                <w:sz w:val="18"/>
                <w:szCs w:val="18"/>
              </w:rPr>
            </w:pPr>
            <w:proofErr w:type="spellStart"/>
            <w:ins w:id="1105" w:author="Vaughn Shirey [2]" w:date="2023-09-25T09:47:00Z">
              <w:r w:rsidRPr="005F09EE">
                <w:rPr>
                  <w:rFonts w:ascii="Times New Roman" w:hAnsi="Times New Roman" w:cs="Times New Roman"/>
                  <w:i/>
                  <w:iCs/>
                  <w:sz w:val="18"/>
                  <w:szCs w:val="18"/>
                </w:rPr>
                <w:t>Coenonympha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tullia</w:t>
              </w:r>
              <w:proofErr w:type="spellEnd"/>
            </w:ins>
          </w:p>
        </w:tc>
        <w:tc>
          <w:tcPr>
            <w:tcW w:w="1530" w:type="dxa"/>
            <w:tcBorders>
              <w:top w:val="nil"/>
              <w:left w:val="nil"/>
              <w:bottom w:val="single" w:sz="8" w:space="0" w:color="auto"/>
              <w:right w:val="single" w:sz="8" w:space="0" w:color="auto"/>
            </w:tcBorders>
            <w:shd w:val="clear" w:color="000000" w:fill="FCFDFE"/>
            <w:vAlign w:val="center"/>
          </w:tcPr>
          <w:p w14:paraId="454E99BB" w14:textId="2F0E83EE" w:rsidR="005D0BF9" w:rsidRPr="005F09EE" w:rsidRDefault="005D0BF9" w:rsidP="005F04C4">
            <w:pPr>
              <w:jc w:val="center"/>
              <w:rPr>
                <w:ins w:id="110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BF0F9"/>
            <w:vAlign w:val="center"/>
          </w:tcPr>
          <w:p w14:paraId="736C7931" w14:textId="27BD951F" w:rsidR="005D0BF9" w:rsidRPr="005F09EE" w:rsidRDefault="005D0BF9" w:rsidP="005F04C4">
            <w:pPr>
              <w:jc w:val="center"/>
              <w:rPr>
                <w:ins w:id="110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BFB"/>
            <w:vAlign w:val="center"/>
          </w:tcPr>
          <w:p w14:paraId="237239F9" w14:textId="4C33DAB4" w:rsidR="005D0BF9" w:rsidRPr="005F09EE" w:rsidRDefault="005D0BF9" w:rsidP="005F04C4">
            <w:pPr>
              <w:jc w:val="center"/>
              <w:rPr>
                <w:ins w:id="110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FFFFF"/>
            <w:vAlign w:val="center"/>
          </w:tcPr>
          <w:p w14:paraId="7026D1F5" w14:textId="61065D3D" w:rsidR="005D0BF9" w:rsidRPr="005F09EE" w:rsidRDefault="005D0BF9" w:rsidP="005F04C4">
            <w:pPr>
              <w:jc w:val="center"/>
              <w:rPr>
                <w:ins w:id="1109" w:author="Vaughn Shirey [2]" w:date="2023-09-25T09:47:00Z"/>
                <w:rFonts w:ascii="Times New Roman" w:hAnsi="Times New Roman" w:cs="Times New Roman"/>
                <w:sz w:val="18"/>
                <w:szCs w:val="18"/>
              </w:rPr>
            </w:pPr>
          </w:p>
        </w:tc>
      </w:tr>
      <w:tr w:rsidR="005D0BF9" w:rsidRPr="005F09EE" w14:paraId="34FE19D1" w14:textId="77777777" w:rsidTr="005F04C4">
        <w:trPr>
          <w:trHeight w:val="196"/>
          <w:jc w:val="center"/>
          <w:ins w:id="1110" w:author="Vaughn Shirey [2]" w:date="2023-09-25T09:47:00Z"/>
        </w:trPr>
        <w:tc>
          <w:tcPr>
            <w:tcW w:w="1165" w:type="dxa"/>
          </w:tcPr>
          <w:p w14:paraId="7FF35B01" w14:textId="77777777" w:rsidR="005D0BF9" w:rsidRPr="005F09EE" w:rsidRDefault="005D0BF9" w:rsidP="005F04C4">
            <w:pPr>
              <w:jc w:val="both"/>
              <w:rPr>
                <w:ins w:id="1111" w:author="Vaughn Shirey [2]" w:date="2023-09-25T09:47:00Z"/>
                <w:rFonts w:ascii="Times New Roman" w:hAnsi="Times New Roman" w:cs="Times New Roman"/>
                <w:sz w:val="18"/>
                <w:szCs w:val="18"/>
              </w:rPr>
            </w:pPr>
            <w:ins w:id="1112" w:author="Vaughn Shirey [2]" w:date="2023-09-25T09:47:00Z">
              <w:r w:rsidRPr="005F09EE">
                <w:rPr>
                  <w:rFonts w:ascii="Times New Roman" w:hAnsi="Times New Roman" w:cs="Times New Roman"/>
                  <w:sz w:val="18"/>
                  <w:szCs w:val="18"/>
                </w:rPr>
                <w:t>COLEUR</w:t>
              </w:r>
            </w:ins>
          </w:p>
        </w:tc>
        <w:tc>
          <w:tcPr>
            <w:tcW w:w="2430" w:type="dxa"/>
          </w:tcPr>
          <w:p w14:paraId="35F733FE" w14:textId="77777777" w:rsidR="005D0BF9" w:rsidRPr="005F09EE" w:rsidRDefault="005D0BF9" w:rsidP="005F04C4">
            <w:pPr>
              <w:jc w:val="both"/>
              <w:rPr>
                <w:ins w:id="1113" w:author="Vaughn Shirey [2]" w:date="2023-09-25T09:47:00Z"/>
                <w:rFonts w:ascii="Times New Roman" w:hAnsi="Times New Roman" w:cs="Times New Roman"/>
                <w:i/>
                <w:iCs/>
                <w:sz w:val="18"/>
                <w:szCs w:val="18"/>
              </w:rPr>
            </w:pPr>
            <w:ins w:id="1114" w:author="Vaughn Shirey [2]" w:date="2023-09-25T09:47:00Z">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eurytheme</w:t>
              </w:r>
              <w:proofErr w:type="spellEnd"/>
            </w:ins>
          </w:p>
        </w:tc>
        <w:tc>
          <w:tcPr>
            <w:tcW w:w="1530" w:type="dxa"/>
            <w:tcBorders>
              <w:top w:val="nil"/>
              <w:left w:val="nil"/>
              <w:bottom w:val="single" w:sz="8" w:space="0" w:color="auto"/>
              <w:right w:val="single" w:sz="8" w:space="0" w:color="auto"/>
            </w:tcBorders>
            <w:shd w:val="clear" w:color="000000" w:fill="B8CAE9"/>
            <w:vAlign w:val="center"/>
          </w:tcPr>
          <w:p w14:paraId="67927036" w14:textId="31B3272F" w:rsidR="005D0BF9" w:rsidRPr="005F09EE" w:rsidRDefault="005D0BF9" w:rsidP="005F04C4">
            <w:pPr>
              <w:jc w:val="center"/>
              <w:rPr>
                <w:ins w:id="111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B4C6E8"/>
            <w:vAlign w:val="center"/>
          </w:tcPr>
          <w:p w14:paraId="77E7B8C1" w14:textId="03E2DFDF" w:rsidR="005D0BF9" w:rsidRPr="005F09EE" w:rsidRDefault="005D0BF9" w:rsidP="005F04C4">
            <w:pPr>
              <w:jc w:val="center"/>
              <w:rPr>
                <w:ins w:id="111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AEBEB"/>
            <w:vAlign w:val="center"/>
          </w:tcPr>
          <w:p w14:paraId="0FA7CEF5" w14:textId="127DEC67" w:rsidR="005D0BF9" w:rsidRPr="005F09EE" w:rsidRDefault="005D0BF9" w:rsidP="005F04C4">
            <w:pPr>
              <w:jc w:val="center"/>
              <w:rPr>
                <w:ins w:id="111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BF1F1"/>
            <w:vAlign w:val="center"/>
          </w:tcPr>
          <w:p w14:paraId="33BB56CF" w14:textId="5AE807BE" w:rsidR="005D0BF9" w:rsidRPr="005F09EE" w:rsidRDefault="005D0BF9" w:rsidP="005F04C4">
            <w:pPr>
              <w:jc w:val="center"/>
              <w:rPr>
                <w:ins w:id="1118" w:author="Vaughn Shirey [2]" w:date="2023-09-25T09:47:00Z"/>
                <w:rFonts w:ascii="Times New Roman" w:hAnsi="Times New Roman" w:cs="Times New Roman"/>
                <w:sz w:val="18"/>
                <w:szCs w:val="18"/>
              </w:rPr>
            </w:pPr>
          </w:p>
        </w:tc>
      </w:tr>
      <w:tr w:rsidR="005D0BF9" w:rsidRPr="005F09EE" w14:paraId="211C9989" w14:textId="77777777" w:rsidTr="005F04C4">
        <w:trPr>
          <w:trHeight w:val="212"/>
          <w:jc w:val="center"/>
          <w:ins w:id="1119" w:author="Vaughn Shirey [2]" w:date="2023-09-25T09:47:00Z"/>
        </w:trPr>
        <w:tc>
          <w:tcPr>
            <w:tcW w:w="1165" w:type="dxa"/>
          </w:tcPr>
          <w:p w14:paraId="13313FDE" w14:textId="77777777" w:rsidR="005D0BF9" w:rsidRPr="005F09EE" w:rsidRDefault="005D0BF9" w:rsidP="005F04C4">
            <w:pPr>
              <w:jc w:val="both"/>
              <w:rPr>
                <w:ins w:id="1120" w:author="Vaughn Shirey [2]" w:date="2023-09-25T09:47:00Z"/>
                <w:rFonts w:ascii="Times New Roman" w:hAnsi="Times New Roman" w:cs="Times New Roman"/>
                <w:sz w:val="18"/>
                <w:szCs w:val="18"/>
              </w:rPr>
            </w:pPr>
            <w:ins w:id="1121" w:author="Vaughn Shirey [2]" w:date="2023-09-25T09:47:00Z">
              <w:r w:rsidRPr="005F09EE">
                <w:rPr>
                  <w:rFonts w:ascii="Times New Roman" w:hAnsi="Times New Roman" w:cs="Times New Roman"/>
                  <w:sz w:val="18"/>
                  <w:szCs w:val="18"/>
                </w:rPr>
                <w:t>COLHEC</w:t>
              </w:r>
            </w:ins>
          </w:p>
        </w:tc>
        <w:tc>
          <w:tcPr>
            <w:tcW w:w="2430" w:type="dxa"/>
          </w:tcPr>
          <w:p w14:paraId="636BF26D" w14:textId="77777777" w:rsidR="005D0BF9" w:rsidRPr="005F09EE" w:rsidRDefault="005D0BF9" w:rsidP="005F04C4">
            <w:pPr>
              <w:jc w:val="both"/>
              <w:rPr>
                <w:ins w:id="1122" w:author="Vaughn Shirey [2]" w:date="2023-09-25T09:47:00Z"/>
                <w:rFonts w:ascii="Times New Roman" w:hAnsi="Times New Roman" w:cs="Times New Roman"/>
                <w:i/>
                <w:iCs/>
                <w:sz w:val="18"/>
                <w:szCs w:val="18"/>
              </w:rPr>
            </w:pPr>
            <w:ins w:id="1123" w:author="Vaughn Shirey [2]" w:date="2023-09-25T09:47:00Z">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hecla</w:t>
              </w:r>
              <w:proofErr w:type="spellEnd"/>
            </w:ins>
          </w:p>
        </w:tc>
        <w:tc>
          <w:tcPr>
            <w:tcW w:w="1530" w:type="dxa"/>
            <w:tcBorders>
              <w:top w:val="nil"/>
              <w:left w:val="nil"/>
              <w:bottom w:val="single" w:sz="8" w:space="0" w:color="auto"/>
              <w:right w:val="single" w:sz="8" w:space="0" w:color="auto"/>
            </w:tcBorders>
            <w:shd w:val="clear" w:color="000000" w:fill="D8E2F3"/>
            <w:vAlign w:val="center"/>
          </w:tcPr>
          <w:p w14:paraId="3F402414" w14:textId="63EBE0CA" w:rsidR="005D0BF9" w:rsidRPr="005F09EE" w:rsidRDefault="005D0BF9" w:rsidP="005F04C4">
            <w:pPr>
              <w:jc w:val="center"/>
              <w:rPr>
                <w:ins w:id="112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9A6A6"/>
            <w:vAlign w:val="center"/>
          </w:tcPr>
          <w:p w14:paraId="1AB4DCFF" w14:textId="31855A74" w:rsidR="005D0BF9" w:rsidRPr="005F09EE" w:rsidRDefault="005D0BF9" w:rsidP="005F04C4">
            <w:pPr>
              <w:jc w:val="center"/>
              <w:rPr>
                <w:ins w:id="112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D3737"/>
            <w:vAlign w:val="center"/>
          </w:tcPr>
          <w:p w14:paraId="278EF24A" w14:textId="455D90B5" w:rsidR="005D0BF9" w:rsidRPr="005F09EE" w:rsidRDefault="005D0BF9" w:rsidP="005F04C4">
            <w:pPr>
              <w:jc w:val="center"/>
              <w:rPr>
                <w:ins w:id="112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B2C2C"/>
            <w:vAlign w:val="center"/>
          </w:tcPr>
          <w:p w14:paraId="31F1B795" w14:textId="40F30041" w:rsidR="005D0BF9" w:rsidRPr="005F09EE" w:rsidRDefault="005D0BF9" w:rsidP="005F04C4">
            <w:pPr>
              <w:jc w:val="center"/>
              <w:rPr>
                <w:ins w:id="1127" w:author="Vaughn Shirey [2]" w:date="2023-09-25T09:47:00Z"/>
                <w:rFonts w:ascii="Times New Roman" w:hAnsi="Times New Roman" w:cs="Times New Roman"/>
                <w:sz w:val="18"/>
                <w:szCs w:val="18"/>
              </w:rPr>
            </w:pPr>
          </w:p>
        </w:tc>
      </w:tr>
      <w:tr w:rsidR="005D0BF9" w:rsidRPr="005F09EE" w14:paraId="36D16B97" w14:textId="77777777" w:rsidTr="005F04C4">
        <w:trPr>
          <w:trHeight w:val="196"/>
          <w:jc w:val="center"/>
          <w:ins w:id="1128" w:author="Vaughn Shirey [2]" w:date="2023-09-25T09:47:00Z"/>
        </w:trPr>
        <w:tc>
          <w:tcPr>
            <w:tcW w:w="1165" w:type="dxa"/>
          </w:tcPr>
          <w:p w14:paraId="613ADE68" w14:textId="77777777" w:rsidR="005D0BF9" w:rsidRPr="005F09EE" w:rsidRDefault="005D0BF9" w:rsidP="005F04C4">
            <w:pPr>
              <w:jc w:val="both"/>
              <w:rPr>
                <w:ins w:id="1129" w:author="Vaughn Shirey [2]" w:date="2023-09-25T09:47:00Z"/>
                <w:rFonts w:ascii="Times New Roman" w:hAnsi="Times New Roman" w:cs="Times New Roman"/>
                <w:sz w:val="18"/>
                <w:szCs w:val="18"/>
              </w:rPr>
            </w:pPr>
            <w:ins w:id="1130" w:author="Vaughn Shirey [2]" w:date="2023-09-25T09:47:00Z">
              <w:r w:rsidRPr="005F09EE">
                <w:rPr>
                  <w:rFonts w:ascii="Times New Roman" w:hAnsi="Times New Roman" w:cs="Times New Roman"/>
                  <w:sz w:val="18"/>
                  <w:szCs w:val="18"/>
                </w:rPr>
                <w:t>COLINT</w:t>
              </w:r>
            </w:ins>
          </w:p>
        </w:tc>
        <w:tc>
          <w:tcPr>
            <w:tcW w:w="2430" w:type="dxa"/>
          </w:tcPr>
          <w:p w14:paraId="2A731A1E" w14:textId="77777777" w:rsidR="005D0BF9" w:rsidRPr="005F09EE" w:rsidRDefault="005D0BF9" w:rsidP="005F04C4">
            <w:pPr>
              <w:jc w:val="both"/>
              <w:rPr>
                <w:ins w:id="1131" w:author="Vaughn Shirey [2]" w:date="2023-09-25T09:47:00Z"/>
                <w:rFonts w:ascii="Times New Roman" w:hAnsi="Times New Roman" w:cs="Times New Roman"/>
                <w:i/>
                <w:iCs/>
                <w:sz w:val="18"/>
                <w:szCs w:val="18"/>
              </w:rPr>
            </w:pPr>
            <w:ins w:id="1132" w:author="Vaughn Shirey [2]" w:date="2023-09-25T09:47:00Z">
              <w:r w:rsidRPr="005F09EE">
                <w:rPr>
                  <w:rFonts w:ascii="Times New Roman" w:hAnsi="Times New Roman" w:cs="Times New Roman"/>
                  <w:i/>
                  <w:iCs/>
                  <w:sz w:val="18"/>
                  <w:szCs w:val="18"/>
                </w:rPr>
                <w:t>Colias interior</w:t>
              </w:r>
            </w:ins>
          </w:p>
        </w:tc>
        <w:tc>
          <w:tcPr>
            <w:tcW w:w="1530" w:type="dxa"/>
            <w:tcBorders>
              <w:top w:val="nil"/>
              <w:left w:val="nil"/>
              <w:bottom w:val="single" w:sz="8" w:space="0" w:color="auto"/>
              <w:right w:val="single" w:sz="8" w:space="0" w:color="auto"/>
            </w:tcBorders>
            <w:shd w:val="clear" w:color="000000" w:fill="E38F8F"/>
            <w:vAlign w:val="center"/>
          </w:tcPr>
          <w:p w14:paraId="1CBDBEAD" w14:textId="451E04BC" w:rsidR="005D0BF9" w:rsidRPr="005F09EE" w:rsidRDefault="005D0BF9" w:rsidP="005F04C4">
            <w:pPr>
              <w:jc w:val="center"/>
              <w:rPr>
                <w:ins w:id="113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6DDDD"/>
            <w:vAlign w:val="center"/>
          </w:tcPr>
          <w:p w14:paraId="3648BB28" w14:textId="411ED5E4" w:rsidR="005D0BF9" w:rsidRPr="005F09EE" w:rsidRDefault="005D0BF9" w:rsidP="005F04C4">
            <w:pPr>
              <w:jc w:val="center"/>
              <w:rPr>
                <w:ins w:id="113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6DBDB"/>
            <w:vAlign w:val="center"/>
          </w:tcPr>
          <w:p w14:paraId="1F40ABE0" w14:textId="1DA0E932" w:rsidR="005D0BF9" w:rsidRPr="005F09EE" w:rsidRDefault="005D0BF9" w:rsidP="005F04C4">
            <w:pPr>
              <w:jc w:val="center"/>
              <w:rPr>
                <w:ins w:id="113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8F8"/>
            <w:vAlign w:val="center"/>
          </w:tcPr>
          <w:p w14:paraId="0F0E68A6" w14:textId="6B1B9E9D" w:rsidR="005D0BF9" w:rsidRPr="005F09EE" w:rsidRDefault="005D0BF9" w:rsidP="005F04C4">
            <w:pPr>
              <w:jc w:val="center"/>
              <w:rPr>
                <w:ins w:id="1136" w:author="Vaughn Shirey [2]" w:date="2023-09-25T09:47:00Z"/>
                <w:rFonts w:ascii="Times New Roman" w:hAnsi="Times New Roman" w:cs="Times New Roman"/>
                <w:sz w:val="18"/>
                <w:szCs w:val="18"/>
              </w:rPr>
            </w:pPr>
          </w:p>
        </w:tc>
      </w:tr>
      <w:tr w:rsidR="005D0BF9" w:rsidRPr="005F09EE" w14:paraId="3E5AF396" w14:textId="77777777" w:rsidTr="005F04C4">
        <w:trPr>
          <w:trHeight w:val="196"/>
          <w:jc w:val="center"/>
          <w:ins w:id="1137" w:author="Vaughn Shirey [2]" w:date="2023-09-25T09:47:00Z"/>
        </w:trPr>
        <w:tc>
          <w:tcPr>
            <w:tcW w:w="1165" w:type="dxa"/>
          </w:tcPr>
          <w:p w14:paraId="1B195E0B" w14:textId="77777777" w:rsidR="005D0BF9" w:rsidRPr="005F09EE" w:rsidRDefault="005D0BF9" w:rsidP="005F04C4">
            <w:pPr>
              <w:jc w:val="both"/>
              <w:rPr>
                <w:ins w:id="1138" w:author="Vaughn Shirey [2]" w:date="2023-09-25T09:47:00Z"/>
                <w:rFonts w:ascii="Times New Roman" w:hAnsi="Times New Roman" w:cs="Times New Roman"/>
                <w:sz w:val="18"/>
                <w:szCs w:val="18"/>
              </w:rPr>
            </w:pPr>
            <w:ins w:id="1139" w:author="Vaughn Shirey [2]" w:date="2023-09-25T09:47:00Z">
              <w:r w:rsidRPr="005F09EE">
                <w:rPr>
                  <w:rFonts w:ascii="Times New Roman" w:hAnsi="Times New Roman" w:cs="Times New Roman"/>
                  <w:sz w:val="18"/>
                  <w:szCs w:val="18"/>
                </w:rPr>
                <w:t>COLPAL</w:t>
              </w:r>
            </w:ins>
          </w:p>
        </w:tc>
        <w:tc>
          <w:tcPr>
            <w:tcW w:w="2430" w:type="dxa"/>
          </w:tcPr>
          <w:p w14:paraId="37398BD6" w14:textId="77777777" w:rsidR="005D0BF9" w:rsidRPr="005F09EE" w:rsidRDefault="005D0BF9" w:rsidP="005F04C4">
            <w:pPr>
              <w:jc w:val="both"/>
              <w:rPr>
                <w:ins w:id="1140" w:author="Vaughn Shirey [2]" w:date="2023-09-25T09:47:00Z"/>
                <w:rFonts w:ascii="Times New Roman" w:hAnsi="Times New Roman" w:cs="Times New Roman"/>
                <w:i/>
                <w:iCs/>
                <w:sz w:val="18"/>
                <w:szCs w:val="18"/>
              </w:rPr>
            </w:pPr>
            <w:ins w:id="1141" w:author="Vaughn Shirey [2]" w:date="2023-09-25T09:47:00Z">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palaeno</w:t>
              </w:r>
              <w:proofErr w:type="spellEnd"/>
            </w:ins>
          </w:p>
        </w:tc>
        <w:tc>
          <w:tcPr>
            <w:tcW w:w="1530" w:type="dxa"/>
            <w:tcBorders>
              <w:top w:val="nil"/>
              <w:left w:val="nil"/>
              <w:bottom w:val="single" w:sz="8" w:space="0" w:color="auto"/>
              <w:right w:val="single" w:sz="8" w:space="0" w:color="auto"/>
            </w:tcBorders>
            <w:shd w:val="clear" w:color="000000" w:fill="E7EDF8"/>
            <w:vAlign w:val="center"/>
          </w:tcPr>
          <w:p w14:paraId="35B6614B" w14:textId="7A9FBCB7" w:rsidR="005D0BF9" w:rsidRPr="005F09EE" w:rsidRDefault="005D0BF9" w:rsidP="005F04C4">
            <w:pPr>
              <w:jc w:val="center"/>
              <w:rPr>
                <w:ins w:id="114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EFDFD"/>
            <w:vAlign w:val="center"/>
          </w:tcPr>
          <w:p w14:paraId="30BF37D7" w14:textId="00027DC6" w:rsidR="005D0BF9" w:rsidRPr="005F09EE" w:rsidRDefault="005D0BF9" w:rsidP="005F04C4">
            <w:pPr>
              <w:jc w:val="center"/>
              <w:rPr>
                <w:ins w:id="114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B2D2D"/>
            <w:vAlign w:val="center"/>
          </w:tcPr>
          <w:p w14:paraId="32CDF26C" w14:textId="77151CE5" w:rsidR="005D0BF9" w:rsidRPr="005F09EE" w:rsidRDefault="005D0BF9" w:rsidP="005F04C4">
            <w:pPr>
              <w:jc w:val="center"/>
              <w:rPr>
                <w:ins w:id="114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49393"/>
            <w:vAlign w:val="center"/>
          </w:tcPr>
          <w:p w14:paraId="21D9DF5F" w14:textId="2BA86AC7" w:rsidR="005D0BF9" w:rsidRPr="005F09EE" w:rsidRDefault="005D0BF9" w:rsidP="005F04C4">
            <w:pPr>
              <w:jc w:val="center"/>
              <w:rPr>
                <w:ins w:id="1145" w:author="Vaughn Shirey [2]" w:date="2023-09-25T09:47:00Z"/>
                <w:rFonts w:ascii="Times New Roman" w:hAnsi="Times New Roman" w:cs="Times New Roman"/>
                <w:sz w:val="18"/>
                <w:szCs w:val="18"/>
              </w:rPr>
            </w:pPr>
          </w:p>
        </w:tc>
      </w:tr>
      <w:tr w:rsidR="005D0BF9" w:rsidRPr="005F09EE" w14:paraId="64655649" w14:textId="77777777" w:rsidTr="005F04C4">
        <w:trPr>
          <w:trHeight w:val="212"/>
          <w:jc w:val="center"/>
          <w:ins w:id="1146" w:author="Vaughn Shirey [2]" w:date="2023-09-25T09:47:00Z"/>
        </w:trPr>
        <w:tc>
          <w:tcPr>
            <w:tcW w:w="1165" w:type="dxa"/>
          </w:tcPr>
          <w:p w14:paraId="423FA48C" w14:textId="77777777" w:rsidR="005D0BF9" w:rsidRPr="005F09EE" w:rsidRDefault="005D0BF9" w:rsidP="005F04C4">
            <w:pPr>
              <w:jc w:val="both"/>
              <w:rPr>
                <w:ins w:id="1147" w:author="Vaughn Shirey [2]" w:date="2023-09-25T09:47:00Z"/>
                <w:rFonts w:ascii="Times New Roman" w:hAnsi="Times New Roman" w:cs="Times New Roman"/>
                <w:sz w:val="18"/>
                <w:szCs w:val="18"/>
              </w:rPr>
            </w:pPr>
            <w:ins w:id="1148" w:author="Vaughn Shirey [2]" w:date="2023-09-25T09:47:00Z">
              <w:r w:rsidRPr="005F09EE">
                <w:rPr>
                  <w:rFonts w:ascii="Times New Roman" w:hAnsi="Times New Roman" w:cs="Times New Roman"/>
                  <w:sz w:val="18"/>
                  <w:szCs w:val="18"/>
                </w:rPr>
                <w:t>COLPHI</w:t>
              </w:r>
            </w:ins>
          </w:p>
        </w:tc>
        <w:tc>
          <w:tcPr>
            <w:tcW w:w="2430" w:type="dxa"/>
          </w:tcPr>
          <w:p w14:paraId="1E986DA5" w14:textId="77777777" w:rsidR="005D0BF9" w:rsidRPr="005F09EE" w:rsidRDefault="005D0BF9" w:rsidP="005F04C4">
            <w:pPr>
              <w:jc w:val="both"/>
              <w:rPr>
                <w:ins w:id="1149" w:author="Vaughn Shirey [2]" w:date="2023-09-25T09:47:00Z"/>
                <w:rFonts w:ascii="Times New Roman" w:hAnsi="Times New Roman" w:cs="Times New Roman"/>
                <w:i/>
                <w:iCs/>
                <w:sz w:val="18"/>
                <w:szCs w:val="18"/>
              </w:rPr>
            </w:pPr>
            <w:ins w:id="1150" w:author="Vaughn Shirey [2]" w:date="2023-09-25T09:47:00Z">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philodice</w:t>
              </w:r>
              <w:proofErr w:type="spellEnd"/>
            </w:ins>
          </w:p>
        </w:tc>
        <w:tc>
          <w:tcPr>
            <w:tcW w:w="1530" w:type="dxa"/>
            <w:tcBorders>
              <w:top w:val="nil"/>
              <w:left w:val="nil"/>
              <w:bottom w:val="single" w:sz="8" w:space="0" w:color="auto"/>
              <w:right w:val="single" w:sz="8" w:space="0" w:color="auto"/>
            </w:tcBorders>
            <w:shd w:val="clear" w:color="000000" w:fill="FCFDFE"/>
            <w:vAlign w:val="center"/>
          </w:tcPr>
          <w:p w14:paraId="58B3242A" w14:textId="1C8E75DB" w:rsidR="005D0BF9" w:rsidRPr="005F09EE" w:rsidRDefault="005D0BF9" w:rsidP="005F04C4">
            <w:pPr>
              <w:jc w:val="center"/>
              <w:rPr>
                <w:ins w:id="115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7EDF8"/>
            <w:vAlign w:val="center"/>
          </w:tcPr>
          <w:p w14:paraId="6B7F3533" w14:textId="1D2B2DF3" w:rsidR="005D0BF9" w:rsidRPr="005F09EE" w:rsidRDefault="005D0BF9" w:rsidP="005F04C4">
            <w:pPr>
              <w:jc w:val="center"/>
              <w:rPr>
                <w:ins w:id="115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7F7"/>
            <w:vAlign w:val="center"/>
          </w:tcPr>
          <w:p w14:paraId="0A28CC7C" w14:textId="6EED3585" w:rsidR="005D0BF9" w:rsidRPr="005F09EE" w:rsidRDefault="005D0BF9" w:rsidP="005F04C4">
            <w:pPr>
              <w:jc w:val="center"/>
              <w:rPr>
                <w:ins w:id="115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BFB"/>
            <w:vAlign w:val="center"/>
          </w:tcPr>
          <w:p w14:paraId="5A395456" w14:textId="5D17A3A1" w:rsidR="005D0BF9" w:rsidRPr="005F09EE" w:rsidRDefault="005D0BF9" w:rsidP="005F04C4">
            <w:pPr>
              <w:jc w:val="center"/>
              <w:rPr>
                <w:ins w:id="1154" w:author="Vaughn Shirey [2]" w:date="2023-09-25T09:47:00Z"/>
                <w:rFonts w:ascii="Times New Roman" w:hAnsi="Times New Roman" w:cs="Times New Roman"/>
                <w:sz w:val="18"/>
                <w:szCs w:val="18"/>
              </w:rPr>
            </w:pPr>
          </w:p>
        </w:tc>
      </w:tr>
      <w:tr w:rsidR="005D0BF9" w:rsidRPr="005F09EE" w14:paraId="3728285E" w14:textId="77777777" w:rsidTr="005F04C4">
        <w:trPr>
          <w:trHeight w:val="196"/>
          <w:jc w:val="center"/>
          <w:ins w:id="1155" w:author="Vaughn Shirey [2]" w:date="2023-09-25T09:47:00Z"/>
        </w:trPr>
        <w:tc>
          <w:tcPr>
            <w:tcW w:w="1165" w:type="dxa"/>
          </w:tcPr>
          <w:p w14:paraId="1EAC0FB4" w14:textId="77777777" w:rsidR="005D0BF9" w:rsidRPr="005F09EE" w:rsidRDefault="005D0BF9" w:rsidP="005F04C4">
            <w:pPr>
              <w:jc w:val="both"/>
              <w:rPr>
                <w:ins w:id="1156" w:author="Vaughn Shirey [2]" w:date="2023-09-25T09:47:00Z"/>
                <w:rFonts w:ascii="Times New Roman" w:hAnsi="Times New Roman" w:cs="Times New Roman"/>
                <w:sz w:val="18"/>
                <w:szCs w:val="18"/>
              </w:rPr>
            </w:pPr>
            <w:ins w:id="1157" w:author="Vaughn Shirey [2]" w:date="2023-09-25T09:47:00Z">
              <w:r w:rsidRPr="005F09EE">
                <w:rPr>
                  <w:rFonts w:ascii="Times New Roman" w:hAnsi="Times New Roman" w:cs="Times New Roman"/>
                  <w:sz w:val="18"/>
                  <w:szCs w:val="18"/>
                </w:rPr>
                <w:t>CUPAMY</w:t>
              </w:r>
            </w:ins>
          </w:p>
        </w:tc>
        <w:tc>
          <w:tcPr>
            <w:tcW w:w="2430" w:type="dxa"/>
          </w:tcPr>
          <w:p w14:paraId="49E3366B" w14:textId="77777777" w:rsidR="005D0BF9" w:rsidRPr="005F09EE" w:rsidRDefault="005D0BF9" w:rsidP="005F04C4">
            <w:pPr>
              <w:jc w:val="both"/>
              <w:rPr>
                <w:ins w:id="1158" w:author="Vaughn Shirey [2]" w:date="2023-09-25T09:47:00Z"/>
                <w:rFonts w:ascii="Times New Roman" w:hAnsi="Times New Roman" w:cs="Times New Roman"/>
                <w:i/>
                <w:iCs/>
                <w:sz w:val="18"/>
                <w:szCs w:val="18"/>
              </w:rPr>
            </w:pPr>
            <w:ins w:id="1159" w:author="Vaughn Shirey [2]" w:date="2023-09-25T09:47:00Z">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amyntula</w:t>
              </w:r>
              <w:proofErr w:type="spellEnd"/>
            </w:ins>
          </w:p>
        </w:tc>
        <w:tc>
          <w:tcPr>
            <w:tcW w:w="1530" w:type="dxa"/>
            <w:tcBorders>
              <w:top w:val="nil"/>
              <w:left w:val="nil"/>
              <w:bottom w:val="single" w:sz="8" w:space="0" w:color="auto"/>
              <w:right w:val="single" w:sz="8" w:space="0" w:color="auto"/>
            </w:tcBorders>
            <w:shd w:val="clear" w:color="000000" w:fill="E9A9A9"/>
            <w:vAlign w:val="center"/>
          </w:tcPr>
          <w:p w14:paraId="2CAB9265" w14:textId="4380D0D6" w:rsidR="005D0BF9" w:rsidRPr="005F09EE" w:rsidRDefault="005D0BF9" w:rsidP="005F04C4">
            <w:pPr>
              <w:jc w:val="center"/>
              <w:rPr>
                <w:ins w:id="116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AEEEE"/>
            <w:vAlign w:val="center"/>
          </w:tcPr>
          <w:p w14:paraId="4D1BF945" w14:textId="773B92EF" w:rsidR="005D0BF9" w:rsidRPr="005F09EE" w:rsidRDefault="005D0BF9" w:rsidP="005F04C4">
            <w:pPr>
              <w:jc w:val="center"/>
              <w:rPr>
                <w:ins w:id="116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9EAEA"/>
            <w:vAlign w:val="center"/>
          </w:tcPr>
          <w:p w14:paraId="453697F8" w14:textId="230E50B9" w:rsidR="005D0BF9" w:rsidRPr="005F09EE" w:rsidRDefault="005D0BF9" w:rsidP="005F04C4">
            <w:pPr>
              <w:jc w:val="center"/>
              <w:rPr>
                <w:ins w:id="116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CF4F4"/>
            <w:vAlign w:val="center"/>
          </w:tcPr>
          <w:p w14:paraId="5A70DF02" w14:textId="204C1D57" w:rsidR="005D0BF9" w:rsidRPr="005F09EE" w:rsidRDefault="005D0BF9" w:rsidP="005F04C4">
            <w:pPr>
              <w:jc w:val="center"/>
              <w:rPr>
                <w:ins w:id="1163" w:author="Vaughn Shirey [2]" w:date="2023-09-25T09:47:00Z"/>
                <w:rFonts w:ascii="Times New Roman" w:hAnsi="Times New Roman" w:cs="Times New Roman"/>
                <w:sz w:val="18"/>
                <w:szCs w:val="18"/>
              </w:rPr>
            </w:pPr>
          </w:p>
        </w:tc>
      </w:tr>
      <w:tr w:rsidR="005D0BF9" w:rsidRPr="005F09EE" w14:paraId="159A465A" w14:textId="77777777" w:rsidTr="005F04C4">
        <w:trPr>
          <w:trHeight w:val="212"/>
          <w:jc w:val="center"/>
          <w:ins w:id="1164" w:author="Vaughn Shirey [2]" w:date="2023-09-25T09:47:00Z"/>
        </w:trPr>
        <w:tc>
          <w:tcPr>
            <w:tcW w:w="1165" w:type="dxa"/>
          </w:tcPr>
          <w:p w14:paraId="1AA1736B" w14:textId="77777777" w:rsidR="005D0BF9" w:rsidRPr="005F09EE" w:rsidRDefault="005D0BF9" w:rsidP="005F04C4">
            <w:pPr>
              <w:jc w:val="both"/>
              <w:rPr>
                <w:ins w:id="1165" w:author="Vaughn Shirey [2]" w:date="2023-09-25T09:47:00Z"/>
                <w:rFonts w:ascii="Times New Roman" w:hAnsi="Times New Roman" w:cs="Times New Roman"/>
                <w:sz w:val="18"/>
                <w:szCs w:val="18"/>
              </w:rPr>
            </w:pPr>
            <w:ins w:id="1166" w:author="Vaughn Shirey [2]" w:date="2023-09-25T09:47:00Z">
              <w:r w:rsidRPr="005F09EE">
                <w:rPr>
                  <w:rFonts w:ascii="Times New Roman" w:hAnsi="Times New Roman" w:cs="Times New Roman"/>
                  <w:sz w:val="18"/>
                  <w:szCs w:val="18"/>
                </w:rPr>
                <w:t>CUPCOM</w:t>
              </w:r>
            </w:ins>
          </w:p>
        </w:tc>
        <w:tc>
          <w:tcPr>
            <w:tcW w:w="2430" w:type="dxa"/>
          </w:tcPr>
          <w:p w14:paraId="3ED59E79" w14:textId="77777777" w:rsidR="005D0BF9" w:rsidRPr="005F09EE" w:rsidRDefault="005D0BF9" w:rsidP="005F04C4">
            <w:pPr>
              <w:jc w:val="both"/>
              <w:rPr>
                <w:ins w:id="1167" w:author="Vaughn Shirey [2]" w:date="2023-09-25T09:47:00Z"/>
                <w:rFonts w:ascii="Times New Roman" w:hAnsi="Times New Roman" w:cs="Times New Roman"/>
                <w:i/>
                <w:iCs/>
                <w:sz w:val="18"/>
                <w:szCs w:val="18"/>
              </w:rPr>
            </w:pPr>
            <w:ins w:id="1168" w:author="Vaughn Shirey [2]" w:date="2023-09-25T09:47:00Z">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comyntas</w:t>
              </w:r>
              <w:proofErr w:type="spellEnd"/>
            </w:ins>
          </w:p>
        </w:tc>
        <w:tc>
          <w:tcPr>
            <w:tcW w:w="1530" w:type="dxa"/>
            <w:tcBorders>
              <w:top w:val="nil"/>
              <w:left w:val="nil"/>
              <w:bottom w:val="single" w:sz="8" w:space="0" w:color="auto"/>
              <w:right w:val="single" w:sz="8" w:space="0" w:color="auto"/>
            </w:tcBorders>
            <w:shd w:val="clear" w:color="000000" w:fill="A1B8E2"/>
            <w:vAlign w:val="center"/>
          </w:tcPr>
          <w:p w14:paraId="242D5031" w14:textId="1EE0D682" w:rsidR="005D0BF9" w:rsidRPr="005F09EE" w:rsidRDefault="005D0BF9" w:rsidP="005F04C4">
            <w:pPr>
              <w:jc w:val="center"/>
              <w:rPr>
                <w:ins w:id="116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7194D2"/>
            <w:vAlign w:val="center"/>
          </w:tcPr>
          <w:p w14:paraId="796A1F2B" w14:textId="5B4FC90D" w:rsidR="005D0BF9" w:rsidRPr="005F09EE" w:rsidRDefault="005D0BF9" w:rsidP="005F04C4">
            <w:pPr>
              <w:jc w:val="center"/>
              <w:rPr>
                <w:ins w:id="117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3ABDBD" w14:textId="6F884F1C" w:rsidR="005D0BF9" w:rsidRPr="005F09EE" w:rsidRDefault="005D0BF9" w:rsidP="005F04C4">
            <w:pPr>
              <w:jc w:val="center"/>
              <w:rPr>
                <w:ins w:id="117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DDAF0"/>
            <w:vAlign w:val="center"/>
          </w:tcPr>
          <w:p w14:paraId="238DE516" w14:textId="3FD87EE1" w:rsidR="005D0BF9" w:rsidRPr="005F09EE" w:rsidRDefault="005D0BF9" w:rsidP="005F04C4">
            <w:pPr>
              <w:jc w:val="center"/>
              <w:rPr>
                <w:ins w:id="1172" w:author="Vaughn Shirey [2]" w:date="2023-09-25T09:47:00Z"/>
                <w:rFonts w:ascii="Times New Roman" w:hAnsi="Times New Roman" w:cs="Times New Roman"/>
                <w:sz w:val="18"/>
                <w:szCs w:val="18"/>
              </w:rPr>
            </w:pPr>
          </w:p>
        </w:tc>
      </w:tr>
      <w:tr w:rsidR="005D0BF9" w:rsidRPr="005F09EE" w14:paraId="466C6CCC" w14:textId="77777777" w:rsidTr="005F04C4">
        <w:trPr>
          <w:trHeight w:val="196"/>
          <w:jc w:val="center"/>
          <w:ins w:id="1173" w:author="Vaughn Shirey [2]" w:date="2023-09-25T09:47:00Z"/>
        </w:trPr>
        <w:tc>
          <w:tcPr>
            <w:tcW w:w="1165" w:type="dxa"/>
          </w:tcPr>
          <w:p w14:paraId="5A899780" w14:textId="77777777" w:rsidR="005D0BF9" w:rsidRPr="005F09EE" w:rsidRDefault="005D0BF9" w:rsidP="005F04C4">
            <w:pPr>
              <w:jc w:val="both"/>
              <w:rPr>
                <w:ins w:id="1174" w:author="Vaughn Shirey [2]" w:date="2023-09-25T09:47:00Z"/>
                <w:rFonts w:ascii="Times New Roman" w:hAnsi="Times New Roman" w:cs="Times New Roman"/>
                <w:sz w:val="18"/>
                <w:szCs w:val="18"/>
              </w:rPr>
            </w:pPr>
            <w:ins w:id="1175" w:author="Vaughn Shirey [2]" w:date="2023-09-25T09:47:00Z">
              <w:r w:rsidRPr="005F09EE">
                <w:rPr>
                  <w:rFonts w:ascii="Times New Roman" w:hAnsi="Times New Roman" w:cs="Times New Roman"/>
                  <w:sz w:val="18"/>
                  <w:szCs w:val="18"/>
                </w:rPr>
                <w:lastRenderedPageBreak/>
                <w:t>EPACLA</w:t>
              </w:r>
            </w:ins>
          </w:p>
        </w:tc>
        <w:tc>
          <w:tcPr>
            <w:tcW w:w="2430" w:type="dxa"/>
          </w:tcPr>
          <w:p w14:paraId="6B85FB2A" w14:textId="77777777" w:rsidR="005D0BF9" w:rsidRPr="005F09EE" w:rsidRDefault="005D0BF9" w:rsidP="005F04C4">
            <w:pPr>
              <w:jc w:val="both"/>
              <w:rPr>
                <w:ins w:id="1176" w:author="Vaughn Shirey [2]" w:date="2023-09-25T09:47:00Z"/>
                <w:rFonts w:ascii="Times New Roman" w:hAnsi="Times New Roman" w:cs="Times New Roman"/>
                <w:i/>
                <w:iCs/>
                <w:sz w:val="18"/>
                <w:szCs w:val="18"/>
              </w:rPr>
            </w:pPr>
            <w:proofErr w:type="spellStart"/>
            <w:ins w:id="1177" w:author="Vaughn Shirey [2]" w:date="2023-09-25T09:47:00Z">
              <w:r w:rsidRPr="005F09EE">
                <w:rPr>
                  <w:rFonts w:ascii="Times New Roman" w:hAnsi="Times New Roman" w:cs="Times New Roman"/>
                  <w:i/>
                  <w:iCs/>
                  <w:sz w:val="18"/>
                  <w:szCs w:val="18"/>
                </w:rPr>
                <w:t>Epargyreus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clarus</w:t>
              </w:r>
              <w:proofErr w:type="spellEnd"/>
            </w:ins>
          </w:p>
        </w:tc>
        <w:tc>
          <w:tcPr>
            <w:tcW w:w="1530" w:type="dxa"/>
            <w:tcBorders>
              <w:top w:val="nil"/>
              <w:left w:val="nil"/>
              <w:bottom w:val="single" w:sz="8" w:space="0" w:color="auto"/>
              <w:right w:val="single" w:sz="8" w:space="0" w:color="auto"/>
            </w:tcBorders>
            <w:shd w:val="clear" w:color="000000" w:fill="CEDAF0"/>
            <w:vAlign w:val="center"/>
          </w:tcPr>
          <w:p w14:paraId="0E016928" w14:textId="79A7DB9C" w:rsidR="005D0BF9" w:rsidRPr="005F09EE" w:rsidRDefault="005D0BF9" w:rsidP="005F04C4">
            <w:pPr>
              <w:jc w:val="center"/>
              <w:rPr>
                <w:ins w:id="117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0E8F5"/>
            <w:vAlign w:val="center"/>
          </w:tcPr>
          <w:p w14:paraId="672BD069" w14:textId="67A680CB" w:rsidR="005D0BF9" w:rsidRPr="005F09EE" w:rsidRDefault="005D0BF9" w:rsidP="005F04C4">
            <w:pPr>
              <w:jc w:val="center"/>
              <w:rPr>
                <w:ins w:id="117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FFFFF"/>
            <w:vAlign w:val="center"/>
          </w:tcPr>
          <w:p w14:paraId="16E744C8" w14:textId="27A7B3B9" w:rsidR="005D0BF9" w:rsidRPr="005F09EE" w:rsidRDefault="005D0BF9" w:rsidP="005F04C4">
            <w:pPr>
              <w:jc w:val="center"/>
              <w:rPr>
                <w:ins w:id="118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DFDF"/>
            <w:vAlign w:val="center"/>
          </w:tcPr>
          <w:p w14:paraId="41467111" w14:textId="32920A73" w:rsidR="005D0BF9" w:rsidRPr="005F09EE" w:rsidRDefault="005D0BF9" w:rsidP="005F04C4">
            <w:pPr>
              <w:jc w:val="center"/>
              <w:rPr>
                <w:ins w:id="1181" w:author="Vaughn Shirey [2]" w:date="2023-09-25T09:47:00Z"/>
                <w:rFonts w:ascii="Times New Roman" w:hAnsi="Times New Roman" w:cs="Times New Roman"/>
                <w:sz w:val="18"/>
                <w:szCs w:val="18"/>
              </w:rPr>
            </w:pPr>
          </w:p>
        </w:tc>
      </w:tr>
      <w:tr w:rsidR="005D0BF9" w:rsidRPr="005F09EE" w14:paraId="683EC844" w14:textId="77777777" w:rsidTr="005F04C4">
        <w:trPr>
          <w:trHeight w:val="212"/>
          <w:jc w:val="center"/>
          <w:ins w:id="1182" w:author="Vaughn Shirey [2]" w:date="2023-09-25T09:47:00Z"/>
        </w:trPr>
        <w:tc>
          <w:tcPr>
            <w:tcW w:w="1165" w:type="dxa"/>
          </w:tcPr>
          <w:p w14:paraId="48969CDC" w14:textId="77777777" w:rsidR="005D0BF9" w:rsidRPr="005F09EE" w:rsidRDefault="005D0BF9" w:rsidP="005F04C4">
            <w:pPr>
              <w:jc w:val="both"/>
              <w:rPr>
                <w:ins w:id="1183" w:author="Vaughn Shirey [2]" w:date="2023-09-25T09:47:00Z"/>
                <w:rFonts w:ascii="Times New Roman" w:hAnsi="Times New Roman" w:cs="Times New Roman"/>
                <w:sz w:val="18"/>
                <w:szCs w:val="18"/>
              </w:rPr>
            </w:pPr>
            <w:ins w:id="1184" w:author="Vaughn Shirey [2]" w:date="2023-09-25T09:47:00Z">
              <w:r w:rsidRPr="005F09EE">
                <w:rPr>
                  <w:rFonts w:ascii="Times New Roman" w:hAnsi="Times New Roman" w:cs="Times New Roman"/>
                  <w:sz w:val="18"/>
                  <w:szCs w:val="18"/>
                </w:rPr>
                <w:t>EREDIS</w:t>
              </w:r>
            </w:ins>
          </w:p>
        </w:tc>
        <w:tc>
          <w:tcPr>
            <w:tcW w:w="2430" w:type="dxa"/>
          </w:tcPr>
          <w:p w14:paraId="550C7A17" w14:textId="77777777" w:rsidR="005D0BF9" w:rsidRPr="005F09EE" w:rsidRDefault="005D0BF9" w:rsidP="005F04C4">
            <w:pPr>
              <w:jc w:val="both"/>
              <w:rPr>
                <w:ins w:id="1185" w:author="Vaughn Shirey [2]" w:date="2023-09-25T09:47:00Z"/>
                <w:rFonts w:ascii="Times New Roman" w:hAnsi="Times New Roman" w:cs="Times New Roman"/>
                <w:i/>
                <w:iCs/>
                <w:sz w:val="18"/>
                <w:szCs w:val="18"/>
              </w:rPr>
            </w:pPr>
            <w:ins w:id="1186" w:author="Vaughn Shirey [2]" w:date="2023-09-25T09:47:00Z">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discoidalis</w:t>
              </w:r>
              <w:proofErr w:type="spellEnd"/>
            </w:ins>
          </w:p>
        </w:tc>
        <w:tc>
          <w:tcPr>
            <w:tcW w:w="1530" w:type="dxa"/>
            <w:tcBorders>
              <w:top w:val="nil"/>
              <w:left w:val="nil"/>
              <w:bottom w:val="single" w:sz="8" w:space="0" w:color="auto"/>
              <w:right w:val="single" w:sz="8" w:space="0" w:color="auto"/>
            </w:tcBorders>
            <w:shd w:val="clear" w:color="000000" w:fill="D24A4A"/>
            <w:vAlign w:val="center"/>
          </w:tcPr>
          <w:p w14:paraId="5AB499D9" w14:textId="1D434EA5" w:rsidR="005D0BF9" w:rsidRPr="005F09EE" w:rsidRDefault="005D0BF9" w:rsidP="005F04C4">
            <w:pPr>
              <w:jc w:val="center"/>
              <w:rPr>
                <w:ins w:id="118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F8080"/>
            <w:vAlign w:val="center"/>
          </w:tcPr>
          <w:p w14:paraId="5D7EFD56" w14:textId="75176324" w:rsidR="005D0BF9" w:rsidRPr="005F09EE" w:rsidRDefault="005D0BF9" w:rsidP="005F04C4">
            <w:pPr>
              <w:jc w:val="center"/>
              <w:rPr>
                <w:ins w:id="118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79F9F"/>
            <w:vAlign w:val="center"/>
          </w:tcPr>
          <w:p w14:paraId="6BC9AE79" w14:textId="35360981" w:rsidR="005D0BF9" w:rsidRPr="005F09EE" w:rsidRDefault="005D0BF9" w:rsidP="005F04C4">
            <w:pPr>
              <w:jc w:val="center"/>
              <w:rPr>
                <w:ins w:id="118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0C3C3"/>
            <w:vAlign w:val="center"/>
          </w:tcPr>
          <w:p w14:paraId="333736D1" w14:textId="37A0F725" w:rsidR="005D0BF9" w:rsidRPr="005F09EE" w:rsidRDefault="005D0BF9" w:rsidP="005F04C4">
            <w:pPr>
              <w:jc w:val="center"/>
              <w:rPr>
                <w:ins w:id="1190" w:author="Vaughn Shirey [2]" w:date="2023-09-25T09:47:00Z"/>
                <w:rFonts w:ascii="Times New Roman" w:hAnsi="Times New Roman" w:cs="Times New Roman"/>
                <w:sz w:val="18"/>
                <w:szCs w:val="18"/>
              </w:rPr>
            </w:pPr>
          </w:p>
        </w:tc>
      </w:tr>
      <w:tr w:rsidR="005D0BF9" w:rsidRPr="005F09EE" w14:paraId="302673C4" w14:textId="77777777" w:rsidTr="005F04C4">
        <w:trPr>
          <w:trHeight w:val="196"/>
          <w:jc w:val="center"/>
          <w:ins w:id="1191" w:author="Vaughn Shirey [2]" w:date="2023-09-25T09:47:00Z"/>
        </w:trPr>
        <w:tc>
          <w:tcPr>
            <w:tcW w:w="1165" w:type="dxa"/>
          </w:tcPr>
          <w:p w14:paraId="4B95B876" w14:textId="77777777" w:rsidR="005D0BF9" w:rsidRPr="005F09EE" w:rsidRDefault="005D0BF9" w:rsidP="005F04C4">
            <w:pPr>
              <w:jc w:val="both"/>
              <w:rPr>
                <w:ins w:id="1192" w:author="Vaughn Shirey [2]" w:date="2023-09-25T09:47:00Z"/>
                <w:rFonts w:ascii="Times New Roman" w:hAnsi="Times New Roman" w:cs="Times New Roman"/>
                <w:sz w:val="18"/>
                <w:szCs w:val="18"/>
              </w:rPr>
            </w:pPr>
            <w:ins w:id="1193" w:author="Vaughn Shirey [2]" w:date="2023-09-25T09:47:00Z">
              <w:r w:rsidRPr="005F09EE">
                <w:rPr>
                  <w:rFonts w:ascii="Times New Roman" w:hAnsi="Times New Roman" w:cs="Times New Roman"/>
                  <w:sz w:val="18"/>
                  <w:szCs w:val="18"/>
                </w:rPr>
                <w:t>EREEPI</w:t>
              </w:r>
            </w:ins>
          </w:p>
        </w:tc>
        <w:tc>
          <w:tcPr>
            <w:tcW w:w="2430" w:type="dxa"/>
          </w:tcPr>
          <w:p w14:paraId="49D265F3" w14:textId="77777777" w:rsidR="005D0BF9" w:rsidRPr="005F09EE" w:rsidRDefault="005D0BF9" w:rsidP="005F04C4">
            <w:pPr>
              <w:jc w:val="both"/>
              <w:rPr>
                <w:ins w:id="1194" w:author="Vaughn Shirey [2]" w:date="2023-09-25T09:47:00Z"/>
                <w:rFonts w:ascii="Times New Roman" w:hAnsi="Times New Roman" w:cs="Times New Roman"/>
                <w:i/>
                <w:iCs/>
                <w:sz w:val="18"/>
                <w:szCs w:val="18"/>
              </w:rPr>
            </w:pPr>
            <w:ins w:id="1195" w:author="Vaughn Shirey [2]" w:date="2023-09-25T09:47:00Z">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epipsodea</w:t>
              </w:r>
              <w:proofErr w:type="spellEnd"/>
            </w:ins>
          </w:p>
        </w:tc>
        <w:tc>
          <w:tcPr>
            <w:tcW w:w="1530" w:type="dxa"/>
            <w:tcBorders>
              <w:top w:val="nil"/>
              <w:left w:val="nil"/>
              <w:bottom w:val="single" w:sz="8" w:space="0" w:color="auto"/>
              <w:right w:val="single" w:sz="8" w:space="0" w:color="auto"/>
            </w:tcBorders>
            <w:shd w:val="clear" w:color="000000" w:fill="DB7171"/>
            <w:vAlign w:val="center"/>
          </w:tcPr>
          <w:p w14:paraId="279E0860" w14:textId="5866D086" w:rsidR="005D0BF9" w:rsidRPr="005F09EE" w:rsidRDefault="005D0BF9" w:rsidP="005F04C4">
            <w:pPr>
              <w:jc w:val="center"/>
              <w:rPr>
                <w:ins w:id="119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CB6B6"/>
            <w:vAlign w:val="center"/>
          </w:tcPr>
          <w:p w14:paraId="74B41055" w14:textId="0DF3ADFF" w:rsidR="005D0BF9" w:rsidRPr="005F09EE" w:rsidRDefault="005D0BF9" w:rsidP="005F04C4">
            <w:pPr>
              <w:jc w:val="center"/>
              <w:rPr>
                <w:ins w:id="119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4D3D3"/>
            <w:vAlign w:val="center"/>
          </w:tcPr>
          <w:p w14:paraId="3AE37554" w14:textId="6684C12C" w:rsidR="005D0BF9" w:rsidRPr="005F09EE" w:rsidRDefault="005D0BF9" w:rsidP="005F04C4">
            <w:pPr>
              <w:jc w:val="center"/>
              <w:rPr>
                <w:ins w:id="119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E0E0"/>
            <w:vAlign w:val="center"/>
          </w:tcPr>
          <w:p w14:paraId="4318F972" w14:textId="3A2CDF71" w:rsidR="005D0BF9" w:rsidRPr="005F09EE" w:rsidRDefault="005D0BF9" w:rsidP="005F04C4">
            <w:pPr>
              <w:jc w:val="center"/>
              <w:rPr>
                <w:ins w:id="1199" w:author="Vaughn Shirey [2]" w:date="2023-09-25T09:47:00Z"/>
                <w:rFonts w:ascii="Times New Roman" w:hAnsi="Times New Roman" w:cs="Times New Roman"/>
                <w:sz w:val="18"/>
                <w:szCs w:val="18"/>
              </w:rPr>
            </w:pPr>
          </w:p>
        </w:tc>
      </w:tr>
      <w:tr w:rsidR="005D0BF9" w:rsidRPr="005F09EE" w14:paraId="613628B0" w14:textId="77777777" w:rsidTr="005F04C4">
        <w:trPr>
          <w:trHeight w:val="196"/>
          <w:jc w:val="center"/>
          <w:ins w:id="1200" w:author="Vaughn Shirey [2]" w:date="2023-09-25T09:47:00Z"/>
        </w:trPr>
        <w:tc>
          <w:tcPr>
            <w:tcW w:w="1165" w:type="dxa"/>
          </w:tcPr>
          <w:p w14:paraId="4E33E884" w14:textId="77777777" w:rsidR="005D0BF9" w:rsidRPr="005F09EE" w:rsidRDefault="005D0BF9" w:rsidP="005F04C4">
            <w:pPr>
              <w:jc w:val="both"/>
              <w:rPr>
                <w:ins w:id="1201" w:author="Vaughn Shirey [2]" w:date="2023-09-25T09:47:00Z"/>
                <w:rFonts w:ascii="Times New Roman" w:hAnsi="Times New Roman" w:cs="Times New Roman"/>
                <w:sz w:val="18"/>
                <w:szCs w:val="18"/>
              </w:rPr>
            </w:pPr>
            <w:ins w:id="1202" w:author="Vaughn Shirey [2]" w:date="2023-09-25T09:47:00Z">
              <w:r w:rsidRPr="005F09EE">
                <w:rPr>
                  <w:rFonts w:ascii="Times New Roman" w:hAnsi="Times New Roman" w:cs="Times New Roman"/>
                  <w:sz w:val="18"/>
                  <w:szCs w:val="18"/>
                </w:rPr>
                <w:t>EREFAS</w:t>
              </w:r>
            </w:ins>
          </w:p>
        </w:tc>
        <w:tc>
          <w:tcPr>
            <w:tcW w:w="2430" w:type="dxa"/>
          </w:tcPr>
          <w:p w14:paraId="386BE047" w14:textId="77777777" w:rsidR="005D0BF9" w:rsidRPr="005F09EE" w:rsidRDefault="005D0BF9" w:rsidP="005F04C4">
            <w:pPr>
              <w:jc w:val="both"/>
              <w:rPr>
                <w:ins w:id="1203" w:author="Vaughn Shirey [2]" w:date="2023-09-25T09:47:00Z"/>
                <w:rFonts w:ascii="Times New Roman" w:hAnsi="Times New Roman" w:cs="Times New Roman"/>
                <w:i/>
                <w:iCs/>
                <w:sz w:val="18"/>
                <w:szCs w:val="18"/>
              </w:rPr>
            </w:pPr>
            <w:ins w:id="1204" w:author="Vaughn Shirey [2]" w:date="2023-09-25T09:47:00Z">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fasciata</w:t>
              </w:r>
              <w:proofErr w:type="spellEnd"/>
            </w:ins>
          </w:p>
        </w:tc>
        <w:tc>
          <w:tcPr>
            <w:tcW w:w="1530" w:type="dxa"/>
            <w:tcBorders>
              <w:top w:val="nil"/>
              <w:left w:val="nil"/>
              <w:bottom w:val="single" w:sz="8" w:space="0" w:color="auto"/>
              <w:right w:val="single" w:sz="8" w:space="0" w:color="auto"/>
            </w:tcBorders>
            <w:shd w:val="clear" w:color="000000" w:fill="E1E8F6"/>
            <w:vAlign w:val="center"/>
          </w:tcPr>
          <w:p w14:paraId="1D87D2D8" w14:textId="45FEAB1B" w:rsidR="005D0BF9" w:rsidRPr="005F09EE" w:rsidRDefault="005D0BF9" w:rsidP="005F04C4">
            <w:pPr>
              <w:jc w:val="center"/>
              <w:rPr>
                <w:ins w:id="120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AABAB"/>
            <w:vAlign w:val="center"/>
          </w:tcPr>
          <w:p w14:paraId="7EB07425" w14:textId="7150DB6C" w:rsidR="005D0BF9" w:rsidRPr="005F09EE" w:rsidRDefault="005D0BF9" w:rsidP="005F04C4">
            <w:pPr>
              <w:jc w:val="center"/>
              <w:rPr>
                <w:ins w:id="120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65959"/>
            <w:vAlign w:val="center"/>
          </w:tcPr>
          <w:p w14:paraId="52649AD0" w14:textId="53E0C776" w:rsidR="005D0BF9" w:rsidRPr="005F09EE" w:rsidRDefault="005D0BF9" w:rsidP="005F04C4">
            <w:pPr>
              <w:jc w:val="center"/>
              <w:rPr>
                <w:ins w:id="120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00000"/>
            <w:vAlign w:val="center"/>
          </w:tcPr>
          <w:p w14:paraId="789402A3" w14:textId="7B5A8A0E" w:rsidR="005D0BF9" w:rsidRPr="005F09EE" w:rsidRDefault="005D0BF9" w:rsidP="005F04C4">
            <w:pPr>
              <w:jc w:val="center"/>
              <w:rPr>
                <w:ins w:id="1208" w:author="Vaughn Shirey [2]" w:date="2023-09-25T09:47:00Z"/>
                <w:rFonts w:ascii="Times New Roman" w:hAnsi="Times New Roman" w:cs="Times New Roman"/>
                <w:sz w:val="18"/>
                <w:szCs w:val="18"/>
              </w:rPr>
            </w:pPr>
          </w:p>
        </w:tc>
      </w:tr>
      <w:tr w:rsidR="005D0BF9" w:rsidRPr="005F09EE" w14:paraId="6EA3E8D0" w14:textId="77777777" w:rsidTr="005F04C4">
        <w:trPr>
          <w:trHeight w:val="212"/>
          <w:jc w:val="center"/>
          <w:ins w:id="1209" w:author="Vaughn Shirey [2]" w:date="2023-09-25T09:47:00Z"/>
        </w:trPr>
        <w:tc>
          <w:tcPr>
            <w:tcW w:w="1165" w:type="dxa"/>
          </w:tcPr>
          <w:p w14:paraId="75C3E357" w14:textId="77777777" w:rsidR="005D0BF9" w:rsidRPr="005F09EE" w:rsidRDefault="005D0BF9" w:rsidP="005F04C4">
            <w:pPr>
              <w:jc w:val="both"/>
              <w:rPr>
                <w:ins w:id="1210" w:author="Vaughn Shirey [2]" w:date="2023-09-25T09:47:00Z"/>
                <w:rFonts w:ascii="Times New Roman" w:hAnsi="Times New Roman" w:cs="Times New Roman"/>
                <w:sz w:val="18"/>
                <w:szCs w:val="18"/>
              </w:rPr>
            </w:pPr>
            <w:ins w:id="1211" w:author="Vaughn Shirey [2]" w:date="2023-09-25T09:47:00Z">
              <w:r w:rsidRPr="005F09EE">
                <w:rPr>
                  <w:rFonts w:ascii="Times New Roman" w:hAnsi="Times New Roman" w:cs="Times New Roman"/>
                  <w:sz w:val="18"/>
                  <w:szCs w:val="18"/>
                </w:rPr>
                <w:t>EREROS</w:t>
              </w:r>
            </w:ins>
          </w:p>
        </w:tc>
        <w:tc>
          <w:tcPr>
            <w:tcW w:w="2430" w:type="dxa"/>
          </w:tcPr>
          <w:p w14:paraId="76F58706" w14:textId="77777777" w:rsidR="005D0BF9" w:rsidRPr="005F09EE" w:rsidRDefault="005D0BF9" w:rsidP="005F04C4">
            <w:pPr>
              <w:jc w:val="both"/>
              <w:rPr>
                <w:ins w:id="1212" w:author="Vaughn Shirey [2]" w:date="2023-09-25T09:47:00Z"/>
                <w:rFonts w:ascii="Times New Roman" w:hAnsi="Times New Roman" w:cs="Times New Roman"/>
                <w:i/>
                <w:iCs/>
                <w:sz w:val="18"/>
                <w:szCs w:val="18"/>
              </w:rPr>
            </w:pPr>
            <w:ins w:id="1213" w:author="Vaughn Shirey [2]" w:date="2023-09-25T09:47:00Z">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rossii</w:t>
              </w:r>
              <w:proofErr w:type="spellEnd"/>
            </w:ins>
          </w:p>
        </w:tc>
        <w:tc>
          <w:tcPr>
            <w:tcW w:w="1530" w:type="dxa"/>
            <w:tcBorders>
              <w:top w:val="nil"/>
              <w:left w:val="nil"/>
              <w:bottom w:val="single" w:sz="8" w:space="0" w:color="auto"/>
              <w:right w:val="single" w:sz="8" w:space="0" w:color="auto"/>
            </w:tcBorders>
            <w:shd w:val="clear" w:color="000000" w:fill="F5F7FC"/>
            <w:vAlign w:val="center"/>
          </w:tcPr>
          <w:p w14:paraId="4449EC49" w14:textId="1F201B24" w:rsidR="005D0BF9" w:rsidRPr="005F09EE" w:rsidRDefault="005D0BF9" w:rsidP="005F04C4">
            <w:pPr>
              <w:jc w:val="center"/>
              <w:rPr>
                <w:ins w:id="121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DFEFF"/>
            <w:vAlign w:val="center"/>
          </w:tcPr>
          <w:p w14:paraId="62FA9724" w14:textId="0A9C095E" w:rsidR="005D0BF9" w:rsidRPr="005F09EE" w:rsidRDefault="005D0BF9" w:rsidP="005F04C4">
            <w:pPr>
              <w:jc w:val="center"/>
              <w:rPr>
                <w:ins w:id="121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24B4B"/>
            <w:vAlign w:val="center"/>
          </w:tcPr>
          <w:p w14:paraId="42852C20" w14:textId="000CEAE5" w:rsidR="005D0BF9" w:rsidRPr="005F09EE" w:rsidRDefault="005D0BF9" w:rsidP="005F04C4">
            <w:pPr>
              <w:jc w:val="center"/>
              <w:rPr>
                <w:ins w:id="121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82020"/>
            <w:vAlign w:val="center"/>
          </w:tcPr>
          <w:p w14:paraId="09FA9E9F" w14:textId="55F701CD" w:rsidR="005D0BF9" w:rsidRPr="005F09EE" w:rsidRDefault="005D0BF9" w:rsidP="005F04C4">
            <w:pPr>
              <w:jc w:val="center"/>
              <w:rPr>
                <w:ins w:id="1217" w:author="Vaughn Shirey [2]" w:date="2023-09-25T09:47:00Z"/>
                <w:rFonts w:ascii="Times New Roman" w:hAnsi="Times New Roman" w:cs="Times New Roman"/>
                <w:sz w:val="18"/>
                <w:szCs w:val="18"/>
              </w:rPr>
            </w:pPr>
          </w:p>
        </w:tc>
      </w:tr>
      <w:tr w:rsidR="005D0BF9" w:rsidRPr="005F09EE" w14:paraId="2152DB4A" w14:textId="77777777" w:rsidTr="005F04C4">
        <w:trPr>
          <w:trHeight w:val="196"/>
          <w:jc w:val="center"/>
          <w:ins w:id="1218" w:author="Vaughn Shirey [2]" w:date="2023-09-25T09:47:00Z"/>
        </w:trPr>
        <w:tc>
          <w:tcPr>
            <w:tcW w:w="1165" w:type="dxa"/>
          </w:tcPr>
          <w:p w14:paraId="21277677" w14:textId="77777777" w:rsidR="005D0BF9" w:rsidRPr="005F09EE" w:rsidRDefault="005D0BF9" w:rsidP="005F04C4">
            <w:pPr>
              <w:jc w:val="both"/>
              <w:rPr>
                <w:ins w:id="1219" w:author="Vaughn Shirey [2]" w:date="2023-09-25T09:47:00Z"/>
                <w:rFonts w:ascii="Times New Roman" w:hAnsi="Times New Roman" w:cs="Times New Roman"/>
                <w:sz w:val="18"/>
                <w:szCs w:val="18"/>
              </w:rPr>
            </w:pPr>
            <w:ins w:id="1220" w:author="Vaughn Shirey [2]" w:date="2023-09-25T09:47:00Z">
              <w:r w:rsidRPr="005F09EE">
                <w:rPr>
                  <w:rFonts w:ascii="Times New Roman" w:hAnsi="Times New Roman" w:cs="Times New Roman"/>
                  <w:sz w:val="18"/>
                  <w:szCs w:val="18"/>
                </w:rPr>
                <w:t>EREYOU</w:t>
              </w:r>
            </w:ins>
          </w:p>
        </w:tc>
        <w:tc>
          <w:tcPr>
            <w:tcW w:w="2430" w:type="dxa"/>
          </w:tcPr>
          <w:p w14:paraId="01F8734C" w14:textId="77777777" w:rsidR="005D0BF9" w:rsidRPr="005F09EE" w:rsidRDefault="005D0BF9" w:rsidP="005F04C4">
            <w:pPr>
              <w:jc w:val="both"/>
              <w:rPr>
                <w:ins w:id="1221" w:author="Vaughn Shirey [2]" w:date="2023-09-25T09:47:00Z"/>
                <w:rFonts w:ascii="Times New Roman" w:hAnsi="Times New Roman" w:cs="Times New Roman"/>
                <w:i/>
                <w:iCs/>
                <w:sz w:val="18"/>
                <w:szCs w:val="18"/>
              </w:rPr>
            </w:pPr>
            <w:ins w:id="1222" w:author="Vaughn Shirey [2]" w:date="2023-09-25T09:47:00Z">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youngi</w:t>
              </w:r>
              <w:proofErr w:type="spellEnd"/>
            </w:ins>
          </w:p>
        </w:tc>
        <w:tc>
          <w:tcPr>
            <w:tcW w:w="1530" w:type="dxa"/>
            <w:tcBorders>
              <w:top w:val="nil"/>
              <w:left w:val="nil"/>
              <w:bottom w:val="single" w:sz="8" w:space="0" w:color="auto"/>
              <w:right w:val="single" w:sz="8" w:space="0" w:color="auto"/>
            </w:tcBorders>
            <w:shd w:val="clear" w:color="000000" w:fill="E3EAF6"/>
            <w:vAlign w:val="center"/>
          </w:tcPr>
          <w:p w14:paraId="336BE9B3" w14:textId="43D19C6D" w:rsidR="005D0BF9" w:rsidRPr="005F09EE" w:rsidRDefault="005D0BF9" w:rsidP="005F04C4">
            <w:pPr>
              <w:jc w:val="center"/>
              <w:rPr>
                <w:ins w:id="122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EFCFC"/>
            <w:vAlign w:val="center"/>
          </w:tcPr>
          <w:p w14:paraId="4DF14F9F" w14:textId="33830132" w:rsidR="005D0BF9" w:rsidRPr="005F09EE" w:rsidRDefault="005D0BF9" w:rsidP="005F04C4">
            <w:pPr>
              <w:jc w:val="center"/>
              <w:rPr>
                <w:ins w:id="122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45454"/>
            <w:vAlign w:val="center"/>
          </w:tcPr>
          <w:p w14:paraId="3D885E34" w14:textId="6C271CA6" w:rsidR="005D0BF9" w:rsidRPr="005F09EE" w:rsidRDefault="005D0BF9" w:rsidP="005F04C4">
            <w:pPr>
              <w:jc w:val="center"/>
              <w:rPr>
                <w:ins w:id="122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82323"/>
            <w:vAlign w:val="center"/>
          </w:tcPr>
          <w:p w14:paraId="3392C9C2" w14:textId="2DBDF9DB" w:rsidR="005D0BF9" w:rsidRPr="005F09EE" w:rsidRDefault="005D0BF9" w:rsidP="005F04C4">
            <w:pPr>
              <w:jc w:val="center"/>
              <w:rPr>
                <w:ins w:id="1226" w:author="Vaughn Shirey [2]" w:date="2023-09-25T09:47:00Z"/>
                <w:rFonts w:ascii="Times New Roman" w:hAnsi="Times New Roman" w:cs="Times New Roman"/>
                <w:sz w:val="18"/>
                <w:szCs w:val="18"/>
              </w:rPr>
            </w:pPr>
          </w:p>
        </w:tc>
      </w:tr>
      <w:tr w:rsidR="005D0BF9" w:rsidRPr="005F09EE" w14:paraId="1039A5EA" w14:textId="77777777" w:rsidTr="005F04C4">
        <w:trPr>
          <w:trHeight w:val="212"/>
          <w:jc w:val="center"/>
          <w:ins w:id="1227" w:author="Vaughn Shirey [2]" w:date="2023-09-25T09:47:00Z"/>
        </w:trPr>
        <w:tc>
          <w:tcPr>
            <w:tcW w:w="1165" w:type="dxa"/>
          </w:tcPr>
          <w:p w14:paraId="02B36820" w14:textId="77777777" w:rsidR="005D0BF9" w:rsidRPr="005F09EE" w:rsidRDefault="005D0BF9" w:rsidP="005F04C4">
            <w:pPr>
              <w:jc w:val="both"/>
              <w:rPr>
                <w:ins w:id="1228" w:author="Vaughn Shirey [2]" w:date="2023-09-25T09:47:00Z"/>
                <w:rFonts w:ascii="Times New Roman" w:hAnsi="Times New Roman" w:cs="Times New Roman"/>
                <w:sz w:val="18"/>
                <w:szCs w:val="18"/>
              </w:rPr>
            </w:pPr>
            <w:ins w:id="1229" w:author="Vaughn Shirey [2]" w:date="2023-09-25T09:47:00Z">
              <w:r w:rsidRPr="005F09EE">
                <w:rPr>
                  <w:rFonts w:ascii="Times New Roman" w:hAnsi="Times New Roman" w:cs="Times New Roman"/>
                  <w:sz w:val="18"/>
                  <w:szCs w:val="18"/>
                </w:rPr>
                <w:t>ERYICE</w:t>
              </w:r>
            </w:ins>
          </w:p>
        </w:tc>
        <w:tc>
          <w:tcPr>
            <w:tcW w:w="2430" w:type="dxa"/>
          </w:tcPr>
          <w:p w14:paraId="37AE369E" w14:textId="77777777" w:rsidR="005D0BF9" w:rsidRPr="005F09EE" w:rsidRDefault="005D0BF9" w:rsidP="005F04C4">
            <w:pPr>
              <w:jc w:val="both"/>
              <w:rPr>
                <w:ins w:id="1230" w:author="Vaughn Shirey [2]" w:date="2023-09-25T09:47:00Z"/>
                <w:rFonts w:ascii="Times New Roman" w:hAnsi="Times New Roman" w:cs="Times New Roman"/>
                <w:i/>
                <w:iCs/>
                <w:sz w:val="18"/>
                <w:szCs w:val="18"/>
              </w:rPr>
            </w:pPr>
            <w:proofErr w:type="spellStart"/>
            <w:ins w:id="1231" w:author="Vaughn Shirey [2]" w:date="2023-09-25T09:47:00Z">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icelus</w:t>
              </w:r>
              <w:proofErr w:type="spellEnd"/>
            </w:ins>
          </w:p>
        </w:tc>
        <w:tc>
          <w:tcPr>
            <w:tcW w:w="1530" w:type="dxa"/>
            <w:tcBorders>
              <w:top w:val="nil"/>
              <w:left w:val="nil"/>
              <w:bottom w:val="single" w:sz="8" w:space="0" w:color="auto"/>
              <w:right w:val="single" w:sz="8" w:space="0" w:color="auto"/>
            </w:tcBorders>
            <w:shd w:val="clear" w:color="000000" w:fill="F1C6C6"/>
            <w:vAlign w:val="center"/>
          </w:tcPr>
          <w:p w14:paraId="31721E93" w14:textId="2C15899F" w:rsidR="005D0BF9" w:rsidRPr="005F09EE" w:rsidRDefault="005D0BF9" w:rsidP="005F04C4">
            <w:pPr>
              <w:jc w:val="center"/>
              <w:rPr>
                <w:ins w:id="123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EFCFC"/>
            <w:vAlign w:val="center"/>
          </w:tcPr>
          <w:p w14:paraId="020BA959" w14:textId="18E88A7D" w:rsidR="005D0BF9" w:rsidRPr="005F09EE" w:rsidRDefault="005D0BF9" w:rsidP="005F04C4">
            <w:pPr>
              <w:jc w:val="center"/>
              <w:rPr>
                <w:ins w:id="123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BFB"/>
            <w:vAlign w:val="center"/>
          </w:tcPr>
          <w:p w14:paraId="146C7ACD" w14:textId="2EA4BB86" w:rsidR="005D0BF9" w:rsidRPr="005F09EE" w:rsidRDefault="005D0BF9" w:rsidP="005F04C4">
            <w:pPr>
              <w:jc w:val="center"/>
              <w:rPr>
                <w:ins w:id="123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CFC"/>
            <w:vAlign w:val="center"/>
          </w:tcPr>
          <w:p w14:paraId="20AFB82F" w14:textId="5B6AE374" w:rsidR="005D0BF9" w:rsidRPr="005F09EE" w:rsidRDefault="005D0BF9" w:rsidP="005F04C4">
            <w:pPr>
              <w:jc w:val="center"/>
              <w:rPr>
                <w:ins w:id="1235" w:author="Vaughn Shirey [2]" w:date="2023-09-25T09:47:00Z"/>
                <w:rFonts w:ascii="Times New Roman" w:hAnsi="Times New Roman" w:cs="Times New Roman"/>
                <w:sz w:val="18"/>
                <w:szCs w:val="18"/>
              </w:rPr>
            </w:pPr>
          </w:p>
        </w:tc>
      </w:tr>
      <w:tr w:rsidR="005D0BF9" w:rsidRPr="005F09EE" w14:paraId="5CBF3D4D" w14:textId="77777777" w:rsidTr="005F04C4">
        <w:trPr>
          <w:trHeight w:val="196"/>
          <w:jc w:val="center"/>
          <w:ins w:id="1236" w:author="Vaughn Shirey [2]" w:date="2023-09-25T09:47:00Z"/>
        </w:trPr>
        <w:tc>
          <w:tcPr>
            <w:tcW w:w="1165" w:type="dxa"/>
          </w:tcPr>
          <w:p w14:paraId="0E9EB663" w14:textId="77777777" w:rsidR="005D0BF9" w:rsidRPr="005F09EE" w:rsidRDefault="005D0BF9" w:rsidP="005F04C4">
            <w:pPr>
              <w:jc w:val="both"/>
              <w:rPr>
                <w:ins w:id="1237" w:author="Vaughn Shirey [2]" w:date="2023-09-25T09:47:00Z"/>
                <w:rFonts w:ascii="Times New Roman" w:hAnsi="Times New Roman" w:cs="Times New Roman"/>
                <w:sz w:val="18"/>
                <w:szCs w:val="18"/>
              </w:rPr>
            </w:pPr>
            <w:ins w:id="1238" w:author="Vaughn Shirey [2]" w:date="2023-09-25T09:47:00Z">
              <w:r w:rsidRPr="005F09EE">
                <w:rPr>
                  <w:rFonts w:ascii="Times New Roman" w:hAnsi="Times New Roman" w:cs="Times New Roman"/>
                  <w:sz w:val="18"/>
                  <w:szCs w:val="18"/>
                </w:rPr>
                <w:t>ERYJUV</w:t>
              </w:r>
            </w:ins>
          </w:p>
        </w:tc>
        <w:tc>
          <w:tcPr>
            <w:tcW w:w="2430" w:type="dxa"/>
          </w:tcPr>
          <w:p w14:paraId="79C7A62A" w14:textId="77777777" w:rsidR="005D0BF9" w:rsidRPr="005F09EE" w:rsidRDefault="005D0BF9" w:rsidP="005F04C4">
            <w:pPr>
              <w:jc w:val="both"/>
              <w:rPr>
                <w:ins w:id="1239" w:author="Vaughn Shirey [2]" w:date="2023-09-25T09:47:00Z"/>
                <w:rFonts w:ascii="Times New Roman" w:hAnsi="Times New Roman" w:cs="Times New Roman"/>
                <w:i/>
                <w:iCs/>
                <w:sz w:val="18"/>
                <w:szCs w:val="18"/>
              </w:rPr>
            </w:pPr>
            <w:proofErr w:type="spellStart"/>
            <w:ins w:id="1240" w:author="Vaughn Shirey [2]" w:date="2023-09-25T09:47:00Z">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juvenalis</w:t>
              </w:r>
              <w:proofErr w:type="spellEnd"/>
            </w:ins>
          </w:p>
        </w:tc>
        <w:tc>
          <w:tcPr>
            <w:tcW w:w="1530" w:type="dxa"/>
            <w:tcBorders>
              <w:top w:val="nil"/>
              <w:left w:val="nil"/>
              <w:bottom w:val="single" w:sz="8" w:space="0" w:color="auto"/>
              <w:right w:val="single" w:sz="8" w:space="0" w:color="auto"/>
            </w:tcBorders>
            <w:shd w:val="clear" w:color="000000" w:fill="F9E9E9"/>
            <w:vAlign w:val="center"/>
          </w:tcPr>
          <w:p w14:paraId="7B3E8DEB" w14:textId="5869F96B" w:rsidR="005D0BF9" w:rsidRPr="005F09EE" w:rsidRDefault="005D0BF9" w:rsidP="005F04C4">
            <w:pPr>
              <w:jc w:val="center"/>
              <w:rPr>
                <w:ins w:id="124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3F6FC"/>
            <w:vAlign w:val="center"/>
          </w:tcPr>
          <w:p w14:paraId="29D76988" w14:textId="7A31828B" w:rsidR="005D0BF9" w:rsidRPr="005F09EE" w:rsidRDefault="005D0BF9" w:rsidP="005F04C4">
            <w:pPr>
              <w:jc w:val="center"/>
              <w:rPr>
                <w:ins w:id="124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AE4F4"/>
            <w:vAlign w:val="center"/>
          </w:tcPr>
          <w:p w14:paraId="47F8554E" w14:textId="202302DC" w:rsidR="005D0BF9" w:rsidRPr="005F09EE" w:rsidRDefault="005D0BF9" w:rsidP="005F04C4">
            <w:pPr>
              <w:jc w:val="center"/>
              <w:rPr>
                <w:ins w:id="124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CE5F4"/>
            <w:vAlign w:val="center"/>
          </w:tcPr>
          <w:p w14:paraId="1CED7571" w14:textId="514D5E2F" w:rsidR="005D0BF9" w:rsidRPr="005F09EE" w:rsidRDefault="005D0BF9" w:rsidP="005F04C4">
            <w:pPr>
              <w:jc w:val="center"/>
              <w:rPr>
                <w:ins w:id="1244" w:author="Vaughn Shirey [2]" w:date="2023-09-25T09:47:00Z"/>
                <w:rFonts w:ascii="Times New Roman" w:hAnsi="Times New Roman" w:cs="Times New Roman"/>
                <w:sz w:val="18"/>
                <w:szCs w:val="18"/>
              </w:rPr>
            </w:pPr>
          </w:p>
        </w:tc>
      </w:tr>
      <w:tr w:rsidR="005D0BF9" w:rsidRPr="005F09EE" w14:paraId="31251E07" w14:textId="77777777" w:rsidTr="005F04C4">
        <w:trPr>
          <w:trHeight w:val="212"/>
          <w:jc w:val="center"/>
          <w:ins w:id="1245" w:author="Vaughn Shirey [2]" w:date="2023-09-25T09:47:00Z"/>
        </w:trPr>
        <w:tc>
          <w:tcPr>
            <w:tcW w:w="1165" w:type="dxa"/>
          </w:tcPr>
          <w:p w14:paraId="2F9F973A" w14:textId="77777777" w:rsidR="005D0BF9" w:rsidRPr="005F09EE" w:rsidRDefault="005D0BF9" w:rsidP="005F04C4">
            <w:pPr>
              <w:jc w:val="both"/>
              <w:rPr>
                <w:ins w:id="1246" w:author="Vaughn Shirey [2]" w:date="2023-09-25T09:47:00Z"/>
                <w:rFonts w:ascii="Times New Roman" w:hAnsi="Times New Roman" w:cs="Times New Roman"/>
                <w:sz w:val="18"/>
                <w:szCs w:val="18"/>
              </w:rPr>
            </w:pPr>
            <w:ins w:id="1247" w:author="Vaughn Shirey [2]" w:date="2023-09-25T09:47:00Z">
              <w:r w:rsidRPr="005F09EE">
                <w:rPr>
                  <w:rFonts w:ascii="Times New Roman" w:hAnsi="Times New Roman" w:cs="Times New Roman"/>
                  <w:sz w:val="18"/>
                  <w:szCs w:val="18"/>
                </w:rPr>
                <w:t>ERYPER</w:t>
              </w:r>
            </w:ins>
          </w:p>
        </w:tc>
        <w:tc>
          <w:tcPr>
            <w:tcW w:w="2430" w:type="dxa"/>
          </w:tcPr>
          <w:p w14:paraId="18796743" w14:textId="77777777" w:rsidR="005D0BF9" w:rsidRPr="005F09EE" w:rsidRDefault="005D0BF9" w:rsidP="005F04C4">
            <w:pPr>
              <w:jc w:val="both"/>
              <w:rPr>
                <w:ins w:id="1248" w:author="Vaughn Shirey [2]" w:date="2023-09-25T09:47:00Z"/>
                <w:rFonts w:ascii="Times New Roman" w:hAnsi="Times New Roman" w:cs="Times New Roman"/>
                <w:i/>
                <w:iCs/>
                <w:sz w:val="18"/>
                <w:szCs w:val="18"/>
              </w:rPr>
            </w:pPr>
            <w:proofErr w:type="spellStart"/>
            <w:ins w:id="1249" w:author="Vaughn Shirey [2]" w:date="2023-09-25T09:47:00Z">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persius</w:t>
              </w:r>
              <w:proofErr w:type="spellEnd"/>
            </w:ins>
          </w:p>
        </w:tc>
        <w:tc>
          <w:tcPr>
            <w:tcW w:w="1530" w:type="dxa"/>
            <w:tcBorders>
              <w:top w:val="nil"/>
              <w:left w:val="nil"/>
              <w:bottom w:val="single" w:sz="8" w:space="0" w:color="auto"/>
              <w:right w:val="single" w:sz="8" w:space="0" w:color="auto"/>
            </w:tcBorders>
            <w:shd w:val="clear" w:color="000000" w:fill="F1C8C8"/>
            <w:vAlign w:val="center"/>
          </w:tcPr>
          <w:p w14:paraId="047B2AFE" w14:textId="1B9776FD" w:rsidR="005D0BF9" w:rsidRPr="005F09EE" w:rsidRDefault="005D0BF9" w:rsidP="005F04C4">
            <w:pPr>
              <w:jc w:val="center"/>
              <w:rPr>
                <w:ins w:id="125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DF8F8"/>
            <w:vAlign w:val="center"/>
          </w:tcPr>
          <w:p w14:paraId="042D07DA" w14:textId="32E1CD8D" w:rsidR="005D0BF9" w:rsidRPr="005F09EE" w:rsidRDefault="005D0BF9" w:rsidP="005F04C4">
            <w:pPr>
              <w:jc w:val="center"/>
              <w:rPr>
                <w:ins w:id="125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BF0F0"/>
            <w:vAlign w:val="center"/>
          </w:tcPr>
          <w:p w14:paraId="4E92E4CD" w14:textId="2E66A557" w:rsidR="005D0BF9" w:rsidRPr="005F09EE" w:rsidRDefault="005D0BF9" w:rsidP="005F04C4">
            <w:pPr>
              <w:jc w:val="center"/>
              <w:rPr>
                <w:ins w:id="125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DFF"/>
            <w:vAlign w:val="center"/>
          </w:tcPr>
          <w:p w14:paraId="7460658F" w14:textId="74925F80" w:rsidR="005D0BF9" w:rsidRPr="005F09EE" w:rsidRDefault="005D0BF9" w:rsidP="005F04C4">
            <w:pPr>
              <w:jc w:val="center"/>
              <w:rPr>
                <w:ins w:id="1253" w:author="Vaughn Shirey [2]" w:date="2023-09-25T09:47:00Z"/>
                <w:rFonts w:ascii="Times New Roman" w:hAnsi="Times New Roman" w:cs="Times New Roman"/>
                <w:sz w:val="18"/>
                <w:szCs w:val="18"/>
              </w:rPr>
            </w:pPr>
          </w:p>
        </w:tc>
      </w:tr>
      <w:tr w:rsidR="005D0BF9" w:rsidRPr="005F09EE" w14:paraId="5072315E" w14:textId="77777777" w:rsidTr="005F04C4">
        <w:trPr>
          <w:trHeight w:val="196"/>
          <w:jc w:val="center"/>
          <w:ins w:id="1254" w:author="Vaughn Shirey [2]" w:date="2023-09-25T09:47:00Z"/>
        </w:trPr>
        <w:tc>
          <w:tcPr>
            <w:tcW w:w="1165" w:type="dxa"/>
          </w:tcPr>
          <w:p w14:paraId="77FDCEC7" w14:textId="77777777" w:rsidR="005D0BF9" w:rsidRPr="005F09EE" w:rsidRDefault="005D0BF9" w:rsidP="005F04C4">
            <w:pPr>
              <w:jc w:val="both"/>
              <w:rPr>
                <w:ins w:id="1255" w:author="Vaughn Shirey [2]" w:date="2023-09-25T09:47:00Z"/>
                <w:rFonts w:ascii="Times New Roman" w:hAnsi="Times New Roman" w:cs="Times New Roman"/>
                <w:sz w:val="18"/>
                <w:szCs w:val="18"/>
              </w:rPr>
            </w:pPr>
            <w:ins w:id="1256" w:author="Vaughn Shirey [2]" w:date="2023-09-25T09:47:00Z">
              <w:r w:rsidRPr="005F09EE">
                <w:rPr>
                  <w:rFonts w:ascii="Times New Roman" w:hAnsi="Times New Roman" w:cs="Times New Roman"/>
                  <w:sz w:val="18"/>
                  <w:szCs w:val="18"/>
                </w:rPr>
                <w:t>EUCAUS</w:t>
              </w:r>
            </w:ins>
          </w:p>
        </w:tc>
        <w:tc>
          <w:tcPr>
            <w:tcW w:w="2430" w:type="dxa"/>
          </w:tcPr>
          <w:p w14:paraId="5EF29922" w14:textId="77777777" w:rsidR="005D0BF9" w:rsidRPr="005F09EE" w:rsidRDefault="005D0BF9" w:rsidP="005F04C4">
            <w:pPr>
              <w:jc w:val="both"/>
              <w:rPr>
                <w:ins w:id="1257" w:author="Vaughn Shirey [2]" w:date="2023-09-25T09:47:00Z"/>
                <w:rFonts w:ascii="Times New Roman" w:hAnsi="Times New Roman" w:cs="Times New Roman"/>
                <w:i/>
                <w:iCs/>
                <w:sz w:val="18"/>
                <w:szCs w:val="18"/>
              </w:rPr>
            </w:pPr>
            <w:proofErr w:type="spellStart"/>
            <w:ins w:id="1258" w:author="Vaughn Shirey [2]" w:date="2023-09-25T09:47:00Z">
              <w:r w:rsidRPr="005F09EE">
                <w:rPr>
                  <w:rFonts w:ascii="Times New Roman" w:hAnsi="Times New Roman" w:cs="Times New Roman"/>
                  <w:i/>
                  <w:iCs/>
                  <w:sz w:val="18"/>
                  <w:szCs w:val="18"/>
                </w:rPr>
                <w:t>Euchloe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ausonides</w:t>
              </w:r>
              <w:proofErr w:type="spellEnd"/>
            </w:ins>
          </w:p>
        </w:tc>
        <w:tc>
          <w:tcPr>
            <w:tcW w:w="1530" w:type="dxa"/>
            <w:tcBorders>
              <w:top w:val="nil"/>
              <w:left w:val="nil"/>
              <w:bottom w:val="single" w:sz="8" w:space="0" w:color="auto"/>
              <w:right w:val="single" w:sz="8" w:space="0" w:color="auto"/>
            </w:tcBorders>
            <w:shd w:val="clear" w:color="000000" w:fill="D96565"/>
            <w:vAlign w:val="center"/>
          </w:tcPr>
          <w:p w14:paraId="1BE99C79" w14:textId="1C42592C" w:rsidR="005D0BF9" w:rsidRPr="005F09EE" w:rsidRDefault="005D0BF9" w:rsidP="005F04C4">
            <w:pPr>
              <w:jc w:val="center"/>
              <w:rPr>
                <w:ins w:id="125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9A6A6"/>
            <w:vAlign w:val="center"/>
          </w:tcPr>
          <w:p w14:paraId="6C248FBE" w14:textId="1C9F37D3" w:rsidR="005D0BF9" w:rsidRPr="005F09EE" w:rsidRDefault="005D0BF9" w:rsidP="005F04C4">
            <w:pPr>
              <w:jc w:val="center"/>
              <w:rPr>
                <w:ins w:id="126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DB7B7"/>
            <w:vAlign w:val="center"/>
          </w:tcPr>
          <w:p w14:paraId="51AB584B" w14:textId="05189F2D" w:rsidR="005D0BF9" w:rsidRPr="005F09EE" w:rsidRDefault="005D0BF9" w:rsidP="005F04C4">
            <w:pPr>
              <w:jc w:val="center"/>
              <w:rPr>
                <w:ins w:id="126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E0E0"/>
            <w:vAlign w:val="center"/>
          </w:tcPr>
          <w:p w14:paraId="35672138" w14:textId="1CBC7671" w:rsidR="005D0BF9" w:rsidRPr="005F09EE" w:rsidRDefault="005D0BF9" w:rsidP="005F04C4">
            <w:pPr>
              <w:jc w:val="center"/>
              <w:rPr>
                <w:ins w:id="1262" w:author="Vaughn Shirey [2]" w:date="2023-09-25T09:47:00Z"/>
                <w:rFonts w:ascii="Times New Roman" w:hAnsi="Times New Roman" w:cs="Times New Roman"/>
                <w:sz w:val="18"/>
                <w:szCs w:val="18"/>
              </w:rPr>
            </w:pPr>
          </w:p>
        </w:tc>
      </w:tr>
      <w:tr w:rsidR="005D0BF9" w:rsidRPr="005F09EE" w14:paraId="5A9FC66D" w14:textId="77777777" w:rsidTr="005F04C4">
        <w:trPr>
          <w:trHeight w:val="212"/>
          <w:jc w:val="center"/>
          <w:ins w:id="1263" w:author="Vaughn Shirey [2]" w:date="2023-09-25T09:47:00Z"/>
        </w:trPr>
        <w:tc>
          <w:tcPr>
            <w:tcW w:w="1165" w:type="dxa"/>
          </w:tcPr>
          <w:p w14:paraId="47DCBCB0" w14:textId="77777777" w:rsidR="005D0BF9" w:rsidRPr="005F09EE" w:rsidRDefault="005D0BF9" w:rsidP="005F04C4">
            <w:pPr>
              <w:jc w:val="both"/>
              <w:rPr>
                <w:ins w:id="1264" w:author="Vaughn Shirey [2]" w:date="2023-09-25T09:47:00Z"/>
                <w:rFonts w:ascii="Times New Roman" w:hAnsi="Times New Roman" w:cs="Times New Roman"/>
                <w:sz w:val="18"/>
                <w:szCs w:val="18"/>
              </w:rPr>
            </w:pPr>
            <w:ins w:id="1265" w:author="Vaughn Shirey [2]" w:date="2023-09-25T09:47:00Z">
              <w:r w:rsidRPr="005F09EE">
                <w:rPr>
                  <w:rFonts w:ascii="Times New Roman" w:hAnsi="Times New Roman" w:cs="Times New Roman"/>
                  <w:sz w:val="18"/>
                  <w:szCs w:val="18"/>
                </w:rPr>
                <w:t>EUPANI</w:t>
              </w:r>
            </w:ins>
          </w:p>
        </w:tc>
        <w:tc>
          <w:tcPr>
            <w:tcW w:w="2430" w:type="dxa"/>
          </w:tcPr>
          <w:p w14:paraId="7A3F8819" w14:textId="77777777" w:rsidR="005D0BF9" w:rsidRPr="005F09EE" w:rsidRDefault="005D0BF9" w:rsidP="005F04C4">
            <w:pPr>
              <w:jc w:val="both"/>
              <w:rPr>
                <w:ins w:id="1266" w:author="Vaughn Shirey [2]" w:date="2023-09-25T09:47:00Z"/>
                <w:rFonts w:ascii="Times New Roman" w:hAnsi="Times New Roman" w:cs="Times New Roman"/>
                <w:i/>
                <w:iCs/>
                <w:sz w:val="18"/>
                <w:szCs w:val="18"/>
              </w:rPr>
            </w:pPr>
            <w:proofErr w:type="spellStart"/>
            <w:ins w:id="1267" w:author="Vaughn Shirey [2]" w:date="2023-09-25T09:47:00Z">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anicia</w:t>
              </w:r>
              <w:proofErr w:type="spellEnd"/>
            </w:ins>
          </w:p>
        </w:tc>
        <w:tc>
          <w:tcPr>
            <w:tcW w:w="1530" w:type="dxa"/>
            <w:tcBorders>
              <w:top w:val="nil"/>
              <w:left w:val="nil"/>
              <w:bottom w:val="single" w:sz="8" w:space="0" w:color="auto"/>
              <w:right w:val="single" w:sz="8" w:space="0" w:color="auto"/>
            </w:tcBorders>
            <w:shd w:val="clear" w:color="000000" w:fill="EEBCBC"/>
            <w:vAlign w:val="center"/>
          </w:tcPr>
          <w:p w14:paraId="725510F4" w14:textId="2327A708" w:rsidR="005D0BF9" w:rsidRPr="005F09EE" w:rsidRDefault="005D0BF9" w:rsidP="005F04C4">
            <w:pPr>
              <w:jc w:val="center"/>
              <w:rPr>
                <w:ins w:id="126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EFEFF"/>
            <w:vAlign w:val="center"/>
          </w:tcPr>
          <w:p w14:paraId="447853CE" w14:textId="11EF449B" w:rsidR="005D0BF9" w:rsidRPr="005F09EE" w:rsidRDefault="005D0BF9" w:rsidP="005F04C4">
            <w:pPr>
              <w:jc w:val="center"/>
              <w:rPr>
                <w:ins w:id="126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AEBEB"/>
            <w:vAlign w:val="center"/>
          </w:tcPr>
          <w:p w14:paraId="5733E6B8" w14:textId="6190FAB8" w:rsidR="005D0BF9" w:rsidRPr="005F09EE" w:rsidRDefault="005D0BF9" w:rsidP="005F04C4">
            <w:pPr>
              <w:jc w:val="center"/>
              <w:rPr>
                <w:ins w:id="127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F9FD"/>
            <w:vAlign w:val="center"/>
          </w:tcPr>
          <w:p w14:paraId="7D26F55C" w14:textId="3863A3D5" w:rsidR="005D0BF9" w:rsidRPr="005F09EE" w:rsidRDefault="005D0BF9" w:rsidP="005F04C4">
            <w:pPr>
              <w:jc w:val="center"/>
              <w:rPr>
                <w:ins w:id="1271" w:author="Vaughn Shirey [2]" w:date="2023-09-25T09:47:00Z"/>
                <w:rFonts w:ascii="Times New Roman" w:hAnsi="Times New Roman" w:cs="Times New Roman"/>
                <w:sz w:val="18"/>
                <w:szCs w:val="18"/>
              </w:rPr>
            </w:pPr>
          </w:p>
        </w:tc>
      </w:tr>
      <w:tr w:rsidR="005D0BF9" w:rsidRPr="005F09EE" w14:paraId="183A18FF" w14:textId="77777777" w:rsidTr="005F04C4">
        <w:trPr>
          <w:trHeight w:val="196"/>
          <w:jc w:val="center"/>
          <w:ins w:id="1272" w:author="Vaughn Shirey [2]" w:date="2023-09-25T09:47:00Z"/>
        </w:trPr>
        <w:tc>
          <w:tcPr>
            <w:tcW w:w="1165" w:type="dxa"/>
          </w:tcPr>
          <w:p w14:paraId="3E8C351D" w14:textId="77777777" w:rsidR="005D0BF9" w:rsidRPr="005F09EE" w:rsidRDefault="005D0BF9" w:rsidP="005F04C4">
            <w:pPr>
              <w:jc w:val="both"/>
              <w:rPr>
                <w:ins w:id="1273" w:author="Vaughn Shirey [2]" w:date="2023-09-25T09:47:00Z"/>
                <w:rFonts w:ascii="Times New Roman" w:hAnsi="Times New Roman" w:cs="Times New Roman"/>
                <w:sz w:val="18"/>
                <w:szCs w:val="18"/>
              </w:rPr>
            </w:pPr>
            <w:ins w:id="1274" w:author="Vaughn Shirey [2]" w:date="2023-09-25T09:47:00Z">
              <w:r w:rsidRPr="005F09EE">
                <w:rPr>
                  <w:rFonts w:ascii="Times New Roman" w:hAnsi="Times New Roman" w:cs="Times New Roman"/>
                  <w:sz w:val="18"/>
                  <w:szCs w:val="18"/>
                </w:rPr>
                <w:t>EUPPHA</w:t>
              </w:r>
            </w:ins>
          </w:p>
        </w:tc>
        <w:tc>
          <w:tcPr>
            <w:tcW w:w="2430" w:type="dxa"/>
          </w:tcPr>
          <w:p w14:paraId="23DE7A7F" w14:textId="77777777" w:rsidR="005D0BF9" w:rsidRPr="005F09EE" w:rsidRDefault="005D0BF9" w:rsidP="005F04C4">
            <w:pPr>
              <w:jc w:val="both"/>
              <w:rPr>
                <w:ins w:id="1275" w:author="Vaughn Shirey [2]" w:date="2023-09-25T09:47:00Z"/>
                <w:rFonts w:ascii="Times New Roman" w:hAnsi="Times New Roman" w:cs="Times New Roman"/>
                <w:i/>
                <w:iCs/>
                <w:sz w:val="18"/>
                <w:szCs w:val="18"/>
              </w:rPr>
            </w:pPr>
            <w:proofErr w:type="spellStart"/>
            <w:ins w:id="1276" w:author="Vaughn Shirey [2]" w:date="2023-09-25T09:47:00Z">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phaeton</w:t>
              </w:r>
            </w:ins>
          </w:p>
        </w:tc>
        <w:tc>
          <w:tcPr>
            <w:tcW w:w="1530" w:type="dxa"/>
            <w:tcBorders>
              <w:top w:val="nil"/>
              <w:left w:val="nil"/>
              <w:bottom w:val="single" w:sz="8" w:space="0" w:color="auto"/>
              <w:right w:val="single" w:sz="8" w:space="0" w:color="auto"/>
            </w:tcBorders>
            <w:shd w:val="clear" w:color="000000" w:fill="E8EEF8"/>
            <w:vAlign w:val="center"/>
          </w:tcPr>
          <w:p w14:paraId="290E0F43" w14:textId="0B6226C7" w:rsidR="005D0BF9" w:rsidRPr="005F09EE" w:rsidRDefault="005D0BF9" w:rsidP="005F04C4">
            <w:pPr>
              <w:jc w:val="center"/>
              <w:rPr>
                <w:ins w:id="127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C0CFEB"/>
            <w:vAlign w:val="center"/>
          </w:tcPr>
          <w:p w14:paraId="1B6C4EDD" w14:textId="27E15AB9" w:rsidR="005D0BF9" w:rsidRPr="005F09EE" w:rsidRDefault="005D0BF9" w:rsidP="005F04C4">
            <w:pPr>
              <w:jc w:val="center"/>
              <w:rPr>
                <w:ins w:id="127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7799D4"/>
            <w:vAlign w:val="center"/>
          </w:tcPr>
          <w:p w14:paraId="251A3FBD" w14:textId="7B9BED09" w:rsidR="005D0BF9" w:rsidRPr="005F09EE" w:rsidRDefault="005D0BF9" w:rsidP="005F04C4">
            <w:pPr>
              <w:jc w:val="center"/>
              <w:rPr>
                <w:ins w:id="127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5781CA"/>
            <w:vAlign w:val="center"/>
          </w:tcPr>
          <w:p w14:paraId="7B0C0C20" w14:textId="433FA4A4" w:rsidR="005D0BF9" w:rsidRPr="005F09EE" w:rsidRDefault="005D0BF9" w:rsidP="005F04C4">
            <w:pPr>
              <w:jc w:val="center"/>
              <w:rPr>
                <w:ins w:id="1280" w:author="Vaughn Shirey [2]" w:date="2023-09-25T09:47:00Z"/>
                <w:rFonts w:ascii="Times New Roman" w:hAnsi="Times New Roman" w:cs="Times New Roman"/>
                <w:sz w:val="18"/>
                <w:szCs w:val="18"/>
              </w:rPr>
            </w:pPr>
          </w:p>
        </w:tc>
      </w:tr>
      <w:tr w:rsidR="005D0BF9" w:rsidRPr="005F09EE" w14:paraId="13F7BF20" w14:textId="77777777" w:rsidTr="005F04C4">
        <w:trPr>
          <w:trHeight w:val="212"/>
          <w:jc w:val="center"/>
          <w:ins w:id="1281" w:author="Vaughn Shirey [2]" w:date="2023-09-25T09:47:00Z"/>
        </w:trPr>
        <w:tc>
          <w:tcPr>
            <w:tcW w:w="1165" w:type="dxa"/>
          </w:tcPr>
          <w:p w14:paraId="07DD9B5F" w14:textId="77777777" w:rsidR="005D0BF9" w:rsidRPr="005F09EE" w:rsidRDefault="005D0BF9" w:rsidP="005F04C4">
            <w:pPr>
              <w:jc w:val="both"/>
              <w:rPr>
                <w:ins w:id="1282" w:author="Vaughn Shirey [2]" w:date="2023-09-25T09:47:00Z"/>
                <w:rFonts w:ascii="Times New Roman" w:hAnsi="Times New Roman" w:cs="Times New Roman"/>
                <w:sz w:val="18"/>
                <w:szCs w:val="18"/>
              </w:rPr>
            </w:pPr>
            <w:ins w:id="1283" w:author="Vaughn Shirey [2]" w:date="2023-09-25T09:47:00Z">
              <w:r w:rsidRPr="005F09EE">
                <w:rPr>
                  <w:rFonts w:ascii="Times New Roman" w:hAnsi="Times New Roman" w:cs="Times New Roman"/>
                  <w:sz w:val="18"/>
                  <w:szCs w:val="18"/>
                </w:rPr>
                <w:t>EUPVES</w:t>
              </w:r>
            </w:ins>
          </w:p>
        </w:tc>
        <w:tc>
          <w:tcPr>
            <w:tcW w:w="2430" w:type="dxa"/>
          </w:tcPr>
          <w:p w14:paraId="5B9E4FD8" w14:textId="77777777" w:rsidR="005D0BF9" w:rsidRPr="005F09EE" w:rsidRDefault="005D0BF9" w:rsidP="005F04C4">
            <w:pPr>
              <w:jc w:val="both"/>
              <w:rPr>
                <w:ins w:id="1284" w:author="Vaughn Shirey [2]" w:date="2023-09-25T09:47:00Z"/>
                <w:rFonts w:ascii="Times New Roman" w:hAnsi="Times New Roman" w:cs="Times New Roman"/>
                <w:i/>
                <w:iCs/>
                <w:sz w:val="18"/>
                <w:szCs w:val="18"/>
              </w:rPr>
            </w:pPr>
            <w:proofErr w:type="spellStart"/>
            <w:ins w:id="1285" w:author="Vaughn Shirey [2]" w:date="2023-09-25T09:47:00Z">
              <w:r w:rsidRPr="005F09EE">
                <w:rPr>
                  <w:rFonts w:ascii="Times New Roman" w:hAnsi="Times New Roman" w:cs="Times New Roman"/>
                  <w:i/>
                  <w:iCs/>
                  <w:sz w:val="18"/>
                  <w:szCs w:val="18"/>
                </w:rPr>
                <w:t>Euphyes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vestris</w:t>
              </w:r>
              <w:proofErr w:type="spellEnd"/>
            </w:ins>
          </w:p>
        </w:tc>
        <w:tc>
          <w:tcPr>
            <w:tcW w:w="1530" w:type="dxa"/>
            <w:tcBorders>
              <w:top w:val="nil"/>
              <w:left w:val="nil"/>
              <w:bottom w:val="single" w:sz="8" w:space="0" w:color="auto"/>
              <w:right w:val="single" w:sz="8" w:space="0" w:color="auto"/>
            </w:tcBorders>
            <w:shd w:val="clear" w:color="000000" w:fill="E5ECF7"/>
            <w:vAlign w:val="center"/>
          </w:tcPr>
          <w:p w14:paraId="636A047B" w14:textId="4702A06C" w:rsidR="005D0BF9" w:rsidRPr="005F09EE" w:rsidRDefault="005D0BF9" w:rsidP="005F04C4">
            <w:pPr>
              <w:jc w:val="center"/>
              <w:rPr>
                <w:ins w:id="128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6F8FC"/>
            <w:vAlign w:val="center"/>
          </w:tcPr>
          <w:p w14:paraId="753ADBEA" w14:textId="197F62EB" w:rsidR="005D0BF9" w:rsidRPr="005F09EE" w:rsidRDefault="005D0BF9" w:rsidP="005F04C4">
            <w:pPr>
              <w:jc w:val="center"/>
              <w:rPr>
                <w:ins w:id="128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139C29" w14:textId="0BCB8379" w:rsidR="005D0BF9" w:rsidRPr="005F09EE" w:rsidRDefault="005D0BF9" w:rsidP="005F04C4">
            <w:pPr>
              <w:jc w:val="center"/>
              <w:rPr>
                <w:ins w:id="128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4A2D9"/>
            <w:vAlign w:val="center"/>
          </w:tcPr>
          <w:p w14:paraId="015AD05A" w14:textId="4F766347" w:rsidR="005D0BF9" w:rsidRPr="005F09EE" w:rsidRDefault="005D0BF9" w:rsidP="005F04C4">
            <w:pPr>
              <w:jc w:val="center"/>
              <w:rPr>
                <w:ins w:id="1289" w:author="Vaughn Shirey [2]" w:date="2023-09-25T09:47:00Z"/>
                <w:rFonts w:ascii="Times New Roman" w:hAnsi="Times New Roman" w:cs="Times New Roman"/>
                <w:sz w:val="18"/>
                <w:szCs w:val="18"/>
              </w:rPr>
            </w:pPr>
          </w:p>
        </w:tc>
      </w:tr>
      <w:tr w:rsidR="005D0BF9" w:rsidRPr="005F09EE" w14:paraId="62062E44" w14:textId="77777777" w:rsidTr="005F04C4">
        <w:trPr>
          <w:trHeight w:val="196"/>
          <w:jc w:val="center"/>
          <w:ins w:id="1290" w:author="Vaughn Shirey [2]" w:date="2023-09-25T09:47:00Z"/>
        </w:trPr>
        <w:tc>
          <w:tcPr>
            <w:tcW w:w="1165" w:type="dxa"/>
          </w:tcPr>
          <w:p w14:paraId="226BEB78" w14:textId="77777777" w:rsidR="005D0BF9" w:rsidRPr="005F09EE" w:rsidRDefault="005D0BF9" w:rsidP="005F04C4">
            <w:pPr>
              <w:jc w:val="both"/>
              <w:rPr>
                <w:ins w:id="1291" w:author="Vaughn Shirey [2]" w:date="2023-09-25T09:47:00Z"/>
                <w:rFonts w:ascii="Times New Roman" w:hAnsi="Times New Roman" w:cs="Times New Roman"/>
                <w:sz w:val="18"/>
                <w:szCs w:val="18"/>
              </w:rPr>
            </w:pPr>
            <w:ins w:id="1292" w:author="Vaughn Shirey [2]" w:date="2023-09-25T09:47:00Z">
              <w:r w:rsidRPr="005F09EE">
                <w:rPr>
                  <w:rFonts w:ascii="Times New Roman" w:hAnsi="Times New Roman" w:cs="Times New Roman"/>
                  <w:sz w:val="18"/>
                  <w:szCs w:val="18"/>
                </w:rPr>
                <w:t>GLALYG</w:t>
              </w:r>
            </w:ins>
          </w:p>
        </w:tc>
        <w:tc>
          <w:tcPr>
            <w:tcW w:w="2430" w:type="dxa"/>
          </w:tcPr>
          <w:p w14:paraId="21352C75" w14:textId="77777777" w:rsidR="005D0BF9" w:rsidRPr="005F09EE" w:rsidRDefault="005D0BF9" w:rsidP="005F04C4">
            <w:pPr>
              <w:jc w:val="both"/>
              <w:rPr>
                <w:ins w:id="1293" w:author="Vaughn Shirey [2]" w:date="2023-09-25T09:47:00Z"/>
                <w:rFonts w:ascii="Times New Roman" w:hAnsi="Times New Roman" w:cs="Times New Roman"/>
                <w:i/>
                <w:iCs/>
                <w:sz w:val="18"/>
                <w:szCs w:val="18"/>
              </w:rPr>
            </w:pPr>
            <w:proofErr w:type="spellStart"/>
            <w:ins w:id="1294" w:author="Vaughn Shirey [2]" w:date="2023-09-25T09:47:00Z">
              <w:r w:rsidRPr="005F09EE">
                <w:rPr>
                  <w:rFonts w:ascii="Times New Roman" w:hAnsi="Times New Roman" w:cs="Times New Roman"/>
                  <w:i/>
                  <w:iCs/>
                  <w:sz w:val="18"/>
                  <w:szCs w:val="18"/>
                </w:rPr>
                <w:t>Glaucopsyche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lygdamus</w:t>
              </w:r>
              <w:proofErr w:type="spellEnd"/>
            </w:ins>
          </w:p>
        </w:tc>
        <w:tc>
          <w:tcPr>
            <w:tcW w:w="1530" w:type="dxa"/>
            <w:tcBorders>
              <w:top w:val="nil"/>
              <w:left w:val="nil"/>
              <w:bottom w:val="single" w:sz="8" w:space="0" w:color="auto"/>
              <w:right w:val="single" w:sz="8" w:space="0" w:color="auto"/>
            </w:tcBorders>
            <w:shd w:val="clear" w:color="000000" w:fill="F4F7FC"/>
            <w:vAlign w:val="center"/>
          </w:tcPr>
          <w:p w14:paraId="0FF735C6" w14:textId="03ABAAA7" w:rsidR="005D0BF9" w:rsidRPr="005F09EE" w:rsidRDefault="005D0BF9" w:rsidP="005F04C4">
            <w:pPr>
              <w:jc w:val="center"/>
              <w:rPr>
                <w:ins w:id="129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5EBF7"/>
            <w:vAlign w:val="center"/>
          </w:tcPr>
          <w:p w14:paraId="19D69DAC" w14:textId="1991A676" w:rsidR="005D0BF9" w:rsidRPr="005F09EE" w:rsidRDefault="005D0BF9" w:rsidP="005F04C4">
            <w:pPr>
              <w:jc w:val="center"/>
              <w:rPr>
                <w:ins w:id="129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DFF"/>
            <w:vAlign w:val="center"/>
          </w:tcPr>
          <w:p w14:paraId="596B9C2C" w14:textId="53024804" w:rsidR="005D0BF9" w:rsidRPr="005F09EE" w:rsidRDefault="005D0BF9" w:rsidP="005F04C4">
            <w:pPr>
              <w:jc w:val="center"/>
              <w:rPr>
                <w:ins w:id="129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AFBFE"/>
            <w:vAlign w:val="center"/>
          </w:tcPr>
          <w:p w14:paraId="10532D86" w14:textId="4AD11AE9" w:rsidR="005D0BF9" w:rsidRPr="005F09EE" w:rsidRDefault="005D0BF9" w:rsidP="005F04C4">
            <w:pPr>
              <w:jc w:val="center"/>
              <w:rPr>
                <w:ins w:id="1298" w:author="Vaughn Shirey [2]" w:date="2023-09-25T09:47:00Z"/>
                <w:rFonts w:ascii="Times New Roman" w:hAnsi="Times New Roman" w:cs="Times New Roman"/>
                <w:sz w:val="18"/>
                <w:szCs w:val="18"/>
              </w:rPr>
            </w:pPr>
          </w:p>
        </w:tc>
      </w:tr>
      <w:tr w:rsidR="005D0BF9" w:rsidRPr="005F09EE" w14:paraId="70F04702" w14:textId="77777777" w:rsidTr="005F04C4">
        <w:trPr>
          <w:trHeight w:val="212"/>
          <w:jc w:val="center"/>
          <w:ins w:id="1299" w:author="Vaughn Shirey [2]" w:date="2023-09-25T09:47:00Z"/>
        </w:trPr>
        <w:tc>
          <w:tcPr>
            <w:tcW w:w="1165" w:type="dxa"/>
          </w:tcPr>
          <w:p w14:paraId="2229D693" w14:textId="77777777" w:rsidR="005D0BF9" w:rsidRPr="005F09EE" w:rsidRDefault="005D0BF9" w:rsidP="005F04C4">
            <w:pPr>
              <w:jc w:val="both"/>
              <w:rPr>
                <w:ins w:id="1300" w:author="Vaughn Shirey [2]" w:date="2023-09-25T09:47:00Z"/>
                <w:rFonts w:ascii="Times New Roman" w:hAnsi="Times New Roman" w:cs="Times New Roman"/>
                <w:sz w:val="18"/>
                <w:szCs w:val="18"/>
              </w:rPr>
            </w:pPr>
            <w:ins w:id="1301" w:author="Vaughn Shirey [2]" w:date="2023-09-25T09:47:00Z">
              <w:r w:rsidRPr="005F09EE">
                <w:rPr>
                  <w:rFonts w:ascii="Times New Roman" w:hAnsi="Times New Roman" w:cs="Times New Roman"/>
                  <w:sz w:val="18"/>
                  <w:szCs w:val="18"/>
                </w:rPr>
                <w:t>HESCOM</w:t>
              </w:r>
            </w:ins>
          </w:p>
        </w:tc>
        <w:tc>
          <w:tcPr>
            <w:tcW w:w="2430" w:type="dxa"/>
          </w:tcPr>
          <w:p w14:paraId="3A198026" w14:textId="77777777" w:rsidR="005D0BF9" w:rsidRPr="005F09EE" w:rsidRDefault="005D0BF9" w:rsidP="005F04C4">
            <w:pPr>
              <w:jc w:val="both"/>
              <w:rPr>
                <w:ins w:id="1302" w:author="Vaughn Shirey [2]" w:date="2023-09-25T09:47:00Z"/>
                <w:rFonts w:ascii="Times New Roman" w:hAnsi="Times New Roman" w:cs="Times New Roman"/>
                <w:i/>
                <w:iCs/>
                <w:sz w:val="18"/>
                <w:szCs w:val="18"/>
              </w:rPr>
            </w:pPr>
            <w:ins w:id="1303" w:author="Vaughn Shirey [2]" w:date="2023-09-25T09:47:00Z">
              <w:r w:rsidRPr="005F09EE">
                <w:rPr>
                  <w:rFonts w:ascii="Times New Roman" w:hAnsi="Times New Roman" w:cs="Times New Roman"/>
                  <w:i/>
                  <w:iCs/>
                  <w:sz w:val="18"/>
                  <w:szCs w:val="18"/>
                </w:rPr>
                <w:t>Hesperia comma</w:t>
              </w:r>
            </w:ins>
          </w:p>
        </w:tc>
        <w:tc>
          <w:tcPr>
            <w:tcW w:w="1530" w:type="dxa"/>
            <w:tcBorders>
              <w:top w:val="nil"/>
              <w:left w:val="nil"/>
              <w:bottom w:val="single" w:sz="8" w:space="0" w:color="auto"/>
              <w:right w:val="single" w:sz="8" w:space="0" w:color="auto"/>
            </w:tcBorders>
            <w:shd w:val="clear" w:color="000000" w:fill="F4D3D3"/>
            <w:vAlign w:val="center"/>
          </w:tcPr>
          <w:p w14:paraId="7F55F4DD" w14:textId="32B59E5F" w:rsidR="005D0BF9" w:rsidRPr="005F09EE" w:rsidRDefault="005D0BF9" w:rsidP="005F04C4">
            <w:pPr>
              <w:jc w:val="center"/>
              <w:rPr>
                <w:ins w:id="130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EFBFB"/>
            <w:vAlign w:val="center"/>
          </w:tcPr>
          <w:p w14:paraId="1F9FB1EE" w14:textId="082C9DFD" w:rsidR="005D0BF9" w:rsidRPr="005F09EE" w:rsidRDefault="005D0BF9" w:rsidP="005F04C4">
            <w:pPr>
              <w:jc w:val="center"/>
              <w:rPr>
                <w:ins w:id="130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CFDFF"/>
            <w:vAlign w:val="center"/>
          </w:tcPr>
          <w:p w14:paraId="4C79C3D0" w14:textId="05938A48" w:rsidR="005D0BF9" w:rsidRPr="005F09EE" w:rsidRDefault="005D0BF9" w:rsidP="005F04C4">
            <w:pPr>
              <w:jc w:val="center"/>
              <w:rPr>
                <w:ins w:id="130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F9FD"/>
            <w:vAlign w:val="center"/>
          </w:tcPr>
          <w:p w14:paraId="7659DFEC" w14:textId="6BBE7B78" w:rsidR="005D0BF9" w:rsidRPr="005F09EE" w:rsidRDefault="005D0BF9" w:rsidP="005F04C4">
            <w:pPr>
              <w:jc w:val="center"/>
              <w:rPr>
                <w:ins w:id="1307" w:author="Vaughn Shirey [2]" w:date="2023-09-25T09:47:00Z"/>
                <w:rFonts w:ascii="Times New Roman" w:hAnsi="Times New Roman" w:cs="Times New Roman"/>
                <w:sz w:val="18"/>
                <w:szCs w:val="18"/>
              </w:rPr>
            </w:pPr>
          </w:p>
        </w:tc>
      </w:tr>
      <w:tr w:rsidR="005D0BF9" w:rsidRPr="005F09EE" w14:paraId="7223E6CC" w14:textId="77777777" w:rsidTr="005F04C4">
        <w:trPr>
          <w:trHeight w:val="196"/>
          <w:jc w:val="center"/>
          <w:ins w:id="1308" w:author="Vaughn Shirey [2]" w:date="2023-09-25T09:47:00Z"/>
        </w:trPr>
        <w:tc>
          <w:tcPr>
            <w:tcW w:w="1165" w:type="dxa"/>
          </w:tcPr>
          <w:p w14:paraId="4CE115AE" w14:textId="77777777" w:rsidR="005D0BF9" w:rsidRPr="005F09EE" w:rsidRDefault="005D0BF9" w:rsidP="005F04C4">
            <w:pPr>
              <w:jc w:val="both"/>
              <w:rPr>
                <w:ins w:id="1309" w:author="Vaughn Shirey [2]" w:date="2023-09-25T09:47:00Z"/>
                <w:rFonts w:ascii="Times New Roman" w:hAnsi="Times New Roman" w:cs="Times New Roman"/>
                <w:sz w:val="18"/>
                <w:szCs w:val="18"/>
              </w:rPr>
            </w:pPr>
            <w:ins w:id="1310" w:author="Vaughn Shirey [2]" w:date="2023-09-25T09:47:00Z">
              <w:r w:rsidRPr="005F09EE">
                <w:rPr>
                  <w:rFonts w:ascii="Times New Roman" w:hAnsi="Times New Roman" w:cs="Times New Roman"/>
                  <w:sz w:val="18"/>
                  <w:szCs w:val="18"/>
                </w:rPr>
                <w:t>ICAICA</w:t>
              </w:r>
            </w:ins>
          </w:p>
        </w:tc>
        <w:tc>
          <w:tcPr>
            <w:tcW w:w="2430" w:type="dxa"/>
          </w:tcPr>
          <w:p w14:paraId="72099B16" w14:textId="77777777" w:rsidR="005D0BF9" w:rsidRPr="005F09EE" w:rsidRDefault="005D0BF9" w:rsidP="005F04C4">
            <w:pPr>
              <w:jc w:val="both"/>
              <w:rPr>
                <w:ins w:id="1311" w:author="Vaughn Shirey [2]" w:date="2023-09-25T09:47:00Z"/>
                <w:rFonts w:ascii="Times New Roman" w:hAnsi="Times New Roman" w:cs="Times New Roman"/>
                <w:i/>
                <w:iCs/>
                <w:sz w:val="18"/>
                <w:szCs w:val="18"/>
              </w:rPr>
            </w:pPr>
            <w:proofErr w:type="spellStart"/>
            <w:ins w:id="1312" w:author="Vaughn Shirey [2]" w:date="2023-09-25T09:47:00Z">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icarioides</w:t>
              </w:r>
              <w:proofErr w:type="spellEnd"/>
            </w:ins>
          </w:p>
        </w:tc>
        <w:tc>
          <w:tcPr>
            <w:tcW w:w="1530" w:type="dxa"/>
            <w:tcBorders>
              <w:top w:val="nil"/>
              <w:left w:val="nil"/>
              <w:bottom w:val="single" w:sz="8" w:space="0" w:color="auto"/>
              <w:right w:val="single" w:sz="8" w:space="0" w:color="auto"/>
            </w:tcBorders>
            <w:shd w:val="clear" w:color="000000" w:fill="C2D1EC"/>
            <w:vAlign w:val="center"/>
          </w:tcPr>
          <w:p w14:paraId="758F83E4" w14:textId="1D3EB5C9" w:rsidR="005D0BF9" w:rsidRPr="005F09EE" w:rsidRDefault="005D0BF9" w:rsidP="005F04C4">
            <w:pPr>
              <w:jc w:val="center"/>
              <w:rPr>
                <w:ins w:id="131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C0D0EC"/>
            <w:vAlign w:val="center"/>
          </w:tcPr>
          <w:p w14:paraId="1DC3A70F" w14:textId="246A4DFD" w:rsidR="005D0BF9" w:rsidRPr="005F09EE" w:rsidRDefault="005D0BF9" w:rsidP="005F04C4">
            <w:pPr>
              <w:jc w:val="center"/>
              <w:rPr>
                <w:ins w:id="131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3D2D2"/>
            <w:vAlign w:val="center"/>
          </w:tcPr>
          <w:p w14:paraId="75ECAD35" w14:textId="3DBA054E" w:rsidR="005D0BF9" w:rsidRPr="005F09EE" w:rsidRDefault="005D0BF9" w:rsidP="005F04C4">
            <w:pPr>
              <w:jc w:val="center"/>
              <w:rPr>
                <w:ins w:id="131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3F6FC"/>
            <w:vAlign w:val="center"/>
          </w:tcPr>
          <w:p w14:paraId="13BDC464" w14:textId="7C896379" w:rsidR="005D0BF9" w:rsidRPr="005F09EE" w:rsidRDefault="005D0BF9" w:rsidP="005F04C4">
            <w:pPr>
              <w:jc w:val="center"/>
              <w:rPr>
                <w:ins w:id="1316" w:author="Vaughn Shirey [2]" w:date="2023-09-25T09:47:00Z"/>
                <w:rFonts w:ascii="Times New Roman" w:hAnsi="Times New Roman" w:cs="Times New Roman"/>
                <w:sz w:val="18"/>
                <w:szCs w:val="18"/>
              </w:rPr>
            </w:pPr>
          </w:p>
        </w:tc>
      </w:tr>
      <w:tr w:rsidR="005D0BF9" w:rsidRPr="005F09EE" w14:paraId="7A6DFA0A" w14:textId="77777777" w:rsidTr="005F04C4">
        <w:trPr>
          <w:trHeight w:val="212"/>
          <w:jc w:val="center"/>
          <w:ins w:id="1317" w:author="Vaughn Shirey [2]" w:date="2023-09-25T09:47:00Z"/>
        </w:trPr>
        <w:tc>
          <w:tcPr>
            <w:tcW w:w="1165" w:type="dxa"/>
          </w:tcPr>
          <w:p w14:paraId="665A2255" w14:textId="77777777" w:rsidR="005D0BF9" w:rsidRPr="005F09EE" w:rsidRDefault="005D0BF9" w:rsidP="005F04C4">
            <w:pPr>
              <w:jc w:val="both"/>
              <w:rPr>
                <w:ins w:id="1318" w:author="Vaughn Shirey [2]" w:date="2023-09-25T09:47:00Z"/>
                <w:rFonts w:ascii="Times New Roman" w:hAnsi="Times New Roman" w:cs="Times New Roman"/>
                <w:sz w:val="18"/>
                <w:szCs w:val="18"/>
              </w:rPr>
            </w:pPr>
            <w:ins w:id="1319" w:author="Vaughn Shirey [2]" w:date="2023-09-25T09:47:00Z">
              <w:r w:rsidRPr="005F09EE">
                <w:rPr>
                  <w:rFonts w:ascii="Times New Roman" w:hAnsi="Times New Roman" w:cs="Times New Roman"/>
                  <w:sz w:val="18"/>
                  <w:szCs w:val="18"/>
                </w:rPr>
                <w:t>ICASAE</w:t>
              </w:r>
            </w:ins>
          </w:p>
        </w:tc>
        <w:tc>
          <w:tcPr>
            <w:tcW w:w="2430" w:type="dxa"/>
          </w:tcPr>
          <w:p w14:paraId="2AE40B65" w14:textId="77777777" w:rsidR="005D0BF9" w:rsidRPr="005F09EE" w:rsidRDefault="005D0BF9" w:rsidP="005F04C4">
            <w:pPr>
              <w:jc w:val="both"/>
              <w:rPr>
                <w:ins w:id="1320" w:author="Vaughn Shirey [2]" w:date="2023-09-25T09:47:00Z"/>
                <w:rFonts w:ascii="Times New Roman" w:hAnsi="Times New Roman" w:cs="Times New Roman"/>
                <w:i/>
                <w:iCs/>
                <w:sz w:val="18"/>
                <w:szCs w:val="18"/>
              </w:rPr>
            </w:pPr>
            <w:proofErr w:type="spellStart"/>
            <w:ins w:id="1321" w:author="Vaughn Shirey [2]" w:date="2023-09-25T09:47:00Z">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saepiolus</w:t>
              </w:r>
              <w:proofErr w:type="spellEnd"/>
            </w:ins>
          </w:p>
        </w:tc>
        <w:tc>
          <w:tcPr>
            <w:tcW w:w="1530" w:type="dxa"/>
            <w:tcBorders>
              <w:top w:val="nil"/>
              <w:left w:val="nil"/>
              <w:bottom w:val="single" w:sz="8" w:space="0" w:color="auto"/>
              <w:right w:val="single" w:sz="8" w:space="0" w:color="auto"/>
            </w:tcBorders>
            <w:shd w:val="clear" w:color="000000" w:fill="E18686"/>
            <w:vAlign w:val="center"/>
          </w:tcPr>
          <w:p w14:paraId="0995E67B" w14:textId="4E0F6A21" w:rsidR="005D0BF9" w:rsidRPr="005F09EE" w:rsidRDefault="005D0BF9" w:rsidP="005F04C4">
            <w:pPr>
              <w:jc w:val="center"/>
              <w:rPr>
                <w:ins w:id="132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2CDCD"/>
            <w:vAlign w:val="center"/>
          </w:tcPr>
          <w:p w14:paraId="56B7A66B" w14:textId="4B63C87E" w:rsidR="005D0BF9" w:rsidRPr="005F09EE" w:rsidRDefault="005D0BF9" w:rsidP="005F04C4">
            <w:pPr>
              <w:jc w:val="center"/>
              <w:rPr>
                <w:ins w:id="132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1C9C9"/>
            <w:vAlign w:val="center"/>
          </w:tcPr>
          <w:p w14:paraId="5E783761" w14:textId="211C07CB" w:rsidR="005D0BF9" w:rsidRPr="005F09EE" w:rsidRDefault="005D0BF9" w:rsidP="005F04C4">
            <w:pPr>
              <w:jc w:val="center"/>
              <w:rPr>
                <w:ins w:id="132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9E7E7"/>
            <w:vAlign w:val="center"/>
          </w:tcPr>
          <w:p w14:paraId="44F15C47" w14:textId="09D08F74" w:rsidR="005D0BF9" w:rsidRPr="005F09EE" w:rsidRDefault="005D0BF9" w:rsidP="005F04C4">
            <w:pPr>
              <w:jc w:val="center"/>
              <w:rPr>
                <w:ins w:id="1325" w:author="Vaughn Shirey [2]" w:date="2023-09-25T09:47:00Z"/>
                <w:rFonts w:ascii="Times New Roman" w:hAnsi="Times New Roman" w:cs="Times New Roman"/>
                <w:sz w:val="18"/>
                <w:szCs w:val="18"/>
              </w:rPr>
            </w:pPr>
          </w:p>
        </w:tc>
      </w:tr>
      <w:tr w:rsidR="005D0BF9" w:rsidRPr="005F09EE" w14:paraId="11DC86C4" w14:textId="77777777" w:rsidTr="005F04C4">
        <w:trPr>
          <w:trHeight w:val="196"/>
          <w:jc w:val="center"/>
          <w:ins w:id="1326" w:author="Vaughn Shirey [2]" w:date="2023-09-25T09:47:00Z"/>
        </w:trPr>
        <w:tc>
          <w:tcPr>
            <w:tcW w:w="1165" w:type="dxa"/>
          </w:tcPr>
          <w:p w14:paraId="681E4133" w14:textId="77777777" w:rsidR="005D0BF9" w:rsidRPr="005F09EE" w:rsidRDefault="005D0BF9" w:rsidP="005F04C4">
            <w:pPr>
              <w:jc w:val="both"/>
              <w:rPr>
                <w:ins w:id="1327" w:author="Vaughn Shirey [2]" w:date="2023-09-25T09:47:00Z"/>
                <w:rFonts w:ascii="Times New Roman" w:hAnsi="Times New Roman" w:cs="Times New Roman"/>
                <w:sz w:val="18"/>
                <w:szCs w:val="18"/>
              </w:rPr>
            </w:pPr>
            <w:ins w:id="1328" w:author="Vaughn Shirey [2]" w:date="2023-09-25T09:47:00Z">
              <w:r w:rsidRPr="005F09EE">
                <w:rPr>
                  <w:rFonts w:ascii="Times New Roman" w:hAnsi="Times New Roman" w:cs="Times New Roman"/>
                  <w:sz w:val="18"/>
                  <w:szCs w:val="18"/>
                </w:rPr>
                <w:t>LETEUR</w:t>
              </w:r>
            </w:ins>
          </w:p>
        </w:tc>
        <w:tc>
          <w:tcPr>
            <w:tcW w:w="2430" w:type="dxa"/>
          </w:tcPr>
          <w:p w14:paraId="6BB82D32" w14:textId="77777777" w:rsidR="005D0BF9" w:rsidRPr="005F09EE" w:rsidRDefault="005D0BF9" w:rsidP="005F04C4">
            <w:pPr>
              <w:jc w:val="both"/>
              <w:rPr>
                <w:ins w:id="1329" w:author="Vaughn Shirey [2]" w:date="2023-09-25T09:47:00Z"/>
                <w:rFonts w:ascii="Times New Roman" w:hAnsi="Times New Roman" w:cs="Times New Roman"/>
                <w:i/>
                <w:iCs/>
                <w:sz w:val="18"/>
                <w:szCs w:val="18"/>
              </w:rPr>
            </w:pPr>
            <w:ins w:id="1330" w:author="Vaughn Shirey [2]" w:date="2023-09-25T09:47:00Z">
              <w:r w:rsidRPr="005F09EE">
                <w:rPr>
                  <w:rFonts w:ascii="Times New Roman" w:hAnsi="Times New Roman" w:cs="Times New Roman"/>
                  <w:i/>
                  <w:iCs/>
                  <w:sz w:val="18"/>
                  <w:szCs w:val="18"/>
                </w:rPr>
                <w:t xml:space="preserve">Lethe </w:t>
              </w:r>
              <w:proofErr w:type="spellStart"/>
              <w:r w:rsidRPr="005F09EE">
                <w:rPr>
                  <w:rFonts w:ascii="Times New Roman" w:hAnsi="Times New Roman" w:cs="Times New Roman"/>
                  <w:i/>
                  <w:iCs/>
                  <w:sz w:val="18"/>
                  <w:szCs w:val="18"/>
                </w:rPr>
                <w:t>eurydice</w:t>
              </w:r>
              <w:proofErr w:type="spellEnd"/>
            </w:ins>
          </w:p>
        </w:tc>
        <w:tc>
          <w:tcPr>
            <w:tcW w:w="1530" w:type="dxa"/>
            <w:tcBorders>
              <w:top w:val="nil"/>
              <w:left w:val="nil"/>
              <w:bottom w:val="single" w:sz="8" w:space="0" w:color="auto"/>
              <w:right w:val="single" w:sz="8" w:space="0" w:color="auto"/>
            </w:tcBorders>
            <w:shd w:val="clear" w:color="000000" w:fill="7496D3"/>
            <w:vAlign w:val="center"/>
          </w:tcPr>
          <w:p w14:paraId="13AAD80B" w14:textId="1B39365D" w:rsidR="005D0BF9" w:rsidRPr="005F09EE" w:rsidRDefault="005D0BF9" w:rsidP="005F04C4">
            <w:pPr>
              <w:jc w:val="center"/>
              <w:rPr>
                <w:ins w:id="133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678DCF"/>
            <w:vAlign w:val="center"/>
          </w:tcPr>
          <w:p w14:paraId="1C2EE1A9" w14:textId="46C1FDFA" w:rsidR="005D0BF9" w:rsidRPr="005F09EE" w:rsidRDefault="005D0BF9" w:rsidP="005F04C4">
            <w:pPr>
              <w:jc w:val="center"/>
              <w:rPr>
                <w:ins w:id="133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B0C4E6"/>
            <w:vAlign w:val="center"/>
          </w:tcPr>
          <w:p w14:paraId="4D93C4B2" w14:textId="77A3174E" w:rsidR="005D0BF9" w:rsidRPr="005F09EE" w:rsidRDefault="005D0BF9" w:rsidP="005F04C4">
            <w:pPr>
              <w:jc w:val="center"/>
              <w:rPr>
                <w:ins w:id="133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B7C9E9"/>
            <w:vAlign w:val="center"/>
          </w:tcPr>
          <w:p w14:paraId="38EDB243" w14:textId="5985A8A1" w:rsidR="005D0BF9" w:rsidRPr="005F09EE" w:rsidRDefault="005D0BF9" w:rsidP="005F04C4">
            <w:pPr>
              <w:jc w:val="center"/>
              <w:rPr>
                <w:ins w:id="1334" w:author="Vaughn Shirey [2]" w:date="2023-09-25T09:47:00Z"/>
                <w:rFonts w:ascii="Times New Roman" w:hAnsi="Times New Roman" w:cs="Times New Roman"/>
                <w:sz w:val="18"/>
                <w:szCs w:val="18"/>
              </w:rPr>
            </w:pPr>
          </w:p>
        </w:tc>
      </w:tr>
      <w:tr w:rsidR="005D0BF9" w:rsidRPr="005F09EE" w14:paraId="4ED829CB" w14:textId="77777777" w:rsidTr="005F04C4">
        <w:trPr>
          <w:trHeight w:val="196"/>
          <w:jc w:val="center"/>
          <w:ins w:id="1335" w:author="Vaughn Shirey [2]" w:date="2023-09-25T09:47:00Z"/>
        </w:trPr>
        <w:tc>
          <w:tcPr>
            <w:tcW w:w="1165" w:type="dxa"/>
          </w:tcPr>
          <w:p w14:paraId="542AB92F" w14:textId="77777777" w:rsidR="005D0BF9" w:rsidRPr="005F09EE" w:rsidRDefault="005D0BF9" w:rsidP="005F04C4">
            <w:pPr>
              <w:jc w:val="both"/>
              <w:rPr>
                <w:ins w:id="1336" w:author="Vaughn Shirey [2]" w:date="2023-09-25T09:47:00Z"/>
                <w:rFonts w:ascii="Times New Roman" w:hAnsi="Times New Roman" w:cs="Times New Roman"/>
                <w:sz w:val="18"/>
                <w:szCs w:val="18"/>
              </w:rPr>
            </w:pPr>
            <w:ins w:id="1337" w:author="Vaughn Shirey [2]" w:date="2023-09-25T09:47:00Z">
              <w:r w:rsidRPr="005F09EE">
                <w:rPr>
                  <w:rFonts w:ascii="Times New Roman" w:hAnsi="Times New Roman" w:cs="Times New Roman"/>
                  <w:sz w:val="18"/>
                  <w:szCs w:val="18"/>
                </w:rPr>
                <w:t>LIMARC</w:t>
              </w:r>
            </w:ins>
          </w:p>
        </w:tc>
        <w:tc>
          <w:tcPr>
            <w:tcW w:w="2430" w:type="dxa"/>
          </w:tcPr>
          <w:p w14:paraId="060F31D2" w14:textId="77777777" w:rsidR="005D0BF9" w:rsidRPr="005F09EE" w:rsidRDefault="005D0BF9" w:rsidP="005F04C4">
            <w:pPr>
              <w:jc w:val="both"/>
              <w:rPr>
                <w:ins w:id="1338" w:author="Vaughn Shirey [2]" w:date="2023-09-25T09:47:00Z"/>
                <w:rFonts w:ascii="Times New Roman" w:hAnsi="Times New Roman" w:cs="Times New Roman"/>
                <w:i/>
                <w:iCs/>
                <w:sz w:val="18"/>
                <w:szCs w:val="18"/>
              </w:rPr>
            </w:pPr>
            <w:ins w:id="1339" w:author="Vaughn Shirey [2]" w:date="2023-09-25T09:47:00Z">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archippus</w:t>
              </w:r>
              <w:proofErr w:type="spellEnd"/>
            </w:ins>
          </w:p>
        </w:tc>
        <w:tc>
          <w:tcPr>
            <w:tcW w:w="1530" w:type="dxa"/>
            <w:tcBorders>
              <w:top w:val="nil"/>
              <w:left w:val="nil"/>
              <w:bottom w:val="single" w:sz="8" w:space="0" w:color="auto"/>
              <w:right w:val="single" w:sz="8" w:space="0" w:color="auto"/>
            </w:tcBorders>
            <w:shd w:val="clear" w:color="000000" w:fill="9EB6E1"/>
            <w:vAlign w:val="center"/>
          </w:tcPr>
          <w:p w14:paraId="0FF6EE6E" w14:textId="1E3D3C4F" w:rsidR="005D0BF9" w:rsidRPr="005F09EE" w:rsidRDefault="005D0BF9" w:rsidP="005F04C4">
            <w:pPr>
              <w:jc w:val="center"/>
              <w:rPr>
                <w:ins w:id="134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8FAADC"/>
            <w:vAlign w:val="center"/>
          </w:tcPr>
          <w:p w14:paraId="0F259ABA" w14:textId="74849B0D" w:rsidR="005D0BF9" w:rsidRPr="005F09EE" w:rsidRDefault="005D0BF9" w:rsidP="005F04C4">
            <w:pPr>
              <w:jc w:val="center"/>
              <w:rPr>
                <w:ins w:id="134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5D3ED"/>
            <w:vAlign w:val="center"/>
          </w:tcPr>
          <w:p w14:paraId="30AD7DDB" w14:textId="53516460" w:rsidR="005D0BF9" w:rsidRPr="005F09EE" w:rsidRDefault="005D0BF9" w:rsidP="005F04C4">
            <w:pPr>
              <w:jc w:val="center"/>
              <w:rPr>
                <w:ins w:id="134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6E0F2"/>
            <w:vAlign w:val="center"/>
          </w:tcPr>
          <w:p w14:paraId="0AC1FB73" w14:textId="7CE75FC1" w:rsidR="005D0BF9" w:rsidRPr="005F09EE" w:rsidRDefault="005D0BF9" w:rsidP="005F04C4">
            <w:pPr>
              <w:jc w:val="center"/>
              <w:rPr>
                <w:ins w:id="1343" w:author="Vaughn Shirey [2]" w:date="2023-09-25T09:47:00Z"/>
                <w:rFonts w:ascii="Times New Roman" w:hAnsi="Times New Roman" w:cs="Times New Roman"/>
                <w:sz w:val="18"/>
                <w:szCs w:val="18"/>
              </w:rPr>
            </w:pPr>
          </w:p>
        </w:tc>
      </w:tr>
      <w:tr w:rsidR="005D0BF9" w:rsidRPr="005F09EE" w14:paraId="3A8D1E0B" w14:textId="77777777" w:rsidTr="005F04C4">
        <w:trPr>
          <w:trHeight w:val="212"/>
          <w:jc w:val="center"/>
          <w:ins w:id="1344" w:author="Vaughn Shirey [2]" w:date="2023-09-25T09:47:00Z"/>
        </w:trPr>
        <w:tc>
          <w:tcPr>
            <w:tcW w:w="1165" w:type="dxa"/>
          </w:tcPr>
          <w:p w14:paraId="55C8215E" w14:textId="77777777" w:rsidR="005D0BF9" w:rsidRPr="005F09EE" w:rsidRDefault="005D0BF9" w:rsidP="005F04C4">
            <w:pPr>
              <w:jc w:val="both"/>
              <w:rPr>
                <w:ins w:id="1345" w:author="Vaughn Shirey [2]" w:date="2023-09-25T09:47:00Z"/>
                <w:rFonts w:ascii="Times New Roman" w:hAnsi="Times New Roman" w:cs="Times New Roman"/>
                <w:sz w:val="18"/>
                <w:szCs w:val="18"/>
              </w:rPr>
            </w:pPr>
            <w:ins w:id="1346" w:author="Vaughn Shirey [2]" w:date="2023-09-25T09:47:00Z">
              <w:r w:rsidRPr="005F09EE">
                <w:rPr>
                  <w:rFonts w:ascii="Times New Roman" w:hAnsi="Times New Roman" w:cs="Times New Roman"/>
                  <w:sz w:val="18"/>
                  <w:szCs w:val="18"/>
                </w:rPr>
                <w:t>LIMART</w:t>
              </w:r>
            </w:ins>
          </w:p>
        </w:tc>
        <w:tc>
          <w:tcPr>
            <w:tcW w:w="2430" w:type="dxa"/>
          </w:tcPr>
          <w:p w14:paraId="79B4FE11" w14:textId="77777777" w:rsidR="005D0BF9" w:rsidRPr="005F09EE" w:rsidRDefault="005D0BF9" w:rsidP="005F04C4">
            <w:pPr>
              <w:jc w:val="both"/>
              <w:rPr>
                <w:ins w:id="1347" w:author="Vaughn Shirey [2]" w:date="2023-09-25T09:47:00Z"/>
                <w:rFonts w:ascii="Times New Roman" w:hAnsi="Times New Roman" w:cs="Times New Roman"/>
                <w:i/>
                <w:iCs/>
                <w:sz w:val="18"/>
                <w:szCs w:val="18"/>
              </w:rPr>
            </w:pPr>
            <w:ins w:id="1348" w:author="Vaughn Shirey [2]" w:date="2023-09-25T09:47:00Z">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arthemis</w:t>
              </w:r>
              <w:proofErr w:type="spellEnd"/>
            </w:ins>
          </w:p>
        </w:tc>
        <w:tc>
          <w:tcPr>
            <w:tcW w:w="1530" w:type="dxa"/>
            <w:tcBorders>
              <w:top w:val="nil"/>
              <w:left w:val="nil"/>
              <w:bottom w:val="single" w:sz="8" w:space="0" w:color="auto"/>
              <w:right w:val="single" w:sz="8" w:space="0" w:color="auto"/>
            </w:tcBorders>
            <w:shd w:val="clear" w:color="000000" w:fill="DEE7F5"/>
            <w:vAlign w:val="center"/>
          </w:tcPr>
          <w:p w14:paraId="2F83DA19" w14:textId="70DE6382" w:rsidR="005D0BF9" w:rsidRPr="005F09EE" w:rsidRDefault="005D0BF9" w:rsidP="005F04C4">
            <w:pPr>
              <w:jc w:val="center"/>
              <w:rPr>
                <w:ins w:id="134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CCD9EF"/>
            <w:vAlign w:val="center"/>
          </w:tcPr>
          <w:p w14:paraId="7052B7BD" w14:textId="43DC2E06" w:rsidR="005D0BF9" w:rsidRPr="005F09EE" w:rsidRDefault="005D0BF9" w:rsidP="005F04C4">
            <w:pPr>
              <w:jc w:val="center"/>
              <w:rPr>
                <w:ins w:id="135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DE5F4"/>
            <w:vAlign w:val="center"/>
          </w:tcPr>
          <w:p w14:paraId="305FB284" w14:textId="4FCB4328" w:rsidR="005D0BF9" w:rsidRPr="005F09EE" w:rsidRDefault="005D0BF9" w:rsidP="005F04C4">
            <w:pPr>
              <w:jc w:val="center"/>
              <w:rPr>
                <w:ins w:id="135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9EEF8"/>
            <w:vAlign w:val="center"/>
          </w:tcPr>
          <w:p w14:paraId="6250384F" w14:textId="2E3F5C78" w:rsidR="005D0BF9" w:rsidRPr="005F09EE" w:rsidRDefault="005D0BF9" w:rsidP="005F04C4">
            <w:pPr>
              <w:jc w:val="center"/>
              <w:rPr>
                <w:ins w:id="1352" w:author="Vaughn Shirey [2]" w:date="2023-09-25T09:47:00Z"/>
                <w:rFonts w:ascii="Times New Roman" w:hAnsi="Times New Roman" w:cs="Times New Roman"/>
                <w:sz w:val="18"/>
                <w:szCs w:val="18"/>
              </w:rPr>
            </w:pPr>
          </w:p>
        </w:tc>
      </w:tr>
      <w:tr w:rsidR="005D0BF9" w:rsidRPr="005F09EE" w14:paraId="32B753A8" w14:textId="77777777" w:rsidTr="005F04C4">
        <w:trPr>
          <w:trHeight w:val="196"/>
          <w:jc w:val="center"/>
          <w:ins w:id="1353" w:author="Vaughn Shirey [2]" w:date="2023-09-25T09:47:00Z"/>
        </w:trPr>
        <w:tc>
          <w:tcPr>
            <w:tcW w:w="1165" w:type="dxa"/>
          </w:tcPr>
          <w:p w14:paraId="52C662B0" w14:textId="77777777" w:rsidR="005D0BF9" w:rsidRPr="005F09EE" w:rsidRDefault="005D0BF9" w:rsidP="005F04C4">
            <w:pPr>
              <w:jc w:val="both"/>
              <w:rPr>
                <w:ins w:id="1354" w:author="Vaughn Shirey [2]" w:date="2023-09-25T09:47:00Z"/>
                <w:rFonts w:ascii="Times New Roman" w:hAnsi="Times New Roman" w:cs="Times New Roman"/>
                <w:sz w:val="18"/>
                <w:szCs w:val="18"/>
              </w:rPr>
            </w:pPr>
            <w:ins w:id="1355" w:author="Vaughn Shirey [2]" w:date="2023-09-25T09:47:00Z">
              <w:r w:rsidRPr="005F09EE">
                <w:rPr>
                  <w:rFonts w:ascii="Times New Roman" w:hAnsi="Times New Roman" w:cs="Times New Roman"/>
                  <w:sz w:val="18"/>
                  <w:szCs w:val="18"/>
                </w:rPr>
                <w:t>LIMLOR</w:t>
              </w:r>
            </w:ins>
          </w:p>
        </w:tc>
        <w:tc>
          <w:tcPr>
            <w:tcW w:w="2430" w:type="dxa"/>
          </w:tcPr>
          <w:p w14:paraId="1FC4D9D9" w14:textId="77777777" w:rsidR="005D0BF9" w:rsidRPr="005F09EE" w:rsidRDefault="005D0BF9" w:rsidP="005F04C4">
            <w:pPr>
              <w:jc w:val="both"/>
              <w:rPr>
                <w:ins w:id="1356" w:author="Vaughn Shirey [2]" w:date="2023-09-25T09:47:00Z"/>
                <w:rFonts w:ascii="Times New Roman" w:hAnsi="Times New Roman" w:cs="Times New Roman"/>
                <w:i/>
                <w:iCs/>
                <w:sz w:val="18"/>
                <w:szCs w:val="18"/>
              </w:rPr>
            </w:pPr>
            <w:ins w:id="1357" w:author="Vaughn Shirey [2]" w:date="2023-09-25T09:47:00Z">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lorquini</w:t>
              </w:r>
              <w:proofErr w:type="spellEnd"/>
            </w:ins>
          </w:p>
        </w:tc>
        <w:tc>
          <w:tcPr>
            <w:tcW w:w="1530" w:type="dxa"/>
            <w:tcBorders>
              <w:top w:val="nil"/>
              <w:left w:val="nil"/>
              <w:bottom w:val="single" w:sz="8" w:space="0" w:color="auto"/>
              <w:right w:val="single" w:sz="8" w:space="0" w:color="auto"/>
            </w:tcBorders>
            <w:shd w:val="clear" w:color="000000" w:fill="7497D4"/>
            <w:vAlign w:val="center"/>
          </w:tcPr>
          <w:p w14:paraId="5DE6207D" w14:textId="5F0865AF" w:rsidR="005D0BF9" w:rsidRPr="005F09EE" w:rsidRDefault="005D0BF9" w:rsidP="005F04C4">
            <w:pPr>
              <w:jc w:val="center"/>
              <w:rPr>
                <w:ins w:id="135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5F86CD"/>
            <w:vAlign w:val="center"/>
          </w:tcPr>
          <w:p w14:paraId="60794043" w14:textId="0BA549AF" w:rsidR="005D0BF9" w:rsidRPr="005F09EE" w:rsidRDefault="005D0BF9" w:rsidP="005F04C4">
            <w:pPr>
              <w:jc w:val="center"/>
              <w:rPr>
                <w:ins w:id="135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4472C4"/>
            <w:vAlign w:val="center"/>
          </w:tcPr>
          <w:p w14:paraId="26A336EA" w14:textId="2A39EF7D" w:rsidR="005D0BF9" w:rsidRPr="005F09EE" w:rsidRDefault="005D0BF9" w:rsidP="005F04C4">
            <w:pPr>
              <w:jc w:val="center"/>
              <w:rPr>
                <w:ins w:id="136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4472C4"/>
            <w:vAlign w:val="center"/>
          </w:tcPr>
          <w:p w14:paraId="5E7E6A0D" w14:textId="1E9C6F6F" w:rsidR="005D0BF9" w:rsidRPr="005F09EE" w:rsidRDefault="005D0BF9" w:rsidP="005F04C4">
            <w:pPr>
              <w:jc w:val="center"/>
              <w:rPr>
                <w:ins w:id="1361" w:author="Vaughn Shirey [2]" w:date="2023-09-25T09:47:00Z"/>
                <w:rFonts w:ascii="Times New Roman" w:hAnsi="Times New Roman" w:cs="Times New Roman"/>
                <w:sz w:val="18"/>
                <w:szCs w:val="18"/>
              </w:rPr>
            </w:pPr>
          </w:p>
        </w:tc>
      </w:tr>
      <w:tr w:rsidR="005D0BF9" w:rsidRPr="005F09EE" w14:paraId="5C61FDFD" w14:textId="77777777" w:rsidTr="005F04C4">
        <w:trPr>
          <w:trHeight w:val="212"/>
          <w:jc w:val="center"/>
          <w:ins w:id="1362" w:author="Vaughn Shirey [2]" w:date="2023-09-25T09:47:00Z"/>
        </w:trPr>
        <w:tc>
          <w:tcPr>
            <w:tcW w:w="1165" w:type="dxa"/>
          </w:tcPr>
          <w:p w14:paraId="3E113331" w14:textId="77777777" w:rsidR="005D0BF9" w:rsidRPr="005F09EE" w:rsidRDefault="005D0BF9" w:rsidP="005F04C4">
            <w:pPr>
              <w:jc w:val="both"/>
              <w:rPr>
                <w:ins w:id="1363" w:author="Vaughn Shirey [2]" w:date="2023-09-25T09:47:00Z"/>
                <w:rFonts w:ascii="Times New Roman" w:hAnsi="Times New Roman" w:cs="Times New Roman"/>
                <w:sz w:val="18"/>
                <w:szCs w:val="18"/>
              </w:rPr>
            </w:pPr>
            <w:ins w:id="1364" w:author="Vaughn Shirey [2]" w:date="2023-09-25T09:47:00Z">
              <w:r w:rsidRPr="005F09EE">
                <w:rPr>
                  <w:rFonts w:ascii="Times New Roman" w:hAnsi="Times New Roman" w:cs="Times New Roman"/>
                  <w:sz w:val="18"/>
                  <w:szCs w:val="18"/>
                </w:rPr>
                <w:t>LYCDOR</w:t>
              </w:r>
            </w:ins>
          </w:p>
        </w:tc>
        <w:tc>
          <w:tcPr>
            <w:tcW w:w="2430" w:type="dxa"/>
          </w:tcPr>
          <w:p w14:paraId="34E5AC81" w14:textId="77777777" w:rsidR="005D0BF9" w:rsidRPr="005F09EE" w:rsidRDefault="005D0BF9" w:rsidP="005F04C4">
            <w:pPr>
              <w:jc w:val="both"/>
              <w:rPr>
                <w:ins w:id="1365" w:author="Vaughn Shirey [2]" w:date="2023-09-25T09:47:00Z"/>
                <w:rFonts w:ascii="Times New Roman" w:hAnsi="Times New Roman" w:cs="Times New Roman"/>
                <w:i/>
                <w:iCs/>
                <w:sz w:val="18"/>
                <w:szCs w:val="18"/>
              </w:rPr>
            </w:pPr>
            <w:proofErr w:type="spellStart"/>
            <w:ins w:id="1366" w:author="Vaughn Shirey [2]" w:date="2023-09-25T09:47:00Z">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dorcas</w:t>
              </w:r>
              <w:proofErr w:type="spellEnd"/>
            </w:ins>
          </w:p>
        </w:tc>
        <w:tc>
          <w:tcPr>
            <w:tcW w:w="1530" w:type="dxa"/>
            <w:tcBorders>
              <w:top w:val="nil"/>
              <w:left w:val="nil"/>
              <w:bottom w:val="single" w:sz="8" w:space="0" w:color="auto"/>
              <w:right w:val="single" w:sz="8" w:space="0" w:color="auto"/>
            </w:tcBorders>
            <w:shd w:val="clear" w:color="000000" w:fill="F2CBCB"/>
            <w:vAlign w:val="center"/>
          </w:tcPr>
          <w:p w14:paraId="6A179233" w14:textId="5691D680" w:rsidR="005D0BF9" w:rsidRPr="005F09EE" w:rsidRDefault="005D0BF9" w:rsidP="005F04C4">
            <w:pPr>
              <w:jc w:val="center"/>
              <w:rPr>
                <w:ins w:id="136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6DEDE"/>
            <w:vAlign w:val="center"/>
          </w:tcPr>
          <w:p w14:paraId="2550975B" w14:textId="46F8EC66" w:rsidR="005D0BF9" w:rsidRPr="005F09EE" w:rsidRDefault="005D0BF9" w:rsidP="005F04C4">
            <w:pPr>
              <w:jc w:val="center"/>
              <w:rPr>
                <w:ins w:id="136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CF3F3"/>
            <w:vAlign w:val="center"/>
          </w:tcPr>
          <w:p w14:paraId="1FCB35F5" w14:textId="74FA721E" w:rsidR="005D0BF9" w:rsidRPr="005F09EE" w:rsidRDefault="005D0BF9" w:rsidP="005F04C4">
            <w:pPr>
              <w:jc w:val="center"/>
              <w:rPr>
                <w:ins w:id="136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CFC"/>
            <w:vAlign w:val="center"/>
          </w:tcPr>
          <w:p w14:paraId="51E1BECF" w14:textId="6031E3BB" w:rsidR="005D0BF9" w:rsidRPr="005F09EE" w:rsidRDefault="005D0BF9" w:rsidP="005F04C4">
            <w:pPr>
              <w:jc w:val="center"/>
              <w:rPr>
                <w:ins w:id="1370" w:author="Vaughn Shirey [2]" w:date="2023-09-25T09:47:00Z"/>
                <w:rFonts w:ascii="Times New Roman" w:hAnsi="Times New Roman" w:cs="Times New Roman"/>
                <w:sz w:val="18"/>
                <w:szCs w:val="18"/>
              </w:rPr>
            </w:pPr>
          </w:p>
        </w:tc>
      </w:tr>
      <w:tr w:rsidR="005D0BF9" w:rsidRPr="005F09EE" w14:paraId="6609FC9E" w14:textId="77777777" w:rsidTr="005F04C4">
        <w:trPr>
          <w:trHeight w:val="196"/>
          <w:jc w:val="center"/>
          <w:ins w:id="1371" w:author="Vaughn Shirey [2]" w:date="2023-09-25T09:47:00Z"/>
        </w:trPr>
        <w:tc>
          <w:tcPr>
            <w:tcW w:w="1165" w:type="dxa"/>
          </w:tcPr>
          <w:p w14:paraId="3659B73D" w14:textId="77777777" w:rsidR="005D0BF9" w:rsidRPr="005F09EE" w:rsidRDefault="005D0BF9" w:rsidP="005F04C4">
            <w:pPr>
              <w:jc w:val="both"/>
              <w:rPr>
                <w:ins w:id="1372" w:author="Vaughn Shirey [2]" w:date="2023-09-25T09:47:00Z"/>
                <w:rFonts w:ascii="Times New Roman" w:hAnsi="Times New Roman" w:cs="Times New Roman"/>
                <w:sz w:val="18"/>
                <w:szCs w:val="18"/>
              </w:rPr>
            </w:pPr>
            <w:ins w:id="1373" w:author="Vaughn Shirey [2]" w:date="2023-09-25T09:47:00Z">
              <w:r w:rsidRPr="005F09EE">
                <w:rPr>
                  <w:rFonts w:ascii="Times New Roman" w:hAnsi="Times New Roman" w:cs="Times New Roman"/>
                  <w:sz w:val="18"/>
                  <w:szCs w:val="18"/>
                </w:rPr>
                <w:t>LYCPHL</w:t>
              </w:r>
            </w:ins>
          </w:p>
        </w:tc>
        <w:tc>
          <w:tcPr>
            <w:tcW w:w="2430" w:type="dxa"/>
          </w:tcPr>
          <w:p w14:paraId="2AD78151" w14:textId="77777777" w:rsidR="005D0BF9" w:rsidRPr="005F09EE" w:rsidRDefault="005D0BF9" w:rsidP="005F04C4">
            <w:pPr>
              <w:jc w:val="both"/>
              <w:rPr>
                <w:ins w:id="1374" w:author="Vaughn Shirey [2]" w:date="2023-09-25T09:47:00Z"/>
                <w:rFonts w:ascii="Times New Roman" w:hAnsi="Times New Roman" w:cs="Times New Roman"/>
                <w:i/>
                <w:iCs/>
                <w:sz w:val="18"/>
                <w:szCs w:val="18"/>
              </w:rPr>
            </w:pPr>
            <w:proofErr w:type="spellStart"/>
            <w:ins w:id="1375" w:author="Vaughn Shirey [2]" w:date="2023-09-25T09:47:00Z">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phlaeas</w:t>
              </w:r>
              <w:proofErr w:type="spellEnd"/>
            </w:ins>
          </w:p>
        </w:tc>
        <w:tc>
          <w:tcPr>
            <w:tcW w:w="1530" w:type="dxa"/>
            <w:tcBorders>
              <w:top w:val="nil"/>
              <w:left w:val="nil"/>
              <w:bottom w:val="single" w:sz="8" w:space="0" w:color="auto"/>
              <w:right w:val="single" w:sz="8" w:space="0" w:color="auto"/>
            </w:tcBorders>
            <w:shd w:val="clear" w:color="000000" w:fill="9EB6E1"/>
            <w:vAlign w:val="center"/>
          </w:tcPr>
          <w:p w14:paraId="2888D852" w14:textId="5EDB3153" w:rsidR="005D0BF9" w:rsidRPr="005F09EE" w:rsidRDefault="005D0BF9" w:rsidP="005F04C4">
            <w:pPr>
              <w:jc w:val="center"/>
              <w:rPr>
                <w:ins w:id="137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A2B9E2"/>
            <w:vAlign w:val="center"/>
          </w:tcPr>
          <w:p w14:paraId="24DF77BD" w14:textId="7E85675C" w:rsidR="005D0BF9" w:rsidRPr="005F09EE" w:rsidRDefault="005D0BF9" w:rsidP="005F04C4">
            <w:pPr>
              <w:jc w:val="center"/>
              <w:rPr>
                <w:ins w:id="137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3DEF2"/>
            <w:vAlign w:val="center"/>
          </w:tcPr>
          <w:p w14:paraId="2C015F1C" w14:textId="06F84BED" w:rsidR="005D0BF9" w:rsidRPr="005F09EE" w:rsidRDefault="005D0BF9" w:rsidP="005F04C4">
            <w:pPr>
              <w:jc w:val="center"/>
              <w:rPr>
                <w:ins w:id="137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FE7F5"/>
            <w:vAlign w:val="center"/>
          </w:tcPr>
          <w:p w14:paraId="4BAA79A8" w14:textId="33DED759" w:rsidR="005D0BF9" w:rsidRPr="005F09EE" w:rsidRDefault="005D0BF9" w:rsidP="005F04C4">
            <w:pPr>
              <w:jc w:val="center"/>
              <w:rPr>
                <w:ins w:id="1379" w:author="Vaughn Shirey [2]" w:date="2023-09-25T09:47:00Z"/>
                <w:rFonts w:ascii="Times New Roman" w:hAnsi="Times New Roman" w:cs="Times New Roman"/>
                <w:sz w:val="18"/>
                <w:szCs w:val="18"/>
              </w:rPr>
            </w:pPr>
          </w:p>
        </w:tc>
      </w:tr>
      <w:tr w:rsidR="005D0BF9" w:rsidRPr="005F09EE" w14:paraId="629868EE" w14:textId="77777777" w:rsidTr="005F04C4">
        <w:trPr>
          <w:trHeight w:val="212"/>
          <w:jc w:val="center"/>
          <w:ins w:id="1380" w:author="Vaughn Shirey [2]" w:date="2023-09-25T09:47:00Z"/>
        </w:trPr>
        <w:tc>
          <w:tcPr>
            <w:tcW w:w="1165" w:type="dxa"/>
          </w:tcPr>
          <w:p w14:paraId="282D2A64" w14:textId="77777777" w:rsidR="005D0BF9" w:rsidRPr="005F09EE" w:rsidRDefault="005D0BF9" w:rsidP="005F04C4">
            <w:pPr>
              <w:jc w:val="both"/>
              <w:rPr>
                <w:ins w:id="1381" w:author="Vaughn Shirey [2]" w:date="2023-09-25T09:47:00Z"/>
                <w:rFonts w:ascii="Times New Roman" w:hAnsi="Times New Roman" w:cs="Times New Roman"/>
                <w:sz w:val="18"/>
                <w:szCs w:val="18"/>
              </w:rPr>
            </w:pPr>
            <w:ins w:id="1382" w:author="Vaughn Shirey [2]" w:date="2023-09-25T09:47:00Z">
              <w:r w:rsidRPr="005F09EE">
                <w:rPr>
                  <w:rFonts w:ascii="Times New Roman" w:hAnsi="Times New Roman" w:cs="Times New Roman"/>
                  <w:sz w:val="18"/>
                  <w:szCs w:val="18"/>
                </w:rPr>
                <w:t>NEOMEN</w:t>
              </w:r>
            </w:ins>
          </w:p>
        </w:tc>
        <w:tc>
          <w:tcPr>
            <w:tcW w:w="2430" w:type="dxa"/>
          </w:tcPr>
          <w:p w14:paraId="67C014DE" w14:textId="77777777" w:rsidR="005D0BF9" w:rsidRPr="005F09EE" w:rsidRDefault="005D0BF9" w:rsidP="005F04C4">
            <w:pPr>
              <w:jc w:val="both"/>
              <w:rPr>
                <w:ins w:id="1383" w:author="Vaughn Shirey [2]" w:date="2023-09-25T09:47:00Z"/>
                <w:rFonts w:ascii="Times New Roman" w:hAnsi="Times New Roman" w:cs="Times New Roman"/>
                <w:i/>
                <w:iCs/>
                <w:sz w:val="18"/>
                <w:szCs w:val="18"/>
              </w:rPr>
            </w:pPr>
            <w:proofErr w:type="spellStart"/>
            <w:ins w:id="1384" w:author="Vaughn Shirey [2]" w:date="2023-09-25T09:47:00Z">
              <w:r w:rsidRPr="005F09EE">
                <w:rPr>
                  <w:rFonts w:ascii="Times New Roman" w:hAnsi="Times New Roman" w:cs="Times New Roman"/>
                  <w:i/>
                  <w:iCs/>
                  <w:sz w:val="18"/>
                  <w:szCs w:val="18"/>
                </w:rPr>
                <w:t>Neophasia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menapia</w:t>
              </w:r>
              <w:proofErr w:type="spellEnd"/>
            </w:ins>
          </w:p>
        </w:tc>
        <w:tc>
          <w:tcPr>
            <w:tcW w:w="1530" w:type="dxa"/>
            <w:tcBorders>
              <w:top w:val="nil"/>
              <w:left w:val="nil"/>
              <w:bottom w:val="single" w:sz="8" w:space="0" w:color="auto"/>
              <w:right w:val="single" w:sz="8" w:space="0" w:color="auto"/>
            </w:tcBorders>
            <w:shd w:val="clear" w:color="000000" w:fill="6F93D2"/>
            <w:vAlign w:val="center"/>
          </w:tcPr>
          <w:p w14:paraId="4EED80FC" w14:textId="22BE849E" w:rsidR="005D0BF9" w:rsidRPr="005F09EE" w:rsidRDefault="005D0BF9" w:rsidP="005F04C4">
            <w:pPr>
              <w:jc w:val="center"/>
              <w:rPr>
                <w:ins w:id="138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698ED0"/>
            <w:vAlign w:val="center"/>
          </w:tcPr>
          <w:p w14:paraId="087A1273" w14:textId="071DF14B" w:rsidR="005D0BF9" w:rsidRPr="005F09EE" w:rsidRDefault="005D0BF9" w:rsidP="005F04C4">
            <w:pPr>
              <w:jc w:val="center"/>
              <w:rPr>
                <w:ins w:id="138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4C78C7"/>
            <w:vAlign w:val="center"/>
          </w:tcPr>
          <w:p w14:paraId="4E228385" w14:textId="1513AB2F" w:rsidR="005D0BF9" w:rsidRPr="005F09EE" w:rsidRDefault="005D0BF9" w:rsidP="005F04C4">
            <w:pPr>
              <w:jc w:val="center"/>
              <w:rPr>
                <w:ins w:id="138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527DC9"/>
            <w:vAlign w:val="center"/>
          </w:tcPr>
          <w:p w14:paraId="1D1C5292" w14:textId="1A003591" w:rsidR="005D0BF9" w:rsidRPr="005F09EE" w:rsidRDefault="005D0BF9" w:rsidP="005F04C4">
            <w:pPr>
              <w:jc w:val="center"/>
              <w:rPr>
                <w:ins w:id="1388" w:author="Vaughn Shirey [2]" w:date="2023-09-25T09:47:00Z"/>
                <w:rFonts w:ascii="Times New Roman" w:hAnsi="Times New Roman" w:cs="Times New Roman"/>
                <w:sz w:val="18"/>
                <w:szCs w:val="18"/>
              </w:rPr>
            </w:pPr>
          </w:p>
        </w:tc>
      </w:tr>
      <w:tr w:rsidR="005D0BF9" w:rsidRPr="005F09EE" w14:paraId="1D206E6B" w14:textId="77777777" w:rsidTr="005F04C4">
        <w:trPr>
          <w:trHeight w:val="196"/>
          <w:jc w:val="center"/>
          <w:ins w:id="1389" w:author="Vaughn Shirey [2]" w:date="2023-09-25T09:47:00Z"/>
        </w:trPr>
        <w:tc>
          <w:tcPr>
            <w:tcW w:w="1165" w:type="dxa"/>
          </w:tcPr>
          <w:p w14:paraId="0BFE4DA7" w14:textId="77777777" w:rsidR="005D0BF9" w:rsidRPr="005F09EE" w:rsidRDefault="005D0BF9" w:rsidP="005F04C4">
            <w:pPr>
              <w:jc w:val="both"/>
              <w:rPr>
                <w:ins w:id="1390" w:author="Vaughn Shirey [2]" w:date="2023-09-25T09:47:00Z"/>
                <w:rFonts w:ascii="Times New Roman" w:hAnsi="Times New Roman" w:cs="Times New Roman"/>
                <w:sz w:val="18"/>
                <w:szCs w:val="18"/>
              </w:rPr>
            </w:pPr>
            <w:ins w:id="1391" w:author="Vaughn Shirey [2]" w:date="2023-09-25T09:47:00Z">
              <w:r w:rsidRPr="005F09EE">
                <w:rPr>
                  <w:rFonts w:ascii="Times New Roman" w:hAnsi="Times New Roman" w:cs="Times New Roman"/>
                  <w:sz w:val="18"/>
                  <w:szCs w:val="18"/>
                </w:rPr>
                <w:t>NYMANT</w:t>
              </w:r>
            </w:ins>
          </w:p>
        </w:tc>
        <w:tc>
          <w:tcPr>
            <w:tcW w:w="2430" w:type="dxa"/>
          </w:tcPr>
          <w:p w14:paraId="35F5B551" w14:textId="77777777" w:rsidR="005D0BF9" w:rsidRPr="005F09EE" w:rsidRDefault="005D0BF9" w:rsidP="005F04C4">
            <w:pPr>
              <w:jc w:val="both"/>
              <w:rPr>
                <w:ins w:id="1392" w:author="Vaughn Shirey [2]" w:date="2023-09-25T09:47:00Z"/>
                <w:rFonts w:ascii="Times New Roman" w:hAnsi="Times New Roman" w:cs="Times New Roman"/>
                <w:i/>
                <w:iCs/>
                <w:sz w:val="18"/>
                <w:szCs w:val="18"/>
              </w:rPr>
            </w:pPr>
            <w:proofErr w:type="spellStart"/>
            <w:ins w:id="1393" w:author="Vaughn Shirey [2]" w:date="2023-09-25T09:47:00Z">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antiopa</w:t>
              </w:r>
              <w:proofErr w:type="spellEnd"/>
            </w:ins>
          </w:p>
        </w:tc>
        <w:tc>
          <w:tcPr>
            <w:tcW w:w="1530" w:type="dxa"/>
            <w:tcBorders>
              <w:top w:val="nil"/>
              <w:left w:val="nil"/>
              <w:bottom w:val="single" w:sz="8" w:space="0" w:color="auto"/>
              <w:right w:val="single" w:sz="8" w:space="0" w:color="auto"/>
            </w:tcBorders>
            <w:shd w:val="clear" w:color="000000" w:fill="CBD8EF"/>
            <w:vAlign w:val="center"/>
          </w:tcPr>
          <w:p w14:paraId="2E39C05D" w14:textId="6FDBDEAE" w:rsidR="005D0BF9" w:rsidRPr="005F09EE" w:rsidRDefault="005D0BF9" w:rsidP="005F04C4">
            <w:pPr>
              <w:jc w:val="center"/>
              <w:rPr>
                <w:ins w:id="139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C7D5EE"/>
            <w:vAlign w:val="center"/>
          </w:tcPr>
          <w:p w14:paraId="789584C0" w14:textId="51060ADF" w:rsidR="005D0BF9" w:rsidRPr="005F09EE" w:rsidRDefault="005D0BF9" w:rsidP="005F04C4">
            <w:pPr>
              <w:jc w:val="center"/>
              <w:rPr>
                <w:ins w:id="139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8D5EE"/>
            <w:vAlign w:val="center"/>
          </w:tcPr>
          <w:p w14:paraId="1B12B935" w14:textId="4B8BE612" w:rsidR="005D0BF9" w:rsidRPr="005F09EE" w:rsidRDefault="005D0BF9" w:rsidP="005F04C4">
            <w:pPr>
              <w:jc w:val="center"/>
              <w:rPr>
                <w:ins w:id="139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DE6F5"/>
            <w:vAlign w:val="center"/>
          </w:tcPr>
          <w:p w14:paraId="3857D8AE" w14:textId="01F267FC" w:rsidR="005D0BF9" w:rsidRPr="005F09EE" w:rsidRDefault="005D0BF9" w:rsidP="005F04C4">
            <w:pPr>
              <w:jc w:val="center"/>
              <w:rPr>
                <w:ins w:id="1397" w:author="Vaughn Shirey [2]" w:date="2023-09-25T09:47:00Z"/>
                <w:rFonts w:ascii="Times New Roman" w:hAnsi="Times New Roman" w:cs="Times New Roman"/>
                <w:sz w:val="18"/>
                <w:szCs w:val="18"/>
              </w:rPr>
            </w:pPr>
          </w:p>
        </w:tc>
      </w:tr>
      <w:tr w:rsidR="005D0BF9" w:rsidRPr="005F09EE" w14:paraId="782B10F0" w14:textId="77777777" w:rsidTr="005F04C4">
        <w:trPr>
          <w:trHeight w:val="212"/>
          <w:jc w:val="center"/>
          <w:ins w:id="1398" w:author="Vaughn Shirey [2]" w:date="2023-09-25T09:47:00Z"/>
        </w:trPr>
        <w:tc>
          <w:tcPr>
            <w:tcW w:w="1165" w:type="dxa"/>
          </w:tcPr>
          <w:p w14:paraId="0038C53C" w14:textId="77777777" w:rsidR="005D0BF9" w:rsidRPr="005F09EE" w:rsidRDefault="005D0BF9" w:rsidP="005F04C4">
            <w:pPr>
              <w:jc w:val="both"/>
              <w:rPr>
                <w:ins w:id="1399" w:author="Vaughn Shirey [2]" w:date="2023-09-25T09:47:00Z"/>
                <w:rFonts w:ascii="Times New Roman" w:hAnsi="Times New Roman" w:cs="Times New Roman"/>
                <w:sz w:val="18"/>
                <w:szCs w:val="18"/>
              </w:rPr>
            </w:pPr>
            <w:ins w:id="1400" w:author="Vaughn Shirey [2]" w:date="2023-09-25T09:47:00Z">
              <w:r w:rsidRPr="005F09EE">
                <w:rPr>
                  <w:rFonts w:ascii="Times New Roman" w:hAnsi="Times New Roman" w:cs="Times New Roman"/>
                  <w:sz w:val="18"/>
                  <w:szCs w:val="18"/>
                </w:rPr>
                <w:t>NYMCAL</w:t>
              </w:r>
            </w:ins>
          </w:p>
        </w:tc>
        <w:tc>
          <w:tcPr>
            <w:tcW w:w="2430" w:type="dxa"/>
          </w:tcPr>
          <w:p w14:paraId="1CF3316B" w14:textId="77777777" w:rsidR="005D0BF9" w:rsidRPr="005F09EE" w:rsidRDefault="005D0BF9" w:rsidP="005F04C4">
            <w:pPr>
              <w:jc w:val="both"/>
              <w:rPr>
                <w:ins w:id="1401" w:author="Vaughn Shirey [2]" w:date="2023-09-25T09:47:00Z"/>
                <w:rFonts w:ascii="Times New Roman" w:hAnsi="Times New Roman" w:cs="Times New Roman"/>
                <w:i/>
                <w:iCs/>
                <w:sz w:val="18"/>
                <w:szCs w:val="18"/>
              </w:rPr>
            </w:pPr>
            <w:proofErr w:type="spellStart"/>
            <w:ins w:id="1402" w:author="Vaughn Shirey [2]" w:date="2023-09-25T09:47:00Z">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californica</w:t>
              </w:r>
            </w:ins>
          </w:p>
        </w:tc>
        <w:tc>
          <w:tcPr>
            <w:tcW w:w="1530" w:type="dxa"/>
            <w:tcBorders>
              <w:top w:val="nil"/>
              <w:left w:val="nil"/>
              <w:bottom w:val="single" w:sz="8" w:space="0" w:color="auto"/>
              <w:right w:val="single" w:sz="8" w:space="0" w:color="auto"/>
            </w:tcBorders>
            <w:shd w:val="clear" w:color="000000" w:fill="86A4D9"/>
            <w:vAlign w:val="center"/>
          </w:tcPr>
          <w:p w14:paraId="38BB8634" w14:textId="40C83358" w:rsidR="005D0BF9" w:rsidRPr="005F09EE" w:rsidRDefault="005D0BF9" w:rsidP="005F04C4">
            <w:pPr>
              <w:jc w:val="center"/>
              <w:rPr>
                <w:ins w:id="140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6F92D2"/>
            <w:vAlign w:val="center"/>
          </w:tcPr>
          <w:p w14:paraId="0D1840D3" w14:textId="6805C7A0" w:rsidR="005D0BF9" w:rsidRPr="005F09EE" w:rsidRDefault="005D0BF9" w:rsidP="005F04C4">
            <w:pPr>
              <w:jc w:val="center"/>
              <w:rPr>
                <w:ins w:id="140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AE3F4"/>
            <w:vAlign w:val="center"/>
          </w:tcPr>
          <w:p w14:paraId="767BA083" w14:textId="0D96AA09" w:rsidR="005D0BF9" w:rsidRPr="005F09EE" w:rsidRDefault="005D0BF9" w:rsidP="005F04C4">
            <w:pPr>
              <w:jc w:val="center"/>
              <w:rPr>
                <w:ins w:id="140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7D5EE"/>
            <w:vAlign w:val="center"/>
          </w:tcPr>
          <w:p w14:paraId="7FC9B4D3" w14:textId="60FAB8F6" w:rsidR="005D0BF9" w:rsidRPr="005F09EE" w:rsidRDefault="005D0BF9" w:rsidP="005F04C4">
            <w:pPr>
              <w:jc w:val="center"/>
              <w:rPr>
                <w:ins w:id="1406" w:author="Vaughn Shirey [2]" w:date="2023-09-25T09:47:00Z"/>
                <w:rFonts w:ascii="Times New Roman" w:hAnsi="Times New Roman" w:cs="Times New Roman"/>
                <w:sz w:val="18"/>
                <w:szCs w:val="18"/>
              </w:rPr>
            </w:pPr>
          </w:p>
        </w:tc>
      </w:tr>
      <w:tr w:rsidR="005D0BF9" w:rsidRPr="005F09EE" w14:paraId="5ED6FF0C" w14:textId="77777777" w:rsidTr="005F04C4">
        <w:trPr>
          <w:trHeight w:val="196"/>
          <w:jc w:val="center"/>
          <w:ins w:id="1407" w:author="Vaughn Shirey [2]" w:date="2023-09-25T09:47:00Z"/>
        </w:trPr>
        <w:tc>
          <w:tcPr>
            <w:tcW w:w="1165" w:type="dxa"/>
          </w:tcPr>
          <w:p w14:paraId="2735C4FE" w14:textId="77777777" w:rsidR="005D0BF9" w:rsidRPr="005F09EE" w:rsidRDefault="005D0BF9" w:rsidP="005F04C4">
            <w:pPr>
              <w:jc w:val="both"/>
              <w:rPr>
                <w:ins w:id="1408" w:author="Vaughn Shirey [2]" w:date="2023-09-25T09:47:00Z"/>
                <w:rFonts w:ascii="Times New Roman" w:hAnsi="Times New Roman" w:cs="Times New Roman"/>
                <w:sz w:val="18"/>
                <w:szCs w:val="18"/>
              </w:rPr>
            </w:pPr>
            <w:ins w:id="1409" w:author="Vaughn Shirey [2]" w:date="2023-09-25T09:47:00Z">
              <w:r w:rsidRPr="005F09EE">
                <w:rPr>
                  <w:rFonts w:ascii="Times New Roman" w:hAnsi="Times New Roman" w:cs="Times New Roman"/>
                  <w:sz w:val="18"/>
                  <w:szCs w:val="18"/>
                </w:rPr>
                <w:t>NYML-A</w:t>
              </w:r>
            </w:ins>
          </w:p>
        </w:tc>
        <w:tc>
          <w:tcPr>
            <w:tcW w:w="2430" w:type="dxa"/>
          </w:tcPr>
          <w:p w14:paraId="54D31D36" w14:textId="77777777" w:rsidR="005D0BF9" w:rsidRPr="005F09EE" w:rsidRDefault="005D0BF9" w:rsidP="005F04C4">
            <w:pPr>
              <w:jc w:val="both"/>
              <w:rPr>
                <w:ins w:id="1410" w:author="Vaughn Shirey [2]" w:date="2023-09-25T09:47:00Z"/>
                <w:rFonts w:ascii="Times New Roman" w:hAnsi="Times New Roman" w:cs="Times New Roman"/>
                <w:i/>
                <w:iCs/>
                <w:sz w:val="18"/>
                <w:szCs w:val="18"/>
              </w:rPr>
            </w:pPr>
            <w:proofErr w:type="spellStart"/>
            <w:ins w:id="1411" w:author="Vaughn Shirey [2]" w:date="2023-09-25T09:47:00Z">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l-album</w:t>
              </w:r>
            </w:ins>
          </w:p>
        </w:tc>
        <w:tc>
          <w:tcPr>
            <w:tcW w:w="1530" w:type="dxa"/>
            <w:tcBorders>
              <w:top w:val="nil"/>
              <w:left w:val="nil"/>
              <w:bottom w:val="single" w:sz="8" w:space="0" w:color="auto"/>
              <w:right w:val="single" w:sz="8" w:space="0" w:color="auto"/>
            </w:tcBorders>
            <w:shd w:val="clear" w:color="000000" w:fill="DD7878"/>
            <w:vAlign w:val="center"/>
          </w:tcPr>
          <w:p w14:paraId="421491C2" w14:textId="7CE71A39" w:rsidR="005D0BF9" w:rsidRPr="005F09EE" w:rsidRDefault="005D0BF9" w:rsidP="005F04C4">
            <w:pPr>
              <w:jc w:val="center"/>
              <w:rPr>
                <w:ins w:id="141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69A9A"/>
            <w:vAlign w:val="center"/>
          </w:tcPr>
          <w:p w14:paraId="2A28A3F5" w14:textId="0CF10595" w:rsidR="005D0BF9" w:rsidRPr="005F09EE" w:rsidRDefault="005D0BF9" w:rsidP="005F04C4">
            <w:pPr>
              <w:jc w:val="center"/>
              <w:rPr>
                <w:ins w:id="141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EBABA"/>
            <w:vAlign w:val="center"/>
          </w:tcPr>
          <w:p w14:paraId="7426B7BB" w14:textId="09EABA12" w:rsidR="005D0BF9" w:rsidRPr="005F09EE" w:rsidRDefault="005D0BF9" w:rsidP="005F04C4">
            <w:pPr>
              <w:jc w:val="center"/>
              <w:rPr>
                <w:ins w:id="141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5D7D7"/>
            <w:vAlign w:val="center"/>
          </w:tcPr>
          <w:p w14:paraId="0C6376F3" w14:textId="5B669839" w:rsidR="005D0BF9" w:rsidRPr="005F09EE" w:rsidRDefault="005D0BF9" w:rsidP="005F04C4">
            <w:pPr>
              <w:jc w:val="center"/>
              <w:rPr>
                <w:ins w:id="1415" w:author="Vaughn Shirey [2]" w:date="2023-09-25T09:47:00Z"/>
                <w:rFonts w:ascii="Times New Roman" w:hAnsi="Times New Roman" w:cs="Times New Roman"/>
                <w:sz w:val="18"/>
                <w:szCs w:val="18"/>
              </w:rPr>
            </w:pPr>
          </w:p>
        </w:tc>
      </w:tr>
      <w:tr w:rsidR="005D0BF9" w:rsidRPr="005F09EE" w14:paraId="3015F33A" w14:textId="77777777" w:rsidTr="005F04C4">
        <w:trPr>
          <w:trHeight w:val="212"/>
          <w:jc w:val="center"/>
          <w:ins w:id="1416" w:author="Vaughn Shirey [2]" w:date="2023-09-25T09:47:00Z"/>
        </w:trPr>
        <w:tc>
          <w:tcPr>
            <w:tcW w:w="1165" w:type="dxa"/>
          </w:tcPr>
          <w:p w14:paraId="79036717" w14:textId="77777777" w:rsidR="005D0BF9" w:rsidRPr="005F09EE" w:rsidRDefault="005D0BF9" w:rsidP="005F04C4">
            <w:pPr>
              <w:jc w:val="both"/>
              <w:rPr>
                <w:ins w:id="1417" w:author="Vaughn Shirey [2]" w:date="2023-09-25T09:47:00Z"/>
                <w:rFonts w:ascii="Times New Roman" w:hAnsi="Times New Roman" w:cs="Times New Roman"/>
                <w:sz w:val="18"/>
                <w:szCs w:val="18"/>
              </w:rPr>
            </w:pPr>
            <w:ins w:id="1418" w:author="Vaughn Shirey [2]" w:date="2023-09-25T09:47:00Z">
              <w:r w:rsidRPr="005F09EE">
                <w:rPr>
                  <w:rFonts w:ascii="Times New Roman" w:hAnsi="Times New Roman" w:cs="Times New Roman"/>
                  <w:sz w:val="18"/>
                  <w:szCs w:val="18"/>
                </w:rPr>
                <w:t>OCHSYL</w:t>
              </w:r>
            </w:ins>
          </w:p>
        </w:tc>
        <w:tc>
          <w:tcPr>
            <w:tcW w:w="2430" w:type="dxa"/>
          </w:tcPr>
          <w:p w14:paraId="1296E79A" w14:textId="77777777" w:rsidR="005D0BF9" w:rsidRPr="005F09EE" w:rsidRDefault="005D0BF9" w:rsidP="005F04C4">
            <w:pPr>
              <w:jc w:val="both"/>
              <w:rPr>
                <w:ins w:id="1419" w:author="Vaughn Shirey [2]" w:date="2023-09-25T09:47:00Z"/>
                <w:rFonts w:ascii="Times New Roman" w:hAnsi="Times New Roman" w:cs="Times New Roman"/>
                <w:i/>
                <w:iCs/>
                <w:sz w:val="18"/>
                <w:szCs w:val="18"/>
              </w:rPr>
            </w:pPr>
            <w:proofErr w:type="spellStart"/>
            <w:ins w:id="1420" w:author="Vaughn Shirey [2]" w:date="2023-09-25T09:47:00Z">
              <w:r w:rsidRPr="005F09EE">
                <w:rPr>
                  <w:rFonts w:ascii="Times New Roman" w:hAnsi="Times New Roman" w:cs="Times New Roman"/>
                  <w:i/>
                  <w:iCs/>
                  <w:sz w:val="18"/>
                  <w:szCs w:val="18"/>
                </w:rPr>
                <w:t>Ochlodes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sylvanoides</w:t>
              </w:r>
              <w:proofErr w:type="spellEnd"/>
            </w:ins>
          </w:p>
        </w:tc>
        <w:tc>
          <w:tcPr>
            <w:tcW w:w="1530" w:type="dxa"/>
            <w:tcBorders>
              <w:top w:val="nil"/>
              <w:left w:val="nil"/>
              <w:bottom w:val="single" w:sz="8" w:space="0" w:color="auto"/>
              <w:right w:val="single" w:sz="8" w:space="0" w:color="auto"/>
            </w:tcBorders>
            <w:shd w:val="clear" w:color="000000" w:fill="6B90D1"/>
            <w:vAlign w:val="center"/>
          </w:tcPr>
          <w:p w14:paraId="423FB75E" w14:textId="36E4C67C" w:rsidR="005D0BF9" w:rsidRPr="005F09EE" w:rsidRDefault="005D0BF9" w:rsidP="005F04C4">
            <w:pPr>
              <w:jc w:val="center"/>
              <w:rPr>
                <w:ins w:id="142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6F92D2"/>
            <w:vAlign w:val="center"/>
          </w:tcPr>
          <w:p w14:paraId="216A625F" w14:textId="159CAEA6" w:rsidR="005D0BF9" w:rsidRPr="005F09EE" w:rsidRDefault="005D0BF9" w:rsidP="005F04C4">
            <w:pPr>
              <w:jc w:val="center"/>
              <w:rPr>
                <w:ins w:id="142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5A3D9"/>
            <w:vAlign w:val="center"/>
          </w:tcPr>
          <w:p w14:paraId="094CAC75" w14:textId="3710ABD4" w:rsidR="005D0BF9" w:rsidRPr="005F09EE" w:rsidRDefault="005D0BF9" w:rsidP="005F04C4">
            <w:pPr>
              <w:jc w:val="center"/>
              <w:rPr>
                <w:ins w:id="142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7698D4"/>
            <w:vAlign w:val="center"/>
          </w:tcPr>
          <w:p w14:paraId="5D80C517" w14:textId="48E5E861" w:rsidR="005D0BF9" w:rsidRPr="005F09EE" w:rsidRDefault="005D0BF9" w:rsidP="005F04C4">
            <w:pPr>
              <w:jc w:val="center"/>
              <w:rPr>
                <w:ins w:id="1424" w:author="Vaughn Shirey [2]" w:date="2023-09-25T09:47:00Z"/>
                <w:rFonts w:ascii="Times New Roman" w:hAnsi="Times New Roman" w:cs="Times New Roman"/>
                <w:sz w:val="18"/>
                <w:szCs w:val="18"/>
              </w:rPr>
            </w:pPr>
          </w:p>
        </w:tc>
      </w:tr>
      <w:tr w:rsidR="005D0BF9" w:rsidRPr="005F09EE" w14:paraId="59FE57E6" w14:textId="77777777" w:rsidTr="005F04C4">
        <w:trPr>
          <w:trHeight w:val="196"/>
          <w:jc w:val="center"/>
          <w:ins w:id="1425" w:author="Vaughn Shirey [2]" w:date="2023-09-25T09:47:00Z"/>
        </w:trPr>
        <w:tc>
          <w:tcPr>
            <w:tcW w:w="1165" w:type="dxa"/>
          </w:tcPr>
          <w:p w14:paraId="5520B2D0" w14:textId="77777777" w:rsidR="005D0BF9" w:rsidRPr="005F09EE" w:rsidRDefault="005D0BF9" w:rsidP="005F04C4">
            <w:pPr>
              <w:jc w:val="both"/>
              <w:rPr>
                <w:ins w:id="1426" w:author="Vaughn Shirey [2]" w:date="2023-09-25T09:47:00Z"/>
                <w:rFonts w:ascii="Times New Roman" w:hAnsi="Times New Roman" w:cs="Times New Roman"/>
                <w:sz w:val="18"/>
                <w:szCs w:val="18"/>
              </w:rPr>
            </w:pPr>
            <w:ins w:id="1427" w:author="Vaughn Shirey [2]" w:date="2023-09-25T09:47:00Z">
              <w:r w:rsidRPr="005F09EE">
                <w:rPr>
                  <w:rFonts w:ascii="Times New Roman" w:hAnsi="Times New Roman" w:cs="Times New Roman"/>
                  <w:sz w:val="18"/>
                  <w:szCs w:val="18"/>
                </w:rPr>
                <w:t>OENBOR</w:t>
              </w:r>
            </w:ins>
          </w:p>
        </w:tc>
        <w:tc>
          <w:tcPr>
            <w:tcW w:w="2430" w:type="dxa"/>
          </w:tcPr>
          <w:p w14:paraId="6278BEFC" w14:textId="77777777" w:rsidR="005D0BF9" w:rsidRPr="005F09EE" w:rsidRDefault="005D0BF9" w:rsidP="005F04C4">
            <w:pPr>
              <w:jc w:val="both"/>
              <w:rPr>
                <w:ins w:id="1428" w:author="Vaughn Shirey [2]" w:date="2023-09-25T09:47:00Z"/>
                <w:rFonts w:ascii="Times New Roman" w:hAnsi="Times New Roman" w:cs="Times New Roman"/>
                <w:i/>
                <w:iCs/>
                <w:sz w:val="18"/>
                <w:szCs w:val="18"/>
              </w:rPr>
            </w:pPr>
            <w:proofErr w:type="spellStart"/>
            <w:ins w:id="1429" w:author="Vaughn Shirey [2]" w:date="2023-09-25T09:47:00Z">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bore</w:t>
              </w:r>
            </w:ins>
          </w:p>
        </w:tc>
        <w:tc>
          <w:tcPr>
            <w:tcW w:w="1530" w:type="dxa"/>
            <w:tcBorders>
              <w:top w:val="nil"/>
              <w:left w:val="nil"/>
              <w:bottom w:val="single" w:sz="8" w:space="0" w:color="auto"/>
              <w:right w:val="single" w:sz="8" w:space="0" w:color="auto"/>
            </w:tcBorders>
            <w:shd w:val="clear" w:color="000000" w:fill="E28B8B"/>
            <w:vAlign w:val="center"/>
          </w:tcPr>
          <w:p w14:paraId="4D43B931" w14:textId="37A78A35" w:rsidR="005D0BF9" w:rsidRPr="005F09EE" w:rsidRDefault="005D0BF9" w:rsidP="005F04C4">
            <w:pPr>
              <w:jc w:val="center"/>
              <w:rPr>
                <w:ins w:id="143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C00000"/>
            <w:vAlign w:val="center"/>
          </w:tcPr>
          <w:p w14:paraId="3A245901" w14:textId="4503A396" w:rsidR="005D0BF9" w:rsidRPr="005F09EE" w:rsidRDefault="005D0BF9" w:rsidP="005F04C4">
            <w:pPr>
              <w:jc w:val="center"/>
              <w:rPr>
                <w:ins w:id="143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F3F3F"/>
            <w:vAlign w:val="center"/>
          </w:tcPr>
          <w:p w14:paraId="1F774ACA" w14:textId="588D6FB7" w:rsidR="005D0BF9" w:rsidRPr="005F09EE" w:rsidRDefault="005D0BF9" w:rsidP="005F04C4">
            <w:pPr>
              <w:jc w:val="center"/>
              <w:rPr>
                <w:ins w:id="143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59696"/>
            <w:vAlign w:val="center"/>
          </w:tcPr>
          <w:p w14:paraId="3E7CEF8A" w14:textId="019F5506" w:rsidR="005D0BF9" w:rsidRPr="005F09EE" w:rsidRDefault="005D0BF9" w:rsidP="005F04C4">
            <w:pPr>
              <w:jc w:val="center"/>
              <w:rPr>
                <w:ins w:id="1433" w:author="Vaughn Shirey [2]" w:date="2023-09-25T09:47:00Z"/>
                <w:rFonts w:ascii="Times New Roman" w:hAnsi="Times New Roman" w:cs="Times New Roman"/>
                <w:sz w:val="18"/>
                <w:szCs w:val="18"/>
              </w:rPr>
            </w:pPr>
          </w:p>
        </w:tc>
      </w:tr>
      <w:tr w:rsidR="005D0BF9" w:rsidRPr="005F09EE" w14:paraId="6E6A9CEA" w14:textId="77777777" w:rsidTr="005F04C4">
        <w:trPr>
          <w:trHeight w:val="212"/>
          <w:jc w:val="center"/>
          <w:ins w:id="1434" w:author="Vaughn Shirey [2]" w:date="2023-09-25T09:47:00Z"/>
        </w:trPr>
        <w:tc>
          <w:tcPr>
            <w:tcW w:w="1165" w:type="dxa"/>
          </w:tcPr>
          <w:p w14:paraId="0D7EF96F" w14:textId="77777777" w:rsidR="005D0BF9" w:rsidRPr="005F09EE" w:rsidRDefault="005D0BF9" w:rsidP="005F04C4">
            <w:pPr>
              <w:jc w:val="both"/>
              <w:rPr>
                <w:ins w:id="1435" w:author="Vaughn Shirey [2]" w:date="2023-09-25T09:47:00Z"/>
                <w:rFonts w:ascii="Times New Roman" w:hAnsi="Times New Roman" w:cs="Times New Roman"/>
                <w:sz w:val="18"/>
                <w:szCs w:val="18"/>
              </w:rPr>
            </w:pPr>
            <w:ins w:id="1436" w:author="Vaughn Shirey [2]" w:date="2023-09-25T09:47:00Z">
              <w:r w:rsidRPr="005F09EE">
                <w:rPr>
                  <w:rFonts w:ascii="Times New Roman" w:hAnsi="Times New Roman" w:cs="Times New Roman"/>
                  <w:sz w:val="18"/>
                  <w:szCs w:val="18"/>
                </w:rPr>
                <w:t>OENCHR</w:t>
              </w:r>
            </w:ins>
          </w:p>
        </w:tc>
        <w:tc>
          <w:tcPr>
            <w:tcW w:w="2430" w:type="dxa"/>
          </w:tcPr>
          <w:p w14:paraId="5B33D9DC" w14:textId="77777777" w:rsidR="005D0BF9" w:rsidRPr="005F09EE" w:rsidRDefault="005D0BF9" w:rsidP="005F04C4">
            <w:pPr>
              <w:jc w:val="both"/>
              <w:rPr>
                <w:ins w:id="1437" w:author="Vaughn Shirey [2]" w:date="2023-09-25T09:47:00Z"/>
                <w:rFonts w:ascii="Times New Roman" w:hAnsi="Times New Roman" w:cs="Times New Roman"/>
                <w:i/>
                <w:iCs/>
                <w:sz w:val="18"/>
                <w:szCs w:val="18"/>
              </w:rPr>
            </w:pPr>
            <w:proofErr w:type="spellStart"/>
            <w:ins w:id="1438" w:author="Vaughn Shirey [2]" w:date="2023-09-25T09:47:00Z">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chryxus</w:t>
              </w:r>
              <w:proofErr w:type="spellEnd"/>
            </w:ins>
          </w:p>
        </w:tc>
        <w:tc>
          <w:tcPr>
            <w:tcW w:w="1530" w:type="dxa"/>
            <w:tcBorders>
              <w:top w:val="nil"/>
              <w:left w:val="nil"/>
              <w:bottom w:val="single" w:sz="8" w:space="0" w:color="auto"/>
              <w:right w:val="single" w:sz="8" w:space="0" w:color="auto"/>
            </w:tcBorders>
            <w:shd w:val="clear" w:color="000000" w:fill="E9A7A7"/>
            <w:vAlign w:val="center"/>
          </w:tcPr>
          <w:p w14:paraId="6F39B226" w14:textId="22DFA38F" w:rsidR="005D0BF9" w:rsidRPr="005F09EE" w:rsidRDefault="005D0BF9" w:rsidP="005F04C4">
            <w:pPr>
              <w:jc w:val="center"/>
              <w:rPr>
                <w:ins w:id="143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9EAEA"/>
            <w:vAlign w:val="center"/>
          </w:tcPr>
          <w:p w14:paraId="137444DB" w14:textId="72E3A937" w:rsidR="005D0BF9" w:rsidRPr="005F09EE" w:rsidRDefault="005D0BF9" w:rsidP="005F04C4">
            <w:pPr>
              <w:jc w:val="center"/>
              <w:rPr>
                <w:ins w:id="144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E0E0"/>
            <w:vAlign w:val="center"/>
          </w:tcPr>
          <w:p w14:paraId="6E825282" w14:textId="61897F40" w:rsidR="005D0BF9" w:rsidRPr="005F09EE" w:rsidRDefault="005D0BF9" w:rsidP="005F04C4">
            <w:pPr>
              <w:jc w:val="center"/>
              <w:rPr>
                <w:ins w:id="144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FFFFF"/>
            <w:vAlign w:val="center"/>
          </w:tcPr>
          <w:p w14:paraId="18A433F9" w14:textId="316DEF7E" w:rsidR="005D0BF9" w:rsidRPr="005F09EE" w:rsidRDefault="005D0BF9" w:rsidP="005F04C4">
            <w:pPr>
              <w:jc w:val="center"/>
              <w:rPr>
                <w:ins w:id="1442" w:author="Vaughn Shirey [2]" w:date="2023-09-25T09:47:00Z"/>
                <w:rFonts w:ascii="Times New Roman" w:hAnsi="Times New Roman" w:cs="Times New Roman"/>
                <w:sz w:val="18"/>
                <w:szCs w:val="18"/>
              </w:rPr>
            </w:pPr>
          </w:p>
        </w:tc>
      </w:tr>
      <w:tr w:rsidR="005D0BF9" w:rsidRPr="005F09EE" w14:paraId="778BF75E" w14:textId="77777777" w:rsidTr="005F04C4">
        <w:trPr>
          <w:trHeight w:val="196"/>
          <w:jc w:val="center"/>
          <w:ins w:id="1443" w:author="Vaughn Shirey [2]" w:date="2023-09-25T09:47:00Z"/>
        </w:trPr>
        <w:tc>
          <w:tcPr>
            <w:tcW w:w="1165" w:type="dxa"/>
          </w:tcPr>
          <w:p w14:paraId="0B12A576" w14:textId="77777777" w:rsidR="005D0BF9" w:rsidRPr="005F09EE" w:rsidRDefault="005D0BF9" w:rsidP="005F04C4">
            <w:pPr>
              <w:jc w:val="both"/>
              <w:rPr>
                <w:ins w:id="1444" w:author="Vaughn Shirey [2]" w:date="2023-09-25T09:47:00Z"/>
                <w:rFonts w:ascii="Times New Roman" w:hAnsi="Times New Roman" w:cs="Times New Roman"/>
                <w:sz w:val="18"/>
                <w:szCs w:val="18"/>
              </w:rPr>
            </w:pPr>
            <w:ins w:id="1445" w:author="Vaughn Shirey [2]" w:date="2023-09-25T09:47:00Z">
              <w:r w:rsidRPr="005F09EE">
                <w:rPr>
                  <w:rFonts w:ascii="Times New Roman" w:hAnsi="Times New Roman" w:cs="Times New Roman"/>
                  <w:sz w:val="18"/>
                  <w:szCs w:val="18"/>
                </w:rPr>
                <w:t>OENJUT</w:t>
              </w:r>
            </w:ins>
          </w:p>
        </w:tc>
        <w:tc>
          <w:tcPr>
            <w:tcW w:w="2430" w:type="dxa"/>
          </w:tcPr>
          <w:p w14:paraId="65625B6F" w14:textId="77777777" w:rsidR="005D0BF9" w:rsidRPr="005F09EE" w:rsidRDefault="005D0BF9" w:rsidP="005F04C4">
            <w:pPr>
              <w:jc w:val="both"/>
              <w:rPr>
                <w:ins w:id="1446" w:author="Vaughn Shirey [2]" w:date="2023-09-25T09:47:00Z"/>
                <w:rFonts w:ascii="Times New Roman" w:hAnsi="Times New Roman" w:cs="Times New Roman"/>
                <w:i/>
                <w:iCs/>
                <w:sz w:val="18"/>
                <w:szCs w:val="18"/>
              </w:rPr>
            </w:pPr>
            <w:proofErr w:type="spellStart"/>
            <w:ins w:id="1447" w:author="Vaughn Shirey [2]" w:date="2023-09-25T09:47:00Z">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jutta</w:t>
              </w:r>
              <w:proofErr w:type="spellEnd"/>
            </w:ins>
          </w:p>
        </w:tc>
        <w:tc>
          <w:tcPr>
            <w:tcW w:w="1530" w:type="dxa"/>
            <w:tcBorders>
              <w:top w:val="nil"/>
              <w:left w:val="nil"/>
              <w:bottom w:val="single" w:sz="8" w:space="0" w:color="auto"/>
              <w:right w:val="single" w:sz="8" w:space="0" w:color="auto"/>
            </w:tcBorders>
            <w:shd w:val="clear" w:color="000000" w:fill="DE7A7A"/>
            <w:vAlign w:val="center"/>
          </w:tcPr>
          <w:p w14:paraId="095A9AAD" w14:textId="1A1A65A8" w:rsidR="005D0BF9" w:rsidRPr="005F09EE" w:rsidRDefault="005D0BF9" w:rsidP="005F04C4">
            <w:pPr>
              <w:jc w:val="center"/>
              <w:rPr>
                <w:ins w:id="144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CB4B4"/>
            <w:vAlign w:val="center"/>
          </w:tcPr>
          <w:p w14:paraId="73ECA128" w14:textId="0042B4B0" w:rsidR="005D0BF9" w:rsidRPr="005F09EE" w:rsidRDefault="005D0BF9" w:rsidP="005F04C4">
            <w:pPr>
              <w:jc w:val="center"/>
              <w:rPr>
                <w:ins w:id="144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6DCDC"/>
            <w:vAlign w:val="center"/>
          </w:tcPr>
          <w:p w14:paraId="57EF7237" w14:textId="2556713B" w:rsidR="005D0BF9" w:rsidRPr="005F09EE" w:rsidRDefault="005D0BF9" w:rsidP="005F04C4">
            <w:pPr>
              <w:jc w:val="center"/>
              <w:rPr>
                <w:ins w:id="145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DF9F9"/>
            <w:vAlign w:val="center"/>
          </w:tcPr>
          <w:p w14:paraId="17FD9D65" w14:textId="78927319" w:rsidR="005D0BF9" w:rsidRPr="005F09EE" w:rsidRDefault="005D0BF9" w:rsidP="005F04C4">
            <w:pPr>
              <w:jc w:val="center"/>
              <w:rPr>
                <w:ins w:id="1451" w:author="Vaughn Shirey [2]" w:date="2023-09-25T09:47:00Z"/>
                <w:rFonts w:ascii="Times New Roman" w:hAnsi="Times New Roman" w:cs="Times New Roman"/>
                <w:sz w:val="18"/>
                <w:szCs w:val="18"/>
              </w:rPr>
            </w:pPr>
          </w:p>
        </w:tc>
      </w:tr>
      <w:tr w:rsidR="005D0BF9" w:rsidRPr="005F09EE" w14:paraId="47F53200" w14:textId="77777777" w:rsidTr="005F04C4">
        <w:trPr>
          <w:trHeight w:val="196"/>
          <w:jc w:val="center"/>
          <w:ins w:id="1452" w:author="Vaughn Shirey [2]" w:date="2023-09-25T09:47:00Z"/>
        </w:trPr>
        <w:tc>
          <w:tcPr>
            <w:tcW w:w="1165" w:type="dxa"/>
          </w:tcPr>
          <w:p w14:paraId="4F9DBC85" w14:textId="77777777" w:rsidR="005D0BF9" w:rsidRPr="005F09EE" w:rsidRDefault="005D0BF9" w:rsidP="005F04C4">
            <w:pPr>
              <w:jc w:val="both"/>
              <w:rPr>
                <w:ins w:id="1453" w:author="Vaughn Shirey [2]" w:date="2023-09-25T09:47:00Z"/>
                <w:rFonts w:ascii="Times New Roman" w:hAnsi="Times New Roman" w:cs="Times New Roman"/>
                <w:sz w:val="18"/>
                <w:szCs w:val="18"/>
              </w:rPr>
            </w:pPr>
            <w:ins w:id="1454" w:author="Vaughn Shirey [2]" w:date="2023-09-25T09:47:00Z">
              <w:r w:rsidRPr="005F09EE">
                <w:rPr>
                  <w:rFonts w:ascii="Times New Roman" w:hAnsi="Times New Roman" w:cs="Times New Roman"/>
                  <w:sz w:val="18"/>
                  <w:szCs w:val="18"/>
                </w:rPr>
                <w:t>OENMEL</w:t>
              </w:r>
            </w:ins>
          </w:p>
        </w:tc>
        <w:tc>
          <w:tcPr>
            <w:tcW w:w="2430" w:type="dxa"/>
          </w:tcPr>
          <w:p w14:paraId="71561F64" w14:textId="77777777" w:rsidR="005D0BF9" w:rsidRPr="005F09EE" w:rsidRDefault="005D0BF9" w:rsidP="005F04C4">
            <w:pPr>
              <w:jc w:val="both"/>
              <w:rPr>
                <w:ins w:id="1455" w:author="Vaughn Shirey [2]" w:date="2023-09-25T09:47:00Z"/>
                <w:rFonts w:ascii="Times New Roman" w:hAnsi="Times New Roman" w:cs="Times New Roman"/>
                <w:i/>
                <w:iCs/>
                <w:sz w:val="18"/>
                <w:szCs w:val="18"/>
              </w:rPr>
            </w:pPr>
            <w:proofErr w:type="spellStart"/>
            <w:ins w:id="1456" w:author="Vaughn Shirey [2]" w:date="2023-09-25T09:47:00Z">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melissa</w:t>
              </w:r>
            </w:ins>
          </w:p>
        </w:tc>
        <w:tc>
          <w:tcPr>
            <w:tcW w:w="1530" w:type="dxa"/>
            <w:tcBorders>
              <w:top w:val="nil"/>
              <w:left w:val="nil"/>
              <w:bottom w:val="single" w:sz="8" w:space="0" w:color="auto"/>
              <w:right w:val="single" w:sz="8" w:space="0" w:color="auto"/>
            </w:tcBorders>
            <w:shd w:val="clear" w:color="000000" w:fill="D55555"/>
            <w:vAlign w:val="center"/>
          </w:tcPr>
          <w:p w14:paraId="0FFF40CF" w14:textId="1E91F758" w:rsidR="005D0BF9" w:rsidRPr="005F09EE" w:rsidRDefault="005D0BF9" w:rsidP="005F04C4">
            <w:pPr>
              <w:jc w:val="center"/>
              <w:rPr>
                <w:ins w:id="145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75D5D"/>
            <w:vAlign w:val="center"/>
          </w:tcPr>
          <w:p w14:paraId="4E65F3E1" w14:textId="5EDB4FD1" w:rsidR="005D0BF9" w:rsidRPr="005F09EE" w:rsidRDefault="005D0BF9" w:rsidP="005F04C4">
            <w:pPr>
              <w:jc w:val="center"/>
              <w:rPr>
                <w:ins w:id="145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8A2A2"/>
            <w:vAlign w:val="center"/>
          </w:tcPr>
          <w:p w14:paraId="3849DECC" w14:textId="71AB9761" w:rsidR="005D0BF9" w:rsidRPr="005F09EE" w:rsidRDefault="005D0BF9" w:rsidP="005F04C4">
            <w:pPr>
              <w:jc w:val="center"/>
              <w:rPr>
                <w:ins w:id="145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2CACA"/>
            <w:vAlign w:val="center"/>
          </w:tcPr>
          <w:p w14:paraId="04F50CB5" w14:textId="01BAADD6" w:rsidR="005D0BF9" w:rsidRPr="005F09EE" w:rsidRDefault="005D0BF9" w:rsidP="005F04C4">
            <w:pPr>
              <w:jc w:val="center"/>
              <w:rPr>
                <w:ins w:id="1460" w:author="Vaughn Shirey [2]" w:date="2023-09-25T09:47:00Z"/>
                <w:rFonts w:ascii="Times New Roman" w:hAnsi="Times New Roman" w:cs="Times New Roman"/>
                <w:sz w:val="18"/>
                <w:szCs w:val="18"/>
              </w:rPr>
            </w:pPr>
          </w:p>
        </w:tc>
      </w:tr>
      <w:tr w:rsidR="005D0BF9" w:rsidRPr="005F09EE" w14:paraId="54644066" w14:textId="77777777" w:rsidTr="005F04C4">
        <w:trPr>
          <w:trHeight w:val="212"/>
          <w:jc w:val="center"/>
          <w:ins w:id="1461" w:author="Vaughn Shirey [2]" w:date="2023-09-25T09:47:00Z"/>
        </w:trPr>
        <w:tc>
          <w:tcPr>
            <w:tcW w:w="1165" w:type="dxa"/>
          </w:tcPr>
          <w:p w14:paraId="248C1753" w14:textId="77777777" w:rsidR="005D0BF9" w:rsidRPr="005F09EE" w:rsidRDefault="005D0BF9" w:rsidP="005F04C4">
            <w:pPr>
              <w:jc w:val="both"/>
              <w:rPr>
                <w:ins w:id="1462" w:author="Vaughn Shirey [2]" w:date="2023-09-25T09:47:00Z"/>
                <w:rFonts w:ascii="Times New Roman" w:hAnsi="Times New Roman" w:cs="Times New Roman"/>
                <w:sz w:val="18"/>
                <w:szCs w:val="18"/>
              </w:rPr>
            </w:pPr>
            <w:ins w:id="1463" w:author="Vaughn Shirey [2]" w:date="2023-09-25T09:47:00Z">
              <w:r w:rsidRPr="005F09EE">
                <w:rPr>
                  <w:rFonts w:ascii="Times New Roman" w:hAnsi="Times New Roman" w:cs="Times New Roman"/>
                  <w:sz w:val="18"/>
                  <w:szCs w:val="18"/>
                </w:rPr>
                <w:t>OENPOL</w:t>
              </w:r>
            </w:ins>
          </w:p>
        </w:tc>
        <w:tc>
          <w:tcPr>
            <w:tcW w:w="2430" w:type="dxa"/>
          </w:tcPr>
          <w:p w14:paraId="2D677F27" w14:textId="77777777" w:rsidR="005D0BF9" w:rsidRPr="005F09EE" w:rsidRDefault="005D0BF9" w:rsidP="005F04C4">
            <w:pPr>
              <w:jc w:val="both"/>
              <w:rPr>
                <w:ins w:id="1464" w:author="Vaughn Shirey [2]" w:date="2023-09-25T09:47:00Z"/>
                <w:rFonts w:ascii="Times New Roman" w:hAnsi="Times New Roman" w:cs="Times New Roman"/>
                <w:i/>
                <w:iCs/>
                <w:sz w:val="18"/>
                <w:szCs w:val="18"/>
              </w:rPr>
            </w:pPr>
            <w:proofErr w:type="spellStart"/>
            <w:ins w:id="1465" w:author="Vaughn Shirey [2]" w:date="2023-09-25T09:47:00Z">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polixenes</w:t>
              </w:r>
              <w:proofErr w:type="spellEnd"/>
            </w:ins>
          </w:p>
        </w:tc>
        <w:tc>
          <w:tcPr>
            <w:tcW w:w="1530" w:type="dxa"/>
            <w:tcBorders>
              <w:top w:val="nil"/>
              <w:left w:val="nil"/>
              <w:bottom w:val="single" w:sz="8" w:space="0" w:color="auto"/>
              <w:right w:val="single" w:sz="8" w:space="0" w:color="auto"/>
            </w:tcBorders>
            <w:shd w:val="clear" w:color="000000" w:fill="F9FBFD"/>
            <w:vAlign w:val="center"/>
          </w:tcPr>
          <w:p w14:paraId="7685D740" w14:textId="5E9FF9BE" w:rsidR="005D0BF9" w:rsidRPr="005F09EE" w:rsidRDefault="005D0BF9" w:rsidP="005F04C4">
            <w:pPr>
              <w:jc w:val="center"/>
              <w:rPr>
                <w:ins w:id="146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28C8C"/>
            <w:vAlign w:val="center"/>
          </w:tcPr>
          <w:p w14:paraId="079FBB86" w14:textId="6A6277EF" w:rsidR="005D0BF9" w:rsidRPr="005F09EE" w:rsidRDefault="005D0BF9" w:rsidP="005F04C4">
            <w:pPr>
              <w:jc w:val="center"/>
              <w:rPr>
                <w:ins w:id="146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8A2A2"/>
            <w:vAlign w:val="center"/>
          </w:tcPr>
          <w:p w14:paraId="15E9AE2B" w14:textId="5A46D4E7" w:rsidR="005D0BF9" w:rsidRPr="005F09EE" w:rsidRDefault="005D0BF9" w:rsidP="005F04C4">
            <w:pPr>
              <w:jc w:val="center"/>
              <w:rPr>
                <w:ins w:id="146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4D5D5"/>
            <w:vAlign w:val="center"/>
          </w:tcPr>
          <w:p w14:paraId="40CB5AB9" w14:textId="60CAAC74" w:rsidR="005D0BF9" w:rsidRPr="005F09EE" w:rsidRDefault="005D0BF9" w:rsidP="005F04C4">
            <w:pPr>
              <w:jc w:val="center"/>
              <w:rPr>
                <w:ins w:id="1469" w:author="Vaughn Shirey [2]" w:date="2023-09-25T09:47:00Z"/>
                <w:rFonts w:ascii="Times New Roman" w:hAnsi="Times New Roman" w:cs="Times New Roman"/>
                <w:sz w:val="18"/>
                <w:szCs w:val="18"/>
              </w:rPr>
            </w:pPr>
          </w:p>
        </w:tc>
      </w:tr>
      <w:tr w:rsidR="005D0BF9" w:rsidRPr="005F09EE" w14:paraId="69F3140C" w14:textId="77777777" w:rsidTr="005F04C4">
        <w:trPr>
          <w:trHeight w:val="196"/>
          <w:jc w:val="center"/>
          <w:ins w:id="1470" w:author="Vaughn Shirey [2]" w:date="2023-09-25T09:47:00Z"/>
        </w:trPr>
        <w:tc>
          <w:tcPr>
            <w:tcW w:w="1165" w:type="dxa"/>
          </w:tcPr>
          <w:p w14:paraId="2507770D" w14:textId="77777777" w:rsidR="005D0BF9" w:rsidRPr="005F09EE" w:rsidRDefault="005D0BF9" w:rsidP="005F04C4">
            <w:pPr>
              <w:jc w:val="both"/>
              <w:rPr>
                <w:ins w:id="1471" w:author="Vaughn Shirey [2]" w:date="2023-09-25T09:47:00Z"/>
                <w:rFonts w:ascii="Times New Roman" w:hAnsi="Times New Roman" w:cs="Times New Roman"/>
                <w:sz w:val="18"/>
                <w:szCs w:val="18"/>
              </w:rPr>
            </w:pPr>
            <w:ins w:id="1472" w:author="Vaughn Shirey [2]" w:date="2023-09-25T09:47:00Z">
              <w:r w:rsidRPr="005F09EE">
                <w:rPr>
                  <w:rFonts w:ascii="Times New Roman" w:hAnsi="Times New Roman" w:cs="Times New Roman"/>
                  <w:sz w:val="18"/>
                  <w:szCs w:val="18"/>
                </w:rPr>
                <w:t>PAPMAC</w:t>
              </w:r>
            </w:ins>
          </w:p>
        </w:tc>
        <w:tc>
          <w:tcPr>
            <w:tcW w:w="2430" w:type="dxa"/>
          </w:tcPr>
          <w:p w14:paraId="2A6EFA14" w14:textId="77777777" w:rsidR="005D0BF9" w:rsidRPr="005F09EE" w:rsidRDefault="005D0BF9" w:rsidP="005F04C4">
            <w:pPr>
              <w:jc w:val="both"/>
              <w:rPr>
                <w:ins w:id="1473" w:author="Vaughn Shirey [2]" w:date="2023-09-25T09:47:00Z"/>
                <w:rFonts w:ascii="Times New Roman" w:hAnsi="Times New Roman" w:cs="Times New Roman"/>
                <w:i/>
                <w:iCs/>
                <w:sz w:val="18"/>
                <w:szCs w:val="18"/>
              </w:rPr>
            </w:pPr>
            <w:ins w:id="1474" w:author="Vaughn Shirey [2]" w:date="2023-09-25T09:47:00Z">
              <w:r w:rsidRPr="005F09EE">
                <w:rPr>
                  <w:rFonts w:ascii="Times New Roman" w:hAnsi="Times New Roman" w:cs="Times New Roman"/>
                  <w:i/>
                  <w:iCs/>
                  <w:sz w:val="18"/>
                  <w:szCs w:val="18"/>
                </w:rPr>
                <w:t xml:space="preserve">Papilio </w:t>
              </w:r>
              <w:proofErr w:type="spellStart"/>
              <w:r w:rsidRPr="005F09EE">
                <w:rPr>
                  <w:rFonts w:ascii="Times New Roman" w:hAnsi="Times New Roman" w:cs="Times New Roman"/>
                  <w:i/>
                  <w:iCs/>
                  <w:sz w:val="18"/>
                  <w:szCs w:val="18"/>
                </w:rPr>
                <w:t>machaon</w:t>
              </w:r>
              <w:proofErr w:type="spellEnd"/>
            </w:ins>
          </w:p>
        </w:tc>
        <w:tc>
          <w:tcPr>
            <w:tcW w:w="1530" w:type="dxa"/>
            <w:tcBorders>
              <w:top w:val="nil"/>
              <w:left w:val="nil"/>
              <w:bottom w:val="single" w:sz="8" w:space="0" w:color="auto"/>
              <w:right w:val="single" w:sz="8" w:space="0" w:color="auto"/>
            </w:tcBorders>
            <w:shd w:val="clear" w:color="000000" w:fill="CE3939"/>
            <w:vAlign w:val="center"/>
          </w:tcPr>
          <w:p w14:paraId="7E7C8842" w14:textId="20E7AB61" w:rsidR="005D0BF9" w:rsidRPr="005F09EE" w:rsidRDefault="005D0BF9" w:rsidP="005F04C4">
            <w:pPr>
              <w:jc w:val="center"/>
              <w:rPr>
                <w:ins w:id="147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A6D6D"/>
            <w:vAlign w:val="center"/>
          </w:tcPr>
          <w:p w14:paraId="0A84589F" w14:textId="51BB7E43" w:rsidR="005D0BF9" w:rsidRPr="005F09EE" w:rsidRDefault="005D0BF9" w:rsidP="005F04C4">
            <w:pPr>
              <w:jc w:val="center"/>
              <w:rPr>
                <w:ins w:id="147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69C9C"/>
            <w:vAlign w:val="center"/>
          </w:tcPr>
          <w:p w14:paraId="12487CFE" w14:textId="4B7B3C0C" w:rsidR="005D0BF9" w:rsidRPr="005F09EE" w:rsidRDefault="005D0BF9" w:rsidP="005F04C4">
            <w:pPr>
              <w:jc w:val="center"/>
              <w:rPr>
                <w:ins w:id="147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DB8B8"/>
            <w:vAlign w:val="center"/>
          </w:tcPr>
          <w:p w14:paraId="01EFDCB7" w14:textId="3A3CD9C5" w:rsidR="005D0BF9" w:rsidRPr="005F09EE" w:rsidRDefault="005D0BF9" w:rsidP="005F04C4">
            <w:pPr>
              <w:jc w:val="center"/>
              <w:rPr>
                <w:ins w:id="1478" w:author="Vaughn Shirey [2]" w:date="2023-09-25T09:47:00Z"/>
                <w:rFonts w:ascii="Times New Roman" w:hAnsi="Times New Roman" w:cs="Times New Roman"/>
                <w:sz w:val="18"/>
                <w:szCs w:val="18"/>
              </w:rPr>
            </w:pPr>
          </w:p>
        </w:tc>
      </w:tr>
      <w:tr w:rsidR="005D0BF9" w:rsidRPr="005F09EE" w14:paraId="404FF37A" w14:textId="77777777" w:rsidTr="005F04C4">
        <w:trPr>
          <w:trHeight w:val="212"/>
          <w:jc w:val="center"/>
          <w:ins w:id="1479" w:author="Vaughn Shirey [2]" w:date="2023-09-25T09:47:00Z"/>
        </w:trPr>
        <w:tc>
          <w:tcPr>
            <w:tcW w:w="1165" w:type="dxa"/>
          </w:tcPr>
          <w:p w14:paraId="2D54F9B6" w14:textId="77777777" w:rsidR="005D0BF9" w:rsidRPr="005F09EE" w:rsidRDefault="005D0BF9" w:rsidP="005F04C4">
            <w:pPr>
              <w:jc w:val="both"/>
              <w:rPr>
                <w:ins w:id="1480" w:author="Vaughn Shirey [2]" w:date="2023-09-25T09:47:00Z"/>
                <w:rFonts w:ascii="Times New Roman" w:hAnsi="Times New Roman" w:cs="Times New Roman"/>
                <w:sz w:val="18"/>
                <w:szCs w:val="18"/>
              </w:rPr>
            </w:pPr>
            <w:ins w:id="1481" w:author="Vaughn Shirey [2]" w:date="2023-09-25T09:47:00Z">
              <w:r w:rsidRPr="005F09EE">
                <w:rPr>
                  <w:rFonts w:ascii="Times New Roman" w:hAnsi="Times New Roman" w:cs="Times New Roman"/>
                  <w:sz w:val="18"/>
                  <w:szCs w:val="18"/>
                </w:rPr>
                <w:t>PAPZEL</w:t>
              </w:r>
            </w:ins>
          </w:p>
        </w:tc>
        <w:tc>
          <w:tcPr>
            <w:tcW w:w="2430" w:type="dxa"/>
          </w:tcPr>
          <w:p w14:paraId="2FFC946F" w14:textId="77777777" w:rsidR="005D0BF9" w:rsidRPr="005F09EE" w:rsidRDefault="005D0BF9" w:rsidP="005F04C4">
            <w:pPr>
              <w:jc w:val="both"/>
              <w:rPr>
                <w:ins w:id="1482" w:author="Vaughn Shirey [2]" w:date="2023-09-25T09:47:00Z"/>
                <w:rFonts w:ascii="Times New Roman" w:hAnsi="Times New Roman" w:cs="Times New Roman"/>
                <w:i/>
                <w:iCs/>
                <w:sz w:val="18"/>
                <w:szCs w:val="18"/>
              </w:rPr>
            </w:pPr>
            <w:ins w:id="1483" w:author="Vaughn Shirey [2]" w:date="2023-09-25T09:47:00Z">
              <w:r w:rsidRPr="005F09EE">
                <w:rPr>
                  <w:rFonts w:ascii="Times New Roman" w:hAnsi="Times New Roman" w:cs="Times New Roman"/>
                  <w:i/>
                  <w:iCs/>
                  <w:sz w:val="18"/>
                  <w:szCs w:val="18"/>
                </w:rPr>
                <w:t xml:space="preserve">Papilio </w:t>
              </w:r>
              <w:proofErr w:type="spellStart"/>
              <w:r w:rsidRPr="005F09EE">
                <w:rPr>
                  <w:rFonts w:ascii="Times New Roman" w:hAnsi="Times New Roman" w:cs="Times New Roman"/>
                  <w:i/>
                  <w:iCs/>
                  <w:sz w:val="18"/>
                  <w:szCs w:val="18"/>
                </w:rPr>
                <w:t>zelicaon</w:t>
              </w:r>
              <w:proofErr w:type="spellEnd"/>
            </w:ins>
          </w:p>
        </w:tc>
        <w:tc>
          <w:tcPr>
            <w:tcW w:w="1530" w:type="dxa"/>
            <w:tcBorders>
              <w:top w:val="nil"/>
              <w:left w:val="nil"/>
              <w:bottom w:val="single" w:sz="8" w:space="0" w:color="auto"/>
              <w:right w:val="single" w:sz="8" w:space="0" w:color="auto"/>
            </w:tcBorders>
            <w:shd w:val="clear" w:color="000000" w:fill="AEC2E6"/>
            <w:vAlign w:val="center"/>
          </w:tcPr>
          <w:p w14:paraId="07D72D96" w14:textId="42BFC1DB" w:rsidR="005D0BF9" w:rsidRPr="005F09EE" w:rsidRDefault="005D0BF9" w:rsidP="005F04C4">
            <w:pPr>
              <w:jc w:val="center"/>
              <w:rPr>
                <w:ins w:id="148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9EB6E1"/>
            <w:vAlign w:val="center"/>
          </w:tcPr>
          <w:p w14:paraId="64FC7D00" w14:textId="49BF161A" w:rsidR="005D0BF9" w:rsidRPr="005F09EE" w:rsidRDefault="005D0BF9" w:rsidP="005F04C4">
            <w:pPr>
              <w:jc w:val="center"/>
              <w:rPr>
                <w:ins w:id="148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ABC0E5"/>
            <w:vAlign w:val="center"/>
          </w:tcPr>
          <w:p w14:paraId="45545AF7" w14:textId="185681D2" w:rsidR="005D0BF9" w:rsidRPr="005F09EE" w:rsidRDefault="005D0BF9" w:rsidP="005F04C4">
            <w:pPr>
              <w:jc w:val="center"/>
              <w:rPr>
                <w:ins w:id="148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B1C4E7"/>
            <w:vAlign w:val="center"/>
          </w:tcPr>
          <w:p w14:paraId="50329A22" w14:textId="7715BF3D" w:rsidR="005D0BF9" w:rsidRPr="005F09EE" w:rsidRDefault="005D0BF9" w:rsidP="005F04C4">
            <w:pPr>
              <w:jc w:val="center"/>
              <w:rPr>
                <w:ins w:id="1487" w:author="Vaughn Shirey [2]" w:date="2023-09-25T09:47:00Z"/>
                <w:rFonts w:ascii="Times New Roman" w:hAnsi="Times New Roman" w:cs="Times New Roman"/>
                <w:sz w:val="18"/>
                <w:szCs w:val="18"/>
              </w:rPr>
            </w:pPr>
          </w:p>
        </w:tc>
      </w:tr>
      <w:tr w:rsidR="005D0BF9" w:rsidRPr="005F09EE" w14:paraId="0D59490A" w14:textId="77777777" w:rsidTr="005F04C4">
        <w:trPr>
          <w:trHeight w:val="196"/>
          <w:jc w:val="center"/>
          <w:ins w:id="1488" w:author="Vaughn Shirey [2]" w:date="2023-09-25T09:47:00Z"/>
        </w:trPr>
        <w:tc>
          <w:tcPr>
            <w:tcW w:w="1165" w:type="dxa"/>
          </w:tcPr>
          <w:p w14:paraId="563C6317" w14:textId="77777777" w:rsidR="005D0BF9" w:rsidRPr="005F09EE" w:rsidRDefault="005D0BF9" w:rsidP="005F04C4">
            <w:pPr>
              <w:jc w:val="both"/>
              <w:rPr>
                <w:ins w:id="1489" w:author="Vaughn Shirey [2]" w:date="2023-09-25T09:47:00Z"/>
                <w:rFonts w:ascii="Times New Roman" w:hAnsi="Times New Roman" w:cs="Times New Roman"/>
                <w:sz w:val="18"/>
                <w:szCs w:val="18"/>
              </w:rPr>
            </w:pPr>
            <w:ins w:id="1490" w:author="Vaughn Shirey [2]" w:date="2023-09-25T09:47:00Z">
              <w:r w:rsidRPr="005F09EE">
                <w:rPr>
                  <w:rFonts w:ascii="Times New Roman" w:hAnsi="Times New Roman" w:cs="Times New Roman"/>
                  <w:sz w:val="18"/>
                  <w:szCs w:val="18"/>
                </w:rPr>
                <w:t>PARCLO</w:t>
              </w:r>
            </w:ins>
          </w:p>
        </w:tc>
        <w:tc>
          <w:tcPr>
            <w:tcW w:w="2430" w:type="dxa"/>
          </w:tcPr>
          <w:p w14:paraId="65B2460A" w14:textId="77777777" w:rsidR="005D0BF9" w:rsidRPr="005F09EE" w:rsidRDefault="005D0BF9" w:rsidP="005F04C4">
            <w:pPr>
              <w:jc w:val="both"/>
              <w:rPr>
                <w:ins w:id="1491" w:author="Vaughn Shirey [2]" w:date="2023-09-25T09:47:00Z"/>
                <w:rFonts w:ascii="Times New Roman" w:hAnsi="Times New Roman" w:cs="Times New Roman"/>
                <w:i/>
                <w:iCs/>
                <w:sz w:val="18"/>
                <w:szCs w:val="18"/>
              </w:rPr>
            </w:pPr>
            <w:proofErr w:type="spellStart"/>
            <w:ins w:id="1492" w:author="Vaughn Shirey [2]" w:date="2023-09-25T09:47:00Z">
              <w:r w:rsidRPr="005F09EE">
                <w:rPr>
                  <w:rFonts w:ascii="Times New Roman" w:hAnsi="Times New Roman" w:cs="Times New Roman"/>
                  <w:i/>
                  <w:iCs/>
                  <w:sz w:val="18"/>
                  <w:szCs w:val="18"/>
                </w:rPr>
                <w:t>Parnassius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clodius</w:t>
              </w:r>
              <w:proofErr w:type="spellEnd"/>
            </w:ins>
          </w:p>
        </w:tc>
        <w:tc>
          <w:tcPr>
            <w:tcW w:w="1530" w:type="dxa"/>
            <w:tcBorders>
              <w:top w:val="nil"/>
              <w:left w:val="nil"/>
              <w:bottom w:val="single" w:sz="8" w:space="0" w:color="auto"/>
              <w:right w:val="single" w:sz="8" w:space="0" w:color="auto"/>
            </w:tcBorders>
            <w:shd w:val="clear" w:color="000000" w:fill="9AB3DF"/>
            <w:vAlign w:val="center"/>
          </w:tcPr>
          <w:p w14:paraId="0335E1ED" w14:textId="7DF987CD" w:rsidR="005D0BF9" w:rsidRPr="005F09EE" w:rsidRDefault="005D0BF9" w:rsidP="005F04C4">
            <w:pPr>
              <w:jc w:val="center"/>
              <w:rPr>
                <w:ins w:id="149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6F92D2"/>
            <w:vAlign w:val="center"/>
          </w:tcPr>
          <w:p w14:paraId="4528F0FA" w14:textId="28271265" w:rsidR="005D0BF9" w:rsidRPr="005F09EE" w:rsidRDefault="005D0BF9" w:rsidP="005F04C4">
            <w:pPr>
              <w:jc w:val="center"/>
              <w:rPr>
                <w:ins w:id="149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0A0D7"/>
            <w:vAlign w:val="center"/>
          </w:tcPr>
          <w:p w14:paraId="4EB18349" w14:textId="3A5D4B85" w:rsidR="005D0BF9" w:rsidRPr="005F09EE" w:rsidRDefault="005D0BF9" w:rsidP="005F04C4">
            <w:pPr>
              <w:jc w:val="center"/>
              <w:rPr>
                <w:ins w:id="149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A8BEE4"/>
            <w:vAlign w:val="center"/>
          </w:tcPr>
          <w:p w14:paraId="0B06578C" w14:textId="517CC34D" w:rsidR="005D0BF9" w:rsidRPr="005F09EE" w:rsidRDefault="005D0BF9" w:rsidP="005F04C4">
            <w:pPr>
              <w:jc w:val="center"/>
              <w:rPr>
                <w:ins w:id="1496" w:author="Vaughn Shirey [2]" w:date="2023-09-25T09:47:00Z"/>
                <w:rFonts w:ascii="Times New Roman" w:hAnsi="Times New Roman" w:cs="Times New Roman"/>
                <w:sz w:val="18"/>
                <w:szCs w:val="18"/>
              </w:rPr>
            </w:pPr>
          </w:p>
        </w:tc>
      </w:tr>
      <w:tr w:rsidR="005D0BF9" w:rsidRPr="005F09EE" w14:paraId="44A607C5" w14:textId="77777777" w:rsidTr="005F04C4">
        <w:trPr>
          <w:trHeight w:val="212"/>
          <w:jc w:val="center"/>
          <w:ins w:id="1497" w:author="Vaughn Shirey [2]" w:date="2023-09-25T09:47:00Z"/>
        </w:trPr>
        <w:tc>
          <w:tcPr>
            <w:tcW w:w="1165" w:type="dxa"/>
          </w:tcPr>
          <w:p w14:paraId="3553BA6F" w14:textId="77777777" w:rsidR="005D0BF9" w:rsidRPr="005F09EE" w:rsidRDefault="005D0BF9" w:rsidP="005F04C4">
            <w:pPr>
              <w:jc w:val="both"/>
              <w:rPr>
                <w:ins w:id="1498" w:author="Vaughn Shirey [2]" w:date="2023-09-25T09:47:00Z"/>
                <w:rFonts w:ascii="Times New Roman" w:hAnsi="Times New Roman" w:cs="Times New Roman"/>
                <w:sz w:val="18"/>
                <w:szCs w:val="18"/>
              </w:rPr>
            </w:pPr>
            <w:ins w:id="1499" w:author="Vaughn Shirey [2]" w:date="2023-09-25T09:47:00Z">
              <w:r w:rsidRPr="005F09EE">
                <w:rPr>
                  <w:rFonts w:ascii="Times New Roman" w:hAnsi="Times New Roman" w:cs="Times New Roman"/>
                  <w:sz w:val="18"/>
                  <w:szCs w:val="18"/>
                </w:rPr>
                <w:t>PHYTHA</w:t>
              </w:r>
            </w:ins>
          </w:p>
        </w:tc>
        <w:tc>
          <w:tcPr>
            <w:tcW w:w="2430" w:type="dxa"/>
          </w:tcPr>
          <w:p w14:paraId="6823F7D5" w14:textId="77777777" w:rsidR="005D0BF9" w:rsidRPr="005F09EE" w:rsidRDefault="005D0BF9" w:rsidP="005F04C4">
            <w:pPr>
              <w:jc w:val="both"/>
              <w:rPr>
                <w:ins w:id="1500" w:author="Vaughn Shirey [2]" w:date="2023-09-25T09:47:00Z"/>
                <w:rFonts w:ascii="Times New Roman" w:hAnsi="Times New Roman" w:cs="Times New Roman"/>
                <w:i/>
                <w:iCs/>
                <w:sz w:val="18"/>
                <w:szCs w:val="18"/>
              </w:rPr>
            </w:pPr>
            <w:proofErr w:type="spellStart"/>
            <w:ins w:id="1501" w:author="Vaughn Shirey [2]" w:date="2023-09-25T09:47:00Z">
              <w:r w:rsidRPr="005F09EE">
                <w:rPr>
                  <w:rFonts w:ascii="Times New Roman" w:hAnsi="Times New Roman" w:cs="Times New Roman"/>
                  <w:i/>
                  <w:iCs/>
                  <w:sz w:val="18"/>
                  <w:szCs w:val="18"/>
                </w:rPr>
                <w:t>Phyciodes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tharos</w:t>
              </w:r>
              <w:proofErr w:type="spellEnd"/>
            </w:ins>
          </w:p>
        </w:tc>
        <w:tc>
          <w:tcPr>
            <w:tcW w:w="1530" w:type="dxa"/>
            <w:tcBorders>
              <w:top w:val="nil"/>
              <w:left w:val="nil"/>
              <w:bottom w:val="single" w:sz="8" w:space="0" w:color="auto"/>
              <w:right w:val="single" w:sz="8" w:space="0" w:color="auto"/>
            </w:tcBorders>
            <w:shd w:val="clear" w:color="000000" w:fill="EEF2FA"/>
            <w:vAlign w:val="center"/>
          </w:tcPr>
          <w:p w14:paraId="46E79978" w14:textId="122092E5" w:rsidR="005D0BF9" w:rsidRPr="005F09EE" w:rsidRDefault="005D0BF9" w:rsidP="005F04C4">
            <w:pPr>
              <w:jc w:val="center"/>
              <w:rPr>
                <w:ins w:id="150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0F4FB"/>
            <w:vAlign w:val="center"/>
          </w:tcPr>
          <w:p w14:paraId="3DF76A6F" w14:textId="37534F93" w:rsidR="005D0BF9" w:rsidRPr="005F09EE" w:rsidRDefault="005D0BF9" w:rsidP="005F04C4">
            <w:pPr>
              <w:jc w:val="center"/>
              <w:rPr>
                <w:ins w:id="150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CFDFE"/>
            <w:vAlign w:val="center"/>
          </w:tcPr>
          <w:p w14:paraId="57BAF5FF" w14:textId="51369DDF" w:rsidR="005D0BF9" w:rsidRPr="005F09EE" w:rsidRDefault="005D0BF9" w:rsidP="005F04C4">
            <w:pPr>
              <w:jc w:val="center"/>
              <w:rPr>
                <w:ins w:id="150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DFD"/>
            <w:vAlign w:val="center"/>
          </w:tcPr>
          <w:p w14:paraId="3A7C1107" w14:textId="68DBBEE1" w:rsidR="005D0BF9" w:rsidRPr="005F09EE" w:rsidRDefault="005D0BF9" w:rsidP="005F04C4">
            <w:pPr>
              <w:jc w:val="center"/>
              <w:rPr>
                <w:ins w:id="1505" w:author="Vaughn Shirey [2]" w:date="2023-09-25T09:47:00Z"/>
                <w:rFonts w:ascii="Times New Roman" w:hAnsi="Times New Roman" w:cs="Times New Roman"/>
                <w:sz w:val="18"/>
                <w:szCs w:val="18"/>
              </w:rPr>
            </w:pPr>
          </w:p>
        </w:tc>
      </w:tr>
      <w:tr w:rsidR="005D0BF9" w:rsidRPr="005F09EE" w14:paraId="1DA00976" w14:textId="77777777" w:rsidTr="005F04C4">
        <w:trPr>
          <w:trHeight w:val="196"/>
          <w:jc w:val="center"/>
          <w:ins w:id="1506" w:author="Vaughn Shirey [2]" w:date="2023-09-25T09:47:00Z"/>
        </w:trPr>
        <w:tc>
          <w:tcPr>
            <w:tcW w:w="1165" w:type="dxa"/>
          </w:tcPr>
          <w:p w14:paraId="3084DC52" w14:textId="77777777" w:rsidR="005D0BF9" w:rsidRPr="005F09EE" w:rsidRDefault="005D0BF9" w:rsidP="005F04C4">
            <w:pPr>
              <w:jc w:val="both"/>
              <w:rPr>
                <w:ins w:id="1507" w:author="Vaughn Shirey [2]" w:date="2023-09-25T09:47:00Z"/>
                <w:rFonts w:ascii="Times New Roman" w:hAnsi="Times New Roman" w:cs="Times New Roman"/>
                <w:sz w:val="18"/>
                <w:szCs w:val="18"/>
              </w:rPr>
            </w:pPr>
            <w:ins w:id="1508" w:author="Vaughn Shirey [2]" w:date="2023-09-25T09:47:00Z">
              <w:r w:rsidRPr="005F09EE">
                <w:rPr>
                  <w:rFonts w:ascii="Times New Roman" w:hAnsi="Times New Roman" w:cs="Times New Roman"/>
                  <w:sz w:val="18"/>
                  <w:szCs w:val="18"/>
                </w:rPr>
                <w:t>PIEOLE</w:t>
              </w:r>
            </w:ins>
          </w:p>
        </w:tc>
        <w:tc>
          <w:tcPr>
            <w:tcW w:w="2430" w:type="dxa"/>
          </w:tcPr>
          <w:p w14:paraId="740501C3" w14:textId="77777777" w:rsidR="005D0BF9" w:rsidRPr="005F09EE" w:rsidRDefault="005D0BF9" w:rsidP="005F04C4">
            <w:pPr>
              <w:jc w:val="both"/>
              <w:rPr>
                <w:ins w:id="1509" w:author="Vaughn Shirey [2]" w:date="2023-09-25T09:47:00Z"/>
                <w:rFonts w:ascii="Times New Roman" w:hAnsi="Times New Roman" w:cs="Times New Roman"/>
                <w:i/>
                <w:iCs/>
                <w:sz w:val="18"/>
                <w:szCs w:val="18"/>
              </w:rPr>
            </w:pPr>
            <w:ins w:id="1510" w:author="Vaughn Shirey [2]" w:date="2023-09-25T09:47:00Z">
              <w:r w:rsidRPr="005F09EE">
                <w:rPr>
                  <w:rFonts w:ascii="Times New Roman" w:hAnsi="Times New Roman" w:cs="Times New Roman"/>
                  <w:i/>
                  <w:iCs/>
                  <w:sz w:val="18"/>
                  <w:szCs w:val="18"/>
                </w:rPr>
                <w:t>Pieris oleracea</w:t>
              </w:r>
            </w:ins>
          </w:p>
        </w:tc>
        <w:tc>
          <w:tcPr>
            <w:tcW w:w="1530" w:type="dxa"/>
            <w:tcBorders>
              <w:top w:val="nil"/>
              <w:left w:val="nil"/>
              <w:bottom w:val="single" w:sz="8" w:space="0" w:color="auto"/>
              <w:right w:val="single" w:sz="8" w:space="0" w:color="auto"/>
            </w:tcBorders>
            <w:shd w:val="clear" w:color="000000" w:fill="CBD8EF"/>
            <w:vAlign w:val="center"/>
          </w:tcPr>
          <w:p w14:paraId="7F219D15" w14:textId="7B560616" w:rsidR="005D0BF9" w:rsidRPr="005F09EE" w:rsidRDefault="005D0BF9" w:rsidP="005F04C4">
            <w:pPr>
              <w:jc w:val="center"/>
              <w:rPr>
                <w:ins w:id="151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7E1F3"/>
            <w:vAlign w:val="center"/>
          </w:tcPr>
          <w:p w14:paraId="47942996" w14:textId="080322AD" w:rsidR="005D0BF9" w:rsidRPr="005F09EE" w:rsidRDefault="005D0BF9" w:rsidP="005F04C4">
            <w:pPr>
              <w:jc w:val="center"/>
              <w:rPr>
                <w:ins w:id="151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9D7EE"/>
            <w:vAlign w:val="center"/>
          </w:tcPr>
          <w:p w14:paraId="1A0C3C2E" w14:textId="005CED2A" w:rsidR="005D0BF9" w:rsidRPr="005F09EE" w:rsidRDefault="005D0BF9" w:rsidP="005F04C4">
            <w:pPr>
              <w:jc w:val="center"/>
              <w:rPr>
                <w:ins w:id="151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4EBF7"/>
            <w:vAlign w:val="center"/>
          </w:tcPr>
          <w:p w14:paraId="626D7EA2" w14:textId="06B02287" w:rsidR="005D0BF9" w:rsidRPr="005F09EE" w:rsidRDefault="005D0BF9" w:rsidP="005F04C4">
            <w:pPr>
              <w:jc w:val="center"/>
              <w:rPr>
                <w:ins w:id="1514" w:author="Vaughn Shirey [2]" w:date="2023-09-25T09:47:00Z"/>
                <w:rFonts w:ascii="Times New Roman" w:hAnsi="Times New Roman" w:cs="Times New Roman"/>
                <w:sz w:val="18"/>
                <w:szCs w:val="18"/>
              </w:rPr>
            </w:pPr>
          </w:p>
        </w:tc>
      </w:tr>
      <w:tr w:rsidR="005D0BF9" w:rsidRPr="005F09EE" w14:paraId="5E2DE4FC" w14:textId="77777777" w:rsidTr="005F04C4">
        <w:trPr>
          <w:trHeight w:val="212"/>
          <w:jc w:val="center"/>
          <w:ins w:id="1515" w:author="Vaughn Shirey [2]" w:date="2023-09-25T09:47:00Z"/>
        </w:trPr>
        <w:tc>
          <w:tcPr>
            <w:tcW w:w="1165" w:type="dxa"/>
          </w:tcPr>
          <w:p w14:paraId="1F97A9F8" w14:textId="77777777" w:rsidR="005D0BF9" w:rsidRPr="005F09EE" w:rsidRDefault="005D0BF9" w:rsidP="005F04C4">
            <w:pPr>
              <w:jc w:val="both"/>
              <w:rPr>
                <w:ins w:id="1516" w:author="Vaughn Shirey [2]" w:date="2023-09-25T09:47:00Z"/>
                <w:rFonts w:ascii="Times New Roman" w:hAnsi="Times New Roman" w:cs="Times New Roman"/>
                <w:sz w:val="18"/>
                <w:szCs w:val="18"/>
              </w:rPr>
            </w:pPr>
            <w:ins w:id="1517" w:author="Vaughn Shirey [2]" w:date="2023-09-25T09:47:00Z">
              <w:r w:rsidRPr="005F09EE">
                <w:rPr>
                  <w:rFonts w:ascii="Times New Roman" w:hAnsi="Times New Roman" w:cs="Times New Roman"/>
                  <w:sz w:val="18"/>
                  <w:szCs w:val="18"/>
                </w:rPr>
                <w:t>PIERAP</w:t>
              </w:r>
            </w:ins>
          </w:p>
        </w:tc>
        <w:tc>
          <w:tcPr>
            <w:tcW w:w="2430" w:type="dxa"/>
          </w:tcPr>
          <w:p w14:paraId="1860481E" w14:textId="77777777" w:rsidR="005D0BF9" w:rsidRPr="005F09EE" w:rsidRDefault="005D0BF9" w:rsidP="005F04C4">
            <w:pPr>
              <w:jc w:val="both"/>
              <w:rPr>
                <w:ins w:id="1518" w:author="Vaughn Shirey [2]" w:date="2023-09-25T09:47:00Z"/>
                <w:rFonts w:ascii="Times New Roman" w:hAnsi="Times New Roman" w:cs="Times New Roman"/>
                <w:i/>
                <w:iCs/>
                <w:sz w:val="18"/>
                <w:szCs w:val="18"/>
              </w:rPr>
            </w:pPr>
            <w:ins w:id="1519" w:author="Vaughn Shirey [2]" w:date="2023-09-25T09:47:00Z">
              <w:r w:rsidRPr="005F09EE">
                <w:rPr>
                  <w:rFonts w:ascii="Times New Roman" w:hAnsi="Times New Roman" w:cs="Times New Roman"/>
                  <w:i/>
                  <w:iCs/>
                  <w:sz w:val="18"/>
                  <w:szCs w:val="18"/>
                </w:rPr>
                <w:t xml:space="preserve">Pieris </w:t>
              </w:r>
              <w:proofErr w:type="spellStart"/>
              <w:r w:rsidRPr="005F09EE">
                <w:rPr>
                  <w:rFonts w:ascii="Times New Roman" w:hAnsi="Times New Roman" w:cs="Times New Roman"/>
                  <w:i/>
                  <w:iCs/>
                  <w:sz w:val="18"/>
                  <w:szCs w:val="18"/>
                </w:rPr>
                <w:t>rapae</w:t>
              </w:r>
              <w:proofErr w:type="spellEnd"/>
            </w:ins>
          </w:p>
        </w:tc>
        <w:tc>
          <w:tcPr>
            <w:tcW w:w="1530" w:type="dxa"/>
            <w:tcBorders>
              <w:top w:val="nil"/>
              <w:left w:val="nil"/>
              <w:bottom w:val="single" w:sz="8" w:space="0" w:color="auto"/>
              <w:right w:val="single" w:sz="8" w:space="0" w:color="auto"/>
            </w:tcBorders>
            <w:shd w:val="clear" w:color="000000" w:fill="6289CE"/>
            <w:vAlign w:val="center"/>
          </w:tcPr>
          <w:p w14:paraId="40BB6324" w14:textId="237FC57B" w:rsidR="005D0BF9" w:rsidRPr="005F09EE" w:rsidRDefault="005D0BF9" w:rsidP="005F04C4">
            <w:pPr>
              <w:jc w:val="center"/>
              <w:rPr>
                <w:ins w:id="152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4774C5"/>
            <w:vAlign w:val="center"/>
          </w:tcPr>
          <w:p w14:paraId="6FD7376A" w14:textId="4DAA90BF" w:rsidR="005D0BF9" w:rsidRPr="005F09EE" w:rsidRDefault="005D0BF9" w:rsidP="005F04C4">
            <w:pPr>
              <w:jc w:val="center"/>
              <w:rPr>
                <w:ins w:id="152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4EBF7"/>
            <w:vAlign w:val="center"/>
          </w:tcPr>
          <w:p w14:paraId="2E75C775" w14:textId="2C68DB1C" w:rsidR="005D0BF9" w:rsidRPr="005F09EE" w:rsidRDefault="005D0BF9" w:rsidP="005F04C4">
            <w:pPr>
              <w:jc w:val="center"/>
              <w:rPr>
                <w:ins w:id="152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5DFF2"/>
            <w:vAlign w:val="center"/>
          </w:tcPr>
          <w:p w14:paraId="7771A758" w14:textId="2E346DE6" w:rsidR="005D0BF9" w:rsidRPr="005F09EE" w:rsidRDefault="005D0BF9" w:rsidP="005F04C4">
            <w:pPr>
              <w:jc w:val="center"/>
              <w:rPr>
                <w:ins w:id="1523" w:author="Vaughn Shirey [2]" w:date="2023-09-25T09:47:00Z"/>
                <w:rFonts w:ascii="Times New Roman" w:hAnsi="Times New Roman" w:cs="Times New Roman"/>
                <w:sz w:val="18"/>
                <w:szCs w:val="18"/>
              </w:rPr>
            </w:pPr>
          </w:p>
        </w:tc>
      </w:tr>
      <w:tr w:rsidR="005D0BF9" w:rsidRPr="005F09EE" w14:paraId="3ED10987" w14:textId="77777777" w:rsidTr="005F04C4">
        <w:trPr>
          <w:trHeight w:val="196"/>
          <w:jc w:val="center"/>
          <w:ins w:id="1524" w:author="Vaughn Shirey [2]" w:date="2023-09-25T09:47:00Z"/>
        </w:trPr>
        <w:tc>
          <w:tcPr>
            <w:tcW w:w="1165" w:type="dxa"/>
          </w:tcPr>
          <w:p w14:paraId="21B687DE" w14:textId="77777777" w:rsidR="005D0BF9" w:rsidRPr="005F09EE" w:rsidRDefault="005D0BF9" w:rsidP="005F04C4">
            <w:pPr>
              <w:jc w:val="both"/>
              <w:rPr>
                <w:ins w:id="1525" w:author="Vaughn Shirey [2]" w:date="2023-09-25T09:47:00Z"/>
                <w:rFonts w:ascii="Times New Roman" w:hAnsi="Times New Roman" w:cs="Times New Roman"/>
                <w:sz w:val="18"/>
                <w:szCs w:val="18"/>
              </w:rPr>
            </w:pPr>
            <w:ins w:id="1526" w:author="Vaughn Shirey [2]" w:date="2023-09-25T09:47:00Z">
              <w:r w:rsidRPr="005F09EE">
                <w:rPr>
                  <w:rFonts w:ascii="Times New Roman" w:hAnsi="Times New Roman" w:cs="Times New Roman"/>
                  <w:sz w:val="18"/>
                  <w:szCs w:val="18"/>
                </w:rPr>
                <w:t>PLEIDA</w:t>
              </w:r>
            </w:ins>
          </w:p>
        </w:tc>
        <w:tc>
          <w:tcPr>
            <w:tcW w:w="2430" w:type="dxa"/>
          </w:tcPr>
          <w:p w14:paraId="72870DD6" w14:textId="77777777" w:rsidR="005D0BF9" w:rsidRPr="005F09EE" w:rsidRDefault="005D0BF9" w:rsidP="005F04C4">
            <w:pPr>
              <w:jc w:val="both"/>
              <w:rPr>
                <w:ins w:id="1527" w:author="Vaughn Shirey [2]" w:date="2023-09-25T09:47:00Z"/>
                <w:rFonts w:ascii="Times New Roman" w:hAnsi="Times New Roman" w:cs="Times New Roman"/>
                <w:i/>
                <w:iCs/>
                <w:sz w:val="18"/>
                <w:szCs w:val="18"/>
              </w:rPr>
            </w:pPr>
            <w:proofErr w:type="spellStart"/>
            <w:ins w:id="1528" w:author="Vaughn Shirey [2]" w:date="2023-09-25T09:47:00Z">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idas</w:t>
              </w:r>
              <w:proofErr w:type="spellEnd"/>
            </w:ins>
          </w:p>
        </w:tc>
        <w:tc>
          <w:tcPr>
            <w:tcW w:w="1530" w:type="dxa"/>
            <w:tcBorders>
              <w:top w:val="nil"/>
              <w:left w:val="nil"/>
              <w:bottom w:val="single" w:sz="8" w:space="0" w:color="auto"/>
              <w:right w:val="single" w:sz="8" w:space="0" w:color="auto"/>
            </w:tcBorders>
            <w:shd w:val="clear" w:color="000000" w:fill="DC7171"/>
            <w:vAlign w:val="center"/>
          </w:tcPr>
          <w:p w14:paraId="422AC1CE" w14:textId="6E76BC78" w:rsidR="005D0BF9" w:rsidRPr="005F09EE" w:rsidRDefault="005D0BF9" w:rsidP="005F04C4">
            <w:pPr>
              <w:jc w:val="center"/>
              <w:rPr>
                <w:ins w:id="152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0C2C2"/>
            <w:vAlign w:val="center"/>
          </w:tcPr>
          <w:p w14:paraId="7D59C76F" w14:textId="4AC7CFAB" w:rsidR="005D0BF9" w:rsidRPr="005F09EE" w:rsidRDefault="005D0BF9" w:rsidP="005F04C4">
            <w:pPr>
              <w:jc w:val="center"/>
              <w:rPr>
                <w:ins w:id="153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3D0D0"/>
            <w:vAlign w:val="center"/>
          </w:tcPr>
          <w:p w14:paraId="7844F817" w14:textId="473EAEE1" w:rsidR="005D0BF9" w:rsidRPr="005F09EE" w:rsidRDefault="005D0BF9" w:rsidP="005F04C4">
            <w:pPr>
              <w:jc w:val="center"/>
              <w:rPr>
                <w:ins w:id="153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BF1F1"/>
            <w:vAlign w:val="center"/>
          </w:tcPr>
          <w:p w14:paraId="08EE737C" w14:textId="77C7CE35" w:rsidR="005D0BF9" w:rsidRPr="005F09EE" w:rsidRDefault="005D0BF9" w:rsidP="005F04C4">
            <w:pPr>
              <w:jc w:val="center"/>
              <w:rPr>
                <w:ins w:id="1532" w:author="Vaughn Shirey [2]" w:date="2023-09-25T09:47:00Z"/>
                <w:rFonts w:ascii="Times New Roman" w:hAnsi="Times New Roman" w:cs="Times New Roman"/>
                <w:sz w:val="18"/>
                <w:szCs w:val="18"/>
              </w:rPr>
            </w:pPr>
          </w:p>
        </w:tc>
      </w:tr>
      <w:tr w:rsidR="005D0BF9" w:rsidRPr="005F09EE" w14:paraId="4F9B9B11" w14:textId="77777777" w:rsidTr="005F04C4">
        <w:trPr>
          <w:trHeight w:val="212"/>
          <w:jc w:val="center"/>
          <w:ins w:id="1533" w:author="Vaughn Shirey [2]" w:date="2023-09-25T09:47:00Z"/>
        </w:trPr>
        <w:tc>
          <w:tcPr>
            <w:tcW w:w="1165" w:type="dxa"/>
          </w:tcPr>
          <w:p w14:paraId="746763B2" w14:textId="77777777" w:rsidR="005D0BF9" w:rsidRPr="005F09EE" w:rsidRDefault="005D0BF9" w:rsidP="005F04C4">
            <w:pPr>
              <w:jc w:val="both"/>
              <w:rPr>
                <w:ins w:id="1534" w:author="Vaughn Shirey [2]" w:date="2023-09-25T09:47:00Z"/>
                <w:rFonts w:ascii="Times New Roman" w:hAnsi="Times New Roman" w:cs="Times New Roman"/>
                <w:sz w:val="18"/>
                <w:szCs w:val="18"/>
              </w:rPr>
            </w:pPr>
            <w:ins w:id="1535" w:author="Vaughn Shirey [2]" w:date="2023-09-25T09:47:00Z">
              <w:r w:rsidRPr="005F09EE">
                <w:rPr>
                  <w:rFonts w:ascii="Times New Roman" w:hAnsi="Times New Roman" w:cs="Times New Roman"/>
                  <w:sz w:val="18"/>
                  <w:szCs w:val="18"/>
                </w:rPr>
                <w:lastRenderedPageBreak/>
                <w:t>PLEMEL</w:t>
              </w:r>
            </w:ins>
          </w:p>
        </w:tc>
        <w:tc>
          <w:tcPr>
            <w:tcW w:w="2430" w:type="dxa"/>
          </w:tcPr>
          <w:p w14:paraId="3D6893D5" w14:textId="77777777" w:rsidR="005D0BF9" w:rsidRPr="005F09EE" w:rsidRDefault="005D0BF9" w:rsidP="005F04C4">
            <w:pPr>
              <w:jc w:val="both"/>
              <w:rPr>
                <w:ins w:id="1536" w:author="Vaughn Shirey [2]" w:date="2023-09-25T09:47:00Z"/>
                <w:rFonts w:ascii="Times New Roman" w:hAnsi="Times New Roman" w:cs="Times New Roman"/>
                <w:i/>
                <w:iCs/>
                <w:sz w:val="18"/>
                <w:szCs w:val="18"/>
              </w:rPr>
            </w:pPr>
            <w:proofErr w:type="spellStart"/>
            <w:ins w:id="1537" w:author="Vaughn Shirey [2]" w:date="2023-09-25T09:47:00Z">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melissa</w:t>
              </w:r>
            </w:ins>
          </w:p>
        </w:tc>
        <w:tc>
          <w:tcPr>
            <w:tcW w:w="1530" w:type="dxa"/>
            <w:tcBorders>
              <w:top w:val="nil"/>
              <w:left w:val="nil"/>
              <w:bottom w:val="single" w:sz="8" w:space="0" w:color="auto"/>
              <w:right w:val="single" w:sz="8" w:space="0" w:color="auto"/>
            </w:tcBorders>
            <w:shd w:val="clear" w:color="000000" w:fill="FAEEEE"/>
            <w:vAlign w:val="center"/>
          </w:tcPr>
          <w:p w14:paraId="6FFC2911" w14:textId="5B6F26A8" w:rsidR="005D0BF9" w:rsidRPr="005F09EE" w:rsidRDefault="005D0BF9" w:rsidP="005F04C4">
            <w:pPr>
              <w:jc w:val="center"/>
              <w:rPr>
                <w:ins w:id="153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BAEAE"/>
            <w:vAlign w:val="center"/>
          </w:tcPr>
          <w:p w14:paraId="37C07773" w14:textId="02E30CD0" w:rsidR="005D0BF9" w:rsidRPr="005F09EE" w:rsidRDefault="005D0BF9" w:rsidP="005F04C4">
            <w:pPr>
              <w:jc w:val="center"/>
              <w:rPr>
                <w:ins w:id="153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A2A2A"/>
            <w:vAlign w:val="center"/>
          </w:tcPr>
          <w:p w14:paraId="6DB33D6F" w14:textId="332D9777" w:rsidR="005D0BF9" w:rsidRPr="005F09EE" w:rsidRDefault="005D0BF9" w:rsidP="005F04C4">
            <w:pPr>
              <w:jc w:val="center"/>
              <w:rPr>
                <w:ins w:id="154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92525"/>
            <w:vAlign w:val="center"/>
          </w:tcPr>
          <w:p w14:paraId="1048B02E" w14:textId="5C293044" w:rsidR="005D0BF9" w:rsidRPr="005F09EE" w:rsidRDefault="005D0BF9" w:rsidP="005F04C4">
            <w:pPr>
              <w:jc w:val="center"/>
              <w:rPr>
                <w:ins w:id="1541" w:author="Vaughn Shirey [2]" w:date="2023-09-25T09:47:00Z"/>
                <w:rFonts w:ascii="Times New Roman" w:hAnsi="Times New Roman" w:cs="Times New Roman"/>
                <w:sz w:val="18"/>
                <w:szCs w:val="18"/>
              </w:rPr>
            </w:pPr>
          </w:p>
        </w:tc>
      </w:tr>
      <w:tr w:rsidR="005D0BF9" w:rsidRPr="005F09EE" w14:paraId="0C2761F8" w14:textId="77777777" w:rsidTr="005F04C4">
        <w:trPr>
          <w:trHeight w:val="196"/>
          <w:jc w:val="center"/>
          <w:ins w:id="1542" w:author="Vaughn Shirey [2]" w:date="2023-09-25T09:47:00Z"/>
        </w:trPr>
        <w:tc>
          <w:tcPr>
            <w:tcW w:w="1165" w:type="dxa"/>
          </w:tcPr>
          <w:p w14:paraId="1F98CA86" w14:textId="77777777" w:rsidR="005D0BF9" w:rsidRPr="005F09EE" w:rsidRDefault="005D0BF9" w:rsidP="005F04C4">
            <w:pPr>
              <w:jc w:val="both"/>
              <w:rPr>
                <w:ins w:id="1543" w:author="Vaughn Shirey [2]" w:date="2023-09-25T09:47:00Z"/>
                <w:rFonts w:ascii="Times New Roman" w:hAnsi="Times New Roman" w:cs="Times New Roman"/>
                <w:sz w:val="18"/>
                <w:szCs w:val="18"/>
              </w:rPr>
            </w:pPr>
            <w:ins w:id="1544" w:author="Vaughn Shirey [2]" w:date="2023-09-25T09:47:00Z">
              <w:r w:rsidRPr="005F09EE">
                <w:rPr>
                  <w:rFonts w:ascii="Times New Roman" w:hAnsi="Times New Roman" w:cs="Times New Roman"/>
                  <w:sz w:val="18"/>
                  <w:szCs w:val="18"/>
                </w:rPr>
                <w:t>POAHOB</w:t>
              </w:r>
            </w:ins>
          </w:p>
        </w:tc>
        <w:tc>
          <w:tcPr>
            <w:tcW w:w="2430" w:type="dxa"/>
          </w:tcPr>
          <w:p w14:paraId="439E2702" w14:textId="77777777" w:rsidR="005D0BF9" w:rsidRPr="005F09EE" w:rsidRDefault="005D0BF9" w:rsidP="005F04C4">
            <w:pPr>
              <w:jc w:val="both"/>
              <w:rPr>
                <w:ins w:id="1545" w:author="Vaughn Shirey [2]" w:date="2023-09-25T09:47:00Z"/>
                <w:rFonts w:ascii="Times New Roman" w:hAnsi="Times New Roman" w:cs="Times New Roman"/>
                <w:i/>
                <w:iCs/>
                <w:sz w:val="18"/>
                <w:szCs w:val="18"/>
              </w:rPr>
            </w:pPr>
            <w:proofErr w:type="spellStart"/>
            <w:ins w:id="1546" w:author="Vaughn Shirey [2]" w:date="2023-09-25T09:47:00Z">
              <w:r w:rsidRPr="005F09EE">
                <w:rPr>
                  <w:rFonts w:ascii="Times New Roman" w:hAnsi="Times New Roman" w:cs="Times New Roman"/>
                  <w:i/>
                  <w:iCs/>
                  <w:sz w:val="18"/>
                  <w:szCs w:val="18"/>
                </w:rPr>
                <w:t>Poanes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hobomok</w:t>
              </w:r>
              <w:proofErr w:type="spellEnd"/>
            </w:ins>
          </w:p>
        </w:tc>
        <w:tc>
          <w:tcPr>
            <w:tcW w:w="1530" w:type="dxa"/>
            <w:tcBorders>
              <w:top w:val="nil"/>
              <w:left w:val="nil"/>
              <w:bottom w:val="single" w:sz="8" w:space="0" w:color="auto"/>
              <w:right w:val="single" w:sz="8" w:space="0" w:color="auto"/>
            </w:tcBorders>
            <w:shd w:val="clear" w:color="000000" w:fill="BACBEA"/>
            <w:vAlign w:val="center"/>
          </w:tcPr>
          <w:p w14:paraId="254B57A3" w14:textId="10B0AFEF" w:rsidR="005D0BF9" w:rsidRPr="005F09EE" w:rsidRDefault="005D0BF9" w:rsidP="005F04C4">
            <w:pPr>
              <w:jc w:val="center"/>
              <w:rPr>
                <w:ins w:id="154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A7BDE4"/>
            <w:vAlign w:val="center"/>
          </w:tcPr>
          <w:p w14:paraId="566DCEDF" w14:textId="291473F1" w:rsidR="005D0BF9" w:rsidRPr="005F09EE" w:rsidRDefault="005D0BF9" w:rsidP="005F04C4">
            <w:pPr>
              <w:jc w:val="center"/>
              <w:rPr>
                <w:ins w:id="154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3A2D8"/>
            <w:vAlign w:val="center"/>
          </w:tcPr>
          <w:p w14:paraId="4DA625DD" w14:textId="5265DE78" w:rsidR="005D0BF9" w:rsidRPr="005F09EE" w:rsidRDefault="005D0BF9" w:rsidP="005F04C4">
            <w:pPr>
              <w:jc w:val="center"/>
              <w:rPr>
                <w:ins w:id="154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95AFDE"/>
            <w:vAlign w:val="center"/>
          </w:tcPr>
          <w:p w14:paraId="7A077BDA" w14:textId="522AE37C" w:rsidR="005D0BF9" w:rsidRPr="005F09EE" w:rsidRDefault="005D0BF9" w:rsidP="005F04C4">
            <w:pPr>
              <w:jc w:val="center"/>
              <w:rPr>
                <w:ins w:id="1550" w:author="Vaughn Shirey [2]" w:date="2023-09-25T09:47:00Z"/>
                <w:rFonts w:ascii="Times New Roman" w:hAnsi="Times New Roman" w:cs="Times New Roman"/>
                <w:sz w:val="18"/>
                <w:szCs w:val="18"/>
              </w:rPr>
            </w:pPr>
          </w:p>
        </w:tc>
      </w:tr>
      <w:tr w:rsidR="005D0BF9" w:rsidRPr="005F09EE" w14:paraId="243F4B29" w14:textId="77777777" w:rsidTr="005F04C4">
        <w:trPr>
          <w:trHeight w:val="212"/>
          <w:jc w:val="center"/>
          <w:ins w:id="1551" w:author="Vaughn Shirey [2]" w:date="2023-09-25T09:47:00Z"/>
        </w:trPr>
        <w:tc>
          <w:tcPr>
            <w:tcW w:w="1165" w:type="dxa"/>
          </w:tcPr>
          <w:p w14:paraId="5DE61FAA" w14:textId="77777777" w:rsidR="005D0BF9" w:rsidRPr="005F09EE" w:rsidRDefault="005D0BF9" w:rsidP="005F04C4">
            <w:pPr>
              <w:jc w:val="both"/>
              <w:rPr>
                <w:ins w:id="1552" w:author="Vaughn Shirey [2]" w:date="2023-09-25T09:47:00Z"/>
                <w:rFonts w:ascii="Times New Roman" w:hAnsi="Times New Roman" w:cs="Times New Roman"/>
                <w:sz w:val="18"/>
                <w:szCs w:val="18"/>
              </w:rPr>
            </w:pPr>
            <w:ins w:id="1553" w:author="Vaughn Shirey [2]" w:date="2023-09-25T09:47:00Z">
              <w:r w:rsidRPr="005F09EE">
                <w:rPr>
                  <w:rFonts w:ascii="Times New Roman" w:hAnsi="Times New Roman" w:cs="Times New Roman"/>
                  <w:sz w:val="18"/>
                  <w:szCs w:val="18"/>
                </w:rPr>
                <w:t>POLMYS</w:t>
              </w:r>
            </w:ins>
          </w:p>
        </w:tc>
        <w:tc>
          <w:tcPr>
            <w:tcW w:w="2430" w:type="dxa"/>
          </w:tcPr>
          <w:p w14:paraId="60599BEA" w14:textId="77777777" w:rsidR="005D0BF9" w:rsidRPr="005F09EE" w:rsidRDefault="005D0BF9" w:rsidP="005F04C4">
            <w:pPr>
              <w:jc w:val="both"/>
              <w:rPr>
                <w:ins w:id="1554" w:author="Vaughn Shirey [2]" w:date="2023-09-25T09:47:00Z"/>
                <w:rFonts w:ascii="Times New Roman" w:hAnsi="Times New Roman" w:cs="Times New Roman"/>
                <w:i/>
                <w:iCs/>
                <w:sz w:val="18"/>
                <w:szCs w:val="18"/>
              </w:rPr>
            </w:pPr>
            <w:ins w:id="1555" w:author="Vaughn Shirey [2]" w:date="2023-09-25T09:47:00Z">
              <w:r w:rsidRPr="005F09EE">
                <w:rPr>
                  <w:rFonts w:ascii="Times New Roman" w:hAnsi="Times New Roman" w:cs="Times New Roman"/>
                  <w:i/>
                  <w:iCs/>
                  <w:sz w:val="18"/>
                  <w:szCs w:val="18"/>
                </w:rPr>
                <w:t>Polites mystic</w:t>
              </w:r>
            </w:ins>
          </w:p>
        </w:tc>
        <w:tc>
          <w:tcPr>
            <w:tcW w:w="1530" w:type="dxa"/>
            <w:tcBorders>
              <w:top w:val="nil"/>
              <w:left w:val="nil"/>
              <w:bottom w:val="single" w:sz="8" w:space="0" w:color="auto"/>
              <w:right w:val="single" w:sz="8" w:space="0" w:color="auto"/>
            </w:tcBorders>
            <w:shd w:val="clear" w:color="000000" w:fill="C0CFEB"/>
            <w:vAlign w:val="center"/>
          </w:tcPr>
          <w:p w14:paraId="68BF5412" w14:textId="3C779C1F" w:rsidR="005D0BF9" w:rsidRPr="005F09EE" w:rsidRDefault="005D0BF9" w:rsidP="005F04C4">
            <w:pPr>
              <w:jc w:val="center"/>
              <w:rPr>
                <w:ins w:id="155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CFDBF0"/>
            <w:vAlign w:val="center"/>
          </w:tcPr>
          <w:p w14:paraId="0F091E3E" w14:textId="5E429C6B" w:rsidR="005D0BF9" w:rsidRPr="005F09EE" w:rsidRDefault="005D0BF9" w:rsidP="005F04C4">
            <w:pPr>
              <w:jc w:val="center"/>
              <w:rPr>
                <w:ins w:id="155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9D6EE"/>
            <w:vAlign w:val="center"/>
          </w:tcPr>
          <w:p w14:paraId="6BD9F2FC" w14:textId="4AB0087E" w:rsidR="005D0BF9" w:rsidRPr="005F09EE" w:rsidRDefault="005D0BF9" w:rsidP="005F04C4">
            <w:pPr>
              <w:jc w:val="center"/>
              <w:rPr>
                <w:ins w:id="155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1DDF1"/>
            <w:vAlign w:val="center"/>
          </w:tcPr>
          <w:p w14:paraId="234B8BCF" w14:textId="655A0CF5" w:rsidR="005D0BF9" w:rsidRPr="005F09EE" w:rsidRDefault="005D0BF9" w:rsidP="005F04C4">
            <w:pPr>
              <w:jc w:val="center"/>
              <w:rPr>
                <w:ins w:id="1559" w:author="Vaughn Shirey [2]" w:date="2023-09-25T09:47:00Z"/>
                <w:rFonts w:ascii="Times New Roman" w:hAnsi="Times New Roman" w:cs="Times New Roman"/>
                <w:sz w:val="18"/>
                <w:szCs w:val="18"/>
              </w:rPr>
            </w:pPr>
          </w:p>
        </w:tc>
      </w:tr>
      <w:tr w:rsidR="005D0BF9" w:rsidRPr="005F09EE" w14:paraId="1CB9C19B" w14:textId="77777777" w:rsidTr="005F04C4">
        <w:trPr>
          <w:trHeight w:val="196"/>
          <w:jc w:val="center"/>
          <w:ins w:id="1560" w:author="Vaughn Shirey [2]" w:date="2023-09-25T09:47:00Z"/>
        </w:trPr>
        <w:tc>
          <w:tcPr>
            <w:tcW w:w="1165" w:type="dxa"/>
          </w:tcPr>
          <w:p w14:paraId="2B3317E5" w14:textId="77777777" w:rsidR="005D0BF9" w:rsidRPr="005F09EE" w:rsidRDefault="005D0BF9" w:rsidP="005F04C4">
            <w:pPr>
              <w:jc w:val="both"/>
              <w:rPr>
                <w:ins w:id="1561" w:author="Vaughn Shirey [2]" w:date="2023-09-25T09:47:00Z"/>
                <w:rFonts w:ascii="Times New Roman" w:hAnsi="Times New Roman" w:cs="Times New Roman"/>
                <w:sz w:val="18"/>
                <w:szCs w:val="18"/>
              </w:rPr>
            </w:pPr>
            <w:ins w:id="1562" w:author="Vaughn Shirey [2]" w:date="2023-09-25T09:47:00Z">
              <w:r w:rsidRPr="005F09EE">
                <w:rPr>
                  <w:rFonts w:ascii="Times New Roman" w:hAnsi="Times New Roman" w:cs="Times New Roman"/>
                  <w:sz w:val="18"/>
                  <w:szCs w:val="18"/>
                </w:rPr>
                <w:t>POLTHE</w:t>
              </w:r>
            </w:ins>
          </w:p>
        </w:tc>
        <w:tc>
          <w:tcPr>
            <w:tcW w:w="2430" w:type="dxa"/>
          </w:tcPr>
          <w:p w14:paraId="62288847" w14:textId="77777777" w:rsidR="005D0BF9" w:rsidRPr="005F09EE" w:rsidRDefault="005D0BF9" w:rsidP="005F04C4">
            <w:pPr>
              <w:jc w:val="both"/>
              <w:rPr>
                <w:ins w:id="1563" w:author="Vaughn Shirey [2]" w:date="2023-09-25T09:47:00Z"/>
                <w:rFonts w:ascii="Times New Roman" w:hAnsi="Times New Roman" w:cs="Times New Roman"/>
                <w:i/>
                <w:iCs/>
                <w:sz w:val="18"/>
                <w:szCs w:val="18"/>
              </w:rPr>
            </w:pPr>
            <w:ins w:id="1564" w:author="Vaughn Shirey [2]" w:date="2023-09-25T09:47:00Z">
              <w:r w:rsidRPr="005F09EE">
                <w:rPr>
                  <w:rFonts w:ascii="Times New Roman" w:hAnsi="Times New Roman" w:cs="Times New Roman"/>
                  <w:i/>
                  <w:iCs/>
                  <w:sz w:val="18"/>
                  <w:szCs w:val="18"/>
                </w:rPr>
                <w:t xml:space="preserve">Polites </w:t>
              </w:r>
              <w:proofErr w:type="spellStart"/>
              <w:r w:rsidRPr="005F09EE">
                <w:rPr>
                  <w:rFonts w:ascii="Times New Roman" w:hAnsi="Times New Roman" w:cs="Times New Roman"/>
                  <w:i/>
                  <w:iCs/>
                  <w:sz w:val="18"/>
                  <w:szCs w:val="18"/>
                </w:rPr>
                <w:t>themistocles</w:t>
              </w:r>
              <w:proofErr w:type="spellEnd"/>
            </w:ins>
          </w:p>
        </w:tc>
        <w:tc>
          <w:tcPr>
            <w:tcW w:w="1530" w:type="dxa"/>
            <w:tcBorders>
              <w:top w:val="nil"/>
              <w:left w:val="nil"/>
              <w:bottom w:val="single" w:sz="8" w:space="0" w:color="auto"/>
              <w:right w:val="single" w:sz="8" w:space="0" w:color="auto"/>
            </w:tcBorders>
            <w:shd w:val="clear" w:color="000000" w:fill="D3DEF2"/>
            <w:vAlign w:val="center"/>
          </w:tcPr>
          <w:p w14:paraId="4800EEB3" w14:textId="7A0D83BF" w:rsidR="005D0BF9" w:rsidRPr="005F09EE" w:rsidRDefault="005D0BF9" w:rsidP="005F04C4">
            <w:pPr>
              <w:jc w:val="center"/>
              <w:rPr>
                <w:ins w:id="156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DCE5F4"/>
            <w:vAlign w:val="center"/>
          </w:tcPr>
          <w:p w14:paraId="66D219DF" w14:textId="625F4973" w:rsidR="005D0BF9" w:rsidRPr="005F09EE" w:rsidRDefault="005D0BF9" w:rsidP="005F04C4">
            <w:pPr>
              <w:jc w:val="center"/>
              <w:rPr>
                <w:ins w:id="156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FFFFF"/>
            <w:vAlign w:val="center"/>
          </w:tcPr>
          <w:p w14:paraId="25377FD7" w14:textId="37160234" w:rsidR="005D0BF9" w:rsidRPr="005F09EE" w:rsidRDefault="005D0BF9" w:rsidP="005F04C4">
            <w:pPr>
              <w:jc w:val="center"/>
              <w:rPr>
                <w:ins w:id="156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6F9FD"/>
            <w:vAlign w:val="center"/>
          </w:tcPr>
          <w:p w14:paraId="5D30304C" w14:textId="53AD36A4" w:rsidR="005D0BF9" w:rsidRPr="005F09EE" w:rsidRDefault="005D0BF9" w:rsidP="005F04C4">
            <w:pPr>
              <w:jc w:val="center"/>
              <w:rPr>
                <w:ins w:id="1568" w:author="Vaughn Shirey [2]" w:date="2023-09-25T09:47:00Z"/>
                <w:rFonts w:ascii="Times New Roman" w:hAnsi="Times New Roman" w:cs="Times New Roman"/>
                <w:sz w:val="18"/>
                <w:szCs w:val="18"/>
              </w:rPr>
            </w:pPr>
          </w:p>
        </w:tc>
      </w:tr>
      <w:tr w:rsidR="005D0BF9" w:rsidRPr="005F09EE" w14:paraId="6DBFE280" w14:textId="77777777" w:rsidTr="005F04C4">
        <w:trPr>
          <w:trHeight w:val="212"/>
          <w:jc w:val="center"/>
          <w:ins w:id="1569" w:author="Vaughn Shirey [2]" w:date="2023-09-25T09:47:00Z"/>
        </w:trPr>
        <w:tc>
          <w:tcPr>
            <w:tcW w:w="1165" w:type="dxa"/>
          </w:tcPr>
          <w:p w14:paraId="1D4523AA" w14:textId="77777777" w:rsidR="005D0BF9" w:rsidRPr="005F09EE" w:rsidRDefault="005D0BF9" w:rsidP="005F04C4">
            <w:pPr>
              <w:jc w:val="both"/>
              <w:rPr>
                <w:ins w:id="1570" w:author="Vaughn Shirey [2]" w:date="2023-09-25T09:47:00Z"/>
                <w:rFonts w:ascii="Times New Roman" w:hAnsi="Times New Roman" w:cs="Times New Roman"/>
                <w:sz w:val="18"/>
                <w:szCs w:val="18"/>
              </w:rPr>
            </w:pPr>
            <w:ins w:id="1571" w:author="Vaughn Shirey [2]" w:date="2023-09-25T09:47:00Z">
              <w:r w:rsidRPr="005F09EE">
                <w:rPr>
                  <w:rFonts w:ascii="Times New Roman" w:hAnsi="Times New Roman" w:cs="Times New Roman"/>
                  <w:sz w:val="18"/>
                  <w:szCs w:val="18"/>
                </w:rPr>
                <w:t>POLFAU</w:t>
              </w:r>
            </w:ins>
          </w:p>
        </w:tc>
        <w:tc>
          <w:tcPr>
            <w:tcW w:w="2430" w:type="dxa"/>
          </w:tcPr>
          <w:p w14:paraId="0075E7C2" w14:textId="77777777" w:rsidR="005D0BF9" w:rsidRPr="005F09EE" w:rsidRDefault="005D0BF9" w:rsidP="005F04C4">
            <w:pPr>
              <w:jc w:val="both"/>
              <w:rPr>
                <w:ins w:id="1572" w:author="Vaughn Shirey [2]" w:date="2023-09-25T09:47:00Z"/>
                <w:rFonts w:ascii="Times New Roman" w:hAnsi="Times New Roman" w:cs="Times New Roman"/>
                <w:i/>
                <w:iCs/>
                <w:sz w:val="18"/>
                <w:szCs w:val="18"/>
              </w:rPr>
            </w:pPr>
            <w:ins w:id="1573" w:author="Vaughn Shirey [2]" w:date="2023-09-25T09:47:00Z">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faunus</w:t>
              </w:r>
              <w:proofErr w:type="spellEnd"/>
            </w:ins>
          </w:p>
        </w:tc>
        <w:tc>
          <w:tcPr>
            <w:tcW w:w="1530" w:type="dxa"/>
            <w:tcBorders>
              <w:top w:val="nil"/>
              <w:left w:val="nil"/>
              <w:bottom w:val="single" w:sz="8" w:space="0" w:color="auto"/>
              <w:right w:val="single" w:sz="8" w:space="0" w:color="auto"/>
            </w:tcBorders>
            <w:shd w:val="clear" w:color="000000" w:fill="FBF1F1"/>
            <w:vAlign w:val="center"/>
          </w:tcPr>
          <w:p w14:paraId="4648BD64" w14:textId="65D2A69B" w:rsidR="005D0BF9" w:rsidRPr="005F09EE" w:rsidRDefault="005D0BF9" w:rsidP="005F04C4">
            <w:pPr>
              <w:jc w:val="center"/>
              <w:rPr>
                <w:ins w:id="157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3F6FB"/>
            <w:vAlign w:val="center"/>
          </w:tcPr>
          <w:p w14:paraId="6F967CD8" w14:textId="74290C88" w:rsidR="005D0BF9" w:rsidRPr="005F09EE" w:rsidRDefault="005D0BF9" w:rsidP="005F04C4">
            <w:pPr>
              <w:jc w:val="center"/>
              <w:rPr>
                <w:ins w:id="157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6F8FC"/>
            <w:vAlign w:val="center"/>
          </w:tcPr>
          <w:p w14:paraId="7B4055C3" w14:textId="31C1D585" w:rsidR="005D0BF9" w:rsidRPr="005F09EE" w:rsidRDefault="005D0BF9" w:rsidP="005F04C4">
            <w:pPr>
              <w:jc w:val="center"/>
              <w:rPr>
                <w:ins w:id="157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F9FD"/>
            <w:vAlign w:val="center"/>
          </w:tcPr>
          <w:p w14:paraId="6E271E3C" w14:textId="738433BD" w:rsidR="005D0BF9" w:rsidRPr="005F09EE" w:rsidRDefault="005D0BF9" w:rsidP="005F04C4">
            <w:pPr>
              <w:jc w:val="center"/>
              <w:rPr>
                <w:ins w:id="1577" w:author="Vaughn Shirey [2]" w:date="2023-09-25T09:47:00Z"/>
                <w:rFonts w:ascii="Times New Roman" w:hAnsi="Times New Roman" w:cs="Times New Roman"/>
                <w:sz w:val="18"/>
                <w:szCs w:val="18"/>
              </w:rPr>
            </w:pPr>
          </w:p>
        </w:tc>
      </w:tr>
      <w:tr w:rsidR="005D0BF9" w:rsidRPr="005F09EE" w14:paraId="5B790D27" w14:textId="77777777" w:rsidTr="005F04C4">
        <w:trPr>
          <w:trHeight w:val="196"/>
          <w:jc w:val="center"/>
          <w:ins w:id="1578" w:author="Vaughn Shirey [2]" w:date="2023-09-25T09:47:00Z"/>
        </w:trPr>
        <w:tc>
          <w:tcPr>
            <w:tcW w:w="1165" w:type="dxa"/>
          </w:tcPr>
          <w:p w14:paraId="75612855" w14:textId="77777777" w:rsidR="005D0BF9" w:rsidRPr="005F09EE" w:rsidRDefault="005D0BF9" w:rsidP="005F04C4">
            <w:pPr>
              <w:jc w:val="both"/>
              <w:rPr>
                <w:ins w:id="1579" w:author="Vaughn Shirey [2]" w:date="2023-09-25T09:47:00Z"/>
                <w:rFonts w:ascii="Times New Roman" w:hAnsi="Times New Roman" w:cs="Times New Roman"/>
                <w:sz w:val="18"/>
                <w:szCs w:val="18"/>
              </w:rPr>
            </w:pPr>
            <w:ins w:id="1580" w:author="Vaughn Shirey [2]" w:date="2023-09-25T09:47:00Z">
              <w:r w:rsidRPr="005F09EE">
                <w:rPr>
                  <w:rFonts w:ascii="Times New Roman" w:hAnsi="Times New Roman" w:cs="Times New Roman"/>
                  <w:sz w:val="18"/>
                  <w:szCs w:val="18"/>
                </w:rPr>
                <w:t>POLGRA</w:t>
              </w:r>
            </w:ins>
          </w:p>
        </w:tc>
        <w:tc>
          <w:tcPr>
            <w:tcW w:w="2430" w:type="dxa"/>
          </w:tcPr>
          <w:p w14:paraId="2B552B02" w14:textId="77777777" w:rsidR="005D0BF9" w:rsidRPr="005F09EE" w:rsidRDefault="005D0BF9" w:rsidP="005F04C4">
            <w:pPr>
              <w:jc w:val="both"/>
              <w:rPr>
                <w:ins w:id="1581" w:author="Vaughn Shirey [2]" w:date="2023-09-25T09:47:00Z"/>
                <w:rFonts w:ascii="Times New Roman" w:hAnsi="Times New Roman" w:cs="Times New Roman"/>
                <w:i/>
                <w:iCs/>
                <w:sz w:val="18"/>
                <w:szCs w:val="18"/>
              </w:rPr>
            </w:pPr>
            <w:ins w:id="1582" w:author="Vaughn Shirey [2]" w:date="2023-09-25T09:47:00Z">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gracilis</w:t>
              </w:r>
              <w:proofErr w:type="spellEnd"/>
            </w:ins>
          </w:p>
        </w:tc>
        <w:tc>
          <w:tcPr>
            <w:tcW w:w="1530" w:type="dxa"/>
            <w:tcBorders>
              <w:top w:val="nil"/>
              <w:left w:val="nil"/>
              <w:bottom w:val="single" w:sz="8" w:space="0" w:color="auto"/>
              <w:right w:val="single" w:sz="8" w:space="0" w:color="auto"/>
            </w:tcBorders>
            <w:shd w:val="clear" w:color="000000" w:fill="F8E5E5"/>
            <w:vAlign w:val="center"/>
          </w:tcPr>
          <w:p w14:paraId="7D5FB561" w14:textId="3A4898C7" w:rsidR="005D0BF9" w:rsidRPr="005F09EE" w:rsidRDefault="005D0BF9" w:rsidP="005F04C4">
            <w:pPr>
              <w:jc w:val="center"/>
              <w:rPr>
                <w:ins w:id="158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CF6F6"/>
            <w:vAlign w:val="center"/>
          </w:tcPr>
          <w:p w14:paraId="5BBE3948" w14:textId="1A7CA166" w:rsidR="005D0BF9" w:rsidRPr="005F09EE" w:rsidRDefault="005D0BF9" w:rsidP="005F04C4">
            <w:pPr>
              <w:jc w:val="center"/>
              <w:rPr>
                <w:ins w:id="158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EFF"/>
            <w:vAlign w:val="center"/>
          </w:tcPr>
          <w:p w14:paraId="2BA8607D" w14:textId="233A9BED" w:rsidR="005D0BF9" w:rsidRPr="005F09EE" w:rsidRDefault="005D0BF9" w:rsidP="005F04C4">
            <w:pPr>
              <w:jc w:val="center"/>
              <w:rPr>
                <w:ins w:id="158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CFDFE"/>
            <w:vAlign w:val="center"/>
          </w:tcPr>
          <w:p w14:paraId="758A735F" w14:textId="5D4E630C" w:rsidR="005D0BF9" w:rsidRPr="005F09EE" w:rsidRDefault="005D0BF9" w:rsidP="005F04C4">
            <w:pPr>
              <w:jc w:val="center"/>
              <w:rPr>
                <w:ins w:id="1586" w:author="Vaughn Shirey [2]" w:date="2023-09-25T09:47:00Z"/>
                <w:rFonts w:ascii="Times New Roman" w:hAnsi="Times New Roman" w:cs="Times New Roman"/>
                <w:sz w:val="18"/>
                <w:szCs w:val="18"/>
              </w:rPr>
            </w:pPr>
          </w:p>
        </w:tc>
      </w:tr>
      <w:tr w:rsidR="005D0BF9" w:rsidRPr="005F09EE" w14:paraId="4A4ED0E2" w14:textId="77777777" w:rsidTr="005F04C4">
        <w:trPr>
          <w:trHeight w:val="196"/>
          <w:jc w:val="center"/>
          <w:ins w:id="1587" w:author="Vaughn Shirey [2]" w:date="2023-09-25T09:47:00Z"/>
        </w:trPr>
        <w:tc>
          <w:tcPr>
            <w:tcW w:w="1165" w:type="dxa"/>
          </w:tcPr>
          <w:p w14:paraId="4DFA84EF" w14:textId="77777777" w:rsidR="005D0BF9" w:rsidRPr="005F09EE" w:rsidRDefault="005D0BF9" w:rsidP="005F04C4">
            <w:pPr>
              <w:jc w:val="both"/>
              <w:rPr>
                <w:ins w:id="1588" w:author="Vaughn Shirey [2]" w:date="2023-09-25T09:47:00Z"/>
                <w:rFonts w:ascii="Times New Roman" w:hAnsi="Times New Roman" w:cs="Times New Roman"/>
                <w:sz w:val="18"/>
                <w:szCs w:val="18"/>
              </w:rPr>
            </w:pPr>
            <w:ins w:id="1589" w:author="Vaughn Shirey [2]" w:date="2023-09-25T09:47:00Z">
              <w:r w:rsidRPr="005F09EE">
                <w:rPr>
                  <w:rFonts w:ascii="Times New Roman" w:hAnsi="Times New Roman" w:cs="Times New Roman"/>
                  <w:sz w:val="18"/>
                  <w:szCs w:val="18"/>
                </w:rPr>
                <w:t>POLINT</w:t>
              </w:r>
            </w:ins>
          </w:p>
        </w:tc>
        <w:tc>
          <w:tcPr>
            <w:tcW w:w="2430" w:type="dxa"/>
          </w:tcPr>
          <w:p w14:paraId="1ECA90A7" w14:textId="77777777" w:rsidR="005D0BF9" w:rsidRPr="005F09EE" w:rsidRDefault="005D0BF9" w:rsidP="005F04C4">
            <w:pPr>
              <w:jc w:val="both"/>
              <w:rPr>
                <w:ins w:id="1590" w:author="Vaughn Shirey [2]" w:date="2023-09-25T09:47:00Z"/>
                <w:rFonts w:ascii="Times New Roman" w:hAnsi="Times New Roman" w:cs="Times New Roman"/>
                <w:i/>
                <w:iCs/>
                <w:sz w:val="18"/>
                <w:szCs w:val="18"/>
              </w:rPr>
            </w:pPr>
            <w:ins w:id="1591" w:author="Vaughn Shirey [2]" w:date="2023-09-25T09:47:00Z">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interrogationis</w:t>
              </w:r>
              <w:proofErr w:type="spellEnd"/>
            </w:ins>
          </w:p>
        </w:tc>
        <w:tc>
          <w:tcPr>
            <w:tcW w:w="1530" w:type="dxa"/>
            <w:tcBorders>
              <w:top w:val="nil"/>
              <w:left w:val="nil"/>
              <w:bottom w:val="single" w:sz="8" w:space="0" w:color="auto"/>
              <w:right w:val="single" w:sz="8" w:space="0" w:color="auto"/>
            </w:tcBorders>
            <w:shd w:val="clear" w:color="000000" w:fill="9CB4E0"/>
            <w:vAlign w:val="center"/>
          </w:tcPr>
          <w:p w14:paraId="5C1C299D" w14:textId="5F640F99" w:rsidR="005D0BF9" w:rsidRPr="005F09EE" w:rsidRDefault="005D0BF9" w:rsidP="005F04C4">
            <w:pPr>
              <w:jc w:val="center"/>
              <w:rPr>
                <w:ins w:id="159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B3C6E7"/>
            <w:vAlign w:val="center"/>
          </w:tcPr>
          <w:p w14:paraId="3F7548CC" w14:textId="02F07FD0" w:rsidR="005D0BF9" w:rsidRPr="005F09EE" w:rsidRDefault="005D0BF9" w:rsidP="005F04C4">
            <w:pPr>
              <w:jc w:val="center"/>
              <w:rPr>
                <w:ins w:id="159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6A8FD0"/>
            <w:vAlign w:val="center"/>
          </w:tcPr>
          <w:p w14:paraId="11768F02" w14:textId="0F9FDD11" w:rsidR="005D0BF9" w:rsidRPr="005F09EE" w:rsidRDefault="005D0BF9" w:rsidP="005F04C4">
            <w:pPr>
              <w:jc w:val="center"/>
              <w:rPr>
                <w:ins w:id="159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81A0D8"/>
            <w:vAlign w:val="center"/>
          </w:tcPr>
          <w:p w14:paraId="0C58EB7D" w14:textId="0E19D227" w:rsidR="005D0BF9" w:rsidRPr="005F09EE" w:rsidRDefault="005D0BF9" w:rsidP="005F04C4">
            <w:pPr>
              <w:jc w:val="center"/>
              <w:rPr>
                <w:ins w:id="1595" w:author="Vaughn Shirey [2]" w:date="2023-09-25T09:47:00Z"/>
                <w:rFonts w:ascii="Times New Roman" w:hAnsi="Times New Roman" w:cs="Times New Roman"/>
                <w:sz w:val="18"/>
                <w:szCs w:val="18"/>
              </w:rPr>
            </w:pPr>
          </w:p>
        </w:tc>
      </w:tr>
      <w:tr w:rsidR="005D0BF9" w:rsidRPr="005F09EE" w14:paraId="4AE8E2C4" w14:textId="77777777" w:rsidTr="005F04C4">
        <w:trPr>
          <w:trHeight w:val="212"/>
          <w:jc w:val="center"/>
          <w:ins w:id="1596" w:author="Vaughn Shirey [2]" w:date="2023-09-25T09:47:00Z"/>
        </w:trPr>
        <w:tc>
          <w:tcPr>
            <w:tcW w:w="1165" w:type="dxa"/>
          </w:tcPr>
          <w:p w14:paraId="4CB049F7" w14:textId="77777777" w:rsidR="005D0BF9" w:rsidRPr="005F09EE" w:rsidRDefault="005D0BF9" w:rsidP="005F04C4">
            <w:pPr>
              <w:jc w:val="both"/>
              <w:rPr>
                <w:ins w:id="1597" w:author="Vaughn Shirey [2]" w:date="2023-09-25T09:47:00Z"/>
                <w:rFonts w:ascii="Times New Roman" w:hAnsi="Times New Roman" w:cs="Times New Roman"/>
                <w:sz w:val="18"/>
                <w:szCs w:val="18"/>
              </w:rPr>
            </w:pPr>
            <w:ins w:id="1598" w:author="Vaughn Shirey [2]" w:date="2023-09-25T09:47:00Z">
              <w:r w:rsidRPr="005F09EE">
                <w:rPr>
                  <w:rFonts w:ascii="Times New Roman" w:hAnsi="Times New Roman" w:cs="Times New Roman"/>
                  <w:sz w:val="18"/>
                  <w:szCs w:val="18"/>
                </w:rPr>
                <w:t>POLPRO</w:t>
              </w:r>
            </w:ins>
          </w:p>
        </w:tc>
        <w:tc>
          <w:tcPr>
            <w:tcW w:w="2430" w:type="dxa"/>
          </w:tcPr>
          <w:p w14:paraId="221256BC" w14:textId="77777777" w:rsidR="005D0BF9" w:rsidRPr="005F09EE" w:rsidRDefault="005D0BF9" w:rsidP="005F04C4">
            <w:pPr>
              <w:jc w:val="both"/>
              <w:rPr>
                <w:ins w:id="1599" w:author="Vaughn Shirey [2]" w:date="2023-09-25T09:47:00Z"/>
                <w:rFonts w:ascii="Times New Roman" w:hAnsi="Times New Roman" w:cs="Times New Roman"/>
                <w:i/>
                <w:iCs/>
                <w:sz w:val="18"/>
                <w:szCs w:val="18"/>
              </w:rPr>
            </w:pPr>
            <w:ins w:id="1600" w:author="Vaughn Shirey [2]" w:date="2023-09-25T09:47:00Z">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progne</w:t>
              </w:r>
              <w:proofErr w:type="spellEnd"/>
            </w:ins>
          </w:p>
        </w:tc>
        <w:tc>
          <w:tcPr>
            <w:tcW w:w="1530" w:type="dxa"/>
            <w:tcBorders>
              <w:top w:val="nil"/>
              <w:left w:val="nil"/>
              <w:bottom w:val="single" w:sz="8" w:space="0" w:color="auto"/>
              <w:right w:val="single" w:sz="8" w:space="0" w:color="auto"/>
            </w:tcBorders>
            <w:shd w:val="clear" w:color="000000" w:fill="BACBE9"/>
            <w:vAlign w:val="center"/>
          </w:tcPr>
          <w:p w14:paraId="34962125" w14:textId="62354115" w:rsidR="005D0BF9" w:rsidRPr="005F09EE" w:rsidRDefault="005D0BF9" w:rsidP="005F04C4">
            <w:pPr>
              <w:jc w:val="center"/>
              <w:rPr>
                <w:ins w:id="160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A1B8E2"/>
            <w:vAlign w:val="center"/>
          </w:tcPr>
          <w:p w14:paraId="7E8260C7" w14:textId="535E42CB" w:rsidR="005D0BF9" w:rsidRPr="005F09EE" w:rsidRDefault="005D0BF9" w:rsidP="005F04C4">
            <w:pPr>
              <w:jc w:val="center"/>
              <w:rPr>
                <w:ins w:id="160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DF1FA"/>
            <w:vAlign w:val="center"/>
          </w:tcPr>
          <w:p w14:paraId="6AC7B86A" w14:textId="401A7DF0" w:rsidR="005D0BF9" w:rsidRPr="005F09EE" w:rsidRDefault="005D0BF9" w:rsidP="005F04C4">
            <w:pPr>
              <w:jc w:val="center"/>
              <w:rPr>
                <w:ins w:id="160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1F5FB"/>
            <w:vAlign w:val="center"/>
          </w:tcPr>
          <w:p w14:paraId="0AFA99BF" w14:textId="1CB753E7" w:rsidR="005D0BF9" w:rsidRPr="005F09EE" w:rsidRDefault="005D0BF9" w:rsidP="005F04C4">
            <w:pPr>
              <w:jc w:val="center"/>
              <w:rPr>
                <w:ins w:id="1604" w:author="Vaughn Shirey [2]" w:date="2023-09-25T09:47:00Z"/>
                <w:rFonts w:ascii="Times New Roman" w:hAnsi="Times New Roman" w:cs="Times New Roman"/>
                <w:sz w:val="18"/>
                <w:szCs w:val="18"/>
              </w:rPr>
            </w:pPr>
          </w:p>
        </w:tc>
      </w:tr>
      <w:tr w:rsidR="005D0BF9" w:rsidRPr="005F09EE" w14:paraId="41EE76C4" w14:textId="77777777" w:rsidTr="005F04C4">
        <w:trPr>
          <w:trHeight w:val="196"/>
          <w:jc w:val="center"/>
          <w:ins w:id="1605" w:author="Vaughn Shirey [2]" w:date="2023-09-25T09:47:00Z"/>
        </w:trPr>
        <w:tc>
          <w:tcPr>
            <w:tcW w:w="1165" w:type="dxa"/>
          </w:tcPr>
          <w:p w14:paraId="635063C0" w14:textId="77777777" w:rsidR="005D0BF9" w:rsidRPr="005F09EE" w:rsidRDefault="005D0BF9" w:rsidP="005F04C4">
            <w:pPr>
              <w:jc w:val="both"/>
              <w:rPr>
                <w:ins w:id="1606" w:author="Vaughn Shirey [2]" w:date="2023-09-25T09:47:00Z"/>
                <w:rFonts w:ascii="Times New Roman" w:hAnsi="Times New Roman" w:cs="Times New Roman"/>
                <w:sz w:val="18"/>
                <w:szCs w:val="18"/>
              </w:rPr>
            </w:pPr>
            <w:ins w:id="1607" w:author="Vaughn Shirey [2]" w:date="2023-09-25T09:47:00Z">
              <w:r w:rsidRPr="005F09EE">
                <w:rPr>
                  <w:rFonts w:ascii="Times New Roman" w:hAnsi="Times New Roman" w:cs="Times New Roman"/>
                  <w:sz w:val="18"/>
                  <w:szCs w:val="18"/>
                </w:rPr>
                <w:t>POLSAT</w:t>
              </w:r>
            </w:ins>
          </w:p>
        </w:tc>
        <w:tc>
          <w:tcPr>
            <w:tcW w:w="2430" w:type="dxa"/>
          </w:tcPr>
          <w:p w14:paraId="1E0FA1D5" w14:textId="77777777" w:rsidR="005D0BF9" w:rsidRPr="005F09EE" w:rsidRDefault="005D0BF9" w:rsidP="005F04C4">
            <w:pPr>
              <w:jc w:val="both"/>
              <w:rPr>
                <w:ins w:id="1608" w:author="Vaughn Shirey [2]" w:date="2023-09-25T09:47:00Z"/>
                <w:rFonts w:ascii="Times New Roman" w:hAnsi="Times New Roman" w:cs="Times New Roman"/>
                <w:i/>
                <w:iCs/>
                <w:sz w:val="18"/>
                <w:szCs w:val="18"/>
              </w:rPr>
            </w:pPr>
            <w:ins w:id="1609" w:author="Vaughn Shirey [2]" w:date="2023-09-25T09:47:00Z">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satyrus</w:t>
              </w:r>
              <w:proofErr w:type="spellEnd"/>
            </w:ins>
          </w:p>
        </w:tc>
        <w:tc>
          <w:tcPr>
            <w:tcW w:w="1530" w:type="dxa"/>
            <w:tcBorders>
              <w:top w:val="nil"/>
              <w:left w:val="nil"/>
              <w:bottom w:val="single" w:sz="8" w:space="0" w:color="auto"/>
              <w:right w:val="single" w:sz="8" w:space="0" w:color="auto"/>
            </w:tcBorders>
            <w:shd w:val="clear" w:color="000000" w:fill="F5F8FC"/>
            <w:vAlign w:val="center"/>
          </w:tcPr>
          <w:p w14:paraId="58C01D21" w14:textId="594B3500" w:rsidR="005D0BF9" w:rsidRPr="005F09EE" w:rsidRDefault="005D0BF9" w:rsidP="005F04C4">
            <w:pPr>
              <w:jc w:val="center"/>
              <w:rPr>
                <w:ins w:id="1610"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2E9F6"/>
            <w:vAlign w:val="center"/>
          </w:tcPr>
          <w:p w14:paraId="5D2A5008" w14:textId="0CB3658B" w:rsidR="005D0BF9" w:rsidRPr="005F09EE" w:rsidRDefault="005D0BF9" w:rsidP="005F04C4">
            <w:pPr>
              <w:jc w:val="center"/>
              <w:rPr>
                <w:ins w:id="161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EFDFD"/>
            <w:vAlign w:val="center"/>
          </w:tcPr>
          <w:p w14:paraId="3B4D22F7" w14:textId="0D7CED97" w:rsidR="005D0BF9" w:rsidRPr="005F09EE" w:rsidRDefault="005D0BF9" w:rsidP="005F04C4">
            <w:pPr>
              <w:jc w:val="center"/>
              <w:rPr>
                <w:ins w:id="161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AFBFE"/>
            <w:vAlign w:val="center"/>
          </w:tcPr>
          <w:p w14:paraId="19433254" w14:textId="3DFF7D76" w:rsidR="005D0BF9" w:rsidRPr="005F09EE" w:rsidRDefault="005D0BF9" w:rsidP="005F04C4">
            <w:pPr>
              <w:jc w:val="center"/>
              <w:rPr>
                <w:ins w:id="1613" w:author="Vaughn Shirey [2]" w:date="2023-09-25T09:47:00Z"/>
                <w:rFonts w:ascii="Times New Roman" w:hAnsi="Times New Roman" w:cs="Times New Roman"/>
                <w:sz w:val="18"/>
                <w:szCs w:val="18"/>
              </w:rPr>
            </w:pPr>
          </w:p>
        </w:tc>
      </w:tr>
      <w:tr w:rsidR="005D0BF9" w:rsidRPr="005F09EE" w14:paraId="6BD0C022" w14:textId="77777777" w:rsidTr="005F04C4">
        <w:trPr>
          <w:trHeight w:val="212"/>
          <w:jc w:val="center"/>
          <w:ins w:id="1614" w:author="Vaughn Shirey [2]" w:date="2023-09-25T09:47:00Z"/>
        </w:trPr>
        <w:tc>
          <w:tcPr>
            <w:tcW w:w="1165" w:type="dxa"/>
          </w:tcPr>
          <w:p w14:paraId="744F0428" w14:textId="77777777" w:rsidR="005D0BF9" w:rsidRPr="005F09EE" w:rsidRDefault="005D0BF9" w:rsidP="005F04C4">
            <w:pPr>
              <w:jc w:val="both"/>
              <w:rPr>
                <w:ins w:id="1615" w:author="Vaughn Shirey [2]" w:date="2023-09-25T09:47:00Z"/>
                <w:rFonts w:ascii="Times New Roman" w:hAnsi="Times New Roman" w:cs="Times New Roman"/>
                <w:sz w:val="18"/>
                <w:szCs w:val="18"/>
              </w:rPr>
            </w:pPr>
            <w:ins w:id="1616" w:author="Vaughn Shirey [2]" w:date="2023-09-25T09:47:00Z">
              <w:r w:rsidRPr="005F09EE">
                <w:rPr>
                  <w:rFonts w:ascii="Times New Roman" w:hAnsi="Times New Roman" w:cs="Times New Roman"/>
                  <w:sz w:val="18"/>
                  <w:szCs w:val="18"/>
                </w:rPr>
                <w:t>PONOCC</w:t>
              </w:r>
            </w:ins>
          </w:p>
        </w:tc>
        <w:tc>
          <w:tcPr>
            <w:tcW w:w="2430" w:type="dxa"/>
          </w:tcPr>
          <w:p w14:paraId="165F7343" w14:textId="77777777" w:rsidR="005D0BF9" w:rsidRPr="005F09EE" w:rsidRDefault="005D0BF9" w:rsidP="005F04C4">
            <w:pPr>
              <w:jc w:val="both"/>
              <w:rPr>
                <w:ins w:id="1617" w:author="Vaughn Shirey [2]" w:date="2023-09-25T09:47:00Z"/>
                <w:rFonts w:ascii="Times New Roman" w:hAnsi="Times New Roman" w:cs="Times New Roman"/>
                <w:i/>
                <w:iCs/>
                <w:sz w:val="18"/>
                <w:szCs w:val="18"/>
              </w:rPr>
            </w:pPr>
            <w:proofErr w:type="spellStart"/>
            <w:ins w:id="1618" w:author="Vaughn Shirey [2]" w:date="2023-09-25T09:47:00Z">
              <w:r w:rsidRPr="005F09EE">
                <w:rPr>
                  <w:rFonts w:ascii="Times New Roman" w:hAnsi="Times New Roman" w:cs="Times New Roman"/>
                  <w:i/>
                  <w:iCs/>
                  <w:sz w:val="18"/>
                  <w:szCs w:val="18"/>
                </w:rPr>
                <w:t>Pontia</w:t>
              </w:r>
              <w:proofErr w:type="spellEnd"/>
              <w:r w:rsidRPr="005F09EE">
                <w:rPr>
                  <w:rFonts w:ascii="Times New Roman" w:hAnsi="Times New Roman" w:cs="Times New Roman"/>
                  <w:i/>
                  <w:iCs/>
                  <w:sz w:val="18"/>
                  <w:szCs w:val="18"/>
                </w:rPr>
                <w:t xml:space="preserve"> occidentalis</w:t>
              </w:r>
            </w:ins>
          </w:p>
        </w:tc>
        <w:tc>
          <w:tcPr>
            <w:tcW w:w="1530" w:type="dxa"/>
            <w:tcBorders>
              <w:top w:val="nil"/>
              <w:left w:val="nil"/>
              <w:bottom w:val="single" w:sz="8" w:space="0" w:color="auto"/>
              <w:right w:val="single" w:sz="8" w:space="0" w:color="auto"/>
            </w:tcBorders>
            <w:shd w:val="clear" w:color="000000" w:fill="EAABAB"/>
            <w:vAlign w:val="center"/>
          </w:tcPr>
          <w:p w14:paraId="66D58736" w14:textId="5EFD6A6D" w:rsidR="005D0BF9" w:rsidRPr="005F09EE" w:rsidRDefault="005D0BF9" w:rsidP="005F04C4">
            <w:pPr>
              <w:jc w:val="center"/>
              <w:rPr>
                <w:ins w:id="1619"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4D2D2"/>
            <w:vAlign w:val="center"/>
          </w:tcPr>
          <w:p w14:paraId="28B11376" w14:textId="4B9645B7" w:rsidR="005D0BF9" w:rsidRPr="005F09EE" w:rsidRDefault="005D0BF9" w:rsidP="005F04C4">
            <w:pPr>
              <w:jc w:val="center"/>
              <w:rPr>
                <w:ins w:id="162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5D6D6"/>
            <w:vAlign w:val="center"/>
          </w:tcPr>
          <w:p w14:paraId="2C445E79" w14:textId="0527312D" w:rsidR="005D0BF9" w:rsidRPr="005F09EE" w:rsidRDefault="005D0BF9" w:rsidP="005F04C4">
            <w:pPr>
              <w:jc w:val="center"/>
              <w:rPr>
                <w:ins w:id="1621"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AECEC"/>
            <w:vAlign w:val="center"/>
          </w:tcPr>
          <w:p w14:paraId="55E9222B" w14:textId="353D20FC" w:rsidR="005D0BF9" w:rsidRPr="005F09EE" w:rsidRDefault="005D0BF9" w:rsidP="005F04C4">
            <w:pPr>
              <w:jc w:val="center"/>
              <w:rPr>
                <w:ins w:id="1622" w:author="Vaughn Shirey [2]" w:date="2023-09-25T09:47:00Z"/>
                <w:rFonts w:ascii="Times New Roman" w:hAnsi="Times New Roman" w:cs="Times New Roman"/>
                <w:sz w:val="18"/>
                <w:szCs w:val="18"/>
              </w:rPr>
            </w:pPr>
          </w:p>
        </w:tc>
      </w:tr>
      <w:tr w:rsidR="005D0BF9" w:rsidRPr="005F09EE" w14:paraId="16FC926B" w14:textId="77777777" w:rsidTr="005F04C4">
        <w:trPr>
          <w:trHeight w:val="196"/>
          <w:jc w:val="center"/>
          <w:ins w:id="1623" w:author="Vaughn Shirey [2]" w:date="2023-09-25T09:47:00Z"/>
        </w:trPr>
        <w:tc>
          <w:tcPr>
            <w:tcW w:w="1165" w:type="dxa"/>
          </w:tcPr>
          <w:p w14:paraId="4267C380" w14:textId="77777777" w:rsidR="005D0BF9" w:rsidRPr="005F09EE" w:rsidRDefault="005D0BF9" w:rsidP="005F04C4">
            <w:pPr>
              <w:jc w:val="both"/>
              <w:rPr>
                <w:ins w:id="1624" w:author="Vaughn Shirey [2]" w:date="2023-09-25T09:47:00Z"/>
                <w:rFonts w:ascii="Times New Roman" w:hAnsi="Times New Roman" w:cs="Times New Roman"/>
                <w:sz w:val="18"/>
                <w:szCs w:val="18"/>
              </w:rPr>
            </w:pPr>
            <w:ins w:id="1625" w:author="Vaughn Shirey [2]" w:date="2023-09-25T09:47:00Z">
              <w:r w:rsidRPr="005F09EE">
                <w:rPr>
                  <w:rFonts w:ascii="Times New Roman" w:hAnsi="Times New Roman" w:cs="Times New Roman"/>
                  <w:sz w:val="18"/>
                  <w:szCs w:val="18"/>
                </w:rPr>
                <w:t>PTECAN</w:t>
              </w:r>
            </w:ins>
          </w:p>
        </w:tc>
        <w:tc>
          <w:tcPr>
            <w:tcW w:w="2430" w:type="dxa"/>
          </w:tcPr>
          <w:p w14:paraId="21C3D5C0" w14:textId="77777777" w:rsidR="005D0BF9" w:rsidRPr="005F09EE" w:rsidRDefault="005D0BF9" w:rsidP="005F04C4">
            <w:pPr>
              <w:jc w:val="both"/>
              <w:rPr>
                <w:ins w:id="1626" w:author="Vaughn Shirey [2]" w:date="2023-09-25T09:47:00Z"/>
                <w:rFonts w:ascii="Times New Roman" w:hAnsi="Times New Roman" w:cs="Times New Roman"/>
                <w:i/>
                <w:iCs/>
                <w:sz w:val="18"/>
                <w:szCs w:val="18"/>
              </w:rPr>
            </w:pPr>
            <w:proofErr w:type="spellStart"/>
            <w:ins w:id="1627" w:author="Vaughn Shirey [2]" w:date="2023-09-25T09:47:00Z">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canadensis</w:t>
              </w:r>
            </w:ins>
          </w:p>
        </w:tc>
        <w:tc>
          <w:tcPr>
            <w:tcW w:w="1530" w:type="dxa"/>
            <w:tcBorders>
              <w:top w:val="nil"/>
              <w:left w:val="nil"/>
              <w:bottom w:val="single" w:sz="8" w:space="0" w:color="auto"/>
              <w:right w:val="single" w:sz="8" w:space="0" w:color="auto"/>
            </w:tcBorders>
            <w:shd w:val="clear" w:color="000000" w:fill="FEFEFF"/>
            <w:vAlign w:val="center"/>
          </w:tcPr>
          <w:p w14:paraId="70EBEED4" w14:textId="78C11DBC" w:rsidR="005D0BF9" w:rsidRPr="005F09EE" w:rsidRDefault="005D0BF9" w:rsidP="005F04C4">
            <w:pPr>
              <w:jc w:val="center"/>
              <w:rPr>
                <w:ins w:id="1628"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EF2FA"/>
            <w:vAlign w:val="center"/>
          </w:tcPr>
          <w:p w14:paraId="2636312E" w14:textId="36F1E3E8" w:rsidR="005D0BF9" w:rsidRPr="005F09EE" w:rsidRDefault="005D0BF9" w:rsidP="005F04C4">
            <w:pPr>
              <w:jc w:val="center"/>
              <w:rPr>
                <w:ins w:id="162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8EEF8"/>
            <w:vAlign w:val="center"/>
          </w:tcPr>
          <w:p w14:paraId="0809766D" w14:textId="0C872061" w:rsidR="005D0BF9" w:rsidRPr="005F09EE" w:rsidRDefault="005D0BF9" w:rsidP="005F04C4">
            <w:pPr>
              <w:jc w:val="center"/>
              <w:rPr>
                <w:ins w:id="1630"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F9FD"/>
            <w:vAlign w:val="center"/>
          </w:tcPr>
          <w:p w14:paraId="6E10D65D" w14:textId="3AE8B57C" w:rsidR="005D0BF9" w:rsidRPr="005F09EE" w:rsidRDefault="005D0BF9" w:rsidP="005F04C4">
            <w:pPr>
              <w:jc w:val="center"/>
              <w:rPr>
                <w:ins w:id="1631" w:author="Vaughn Shirey [2]" w:date="2023-09-25T09:47:00Z"/>
                <w:rFonts w:ascii="Times New Roman" w:hAnsi="Times New Roman" w:cs="Times New Roman"/>
                <w:sz w:val="18"/>
                <w:szCs w:val="18"/>
              </w:rPr>
            </w:pPr>
          </w:p>
        </w:tc>
      </w:tr>
      <w:tr w:rsidR="005D0BF9" w:rsidRPr="005F09EE" w14:paraId="5BA96CD8" w14:textId="77777777" w:rsidTr="005F04C4">
        <w:trPr>
          <w:trHeight w:val="212"/>
          <w:jc w:val="center"/>
          <w:ins w:id="1632" w:author="Vaughn Shirey [2]" w:date="2023-09-25T09:47:00Z"/>
        </w:trPr>
        <w:tc>
          <w:tcPr>
            <w:tcW w:w="1165" w:type="dxa"/>
          </w:tcPr>
          <w:p w14:paraId="7289C43F" w14:textId="77777777" w:rsidR="005D0BF9" w:rsidRPr="005F09EE" w:rsidRDefault="005D0BF9" w:rsidP="005F04C4">
            <w:pPr>
              <w:jc w:val="both"/>
              <w:rPr>
                <w:ins w:id="1633" w:author="Vaughn Shirey [2]" w:date="2023-09-25T09:47:00Z"/>
                <w:rFonts w:ascii="Times New Roman" w:hAnsi="Times New Roman" w:cs="Times New Roman"/>
                <w:sz w:val="18"/>
                <w:szCs w:val="18"/>
              </w:rPr>
            </w:pPr>
            <w:ins w:id="1634" w:author="Vaughn Shirey [2]" w:date="2023-09-25T09:47:00Z">
              <w:r w:rsidRPr="005F09EE">
                <w:rPr>
                  <w:rFonts w:ascii="Times New Roman" w:hAnsi="Times New Roman" w:cs="Times New Roman"/>
                  <w:sz w:val="18"/>
                  <w:szCs w:val="18"/>
                </w:rPr>
                <w:t>PTEEUR</w:t>
              </w:r>
            </w:ins>
          </w:p>
        </w:tc>
        <w:tc>
          <w:tcPr>
            <w:tcW w:w="2430" w:type="dxa"/>
          </w:tcPr>
          <w:p w14:paraId="2A3A99A0" w14:textId="77777777" w:rsidR="005D0BF9" w:rsidRPr="005F09EE" w:rsidRDefault="005D0BF9" w:rsidP="005F04C4">
            <w:pPr>
              <w:jc w:val="both"/>
              <w:rPr>
                <w:ins w:id="1635" w:author="Vaughn Shirey [2]" w:date="2023-09-25T09:47:00Z"/>
                <w:rFonts w:ascii="Times New Roman" w:hAnsi="Times New Roman" w:cs="Times New Roman"/>
                <w:i/>
                <w:iCs/>
                <w:sz w:val="18"/>
                <w:szCs w:val="18"/>
              </w:rPr>
            </w:pPr>
            <w:proofErr w:type="spellStart"/>
            <w:ins w:id="1636" w:author="Vaughn Shirey [2]" w:date="2023-09-25T09:47:00Z">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eurymedon</w:t>
              </w:r>
              <w:proofErr w:type="spellEnd"/>
            </w:ins>
          </w:p>
        </w:tc>
        <w:tc>
          <w:tcPr>
            <w:tcW w:w="1530" w:type="dxa"/>
            <w:tcBorders>
              <w:top w:val="nil"/>
              <w:left w:val="nil"/>
              <w:bottom w:val="single" w:sz="8" w:space="0" w:color="auto"/>
              <w:right w:val="single" w:sz="8" w:space="0" w:color="auto"/>
            </w:tcBorders>
            <w:shd w:val="clear" w:color="000000" w:fill="5E86CD"/>
            <w:vAlign w:val="center"/>
          </w:tcPr>
          <w:p w14:paraId="252468F7" w14:textId="36EDA526" w:rsidR="005D0BF9" w:rsidRPr="005F09EE" w:rsidRDefault="005D0BF9" w:rsidP="005F04C4">
            <w:pPr>
              <w:jc w:val="center"/>
              <w:rPr>
                <w:ins w:id="1637"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6389CE"/>
            <w:vAlign w:val="center"/>
          </w:tcPr>
          <w:p w14:paraId="00DB9D68" w14:textId="695D2F54" w:rsidR="005D0BF9" w:rsidRPr="005F09EE" w:rsidRDefault="005D0BF9" w:rsidP="005F04C4">
            <w:pPr>
              <w:jc w:val="center"/>
              <w:rPr>
                <w:ins w:id="163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6A8FD0"/>
            <w:vAlign w:val="center"/>
          </w:tcPr>
          <w:p w14:paraId="043251D0" w14:textId="18C896B8" w:rsidR="005D0BF9" w:rsidRPr="005F09EE" w:rsidRDefault="005D0BF9" w:rsidP="005F04C4">
            <w:pPr>
              <w:jc w:val="center"/>
              <w:rPr>
                <w:ins w:id="1639"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638ACE"/>
            <w:vAlign w:val="center"/>
          </w:tcPr>
          <w:p w14:paraId="1979406E" w14:textId="239EA910" w:rsidR="005D0BF9" w:rsidRPr="005F09EE" w:rsidRDefault="005D0BF9" w:rsidP="005F04C4">
            <w:pPr>
              <w:jc w:val="center"/>
              <w:rPr>
                <w:ins w:id="1640" w:author="Vaughn Shirey [2]" w:date="2023-09-25T09:47:00Z"/>
                <w:rFonts w:ascii="Times New Roman" w:hAnsi="Times New Roman" w:cs="Times New Roman"/>
                <w:sz w:val="18"/>
                <w:szCs w:val="18"/>
              </w:rPr>
            </w:pPr>
          </w:p>
        </w:tc>
      </w:tr>
      <w:tr w:rsidR="005D0BF9" w:rsidRPr="005F09EE" w14:paraId="2FB6F5AD" w14:textId="77777777" w:rsidTr="005F04C4">
        <w:trPr>
          <w:trHeight w:val="196"/>
          <w:jc w:val="center"/>
          <w:ins w:id="1641" w:author="Vaughn Shirey [2]" w:date="2023-09-25T09:47:00Z"/>
        </w:trPr>
        <w:tc>
          <w:tcPr>
            <w:tcW w:w="1165" w:type="dxa"/>
          </w:tcPr>
          <w:p w14:paraId="0DC193D6" w14:textId="77777777" w:rsidR="005D0BF9" w:rsidRPr="005F09EE" w:rsidRDefault="005D0BF9" w:rsidP="005F04C4">
            <w:pPr>
              <w:jc w:val="both"/>
              <w:rPr>
                <w:ins w:id="1642" w:author="Vaughn Shirey [2]" w:date="2023-09-25T09:47:00Z"/>
                <w:rFonts w:ascii="Times New Roman" w:hAnsi="Times New Roman" w:cs="Times New Roman"/>
                <w:sz w:val="18"/>
                <w:szCs w:val="18"/>
              </w:rPr>
            </w:pPr>
            <w:ins w:id="1643" w:author="Vaughn Shirey [2]" w:date="2023-09-25T09:47:00Z">
              <w:r w:rsidRPr="005F09EE">
                <w:rPr>
                  <w:rFonts w:ascii="Times New Roman" w:hAnsi="Times New Roman" w:cs="Times New Roman"/>
                  <w:sz w:val="18"/>
                  <w:szCs w:val="18"/>
                </w:rPr>
                <w:t>PTEGLA</w:t>
              </w:r>
            </w:ins>
          </w:p>
        </w:tc>
        <w:tc>
          <w:tcPr>
            <w:tcW w:w="2430" w:type="dxa"/>
          </w:tcPr>
          <w:p w14:paraId="56513DFA" w14:textId="77777777" w:rsidR="005D0BF9" w:rsidRPr="005F09EE" w:rsidRDefault="005D0BF9" w:rsidP="005F04C4">
            <w:pPr>
              <w:jc w:val="both"/>
              <w:rPr>
                <w:ins w:id="1644" w:author="Vaughn Shirey [2]" w:date="2023-09-25T09:47:00Z"/>
                <w:rFonts w:ascii="Times New Roman" w:hAnsi="Times New Roman" w:cs="Times New Roman"/>
                <w:i/>
                <w:iCs/>
                <w:sz w:val="18"/>
                <w:szCs w:val="18"/>
              </w:rPr>
            </w:pPr>
            <w:proofErr w:type="spellStart"/>
            <w:ins w:id="1645" w:author="Vaughn Shirey [2]" w:date="2023-09-25T09:47:00Z">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glaucus</w:t>
              </w:r>
            </w:ins>
          </w:p>
        </w:tc>
        <w:tc>
          <w:tcPr>
            <w:tcW w:w="1530" w:type="dxa"/>
            <w:tcBorders>
              <w:top w:val="nil"/>
              <w:left w:val="nil"/>
              <w:bottom w:val="single" w:sz="8" w:space="0" w:color="auto"/>
              <w:right w:val="single" w:sz="8" w:space="0" w:color="auto"/>
            </w:tcBorders>
            <w:shd w:val="clear" w:color="000000" w:fill="F7E1E1"/>
            <w:vAlign w:val="center"/>
          </w:tcPr>
          <w:p w14:paraId="05C3735F" w14:textId="56519468" w:rsidR="005D0BF9" w:rsidRPr="005F09EE" w:rsidRDefault="005D0BF9" w:rsidP="005F04C4">
            <w:pPr>
              <w:jc w:val="center"/>
              <w:rPr>
                <w:ins w:id="1646"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EFEFF"/>
            <w:vAlign w:val="center"/>
          </w:tcPr>
          <w:p w14:paraId="362DA4EE" w14:textId="4EE22FD3" w:rsidR="005D0BF9" w:rsidRPr="005F09EE" w:rsidRDefault="005D0BF9" w:rsidP="005F04C4">
            <w:pPr>
              <w:jc w:val="center"/>
              <w:rPr>
                <w:ins w:id="164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C00000"/>
            <w:vAlign w:val="center"/>
          </w:tcPr>
          <w:p w14:paraId="101D18C1" w14:textId="5E3C6B03" w:rsidR="005D0BF9" w:rsidRPr="005F09EE" w:rsidRDefault="005D0BF9" w:rsidP="005F04C4">
            <w:pPr>
              <w:jc w:val="center"/>
              <w:rPr>
                <w:ins w:id="1648"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BEFEF"/>
            <w:vAlign w:val="center"/>
          </w:tcPr>
          <w:p w14:paraId="474B52DE" w14:textId="55E57167" w:rsidR="005D0BF9" w:rsidRPr="005F09EE" w:rsidRDefault="005D0BF9" w:rsidP="005F04C4">
            <w:pPr>
              <w:jc w:val="center"/>
              <w:rPr>
                <w:ins w:id="1649" w:author="Vaughn Shirey [2]" w:date="2023-09-25T09:47:00Z"/>
                <w:rFonts w:ascii="Times New Roman" w:hAnsi="Times New Roman" w:cs="Times New Roman"/>
                <w:sz w:val="18"/>
                <w:szCs w:val="18"/>
              </w:rPr>
            </w:pPr>
          </w:p>
        </w:tc>
      </w:tr>
      <w:tr w:rsidR="005D0BF9" w:rsidRPr="005F09EE" w14:paraId="13F6B521" w14:textId="77777777" w:rsidTr="005F04C4">
        <w:trPr>
          <w:trHeight w:val="212"/>
          <w:jc w:val="center"/>
          <w:ins w:id="1650" w:author="Vaughn Shirey [2]" w:date="2023-09-25T09:47:00Z"/>
        </w:trPr>
        <w:tc>
          <w:tcPr>
            <w:tcW w:w="1165" w:type="dxa"/>
          </w:tcPr>
          <w:p w14:paraId="18FBBE53" w14:textId="77777777" w:rsidR="005D0BF9" w:rsidRPr="005F09EE" w:rsidRDefault="005D0BF9" w:rsidP="005F04C4">
            <w:pPr>
              <w:jc w:val="both"/>
              <w:rPr>
                <w:ins w:id="1651" w:author="Vaughn Shirey [2]" w:date="2023-09-25T09:47:00Z"/>
                <w:rFonts w:ascii="Times New Roman" w:hAnsi="Times New Roman" w:cs="Times New Roman"/>
                <w:sz w:val="18"/>
                <w:szCs w:val="18"/>
              </w:rPr>
            </w:pPr>
            <w:ins w:id="1652" w:author="Vaughn Shirey [2]" w:date="2023-09-25T09:47:00Z">
              <w:r w:rsidRPr="005F09EE">
                <w:rPr>
                  <w:rFonts w:ascii="Times New Roman" w:hAnsi="Times New Roman" w:cs="Times New Roman"/>
                  <w:sz w:val="18"/>
                  <w:szCs w:val="18"/>
                </w:rPr>
                <w:t>PTERUT</w:t>
              </w:r>
            </w:ins>
          </w:p>
        </w:tc>
        <w:tc>
          <w:tcPr>
            <w:tcW w:w="2430" w:type="dxa"/>
          </w:tcPr>
          <w:p w14:paraId="0CC12CC7" w14:textId="77777777" w:rsidR="005D0BF9" w:rsidRPr="005F09EE" w:rsidRDefault="005D0BF9" w:rsidP="005F04C4">
            <w:pPr>
              <w:jc w:val="both"/>
              <w:rPr>
                <w:ins w:id="1653" w:author="Vaughn Shirey [2]" w:date="2023-09-25T09:47:00Z"/>
                <w:rFonts w:ascii="Times New Roman" w:hAnsi="Times New Roman" w:cs="Times New Roman"/>
                <w:i/>
                <w:iCs/>
                <w:sz w:val="18"/>
                <w:szCs w:val="18"/>
              </w:rPr>
            </w:pPr>
            <w:proofErr w:type="spellStart"/>
            <w:ins w:id="1654" w:author="Vaughn Shirey [2]" w:date="2023-09-25T09:47:00Z">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rutulus</w:t>
              </w:r>
              <w:proofErr w:type="spellEnd"/>
            </w:ins>
          </w:p>
        </w:tc>
        <w:tc>
          <w:tcPr>
            <w:tcW w:w="1530" w:type="dxa"/>
            <w:tcBorders>
              <w:top w:val="nil"/>
              <w:left w:val="nil"/>
              <w:bottom w:val="single" w:sz="8" w:space="0" w:color="auto"/>
              <w:right w:val="single" w:sz="8" w:space="0" w:color="auto"/>
            </w:tcBorders>
            <w:shd w:val="clear" w:color="000000" w:fill="4472C4"/>
            <w:vAlign w:val="center"/>
          </w:tcPr>
          <w:p w14:paraId="69DF91BA" w14:textId="7B8AFF79" w:rsidR="005D0BF9" w:rsidRPr="005F09EE" w:rsidRDefault="005D0BF9" w:rsidP="005F04C4">
            <w:pPr>
              <w:jc w:val="center"/>
              <w:rPr>
                <w:ins w:id="1655"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4472C4"/>
            <w:vAlign w:val="center"/>
          </w:tcPr>
          <w:p w14:paraId="40E678B1" w14:textId="2412AD31" w:rsidR="005D0BF9" w:rsidRPr="005F09EE" w:rsidRDefault="005D0BF9" w:rsidP="005F04C4">
            <w:pPr>
              <w:jc w:val="center"/>
              <w:rPr>
                <w:ins w:id="165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5982CB"/>
            <w:vAlign w:val="center"/>
          </w:tcPr>
          <w:p w14:paraId="64B0FC42" w14:textId="1B9451CC" w:rsidR="005D0BF9" w:rsidRPr="005F09EE" w:rsidRDefault="005D0BF9" w:rsidP="005F04C4">
            <w:pPr>
              <w:jc w:val="center"/>
              <w:rPr>
                <w:ins w:id="1657"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7093D2"/>
            <w:vAlign w:val="center"/>
          </w:tcPr>
          <w:p w14:paraId="74CA67A2" w14:textId="12B7430F" w:rsidR="005D0BF9" w:rsidRPr="005F09EE" w:rsidRDefault="005D0BF9" w:rsidP="005F04C4">
            <w:pPr>
              <w:jc w:val="center"/>
              <w:rPr>
                <w:ins w:id="1658" w:author="Vaughn Shirey [2]" w:date="2023-09-25T09:47:00Z"/>
                <w:rFonts w:ascii="Times New Roman" w:hAnsi="Times New Roman" w:cs="Times New Roman"/>
                <w:sz w:val="18"/>
                <w:szCs w:val="18"/>
              </w:rPr>
            </w:pPr>
          </w:p>
        </w:tc>
      </w:tr>
      <w:tr w:rsidR="005D0BF9" w:rsidRPr="005F09EE" w14:paraId="792FCB57" w14:textId="77777777" w:rsidTr="005F04C4">
        <w:trPr>
          <w:trHeight w:val="196"/>
          <w:jc w:val="center"/>
          <w:ins w:id="1659" w:author="Vaughn Shirey [2]" w:date="2023-09-25T09:47:00Z"/>
        </w:trPr>
        <w:tc>
          <w:tcPr>
            <w:tcW w:w="1165" w:type="dxa"/>
          </w:tcPr>
          <w:p w14:paraId="7A8F6F74" w14:textId="77777777" w:rsidR="005D0BF9" w:rsidRPr="005F09EE" w:rsidRDefault="005D0BF9" w:rsidP="005F04C4">
            <w:pPr>
              <w:jc w:val="both"/>
              <w:rPr>
                <w:ins w:id="1660" w:author="Vaughn Shirey [2]" w:date="2023-09-25T09:47:00Z"/>
                <w:rFonts w:ascii="Times New Roman" w:hAnsi="Times New Roman" w:cs="Times New Roman"/>
                <w:sz w:val="18"/>
                <w:szCs w:val="18"/>
              </w:rPr>
            </w:pPr>
            <w:ins w:id="1661" w:author="Vaughn Shirey [2]" w:date="2023-09-25T09:47:00Z">
              <w:r w:rsidRPr="005F09EE">
                <w:rPr>
                  <w:rFonts w:ascii="Times New Roman" w:hAnsi="Times New Roman" w:cs="Times New Roman"/>
                  <w:sz w:val="18"/>
                  <w:szCs w:val="18"/>
                </w:rPr>
                <w:t>SATLIP</w:t>
              </w:r>
            </w:ins>
          </w:p>
        </w:tc>
        <w:tc>
          <w:tcPr>
            <w:tcW w:w="2430" w:type="dxa"/>
          </w:tcPr>
          <w:p w14:paraId="6BB3A562" w14:textId="77777777" w:rsidR="005D0BF9" w:rsidRPr="005F09EE" w:rsidRDefault="005D0BF9" w:rsidP="005F04C4">
            <w:pPr>
              <w:jc w:val="both"/>
              <w:rPr>
                <w:ins w:id="1662" w:author="Vaughn Shirey [2]" w:date="2023-09-25T09:47:00Z"/>
                <w:rFonts w:ascii="Times New Roman" w:hAnsi="Times New Roman" w:cs="Times New Roman"/>
                <w:i/>
                <w:iCs/>
                <w:sz w:val="18"/>
                <w:szCs w:val="18"/>
              </w:rPr>
            </w:pPr>
            <w:ins w:id="1663" w:author="Vaughn Shirey [2]" w:date="2023-09-25T09:47:00Z">
              <w:r w:rsidRPr="005F09EE">
                <w:rPr>
                  <w:rFonts w:ascii="Times New Roman" w:hAnsi="Times New Roman" w:cs="Times New Roman"/>
                  <w:i/>
                  <w:iCs/>
                  <w:sz w:val="18"/>
                  <w:szCs w:val="18"/>
                </w:rPr>
                <w:t xml:space="preserve">Satyrium </w:t>
              </w:r>
              <w:proofErr w:type="spellStart"/>
              <w:r w:rsidRPr="005F09EE">
                <w:rPr>
                  <w:rFonts w:ascii="Times New Roman" w:hAnsi="Times New Roman" w:cs="Times New Roman"/>
                  <w:i/>
                  <w:iCs/>
                  <w:sz w:val="18"/>
                  <w:szCs w:val="18"/>
                </w:rPr>
                <w:t>liparops</w:t>
              </w:r>
              <w:proofErr w:type="spellEnd"/>
            </w:ins>
          </w:p>
        </w:tc>
        <w:tc>
          <w:tcPr>
            <w:tcW w:w="1530" w:type="dxa"/>
            <w:tcBorders>
              <w:top w:val="nil"/>
              <w:left w:val="nil"/>
              <w:bottom w:val="single" w:sz="8" w:space="0" w:color="auto"/>
              <w:right w:val="single" w:sz="8" w:space="0" w:color="auto"/>
            </w:tcBorders>
            <w:shd w:val="clear" w:color="000000" w:fill="F6DCDC"/>
            <w:vAlign w:val="center"/>
          </w:tcPr>
          <w:p w14:paraId="65DC7E56" w14:textId="18249DFB" w:rsidR="005D0BF9" w:rsidRPr="005F09EE" w:rsidRDefault="005D0BF9" w:rsidP="005F04C4">
            <w:pPr>
              <w:jc w:val="center"/>
              <w:rPr>
                <w:ins w:id="1664"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F8E6E6"/>
            <w:vAlign w:val="center"/>
          </w:tcPr>
          <w:p w14:paraId="56E78C12" w14:textId="69F8C276" w:rsidR="005D0BF9" w:rsidRPr="005F09EE" w:rsidRDefault="005D0BF9" w:rsidP="005F04C4">
            <w:pPr>
              <w:jc w:val="center"/>
              <w:rPr>
                <w:ins w:id="166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B2C5E7"/>
            <w:vAlign w:val="center"/>
          </w:tcPr>
          <w:p w14:paraId="0BF57EC9" w14:textId="723B5A01" w:rsidR="005D0BF9" w:rsidRPr="005F09EE" w:rsidRDefault="005D0BF9" w:rsidP="005F04C4">
            <w:pPr>
              <w:jc w:val="center"/>
              <w:rPr>
                <w:ins w:id="1666"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A2B9E2"/>
            <w:vAlign w:val="center"/>
          </w:tcPr>
          <w:p w14:paraId="640D9C3D" w14:textId="1E77BA86" w:rsidR="005D0BF9" w:rsidRPr="005F09EE" w:rsidRDefault="005D0BF9" w:rsidP="005F04C4">
            <w:pPr>
              <w:jc w:val="center"/>
              <w:rPr>
                <w:ins w:id="1667" w:author="Vaughn Shirey [2]" w:date="2023-09-25T09:47:00Z"/>
                <w:rFonts w:ascii="Times New Roman" w:hAnsi="Times New Roman" w:cs="Times New Roman"/>
                <w:sz w:val="18"/>
                <w:szCs w:val="18"/>
              </w:rPr>
            </w:pPr>
          </w:p>
        </w:tc>
      </w:tr>
      <w:tr w:rsidR="005D0BF9" w:rsidRPr="005F09EE" w14:paraId="42F4F92B" w14:textId="77777777" w:rsidTr="005F04C4">
        <w:trPr>
          <w:trHeight w:val="212"/>
          <w:jc w:val="center"/>
          <w:ins w:id="1668" w:author="Vaughn Shirey [2]" w:date="2023-09-25T09:47:00Z"/>
        </w:trPr>
        <w:tc>
          <w:tcPr>
            <w:tcW w:w="1165" w:type="dxa"/>
          </w:tcPr>
          <w:p w14:paraId="3998BA1F" w14:textId="77777777" w:rsidR="005D0BF9" w:rsidRPr="005F09EE" w:rsidRDefault="005D0BF9" w:rsidP="005F04C4">
            <w:pPr>
              <w:jc w:val="both"/>
              <w:rPr>
                <w:ins w:id="1669" w:author="Vaughn Shirey [2]" w:date="2023-09-25T09:47:00Z"/>
                <w:rFonts w:ascii="Times New Roman" w:hAnsi="Times New Roman" w:cs="Times New Roman"/>
                <w:sz w:val="18"/>
                <w:szCs w:val="18"/>
              </w:rPr>
            </w:pPr>
            <w:ins w:id="1670" w:author="Vaughn Shirey [2]" w:date="2023-09-25T09:47:00Z">
              <w:r w:rsidRPr="005F09EE">
                <w:rPr>
                  <w:rFonts w:ascii="Times New Roman" w:hAnsi="Times New Roman" w:cs="Times New Roman"/>
                  <w:sz w:val="18"/>
                  <w:szCs w:val="18"/>
                </w:rPr>
                <w:t>STRMEL</w:t>
              </w:r>
            </w:ins>
          </w:p>
        </w:tc>
        <w:tc>
          <w:tcPr>
            <w:tcW w:w="2430" w:type="dxa"/>
          </w:tcPr>
          <w:p w14:paraId="3329184C" w14:textId="77777777" w:rsidR="005D0BF9" w:rsidRPr="005F09EE" w:rsidRDefault="005D0BF9" w:rsidP="005F04C4">
            <w:pPr>
              <w:jc w:val="both"/>
              <w:rPr>
                <w:ins w:id="1671" w:author="Vaughn Shirey [2]" w:date="2023-09-25T09:47:00Z"/>
                <w:rFonts w:ascii="Times New Roman" w:hAnsi="Times New Roman" w:cs="Times New Roman"/>
                <w:i/>
                <w:iCs/>
                <w:sz w:val="18"/>
                <w:szCs w:val="18"/>
              </w:rPr>
            </w:pPr>
            <w:proofErr w:type="spellStart"/>
            <w:ins w:id="1672" w:author="Vaughn Shirey [2]" w:date="2023-09-25T09:47:00Z">
              <w:r w:rsidRPr="005F09EE">
                <w:rPr>
                  <w:rFonts w:ascii="Times New Roman" w:hAnsi="Times New Roman" w:cs="Times New Roman"/>
                  <w:i/>
                  <w:iCs/>
                  <w:sz w:val="18"/>
                  <w:szCs w:val="18"/>
                </w:rPr>
                <w:t>Strymon</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melinus</w:t>
              </w:r>
              <w:proofErr w:type="spellEnd"/>
            </w:ins>
          </w:p>
        </w:tc>
        <w:tc>
          <w:tcPr>
            <w:tcW w:w="1530" w:type="dxa"/>
            <w:tcBorders>
              <w:top w:val="nil"/>
              <w:left w:val="nil"/>
              <w:bottom w:val="single" w:sz="8" w:space="0" w:color="auto"/>
              <w:right w:val="single" w:sz="8" w:space="0" w:color="auto"/>
            </w:tcBorders>
            <w:shd w:val="clear" w:color="000000" w:fill="BECEEB"/>
            <w:vAlign w:val="center"/>
          </w:tcPr>
          <w:p w14:paraId="4A95D7B4" w14:textId="6F8190D7" w:rsidR="005D0BF9" w:rsidRPr="005F09EE" w:rsidRDefault="005D0BF9" w:rsidP="005F04C4">
            <w:pPr>
              <w:jc w:val="center"/>
              <w:rPr>
                <w:ins w:id="1673"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7A9BD5"/>
            <w:vAlign w:val="center"/>
          </w:tcPr>
          <w:p w14:paraId="7180E1CA" w14:textId="4D7DD5D8" w:rsidR="005D0BF9" w:rsidRPr="005F09EE" w:rsidRDefault="005D0BF9" w:rsidP="005F04C4">
            <w:pPr>
              <w:jc w:val="center"/>
              <w:rPr>
                <w:ins w:id="167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CFDFE"/>
            <w:vAlign w:val="center"/>
          </w:tcPr>
          <w:p w14:paraId="7862F492" w14:textId="12E7463A" w:rsidR="005D0BF9" w:rsidRPr="005F09EE" w:rsidRDefault="005D0BF9" w:rsidP="005F04C4">
            <w:pPr>
              <w:jc w:val="center"/>
              <w:rPr>
                <w:ins w:id="1675"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3F6FC"/>
            <w:vAlign w:val="center"/>
          </w:tcPr>
          <w:p w14:paraId="074D7E5A" w14:textId="4FCD529E" w:rsidR="005D0BF9" w:rsidRPr="005F09EE" w:rsidRDefault="005D0BF9" w:rsidP="005F04C4">
            <w:pPr>
              <w:jc w:val="center"/>
              <w:rPr>
                <w:ins w:id="1676" w:author="Vaughn Shirey [2]" w:date="2023-09-25T09:47:00Z"/>
                <w:rFonts w:ascii="Times New Roman" w:hAnsi="Times New Roman" w:cs="Times New Roman"/>
                <w:sz w:val="18"/>
                <w:szCs w:val="18"/>
              </w:rPr>
            </w:pPr>
          </w:p>
        </w:tc>
      </w:tr>
      <w:tr w:rsidR="005D0BF9" w:rsidRPr="005F09EE" w14:paraId="3AB961D5" w14:textId="77777777" w:rsidTr="005F04C4">
        <w:trPr>
          <w:trHeight w:val="196"/>
          <w:jc w:val="center"/>
          <w:ins w:id="1677" w:author="Vaughn Shirey [2]" w:date="2023-09-25T09:47:00Z"/>
        </w:trPr>
        <w:tc>
          <w:tcPr>
            <w:tcW w:w="1165" w:type="dxa"/>
          </w:tcPr>
          <w:p w14:paraId="4B07C27C" w14:textId="77777777" w:rsidR="005D0BF9" w:rsidRPr="005F09EE" w:rsidRDefault="005D0BF9" w:rsidP="005F04C4">
            <w:pPr>
              <w:jc w:val="both"/>
              <w:rPr>
                <w:ins w:id="1678" w:author="Vaughn Shirey [2]" w:date="2023-09-25T09:47:00Z"/>
                <w:rFonts w:ascii="Times New Roman" w:hAnsi="Times New Roman" w:cs="Times New Roman"/>
                <w:sz w:val="18"/>
                <w:szCs w:val="18"/>
              </w:rPr>
            </w:pPr>
            <w:ins w:id="1679" w:author="Vaughn Shirey [2]" w:date="2023-09-25T09:47:00Z">
              <w:r w:rsidRPr="005F09EE">
                <w:rPr>
                  <w:rFonts w:ascii="Times New Roman" w:hAnsi="Times New Roman" w:cs="Times New Roman"/>
                  <w:sz w:val="18"/>
                  <w:szCs w:val="18"/>
                </w:rPr>
                <w:t>THOPYL</w:t>
              </w:r>
            </w:ins>
          </w:p>
        </w:tc>
        <w:tc>
          <w:tcPr>
            <w:tcW w:w="2430" w:type="dxa"/>
          </w:tcPr>
          <w:p w14:paraId="03BCDD0D" w14:textId="77777777" w:rsidR="005D0BF9" w:rsidRPr="005F09EE" w:rsidRDefault="005D0BF9" w:rsidP="005F04C4">
            <w:pPr>
              <w:jc w:val="both"/>
              <w:rPr>
                <w:ins w:id="1680" w:author="Vaughn Shirey [2]" w:date="2023-09-25T09:47:00Z"/>
                <w:rFonts w:ascii="Times New Roman" w:hAnsi="Times New Roman" w:cs="Times New Roman"/>
                <w:i/>
                <w:iCs/>
                <w:sz w:val="18"/>
                <w:szCs w:val="18"/>
              </w:rPr>
            </w:pPr>
            <w:proofErr w:type="spellStart"/>
            <w:ins w:id="1681" w:author="Vaughn Shirey [2]" w:date="2023-09-25T09:47:00Z">
              <w:r w:rsidRPr="005F09EE">
                <w:rPr>
                  <w:rFonts w:ascii="Times New Roman" w:hAnsi="Times New Roman" w:cs="Times New Roman"/>
                  <w:i/>
                  <w:iCs/>
                  <w:sz w:val="18"/>
                  <w:szCs w:val="18"/>
                </w:rPr>
                <w:t>Thorybes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pylades</w:t>
              </w:r>
              <w:proofErr w:type="spellEnd"/>
            </w:ins>
          </w:p>
        </w:tc>
        <w:tc>
          <w:tcPr>
            <w:tcW w:w="1530" w:type="dxa"/>
            <w:tcBorders>
              <w:top w:val="nil"/>
              <w:left w:val="nil"/>
              <w:bottom w:val="single" w:sz="8" w:space="0" w:color="auto"/>
              <w:right w:val="single" w:sz="8" w:space="0" w:color="auto"/>
            </w:tcBorders>
            <w:shd w:val="clear" w:color="000000" w:fill="E7A0A0"/>
            <w:vAlign w:val="center"/>
          </w:tcPr>
          <w:p w14:paraId="7F78F291" w14:textId="08789A64" w:rsidR="005D0BF9" w:rsidRPr="005F09EE" w:rsidRDefault="005D0BF9" w:rsidP="005F04C4">
            <w:pPr>
              <w:jc w:val="center"/>
              <w:rPr>
                <w:ins w:id="1682"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EBAFAF"/>
            <w:vAlign w:val="center"/>
          </w:tcPr>
          <w:p w14:paraId="5DFEA361" w14:textId="5EEB6B1A" w:rsidR="005D0BF9" w:rsidRPr="005F09EE" w:rsidRDefault="005D0BF9" w:rsidP="005F04C4">
            <w:pPr>
              <w:jc w:val="center"/>
              <w:rPr>
                <w:ins w:id="168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4D2D2"/>
            <w:vAlign w:val="center"/>
          </w:tcPr>
          <w:p w14:paraId="0CCEA013" w14:textId="50A18155" w:rsidR="005D0BF9" w:rsidRPr="005F09EE" w:rsidRDefault="005D0BF9" w:rsidP="005F04C4">
            <w:pPr>
              <w:jc w:val="center"/>
              <w:rPr>
                <w:ins w:id="1684"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F7E2E2"/>
            <w:vAlign w:val="center"/>
          </w:tcPr>
          <w:p w14:paraId="6DDFB897" w14:textId="589E6BFC" w:rsidR="005D0BF9" w:rsidRPr="005F09EE" w:rsidRDefault="005D0BF9" w:rsidP="005F04C4">
            <w:pPr>
              <w:jc w:val="center"/>
              <w:rPr>
                <w:ins w:id="1685" w:author="Vaughn Shirey [2]" w:date="2023-09-25T09:47:00Z"/>
                <w:rFonts w:ascii="Times New Roman" w:hAnsi="Times New Roman" w:cs="Times New Roman"/>
                <w:sz w:val="18"/>
                <w:szCs w:val="18"/>
              </w:rPr>
            </w:pPr>
          </w:p>
        </w:tc>
      </w:tr>
      <w:tr w:rsidR="005D0BF9" w:rsidRPr="005F09EE" w14:paraId="6F6866D4" w14:textId="77777777" w:rsidTr="005F04C4">
        <w:trPr>
          <w:trHeight w:val="212"/>
          <w:jc w:val="center"/>
          <w:ins w:id="1686" w:author="Vaughn Shirey [2]" w:date="2023-09-25T09:47:00Z"/>
        </w:trPr>
        <w:tc>
          <w:tcPr>
            <w:tcW w:w="1165" w:type="dxa"/>
          </w:tcPr>
          <w:p w14:paraId="74EAEE49" w14:textId="77777777" w:rsidR="005D0BF9" w:rsidRPr="005F09EE" w:rsidRDefault="005D0BF9" w:rsidP="005F04C4">
            <w:pPr>
              <w:jc w:val="both"/>
              <w:rPr>
                <w:ins w:id="1687" w:author="Vaughn Shirey [2]" w:date="2023-09-25T09:47:00Z"/>
                <w:rFonts w:ascii="Times New Roman" w:hAnsi="Times New Roman" w:cs="Times New Roman"/>
                <w:sz w:val="18"/>
                <w:szCs w:val="18"/>
              </w:rPr>
            </w:pPr>
            <w:ins w:id="1688" w:author="Vaughn Shirey [2]" w:date="2023-09-25T09:47:00Z">
              <w:r w:rsidRPr="005F09EE">
                <w:rPr>
                  <w:rFonts w:ascii="Times New Roman" w:hAnsi="Times New Roman" w:cs="Times New Roman"/>
                  <w:sz w:val="18"/>
                  <w:szCs w:val="18"/>
                </w:rPr>
                <w:t>THYLIN</w:t>
              </w:r>
            </w:ins>
          </w:p>
        </w:tc>
        <w:tc>
          <w:tcPr>
            <w:tcW w:w="2430" w:type="dxa"/>
          </w:tcPr>
          <w:p w14:paraId="73C4526A" w14:textId="77777777" w:rsidR="005D0BF9" w:rsidRPr="005F09EE" w:rsidRDefault="005D0BF9" w:rsidP="005F04C4">
            <w:pPr>
              <w:jc w:val="both"/>
              <w:rPr>
                <w:ins w:id="1689" w:author="Vaughn Shirey [2]" w:date="2023-09-25T09:47:00Z"/>
                <w:rFonts w:ascii="Times New Roman" w:hAnsi="Times New Roman" w:cs="Times New Roman"/>
                <w:i/>
                <w:iCs/>
                <w:sz w:val="18"/>
                <w:szCs w:val="18"/>
              </w:rPr>
            </w:pPr>
            <w:proofErr w:type="spellStart"/>
            <w:ins w:id="1690" w:author="Vaughn Shirey [2]" w:date="2023-09-25T09:47:00Z">
              <w:r w:rsidRPr="005F09EE">
                <w:rPr>
                  <w:rFonts w:ascii="Times New Roman" w:hAnsi="Times New Roman" w:cs="Times New Roman"/>
                  <w:i/>
                  <w:iCs/>
                  <w:sz w:val="18"/>
                  <w:szCs w:val="18"/>
                </w:rPr>
                <w:t>Thymelicus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lineola</w:t>
              </w:r>
              <w:proofErr w:type="spellEnd"/>
            </w:ins>
          </w:p>
        </w:tc>
        <w:tc>
          <w:tcPr>
            <w:tcW w:w="1530" w:type="dxa"/>
            <w:tcBorders>
              <w:top w:val="nil"/>
              <w:left w:val="nil"/>
              <w:bottom w:val="single" w:sz="8" w:space="0" w:color="auto"/>
              <w:right w:val="single" w:sz="8" w:space="0" w:color="auto"/>
            </w:tcBorders>
            <w:shd w:val="clear" w:color="000000" w:fill="D0DCF1"/>
            <w:vAlign w:val="center"/>
          </w:tcPr>
          <w:p w14:paraId="4D9A9BED" w14:textId="7F71281B" w:rsidR="005D0BF9" w:rsidRPr="005F09EE" w:rsidRDefault="005D0BF9" w:rsidP="005F04C4">
            <w:pPr>
              <w:jc w:val="center"/>
              <w:rPr>
                <w:ins w:id="1691" w:author="Vaughn Shirey [2]" w:date="2023-09-25T09:47:00Z"/>
                <w:rFonts w:ascii="Times New Roman" w:hAnsi="Times New Roman" w:cs="Times New Roman"/>
                <w:sz w:val="18"/>
                <w:szCs w:val="18"/>
              </w:rPr>
            </w:pPr>
          </w:p>
        </w:tc>
        <w:tc>
          <w:tcPr>
            <w:tcW w:w="1530" w:type="dxa"/>
            <w:tcBorders>
              <w:top w:val="nil"/>
              <w:left w:val="nil"/>
              <w:bottom w:val="single" w:sz="8" w:space="0" w:color="auto"/>
              <w:right w:val="single" w:sz="8" w:space="0" w:color="auto"/>
            </w:tcBorders>
            <w:shd w:val="clear" w:color="000000" w:fill="ACC0E5"/>
            <w:vAlign w:val="center"/>
          </w:tcPr>
          <w:p w14:paraId="3F5CB0D5" w14:textId="72DC107B" w:rsidR="005D0BF9" w:rsidRPr="005F09EE" w:rsidRDefault="005D0BF9" w:rsidP="005F04C4">
            <w:pPr>
              <w:jc w:val="center"/>
              <w:rPr>
                <w:ins w:id="1692"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D2DDF1"/>
            <w:vAlign w:val="center"/>
          </w:tcPr>
          <w:p w14:paraId="61F8BE22" w14:textId="288E36E1" w:rsidR="005D0BF9" w:rsidRPr="005F09EE" w:rsidRDefault="005D0BF9" w:rsidP="005F04C4">
            <w:pPr>
              <w:jc w:val="center"/>
              <w:rPr>
                <w:ins w:id="1693" w:author="Vaughn Shirey [2]" w:date="2023-09-25T09:47:00Z"/>
                <w:rFonts w:ascii="Times New Roman" w:hAnsi="Times New Roman" w:cs="Times New Roman"/>
                <w:sz w:val="18"/>
                <w:szCs w:val="18"/>
              </w:rPr>
            </w:pPr>
          </w:p>
        </w:tc>
        <w:tc>
          <w:tcPr>
            <w:tcW w:w="1530" w:type="dxa"/>
            <w:tcBorders>
              <w:top w:val="nil"/>
              <w:left w:val="single" w:sz="8" w:space="0" w:color="auto"/>
              <w:bottom w:val="single" w:sz="8" w:space="0" w:color="auto"/>
              <w:right w:val="single" w:sz="8" w:space="0" w:color="auto"/>
            </w:tcBorders>
            <w:shd w:val="clear" w:color="000000" w:fill="E2E9F6"/>
            <w:vAlign w:val="center"/>
          </w:tcPr>
          <w:p w14:paraId="1EA307A1" w14:textId="15C7AEEB" w:rsidR="005D0BF9" w:rsidRPr="005F09EE" w:rsidRDefault="005D0BF9" w:rsidP="005F04C4">
            <w:pPr>
              <w:jc w:val="center"/>
              <w:rPr>
                <w:ins w:id="1694" w:author="Vaughn Shirey [2]" w:date="2023-09-25T09:47:00Z"/>
                <w:rFonts w:ascii="Times New Roman" w:hAnsi="Times New Roman" w:cs="Times New Roman"/>
                <w:sz w:val="18"/>
                <w:szCs w:val="18"/>
              </w:rPr>
            </w:pPr>
          </w:p>
        </w:tc>
      </w:tr>
    </w:tbl>
    <w:p w14:paraId="6F58952D" w14:textId="77777777" w:rsidR="005D0BF9" w:rsidRDefault="005D0BF9">
      <w:pPr>
        <w:rPr>
          <w:ins w:id="1695" w:author="Vaughn Shirey [2]" w:date="2023-09-25T09:47:00Z"/>
          <w:rFonts w:ascii="Times New Roman" w:hAnsi="Times New Roman" w:cs="Times New Roman"/>
          <w:b/>
          <w:sz w:val="24"/>
          <w:szCs w:val="24"/>
        </w:rPr>
      </w:pPr>
      <w:ins w:id="1696" w:author="Vaughn Shirey [2]" w:date="2023-09-25T09:47:00Z">
        <w:r>
          <w:rPr>
            <w:rFonts w:ascii="Times New Roman" w:hAnsi="Times New Roman" w:cs="Times New Roman"/>
            <w:b/>
            <w:sz w:val="24"/>
            <w:szCs w:val="24"/>
          </w:rPr>
          <w:br w:type="page"/>
        </w:r>
      </w:ins>
    </w:p>
    <w:p w14:paraId="34106C37" w14:textId="6977F4E6" w:rsidR="00F21671" w:rsidRPr="00234D7E" w:rsidRDefault="00341DE7" w:rsidP="00AD4173">
      <w:pPr>
        <w:spacing w:line="240" w:lineRule="auto"/>
        <w:jc w:val="both"/>
        <w:rPr>
          <w:rFonts w:ascii="Times New Roman" w:hAnsi="Times New Roman" w:cs="Times New Roman"/>
          <w:b/>
          <w:i/>
          <w:sz w:val="24"/>
          <w:szCs w:val="24"/>
        </w:rPr>
      </w:pPr>
      <w:r w:rsidRPr="00703517">
        <w:rPr>
          <w:rFonts w:ascii="Times New Roman" w:hAnsi="Times New Roman" w:cs="Times New Roman"/>
          <w:b/>
          <w:sz w:val="24"/>
          <w:szCs w:val="24"/>
        </w:rPr>
        <w:lastRenderedPageBreak/>
        <w:t>Supplemental Table S</w:t>
      </w:r>
      <w:ins w:id="1697" w:author="Vaughn Shirey [2]" w:date="2023-09-25T09:47:00Z">
        <w:r w:rsidR="005D0BF9">
          <w:rPr>
            <w:rFonts w:ascii="Times New Roman" w:hAnsi="Times New Roman" w:cs="Times New Roman"/>
            <w:b/>
            <w:sz w:val="24"/>
            <w:szCs w:val="24"/>
          </w:rPr>
          <w:t>2</w:t>
        </w:r>
      </w:ins>
      <w:del w:id="1698" w:author="Vaughn Shirey [2]" w:date="2023-09-25T09:47:00Z">
        <w:r w:rsidR="007B4136" w:rsidRPr="00703517" w:rsidDel="005D0BF9">
          <w:rPr>
            <w:rFonts w:ascii="Times New Roman" w:hAnsi="Times New Roman" w:cs="Times New Roman"/>
            <w:b/>
            <w:sz w:val="24"/>
            <w:szCs w:val="24"/>
          </w:rPr>
          <w:delText>1</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Mean occupancy trend for modeled butterfly species across all models in </w:t>
      </w:r>
      <w:r w:rsidR="005E1B0C">
        <w:rPr>
          <w:rFonts w:ascii="Times New Roman" w:hAnsi="Times New Roman" w:cs="Times New Roman"/>
          <w:sz w:val="24"/>
          <w:szCs w:val="24"/>
        </w:rPr>
        <w:t>our</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analysis. Occupancy trends reflect the overall average </w:t>
      </w:r>
      <w:r w:rsidR="005E1B0C">
        <w:rPr>
          <w:rFonts w:ascii="Times New Roman" w:hAnsi="Times New Roman" w:cs="Times New Roman"/>
          <w:sz w:val="24"/>
          <w:szCs w:val="24"/>
        </w:rPr>
        <w:t>trend and variance (</w:t>
      </w:r>
      <w:r w:rsidRPr="00703517">
        <w:rPr>
          <w:rFonts w:ascii="Times New Roman" w:hAnsi="Times New Roman" w:cs="Times New Roman"/>
          <w:sz w:val="24"/>
          <w:szCs w:val="24"/>
        </w:rPr>
        <w:t>+/- one standard deviation</w:t>
      </w:r>
      <w:r w:rsidR="005E1B0C">
        <w:rPr>
          <w:rFonts w:ascii="Times New Roman" w:hAnsi="Times New Roman" w:cs="Times New Roman"/>
          <w:sz w:val="24"/>
          <w:szCs w:val="24"/>
        </w:rPr>
        <w:t>)</w:t>
      </w:r>
      <w:r w:rsidRPr="00703517">
        <w:rPr>
          <w:rFonts w:ascii="Times New Roman" w:hAnsi="Times New Roman" w:cs="Times New Roman"/>
          <w:sz w:val="24"/>
          <w:szCs w:val="24"/>
        </w:rPr>
        <w:t xml:space="preserve"> across all </w:t>
      </w:r>
      <w:r w:rsidR="005E1B0C">
        <w:rPr>
          <w:rFonts w:ascii="Times New Roman" w:hAnsi="Times New Roman" w:cs="Times New Roman"/>
          <w:sz w:val="24"/>
          <w:szCs w:val="24"/>
        </w:rPr>
        <w:t>cell</w:t>
      </w:r>
      <w:r w:rsidR="00EA0E37">
        <w:rPr>
          <w:rFonts w:ascii="Times New Roman" w:hAnsi="Times New Roman" w:cs="Times New Roman"/>
          <w:sz w:val="24"/>
          <w:szCs w:val="24"/>
        </w:rPr>
        <w:t>s</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modeled for </w:t>
      </w:r>
      <w:r w:rsidR="005E1B0C">
        <w:rPr>
          <w:rFonts w:ascii="Times New Roman" w:hAnsi="Times New Roman" w:cs="Times New Roman"/>
          <w:sz w:val="24"/>
          <w:szCs w:val="24"/>
        </w:rPr>
        <w:t>each</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species. Inferences from each model type are denoted by column headers (100T = 100km temperature, 200T = 200km temperature, 100P = 100km precipitation, and 200P = 200km precipitation</w:t>
      </w:r>
      <w:ins w:id="1699" w:author="Vaughn Shirey [2]" w:date="2023-09-25T09:49:00Z">
        <w:r w:rsidR="00CD359E">
          <w:rPr>
            <w:rFonts w:ascii="Times New Roman" w:hAnsi="Times New Roman" w:cs="Times New Roman"/>
            <w:sz w:val="24"/>
            <w:szCs w:val="24"/>
          </w:rPr>
          <w:t>)</w:t>
        </w:r>
      </w:ins>
      <w:r w:rsidRPr="00703517">
        <w:rPr>
          <w:rFonts w:ascii="Times New Roman" w:hAnsi="Times New Roman" w:cs="Times New Roman"/>
          <w:sz w:val="24"/>
          <w:szCs w:val="24"/>
        </w:rPr>
        <w:t>.</w:t>
      </w:r>
      <w:r w:rsidR="00D903A8" w:rsidRPr="00703517">
        <w:rPr>
          <w:rFonts w:ascii="Times New Roman" w:hAnsi="Times New Roman" w:cs="Times New Roman"/>
          <w:sz w:val="24"/>
          <w:szCs w:val="24"/>
        </w:rPr>
        <w:t xml:space="preserve"> Cells are conditionally formatted by the direction and magnitude of decline/increase</w:t>
      </w:r>
      <w:r w:rsidR="001C4AE9">
        <w:rPr>
          <w:rFonts w:ascii="Times New Roman" w:hAnsi="Times New Roman" w:cs="Times New Roman"/>
          <w:sz w:val="24"/>
          <w:szCs w:val="24"/>
        </w:rPr>
        <w:t xml:space="preserve"> where dark red indicates </w:t>
      </w:r>
      <w:r w:rsidR="00F04879">
        <w:rPr>
          <w:rFonts w:ascii="Times New Roman" w:hAnsi="Times New Roman" w:cs="Times New Roman"/>
          <w:sz w:val="24"/>
          <w:szCs w:val="24"/>
        </w:rPr>
        <w:t>strong declines in occupancy probability and dark blue indicates strong increases in occupancy probability. White shading indicates marginal decline/increase</w:t>
      </w:r>
      <w:r w:rsidR="00D903A8" w:rsidRPr="00703517">
        <w:rPr>
          <w:rFonts w:ascii="Times New Roman" w:hAnsi="Times New Roman" w:cs="Times New Roman"/>
          <w:sz w:val="24"/>
          <w:szCs w:val="24"/>
        </w:rPr>
        <w:t>.</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341DE7">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Aglais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milberti</w:t>
            </w:r>
            <w:proofErr w:type="spellEnd"/>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341DE7">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Agriades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glandon</w:t>
            </w:r>
            <w:proofErr w:type="spellEnd"/>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341DE7">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Amblyscirtes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vialis</w:t>
            </w:r>
            <w:proofErr w:type="spellEnd"/>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341DE7">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Ancyloxypha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numitor</w:t>
            </w:r>
            <w:proofErr w:type="spellEnd"/>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341DE7">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atlantis</w:t>
            </w:r>
            <w:proofErr w:type="spellEnd"/>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341DE7">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cybele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341DE7">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hydaspe</w:t>
            </w:r>
            <w:proofErr w:type="spellEnd"/>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341DE7">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mormonia</w:t>
            </w:r>
            <w:proofErr w:type="spellEnd"/>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341DE7">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bellona</w:t>
            </w:r>
            <w:proofErr w:type="spellEnd"/>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341DE7">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chariclea</w:t>
            </w:r>
            <w:proofErr w:type="spellEnd"/>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341DE7">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eunomia</w:t>
            </w:r>
            <w:proofErr w:type="spellEnd"/>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341DE7">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freija</w:t>
            </w:r>
            <w:proofErr w:type="spellEnd"/>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341DE7">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frigga</w:t>
            </w:r>
            <w:proofErr w:type="spellEnd"/>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341DE7">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improba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341DE7">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polaris</w:t>
            </w:r>
            <w:proofErr w:type="spellEnd"/>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341DE7">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selene</w:t>
            </w:r>
            <w:proofErr w:type="spellEnd"/>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341DE7">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augustinus</w:t>
            </w:r>
            <w:proofErr w:type="spellEnd"/>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341DE7">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eryphon</w:t>
            </w:r>
            <w:proofErr w:type="spellEnd"/>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341DE7">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niphon</w:t>
            </w:r>
            <w:proofErr w:type="spellEnd"/>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341DE7">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341DE7">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Carterocephalus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palaemon</w:t>
            </w:r>
            <w:proofErr w:type="spellEnd"/>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341DE7">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Cercyonis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pegala</w:t>
            </w:r>
            <w:proofErr w:type="spellEnd"/>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341DE7">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Chlosyne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harrisii</w:t>
            </w:r>
            <w:proofErr w:type="spellEnd"/>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341DE7">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Coenonympha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tullia</w:t>
            </w:r>
            <w:proofErr w:type="spellEnd"/>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341DE7">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eurytheme</w:t>
            </w:r>
            <w:proofErr w:type="spellEnd"/>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341DE7">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hecla</w:t>
            </w:r>
            <w:proofErr w:type="spellEnd"/>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341DE7">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341DE7">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palaeno</w:t>
            </w:r>
            <w:proofErr w:type="spellEnd"/>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341DE7">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philodice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341DE7">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amyntula</w:t>
            </w:r>
            <w:proofErr w:type="spellEnd"/>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341DE7">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comyntas</w:t>
            </w:r>
            <w:proofErr w:type="spellEnd"/>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341DE7">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Epargyreus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clarus</w:t>
            </w:r>
            <w:proofErr w:type="spellEnd"/>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341DE7">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discoidalis</w:t>
            </w:r>
            <w:proofErr w:type="spellEnd"/>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341DE7">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epipsodea</w:t>
            </w:r>
            <w:proofErr w:type="spellEnd"/>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341DE7">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fasciata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341DE7">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rossii</w:t>
            </w:r>
            <w:proofErr w:type="spellEnd"/>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341DE7">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Erebia </w:t>
            </w:r>
            <w:proofErr w:type="spellStart"/>
            <w:r w:rsidRPr="005F09EE">
              <w:rPr>
                <w:rFonts w:ascii="Times New Roman" w:hAnsi="Times New Roman" w:cs="Times New Roman"/>
                <w:i/>
                <w:iCs/>
                <w:sz w:val="18"/>
                <w:szCs w:val="18"/>
              </w:rPr>
              <w:t>youngi</w:t>
            </w:r>
            <w:proofErr w:type="spellEnd"/>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341DE7">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icelus</w:t>
            </w:r>
            <w:proofErr w:type="spellEnd"/>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341DE7">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juvenalis</w:t>
            </w:r>
            <w:proofErr w:type="spellEnd"/>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341DE7">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persius</w:t>
            </w:r>
            <w:proofErr w:type="spellEnd"/>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341DE7">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Euchloe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ausonides</w:t>
            </w:r>
            <w:proofErr w:type="spellEnd"/>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341DE7">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anicia</w:t>
            </w:r>
            <w:proofErr w:type="spellEnd"/>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341DE7">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341DE7">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vestris</w:t>
            </w:r>
            <w:proofErr w:type="spellEnd"/>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341DE7">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Glaucopsyche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lygdamus</w:t>
            </w:r>
            <w:proofErr w:type="spellEnd"/>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341DE7">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341DE7">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icarioides</w:t>
            </w:r>
            <w:proofErr w:type="spellEnd"/>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341DE7">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saepiolus</w:t>
            </w:r>
            <w:proofErr w:type="spellEnd"/>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341DE7">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Lethe </w:t>
            </w:r>
            <w:proofErr w:type="spellStart"/>
            <w:r w:rsidRPr="005F09EE">
              <w:rPr>
                <w:rFonts w:ascii="Times New Roman" w:hAnsi="Times New Roman" w:cs="Times New Roman"/>
                <w:i/>
                <w:iCs/>
                <w:sz w:val="18"/>
                <w:szCs w:val="18"/>
              </w:rPr>
              <w:t>eurydice</w:t>
            </w:r>
            <w:proofErr w:type="spellEnd"/>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341DE7">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archippus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341DE7">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arthemis</w:t>
            </w:r>
            <w:proofErr w:type="spellEnd"/>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341DE7">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lorquini</w:t>
            </w:r>
            <w:proofErr w:type="spellEnd"/>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341DE7">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dorcas</w:t>
            </w:r>
            <w:proofErr w:type="spellEnd"/>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341DE7">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phlaeas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341DE7">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Neophasia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menapia</w:t>
            </w:r>
            <w:proofErr w:type="spellEnd"/>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341DE7">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antiopa</w:t>
            </w:r>
            <w:proofErr w:type="spellEnd"/>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341DE7">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341DE7">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341DE7">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Ochlodes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sylvanoides</w:t>
            </w:r>
            <w:proofErr w:type="spellEnd"/>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341DE7">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341DE7">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chryxus</w:t>
            </w:r>
            <w:proofErr w:type="spellEnd"/>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341DE7">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jutta</w:t>
            </w:r>
            <w:proofErr w:type="spellEnd"/>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341DE7">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341DE7">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polixenes</w:t>
            </w:r>
            <w:proofErr w:type="spellEnd"/>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341DE7">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Papilio </w:t>
            </w:r>
            <w:proofErr w:type="spellStart"/>
            <w:r w:rsidRPr="005F09EE">
              <w:rPr>
                <w:rFonts w:ascii="Times New Roman" w:hAnsi="Times New Roman" w:cs="Times New Roman"/>
                <w:i/>
                <w:iCs/>
                <w:sz w:val="18"/>
                <w:szCs w:val="18"/>
              </w:rPr>
              <w:t>machaon</w:t>
            </w:r>
            <w:proofErr w:type="spellEnd"/>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341DE7">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Papilio </w:t>
            </w:r>
            <w:proofErr w:type="spellStart"/>
            <w:r w:rsidRPr="005F09EE">
              <w:rPr>
                <w:rFonts w:ascii="Times New Roman" w:hAnsi="Times New Roman" w:cs="Times New Roman"/>
                <w:i/>
                <w:iCs/>
                <w:sz w:val="18"/>
                <w:szCs w:val="18"/>
              </w:rPr>
              <w:t>zelicaon</w:t>
            </w:r>
            <w:proofErr w:type="spellEnd"/>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341DE7">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Parnassius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clodius</w:t>
            </w:r>
            <w:proofErr w:type="spellEnd"/>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341DE7">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Phyciodes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tharos</w:t>
            </w:r>
            <w:proofErr w:type="spellEnd"/>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341DE7">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341DE7">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Pieris </w:t>
            </w:r>
            <w:proofErr w:type="spellStart"/>
            <w:r w:rsidRPr="005F09EE">
              <w:rPr>
                <w:rFonts w:ascii="Times New Roman" w:hAnsi="Times New Roman" w:cs="Times New Roman"/>
                <w:i/>
                <w:iCs/>
                <w:sz w:val="18"/>
                <w:szCs w:val="18"/>
              </w:rPr>
              <w:t>rapae</w:t>
            </w:r>
            <w:proofErr w:type="spellEnd"/>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341DE7">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idas</w:t>
            </w:r>
            <w:proofErr w:type="spellEnd"/>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341DE7">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341DE7">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Poanes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hobomok</w:t>
            </w:r>
            <w:proofErr w:type="spellEnd"/>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341DE7">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341DE7">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Polites </w:t>
            </w:r>
            <w:proofErr w:type="spellStart"/>
            <w:r w:rsidRPr="005F09EE">
              <w:rPr>
                <w:rFonts w:ascii="Times New Roman" w:hAnsi="Times New Roman" w:cs="Times New Roman"/>
                <w:i/>
                <w:iCs/>
                <w:sz w:val="18"/>
                <w:szCs w:val="18"/>
              </w:rPr>
              <w:t>themistocles</w:t>
            </w:r>
            <w:proofErr w:type="spellEnd"/>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341DE7">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faunus</w:t>
            </w:r>
            <w:proofErr w:type="spellEnd"/>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341DE7">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gracilis</w:t>
            </w:r>
            <w:proofErr w:type="spellEnd"/>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341DE7">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interrogationis</w:t>
            </w:r>
            <w:proofErr w:type="spellEnd"/>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341DE7">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progne</w:t>
            </w:r>
            <w:proofErr w:type="spellEnd"/>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341DE7">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satyrus</w:t>
            </w:r>
            <w:proofErr w:type="spellEnd"/>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341DE7">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Pontia</w:t>
            </w:r>
            <w:proofErr w:type="spellEnd"/>
            <w:r w:rsidRPr="005F09EE">
              <w:rPr>
                <w:rFonts w:ascii="Times New Roman" w:hAnsi="Times New Roman" w:cs="Times New Roman"/>
                <w:i/>
                <w:iCs/>
                <w:sz w:val="18"/>
                <w:szCs w:val="18"/>
              </w:rPr>
              <w:t xml:space="preserve">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341DE7">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341DE7">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eurymedon</w:t>
            </w:r>
            <w:proofErr w:type="spellEnd"/>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341DE7">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341DE7">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rutulus</w:t>
            </w:r>
            <w:proofErr w:type="spellEnd"/>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341DE7">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Satyrium </w:t>
            </w:r>
            <w:proofErr w:type="spellStart"/>
            <w:r w:rsidRPr="005F09EE">
              <w:rPr>
                <w:rFonts w:ascii="Times New Roman" w:hAnsi="Times New Roman" w:cs="Times New Roman"/>
                <w:i/>
                <w:iCs/>
                <w:sz w:val="18"/>
                <w:szCs w:val="18"/>
              </w:rPr>
              <w:t>liparops</w:t>
            </w:r>
            <w:proofErr w:type="spellEnd"/>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341DE7">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Strymon</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melinus</w:t>
            </w:r>
            <w:proofErr w:type="spellEnd"/>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341DE7">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Thorybes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pylades</w:t>
            </w:r>
            <w:proofErr w:type="spellEnd"/>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341DE7">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Thymelicus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lineola</w:t>
            </w:r>
            <w:proofErr w:type="spellEnd"/>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341DE7">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Vanessa </w:t>
            </w:r>
            <w:proofErr w:type="spellStart"/>
            <w:r w:rsidRPr="005F09EE">
              <w:rPr>
                <w:rFonts w:ascii="Times New Roman" w:hAnsi="Times New Roman" w:cs="Times New Roman"/>
                <w:i/>
                <w:iCs/>
                <w:sz w:val="18"/>
                <w:szCs w:val="18"/>
              </w:rPr>
              <w:t>virginiensis</w:t>
            </w:r>
            <w:proofErr w:type="spellEnd"/>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3EA20E11"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ins w:id="1700" w:author="Vaughn Shirey [2]" w:date="2023-09-25T09:47:00Z">
        <w:r w:rsidR="005D0BF9">
          <w:rPr>
            <w:rFonts w:ascii="Times New Roman" w:hAnsi="Times New Roman" w:cs="Times New Roman"/>
            <w:b/>
            <w:sz w:val="24"/>
            <w:szCs w:val="24"/>
          </w:rPr>
          <w:t>3</w:t>
        </w:r>
      </w:ins>
      <w:del w:id="1701" w:author="Vaughn Shirey [2]" w:date="2023-09-25T09:47:00Z">
        <w:r w:rsidR="00620291" w:rsidRPr="00703517" w:rsidDel="005D0BF9">
          <w:rPr>
            <w:rFonts w:ascii="Times New Roman" w:hAnsi="Times New Roman" w:cs="Times New Roman"/>
            <w:b/>
            <w:sz w:val="24"/>
            <w:szCs w:val="24"/>
          </w:rPr>
          <w:delText>2</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Model comparison metrics for models predicting average occupancy shift </w:t>
      </w:r>
      <w:r w:rsidR="005E1B0C">
        <w:rPr>
          <w:rFonts w:ascii="Times New Roman" w:hAnsi="Times New Roman" w:cs="Times New Roman"/>
          <w:sz w:val="24"/>
          <w:szCs w:val="24"/>
        </w:rPr>
        <w:t xml:space="preserve">in our study region </w:t>
      </w:r>
      <w:r w:rsidRPr="00703517">
        <w:rPr>
          <w:rFonts w:ascii="Times New Roman" w:hAnsi="Times New Roman" w:cs="Times New Roman"/>
          <w:sz w:val="24"/>
          <w:szCs w:val="24"/>
        </w:rPr>
        <w:t>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w:t>
      </w:r>
      <w:ins w:id="1702" w:author="Vaughn Shirey" w:date="2023-08-25T10:43:00Z">
        <w:r w:rsidR="0098008B">
          <w:rPr>
            <w:rFonts w:ascii="Times New Roman" w:hAnsi="Times New Roman" w:cs="Times New Roman"/>
            <w:sz w:val="24"/>
            <w:szCs w:val="24"/>
          </w:rPr>
          <w:t>The top</w:t>
        </w:r>
      </w:ins>
      <w:del w:id="1703" w:author="Vaughn Shirey" w:date="2023-08-25T10:43:00Z">
        <w:r w:rsidRPr="00703517" w:rsidDel="0098008B">
          <w:rPr>
            <w:rFonts w:ascii="Times New Roman" w:hAnsi="Times New Roman" w:cs="Times New Roman"/>
            <w:sz w:val="24"/>
            <w:szCs w:val="24"/>
          </w:rPr>
          <w:delText>Top</w:delText>
        </w:r>
      </w:del>
      <w:r w:rsidRPr="00703517">
        <w:rPr>
          <w:rFonts w:ascii="Times New Roman" w:hAnsi="Times New Roman" w:cs="Times New Roman"/>
          <w:sz w:val="24"/>
          <w:szCs w:val="24"/>
        </w:rPr>
        <w:t xml:space="preserve">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3C06FA19"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704" w:author="Vaughn Shirey" w:date="2023-08-25T15:00:00Z">
              <w:r w:rsidR="00075596">
                <w:rPr>
                  <w:rFonts w:ascii="Times New Roman" w:hAnsi="Times New Roman" w:cs="Times New Roman"/>
                  <w:sz w:val="24"/>
                  <w:szCs w:val="24"/>
                </w:rPr>
                <w:t>3</w:t>
              </w:r>
            </w:ins>
            <w:del w:id="1705" w:author="Vaughn Shirey" w:date="2023-08-25T15:00:00Z">
              <w:r w:rsidDel="00075596">
                <w:rPr>
                  <w:rFonts w:ascii="Times New Roman" w:hAnsi="Times New Roman" w:cs="Times New Roman"/>
                  <w:sz w:val="24"/>
                  <w:szCs w:val="24"/>
                </w:rPr>
                <w:delText>5</w:delText>
              </w:r>
            </w:del>
            <w:r>
              <w:rPr>
                <w:rFonts w:ascii="Times New Roman" w:hAnsi="Times New Roman" w:cs="Times New Roman"/>
                <w:sz w:val="24"/>
                <w:szCs w:val="24"/>
              </w:rPr>
              <w:t>.</w:t>
            </w:r>
            <w:ins w:id="1706" w:author="Vaughn Shirey" w:date="2023-08-25T15:00:00Z">
              <w:r w:rsidR="00075596">
                <w:rPr>
                  <w:rFonts w:ascii="Times New Roman" w:hAnsi="Times New Roman" w:cs="Times New Roman"/>
                  <w:sz w:val="24"/>
                  <w:szCs w:val="24"/>
                </w:rPr>
                <w:t>8</w:t>
              </w:r>
            </w:ins>
            <w:del w:id="1707" w:author="Vaughn Shirey" w:date="2023-08-25T15:00:00Z">
              <w:r w:rsidDel="00075596">
                <w:rPr>
                  <w:rFonts w:ascii="Times New Roman" w:hAnsi="Times New Roman" w:cs="Times New Roman"/>
                  <w:sz w:val="24"/>
                  <w:szCs w:val="24"/>
                </w:rPr>
                <w:delText>6</w:delText>
              </w:r>
            </w:del>
          </w:p>
        </w:tc>
        <w:tc>
          <w:tcPr>
            <w:tcW w:w="1800" w:type="dxa"/>
            <w:tcMar>
              <w:top w:w="100" w:type="dxa"/>
              <w:left w:w="100" w:type="dxa"/>
              <w:bottom w:w="100" w:type="dxa"/>
              <w:right w:w="100" w:type="dxa"/>
            </w:tcMar>
          </w:tcPr>
          <w:p w14:paraId="4E0AEF6A" w14:textId="092E8E1D" w:rsidR="005E1A27" w:rsidRPr="008E44F2" w:rsidRDefault="001247D7">
            <w:pPr>
              <w:widowControl w:val="0"/>
              <w:spacing w:line="240" w:lineRule="auto"/>
              <w:jc w:val="center"/>
              <w:rPr>
                <w:rFonts w:ascii="Times New Roman" w:hAnsi="Times New Roman" w:cs="Times New Roman"/>
                <w:sz w:val="24"/>
                <w:szCs w:val="24"/>
              </w:rPr>
            </w:pPr>
            <w:del w:id="1708" w:author="Vaughn Shirey" w:date="2023-08-25T15:36:00Z">
              <w:r w:rsidDel="007C4444">
                <w:rPr>
                  <w:rFonts w:ascii="Times New Roman" w:hAnsi="Times New Roman" w:cs="Times New Roman"/>
                  <w:sz w:val="24"/>
                  <w:szCs w:val="24"/>
                </w:rPr>
                <w:delText>-5.</w:delText>
              </w:r>
            </w:del>
            <w:del w:id="1709" w:author="Vaughn Shirey" w:date="2023-08-25T15:28:00Z">
              <w:r w:rsidDel="00CB7309">
                <w:rPr>
                  <w:rFonts w:ascii="Times New Roman" w:hAnsi="Times New Roman" w:cs="Times New Roman"/>
                  <w:sz w:val="24"/>
                  <w:szCs w:val="24"/>
                </w:rPr>
                <w:delText>1</w:delText>
              </w:r>
            </w:del>
            <w:ins w:id="1710" w:author="Vaughn Shirey" w:date="2023-08-25T17:44:00Z">
              <w:r w:rsidR="00266CEF">
                <w:rPr>
                  <w:rFonts w:ascii="Times New Roman" w:hAnsi="Times New Roman" w:cs="Times New Roman"/>
                  <w:sz w:val="24"/>
                  <w:szCs w:val="24"/>
                </w:rPr>
                <w:t>5.</w:t>
              </w:r>
            </w:ins>
            <w:ins w:id="1711" w:author="Vaughn Shirey" w:date="2023-08-25T17:45:00Z">
              <w:r w:rsidR="00266CEF">
                <w:rPr>
                  <w:rFonts w:ascii="Times New Roman" w:hAnsi="Times New Roman" w:cs="Times New Roman"/>
                  <w:sz w:val="24"/>
                  <w:szCs w:val="24"/>
                </w:rPr>
                <w:t>0</w:t>
              </w:r>
            </w:ins>
          </w:p>
        </w:tc>
        <w:tc>
          <w:tcPr>
            <w:tcW w:w="2250" w:type="dxa"/>
            <w:tcMar>
              <w:top w:w="100" w:type="dxa"/>
              <w:left w:w="100" w:type="dxa"/>
              <w:bottom w:w="100" w:type="dxa"/>
              <w:right w:w="100" w:type="dxa"/>
            </w:tcMar>
          </w:tcPr>
          <w:p w14:paraId="148F865C" w14:textId="22647CFC" w:rsidR="005E1A27" w:rsidRPr="008E44F2" w:rsidRDefault="001247D7">
            <w:pPr>
              <w:widowControl w:val="0"/>
              <w:spacing w:line="240" w:lineRule="auto"/>
              <w:jc w:val="center"/>
              <w:rPr>
                <w:rFonts w:ascii="Times New Roman" w:hAnsi="Times New Roman" w:cs="Times New Roman"/>
                <w:sz w:val="24"/>
                <w:szCs w:val="24"/>
              </w:rPr>
            </w:pPr>
            <w:del w:id="1712" w:author="Vaughn Shirey" w:date="2023-08-25T15:36:00Z">
              <w:r w:rsidDel="007C4444">
                <w:rPr>
                  <w:rFonts w:ascii="Times New Roman" w:hAnsi="Times New Roman" w:cs="Times New Roman"/>
                  <w:sz w:val="24"/>
                  <w:szCs w:val="24"/>
                </w:rPr>
                <w:delText>2.</w:delText>
              </w:r>
            </w:del>
            <w:del w:id="1713" w:author="Vaughn Shirey" w:date="2023-08-25T15:28:00Z">
              <w:r w:rsidDel="00CB7309">
                <w:rPr>
                  <w:rFonts w:ascii="Times New Roman" w:hAnsi="Times New Roman" w:cs="Times New Roman"/>
                  <w:sz w:val="24"/>
                  <w:szCs w:val="24"/>
                </w:rPr>
                <w:delText>5</w:delText>
              </w:r>
            </w:del>
            <w:ins w:id="1714" w:author="Vaughn Shirey" w:date="2023-08-25T17:45:00Z">
              <w:r w:rsidR="00266CEF">
                <w:rPr>
                  <w:rFonts w:ascii="Times New Roman" w:hAnsi="Times New Roman" w:cs="Times New Roman"/>
                  <w:sz w:val="24"/>
                  <w:szCs w:val="24"/>
                </w:rPr>
                <w:t>2.4</w:t>
              </w:r>
            </w:ins>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06342666"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715" w:author="Vaughn Shirey" w:date="2023-08-25T15:00:00Z">
              <w:r w:rsidR="00075596">
                <w:rPr>
                  <w:rFonts w:ascii="Times New Roman" w:hAnsi="Times New Roman" w:cs="Times New Roman"/>
                  <w:sz w:val="24"/>
                  <w:szCs w:val="24"/>
                </w:rPr>
                <w:t>4</w:t>
              </w:r>
            </w:ins>
            <w:del w:id="1716" w:author="Vaughn Shirey" w:date="2023-08-25T15:00:00Z">
              <w:r w:rsidDel="00075596">
                <w:rPr>
                  <w:rFonts w:ascii="Times New Roman" w:hAnsi="Times New Roman" w:cs="Times New Roman"/>
                  <w:sz w:val="24"/>
                  <w:szCs w:val="24"/>
                </w:rPr>
                <w:delText>7</w:delText>
              </w:r>
            </w:del>
            <w:r>
              <w:rPr>
                <w:rFonts w:ascii="Times New Roman" w:hAnsi="Times New Roman" w:cs="Times New Roman"/>
                <w:sz w:val="24"/>
                <w:szCs w:val="24"/>
              </w:rPr>
              <w:t>.</w:t>
            </w:r>
            <w:ins w:id="1717" w:author="Vaughn Shirey" w:date="2023-08-25T15:00:00Z">
              <w:r w:rsidR="00075596">
                <w:rPr>
                  <w:rFonts w:ascii="Times New Roman" w:hAnsi="Times New Roman" w:cs="Times New Roman"/>
                  <w:sz w:val="24"/>
                  <w:szCs w:val="24"/>
                </w:rPr>
                <w:t>1</w:t>
              </w:r>
            </w:ins>
            <w:del w:id="1718" w:author="Vaughn Shirey" w:date="2023-08-25T15:00:00Z">
              <w:r w:rsidDel="00075596">
                <w:rPr>
                  <w:rFonts w:ascii="Times New Roman" w:hAnsi="Times New Roman" w:cs="Times New Roman"/>
                  <w:sz w:val="24"/>
                  <w:szCs w:val="24"/>
                </w:rPr>
                <w:delText>0</w:delText>
              </w:r>
            </w:del>
          </w:p>
        </w:tc>
        <w:tc>
          <w:tcPr>
            <w:tcW w:w="1800" w:type="dxa"/>
            <w:tcMar>
              <w:top w:w="100" w:type="dxa"/>
              <w:left w:w="100" w:type="dxa"/>
              <w:bottom w:w="100" w:type="dxa"/>
              <w:right w:w="100" w:type="dxa"/>
            </w:tcMar>
          </w:tcPr>
          <w:p w14:paraId="00703115" w14:textId="3476DF30" w:rsidR="005E1A27" w:rsidRPr="008E44F2" w:rsidRDefault="001247D7">
            <w:pPr>
              <w:widowControl w:val="0"/>
              <w:spacing w:line="240" w:lineRule="auto"/>
              <w:jc w:val="center"/>
              <w:rPr>
                <w:rFonts w:ascii="Times New Roman" w:hAnsi="Times New Roman" w:cs="Times New Roman"/>
                <w:sz w:val="24"/>
                <w:szCs w:val="24"/>
              </w:rPr>
            </w:pPr>
            <w:del w:id="1719" w:author="Vaughn Shirey" w:date="2023-08-25T15:36:00Z">
              <w:r w:rsidDel="007C4444">
                <w:rPr>
                  <w:rFonts w:ascii="Times New Roman" w:hAnsi="Times New Roman" w:cs="Times New Roman"/>
                  <w:sz w:val="24"/>
                  <w:szCs w:val="24"/>
                </w:rPr>
                <w:delText>-</w:delText>
              </w:r>
            </w:del>
            <w:del w:id="1720" w:author="Vaughn Shirey" w:date="2023-08-25T15:28:00Z">
              <w:r w:rsidDel="00CB7309">
                <w:rPr>
                  <w:rFonts w:ascii="Times New Roman" w:hAnsi="Times New Roman" w:cs="Times New Roman"/>
                  <w:sz w:val="24"/>
                  <w:szCs w:val="24"/>
                </w:rPr>
                <w:delText>3.7</w:delText>
              </w:r>
            </w:del>
            <w:ins w:id="1721" w:author="Vaughn Shirey" w:date="2023-08-25T17:44:00Z">
              <w:r w:rsidR="00266CEF">
                <w:rPr>
                  <w:rFonts w:ascii="Times New Roman" w:hAnsi="Times New Roman" w:cs="Times New Roman"/>
                  <w:sz w:val="24"/>
                  <w:szCs w:val="24"/>
                </w:rPr>
                <w:t>4.7</w:t>
              </w:r>
            </w:ins>
          </w:p>
        </w:tc>
        <w:tc>
          <w:tcPr>
            <w:tcW w:w="2250" w:type="dxa"/>
            <w:tcMar>
              <w:top w:w="100" w:type="dxa"/>
              <w:left w:w="100" w:type="dxa"/>
              <w:bottom w:w="100" w:type="dxa"/>
              <w:right w:w="100" w:type="dxa"/>
            </w:tcMar>
          </w:tcPr>
          <w:p w14:paraId="6B17A9A0" w14:textId="6176E496" w:rsidR="005E1A27" w:rsidRPr="008E44F2" w:rsidRDefault="001247D7">
            <w:pPr>
              <w:widowControl w:val="0"/>
              <w:spacing w:line="240" w:lineRule="auto"/>
              <w:jc w:val="center"/>
              <w:rPr>
                <w:rFonts w:ascii="Times New Roman" w:hAnsi="Times New Roman" w:cs="Times New Roman"/>
                <w:sz w:val="24"/>
                <w:szCs w:val="24"/>
              </w:rPr>
            </w:pPr>
            <w:del w:id="1722" w:author="Vaughn Shirey" w:date="2023-08-25T15:36:00Z">
              <w:r w:rsidDel="007C4444">
                <w:rPr>
                  <w:rFonts w:ascii="Times New Roman" w:hAnsi="Times New Roman" w:cs="Times New Roman"/>
                  <w:sz w:val="24"/>
                  <w:szCs w:val="24"/>
                </w:rPr>
                <w:delText>3.</w:delText>
              </w:r>
            </w:del>
            <w:del w:id="1723" w:author="Vaughn Shirey" w:date="2023-08-25T15:28:00Z">
              <w:r w:rsidDel="00CB7309">
                <w:rPr>
                  <w:rFonts w:ascii="Times New Roman" w:hAnsi="Times New Roman" w:cs="Times New Roman"/>
                  <w:sz w:val="24"/>
                  <w:szCs w:val="24"/>
                </w:rPr>
                <w:delText>2</w:delText>
              </w:r>
            </w:del>
            <w:ins w:id="1724" w:author="Vaughn Shirey" w:date="2023-08-25T17:44:00Z">
              <w:r w:rsidR="00266CEF">
                <w:rPr>
                  <w:rFonts w:ascii="Times New Roman" w:hAnsi="Times New Roman" w:cs="Times New Roman"/>
                  <w:sz w:val="24"/>
                  <w:szCs w:val="24"/>
                </w:rPr>
                <w:t>3.0</w:t>
              </w:r>
            </w:ins>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95F6B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w:t>
            </w:r>
            <w:ins w:id="1725" w:author="Vaughn Shirey" w:date="2023-08-25T14:59:00Z">
              <w:r w:rsidR="00075596">
                <w:rPr>
                  <w:rFonts w:ascii="Times New Roman" w:hAnsi="Times New Roman" w:cs="Times New Roman"/>
                  <w:b/>
                  <w:bCs/>
                  <w:sz w:val="24"/>
                  <w:szCs w:val="24"/>
                  <w:u w:val="single"/>
                </w:rPr>
                <w:t>48</w:t>
              </w:r>
            </w:ins>
            <w:del w:id="1726" w:author="Vaughn Shirey" w:date="2023-08-25T14:59:00Z">
              <w:r w:rsidDel="00075596">
                <w:rPr>
                  <w:rFonts w:ascii="Times New Roman" w:hAnsi="Times New Roman" w:cs="Times New Roman"/>
                  <w:b/>
                  <w:bCs/>
                  <w:sz w:val="24"/>
                  <w:szCs w:val="24"/>
                  <w:u w:val="single"/>
                </w:rPr>
                <w:delText>50</w:delText>
              </w:r>
            </w:del>
            <w:r>
              <w:rPr>
                <w:rFonts w:ascii="Times New Roman" w:hAnsi="Times New Roman" w:cs="Times New Roman"/>
                <w:b/>
                <w:bCs/>
                <w:sz w:val="24"/>
                <w:szCs w:val="24"/>
                <w:u w:val="single"/>
              </w:rPr>
              <w:t>.</w:t>
            </w:r>
            <w:ins w:id="1727" w:author="Vaughn Shirey" w:date="2023-08-25T14:59:00Z">
              <w:r w:rsidR="00075596">
                <w:rPr>
                  <w:rFonts w:ascii="Times New Roman" w:hAnsi="Times New Roman" w:cs="Times New Roman"/>
                  <w:b/>
                  <w:bCs/>
                  <w:sz w:val="24"/>
                  <w:szCs w:val="24"/>
                  <w:u w:val="single"/>
                </w:rPr>
                <w:t>8</w:t>
              </w:r>
            </w:ins>
            <w:del w:id="1728" w:author="Vaughn Shirey" w:date="2023-08-25T14:59:00Z">
              <w:r w:rsidDel="00075596">
                <w:rPr>
                  <w:rFonts w:ascii="Times New Roman" w:hAnsi="Times New Roman" w:cs="Times New Roman"/>
                  <w:b/>
                  <w:bCs/>
                  <w:sz w:val="24"/>
                  <w:szCs w:val="24"/>
                  <w:u w:val="single"/>
                </w:rPr>
                <w:delText>7</w:delText>
              </w:r>
            </w:del>
          </w:p>
        </w:tc>
        <w:tc>
          <w:tcPr>
            <w:tcW w:w="1800" w:type="dxa"/>
            <w:tcMar>
              <w:top w:w="100" w:type="dxa"/>
              <w:left w:w="100" w:type="dxa"/>
              <w:bottom w:w="100" w:type="dxa"/>
              <w:right w:w="100" w:type="dxa"/>
            </w:tcMar>
          </w:tcPr>
          <w:p w14:paraId="67816F22" w14:textId="3E71E2C8" w:rsidR="005E1A27" w:rsidRPr="001247D7" w:rsidRDefault="001247D7">
            <w:pPr>
              <w:widowControl w:val="0"/>
              <w:spacing w:line="240" w:lineRule="auto"/>
              <w:jc w:val="center"/>
              <w:rPr>
                <w:rFonts w:ascii="Times New Roman" w:hAnsi="Times New Roman" w:cs="Times New Roman"/>
                <w:b/>
                <w:bCs/>
                <w:sz w:val="24"/>
                <w:szCs w:val="24"/>
                <w:u w:val="single"/>
              </w:rPr>
            </w:pPr>
            <w:del w:id="1729" w:author="Vaughn Shirey" w:date="2023-08-25T15:36:00Z">
              <w:r w:rsidRPr="001247D7" w:rsidDel="007C4444">
                <w:rPr>
                  <w:rFonts w:ascii="Times New Roman" w:hAnsi="Times New Roman" w:cs="Times New Roman"/>
                  <w:b/>
                  <w:bCs/>
                  <w:sz w:val="24"/>
                  <w:szCs w:val="24"/>
                  <w:u w:val="single"/>
                </w:rPr>
                <w:delText>0.0</w:delText>
              </w:r>
            </w:del>
            <w:ins w:id="1730" w:author="Vaughn Shirey" w:date="2023-08-25T17:44:00Z">
              <w:r w:rsidR="00266CEF">
                <w:rPr>
                  <w:rFonts w:ascii="Times New Roman" w:hAnsi="Times New Roman" w:cs="Times New Roman"/>
                  <w:b/>
                  <w:bCs/>
                  <w:sz w:val="24"/>
                  <w:szCs w:val="24"/>
                  <w:u w:val="single"/>
                </w:rPr>
                <w:t>0.0</w:t>
              </w:r>
            </w:ins>
          </w:p>
        </w:tc>
        <w:tc>
          <w:tcPr>
            <w:tcW w:w="2250" w:type="dxa"/>
            <w:tcMar>
              <w:top w:w="100" w:type="dxa"/>
              <w:left w:w="100" w:type="dxa"/>
              <w:bottom w:w="100" w:type="dxa"/>
              <w:right w:w="100" w:type="dxa"/>
            </w:tcMar>
          </w:tcPr>
          <w:p w14:paraId="6B916808" w14:textId="6BF78C5B" w:rsidR="005E1A27" w:rsidRPr="001247D7" w:rsidRDefault="001247D7">
            <w:pPr>
              <w:widowControl w:val="0"/>
              <w:spacing w:line="240" w:lineRule="auto"/>
              <w:jc w:val="center"/>
              <w:rPr>
                <w:rFonts w:ascii="Times New Roman" w:hAnsi="Times New Roman" w:cs="Times New Roman"/>
                <w:b/>
                <w:bCs/>
                <w:sz w:val="24"/>
                <w:szCs w:val="24"/>
                <w:u w:val="single"/>
              </w:rPr>
            </w:pPr>
            <w:del w:id="1731" w:author="Vaughn Shirey" w:date="2023-08-25T15:36:00Z">
              <w:r w:rsidRPr="001247D7" w:rsidDel="007C4444">
                <w:rPr>
                  <w:rFonts w:ascii="Times New Roman" w:hAnsi="Times New Roman" w:cs="Times New Roman"/>
                  <w:b/>
                  <w:bCs/>
                  <w:sz w:val="24"/>
                  <w:szCs w:val="24"/>
                  <w:u w:val="single"/>
                </w:rPr>
                <w:delText>0.0</w:delText>
              </w:r>
            </w:del>
            <w:ins w:id="1732" w:author="Vaughn Shirey" w:date="2023-08-25T17:44:00Z">
              <w:r w:rsidR="00266CEF">
                <w:rPr>
                  <w:rFonts w:ascii="Times New Roman" w:hAnsi="Times New Roman" w:cs="Times New Roman"/>
                  <w:b/>
                  <w:bCs/>
                  <w:sz w:val="24"/>
                  <w:szCs w:val="24"/>
                  <w:u w:val="single"/>
                </w:rPr>
                <w:t>0.0</w:t>
              </w:r>
            </w:ins>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2C5F3E0A"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w:t>
            </w:r>
            <w:ins w:id="1733" w:author="Vaughn Shirey" w:date="2023-08-25T14:59:00Z">
              <w:r w:rsidR="00075596">
                <w:rPr>
                  <w:rFonts w:ascii="Times New Roman" w:hAnsi="Times New Roman" w:cs="Times New Roman"/>
                  <w:b/>
                  <w:bCs/>
                  <w:sz w:val="24"/>
                  <w:szCs w:val="24"/>
                  <w:u w:val="single"/>
                </w:rPr>
                <w:t>47</w:t>
              </w:r>
            </w:ins>
            <w:del w:id="1734" w:author="Vaughn Shirey" w:date="2023-08-25T14:59:00Z">
              <w:r w:rsidDel="00075596">
                <w:rPr>
                  <w:rFonts w:ascii="Times New Roman" w:hAnsi="Times New Roman" w:cs="Times New Roman"/>
                  <w:b/>
                  <w:bCs/>
                  <w:sz w:val="24"/>
                  <w:szCs w:val="24"/>
                  <w:u w:val="single"/>
                </w:rPr>
                <w:delText>50</w:delText>
              </w:r>
            </w:del>
            <w:r>
              <w:rPr>
                <w:rFonts w:ascii="Times New Roman" w:hAnsi="Times New Roman" w:cs="Times New Roman"/>
                <w:b/>
                <w:bCs/>
                <w:sz w:val="24"/>
                <w:szCs w:val="24"/>
                <w:u w:val="single"/>
              </w:rPr>
              <w:t>.</w:t>
            </w:r>
            <w:ins w:id="1735" w:author="Vaughn Shirey" w:date="2023-08-25T14:59:00Z">
              <w:r w:rsidR="00075596">
                <w:rPr>
                  <w:rFonts w:ascii="Times New Roman" w:hAnsi="Times New Roman" w:cs="Times New Roman"/>
                  <w:b/>
                  <w:bCs/>
                  <w:sz w:val="24"/>
                  <w:szCs w:val="24"/>
                  <w:u w:val="single"/>
                </w:rPr>
                <w:t>8</w:t>
              </w:r>
            </w:ins>
            <w:del w:id="1736" w:author="Vaughn Shirey" w:date="2023-08-25T14:59:00Z">
              <w:r w:rsidDel="00075596">
                <w:rPr>
                  <w:rFonts w:ascii="Times New Roman" w:hAnsi="Times New Roman" w:cs="Times New Roman"/>
                  <w:b/>
                  <w:bCs/>
                  <w:sz w:val="24"/>
                  <w:szCs w:val="24"/>
                  <w:u w:val="single"/>
                </w:rPr>
                <w:delText>1</w:delText>
              </w:r>
            </w:del>
          </w:p>
        </w:tc>
        <w:tc>
          <w:tcPr>
            <w:tcW w:w="1800" w:type="dxa"/>
            <w:tcMar>
              <w:top w:w="100" w:type="dxa"/>
              <w:left w:w="100" w:type="dxa"/>
              <w:bottom w:w="100" w:type="dxa"/>
              <w:right w:w="100" w:type="dxa"/>
            </w:tcMar>
          </w:tcPr>
          <w:p w14:paraId="33D21F54" w14:textId="41B2051B" w:rsidR="005E1A27" w:rsidRPr="001247D7" w:rsidRDefault="001247D7">
            <w:pPr>
              <w:widowControl w:val="0"/>
              <w:spacing w:line="240" w:lineRule="auto"/>
              <w:jc w:val="center"/>
              <w:rPr>
                <w:rFonts w:ascii="Times New Roman" w:hAnsi="Times New Roman" w:cs="Times New Roman"/>
                <w:b/>
                <w:bCs/>
                <w:sz w:val="24"/>
                <w:szCs w:val="24"/>
                <w:u w:val="single"/>
              </w:rPr>
            </w:pPr>
            <w:del w:id="1737" w:author="Vaughn Shirey" w:date="2023-08-25T15:36:00Z">
              <w:r w:rsidRPr="001247D7" w:rsidDel="007C4444">
                <w:rPr>
                  <w:rFonts w:ascii="Times New Roman" w:hAnsi="Times New Roman" w:cs="Times New Roman"/>
                  <w:b/>
                  <w:bCs/>
                  <w:sz w:val="24"/>
                  <w:szCs w:val="24"/>
                  <w:u w:val="single"/>
                </w:rPr>
                <w:delText>-</w:delText>
              </w:r>
            </w:del>
            <w:del w:id="1738" w:author="Vaughn Shirey" w:date="2023-08-25T15:00:00Z">
              <w:r w:rsidRPr="001247D7" w:rsidDel="00075596">
                <w:rPr>
                  <w:rFonts w:ascii="Times New Roman" w:hAnsi="Times New Roman" w:cs="Times New Roman"/>
                  <w:b/>
                  <w:bCs/>
                  <w:sz w:val="24"/>
                  <w:szCs w:val="24"/>
                  <w:u w:val="single"/>
                </w:rPr>
                <w:delText>0.6</w:delText>
              </w:r>
            </w:del>
            <w:ins w:id="1739" w:author="Vaughn Shirey" w:date="2023-08-25T17:44:00Z">
              <w:r w:rsidR="00266CEF">
                <w:rPr>
                  <w:rFonts w:ascii="Times New Roman" w:hAnsi="Times New Roman" w:cs="Times New Roman"/>
                  <w:b/>
                  <w:bCs/>
                  <w:sz w:val="24"/>
                  <w:szCs w:val="24"/>
                  <w:u w:val="single"/>
                </w:rPr>
                <w:t>1.0</w:t>
              </w:r>
            </w:ins>
          </w:p>
        </w:tc>
        <w:tc>
          <w:tcPr>
            <w:tcW w:w="2250" w:type="dxa"/>
            <w:tcMar>
              <w:top w:w="100" w:type="dxa"/>
              <w:left w:w="100" w:type="dxa"/>
              <w:bottom w:w="100" w:type="dxa"/>
              <w:right w:w="100" w:type="dxa"/>
            </w:tcMar>
          </w:tcPr>
          <w:p w14:paraId="1F0896CF" w14:textId="33F66F2B" w:rsidR="005E1A27" w:rsidRPr="001247D7" w:rsidRDefault="001247D7">
            <w:pPr>
              <w:widowControl w:val="0"/>
              <w:spacing w:line="240" w:lineRule="auto"/>
              <w:jc w:val="center"/>
              <w:rPr>
                <w:rFonts w:ascii="Times New Roman" w:hAnsi="Times New Roman" w:cs="Times New Roman"/>
                <w:b/>
                <w:bCs/>
                <w:sz w:val="24"/>
                <w:szCs w:val="24"/>
                <w:u w:val="single"/>
              </w:rPr>
            </w:pPr>
            <w:del w:id="1740" w:author="Vaughn Shirey" w:date="2023-08-25T15:36:00Z">
              <w:r w:rsidRPr="001247D7" w:rsidDel="007C4444">
                <w:rPr>
                  <w:rFonts w:ascii="Times New Roman" w:hAnsi="Times New Roman" w:cs="Times New Roman"/>
                  <w:b/>
                  <w:bCs/>
                  <w:sz w:val="24"/>
                  <w:szCs w:val="24"/>
                  <w:u w:val="single"/>
                </w:rPr>
                <w:delText>1.</w:delText>
              </w:r>
            </w:del>
            <w:del w:id="1741" w:author="Vaughn Shirey" w:date="2023-08-25T15:00:00Z">
              <w:r w:rsidRPr="001247D7" w:rsidDel="00075596">
                <w:rPr>
                  <w:rFonts w:ascii="Times New Roman" w:hAnsi="Times New Roman" w:cs="Times New Roman"/>
                  <w:b/>
                  <w:bCs/>
                  <w:sz w:val="24"/>
                  <w:szCs w:val="24"/>
                  <w:u w:val="single"/>
                </w:rPr>
                <w:delText>5</w:delText>
              </w:r>
            </w:del>
            <w:ins w:id="1742" w:author="Vaughn Shirey" w:date="2023-08-25T17:44:00Z">
              <w:r w:rsidR="00266CEF">
                <w:rPr>
                  <w:rFonts w:ascii="Times New Roman" w:hAnsi="Times New Roman" w:cs="Times New Roman"/>
                  <w:b/>
                  <w:bCs/>
                  <w:sz w:val="24"/>
                  <w:szCs w:val="24"/>
                  <w:u w:val="single"/>
                </w:rPr>
                <w:t>1.2</w:t>
              </w:r>
            </w:ins>
          </w:p>
        </w:tc>
      </w:tr>
      <w:tr w:rsidR="00047AAD" w:rsidRPr="00703517" w14:paraId="75EBFD6A" w14:textId="77777777" w:rsidTr="005E1A27">
        <w:trPr>
          <w:jc w:val="center"/>
          <w:ins w:id="1743" w:author="Vaughn Shirey" w:date="2023-08-25T10:41:00Z"/>
        </w:trPr>
        <w:tc>
          <w:tcPr>
            <w:tcW w:w="1160" w:type="dxa"/>
            <w:tcMar>
              <w:top w:w="100" w:type="dxa"/>
              <w:left w:w="100" w:type="dxa"/>
              <w:bottom w:w="100" w:type="dxa"/>
              <w:right w:w="100" w:type="dxa"/>
            </w:tcMar>
          </w:tcPr>
          <w:p w14:paraId="03A310EC" w14:textId="73905577" w:rsidR="00047AAD" w:rsidRPr="00183142" w:rsidRDefault="00B941D4">
            <w:pPr>
              <w:widowControl w:val="0"/>
              <w:spacing w:line="240" w:lineRule="auto"/>
              <w:jc w:val="center"/>
              <w:rPr>
                <w:ins w:id="1744" w:author="Vaughn Shirey" w:date="2023-08-25T10:41:00Z"/>
                <w:rFonts w:ascii="Times New Roman" w:hAnsi="Times New Roman" w:cs="Times New Roman"/>
                <w:sz w:val="24"/>
                <w:szCs w:val="24"/>
                <w:rPrChange w:id="1745" w:author="Vaughn Shirey" w:date="2023-08-25T16:48:00Z">
                  <w:rPr>
                    <w:ins w:id="1746" w:author="Vaughn Shirey" w:date="2023-08-25T10:41:00Z"/>
                    <w:rFonts w:ascii="Times New Roman" w:hAnsi="Times New Roman" w:cs="Times New Roman"/>
                    <w:b/>
                    <w:bCs/>
                    <w:sz w:val="24"/>
                    <w:szCs w:val="24"/>
                    <w:u w:val="single"/>
                  </w:rPr>
                </w:rPrChange>
              </w:rPr>
            </w:pPr>
            <w:ins w:id="1747" w:author="Vaughn Shirey" w:date="2023-08-25T11:02:00Z">
              <w:r w:rsidRPr="00183142">
                <w:rPr>
                  <w:rFonts w:ascii="Times New Roman" w:hAnsi="Times New Roman" w:cs="Times New Roman"/>
                  <w:sz w:val="24"/>
                  <w:szCs w:val="24"/>
                  <w:rPrChange w:id="1748" w:author="Vaughn Shirey" w:date="2023-08-25T16:48:00Z">
                    <w:rPr>
                      <w:rFonts w:ascii="Times New Roman" w:hAnsi="Times New Roman" w:cs="Times New Roman"/>
                      <w:b/>
                      <w:bCs/>
                      <w:sz w:val="24"/>
                      <w:szCs w:val="24"/>
                      <w:u w:val="single"/>
                    </w:rPr>
                  </w:rPrChange>
                </w:rPr>
                <w:t>E</w:t>
              </w:r>
            </w:ins>
          </w:p>
        </w:tc>
        <w:tc>
          <w:tcPr>
            <w:tcW w:w="1620" w:type="dxa"/>
            <w:tcMar>
              <w:top w:w="100" w:type="dxa"/>
              <w:left w:w="100" w:type="dxa"/>
              <w:bottom w:w="100" w:type="dxa"/>
              <w:right w:w="100" w:type="dxa"/>
            </w:tcMar>
          </w:tcPr>
          <w:p w14:paraId="21CCE58F" w14:textId="6429D489" w:rsidR="00047AAD" w:rsidRPr="00183142" w:rsidRDefault="00183142">
            <w:pPr>
              <w:widowControl w:val="0"/>
              <w:spacing w:line="240" w:lineRule="auto"/>
              <w:jc w:val="center"/>
              <w:rPr>
                <w:ins w:id="1749" w:author="Vaughn Shirey" w:date="2023-08-25T10:41:00Z"/>
                <w:rFonts w:ascii="Times New Roman" w:hAnsi="Times New Roman" w:cs="Times New Roman"/>
                <w:sz w:val="24"/>
                <w:szCs w:val="24"/>
                <w:rPrChange w:id="1750" w:author="Vaughn Shirey" w:date="2023-08-25T16:48:00Z">
                  <w:rPr>
                    <w:ins w:id="1751" w:author="Vaughn Shirey" w:date="2023-08-25T10:41:00Z"/>
                    <w:rFonts w:ascii="Times New Roman" w:hAnsi="Times New Roman" w:cs="Times New Roman"/>
                    <w:b/>
                    <w:bCs/>
                    <w:sz w:val="24"/>
                    <w:szCs w:val="24"/>
                    <w:u w:val="single"/>
                  </w:rPr>
                </w:rPrChange>
              </w:rPr>
            </w:pPr>
            <w:ins w:id="1752" w:author="Vaughn Shirey" w:date="2023-08-25T16:42:00Z">
              <w:r w:rsidRPr="00183142">
                <w:rPr>
                  <w:rFonts w:ascii="Times New Roman" w:hAnsi="Times New Roman" w:cs="Times New Roman"/>
                  <w:sz w:val="24"/>
                  <w:szCs w:val="24"/>
                  <w:rPrChange w:id="1753" w:author="Vaughn Shirey" w:date="2023-08-25T16:48:00Z">
                    <w:rPr>
                      <w:rFonts w:ascii="Times New Roman" w:hAnsi="Times New Roman" w:cs="Times New Roman"/>
                      <w:b/>
                      <w:bCs/>
                      <w:sz w:val="24"/>
                      <w:szCs w:val="24"/>
                      <w:u w:val="single"/>
                    </w:rPr>
                  </w:rPrChange>
                </w:rPr>
                <w:t>142.9</w:t>
              </w:r>
            </w:ins>
          </w:p>
        </w:tc>
        <w:tc>
          <w:tcPr>
            <w:tcW w:w="1800" w:type="dxa"/>
            <w:tcMar>
              <w:top w:w="100" w:type="dxa"/>
              <w:left w:w="100" w:type="dxa"/>
              <w:bottom w:w="100" w:type="dxa"/>
              <w:right w:w="100" w:type="dxa"/>
            </w:tcMar>
          </w:tcPr>
          <w:p w14:paraId="4C8F5ECA" w14:textId="4E83F5A1" w:rsidR="00047AAD" w:rsidRPr="00183142" w:rsidRDefault="00183142">
            <w:pPr>
              <w:widowControl w:val="0"/>
              <w:spacing w:line="240" w:lineRule="auto"/>
              <w:jc w:val="center"/>
              <w:rPr>
                <w:ins w:id="1754" w:author="Vaughn Shirey" w:date="2023-08-25T10:41:00Z"/>
                <w:rFonts w:ascii="Times New Roman" w:hAnsi="Times New Roman" w:cs="Times New Roman"/>
                <w:sz w:val="24"/>
                <w:szCs w:val="24"/>
                <w:rPrChange w:id="1755" w:author="Vaughn Shirey" w:date="2023-08-25T16:48:00Z">
                  <w:rPr>
                    <w:ins w:id="1756" w:author="Vaughn Shirey" w:date="2023-08-25T10:41:00Z"/>
                    <w:rFonts w:ascii="Times New Roman" w:hAnsi="Times New Roman" w:cs="Times New Roman"/>
                    <w:b/>
                    <w:bCs/>
                    <w:sz w:val="24"/>
                    <w:szCs w:val="24"/>
                    <w:u w:val="single"/>
                  </w:rPr>
                </w:rPrChange>
              </w:rPr>
            </w:pPr>
            <w:ins w:id="1757" w:author="Vaughn Shirey" w:date="2023-08-25T16:47:00Z">
              <w:r w:rsidRPr="00183142">
                <w:rPr>
                  <w:rFonts w:ascii="Times New Roman" w:hAnsi="Times New Roman" w:cs="Times New Roman"/>
                  <w:sz w:val="24"/>
                  <w:szCs w:val="24"/>
                  <w:rPrChange w:id="1758" w:author="Vaughn Shirey" w:date="2023-08-25T16:48:00Z">
                    <w:rPr>
                      <w:rFonts w:ascii="Times New Roman" w:hAnsi="Times New Roman" w:cs="Times New Roman"/>
                      <w:b/>
                      <w:bCs/>
                      <w:sz w:val="24"/>
                      <w:szCs w:val="24"/>
                      <w:u w:val="single"/>
                    </w:rPr>
                  </w:rPrChange>
                </w:rPr>
                <w:t>5.8</w:t>
              </w:r>
            </w:ins>
          </w:p>
        </w:tc>
        <w:tc>
          <w:tcPr>
            <w:tcW w:w="2250" w:type="dxa"/>
            <w:tcMar>
              <w:top w:w="100" w:type="dxa"/>
              <w:left w:w="100" w:type="dxa"/>
              <w:bottom w:w="100" w:type="dxa"/>
              <w:right w:w="100" w:type="dxa"/>
            </w:tcMar>
          </w:tcPr>
          <w:p w14:paraId="33343BEF" w14:textId="4DE6D9AD" w:rsidR="00047AAD" w:rsidRPr="00183142" w:rsidRDefault="00183142">
            <w:pPr>
              <w:widowControl w:val="0"/>
              <w:spacing w:line="240" w:lineRule="auto"/>
              <w:jc w:val="center"/>
              <w:rPr>
                <w:ins w:id="1759" w:author="Vaughn Shirey" w:date="2023-08-25T10:41:00Z"/>
                <w:rFonts w:ascii="Times New Roman" w:hAnsi="Times New Roman" w:cs="Times New Roman"/>
                <w:sz w:val="24"/>
                <w:szCs w:val="24"/>
                <w:rPrChange w:id="1760" w:author="Vaughn Shirey" w:date="2023-08-25T16:48:00Z">
                  <w:rPr>
                    <w:ins w:id="1761" w:author="Vaughn Shirey" w:date="2023-08-25T10:41:00Z"/>
                    <w:rFonts w:ascii="Times New Roman" w:hAnsi="Times New Roman" w:cs="Times New Roman"/>
                    <w:b/>
                    <w:bCs/>
                    <w:sz w:val="24"/>
                    <w:szCs w:val="24"/>
                    <w:u w:val="single"/>
                  </w:rPr>
                </w:rPrChange>
              </w:rPr>
            </w:pPr>
            <w:ins w:id="1762" w:author="Vaughn Shirey" w:date="2023-08-25T16:48:00Z">
              <w:r w:rsidRPr="00183142">
                <w:rPr>
                  <w:rFonts w:ascii="Times New Roman" w:hAnsi="Times New Roman" w:cs="Times New Roman"/>
                  <w:sz w:val="24"/>
                  <w:szCs w:val="24"/>
                  <w:rPrChange w:id="1763" w:author="Vaughn Shirey" w:date="2023-08-25T16:48:00Z">
                    <w:rPr>
                      <w:rFonts w:ascii="Times New Roman" w:hAnsi="Times New Roman" w:cs="Times New Roman"/>
                      <w:b/>
                      <w:bCs/>
                      <w:sz w:val="24"/>
                      <w:szCs w:val="24"/>
                      <w:u w:val="single"/>
                    </w:rPr>
                  </w:rPrChange>
                </w:rPr>
                <w:t>2.1</w:t>
              </w:r>
            </w:ins>
          </w:p>
        </w:tc>
      </w:tr>
      <w:tr w:rsidR="00183142" w:rsidRPr="00703517" w14:paraId="4BF88665" w14:textId="77777777" w:rsidTr="005E1A27">
        <w:trPr>
          <w:jc w:val="center"/>
          <w:ins w:id="1764" w:author="Vaughn Shirey" w:date="2023-08-25T10:41:00Z"/>
        </w:trPr>
        <w:tc>
          <w:tcPr>
            <w:tcW w:w="1160" w:type="dxa"/>
            <w:tcMar>
              <w:top w:w="100" w:type="dxa"/>
              <w:left w:w="100" w:type="dxa"/>
              <w:bottom w:w="100" w:type="dxa"/>
              <w:right w:w="100" w:type="dxa"/>
            </w:tcMar>
          </w:tcPr>
          <w:p w14:paraId="153D719F" w14:textId="067419B9" w:rsidR="00183142" w:rsidRPr="00183142" w:rsidRDefault="00183142" w:rsidP="00183142">
            <w:pPr>
              <w:widowControl w:val="0"/>
              <w:spacing w:line="240" w:lineRule="auto"/>
              <w:jc w:val="center"/>
              <w:rPr>
                <w:ins w:id="1765" w:author="Vaughn Shirey" w:date="2023-08-25T10:41:00Z"/>
                <w:rFonts w:ascii="Times New Roman" w:hAnsi="Times New Roman" w:cs="Times New Roman"/>
                <w:sz w:val="24"/>
                <w:szCs w:val="24"/>
                <w:rPrChange w:id="1766" w:author="Vaughn Shirey" w:date="2023-08-25T16:48:00Z">
                  <w:rPr>
                    <w:ins w:id="1767" w:author="Vaughn Shirey" w:date="2023-08-25T10:41:00Z"/>
                    <w:rFonts w:ascii="Times New Roman" w:hAnsi="Times New Roman" w:cs="Times New Roman"/>
                    <w:b/>
                    <w:bCs/>
                    <w:sz w:val="24"/>
                    <w:szCs w:val="24"/>
                    <w:u w:val="single"/>
                  </w:rPr>
                </w:rPrChange>
              </w:rPr>
            </w:pPr>
            <w:ins w:id="1768" w:author="Vaughn Shirey" w:date="2023-08-25T11:02:00Z">
              <w:r w:rsidRPr="00183142">
                <w:rPr>
                  <w:rFonts w:ascii="Times New Roman" w:hAnsi="Times New Roman" w:cs="Times New Roman"/>
                  <w:sz w:val="24"/>
                  <w:szCs w:val="24"/>
                  <w:rPrChange w:id="1769" w:author="Vaughn Shirey" w:date="2023-08-25T16:48:00Z">
                    <w:rPr>
                      <w:rFonts w:ascii="Times New Roman" w:hAnsi="Times New Roman" w:cs="Times New Roman"/>
                      <w:b/>
                      <w:bCs/>
                      <w:sz w:val="24"/>
                      <w:szCs w:val="24"/>
                      <w:u w:val="single"/>
                    </w:rPr>
                  </w:rPrChange>
                </w:rPr>
                <w:t>F</w:t>
              </w:r>
            </w:ins>
          </w:p>
        </w:tc>
        <w:tc>
          <w:tcPr>
            <w:tcW w:w="1620" w:type="dxa"/>
            <w:tcMar>
              <w:top w:w="100" w:type="dxa"/>
              <w:left w:w="100" w:type="dxa"/>
              <w:bottom w:w="100" w:type="dxa"/>
              <w:right w:w="100" w:type="dxa"/>
            </w:tcMar>
          </w:tcPr>
          <w:p w14:paraId="713C9F2D" w14:textId="54EF6549" w:rsidR="00183142" w:rsidRPr="00183142" w:rsidRDefault="00183142" w:rsidP="00183142">
            <w:pPr>
              <w:widowControl w:val="0"/>
              <w:spacing w:line="240" w:lineRule="auto"/>
              <w:jc w:val="center"/>
              <w:rPr>
                <w:ins w:id="1770" w:author="Vaughn Shirey" w:date="2023-08-25T10:41:00Z"/>
                <w:rFonts w:ascii="Times New Roman" w:hAnsi="Times New Roman" w:cs="Times New Roman"/>
                <w:sz w:val="24"/>
                <w:szCs w:val="24"/>
                <w:rPrChange w:id="1771" w:author="Vaughn Shirey" w:date="2023-08-25T16:48:00Z">
                  <w:rPr>
                    <w:ins w:id="1772" w:author="Vaughn Shirey" w:date="2023-08-25T10:41:00Z"/>
                    <w:rFonts w:ascii="Times New Roman" w:hAnsi="Times New Roman" w:cs="Times New Roman"/>
                    <w:b/>
                    <w:bCs/>
                    <w:sz w:val="24"/>
                    <w:szCs w:val="24"/>
                    <w:u w:val="single"/>
                  </w:rPr>
                </w:rPrChange>
              </w:rPr>
            </w:pPr>
            <w:ins w:id="1773" w:author="Vaughn Shirey" w:date="2023-08-25T16:43:00Z">
              <w:r w:rsidRPr="00183142">
                <w:rPr>
                  <w:rFonts w:ascii="Times New Roman" w:hAnsi="Times New Roman" w:cs="Times New Roman"/>
                  <w:sz w:val="24"/>
                  <w:szCs w:val="24"/>
                  <w:rPrChange w:id="1774" w:author="Vaughn Shirey" w:date="2023-08-25T16:48:00Z">
                    <w:rPr>
                      <w:rFonts w:ascii="Times New Roman" w:hAnsi="Times New Roman" w:cs="Times New Roman"/>
                      <w:b/>
                      <w:bCs/>
                      <w:sz w:val="24"/>
                      <w:szCs w:val="24"/>
                      <w:u w:val="single"/>
                    </w:rPr>
                  </w:rPrChange>
                </w:rPr>
                <w:t>143.1</w:t>
              </w:r>
            </w:ins>
          </w:p>
        </w:tc>
        <w:tc>
          <w:tcPr>
            <w:tcW w:w="1800" w:type="dxa"/>
            <w:tcMar>
              <w:top w:w="100" w:type="dxa"/>
              <w:left w:w="100" w:type="dxa"/>
              <w:bottom w:w="100" w:type="dxa"/>
              <w:right w:w="100" w:type="dxa"/>
            </w:tcMar>
          </w:tcPr>
          <w:p w14:paraId="3DB366F3" w14:textId="2146BFC8" w:rsidR="00183142" w:rsidRPr="00183142" w:rsidRDefault="00183142" w:rsidP="00183142">
            <w:pPr>
              <w:widowControl w:val="0"/>
              <w:spacing w:line="240" w:lineRule="auto"/>
              <w:jc w:val="center"/>
              <w:rPr>
                <w:ins w:id="1775" w:author="Vaughn Shirey" w:date="2023-08-25T10:41:00Z"/>
                <w:rFonts w:ascii="Times New Roman" w:hAnsi="Times New Roman" w:cs="Times New Roman"/>
                <w:sz w:val="24"/>
                <w:szCs w:val="24"/>
                <w:rPrChange w:id="1776" w:author="Vaughn Shirey" w:date="2023-08-25T16:48:00Z">
                  <w:rPr>
                    <w:ins w:id="1777" w:author="Vaughn Shirey" w:date="2023-08-25T10:41:00Z"/>
                    <w:rFonts w:ascii="Times New Roman" w:hAnsi="Times New Roman" w:cs="Times New Roman"/>
                    <w:b/>
                    <w:bCs/>
                    <w:sz w:val="24"/>
                    <w:szCs w:val="24"/>
                    <w:u w:val="single"/>
                  </w:rPr>
                </w:rPrChange>
              </w:rPr>
            </w:pPr>
            <w:ins w:id="1778" w:author="Vaughn Shirey" w:date="2023-08-25T16:47:00Z">
              <w:r w:rsidRPr="00183142">
                <w:rPr>
                  <w:rFonts w:ascii="Times New Roman" w:hAnsi="Times New Roman" w:cs="Times New Roman"/>
                  <w:sz w:val="24"/>
                  <w:szCs w:val="24"/>
                  <w:rPrChange w:id="1779" w:author="Vaughn Shirey" w:date="2023-08-25T16:48:00Z">
                    <w:rPr>
                      <w:rFonts w:ascii="Times New Roman" w:hAnsi="Times New Roman" w:cs="Times New Roman"/>
                      <w:b/>
                      <w:bCs/>
                      <w:sz w:val="24"/>
                      <w:szCs w:val="24"/>
                      <w:u w:val="single"/>
                    </w:rPr>
                  </w:rPrChange>
                </w:rPr>
                <w:t>5.6</w:t>
              </w:r>
            </w:ins>
          </w:p>
        </w:tc>
        <w:tc>
          <w:tcPr>
            <w:tcW w:w="2250" w:type="dxa"/>
            <w:tcMar>
              <w:top w:w="100" w:type="dxa"/>
              <w:left w:w="100" w:type="dxa"/>
              <w:bottom w:w="100" w:type="dxa"/>
              <w:right w:w="100" w:type="dxa"/>
            </w:tcMar>
          </w:tcPr>
          <w:p w14:paraId="26815DCF" w14:textId="64D23133" w:rsidR="00183142" w:rsidRPr="00183142" w:rsidRDefault="00183142" w:rsidP="00183142">
            <w:pPr>
              <w:widowControl w:val="0"/>
              <w:spacing w:line="240" w:lineRule="auto"/>
              <w:jc w:val="center"/>
              <w:rPr>
                <w:ins w:id="1780" w:author="Vaughn Shirey" w:date="2023-08-25T10:41:00Z"/>
                <w:rFonts w:ascii="Times New Roman" w:hAnsi="Times New Roman" w:cs="Times New Roman"/>
                <w:sz w:val="24"/>
                <w:szCs w:val="24"/>
                <w:rPrChange w:id="1781" w:author="Vaughn Shirey" w:date="2023-08-25T16:48:00Z">
                  <w:rPr>
                    <w:ins w:id="1782" w:author="Vaughn Shirey" w:date="2023-08-25T10:41:00Z"/>
                    <w:rFonts w:ascii="Times New Roman" w:hAnsi="Times New Roman" w:cs="Times New Roman"/>
                    <w:b/>
                    <w:bCs/>
                    <w:sz w:val="24"/>
                    <w:szCs w:val="24"/>
                    <w:u w:val="single"/>
                  </w:rPr>
                </w:rPrChange>
              </w:rPr>
            </w:pPr>
            <w:ins w:id="1783" w:author="Vaughn Shirey" w:date="2023-08-25T16:47:00Z">
              <w:r w:rsidRPr="00183142">
                <w:rPr>
                  <w:rFonts w:ascii="Times New Roman" w:hAnsi="Times New Roman" w:cs="Times New Roman"/>
                  <w:sz w:val="24"/>
                  <w:szCs w:val="24"/>
                  <w:rPrChange w:id="1784" w:author="Vaughn Shirey" w:date="2023-08-25T16:48:00Z">
                    <w:rPr>
                      <w:rFonts w:ascii="Times New Roman" w:hAnsi="Times New Roman" w:cs="Times New Roman"/>
                      <w:b/>
                      <w:bCs/>
                      <w:sz w:val="24"/>
                      <w:szCs w:val="24"/>
                      <w:u w:val="single"/>
                    </w:rPr>
                  </w:rPrChange>
                </w:rPr>
                <w:t>2.6</w:t>
              </w:r>
            </w:ins>
          </w:p>
        </w:tc>
      </w:tr>
      <w:tr w:rsidR="00183142" w:rsidRPr="00703517" w14:paraId="7FA3BCDB" w14:textId="6ABC79B0" w:rsidTr="005E1A27">
        <w:trPr>
          <w:jc w:val="center"/>
        </w:trPr>
        <w:tc>
          <w:tcPr>
            <w:tcW w:w="1160" w:type="dxa"/>
            <w:tcMar>
              <w:top w:w="100" w:type="dxa"/>
              <w:left w:w="100" w:type="dxa"/>
              <w:bottom w:w="100" w:type="dxa"/>
              <w:right w:w="100" w:type="dxa"/>
            </w:tcMar>
          </w:tcPr>
          <w:p w14:paraId="3B7F0DFB" w14:textId="275595B4" w:rsidR="00183142" w:rsidRPr="008E44F2" w:rsidRDefault="00183142" w:rsidP="00183142">
            <w:pPr>
              <w:widowControl w:val="0"/>
              <w:spacing w:line="240" w:lineRule="auto"/>
              <w:jc w:val="center"/>
              <w:rPr>
                <w:rFonts w:ascii="Times New Roman" w:hAnsi="Times New Roman" w:cs="Times New Roman"/>
                <w:sz w:val="24"/>
                <w:szCs w:val="24"/>
              </w:rPr>
            </w:pPr>
            <w:ins w:id="1785" w:author="Vaughn Shirey" w:date="2023-08-25T15:03:00Z">
              <w:r>
                <w:rPr>
                  <w:rFonts w:ascii="Times New Roman" w:hAnsi="Times New Roman" w:cs="Times New Roman"/>
                  <w:sz w:val="24"/>
                  <w:szCs w:val="24"/>
                </w:rPr>
                <w:t>G</w:t>
              </w:r>
            </w:ins>
            <w:del w:id="1786" w:author="Vaughn Shirey" w:date="2023-08-25T15:03:00Z">
              <w:r w:rsidRPr="008E44F2" w:rsidDel="00075596">
                <w:rPr>
                  <w:rFonts w:ascii="Times New Roman" w:hAnsi="Times New Roman" w:cs="Times New Roman"/>
                  <w:sz w:val="24"/>
                  <w:szCs w:val="24"/>
                </w:rPr>
                <w:delText>E</w:delText>
              </w:r>
            </w:del>
          </w:p>
        </w:tc>
        <w:tc>
          <w:tcPr>
            <w:tcW w:w="1620" w:type="dxa"/>
            <w:tcMar>
              <w:top w:w="100" w:type="dxa"/>
              <w:left w:w="100" w:type="dxa"/>
              <w:bottom w:w="100" w:type="dxa"/>
              <w:right w:w="100" w:type="dxa"/>
            </w:tcMar>
          </w:tcPr>
          <w:p w14:paraId="144818CC" w14:textId="256112E9"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787" w:author="Vaughn Shirey" w:date="2023-08-25T15:01:00Z">
              <w:r>
                <w:rPr>
                  <w:rFonts w:ascii="Times New Roman" w:hAnsi="Times New Roman" w:cs="Times New Roman"/>
                  <w:sz w:val="24"/>
                  <w:szCs w:val="24"/>
                </w:rPr>
                <w:t>2</w:t>
              </w:r>
            </w:ins>
            <w:del w:id="1788" w:author="Vaughn Shirey" w:date="2023-08-25T15:01:00Z">
              <w:r w:rsidDel="00075596">
                <w:rPr>
                  <w:rFonts w:ascii="Times New Roman" w:hAnsi="Times New Roman" w:cs="Times New Roman"/>
                  <w:sz w:val="24"/>
                  <w:szCs w:val="24"/>
                </w:rPr>
                <w:delText>4</w:delText>
              </w:r>
            </w:del>
            <w:r>
              <w:rPr>
                <w:rFonts w:ascii="Times New Roman" w:hAnsi="Times New Roman" w:cs="Times New Roman"/>
                <w:sz w:val="24"/>
                <w:szCs w:val="24"/>
              </w:rPr>
              <w:t>.</w:t>
            </w:r>
            <w:ins w:id="1789" w:author="Vaughn Shirey" w:date="2023-08-25T15:01:00Z">
              <w:r>
                <w:rPr>
                  <w:rFonts w:ascii="Times New Roman" w:hAnsi="Times New Roman" w:cs="Times New Roman"/>
                  <w:sz w:val="24"/>
                  <w:szCs w:val="24"/>
                </w:rPr>
                <w:t>9</w:t>
              </w:r>
            </w:ins>
            <w:del w:id="1790" w:author="Vaughn Shirey" w:date="2023-08-25T15:01:00Z">
              <w:r w:rsidDel="00075596">
                <w:rPr>
                  <w:rFonts w:ascii="Times New Roman" w:hAnsi="Times New Roman" w:cs="Times New Roman"/>
                  <w:sz w:val="24"/>
                  <w:szCs w:val="24"/>
                </w:rPr>
                <w:delText>7</w:delText>
              </w:r>
            </w:del>
          </w:p>
        </w:tc>
        <w:tc>
          <w:tcPr>
            <w:tcW w:w="1800" w:type="dxa"/>
            <w:tcMar>
              <w:top w:w="100" w:type="dxa"/>
              <w:left w:w="100" w:type="dxa"/>
              <w:bottom w:w="100" w:type="dxa"/>
              <w:right w:w="100" w:type="dxa"/>
            </w:tcMar>
          </w:tcPr>
          <w:p w14:paraId="2CEC0FF2" w14:textId="0367843C" w:rsidR="00183142" w:rsidRPr="008E44F2" w:rsidRDefault="00183142" w:rsidP="00183142">
            <w:pPr>
              <w:widowControl w:val="0"/>
              <w:spacing w:line="240" w:lineRule="auto"/>
              <w:jc w:val="center"/>
              <w:rPr>
                <w:rFonts w:ascii="Times New Roman" w:hAnsi="Times New Roman" w:cs="Times New Roman"/>
                <w:sz w:val="24"/>
                <w:szCs w:val="24"/>
              </w:rPr>
            </w:pPr>
            <w:del w:id="1791" w:author="Vaughn Shirey" w:date="2023-08-25T15:36:00Z">
              <w:r w:rsidDel="007C4444">
                <w:rPr>
                  <w:rFonts w:ascii="Times New Roman" w:hAnsi="Times New Roman" w:cs="Times New Roman"/>
                  <w:sz w:val="24"/>
                  <w:szCs w:val="24"/>
                </w:rPr>
                <w:delText>-</w:delText>
              </w:r>
            </w:del>
            <w:del w:id="1792" w:author="Vaughn Shirey" w:date="2023-08-25T15:28:00Z">
              <w:r w:rsidDel="00CB7309">
                <w:rPr>
                  <w:rFonts w:ascii="Times New Roman" w:hAnsi="Times New Roman" w:cs="Times New Roman"/>
                  <w:sz w:val="24"/>
                  <w:szCs w:val="24"/>
                </w:rPr>
                <w:delText>6.1</w:delText>
              </w:r>
            </w:del>
            <w:ins w:id="1793" w:author="Vaughn Shirey" w:date="2023-08-25T17:45:00Z">
              <w:r w:rsidR="00266CEF">
                <w:rPr>
                  <w:rFonts w:ascii="Times New Roman" w:hAnsi="Times New Roman" w:cs="Times New Roman"/>
                  <w:sz w:val="24"/>
                  <w:szCs w:val="24"/>
                </w:rPr>
                <w:t>5.8</w:t>
              </w:r>
            </w:ins>
          </w:p>
        </w:tc>
        <w:tc>
          <w:tcPr>
            <w:tcW w:w="2250" w:type="dxa"/>
            <w:tcMar>
              <w:top w:w="100" w:type="dxa"/>
              <w:left w:w="100" w:type="dxa"/>
              <w:bottom w:w="100" w:type="dxa"/>
              <w:right w:w="100" w:type="dxa"/>
            </w:tcMar>
          </w:tcPr>
          <w:p w14:paraId="772C757A" w14:textId="5DCD939D" w:rsidR="00183142" w:rsidRPr="008E44F2" w:rsidRDefault="00183142" w:rsidP="00183142">
            <w:pPr>
              <w:widowControl w:val="0"/>
              <w:spacing w:line="240" w:lineRule="auto"/>
              <w:jc w:val="center"/>
              <w:rPr>
                <w:rFonts w:ascii="Times New Roman" w:hAnsi="Times New Roman" w:cs="Times New Roman"/>
                <w:sz w:val="24"/>
                <w:szCs w:val="24"/>
              </w:rPr>
            </w:pPr>
            <w:del w:id="1794" w:author="Vaughn Shirey" w:date="2023-08-25T15:28:00Z">
              <w:r w:rsidDel="00CB7309">
                <w:rPr>
                  <w:rFonts w:ascii="Times New Roman" w:hAnsi="Times New Roman" w:cs="Times New Roman"/>
                  <w:sz w:val="24"/>
                  <w:szCs w:val="24"/>
                </w:rPr>
                <w:delText>2.9</w:delText>
              </w:r>
            </w:del>
            <w:ins w:id="1795" w:author="Vaughn Shirey" w:date="2023-08-25T17:45:00Z">
              <w:r w:rsidR="00266CEF">
                <w:rPr>
                  <w:rFonts w:ascii="Times New Roman" w:hAnsi="Times New Roman" w:cs="Times New Roman"/>
                  <w:sz w:val="24"/>
                  <w:szCs w:val="24"/>
                </w:rPr>
                <w:t>3.0</w:t>
              </w:r>
            </w:ins>
          </w:p>
        </w:tc>
      </w:tr>
      <w:tr w:rsidR="00183142" w:rsidRPr="00703517" w14:paraId="33B0C748" w14:textId="0AB69A57" w:rsidTr="005E1A27">
        <w:trPr>
          <w:jc w:val="center"/>
        </w:trPr>
        <w:tc>
          <w:tcPr>
            <w:tcW w:w="1160" w:type="dxa"/>
            <w:tcMar>
              <w:top w:w="100" w:type="dxa"/>
              <w:left w:w="100" w:type="dxa"/>
              <w:bottom w:w="100" w:type="dxa"/>
              <w:right w:w="100" w:type="dxa"/>
            </w:tcMar>
          </w:tcPr>
          <w:p w14:paraId="141BC1D1" w14:textId="4DDFA5DE" w:rsidR="00183142" w:rsidRPr="008E44F2" w:rsidRDefault="00183142" w:rsidP="00183142">
            <w:pPr>
              <w:widowControl w:val="0"/>
              <w:spacing w:line="240" w:lineRule="auto"/>
              <w:jc w:val="center"/>
              <w:rPr>
                <w:rFonts w:ascii="Times New Roman" w:hAnsi="Times New Roman" w:cs="Times New Roman"/>
                <w:sz w:val="24"/>
                <w:szCs w:val="24"/>
              </w:rPr>
            </w:pPr>
            <w:ins w:id="1796" w:author="Vaughn Shirey" w:date="2023-08-25T15:03:00Z">
              <w:r>
                <w:rPr>
                  <w:rFonts w:ascii="Times New Roman" w:hAnsi="Times New Roman" w:cs="Times New Roman"/>
                  <w:sz w:val="24"/>
                  <w:szCs w:val="24"/>
                </w:rPr>
                <w:t>H</w:t>
              </w:r>
            </w:ins>
            <w:del w:id="1797" w:author="Vaughn Shirey" w:date="2023-08-25T15:03:00Z">
              <w:r w:rsidRPr="008E44F2" w:rsidDel="00075596">
                <w:rPr>
                  <w:rFonts w:ascii="Times New Roman" w:hAnsi="Times New Roman" w:cs="Times New Roman"/>
                  <w:sz w:val="24"/>
                  <w:szCs w:val="24"/>
                </w:rPr>
                <w:delText>F</w:delText>
              </w:r>
            </w:del>
          </w:p>
        </w:tc>
        <w:tc>
          <w:tcPr>
            <w:tcW w:w="1620" w:type="dxa"/>
            <w:tcMar>
              <w:top w:w="100" w:type="dxa"/>
              <w:left w:w="100" w:type="dxa"/>
              <w:bottom w:w="100" w:type="dxa"/>
              <w:right w:w="100" w:type="dxa"/>
            </w:tcMar>
          </w:tcPr>
          <w:p w14:paraId="07E7196A" w14:textId="1184DD9E"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798" w:author="Vaughn Shirey" w:date="2023-08-25T15:01:00Z">
              <w:r>
                <w:rPr>
                  <w:rFonts w:ascii="Times New Roman" w:hAnsi="Times New Roman" w:cs="Times New Roman"/>
                  <w:sz w:val="24"/>
                  <w:szCs w:val="24"/>
                </w:rPr>
                <w:t>3</w:t>
              </w:r>
            </w:ins>
            <w:del w:id="1799" w:author="Vaughn Shirey" w:date="2023-08-25T15:01:00Z">
              <w:r w:rsidDel="00075596">
                <w:rPr>
                  <w:rFonts w:ascii="Times New Roman" w:hAnsi="Times New Roman" w:cs="Times New Roman"/>
                  <w:sz w:val="24"/>
                  <w:szCs w:val="24"/>
                </w:rPr>
                <w:delText>5</w:delText>
              </w:r>
            </w:del>
            <w:r>
              <w:rPr>
                <w:rFonts w:ascii="Times New Roman" w:hAnsi="Times New Roman" w:cs="Times New Roman"/>
                <w:sz w:val="24"/>
                <w:szCs w:val="24"/>
              </w:rPr>
              <w:t>.</w:t>
            </w:r>
            <w:ins w:id="1800" w:author="Vaughn Shirey" w:date="2023-08-25T15:01:00Z">
              <w:r>
                <w:rPr>
                  <w:rFonts w:ascii="Times New Roman" w:hAnsi="Times New Roman" w:cs="Times New Roman"/>
                  <w:sz w:val="24"/>
                  <w:szCs w:val="24"/>
                </w:rPr>
                <w:t>2</w:t>
              </w:r>
            </w:ins>
            <w:del w:id="1801" w:author="Vaughn Shirey" w:date="2023-08-25T15:01:00Z">
              <w:r w:rsidDel="00075596">
                <w:rPr>
                  <w:rFonts w:ascii="Times New Roman" w:hAnsi="Times New Roman" w:cs="Times New Roman"/>
                  <w:sz w:val="24"/>
                  <w:szCs w:val="24"/>
                </w:rPr>
                <w:delText>9</w:delText>
              </w:r>
            </w:del>
          </w:p>
        </w:tc>
        <w:tc>
          <w:tcPr>
            <w:tcW w:w="1800" w:type="dxa"/>
            <w:tcMar>
              <w:top w:w="100" w:type="dxa"/>
              <w:left w:w="100" w:type="dxa"/>
              <w:bottom w:w="100" w:type="dxa"/>
              <w:right w:w="100" w:type="dxa"/>
            </w:tcMar>
          </w:tcPr>
          <w:p w14:paraId="47C6AA9C" w14:textId="75885E13" w:rsidR="00183142" w:rsidRPr="008E44F2" w:rsidRDefault="00183142" w:rsidP="00183142">
            <w:pPr>
              <w:widowControl w:val="0"/>
              <w:spacing w:line="240" w:lineRule="auto"/>
              <w:jc w:val="center"/>
              <w:rPr>
                <w:rFonts w:ascii="Times New Roman" w:hAnsi="Times New Roman" w:cs="Times New Roman"/>
                <w:sz w:val="24"/>
                <w:szCs w:val="24"/>
              </w:rPr>
            </w:pPr>
            <w:del w:id="1802" w:author="Vaughn Shirey" w:date="2023-08-25T15:36:00Z">
              <w:r w:rsidDel="007C4444">
                <w:rPr>
                  <w:rFonts w:ascii="Times New Roman" w:hAnsi="Times New Roman" w:cs="Times New Roman"/>
                  <w:sz w:val="24"/>
                  <w:szCs w:val="24"/>
                </w:rPr>
                <w:delText>-</w:delText>
              </w:r>
            </w:del>
            <w:del w:id="1803" w:author="Vaughn Shirey" w:date="2023-08-25T15:28:00Z">
              <w:r w:rsidDel="00CB7309">
                <w:rPr>
                  <w:rFonts w:ascii="Times New Roman" w:hAnsi="Times New Roman" w:cs="Times New Roman"/>
                  <w:sz w:val="24"/>
                  <w:szCs w:val="24"/>
                </w:rPr>
                <w:delText>4.9</w:delText>
              </w:r>
            </w:del>
            <w:ins w:id="1804" w:author="Vaughn Shirey" w:date="2023-08-25T17:45:00Z">
              <w:r w:rsidR="00266CEF">
                <w:rPr>
                  <w:rFonts w:ascii="Times New Roman" w:hAnsi="Times New Roman" w:cs="Times New Roman"/>
                  <w:sz w:val="24"/>
                  <w:szCs w:val="24"/>
                </w:rPr>
                <w:t>5.6</w:t>
              </w:r>
            </w:ins>
          </w:p>
        </w:tc>
        <w:tc>
          <w:tcPr>
            <w:tcW w:w="2250" w:type="dxa"/>
            <w:tcMar>
              <w:top w:w="100" w:type="dxa"/>
              <w:left w:w="100" w:type="dxa"/>
              <w:bottom w:w="100" w:type="dxa"/>
              <w:right w:w="100" w:type="dxa"/>
            </w:tcMar>
          </w:tcPr>
          <w:p w14:paraId="2B8BF7DE" w14:textId="25BFED17" w:rsidR="00183142" w:rsidRPr="008E44F2" w:rsidRDefault="00183142" w:rsidP="00183142">
            <w:pPr>
              <w:widowControl w:val="0"/>
              <w:spacing w:line="240" w:lineRule="auto"/>
              <w:jc w:val="center"/>
              <w:rPr>
                <w:rFonts w:ascii="Times New Roman" w:hAnsi="Times New Roman" w:cs="Times New Roman"/>
                <w:sz w:val="24"/>
                <w:szCs w:val="24"/>
              </w:rPr>
            </w:pPr>
            <w:del w:id="1805" w:author="Vaughn Shirey" w:date="2023-08-25T15:36:00Z">
              <w:r w:rsidDel="007C4444">
                <w:rPr>
                  <w:rFonts w:ascii="Times New Roman" w:hAnsi="Times New Roman" w:cs="Times New Roman"/>
                  <w:sz w:val="24"/>
                  <w:szCs w:val="24"/>
                </w:rPr>
                <w:delText>3.</w:delText>
              </w:r>
            </w:del>
            <w:del w:id="1806" w:author="Vaughn Shirey" w:date="2023-08-25T15:28:00Z">
              <w:r w:rsidDel="00CB7309">
                <w:rPr>
                  <w:rFonts w:ascii="Times New Roman" w:hAnsi="Times New Roman" w:cs="Times New Roman"/>
                  <w:sz w:val="24"/>
                  <w:szCs w:val="24"/>
                </w:rPr>
                <w:delText>6</w:delText>
              </w:r>
            </w:del>
            <w:ins w:id="1807" w:author="Vaughn Shirey" w:date="2023-08-25T17:45:00Z">
              <w:r w:rsidR="00266CEF">
                <w:rPr>
                  <w:rFonts w:ascii="Times New Roman" w:hAnsi="Times New Roman" w:cs="Times New Roman"/>
                  <w:sz w:val="24"/>
                  <w:szCs w:val="24"/>
                </w:rPr>
                <w:t>3.4</w:t>
              </w:r>
            </w:ins>
          </w:p>
        </w:tc>
      </w:tr>
      <w:tr w:rsidR="00183142" w:rsidRPr="00703517" w14:paraId="0AA37AF9" w14:textId="6551C13F" w:rsidTr="005E1A27">
        <w:trPr>
          <w:jc w:val="center"/>
        </w:trPr>
        <w:tc>
          <w:tcPr>
            <w:tcW w:w="1160" w:type="dxa"/>
            <w:tcMar>
              <w:top w:w="100" w:type="dxa"/>
              <w:left w:w="100" w:type="dxa"/>
              <w:bottom w:w="100" w:type="dxa"/>
              <w:right w:w="100" w:type="dxa"/>
            </w:tcMar>
          </w:tcPr>
          <w:p w14:paraId="6EB19776" w14:textId="6DFBA2BA" w:rsidR="00183142" w:rsidRPr="00CB7309" w:rsidRDefault="00183142" w:rsidP="00183142">
            <w:pPr>
              <w:widowControl w:val="0"/>
              <w:spacing w:line="240" w:lineRule="auto"/>
              <w:jc w:val="center"/>
              <w:rPr>
                <w:rFonts w:ascii="Times New Roman" w:hAnsi="Times New Roman" w:cs="Times New Roman"/>
                <w:sz w:val="24"/>
                <w:szCs w:val="24"/>
                <w:rPrChange w:id="1808" w:author="Vaughn Shirey" w:date="2023-08-25T15:28:00Z">
                  <w:rPr>
                    <w:rFonts w:ascii="Times New Roman" w:hAnsi="Times New Roman" w:cs="Times New Roman"/>
                    <w:b/>
                    <w:bCs/>
                    <w:sz w:val="24"/>
                    <w:szCs w:val="24"/>
                    <w:u w:val="single"/>
                  </w:rPr>
                </w:rPrChange>
              </w:rPr>
            </w:pPr>
            <w:ins w:id="1809" w:author="Vaughn Shirey" w:date="2023-08-25T15:03:00Z">
              <w:r w:rsidRPr="00CB7309">
                <w:rPr>
                  <w:rFonts w:ascii="Times New Roman" w:hAnsi="Times New Roman" w:cs="Times New Roman"/>
                  <w:sz w:val="24"/>
                  <w:szCs w:val="24"/>
                  <w:rPrChange w:id="1810" w:author="Vaughn Shirey" w:date="2023-08-25T15:28:00Z">
                    <w:rPr>
                      <w:rFonts w:ascii="Times New Roman" w:hAnsi="Times New Roman" w:cs="Times New Roman"/>
                      <w:b/>
                      <w:bCs/>
                      <w:sz w:val="24"/>
                      <w:szCs w:val="24"/>
                      <w:u w:val="single"/>
                    </w:rPr>
                  </w:rPrChange>
                </w:rPr>
                <w:t>I</w:t>
              </w:r>
            </w:ins>
            <w:del w:id="1811" w:author="Vaughn Shirey" w:date="2023-08-25T15:03:00Z">
              <w:r w:rsidRPr="00CB7309" w:rsidDel="00075596">
                <w:rPr>
                  <w:rFonts w:ascii="Times New Roman" w:hAnsi="Times New Roman" w:cs="Times New Roman"/>
                  <w:sz w:val="24"/>
                  <w:szCs w:val="24"/>
                  <w:rPrChange w:id="1812" w:author="Vaughn Shirey" w:date="2023-08-25T15:28:00Z">
                    <w:rPr>
                      <w:rFonts w:ascii="Times New Roman" w:hAnsi="Times New Roman" w:cs="Times New Roman"/>
                      <w:b/>
                      <w:bCs/>
                      <w:sz w:val="24"/>
                      <w:szCs w:val="24"/>
                      <w:u w:val="single"/>
                    </w:rPr>
                  </w:rPrChange>
                </w:rPr>
                <w:delText>G</w:delText>
              </w:r>
            </w:del>
          </w:p>
        </w:tc>
        <w:tc>
          <w:tcPr>
            <w:tcW w:w="1620" w:type="dxa"/>
            <w:tcMar>
              <w:top w:w="100" w:type="dxa"/>
              <w:left w:w="100" w:type="dxa"/>
              <w:bottom w:w="100" w:type="dxa"/>
              <w:right w:w="100" w:type="dxa"/>
            </w:tcMar>
          </w:tcPr>
          <w:p w14:paraId="2E0C6FEC" w14:textId="6081B057" w:rsidR="00183142" w:rsidRPr="00CB7309" w:rsidRDefault="00183142" w:rsidP="00183142">
            <w:pPr>
              <w:widowControl w:val="0"/>
              <w:spacing w:line="240" w:lineRule="auto"/>
              <w:jc w:val="center"/>
              <w:rPr>
                <w:rFonts w:ascii="Times New Roman" w:hAnsi="Times New Roman" w:cs="Times New Roman"/>
                <w:sz w:val="24"/>
                <w:szCs w:val="24"/>
                <w:rPrChange w:id="1813" w:author="Vaughn Shirey" w:date="2023-08-25T15:28:00Z">
                  <w:rPr>
                    <w:rFonts w:ascii="Times New Roman" w:hAnsi="Times New Roman" w:cs="Times New Roman"/>
                    <w:b/>
                    <w:bCs/>
                    <w:sz w:val="24"/>
                    <w:szCs w:val="24"/>
                    <w:u w:val="single"/>
                  </w:rPr>
                </w:rPrChange>
              </w:rPr>
            </w:pPr>
            <w:r w:rsidRPr="00CB7309">
              <w:rPr>
                <w:rFonts w:ascii="Times New Roman" w:hAnsi="Times New Roman" w:cs="Times New Roman"/>
                <w:sz w:val="24"/>
                <w:szCs w:val="24"/>
                <w:rPrChange w:id="1814" w:author="Vaughn Shirey" w:date="2023-08-25T15:28:00Z">
                  <w:rPr>
                    <w:rFonts w:ascii="Times New Roman" w:hAnsi="Times New Roman" w:cs="Times New Roman"/>
                    <w:b/>
                    <w:bCs/>
                    <w:sz w:val="24"/>
                    <w:szCs w:val="24"/>
                    <w:u w:val="single"/>
                  </w:rPr>
                </w:rPrChange>
              </w:rPr>
              <w:t>14</w:t>
            </w:r>
            <w:ins w:id="1815" w:author="Vaughn Shirey" w:date="2023-08-25T15:01:00Z">
              <w:r w:rsidRPr="00CB7309">
                <w:rPr>
                  <w:rFonts w:ascii="Times New Roman" w:hAnsi="Times New Roman" w:cs="Times New Roman"/>
                  <w:sz w:val="24"/>
                  <w:szCs w:val="24"/>
                  <w:rPrChange w:id="1816" w:author="Vaughn Shirey" w:date="2023-08-25T15:28:00Z">
                    <w:rPr>
                      <w:rFonts w:ascii="Times New Roman" w:hAnsi="Times New Roman" w:cs="Times New Roman"/>
                      <w:b/>
                      <w:bCs/>
                      <w:sz w:val="24"/>
                      <w:szCs w:val="24"/>
                      <w:u w:val="single"/>
                    </w:rPr>
                  </w:rPrChange>
                </w:rPr>
                <w:t>4</w:t>
              </w:r>
            </w:ins>
            <w:del w:id="1817" w:author="Vaughn Shirey" w:date="2023-08-25T15:01:00Z">
              <w:r w:rsidRPr="00CB7309" w:rsidDel="00075596">
                <w:rPr>
                  <w:rFonts w:ascii="Times New Roman" w:hAnsi="Times New Roman" w:cs="Times New Roman"/>
                  <w:sz w:val="24"/>
                  <w:szCs w:val="24"/>
                  <w:rPrChange w:id="1818" w:author="Vaughn Shirey" w:date="2023-08-25T15:28:00Z">
                    <w:rPr>
                      <w:rFonts w:ascii="Times New Roman" w:hAnsi="Times New Roman" w:cs="Times New Roman"/>
                      <w:b/>
                      <w:bCs/>
                      <w:sz w:val="24"/>
                      <w:szCs w:val="24"/>
                      <w:u w:val="single"/>
                    </w:rPr>
                  </w:rPrChange>
                </w:rPr>
                <w:delText>7</w:delText>
              </w:r>
            </w:del>
            <w:r w:rsidRPr="00CB7309">
              <w:rPr>
                <w:rFonts w:ascii="Times New Roman" w:hAnsi="Times New Roman" w:cs="Times New Roman"/>
                <w:sz w:val="24"/>
                <w:szCs w:val="24"/>
                <w:rPrChange w:id="1819" w:author="Vaughn Shirey" w:date="2023-08-25T15:28:00Z">
                  <w:rPr>
                    <w:rFonts w:ascii="Times New Roman" w:hAnsi="Times New Roman" w:cs="Times New Roman"/>
                    <w:b/>
                    <w:bCs/>
                    <w:sz w:val="24"/>
                    <w:szCs w:val="24"/>
                    <w:u w:val="single"/>
                  </w:rPr>
                </w:rPrChange>
              </w:rPr>
              <w:t>.</w:t>
            </w:r>
            <w:ins w:id="1820" w:author="Vaughn Shirey" w:date="2023-08-25T15:01:00Z">
              <w:r w:rsidRPr="00CB7309">
                <w:rPr>
                  <w:rFonts w:ascii="Times New Roman" w:hAnsi="Times New Roman" w:cs="Times New Roman"/>
                  <w:sz w:val="24"/>
                  <w:szCs w:val="24"/>
                  <w:rPrChange w:id="1821" w:author="Vaughn Shirey" w:date="2023-08-25T15:28:00Z">
                    <w:rPr>
                      <w:rFonts w:ascii="Times New Roman" w:hAnsi="Times New Roman" w:cs="Times New Roman"/>
                      <w:b/>
                      <w:bCs/>
                      <w:sz w:val="24"/>
                      <w:szCs w:val="24"/>
                      <w:u w:val="single"/>
                    </w:rPr>
                  </w:rPrChange>
                </w:rPr>
                <w:t>8</w:t>
              </w:r>
            </w:ins>
            <w:del w:id="1822" w:author="Vaughn Shirey" w:date="2023-08-25T15:01:00Z">
              <w:r w:rsidRPr="00CB7309" w:rsidDel="00075596">
                <w:rPr>
                  <w:rFonts w:ascii="Times New Roman" w:hAnsi="Times New Roman" w:cs="Times New Roman"/>
                  <w:sz w:val="24"/>
                  <w:szCs w:val="24"/>
                  <w:rPrChange w:id="1823" w:author="Vaughn Shirey" w:date="2023-08-25T15:28:00Z">
                    <w:rPr>
                      <w:rFonts w:ascii="Times New Roman" w:hAnsi="Times New Roman" w:cs="Times New Roman"/>
                      <w:b/>
                      <w:bCs/>
                      <w:sz w:val="24"/>
                      <w:szCs w:val="24"/>
                      <w:u w:val="single"/>
                    </w:rPr>
                  </w:rPrChange>
                </w:rPr>
                <w:delText>5</w:delText>
              </w:r>
            </w:del>
          </w:p>
        </w:tc>
        <w:tc>
          <w:tcPr>
            <w:tcW w:w="1800" w:type="dxa"/>
            <w:tcMar>
              <w:top w:w="100" w:type="dxa"/>
              <w:left w:w="100" w:type="dxa"/>
              <w:bottom w:w="100" w:type="dxa"/>
              <w:right w:w="100" w:type="dxa"/>
            </w:tcMar>
          </w:tcPr>
          <w:p w14:paraId="2E2E737F" w14:textId="1926D9A5" w:rsidR="00183142" w:rsidRPr="00CB7309" w:rsidRDefault="00183142" w:rsidP="00183142">
            <w:pPr>
              <w:widowControl w:val="0"/>
              <w:spacing w:line="240" w:lineRule="auto"/>
              <w:jc w:val="center"/>
              <w:rPr>
                <w:rFonts w:ascii="Times New Roman" w:hAnsi="Times New Roman" w:cs="Times New Roman"/>
                <w:sz w:val="24"/>
                <w:szCs w:val="24"/>
                <w:rPrChange w:id="1824" w:author="Vaughn Shirey" w:date="2023-08-25T15:28:00Z">
                  <w:rPr>
                    <w:rFonts w:ascii="Times New Roman" w:hAnsi="Times New Roman" w:cs="Times New Roman"/>
                    <w:b/>
                    <w:bCs/>
                    <w:sz w:val="24"/>
                    <w:szCs w:val="24"/>
                    <w:u w:val="single"/>
                  </w:rPr>
                </w:rPrChange>
              </w:rPr>
            </w:pPr>
            <w:del w:id="1825" w:author="Vaughn Shirey" w:date="2023-08-25T15:36:00Z">
              <w:r w:rsidRPr="00CB7309" w:rsidDel="007C4444">
                <w:rPr>
                  <w:rFonts w:ascii="Times New Roman" w:hAnsi="Times New Roman" w:cs="Times New Roman"/>
                  <w:sz w:val="24"/>
                  <w:szCs w:val="24"/>
                  <w:rPrChange w:id="1826" w:author="Vaughn Shirey" w:date="2023-08-25T15:28:00Z">
                    <w:rPr>
                      <w:rFonts w:ascii="Times New Roman" w:hAnsi="Times New Roman" w:cs="Times New Roman"/>
                      <w:b/>
                      <w:bCs/>
                      <w:sz w:val="24"/>
                      <w:szCs w:val="24"/>
                      <w:u w:val="single"/>
                    </w:rPr>
                  </w:rPrChange>
                </w:rPr>
                <w:delText>-3.</w:delText>
              </w:r>
            </w:del>
            <w:del w:id="1827" w:author="Vaughn Shirey" w:date="2023-08-25T15:27:00Z">
              <w:r w:rsidRPr="00CB7309" w:rsidDel="00CB7309">
                <w:rPr>
                  <w:rFonts w:ascii="Times New Roman" w:hAnsi="Times New Roman" w:cs="Times New Roman"/>
                  <w:sz w:val="24"/>
                  <w:szCs w:val="24"/>
                  <w:rPrChange w:id="1828" w:author="Vaughn Shirey" w:date="2023-08-25T15:28:00Z">
                    <w:rPr>
                      <w:rFonts w:ascii="Times New Roman" w:hAnsi="Times New Roman" w:cs="Times New Roman"/>
                      <w:b/>
                      <w:bCs/>
                      <w:sz w:val="24"/>
                      <w:szCs w:val="24"/>
                      <w:u w:val="single"/>
                    </w:rPr>
                  </w:rPrChange>
                </w:rPr>
                <w:delText>3</w:delText>
              </w:r>
            </w:del>
            <w:ins w:id="1829" w:author="Vaughn Shirey" w:date="2023-08-25T17:44:00Z">
              <w:r w:rsidR="00266CEF">
                <w:rPr>
                  <w:rFonts w:ascii="Times New Roman" w:hAnsi="Times New Roman" w:cs="Times New Roman"/>
                  <w:sz w:val="24"/>
                  <w:szCs w:val="24"/>
                </w:rPr>
                <w:t>3.9</w:t>
              </w:r>
            </w:ins>
          </w:p>
        </w:tc>
        <w:tc>
          <w:tcPr>
            <w:tcW w:w="2250" w:type="dxa"/>
            <w:tcMar>
              <w:top w:w="100" w:type="dxa"/>
              <w:left w:w="100" w:type="dxa"/>
              <w:bottom w:w="100" w:type="dxa"/>
              <w:right w:w="100" w:type="dxa"/>
            </w:tcMar>
          </w:tcPr>
          <w:p w14:paraId="4711A2E8" w14:textId="61C94B27" w:rsidR="00183142" w:rsidRPr="00CB7309" w:rsidRDefault="00183142" w:rsidP="00183142">
            <w:pPr>
              <w:widowControl w:val="0"/>
              <w:spacing w:line="240" w:lineRule="auto"/>
              <w:jc w:val="center"/>
              <w:rPr>
                <w:rFonts w:ascii="Times New Roman" w:hAnsi="Times New Roman" w:cs="Times New Roman"/>
                <w:sz w:val="24"/>
                <w:szCs w:val="24"/>
                <w:rPrChange w:id="1830" w:author="Vaughn Shirey" w:date="2023-08-25T15:28:00Z">
                  <w:rPr>
                    <w:rFonts w:ascii="Times New Roman" w:hAnsi="Times New Roman" w:cs="Times New Roman"/>
                    <w:b/>
                    <w:bCs/>
                    <w:sz w:val="24"/>
                    <w:szCs w:val="24"/>
                    <w:u w:val="single"/>
                  </w:rPr>
                </w:rPrChange>
              </w:rPr>
            </w:pPr>
            <w:del w:id="1831" w:author="Vaughn Shirey" w:date="2023-08-25T15:36:00Z">
              <w:r w:rsidRPr="00CB7309" w:rsidDel="007C4444">
                <w:rPr>
                  <w:rFonts w:ascii="Times New Roman" w:hAnsi="Times New Roman" w:cs="Times New Roman"/>
                  <w:sz w:val="24"/>
                  <w:szCs w:val="24"/>
                  <w:rPrChange w:id="1832" w:author="Vaughn Shirey" w:date="2023-08-25T15:28:00Z">
                    <w:rPr>
                      <w:rFonts w:ascii="Times New Roman" w:hAnsi="Times New Roman" w:cs="Times New Roman"/>
                      <w:b/>
                      <w:bCs/>
                      <w:sz w:val="24"/>
                      <w:szCs w:val="24"/>
                      <w:u w:val="single"/>
                    </w:rPr>
                  </w:rPrChange>
                </w:rPr>
                <w:delText>3.</w:delText>
              </w:r>
            </w:del>
            <w:del w:id="1833" w:author="Vaughn Shirey" w:date="2023-08-25T15:27:00Z">
              <w:r w:rsidRPr="00CB7309" w:rsidDel="00CB7309">
                <w:rPr>
                  <w:rFonts w:ascii="Times New Roman" w:hAnsi="Times New Roman" w:cs="Times New Roman"/>
                  <w:sz w:val="24"/>
                  <w:szCs w:val="24"/>
                  <w:rPrChange w:id="1834" w:author="Vaughn Shirey" w:date="2023-08-25T15:28:00Z">
                    <w:rPr>
                      <w:rFonts w:ascii="Times New Roman" w:hAnsi="Times New Roman" w:cs="Times New Roman"/>
                      <w:b/>
                      <w:bCs/>
                      <w:sz w:val="24"/>
                      <w:szCs w:val="24"/>
                      <w:u w:val="single"/>
                    </w:rPr>
                  </w:rPrChange>
                </w:rPr>
                <w:delText>8</w:delText>
              </w:r>
            </w:del>
            <w:ins w:id="1835" w:author="Vaughn Shirey" w:date="2023-08-25T17:44:00Z">
              <w:r w:rsidR="00266CEF">
                <w:rPr>
                  <w:rFonts w:ascii="Times New Roman" w:hAnsi="Times New Roman" w:cs="Times New Roman"/>
                  <w:sz w:val="24"/>
                  <w:szCs w:val="24"/>
                </w:rPr>
                <w:t>3.4</w:t>
              </w:r>
            </w:ins>
          </w:p>
        </w:tc>
      </w:tr>
      <w:tr w:rsidR="00183142" w:rsidRPr="00703517" w14:paraId="7A4443B0" w14:textId="2B9CFD35" w:rsidTr="005E1A27">
        <w:trPr>
          <w:jc w:val="center"/>
        </w:trPr>
        <w:tc>
          <w:tcPr>
            <w:tcW w:w="1160" w:type="dxa"/>
            <w:tcMar>
              <w:top w:w="100" w:type="dxa"/>
              <w:left w:w="100" w:type="dxa"/>
              <w:bottom w:w="100" w:type="dxa"/>
              <w:right w:w="100" w:type="dxa"/>
            </w:tcMar>
          </w:tcPr>
          <w:p w14:paraId="062E9BE5" w14:textId="6AA4E75F" w:rsidR="00183142" w:rsidRPr="00CB7309" w:rsidRDefault="00183142" w:rsidP="00183142">
            <w:pPr>
              <w:widowControl w:val="0"/>
              <w:spacing w:line="240" w:lineRule="auto"/>
              <w:jc w:val="center"/>
              <w:rPr>
                <w:rFonts w:ascii="Times New Roman" w:hAnsi="Times New Roman" w:cs="Times New Roman"/>
                <w:sz w:val="24"/>
                <w:szCs w:val="24"/>
                <w:rPrChange w:id="1836" w:author="Vaughn Shirey" w:date="2023-08-25T15:28:00Z">
                  <w:rPr>
                    <w:rFonts w:ascii="Times New Roman" w:hAnsi="Times New Roman" w:cs="Times New Roman"/>
                    <w:b/>
                    <w:bCs/>
                    <w:sz w:val="24"/>
                    <w:szCs w:val="24"/>
                    <w:u w:val="single"/>
                  </w:rPr>
                </w:rPrChange>
              </w:rPr>
            </w:pPr>
            <w:ins w:id="1837" w:author="Vaughn Shirey" w:date="2023-08-25T15:04:00Z">
              <w:r w:rsidRPr="00CB7309">
                <w:rPr>
                  <w:rFonts w:ascii="Times New Roman" w:hAnsi="Times New Roman" w:cs="Times New Roman"/>
                  <w:sz w:val="24"/>
                  <w:szCs w:val="24"/>
                  <w:rPrChange w:id="1838" w:author="Vaughn Shirey" w:date="2023-08-25T15:28:00Z">
                    <w:rPr>
                      <w:rFonts w:ascii="Times New Roman" w:hAnsi="Times New Roman" w:cs="Times New Roman"/>
                      <w:b/>
                      <w:bCs/>
                      <w:sz w:val="24"/>
                      <w:szCs w:val="24"/>
                      <w:u w:val="single"/>
                    </w:rPr>
                  </w:rPrChange>
                </w:rPr>
                <w:t>J</w:t>
              </w:r>
            </w:ins>
            <w:del w:id="1839" w:author="Vaughn Shirey" w:date="2023-08-25T15:03:00Z">
              <w:r w:rsidRPr="00CB7309" w:rsidDel="00075596">
                <w:rPr>
                  <w:rFonts w:ascii="Times New Roman" w:hAnsi="Times New Roman" w:cs="Times New Roman"/>
                  <w:sz w:val="24"/>
                  <w:szCs w:val="24"/>
                  <w:rPrChange w:id="1840" w:author="Vaughn Shirey" w:date="2023-08-25T15:28:00Z">
                    <w:rPr>
                      <w:rFonts w:ascii="Times New Roman" w:hAnsi="Times New Roman" w:cs="Times New Roman"/>
                      <w:b/>
                      <w:bCs/>
                      <w:sz w:val="24"/>
                      <w:szCs w:val="24"/>
                      <w:u w:val="single"/>
                    </w:rPr>
                  </w:rPrChange>
                </w:rPr>
                <w:delText>H</w:delText>
              </w:r>
            </w:del>
          </w:p>
        </w:tc>
        <w:tc>
          <w:tcPr>
            <w:tcW w:w="1620" w:type="dxa"/>
            <w:tcMar>
              <w:top w:w="100" w:type="dxa"/>
              <w:left w:w="100" w:type="dxa"/>
              <w:bottom w:w="100" w:type="dxa"/>
              <w:right w:w="100" w:type="dxa"/>
            </w:tcMar>
          </w:tcPr>
          <w:p w14:paraId="451F4CEC" w14:textId="59E6E9F8" w:rsidR="00183142" w:rsidRPr="00CB7309" w:rsidRDefault="00183142" w:rsidP="00183142">
            <w:pPr>
              <w:widowControl w:val="0"/>
              <w:spacing w:line="240" w:lineRule="auto"/>
              <w:jc w:val="center"/>
              <w:rPr>
                <w:rFonts w:ascii="Times New Roman" w:hAnsi="Times New Roman" w:cs="Times New Roman"/>
                <w:sz w:val="24"/>
                <w:szCs w:val="24"/>
                <w:rPrChange w:id="1841" w:author="Vaughn Shirey" w:date="2023-08-25T15:28:00Z">
                  <w:rPr>
                    <w:rFonts w:ascii="Times New Roman" w:hAnsi="Times New Roman" w:cs="Times New Roman"/>
                    <w:b/>
                    <w:bCs/>
                    <w:sz w:val="24"/>
                    <w:szCs w:val="24"/>
                    <w:u w:val="single"/>
                  </w:rPr>
                </w:rPrChange>
              </w:rPr>
            </w:pPr>
            <w:r w:rsidRPr="00CB7309">
              <w:rPr>
                <w:rFonts w:ascii="Times New Roman" w:hAnsi="Times New Roman" w:cs="Times New Roman"/>
                <w:sz w:val="24"/>
                <w:szCs w:val="24"/>
                <w:rPrChange w:id="1842" w:author="Vaughn Shirey" w:date="2023-08-25T15:28:00Z">
                  <w:rPr>
                    <w:rFonts w:ascii="Times New Roman" w:hAnsi="Times New Roman" w:cs="Times New Roman"/>
                    <w:b/>
                    <w:bCs/>
                    <w:sz w:val="24"/>
                    <w:szCs w:val="24"/>
                    <w:u w:val="single"/>
                  </w:rPr>
                </w:rPrChange>
              </w:rPr>
              <w:t>14</w:t>
            </w:r>
            <w:ins w:id="1843" w:author="Vaughn Shirey" w:date="2023-08-25T15:02:00Z">
              <w:r w:rsidRPr="00CB7309">
                <w:rPr>
                  <w:rFonts w:ascii="Times New Roman" w:hAnsi="Times New Roman" w:cs="Times New Roman"/>
                  <w:sz w:val="24"/>
                  <w:szCs w:val="24"/>
                  <w:rPrChange w:id="1844" w:author="Vaughn Shirey" w:date="2023-08-25T15:28:00Z">
                    <w:rPr>
                      <w:rFonts w:ascii="Times New Roman" w:hAnsi="Times New Roman" w:cs="Times New Roman"/>
                      <w:b/>
                      <w:bCs/>
                      <w:sz w:val="24"/>
                      <w:szCs w:val="24"/>
                      <w:u w:val="single"/>
                    </w:rPr>
                  </w:rPrChange>
                </w:rPr>
                <w:t>4</w:t>
              </w:r>
            </w:ins>
            <w:del w:id="1845" w:author="Vaughn Shirey" w:date="2023-08-25T15:02:00Z">
              <w:r w:rsidRPr="00CB7309" w:rsidDel="00075596">
                <w:rPr>
                  <w:rFonts w:ascii="Times New Roman" w:hAnsi="Times New Roman" w:cs="Times New Roman"/>
                  <w:sz w:val="24"/>
                  <w:szCs w:val="24"/>
                  <w:rPrChange w:id="1846" w:author="Vaughn Shirey" w:date="2023-08-25T15:28:00Z">
                    <w:rPr>
                      <w:rFonts w:ascii="Times New Roman" w:hAnsi="Times New Roman" w:cs="Times New Roman"/>
                      <w:b/>
                      <w:bCs/>
                      <w:sz w:val="24"/>
                      <w:szCs w:val="24"/>
                      <w:u w:val="single"/>
                    </w:rPr>
                  </w:rPrChange>
                </w:rPr>
                <w:delText>7</w:delText>
              </w:r>
            </w:del>
            <w:r w:rsidRPr="00CB7309">
              <w:rPr>
                <w:rFonts w:ascii="Times New Roman" w:hAnsi="Times New Roman" w:cs="Times New Roman"/>
                <w:sz w:val="24"/>
                <w:szCs w:val="24"/>
                <w:rPrChange w:id="1847" w:author="Vaughn Shirey" w:date="2023-08-25T15:28:00Z">
                  <w:rPr>
                    <w:rFonts w:ascii="Times New Roman" w:hAnsi="Times New Roman" w:cs="Times New Roman"/>
                    <w:b/>
                    <w:bCs/>
                    <w:sz w:val="24"/>
                    <w:szCs w:val="24"/>
                    <w:u w:val="single"/>
                  </w:rPr>
                </w:rPrChange>
              </w:rPr>
              <w:t>.</w:t>
            </w:r>
            <w:ins w:id="1848" w:author="Vaughn Shirey" w:date="2023-08-25T15:02:00Z">
              <w:r w:rsidRPr="00CB7309">
                <w:rPr>
                  <w:rFonts w:ascii="Times New Roman" w:hAnsi="Times New Roman" w:cs="Times New Roman"/>
                  <w:sz w:val="24"/>
                  <w:szCs w:val="24"/>
                  <w:rPrChange w:id="1849" w:author="Vaughn Shirey" w:date="2023-08-25T15:28:00Z">
                    <w:rPr>
                      <w:rFonts w:ascii="Times New Roman" w:hAnsi="Times New Roman" w:cs="Times New Roman"/>
                      <w:b/>
                      <w:bCs/>
                      <w:sz w:val="24"/>
                      <w:szCs w:val="24"/>
                      <w:u w:val="single"/>
                    </w:rPr>
                  </w:rPrChange>
                </w:rPr>
                <w:t>3</w:t>
              </w:r>
            </w:ins>
            <w:del w:id="1850" w:author="Vaughn Shirey" w:date="2023-08-25T15:02:00Z">
              <w:r w:rsidRPr="00CB7309" w:rsidDel="00075596">
                <w:rPr>
                  <w:rFonts w:ascii="Times New Roman" w:hAnsi="Times New Roman" w:cs="Times New Roman"/>
                  <w:sz w:val="24"/>
                  <w:szCs w:val="24"/>
                  <w:rPrChange w:id="1851" w:author="Vaughn Shirey" w:date="2023-08-25T15:28:00Z">
                    <w:rPr>
                      <w:rFonts w:ascii="Times New Roman" w:hAnsi="Times New Roman" w:cs="Times New Roman"/>
                      <w:b/>
                      <w:bCs/>
                      <w:sz w:val="24"/>
                      <w:szCs w:val="24"/>
                      <w:u w:val="single"/>
                    </w:rPr>
                  </w:rPrChange>
                </w:rPr>
                <w:delText>1</w:delText>
              </w:r>
            </w:del>
          </w:p>
        </w:tc>
        <w:tc>
          <w:tcPr>
            <w:tcW w:w="1800" w:type="dxa"/>
            <w:tcMar>
              <w:top w:w="100" w:type="dxa"/>
              <w:left w:w="100" w:type="dxa"/>
              <w:bottom w:w="100" w:type="dxa"/>
              <w:right w:w="100" w:type="dxa"/>
            </w:tcMar>
          </w:tcPr>
          <w:p w14:paraId="5CD6E46E" w14:textId="2BDF2A1E" w:rsidR="00183142" w:rsidRPr="00CB7309" w:rsidRDefault="00183142" w:rsidP="00183142">
            <w:pPr>
              <w:widowControl w:val="0"/>
              <w:spacing w:line="240" w:lineRule="auto"/>
              <w:jc w:val="center"/>
              <w:rPr>
                <w:rFonts w:ascii="Times New Roman" w:hAnsi="Times New Roman" w:cs="Times New Roman"/>
                <w:sz w:val="24"/>
                <w:szCs w:val="24"/>
                <w:rPrChange w:id="1852" w:author="Vaughn Shirey" w:date="2023-08-25T15:28:00Z">
                  <w:rPr>
                    <w:rFonts w:ascii="Times New Roman" w:hAnsi="Times New Roman" w:cs="Times New Roman"/>
                    <w:b/>
                    <w:bCs/>
                    <w:sz w:val="24"/>
                    <w:szCs w:val="24"/>
                    <w:u w:val="single"/>
                  </w:rPr>
                </w:rPrChange>
              </w:rPr>
            </w:pPr>
            <w:del w:id="1853" w:author="Vaughn Shirey" w:date="2023-08-25T15:36:00Z">
              <w:r w:rsidRPr="00CB7309" w:rsidDel="007C4444">
                <w:rPr>
                  <w:rFonts w:ascii="Times New Roman" w:hAnsi="Times New Roman" w:cs="Times New Roman"/>
                  <w:sz w:val="24"/>
                  <w:szCs w:val="24"/>
                  <w:rPrChange w:id="1854" w:author="Vaughn Shirey" w:date="2023-08-25T15:28:00Z">
                    <w:rPr>
                      <w:rFonts w:ascii="Times New Roman" w:hAnsi="Times New Roman" w:cs="Times New Roman"/>
                      <w:b/>
                      <w:bCs/>
                      <w:sz w:val="24"/>
                      <w:szCs w:val="24"/>
                      <w:u w:val="single"/>
                    </w:rPr>
                  </w:rPrChange>
                </w:rPr>
                <w:delText>-</w:delText>
              </w:r>
            </w:del>
            <w:del w:id="1855" w:author="Vaughn Shirey" w:date="2023-08-25T15:28:00Z">
              <w:r w:rsidRPr="00CB7309" w:rsidDel="00CB7309">
                <w:rPr>
                  <w:rFonts w:ascii="Times New Roman" w:hAnsi="Times New Roman" w:cs="Times New Roman"/>
                  <w:sz w:val="24"/>
                  <w:szCs w:val="24"/>
                  <w:rPrChange w:id="1856" w:author="Vaughn Shirey" w:date="2023-08-25T15:28:00Z">
                    <w:rPr>
                      <w:rFonts w:ascii="Times New Roman" w:hAnsi="Times New Roman" w:cs="Times New Roman"/>
                      <w:b/>
                      <w:bCs/>
                      <w:sz w:val="24"/>
                      <w:szCs w:val="24"/>
                      <w:u w:val="single"/>
                    </w:rPr>
                  </w:rPrChange>
                </w:rPr>
                <w:delText>3.7</w:delText>
              </w:r>
            </w:del>
            <w:ins w:id="1857" w:author="Vaughn Shirey" w:date="2023-08-25T17:44:00Z">
              <w:r w:rsidR="00266CEF">
                <w:rPr>
                  <w:rFonts w:ascii="Times New Roman" w:hAnsi="Times New Roman" w:cs="Times New Roman"/>
                  <w:sz w:val="24"/>
                  <w:szCs w:val="24"/>
                </w:rPr>
                <w:t>4.5</w:t>
              </w:r>
            </w:ins>
          </w:p>
        </w:tc>
        <w:tc>
          <w:tcPr>
            <w:tcW w:w="2250" w:type="dxa"/>
            <w:tcMar>
              <w:top w:w="100" w:type="dxa"/>
              <w:left w:w="100" w:type="dxa"/>
              <w:bottom w:w="100" w:type="dxa"/>
              <w:right w:w="100" w:type="dxa"/>
            </w:tcMar>
          </w:tcPr>
          <w:p w14:paraId="3B0642FA" w14:textId="53497558" w:rsidR="00183142" w:rsidRPr="00CB7309" w:rsidRDefault="00183142" w:rsidP="00183142">
            <w:pPr>
              <w:widowControl w:val="0"/>
              <w:spacing w:line="240" w:lineRule="auto"/>
              <w:jc w:val="center"/>
              <w:rPr>
                <w:rFonts w:ascii="Times New Roman" w:hAnsi="Times New Roman" w:cs="Times New Roman"/>
                <w:sz w:val="24"/>
                <w:szCs w:val="24"/>
                <w:rPrChange w:id="1858" w:author="Vaughn Shirey" w:date="2023-08-25T15:28:00Z">
                  <w:rPr>
                    <w:rFonts w:ascii="Times New Roman" w:hAnsi="Times New Roman" w:cs="Times New Roman"/>
                    <w:b/>
                    <w:bCs/>
                    <w:sz w:val="24"/>
                    <w:szCs w:val="24"/>
                    <w:u w:val="single"/>
                  </w:rPr>
                </w:rPrChange>
              </w:rPr>
            </w:pPr>
            <w:del w:id="1859" w:author="Vaughn Shirey" w:date="2023-08-25T15:28:00Z">
              <w:r w:rsidRPr="00CB7309" w:rsidDel="00CB7309">
                <w:rPr>
                  <w:rFonts w:ascii="Times New Roman" w:hAnsi="Times New Roman" w:cs="Times New Roman"/>
                  <w:sz w:val="24"/>
                  <w:szCs w:val="24"/>
                  <w:rPrChange w:id="1860" w:author="Vaughn Shirey" w:date="2023-08-25T15:28:00Z">
                    <w:rPr>
                      <w:rFonts w:ascii="Times New Roman" w:hAnsi="Times New Roman" w:cs="Times New Roman"/>
                      <w:b/>
                      <w:bCs/>
                      <w:sz w:val="24"/>
                      <w:szCs w:val="24"/>
                      <w:u w:val="single"/>
                    </w:rPr>
                  </w:rPrChange>
                </w:rPr>
                <w:delText>4.0</w:delText>
              </w:r>
            </w:del>
            <w:ins w:id="1861" w:author="Vaughn Shirey" w:date="2023-08-25T17:44:00Z">
              <w:r w:rsidR="00266CEF">
                <w:rPr>
                  <w:rFonts w:ascii="Times New Roman" w:hAnsi="Times New Roman" w:cs="Times New Roman"/>
                  <w:sz w:val="24"/>
                  <w:szCs w:val="24"/>
                </w:rPr>
                <w:t>3.6</w:t>
              </w:r>
            </w:ins>
          </w:p>
        </w:tc>
      </w:tr>
      <w:tr w:rsidR="00183142" w:rsidRPr="00703517" w14:paraId="445D42BE" w14:textId="77777777" w:rsidTr="005E1A27">
        <w:trPr>
          <w:jc w:val="center"/>
        </w:trPr>
        <w:tc>
          <w:tcPr>
            <w:tcW w:w="1160" w:type="dxa"/>
            <w:tcMar>
              <w:top w:w="100" w:type="dxa"/>
              <w:left w:w="100" w:type="dxa"/>
              <w:bottom w:w="100" w:type="dxa"/>
              <w:right w:w="100" w:type="dxa"/>
            </w:tcMar>
          </w:tcPr>
          <w:p w14:paraId="7210CECE" w14:textId="5C680867" w:rsidR="00183142" w:rsidRPr="008E44F2" w:rsidRDefault="00183142" w:rsidP="00183142">
            <w:pPr>
              <w:widowControl w:val="0"/>
              <w:spacing w:line="240" w:lineRule="auto"/>
              <w:jc w:val="center"/>
              <w:rPr>
                <w:rFonts w:ascii="Times New Roman" w:hAnsi="Times New Roman" w:cs="Times New Roman"/>
                <w:sz w:val="24"/>
                <w:szCs w:val="24"/>
              </w:rPr>
            </w:pPr>
            <w:ins w:id="1862" w:author="Vaughn Shirey" w:date="2023-08-25T15:04:00Z">
              <w:r>
                <w:rPr>
                  <w:rFonts w:ascii="Times New Roman" w:hAnsi="Times New Roman" w:cs="Times New Roman"/>
                  <w:sz w:val="24"/>
                  <w:szCs w:val="24"/>
                </w:rPr>
                <w:t>K</w:t>
              </w:r>
            </w:ins>
            <w:del w:id="1863" w:author="Vaughn Shirey" w:date="2023-08-25T15:04:00Z">
              <w:r w:rsidDel="00075596">
                <w:rPr>
                  <w:rFonts w:ascii="Times New Roman" w:hAnsi="Times New Roman" w:cs="Times New Roman"/>
                  <w:sz w:val="24"/>
                  <w:szCs w:val="24"/>
                </w:rPr>
                <w:delText>I</w:delText>
              </w:r>
            </w:del>
          </w:p>
        </w:tc>
        <w:tc>
          <w:tcPr>
            <w:tcW w:w="1620" w:type="dxa"/>
            <w:tcMar>
              <w:top w:w="100" w:type="dxa"/>
              <w:left w:w="100" w:type="dxa"/>
              <w:bottom w:w="100" w:type="dxa"/>
              <w:right w:w="100" w:type="dxa"/>
            </w:tcMar>
          </w:tcPr>
          <w:p w14:paraId="09DAB68A" w14:textId="71048D83"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864" w:author="Vaughn Shirey" w:date="2023-08-25T15:02:00Z">
              <w:r>
                <w:rPr>
                  <w:rFonts w:ascii="Times New Roman" w:hAnsi="Times New Roman" w:cs="Times New Roman"/>
                  <w:sz w:val="24"/>
                  <w:szCs w:val="24"/>
                </w:rPr>
                <w:t>2</w:t>
              </w:r>
            </w:ins>
            <w:del w:id="1865" w:author="Vaughn Shirey" w:date="2023-08-25T15:02:00Z">
              <w:r w:rsidDel="00075596">
                <w:rPr>
                  <w:rFonts w:ascii="Times New Roman" w:hAnsi="Times New Roman" w:cs="Times New Roman"/>
                  <w:sz w:val="24"/>
                  <w:szCs w:val="24"/>
                </w:rPr>
                <w:delText>4</w:delText>
              </w:r>
            </w:del>
            <w:r>
              <w:rPr>
                <w:rFonts w:ascii="Times New Roman" w:hAnsi="Times New Roman" w:cs="Times New Roman"/>
                <w:sz w:val="24"/>
                <w:szCs w:val="24"/>
              </w:rPr>
              <w:t>.</w:t>
            </w:r>
            <w:ins w:id="1866" w:author="Vaughn Shirey" w:date="2023-08-25T15:02:00Z">
              <w:r>
                <w:rPr>
                  <w:rFonts w:ascii="Times New Roman" w:hAnsi="Times New Roman" w:cs="Times New Roman"/>
                  <w:sz w:val="24"/>
                  <w:szCs w:val="24"/>
                </w:rPr>
                <w:t>2</w:t>
              </w:r>
            </w:ins>
            <w:del w:id="1867" w:author="Vaughn Shirey" w:date="2023-08-25T15:02:00Z">
              <w:r w:rsidDel="00075596">
                <w:rPr>
                  <w:rFonts w:ascii="Times New Roman" w:hAnsi="Times New Roman" w:cs="Times New Roman"/>
                  <w:sz w:val="24"/>
                  <w:szCs w:val="24"/>
                </w:rPr>
                <w:delText>1</w:delText>
              </w:r>
            </w:del>
          </w:p>
        </w:tc>
        <w:tc>
          <w:tcPr>
            <w:tcW w:w="1800" w:type="dxa"/>
            <w:tcMar>
              <w:top w:w="100" w:type="dxa"/>
              <w:left w:w="100" w:type="dxa"/>
              <w:bottom w:w="100" w:type="dxa"/>
              <w:right w:w="100" w:type="dxa"/>
            </w:tcMar>
          </w:tcPr>
          <w:p w14:paraId="26998FCC" w14:textId="600B62C8" w:rsidR="00183142" w:rsidRPr="008E44F2" w:rsidRDefault="00183142" w:rsidP="00183142">
            <w:pPr>
              <w:widowControl w:val="0"/>
              <w:spacing w:line="240" w:lineRule="auto"/>
              <w:jc w:val="center"/>
              <w:rPr>
                <w:rFonts w:ascii="Times New Roman" w:hAnsi="Times New Roman" w:cs="Times New Roman"/>
                <w:sz w:val="24"/>
                <w:szCs w:val="24"/>
              </w:rPr>
            </w:pPr>
            <w:del w:id="1868" w:author="Vaughn Shirey" w:date="2023-08-25T15:36:00Z">
              <w:r w:rsidDel="007C4444">
                <w:rPr>
                  <w:rFonts w:ascii="Times New Roman" w:hAnsi="Times New Roman" w:cs="Times New Roman"/>
                  <w:sz w:val="24"/>
                  <w:szCs w:val="24"/>
                </w:rPr>
                <w:delText>-6.</w:delText>
              </w:r>
            </w:del>
            <w:del w:id="1869" w:author="Vaughn Shirey" w:date="2023-08-25T15:29:00Z">
              <w:r w:rsidDel="00CB7309">
                <w:rPr>
                  <w:rFonts w:ascii="Times New Roman" w:hAnsi="Times New Roman" w:cs="Times New Roman"/>
                  <w:sz w:val="24"/>
                  <w:szCs w:val="24"/>
                </w:rPr>
                <w:delText>6</w:delText>
              </w:r>
            </w:del>
            <w:ins w:id="1870" w:author="Vaughn Shirey" w:date="2023-08-25T17:46:00Z">
              <w:r w:rsidR="00266CEF">
                <w:rPr>
                  <w:rFonts w:ascii="Times New Roman" w:hAnsi="Times New Roman" w:cs="Times New Roman"/>
                  <w:sz w:val="24"/>
                  <w:szCs w:val="24"/>
                </w:rPr>
                <w:t>6.5</w:t>
              </w:r>
            </w:ins>
          </w:p>
        </w:tc>
        <w:tc>
          <w:tcPr>
            <w:tcW w:w="2250" w:type="dxa"/>
            <w:tcMar>
              <w:top w:w="100" w:type="dxa"/>
              <w:left w:w="100" w:type="dxa"/>
              <w:bottom w:w="100" w:type="dxa"/>
              <w:right w:w="100" w:type="dxa"/>
            </w:tcMar>
          </w:tcPr>
          <w:p w14:paraId="6C2E3968" w14:textId="29EFE3DC" w:rsidR="00183142" w:rsidRPr="008E44F2" w:rsidRDefault="00183142" w:rsidP="00183142">
            <w:pPr>
              <w:widowControl w:val="0"/>
              <w:spacing w:line="240" w:lineRule="auto"/>
              <w:jc w:val="center"/>
              <w:rPr>
                <w:rFonts w:ascii="Times New Roman" w:hAnsi="Times New Roman" w:cs="Times New Roman"/>
                <w:sz w:val="24"/>
                <w:szCs w:val="24"/>
              </w:rPr>
            </w:pPr>
            <w:del w:id="1871" w:author="Vaughn Shirey" w:date="2023-08-25T15:36:00Z">
              <w:r w:rsidDel="007C4444">
                <w:rPr>
                  <w:rFonts w:ascii="Times New Roman" w:hAnsi="Times New Roman" w:cs="Times New Roman"/>
                  <w:sz w:val="24"/>
                  <w:szCs w:val="24"/>
                </w:rPr>
                <w:delText>2.</w:delText>
              </w:r>
            </w:del>
            <w:del w:id="1872" w:author="Vaughn Shirey" w:date="2023-08-25T15:29:00Z">
              <w:r w:rsidDel="00CB7309">
                <w:rPr>
                  <w:rFonts w:ascii="Times New Roman" w:hAnsi="Times New Roman" w:cs="Times New Roman"/>
                  <w:sz w:val="24"/>
                  <w:szCs w:val="24"/>
                </w:rPr>
                <w:delText>6</w:delText>
              </w:r>
            </w:del>
            <w:ins w:id="1873" w:author="Vaughn Shirey" w:date="2023-08-25T17:46:00Z">
              <w:r w:rsidR="00266CEF">
                <w:rPr>
                  <w:rFonts w:ascii="Times New Roman" w:hAnsi="Times New Roman" w:cs="Times New Roman"/>
                  <w:sz w:val="24"/>
                  <w:szCs w:val="24"/>
                </w:rPr>
                <w:t>2.5</w:t>
              </w:r>
            </w:ins>
          </w:p>
        </w:tc>
      </w:tr>
      <w:tr w:rsidR="00183142" w:rsidRPr="00703517" w14:paraId="35F09B3A" w14:textId="77777777" w:rsidTr="005E1A27">
        <w:trPr>
          <w:jc w:val="center"/>
        </w:trPr>
        <w:tc>
          <w:tcPr>
            <w:tcW w:w="1160" w:type="dxa"/>
            <w:tcMar>
              <w:top w:w="100" w:type="dxa"/>
              <w:left w:w="100" w:type="dxa"/>
              <w:bottom w:w="100" w:type="dxa"/>
              <w:right w:w="100" w:type="dxa"/>
            </w:tcMar>
          </w:tcPr>
          <w:p w14:paraId="08C387F7" w14:textId="5E2F5AAF" w:rsidR="00183142" w:rsidRPr="008E44F2" w:rsidRDefault="00183142" w:rsidP="00183142">
            <w:pPr>
              <w:widowControl w:val="0"/>
              <w:spacing w:line="240" w:lineRule="auto"/>
              <w:jc w:val="center"/>
              <w:rPr>
                <w:rFonts w:ascii="Times New Roman" w:hAnsi="Times New Roman" w:cs="Times New Roman"/>
                <w:sz w:val="24"/>
                <w:szCs w:val="24"/>
              </w:rPr>
            </w:pPr>
            <w:ins w:id="1874" w:author="Vaughn Shirey" w:date="2023-08-25T15:04:00Z">
              <w:r>
                <w:rPr>
                  <w:rFonts w:ascii="Times New Roman" w:hAnsi="Times New Roman" w:cs="Times New Roman"/>
                  <w:sz w:val="24"/>
                  <w:szCs w:val="24"/>
                </w:rPr>
                <w:t>L</w:t>
              </w:r>
            </w:ins>
            <w:del w:id="1875" w:author="Vaughn Shirey" w:date="2023-08-25T15:04:00Z">
              <w:r w:rsidDel="00075596">
                <w:rPr>
                  <w:rFonts w:ascii="Times New Roman" w:hAnsi="Times New Roman" w:cs="Times New Roman"/>
                  <w:sz w:val="24"/>
                  <w:szCs w:val="24"/>
                </w:rPr>
                <w:delText>J</w:delText>
              </w:r>
            </w:del>
          </w:p>
        </w:tc>
        <w:tc>
          <w:tcPr>
            <w:tcW w:w="1620" w:type="dxa"/>
            <w:tcMar>
              <w:top w:w="100" w:type="dxa"/>
              <w:left w:w="100" w:type="dxa"/>
              <w:bottom w:w="100" w:type="dxa"/>
              <w:right w:w="100" w:type="dxa"/>
            </w:tcMar>
          </w:tcPr>
          <w:p w14:paraId="5043CCC5" w14:textId="11CF342F"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876" w:author="Vaughn Shirey" w:date="2023-08-25T15:02:00Z">
              <w:r>
                <w:rPr>
                  <w:rFonts w:ascii="Times New Roman" w:hAnsi="Times New Roman" w:cs="Times New Roman"/>
                  <w:sz w:val="24"/>
                  <w:szCs w:val="24"/>
                </w:rPr>
                <w:t>2</w:t>
              </w:r>
            </w:ins>
            <w:del w:id="1877" w:author="Vaughn Shirey" w:date="2023-08-25T15:02:00Z">
              <w:r w:rsidDel="00075596">
                <w:rPr>
                  <w:rFonts w:ascii="Times New Roman" w:hAnsi="Times New Roman" w:cs="Times New Roman"/>
                  <w:sz w:val="24"/>
                  <w:szCs w:val="24"/>
                </w:rPr>
                <w:delText>5</w:delText>
              </w:r>
            </w:del>
            <w:r>
              <w:rPr>
                <w:rFonts w:ascii="Times New Roman" w:hAnsi="Times New Roman" w:cs="Times New Roman"/>
                <w:sz w:val="24"/>
                <w:szCs w:val="24"/>
              </w:rPr>
              <w:t>.6</w:t>
            </w:r>
          </w:p>
        </w:tc>
        <w:tc>
          <w:tcPr>
            <w:tcW w:w="1800" w:type="dxa"/>
            <w:tcMar>
              <w:top w:w="100" w:type="dxa"/>
              <w:left w:w="100" w:type="dxa"/>
              <w:bottom w:w="100" w:type="dxa"/>
              <w:right w:w="100" w:type="dxa"/>
            </w:tcMar>
          </w:tcPr>
          <w:p w14:paraId="54138AB1" w14:textId="65E847BB" w:rsidR="00183142" w:rsidRPr="008E44F2" w:rsidRDefault="00183142" w:rsidP="00183142">
            <w:pPr>
              <w:widowControl w:val="0"/>
              <w:spacing w:line="240" w:lineRule="auto"/>
              <w:jc w:val="center"/>
              <w:rPr>
                <w:rFonts w:ascii="Times New Roman" w:hAnsi="Times New Roman" w:cs="Times New Roman"/>
                <w:sz w:val="24"/>
                <w:szCs w:val="24"/>
              </w:rPr>
            </w:pPr>
            <w:del w:id="1878" w:author="Vaughn Shirey" w:date="2023-08-25T15:36:00Z">
              <w:r w:rsidDel="007C4444">
                <w:rPr>
                  <w:rFonts w:ascii="Times New Roman" w:hAnsi="Times New Roman" w:cs="Times New Roman"/>
                  <w:sz w:val="24"/>
                  <w:szCs w:val="24"/>
                </w:rPr>
                <w:delText>-</w:delText>
              </w:r>
            </w:del>
            <w:del w:id="1879" w:author="Vaughn Shirey" w:date="2023-08-25T15:29:00Z">
              <w:r w:rsidDel="00CB7309">
                <w:rPr>
                  <w:rFonts w:ascii="Times New Roman" w:hAnsi="Times New Roman" w:cs="Times New Roman"/>
                  <w:sz w:val="24"/>
                  <w:szCs w:val="24"/>
                </w:rPr>
                <w:delText>5.1</w:delText>
              </w:r>
            </w:del>
            <w:ins w:id="1880" w:author="Vaughn Shirey" w:date="2023-08-25T17:46:00Z">
              <w:r w:rsidR="00266CEF">
                <w:rPr>
                  <w:rFonts w:ascii="Times New Roman" w:hAnsi="Times New Roman" w:cs="Times New Roman"/>
                  <w:sz w:val="24"/>
                  <w:szCs w:val="24"/>
                </w:rPr>
                <w:t>6.2</w:t>
              </w:r>
            </w:ins>
          </w:p>
        </w:tc>
        <w:tc>
          <w:tcPr>
            <w:tcW w:w="2250" w:type="dxa"/>
            <w:tcMar>
              <w:top w:w="100" w:type="dxa"/>
              <w:left w:w="100" w:type="dxa"/>
              <w:bottom w:w="100" w:type="dxa"/>
              <w:right w:w="100" w:type="dxa"/>
            </w:tcMar>
          </w:tcPr>
          <w:p w14:paraId="0CBC7C13" w14:textId="444CB88C" w:rsidR="00183142" w:rsidRPr="008E44F2" w:rsidRDefault="00183142" w:rsidP="00183142">
            <w:pPr>
              <w:widowControl w:val="0"/>
              <w:spacing w:line="240" w:lineRule="auto"/>
              <w:jc w:val="center"/>
              <w:rPr>
                <w:rFonts w:ascii="Times New Roman" w:hAnsi="Times New Roman" w:cs="Times New Roman"/>
                <w:sz w:val="24"/>
                <w:szCs w:val="24"/>
              </w:rPr>
            </w:pPr>
            <w:del w:id="1881" w:author="Vaughn Shirey" w:date="2023-08-25T15:36:00Z">
              <w:r w:rsidDel="007C4444">
                <w:rPr>
                  <w:rFonts w:ascii="Times New Roman" w:hAnsi="Times New Roman" w:cs="Times New Roman"/>
                  <w:sz w:val="24"/>
                  <w:szCs w:val="24"/>
                </w:rPr>
                <w:delText>3.</w:delText>
              </w:r>
            </w:del>
            <w:del w:id="1882" w:author="Vaughn Shirey" w:date="2023-08-25T15:29:00Z">
              <w:r w:rsidDel="00CB7309">
                <w:rPr>
                  <w:rFonts w:ascii="Times New Roman" w:hAnsi="Times New Roman" w:cs="Times New Roman"/>
                  <w:sz w:val="24"/>
                  <w:szCs w:val="24"/>
                </w:rPr>
                <w:delText>3</w:delText>
              </w:r>
            </w:del>
            <w:ins w:id="1883" w:author="Vaughn Shirey" w:date="2023-08-25T17:46:00Z">
              <w:r w:rsidR="00266CEF">
                <w:rPr>
                  <w:rFonts w:ascii="Times New Roman" w:hAnsi="Times New Roman" w:cs="Times New Roman"/>
                  <w:sz w:val="24"/>
                  <w:szCs w:val="24"/>
                </w:rPr>
                <w:t>3.1</w:t>
              </w:r>
            </w:ins>
          </w:p>
        </w:tc>
      </w:tr>
      <w:tr w:rsidR="00183142" w:rsidRPr="00703517" w14:paraId="263E857A" w14:textId="77777777" w:rsidTr="005E1A27">
        <w:trPr>
          <w:jc w:val="center"/>
        </w:trPr>
        <w:tc>
          <w:tcPr>
            <w:tcW w:w="1160" w:type="dxa"/>
            <w:tcMar>
              <w:top w:w="100" w:type="dxa"/>
              <w:left w:w="100" w:type="dxa"/>
              <w:bottom w:w="100" w:type="dxa"/>
              <w:right w:w="100" w:type="dxa"/>
            </w:tcMar>
          </w:tcPr>
          <w:p w14:paraId="6F1C3153" w14:textId="0FAD1D09" w:rsidR="00183142" w:rsidRPr="008E44F2" w:rsidRDefault="00183142" w:rsidP="00183142">
            <w:pPr>
              <w:widowControl w:val="0"/>
              <w:spacing w:line="240" w:lineRule="auto"/>
              <w:jc w:val="center"/>
              <w:rPr>
                <w:rFonts w:ascii="Times New Roman" w:hAnsi="Times New Roman" w:cs="Times New Roman"/>
                <w:sz w:val="24"/>
                <w:szCs w:val="24"/>
              </w:rPr>
            </w:pPr>
            <w:ins w:id="1884" w:author="Vaughn Shirey" w:date="2023-08-25T15:04:00Z">
              <w:r>
                <w:rPr>
                  <w:rFonts w:ascii="Times New Roman" w:hAnsi="Times New Roman" w:cs="Times New Roman"/>
                  <w:sz w:val="24"/>
                  <w:szCs w:val="24"/>
                </w:rPr>
                <w:t>M</w:t>
              </w:r>
            </w:ins>
            <w:del w:id="1885" w:author="Vaughn Shirey" w:date="2023-08-25T15:04:00Z">
              <w:r w:rsidDel="00075596">
                <w:rPr>
                  <w:rFonts w:ascii="Times New Roman" w:hAnsi="Times New Roman" w:cs="Times New Roman"/>
                  <w:sz w:val="24"/>
                  <w:szCs w:val="24"/>
                </w:rPr>
                <w:delText>K</w:delText>
              </w:r>
            </w:del>
          </w:p>
        </w:tc>
        <w:tc>
          <w:tcPr>
            <w:tcW w:w="1620" w:type="dxa"/>
            <w:tcMar>
              <w:top w:w="100" w:type="dxa"/>
              <w:left w:w="100" w:type="dxa"/>
              <w:bottom w:w="100" w:type="dxa"/>
              <w:right w:w="100" w:type="dxa"/>
            </w:tcMar>
          </w:tcPr>
          <w:p w14:paraId="279D1F76" w14:textId="7AD65D28"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886" w:author="Vaughn Shirey" w:date="2023-08-25T15:02:00Z">
              <w:r>
                <w:rPr>
                  <w:rFonts w:ascii="Times New Roman" w:hAnsi="Times New Roman" w:cs="Times New Roman"/>
                  <w:sz w:val="24"/>
                  <w:szCs w:val="24"/>
                </w:rPr>
                <w:t>2</w:t>
              </w:r>
            </w:ins>
            <w:del w:id="1887" w:author="Vaughn Shirey" w:date="2023-08-25T15:02:00Z">
              <w:r w:rsidDel="00075596">
                <w:rPr>
                  <w:rFonts w:ascii="Times New Roman" w:hAnsi="Times New Roman" w:cs="Times New Roman"/>
                  <w:sz w:val="24"/>
                  <w:szCs w:val="24"/>
                </w:rPr>
                <w:delText>4</w:delText>
              </w:r>
            </w:del>
            <w:r>
              <w:rPr>
                <w:rFonts w:ascii="Times New Roman" w:hAnsi="Times New Roman" w:cs="Times New Roman"/>
                <w:sz w:val="24"/>
                <w:szCs w:val="24"/>
              </w:rPr>
              <w:t>.</w:t>
            </w:r>
            <w:ins w:id="1888" w:author="Vaughn Shirey" w:date="2023-08-25T15:02:00Z">
              <w:r>
                <w:rPr>
                  <w:rFonts w:ascii="Times New Roman" w:hAnsi="Times New Roman" w:cs="Times New Roman"/>
                  <w:sz w:val="24"/>
                  <w:szCs w:val="24"/>
                </w:rPr>
                <w:t>1</w:t>
              </w:r>
            </w:ins>
            <w:del w:id="1889" w:author="Vaughn Shirey" w:date="2023-08-25T15:02:00Z">
              <w:r w:rsidDel="00075596">
                <w:rPr>
                  <w:rFonts w:ascii="Times New Roman" w:hAnsi="Times New Roman" w:cs="Times New Roman"/>
                  <w:sz w:val="24"/>
                  <w:szCs w:val="24"/>
                </w:rPr>
                <w:delText>3</w:delText>
              </w:r>
            </w:del>
          </w:p>
        </w:tc>
        <w:tc>
          <w:tcPr>
            <w:tcW w:w="1800" w:type="dxa"/>
            <w:tcMar>
              <w:top w:w="100" w:type="dxa"/>
              <w:left w:w="100" w:type="dxa"/>
              <w:bottom w:w="100" w:type="dxa"/>
              <w:right w:w="100" w:type="dxa"/>
            </w:tcMar>
          </w:tcPr>
          <w:p w14:paraId="51CCB155" w14:textId="59457E7D" w:rsidR="00183142" w:rsidRPr="008E44F2" w:rsidRDefault="00183142" w:rsidP="00183142">
            <w:pPr>
              <w:widowControl w:val="0"/>
              <w:spacing w:line="240" w:lineRule="auto"/>
              <w:jc w:val="center"/>
              <w:rPr>
                <w:rFonts w:ascii="Times New Roman" w:hAnsi="Times New Roman" w:cs="Times New Roman"/>
                <w:sz w:val="24"/>
                <w:szCs w:val="24"/>
              </w:rPr>
            </w:pPr>
            <w:del w:id="1890" w:author="Vaughn Shirey" w:date="2023-08-25T15:36:00Z">
              <w:r w:rsidDel="007C4444">
                <w:rPr>
                  <w:rFonts w:ascii="Times New Roman" w:hAnsi="Times New Roman" w:cs="Times New Roman"/>
                  <w:sz w:val="24"/>
                  <w:szCs w:val="24"/>
                </w:rPr>
                <w:delText>-6.</w:delText>
              </w:r>
            </w:del>
            <w:del w:id="1891" w:author="Vaughn Shirey" w:date="2023-08-25T15:29:00Z">
              <w:r w:rsidDel="00CB7309">
                <w:rPr>
                  <w:rFonts w:ascii="Times New Roman" w:hAnsi="Times New Roman" w:cs="Times New Roman"/>
                  <w:sz w:val="24"/>
                  <w:szCs w:val="24"/>
                </w:rPr>
                <w:delText>4</w:delText>
              </w:r>
            </w:del>
            <w:ins w:id="1892" w:author="Vaughn Shirey" w:date="2023-08-25T17:46:00Z">
              <w:r w:rsidR="00266CEF">
                <w:rPr>
                  <w:rFonts w:ascii="Times New Roman" w:hAnsi="Times New Roman" w:cs="Times New Roman"/>
                  <w:sz w:val="24"/>
                  <w:szCs w:val="24"/>
                </w:rPr>
                <w:t>6.6</w:t>
              </w:r>
            </w:ins>
          </w:p>
        </w:tc>
        <w:tc>
          <w:tcPr>
            <w:tcW w:w="2250" w:type="dxa"/>
            <w:tcMar>
              <w:top w:w="100" w:type="dxa"/>
              <w:left w:w="100" w:type="dxa"/>
              <w:bottom w:w="100" w:type="dxa"/>
              <w:right w:w="100" w:type="dxa"/>
            </w:tcMar>
          </w:tcPr>
          <w:p w14:paraId="34BBDDF3" w14:textId="04F5C1FC" w:rsidR="00183142" w:rsidRPr="008E44F2" w:rsidRDefault="00183142" w:rsidP="00183142">
            <w:pPr>
              <w:widowControl w:val="0"/>
              <w:spacing w:line="240" w:lineRule="auto"/>
              <w:jc w:val="center"/>
              <w:rPr>
                <w:rFonts w:ascii="Times New Roman" w:hAnsi="Times New Roman" w:cs="Times New Roman"/>
                <w:sz w:val="24"/>
                <w:szCs w:val="24"/>
              </w:rPr>
            </w:pPr>
            <w:del w:id="1893" w:author="Vaughn Shirey" w:date="2023-08-25T15:36:00Z">
              <w:r w:rsidDel="007C4444">
                <w:rPr>
                  <w:rFonts w:ascii="Times New Roman" w:hAnsi="Times New Roman" w:cs="Times New Roman"/>
                  <w:sz w:val="24"/>
                  <w:szCs w:val="24"/>
                </w:rPr>
                <w:delText>2.</w:delText>
              </w:r>
            </w:del>
            <w:del w:id="1894" w:author="Vaughn Shirey" w:date="2023-08-25T15:29:00Z">
              <w:r w:rsidDel="00CB7309">
                <w:rPr>
                  <w:rFonts w:ascii="Times New Roman" w:hAnsi="Times New Roman" w:cs="Times New Roman"/>
                  <w:sz w:val="24"/>
                  <w:szCs w:val="24"/>
                </w:rPr>
                <w:delText>9</w:delText>
              </w:r>
            </w:del>
            <w:ins w:id="1895" w:author="Vaughn Shirey" w:date="2023-08-25T17:46:00Z">
              <w:r w:rsidR="00266CEF">
                <w:rPr>
                  <w:rFonts w:ascii="Times New Roman" w:hAnsi="Times New Roman" w:cs="Times New Roman"/>
                  <w:sz w:val="24"/>
                  <w:szCs w:val="24"/>
                </w:rPr>
                <w:t>2.6</w:t>
              </w:r>
            </w:ins>
          </w:p>
        </w:tc>
      </w:tr>
      <w:tr w:rsidR="00183142" w:rsidRPr="00703517" w14:paraId="5A7619A5" w14:textId="77777777" w:rsidTr="005E1A27">
        <w:trPr>
          <w:jc w:val="center"/>
        </w:trPr>
        <w:tc>
          <w:tcPr>
            <w:tcW w:w="1160" w:type="dxa"/>
            <w:tcMar>
              <w:top w:w="100" w:type="dxa"/>
              <w:left w:w="100" w:type="dxa"/>
              <w:bottom w:w="100" w:type="dxa"/>
              <w:right w:w="100" w:type="dxa"/>
            </w:tcMar>
          </w:tcPr>
          <w:p w14:paraId="6491B910" w14:textId="6DD5DEA3" w:rsidR="00183142" w:rsidRPr="008E44F2" w:rsidRDefault="00183142" w:rsidP="00183142">
            <w:pPr>
              <w:widowControl w:val="0"/>
              <w:spacing w:line="240" w:lineRule="auto"/>
              <w:jc w:val="center"/>
              <w:rPr>
                <w:rFonts w:ascii="Times New Roman" w:hAnsi="Times New Roman" w:cs="Times New Roman"/>
                <w:sz w:val="24"/>
                <w:szCs w:val="24"/>
              </w:rPr>
            </w:pPr>
            <w:ins w:id="1896" w:author="Vaughn Shirey" w:date="2023-08-25T15:04:00Z">
              <w:r>
                <w:rPr>
                  <w:rFonts w:ascii="Times New Roman" w:hAnsi="Times New Roman" w:cs="Times New Roman"/>
                  <w:sz w:val="24"/>
                  <w:szCs w:val="24"/>
                </w:rPr>
                <w:t>N</w:t>
              </w:r>
            </w:ins>
            <w:del w:id="1897" w:author="Vaughn Shirey" w:date="2023-08-25T15:04:00Z">
              <w:r w:rsidDel="00075596">
                <w:rPr>
                  <w:rFonts w:ascii="Times New Roman" w:hAnsi="Times New Roman" w:cs="Times New Roman"/>
                  <w:sz w:val="24"/>
                  <w:szCs w:val="24"/>
                </w:rPr>
                <w:delText>L</w:delText>
              </w:r>
            </w:del>
          </w:p>
        </w:tc>
        <w:tc>
          <w:tcPr>
            <w:tcW w:w="1620" w:type="dxa"/>
            <w:tcMar>
              <w:top w:w="100" w:type="dxa"/>
              <w:left w:w="100" w:type="dxa"/>
              <w:bottom w:w="100" w:type="dxa"/>
              <w:right w:w="100" w:type="dxa"/>
            </w:tcMar>
          </w:tcPr>
          <w:p w14:paraId="45757434" w14:textId="0B040F40"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898" w:author="Vaughn Shirey" w:date="2023-08-25T15:03:00Z">
              <w:r>
                <w:rPr>
                  <w:rFonts w:ascii="Times New Roman" w:hAnsi="Times New Roman" w:cs="Times New Roman"/>
                  <w:sz w:val="24"/>
                  <w:szCs w:val="24"/>
                </w:rPr>
                <w:t>2</w:t>
              </w:r>
            </w:ins>
            <w:del w:id="1899" w:author="Vaughn Shirey" w:date="2023-08-25T15:03:00Z">
              <w:r w:rsidDel="00075596">
                <w:rPr>
                  <w:rFonts w:ascii="Times New Roman" w:hAnsi="Times New Roman" w:cs="Times New Roman"/>
                  <w:sz w:val="24"/>
                  <w:szCs w:val="24"/>
                </w:rPr>
                <w:delText>5</w:delText>
              </w:r>
            </w:del>
            <w:r>
              <w:rPr>
                <w:rFonts w:ascii="Times New Roman" w:hAnsi="Times New Roman" w:cs="Times New Roman"/>
                <w:sz w:val="24"/>
                <w:szCs w:val="24"/>
              </w:rPr>
              <w:t>.</w:t>
            </w:r>
            <w:ins w:id="1900" w:author="Vaughn Shirey" w:date="2023-08-25T15:03:00Z">
              <w:r>
                <w:rPr>
                  <w:rFonts w:ascii="Times New Roman" w:hAnsi="Times New Roman" w:cs="Times New Roman"/>
                  <w:sz w:val="24"/>
                  <w:szCs w:val="24"/>
                </w:rPr>
                <w:t>8</w:t>
              </w:r>
            </w:ins>
            <w:del w:id="1901" w:author="Vaughn Shirey" w:date="2023-08-25T15:03:00Z">
              <w:r w:rsidDel="00075596">
                <w:rPr>
                  <w:rFonts w:ascii="Times New Roman" w:hAnsi="Times New Roman" w:cs="Times New Roman"/>
                  <w:sz w:val="24"/>
                  <w:szCs w:val="24"/>
                </w:rPr>
                <w:delText>0</w:delText>
              </w:r>
            </w:del>
          </w:p>
        </w:tc>
        <w:tc>
          <w:tcPr>
            <w:tcW w:w="1800" w:type="dxa"/>
            <w:tcMar>
              <w:top w:w="100" w:type="dxa"/>
              <w:left w:w="100" w:type="dxa"/>
              <w:bottom w:w="100" w:type="dxa"/>
              <w:right w:w="100" w:type="dxa"/>
            </w:tcMar>
          </w:tcPr>
          <w:p w14:paraId="45F7BD1E" w14:textId="58674E97" w:rsidR="00183142" w:rsidRPr="008E44F2" w:rsidRDefault="00183142" w:rsidP="00183142">
            <w:pPr>
              <w:widowControl w:val="0"/>
              <w:spacing w:line="240" w:lineRule="auto"/>
              <w:jc w:val="center"/>
              <w:rPr>
                <w:rFonts w:ascii="Times New Roman" w:hAnsi="Times New Roman" w:cs="Times New Roman"/>
                <w:sz w:val="24"/>
                <w:szCs w:val="24"/>
              </w:rPr>
            </w:pPr>
            <w:del w:id="1902" w:author="Vaughn Shirey" w:date="2023-08-25T15:36:00Z">
              <w:r w:rsidDel="007C4444">
                <w:rPr>
                  <w:rFonts w:ascii="Times New Roman" w:hAnsi="Times New Roman" w:cs="Times New Roman"/>
                  <w:sz w:val="24"/>
                  <w:szCs w:val="24"/>
                </w:rPr>
                <w:delText>-</w:delText>
              </w:r>
            </w:del>
            <w:del w:id="1903" w:author="Vaughn Shirey" w:date="2023-08-25T15:29:00Z">
              <w:r w:rsidDel="00CB7309">
                <w:rPr>
                  <w:rFonts w:ascii="Times New Roman" w:hAnsi="Times New Roman" w:cs="Times New Roman"/>
                  <w:sz w:val="24"/>
                  <w:szCs w:val="24"/>
                </w:rPr>
                <w:delText>5.8</w:delText>
              </w:r>
            </w:del>
            <w:ins w:id="1904" w:author="Vaughn Shirey" w:date="2023-08-25T17:46:00Z">
              <w:r w:rsidR="00266CEF">
                <w:rPr>
                  <w:rFonts w:ascii="Times New Roman" w:hAnsi="Times New Roman" w:cs="Times New Roman"/>
                  <w:sz w:val="24"/>
                  <w:szCs w:val="24"/>
                </w:rPr>
                <w:t>6.0</w:t>
              </w:r>
            </w:ins>
          </w:p>
        </w:tc>
        <w:tc>
          <w:tcPr>
            <w:tcW w:w="2250" w:type="dxa"/>
            <w:tcMar>
              <w:top w:w="100" w:type="dxa"/>
              <w:left w:w="100" w:type="dxa"/>
              <w:bottom w:w="100" w:type="dxa"/>
              <w:right w:w="100" w:type="dxa"/>
            </w:tcMar>
          </w:tcPr>
          <w:p w14:paraId="4C1EF3A7" w14:textId="3D6494CF" w:rsidR="00183142" w:rsidRPr="008E44F2" w:rsidRDefault="00183142" w:rsidP="00183142">
            <w:pPr>
              <w:widowControl w:val="0"/>
              <w:spacing w:line="240" w:lineRule="auto"/>
              <w:jc w:val="center"/>
              <w:rPr>
                <w:rFonts w:ascii="Times New Roman" w:hAnsi="Times New Roman" w:cs="Times New Roman"/>
                <w:sz w:val="24"/>
                <w:szCs w:val="24"/>
              </w:rPr>
            </w:pPr>
            <w:del w:id="1905" w:author="Vaughn Shirey" w:date="2023-08-25T15:36:00Z">
              <w:r w:rsidDel="007C4444">
                <w:rPr>
                  <w:rFonts w:ascii="Times New Roman" w:hAnsi="Times New Roman" w:cs="Times New Roman"/>
                  <w:sz w:val="24"/>
                  <w:szCs w:val="24"/>
                </w:rPr>
                <w:delText>2.</w:delText>
              </w:r>
            </w:del>
            <w:del w:id="1906" w:author="Vaughn Shirey" w:date="2023-08-25T15:29:00Z">
              <w:r w:rsidDel="00CB7309">
                <w:rPr>
                  <w:rFonts w:ascii="Times New Roman" w:hAnsi="Times New Roman" w:cs="Times New Roman"/>
                  <w:sz w:val="24"/>
                  <w:szCs w:val="24"/>
                </w:rPr>
                <w:delText>6</w:delText>
              </w:r>
            </w:del>
            <w:ins w:id="1907" w:author="Vaughn Shirey" w:date="2023-08-25T17:46:00Z">
              <w:r w:rsidR="00266CEF">
                <w:rPr>
                  <w:rFonts w:ascii="Times New Roman" w:hAnsi="Times New Roman" w:cs="Times New Roman"/>
                  <w:sz w:val="24"/>
                  <w:szCs w:val="24"/>
                </w:rPr>
                <w:t>2.4</w:t>
              </w:r>
            </w:ins>
          </w:p>
        </w:tc>
      </w:tr>
      <w:tr w:rsidR="00183142" w:rsidRPr="00703517" w14:paraId="1430B800" w14:textId="77777777" w:rsidTr="005E1A27">
        <w:trPr>
          <w:jc w:val="center"/>
        </w:trPr>
        <w:tc>
          <w:tcPr>
            <w:tcW w:w="1160" w:type="dxa"/>
            <w:tcMar>
              <w:top w:w="100" w:type="dxa"/>
              <w:left w:w="100" w:type="dxa"/>
              <w:bottom w:w="100" w:type="dxa"/>
              <w:right w:w="100" w:type="dxa"/>
            </w:tcMar>
          </w:tcPr>
          <w:p w14:paraId="6C3A8688" w14:textId="01613F49" w:rsidR="00183142" w:rsidRPr="008E44F2" w:rsidRDefault="00183142" w:rsidP="00183142">
            <w:pPr>
              <w:widowControl w:val="0"/>
              <w:spacing w:line="240" w:lineRule="auto"/>
              <w:jc w:val="center"/>
              <w:rPr>
                <w:rFonts w:ascii="Times New Roman" w:hAnsi="Times New Roman" w:cs="Times New Roman"/>
                <w:sz w:val="24"/>
                <w:szCs w:val="24"/>
              </w:rPr>
            </w:pPr>
            <w:ins w:id="1908" w:author="Vaughn Shirey" w:date="2023-08-25T15:04:00Z">
              <w:r>
                <w:rPr>
                  <w:rFonts w:ascii="Times New Roman" w:hAnsi="Times New Roman" w:cs="Times New Roman"/>
                  <w:sz w:val="24"/>
                  <w:szCs w:val="24"/>
                </w:rPr>
                <w:t>O</w:t>
              </w:r>
            </w:ins>
            <w:del w:id="1909" w:author="Vaughn Shirey" w:date="2023-08-25T15:04:00Z">
              <w:r w:rsidDel="00075596">
                <w:rPr>
                  <w:rFonts w:ascii="Times New Roman" w:hAnsi="Times New Roman" w:cs="Times New Roman"/>
                  <w:sz w:val="24"/>
                  <w:szCs w:val="24"/>
                </w:rPr>
                <w:delText>M</w:delText>
              </w:r>
            </w:del>
          </w:p>
        </w:tc>
        <w:tc>
          <w:tcPr>
            <w:tcW w:w="1620" w:type="dxa"/>
            <w:tcMar>
              <w:top w:w="100" w:type="dxa"/>
              <w:left w:w="100" w:type="dxa"/>
              <w:bottom w:w="100" w:type="dxa"/>
              <w:right w:w="100" w:type="dxa"/>
            </w:tcMar>
          </w:tcPr>
          <w:p w14:paraId="1C481142" w14:textId="79D957A7"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del w:id="1910" w:author="Vaughn Shirey" w:date="2023-08-25T15:03:00Z">
              <w:r w:rsidDel="00075596">
                <w:rPr>
                  <w:rFonts w:ascii="Times New Roman" w:hAnsi="Times New Roman" w:cs="Times New Roman"/>
                  <w:sz w:val="24"/>
                  <w:szCs w:val="24"/>
                </w:rPr>
                <w:delText>6</w:delText>
              </w:r>
            </w:del>
            <w:ins w:id="1911" w:author="Vaughn Shirey" w:date="2023-08-25T15:03:00Z">
              <w:r>
                <w:rPr>
                  <w:rFonts w:ascii="Times New Roman" w:hAnsi="Times New Roman" w:cs="Times New Roman"/>
                  <w:sz w:val="24"/>
                  <w:szCs w:val="24"/>
                </w:rPr>
                <w:t>2.</w:t>
              </w:r>
            </w:ins>
            <w:del w:id="1912" w:author="Vaughn Shirey" w:date="2023-08-25T15:03:00Z">
              <w:r w:rsidDel="00075596">
                <w:rPr>
                  <w:rFonts w:ascii="Times New Roman" w:hAnsi="Times New Roman" w:cs="Times New Roman"/>
                  <w:sz w:val="24"/>
                  <w:szCs w:val="24"/>
                </w:rPr>
                <w:delText>.</w:delText>
              </w:r>
            </w:del>
            <w:ins w:id="1913" w:author="Vaughn Shirey" w:date="2023-08-25T15:03:00Z">
              <w:r>
                <w:rPr>
                  <w:rFonts w:ascii="Times New Roman" w:hAnsi="Times New Roman" w:cs="Times New Roman"/>
                  <w:sz w:val="24"/>
                  <w:szCs w:val="24"/>
                </w:rPr>
                <w:t>6</w:t>
              </w:r>
            </w:ins>
            <w:del w:id="1914" w:author="Vaughn Shirey" w:date="2023-08-25T15:03:00Z">
              <w:r w:rsidDel="00075596">
                <w:rPr>
                  <w:rFonts w:ascii="Times New Roman" w:hAnsi="Times New Roman" w:cs="Times New Roman"/>
                  <w:sz w:val="24"/>
                  <w:szCs w:val="24"/>
                </w:rPr>
                <w:delText>0</w:delText>
              </w:r>
            </w:del>
          </w:p>
        </w:tc>
        <w:tc>
          <w:tcPr>
            <w:tcW w:w="1800" w:type="dxa"/>
            <w:tcMar>
              <w:top w:w="100" w:type="dxa"/>
              <w:left w:w="100" w:type="dxa"/>
              <w:bottom w:w="100" w:type="dxa"/>
              <w:right w:w="100" w:type="dxa"/>
            </w:tcMar>
          </w:tcPr>
          <w:p w14:paraId="13CAE294" w14:textId="31A46C64" w:rsidR="00183142" w:rsidRPr="008E44F2" w:rsidRDefault="00183142" w:rsidP="00183142">
            <w:pPr>
              <w:widowControl w:val="0"/>
              <w:spacing w:line="240" w:lineRule="auto"/>
              <w:jc w:val="center"/>
              <w:rPr>
                <w:rFonts w:ascii="Times New Roman" w:hAnsi="Times New Roman" w:cs="Times New Roman"/>
                <w:sz w:val="24"/>
                <w:szCs w:val="24"/>
              </w:rPr>
            </w:pPr>
            <w:del w:id="1915" w:author="Vaughn Shirey" w:date="2023-08-25T15:36:00Z">
              <w:r w:rsidDel="007C4444">
                <w:rPr>
                  <w:rFonts w:ascii="Times New Roman" w:hAnsi="Times New Roman" w:cs="Times New Roman"/>
                  <w:sz w:val="24"/>
                  <w:szCs w:val="24"/>
                </w:rPr>
                <w:delText>-</w:delText>
              </w:r>
            </w:del>
            <w:del w:id="1916" w:author="Vaughn Shirey" w:date="2023-08-25T15:29:00Z">
              <w:r w:rsidDel="00CB7309">
                <w:rPr>
                  <w:rFonts w:ascii="Times New Roman" w:hAnsi="Times New Roman" w:cs="Times New Roman"/>
                  <w:sz w:val="24"/>
                  <w:szCs w:val="24"/>
                </w:rPr>
                <w:delText>4.7</w:delText>
              </w:r>
            </w:del>
            <w:ins w:id="1917" w:author="Vaughn Shirey" w:date="2023-08-25T17:46:00Z">
              <w:r w:rsidR="00266CEF">
                <w:rPr>
                  <w:rFonts w:ascii="Times New Roman" w:hAnsi="Times New Roman" w:cs="Times New Roman"/>
                  <w:sz w:val="24"/>
                  <w:szCs w:val="24"/>
                </w:rPr>
                <w:t>6.2</w:t>
              </w:r>
            </w:ins>
          </w:p>
        </w:tc>
        <w:tc>
          <w:tcPr>
            <w:tcW w:w="2250" w:type="dxa"/>
            <w:tcMar>
              <w:top w:w="100" w:type="dxa"/>
              <w:left w:w="100" w:type="dxa"/>
              <w:bottom w:w="100" w:type="dxa"/>
              <w:right w:w="100" w:type="dxa"/>
            </w:tcMar>
          </w:tcPr>
          <w:p w14:paraId="6962F3D2" w14:textId="5936F4E4" w:rsidR="00183142" w:rsidRPr="008E44F2" w:rsidRDefault="00183142" w:rsidP="00183142">
            <w:pPr>
              <w:widowControl w:val="0"/>
              <w:spacing w:line="240" w:lineRule="auto"/>
              <w:jc w:val="center"/>
              <w:rPr>
                <w:rFonts w:ascii="Times New Roman" w:hAnsi="Times New Roman" w:cs="Times New Roman"/>
                <w:sz w:val="24"/>
                <w:szCs w:val="24"/>
              </w:rPr>
            </w:pPr>
            <w:del w:id="1918" w:author="Vaughn Shirey" w:date="2023-08-25T15:36:00Z">
              <w:r w:rsidDel="007C4444">
                <w:rPr>
                  <w:rFonts w:ascii="Times New Roman" w:hAnsi="Times New Roman" w:cs="Times New Roman"/>
                  <w:sz w:val="24"/>
                  <w:szCs w:val="24"/>
                </w:rPr>
                <w:delText>4.3</w:delText>
              </w:r>
            </w:del>
            <w:ins w:id="1919" w:author="Vaughn Shirey" w:date="2023-08-25T17:46:00Z">
              <w:r w:rsidR="00266CEF">
                <w:rPr>
                  <w:rFonts w:ascii="Times New Roman" w:hAnsi="Times New Roman" w:cs="Times New Roman"/>
                  <w:sz w:val="24"/>
                  <w:szCs w:val="24"/>
                </w:rPr>
                <w:t>4.3</w:t>
              </w:r>
            </w:ins>
          </w:p>
        </w:tc>
      </w:tr>
      <w:tr w:rsidR="00183142" w:rsidRPr="00703517" w14:paraId="1E22C121" w14:textId="77777777" w:rsidTr="005E1A27">
        <w:trPr>
          <w:jc w:val="center"/>
        </w:trPr>
        <w:tc>
          <w:tcPr>
            <w:tcW w:w="1160" w:type="dxa"/>
            <w:tcMar>
              <w:top w:w="100" w:type="dxa"/>
              <w:left w:w="100" w:type="dxa"/>
              <w:bottom w:w="100" w:type="dxa"/>
              <w:right w:w="100" w:type="dxa"/>
            </w:tcMar>
          </w:tcPr>
          <w:p w14:paraId="0BE24AE9" w14:textId="47DFA004" w:rsidR="00183142" w:rsidRDefault="00183142" w:rsidP="00183142">
            <w:pPr>
              <w:widowControl w:val="0"/>
              <w:spacing w:line="240" w:lineRule="auto"/>
              <w:jc w:val="center"/>
              <w:rPr>
                <w:rFonts w:ascii="Times New Roman" w:hAnsi="Times New Roman" w:cs="Times New Roman"/>
                <w:sz w:val="24"/>
                <w:szCs w:val="24"/>
              </w:rPr>
            </w:pPr>
            <w:ins w:id="1920" w:author="Vaughn Shirey" w:date="2023-08-25T15:04:00Z">
              <w:r>
                <w:rPr>
                  <w:rFonts w:ascii="Times New Roman" w:hAnsi="Times New Roman" w:cs="Times New Roman"/>
                  <w:sz w:val="24"/>
                  <w:szCs w:val="24"/>
                </w:rPr>
                <w:t>P</w:t>
              </w:r>
            </w:ins>
            <w:del w:id="1921" w:author="Vaughn Shirey" w:date="2023-08-25T15:04:00Z">
              <w:r w:rsidDel="00075596">
                <w:rPr>
                  <w:rFonts w:ascii="Times New Roman" w:hAnsi="Times New Roman" w:cs="Times New Roman"/>
                  <w:sz w:val="24"/>
                  <w:szCs w:val="24"/>
                </w:rPr>
                <w:delText>N</w:delText>
              </w:r>
            </w:del>
          </w:p>
        </w:tc>
        <w:tc>
          <w:tcPr>
            <w:tcW w:w="1620" w:type="dxa"/>
            <w:tcMar>
              <w:top w:w="100" w:type="dxa"/>
              <w:left w:w="100" w:type="dxa"/>
              <w:bottom w:w="100" w:type="dxa"/>
              <w:right w:w="100" w:type="dxa"/>
            </w:tcMar>
          </w:tcPr>
          <w:p w14:paraId="03607329" w14:textId="1699757E"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1922" w:author="Vaughn Shirey" w:date="2023-08-25T15:03:00Z">
              <w:r>
                <w:rPr>
                  <w:rFonts w:ascii="Times New Roman" w:hAnsi="Times New Roman" w:cs="Times New Roman"/>
                  <w:sz w:val="24"/>
                  <w:szCs w:val="24"/>
                </w:rPr>
                <w:t>1</w:t>
              </w:r>
            </w:ins>
            <w:del w:id="1923" w:author="Vaughn Shirey" w:date="2023-08-25T15:03:00Z">
              <w:r w:rsidDel="00075596">
                <w:rPr>
                  <w:rFonts w:ascii="Times New Roman" w:hAnsi="Times New Roman" w:cs="Times New Roman"/>
                  <w:sz w:val="24"/>
                  <w:szCs w:val="24"/>
                </w:rPr>
                <w:delText>5</w:delText>
              </w:r>
            </w:del>
            <w:r>
              <w:rPr>
                <w:rFonts w:ascii="Times New Roman" w:hAnsi="Times New Roman" w:cs="Times New Roman"/>
                <w:sz w:val="24"/>
                <w:szCs w:val="24"/>
              </w:rPr>
              <w:t>.</w:t>
            </w:r>
            <w:ins w:id="1924" w:author="Vaughn Shirey" w:date="2023-08-25T15:03:00Z">
              <w:r>
                <w:rPr>
                  <w:rFonts w:ascii="Times New Roman" w:hAnsi="Times New Roman" w:cs="Times New Roman"/>
                  <w:sz w:val="24"/>
                  <w:szCs w:val="24"/>
                </w:rPr>
                <w:t>8</w:t>
              </w:r>
            </w:ins>
            <w:del w:id="1925" w:author="Vaughn Shirey" w:date="2023-08-25T15:03:00Z">
              <w:r w:rsidDel="00075596">
                <w:rPr>
                  <w:rFonts w:ascii="Times New Roman" w:hAnsi="Times New Roman" w:cs="Times New Roman"/>
                  <w:sz w:val="24"/>
                  <w:szCs w:val="24"/>
                </w:rPr>
                <w:delText>1</w:delText>
              </w:r>
            </w:del>
          </w:p>
        </w:tc>
        <w:tc>
          <w:tcPr>
            <w:tcW w:w="1800" w:type="dxa"/>
            <w:tcMar>
              <w:top w:w="100" w:type="dxa"/>
              <w:left w:w="100" w:type="dxa"/>
              <w:bottom w:w="100" w:type="dxa"/>
              <w:right w:w="100" w:type="dxa"/>
            </w:tcMar>
          </w:tcPr>
          <w:p w14:paraId="262EAD4F" w14:textId="0E02C62B" w:rsidR="00183142" w:rsidRPr="008E44F2" w:rsidRDefault="00183142" w:rsidP="00183142">
            <w:pPr>
              <w:widowControl w:val="0"/>
              <w:spacing w:line="240" w:lineRule="auto"/>
              <w:jc w:val="center"/>
              <w:rPr>
                <w:rFonts w:ascii="Times New Roman" w:hAnsi="Times New Roman" w:cs="Times New Roman"/>
                <w:sz w:val="24"/>
                <w:szCs w:val="24"/>
              </w:rPr>
            </w:pPr>
            <w:del w:id="1926" w:author="Vaughn Shirey" w:date="2023-08-25T15:36:00Z">
              <w:r w:rsidDel="007C4444">
                <w:rPr>
                  <w:rFonts w:ascii="Times New Roman" w:hAnsi="Times New Roman" w:cs="Times New Roman"/>
                  <w:sz w:val="24"/>
                  <w:szCs w:val="24"/>
                </w:rPr>
                <w:delText>-</w:delText>
              </w:r>
            </w:del>
            <w:del w:id="1927" w:author="Vaughn Shirey" w:date="2023-08-25T15:29:00Z">
              <w:r w:rsidDel="00CB7309">
                <w:rPr>
                  <w:rFonts w:ascii="Times New Roman" w:hAnsi="Times New Roman" w:cs="Times New Roman"/>
                  <w:sz w:val="24"/>
                  <w:szCs w:val="24"/>
                </w:rPr>
                <w:delText>5.7</w:delText>
              </w:r>
            </w:del>
            <w:ins w:id="1928" w:author="Vaughn Shirey" w:date="2023-08-25T17:46:00Z">
              <w:r w:rsidR="00266CEF">
                <w:rPr>
                  <w:rFonts w:ascii="Times New Roman" w:hAnsi="Times New Roman" w:cs="Times New Roman"/>
                  <w:sz w:val="24"/>
                  <w:szCs w:val="24"/>
                </w:rPr>
                <w:t>7.0</w:t>
              </w:r>
            </w:ins>
          </w:p>
        </w:tc>
        <w:tc>
          <w:tcPr>
            <w:tcW w:w="2250" w:type="dxa"/>
            <w:tcMar>
              <w:top w:w="100" w:type="dxa"/>
              <w:left w:w="100" w:type="dxa"/>
              <w:bottom w:w="100" w:type="dxa"/>
              <w:right w:w="100" w:type="dxa"/>
            </w:tcMar>
          </w:tcPr>
          <w:p w14:paraId="67BB7920" w14:textId="2D4E0926" w:rsidR="00183142" w:rsidRPr="008E44F2" w:rsidRDefault="00183142" w:rsidP="00183142">
            <w:pPr>
              <w:widowControl w:val="0"/>
              <w:spacing w:line="240" w:lineRule="auto"/>
              <w:jc w:val="center"/>
              <w:rPr>
                <w:rFonts w:ascii="Times New Roman" w:hAnsi="Times New Roman" w:cs="Times New Roman"/>
                <w:sz w:val="24"/>
                <w:szCs w:val="24"/>
              </w:rPr>
            </w:pPr>
            <w:del w:id="1929" w:author="Vaughn Shirey" w:date="2023-08-25T15:36:00Z">
              <w:r w:rsidDel="007C4444">
                <w:rPr>
                  <w:rFonts w:ascii="Times New Roman" w:hAnsi="Times New Roman" w:cs="Times New Roman"/>
                  <w:sz w:val="24"/>
                  <w:szCs w:val="24"/>
                </w:rPr>
                <w:delText>4.</w:delText>
              </w:r>
            </w:del>
            <w:del w:id="1930" w:author="Vaughn Shirey" w:date="2023-08-25T15:29:00Z">
              <w:r w:rsidDel="00CB7309">
                <w:rPr>
                  <w:rFonts w:ascii="Times New Roman" w:hAnsi="Times New Roman" w:cs="Times New Roman"/>
                  <w:sz w:val="24"/>
                  <w:szCs w:val="24"/>
                </w:rPr>
                <w:delText>4</w:delText>
              </w:r>
            </w:del>
            <w:ins w:id="1931" w:author="Vaughn Shirey" w:date="2023-08-25T17:46:00Z">
              <w:r w:rsidR="00266CEF">
                <w:rPr>
                  <w:rFonts w:ascii="Times New Roman" w:hAnsi="Times New Roman" w:cs="Times New Roman"/>
                  <w:sz w:val="24"/>
                  <w:szCs w:val="24"/>
                </w:rPr>
                <w:t>4.3</w:t>
              </w:r>
            </w:ins>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41F4322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ins w:id="1932" w:author="Vaughn Shirey [2]" w:date="2023-09-25T09:47:00Z">
        <w:r w:rsidR="005D0BF9">
          <w:rPr>
            <w:rFonts w:ascii="Times New Roman" w:hAnsi="Times New Roman" w:cs="Times New Roman"/>
            <w:b/>
            <w:sz w:val="24"/>
            <w:szCs w:val="24"/>
          </w:rPr>
          <w:t>4.</w:t>
        </w:r>
      </w:ins>
      <w:del w:id="1933" w:author="Vaughn Shirey [2]" w:date="2023-09-25T09:47:00Z">
        <w:r w:rsidR="00E737C0" w:rsidDel="005D0BF9">
          <w:rPr>
            <w:rFonts w:ascii="Times New Roman" w:hAnsi="Times New Roman" w:cs="Times New Roman"/>
            <w:b/>
            <w:sz w:val="24"/>
            <w:szCs w:val="24"/>
          </w:rPr>
          <w:delText>3</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w:t>
      </w:r>
      <w:r w:rsidR="00F04879">
        <w:rPr>
          <w:rFonts w:ascii="Times New Roman" w:hAnsi="Times New Roman" w:cs="Times New Roman"/>
          <w:sz w:val="24"/>
          <w:szCs w:val="24"/>
        </w:rPr>
        <w:t xml:space="preserve"> </w:t>
      </w:r>
      <w:r w:rsidRPr="00703517">
        <w:rPr>
          <w:rFonts w:ascii="Times New Roman" w:hAnsi="Times New Roman" w:cs="Times New Roman"/>
          <w:sz w:val="24"/>
          <w:szCs w:val="24"/>
        </w:rPr>
        <w:t>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w:t>
      </w:r>
      <w:ins w:id="1934" w:author="Vaughn Shirey" w:date="2023-08-25T10:43:00Z">
        <w:r w:rsidR="0098008B">
          <w:rPr>
            <w:rFonts w:ascii="Times New Roman" w:hAnsi="Times New Roman" w:cs="Times New Roman"/>
            <w:sz w:val="24"/>
            <w:szCs w:val="24"/>
          </w:rPr>
          <w:t>The t</w:t>
        </w:r>
      </w:ins>
      <w:del w:id="1935" w:author="Vaughn Shirey" w:date="2023-08-25T10:43:00Z">
        <w:r w:rsidRPr="00703517" w:rsidDel="0098008B">
          <w:rPr>
            <w:rFonts w:ascii="Times New Roman" w:hAnsi="Times New Roman" w:cs="Times New Roman"/>
            <w:sz w:val="24"/>
            <w:szCs w:val="24"/>
          </w:rPr>
          <w:delText>T</w:delText>
        </w:r>
      </w:del>
      <w:r w:rsidRPr="00703517">
        <w:rPr>
          <w:rFonts w:ascii="Times New Roman" w:hAnsi="Times New Roman" w:cs="Times New Roman"/>
          <w:sz w:val="24"/>
          <w:szCs w:val="24"/>
        </w:rPr>
        <w:t xml:space="preserve">op candidate model is </w:t>
      </w:r>
      <w:del w:id="1936" w:author="Vaughn Shirey" w:date="2023-08-25T10:43:00Z">
        <w:r w:rsidR="00D30812" w:rsidDel="00047AAD">
          <w:rPr>
            <w:rFonts w:ascii="Times New Roman" w:hAnsi="Times New Roman" w:cs="Times New Roman"/>
            <w:sz w:val="24"/>
            <w:szCs w:val="24"/>
          </w:rPr>
          <w:delText>underlined</w:delText>
        </w:r>
        <w:r w:rsidRPr="00703517" w:rsidDel="00047AAD">
          <w:rPr>
            <w:rFonts w:ascii="Times New Roman" w:hAnsi="Times New Roman" w:cs="Times New Roman"/>
            <w:sz w:val="24"/>
            <w:szCs w:val="24"/>
          </w:rPr>
          <w:delText>and</w:delText>
        </w:r>
      </w:del>
      <w:ins w:id="1937" w:author="Vaughn Shirey" w:date="2023-08-25T10:43:00Z">
        <w:r w:rsidR="00047AAD">
          <w:rPr>
            <w:rFonts w:ascii="Times New Roman" w:hAnsi="Times New Roman" w:cs="Times New Roman"/>
            <w:sz w:val="24"/>
            <w:szCs w:val="24"/>
          </w:rPr>
          <w:t>underlined</w:t>
        </w:r>
        <w:r w:rsidR="00047AAD" w:rsidRPr="00703517">
          <w:rPr>
            <w:rFonts w:ascii="Times New Roman" w:hAnsi="Times New Roman" w:cs="Times New Roman"/>
            <w:sz w:val="24"/>
            <w:szCs w:val="24"/>
          </w:rPr>
          <w:t xml:space="preserve"> and</w:t>
        </w:r>
      </w:ins>
      <w:r w:rsidRPr="00703517">
        <w:rPr>
          <w:rFonts w:ascii="Times New Roman" w:hAnsi="Times New Roman" w:cs="Times New Roman"/>
          <w:sz w:val="24"/>
          <w:szCs w:val="24"/>
        </w:rPr>
        <w:t xml:space="preserve">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341DE7">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341DE7">
        <w:trPr>
          <w:jc w:val="center"/>
        </w:trPr>
        <w:tc>
          <w:tcPr>
            <w:tcW w:w="1160" w:type="dxa"/>
            <w:tcMar>
              <w:top w:w="100" w:type="dxa"/>
              <w:left w:w="100" w:type="dxa"/>
              <w:bottom w:w="100" w:type="dxa"/>
              <w:right w:w="100" w:type="dxa"/>
            </w:tcMar>
          </w:tcPr>
          <w:p w14:paraId="10D7E02B"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661BE669" w:rsidR="00B65D2D" w:rsidRPr="008E44F2" w:rsidRDefault="00622E58" w:rsidP="00341DE7">
            <w:pPr>
              <w:widowControl w:val="0"/>
              <w:spacing w:line="240" w:lineRule="auto"/>
              <w:jc w:val="center"/>
              <w:rPr>
                <w:rFonts w:ascii="Times New Roman" w:hAnsi="Times New Roman" w:cs="Times New Roman"/>
                <w:sz w:val="24"/>
                <w:szCs w:val="24"/>
              </w:rPr>
            </w:pPr>
            <w:ins w:id="1938" w:author="Vaughn Shirey" w:date="2023-08-31T12:31:00Z">
              <w:r>
                <w:rPr>
                  <w:rFonts w:ascii="Times New Roman" w:hAnsi="Times New Roman" w:cs="Times New Roman"/>
                  <w:sz w:val="24"/>
                  <w:szCs w:val="24"/>
                </w:rPr>
                <w:t>147.1</w:t>
              </w:r>
            </w:ins>
            <w:del w:id="1939" w:author="Vaughn Shirey" w:date="2023-08-31T11:50:00Z">
              <w:r w:rsidR="00D36481" w:rsidDel="00180556">
                <w:rPr>
                  <w:rFonts w:ascii="Times New Roman" w:hAnsi="Times New Roman" w:cs="Times New Roman"/>
                  <w:sz w:val="24"/>
                  <w:szCs w:val="24"/>
                </w:rPr>
                <w:delText>147.5</w:delText>
              </w:r>
            </w:del>
          </w:p>
        </w:tc>
        <w:tc>
          <w:tcPr>
            <w:tcW w:w="1800" w:type="dxa"/>
            <w:tcMar>
              <w:top w:w="100" w:type="dxa"/>
              <w:left w:w="100" w:type="dxa"/>
              <w:bottom w:w="100" w:type="dxa"/>
              <w:right w:w="100" w:type="dxa"/>
            </w:tcMar>
          </w:tcPr>
          <w:p w14:paraId="03C651B9" w14:textId="498C7F3B" w:rsidR="00B65D2D" w:rsidRPr="008E44F2" w:rsidRDefault="00AD21BC" w:rsidP="00341DE7">
            <w:pPr>
              <w:widowControl w:val="0"/>
              <w:spacing w:line="240" w:lineRule="auto"/>
              <w:jc w:val="center"/>
              <w:rPr>
                <w:rFonts w:ascii="Times New Roman" w:hAnsi="Times New Roman" w:cs="Times New Roman"/>
                <w:sz w:val="24"/>
                <w:szCs w:val="24"/>
              </w:rPr>
            </w:pPr>
            <w:ins w:id="1940" w:author="Vaughn Shirey" w:date="2023-08-31T12:24:00Z">
              <w:r>
                <w:rPr>
                  <w:rFonts w:ascii="Times New Roman" w:hAnsi="Times New Roman" w:cs="Times New Roman"/>
                  <w:sz w:val="24"/>
                  <w:szCs w:val="24"/>
                </w:rPr>
                <w:t>8.3</w:t>
              </w:r>
            </w:ins>
            <w:del w:id="1941" w:author="Vaughn Shirey" w:date="2023-08-31T11:50:00Z">
              <w:r w:rsidR="00EB4589" w:rsidDel="00180556">
                <w:rPr>
                  <w:rFonts w:ascii="Times New Roman" w:hAnsi="Times New Roman" w:cs="Times New Roman"/>
                  <w:sz w:val="24"/>
                  <w:szCs w:val="24"/>
                </w:rPr>
                <w:delText>-8.3</w:delText>
              </w:r>
            </w:del>
          </w:p>
        </w:tc>
        <w:tc>
          <w:tcPr>
            <w:tcW w:w="2250" w:type="dxa"/>
            <w:tcMar>
              <w:top w:w="100" w:type="dxa"/>
              <w:left w:w="100" w:type="dxa"/>
              <w:bottom w:w="100" w:type="dxa"/>
              <w:right w:w="100" w:type="dxa"/>
            </w:tcMar>
          </w:tcPr>
          <w:p w14:paraId="6A39CCF1" w14:textId="4235A0D2" w:rsidR="00B65D2D" w:rsidRPr="008E44F2" w:rsidRDefault="00AD21BC" w:rsidP="00341DE7">
            <w:pPr>
              <w:widowControl w:val="0"/>
              <w:spacing w:line="240" w:lineRule="auto"/>
              <w:jc w:val="center"/>
              <w:rPr>
                <w:rFonts w:ascii="Times New Roman" w:hAnsi="Times New Roman" w:cs="Times New Roman"/>
                <w:sz w:val="24"/>
                <w:szCs w:val="24"/>
              </w:rPr>
            </w:pPr>
            <w:ins w:id="1942" w:author="Vaughn Shirey" w:date="2023-08-31T12:24:00Z">
              <w:r>
                <w:rPr>
                  <w:rFonts w:ascii="Times New Roman" w:hAnsi="Times New Roman" w:cs="Times New Roman"/>
                  <w:sz w:val="24"/>
                  <w:szCs w:val="24"/>
                </w:rPr>
                <w:t>3.4</w:t>
              </w:r>
            </w:ins>
            <w:del w:id="1943" w:author="Vaughn Shirey" w:date="2023-08-31T11:50:00Z">
              <w:r w:rsidR="00EB4589" w:rsidDel="00180556">
                <w:rPr>
                  <w:rFonts w:ascii="Times New Roman" w:hAnsi="Times New Roman" w:cs="Times New Roman"/>
                  <w:sz w:val="24"/>
                  <w:szCs w:val="24"/>
                </w:rPr>
                <w:delText>3.3</w:delText>
              </w:r>
            </w:del>
          </w:p>
        </w:tc>
      </w:tr>
      <w:tr w:rsidR="00B65D2D" w:rsidRPr="00703517" w14:paraId="5C7AE014" w14:textId="77777777" w:rsidTr="00341DE7">
        <w:trPr>
          <w:jc w:val="center"/>
        </w:trPr>
        <w:tc>
          <w:tcPr>
            <w:tcW w:w="1160" w:type="dxa"/>
            <w:tcMar>
              <w:top w:w="100" w:type="dxa"/>
              <w:left w:w="100" w:type="dxa"/>
              <w:bottom w:w="100" w:type="dxa"/>
              <w:right w:w="100" w:type="dxa"/>
            </w:tcMar>
          </w:tcPr>
          <w:p w14:paraId="0CC558DE"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398FF483" w:rsidR="00B65D2D" w:rsidRPr="008E44F2" w:rsidRDefault="00622E58" w:rsidP="00341DE7">
            <w:pPr>
              <w:widowControl w:val="0"/>
              <w:spacing w:line="240" w:lineRule="auto"/>
              <w:jc w:val="center"/>
              <w:rPr>
                <w:rFonts w:ascii="Times New Roman" w:hAnsi="Times New Roman" w:cs="Times New Roman"/>
                <w:sz w:val="24"/>
                <w:szCs w:val="24"/>
              </w:rPr>
            </w:pPr>
            <w:ins w:id="1944" w:author="Vaughn Shirey" w:date="2023-08-31T12:31:00Z">
              <w:r>
                <w:rPr>
                  <w:rFonts w:ascii="Times New Roman" w:hAnsi="Times New Roman" w:cs="Times New Roman"/>
                  <w:sz w:val="24"/>
                  <w:szCs w:val="24"/>
                </w:rPr>
                <w:t>150.4</w:t>
              </w:r>
            </w:ins>
            <w:del w:id="1945" w:author="Vaughn Shirey" w:date="2023-08-31T11:50:00Z">
              <w:r w:rsidR="00D36481" w:rsidDel="00180556">
                <w:rPr>
                  <w:rFonts w:ascii="Times New Roman" w:hAnsi="Times New Roman" w:cs="Times New Roman"/>
                  <w:sz w:val="24"/>
                  <w:szCs w:val="24"/>
                </w:rPr>
                <w:delText>150.9</w:delText>
              </w:r>
            </w:del>
          </w:p>
        </w:tc>
        <w:tc>
          <w:tcPr>
            <w:tcW w:w="1800" w:type="dxa"/>
            <w:tcMar>
              <w:top w:w="100" w:type="dxa"/>
              <w:left w:w="100" w:type="dxa"/>
              <w:bottom w:w="100" w:type="dxa"/>
              <w:right w:w="100" w:type="dxa"/>
            </w:tcMar>
          </w:tcPr>
          <w:p w14:paraId="2EB56AD7" w14:textId="42B3009D" w:rsidR="00B65D2D" w:rsidRPr="008E44F2" w:rsidRDefault="00AD21BC" w:rsidP="00341DE7">
            <w:pPr>
              <w:widowControl w:val="0"/>
              <w:spacing w:line="240" w:lineRule="auto"/>
              <w:jc w:val="center"/>
              <w:rPr>
                <w:rFonts w:ascii="Times New Roman" w:hAnsi="Times New Roman" w:cs="Times New Roman"/>
                <w:sz w:val="24"/>
                <w:szCs w:val="24"/>
              </w:rPr>
            </w:pPr>
            <w:ins w:id="1946" w:author="Vaughn Shirey" w:date="2023-08-31T12:23:00Z">
              <w:r>
                <w:rPr>
                  <w:rFonts w:ascii="Times New Roman" w:hAnsi="Times New Roman" w:cs="Times New Roman"/>
                  <w:sz w:val="24"/>
                  <w:szCs w:val="24"/>
                </w:rPr>
                <w:t>5.0</w:t>
              </w:r>
            </w:ins>
            <w:del w:id="1947" w:author="Vaughn Shirey" w:date="2023-08-31T11:50:00Z">
              <w:r w:rsidR="00EB4589" w:rsidDel="00180556">
                <w:rPr>
                  <w:rFonts w:ascii="Times New Roman" w:hAnsi="Times New Roman" w:cs="Times New Roman"/>
                  <w:sz w:val="24"/>
                  <w:szCs w:val="24"/>
                </w:rPr>
                <w:delText>-5</w:delText>
              </w:r>
              <w:r w:rsidR="000537B2" w:rsidDel="00180556">
                <w:rPr>
                  <w:rFonts w:ascii="Times New Roman" w:hAnsi="Times New Roman" w:cs="Times New Roman"/>
                  <w:sz w:val="24"/>
                  <w:szCs w:val="24"/>
                </w:rPr>
                <w:delText>.</w:delText>
              </w:r>
              <w:r w:rsidR="00EB4589" w:rsidDel="00180556">
                <w:rPr>
                  <w:rFonts w:ascii="Times New Roman" w:hAnsi="Times New Roman" w:cs="Times New Roman"/>
                  <w:sz w:val="24"/>
                  <w:szCs w:val="24"/>
                </w:rPr>
                <w:delText>0</w:delText>
              </w:r>
            </w:del>
          </w:p>
        </w:tc>
        <w:tc>
          <w:tcPr>
            <w:tcW w:w="2250" w:type="dxa"/>
            <w:tcMar>
              <w:top w:w="100" w:type="dxa"/>
              <w:left w:w="100" w:type="dxa"/>
              <w:bottom w:w="100" w:type="dxa"/>
              <w:right w:w="100" w:type="dxa"/>
            </w:tcMar>
          </w:tcPr>
          <w:p w14:paraId="00D091ED" w14:textId="6BFB2E24" w:rsidR="00B65D2D" w:rsidRPr="008E44F2" w:rsidRDefault="00AD21BC" w:rsidP="00341DE7">
            <w:pPr>
              <w:widowControl w:val="0"/>
              <w:spacing w:line="240" w:lineRule="auto"/>
              <w:jc w:val="center"/>
              <w:rPr>
                <w:rFonts w:ascii="Times New Roman" w:hAnsi="Times New Roman" w:cs="Times New Roman"/>
                <w:sz w:val="24"/>
                <w:szCs w:val="24"/>
              </w:rPr>
            </w:pPr>
            <w:ins w:id="1948" w:author="Vaughn Shirey" w:date="2023-08-31T12:23:00Z">
              <w:r>
                <w:rPr>
                  <w:rFonts w:ascii="Times New Roman" w:hAnsi="Times New Roman" w:cs="Times New Roman"/>
                  <w:sz w:val="24"/>
                  <w:szCs w:val="24"/>
                </w:rPr>
                <w:t>4.1</w:t>
              </w:r>
            </w:ins>
            <w:del w:id="1949" w:author="Vaughn Shirey" w:date="2023-08-31T11:50:00Z">
              <w:r w:rsidR="00EB4589" w:rsidDel="00180556">
                <w:rPr>
                  <w:rFonts w:ascii="Times New Roman" w:hAnsi="Times New Roman" w:cs="Times New Roman"/>
                  <w:sz w:val="24"/>
                  <w:szCs w:val="24"/>
                </w:rPr>
                <w:delText>4.1</w:delText>
              </w:r>
            </w:del>
          </w:p>
        </w:tc>
      </w:tr>
      <w:tr w:rsidR="00B65D2D" w:rsidRPr="00703517" w14:paraId="47189983" w14:textId="77777777" w:rsidTr="00341DE7">
        <w:trPr>
          <w:jc w:val="center"/>
        </w:trPr>
        <w:tc>
          <w:tcPr>
            <w:tcW w:w="1160" w:type="dxa"/>
            <w:tcMar>
              <w:top w:w="100" w:type="dxa"/>
              <w:left w:w="100" w:type="dxa"/>
              <w:bottom w:w="100" w:type="dxa"/>
              <w:right w:w="100" w:type="dxa"/>
            </w:tcMar>
          </w:tcPr>
          <w:p w14:paraId="70F334D5"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D3EC551" w14:textId="38DD82A0" w:rsidR="00B65D2D" w:rsidRPr="00574A79" w:rsidRDefault="00622E58" w:rsidP="00341DE7">
            <w:pPr>
              <w:widowControl w:val="0"/>
              <w:spacing w:line="240" w:lineRule="auto"/>
              <w:jc w:val="center"/>
              <w:rPr>
                <w:rFonts w:ascii="Times New Roman" w:hAnsi="Times New Roman" w:cs="Times New Roman"/>
                <w:b/>
                <w:bCs/>
                <w:sz w:val="24"/>
                <w:szCs w:val="24"/>
                <w:u w:val="single"/>
              </w:rPr>
            </w:pPr>
            <w:ins w:id="1950" w:author="Vaughn Shirey" w:date="2023-08-31T12:31:00Z">
              <w:r>
                <w:rPr>
                  <w:rFonts w:ascii="Times New Roman" w:hAnsi="Times New Roman" w:cs="Times New Roman"/>
                  <w:b/>
                  <w:bCs/>
                  <w:sz w:val="24"/>
                  <w:szCs w:val="24"/>
                  <w:u w:val="single"/>
                </w:rPr>
                <w:t>155.4</w:t>
              </w:r>
            </w:ins>
            <w:del w:id="1951" w:author="Vaughn Shirey" w:date="2023-08-31T11:50:00Z">
              <w:r w:rsidR="00D36481" w:rsidDel="00180556">
                <w:rPr>
                  <w:rFonts w:ascii="Times New Roman" w:hAnsi="Times New Roman" w:cs="Times New Roman"/>
                  <w:b/>
                  <w:bCs/>
                  <w:sz w:val="24"/>
                  <w:szCs w:val="24"/>
                  <w:u w:val="single"/>
                </w:rPr>
                <w:delText>155.8</w:delText>
              </w:r>
            </w:del>
          </w:p>
        </w:tc>
        <w:tc>
          <w:tcPr>
            <w:tcW w:w="1800" w:type="dxa"/>
            <w:tcMar>
              <w:top w:w="100" w:type="dxa"/>
              <w:left w:w="100" w:type="dxa"/>
              <w:bottom w:w="100" w:type="dxa"/>
              <w:right w:w="100" w:type="dxa"/>
            </w:tcMar>
          </w:tcPr>
          <w:p w14:paraId="2C248AAB" w14:textId="37F4418B"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1952" w:author="Vaughn Shirey" w:date="2023-08-31T12:22:00Z">
              <w:r>
                <w:rPr>
                  <w:rFonts w:ascii="Times New Roman" w:hAnsi="Times New Roman" w:cs="Times New Roman"/>
                  <w:b/>
                  <w:bCs/>
                  <w:sz w:val="24"/>
                  <w:szCs w:val="24"/>
                  <w:u w:val="single"/>
                </w:rPr>
                <w:t>0.0</w:t>
              </w:r>
            </w:ins>
            <w:del w:id="1953" w:author="Vaughn Shirey" w:date="2023-08-31T11:50:00Z">
              <w:r w:rsidR="00EB4589" w:rsidRPr="00574A79" w:rsidDel="00180556">
                <w:rPr>
                  <w:rFonts w:ascii="Times New Roman" w:hAnsi="Times New Roman" w:cs="Times New Roman"/>
                  <w:b/>
                  <w:bCs/>
                  <w:sz w:val="24"/>
                  <w:szCs w:val="24"/>
                  <w:u w:val="single"/>
                </w:rPr>
                <w:delText>0.0</w:delText>
              </w:r>
            </w:del>
          </w:p>
        </w:tc>
        <w:tc>
          <w:tcPr>
            <w:tcW w:w="2250" w:type="dxa"/>
            <w:tcMar>
              <w:top w:w="100" w:type="dxa"/>
              <w:left w:w="100" w:type="dxa"/>
              <w:bottom w:w="100" w:type="dxa"/>
              <w:right w:w="100" w:type="dxa"/>
            </w:tcMar>
          </w:tcPr>
          <w:p w14:paraId="10E89E96" w14:textId="651B26D5"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1954" w:author="Vaughn Shirey" w:date="2023-08-31T12:22:00Z">
              <w:r>
                <w:rPr>
                  <w:rFonts w:ascii="Times New Roman" w:hAnsi="Times New Roman" w:cs="Times New Roman"/>
                  <w:b/>
                  <w:bCs/>
                  <w:sz w:val="24"/>
                  <w:szCs w:val="24"/>
                  <w:u w:val="single"/>
                </w:rPr>
                <w:t>0.0</w:t>
              </w:r>
            </w:ins>
            <w:del w:id="1955" w:author="Vaughn Shirey" w:date="2023-08-31T11:50:00Z">
              <w:r w:rsidR="00EB4589" w:rsidRPr="00574A79" w:rsidDel="00180556">
                <w:rPr>
                  <w:rFonts w:ascii="Times New Roman" w:hAnsi="Times New Roman" w:cs="Times New Roman"/>
                  <w:b/>
                  <w:bCs/>
                  <w:sz w:val="24"/>
                  <w:szCs w:val="24"/>
                  <w:u w:val="single"/>
                </w:rPr>
                <w:delText>0.0</w:delText>
              </w:r>
            </w:del>
          </w:p>
        </w:tc>
      </w:tr>
      <w:tr w:rsidR="00B65D2D" w:rsidRPr="00703517" w14:paraId="33EC287E" w14:textId="77777777" w:rsidTr="00341DE7">
        <w:trPr>
          <w:jc w:val="center"/>
        </w:trPr>
        <w:tc>
          <w:tcPr>
            <w:tcW w:w="1160" w:type="dxa"/>
            <w:tcMar>
              <w:top w:w="100" w:type="dxa"/>
              <w:left w:w="100" w:type="dxa"/>
              <w:bottom w:w="100" w:type="dxa"/>
              <w:right w:w="100" w:type="dxa"/>
            </w:tcMar>
          </w:tcPr>
          <w:p w14:paraId="15C61933"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6BC16E80" w14:textId="7F2D0AD7" w:rsidR="00B65D2D" w:rsidRPr="00574A79" w:rsidRDefault="00622E58" w:rsidP="00341DE7">
            <w:pPr>
              <w:widowControl w:val="0"/>
              <w:spacing w:line="240" w:lineRule="auto"/>
              <w:jc w:val="center"/>
              <w:rPr>
                <w:rFonts w:ascii="Times New Roman" w:hAnsi="Times New Roman" w:cs="Times New Roman"/>
                <w:b/>
                <w:bCs/>
                <w:sz w:val="24"/>
                <w:szCs w:val="24"/>
                <w:u w:val="single"/>
              </w:rPr>
            </w:pPr>
            <w:ins w:id="1956" w:author="Vaughn Shirey" w:date="2023-08-31T12:30:00Z">
              <w:r>
                <w:rPr>
                  <w:rFonts w:ascii="Times New Roman" w:hAnsi="Times New Roman" w:cs="Times New Roman"/>
                  <w:b/>
                  <w:bCs/>
                  <w:sz w:val="24"/>
                  <w:szCs w:val="24"/>
                  <w:u w:val="single"/>
                </w:rPr>
                <w:t>154.</w:t>
              </w:r>
            </w:ins>
            <w:ins w:id="1957" w:author="Vaughn Shirey" w:date="2023-08-31T12:31:00Z">
              <w:r>
                <w:rPr>
                  <w:rFonts w:ascii="Times New Roman" w:hAnsi="Times New Roman" w:cs="Times New Roman"/>
                  <w:b/>
                  <w:bCs/>
                  <w:sz w:val="24"/>
                  <w:szCs w:val="24"/>
                  <w:u w:val="single"/>
                </w:rPr>
                <w:t>8</w:t>
              </w:r>
            </w:ins>
            <w:del w:id="1958" w:author="Vaughn Shirey" w:date="2023-08-31T11:50:00Z">
              <w:r w:rsidR="00D36481" w:rsidDel="00180556">
                <w:rPr>
                  <w:rFonts w:ascii="Times New Roman" w:hAnsi="Times New Roman" w:cs="Times New Roman"/>
                  <w:b/>
                  <w:bCs/>
                  <w:sz w:val="24"/>
                  <w:szCs w:val="24"/>
                  <w:u w:val="single"/>
                </w:rPr>
                <w:delText>155.0</w:delText>
              </w:r>
            </w:del>
          </w:p>
        </w:tc>
        <w:tc>
          <w:tcPr>
            <w:tcW w:w="1800" w:type="dxa"/>
            <w:tcMar>
              <w:top w:w="100" w:type="dxa"/>
              <w:left w:w="100" w:type="dxa"/>
              <w:bottom w:w="100" w:type="dxa"/>
              <w:right w:w="100" w:type="dxa"/>
            </w:tcMar>
          </w:tcPr>
          <w:p w14:paraId="76B90E72" w14:textId="29DD8D11"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1959" w:author="Vaughn Shirey" w:date="2023-08-31T12:22:00Z">
              <w:r>
                <w:rPr>
                  <w:rFonts w:ascii="Times New Roman" w:hAnsi="Times New Roman" w:cs="Times New Roman"/>
                  <w:b/>
                  <w:bCs/>
                  <w:sz w:val="24"/>
                  <w:szCs w:val="24"/>
                  <w:u w:val="single"/>
                </w:rPr>
                <w:t>0.7</w:t>
              </w:r>
            </w:ins>
            <w:del w:id="1960" w:author="Vaughn Shirey" w:date="2023-08-31T11:50:00Z">
              <w:r w:rsidR="00EB4589" w:rsidRPr="00574A79" w:rsidDel="00180556">
                <w:rPr>
                  <w:rFonts w:ascii="Times New Roman" w:hAnsi="Times New Roman" w:cs="Times New Roman"/>
                  <w:b/>
                  <w:bCs/>
                  <w:sz w:val="24"/>
                  <w:szCs w:val="24"/>
                  <w:u w:val="single"/>
                </w:rPr>
                <w:delText>-0.8</w:delText>
              </w:r>
            </w:del>
          </w:p>
        </w:tc>
        <w:tc>
          <w:tcPr>
            <w:tcW w:w="2250" w:type="dxa"/>
            <w:tcMar>
              <w:top w:w="100" w:type="dxa"/>
              <w:left w:w="100" w:type="dxa"/>
              <w:bottom w:w="100" w:type="dxa"/>
              <w:right w:w="100" w:type="dxa"/>
            </w:tcMar>
          </w:tcPr>
          <w:p w14:paraId="346C25A0" w14:textId="346BEF02"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1961" w:author="Vaughn Shirey" w:date="2023-08-31T12:23:00Z">
              <w:r>
                <w:rPr>
                  <w:rFonts w:ascii="Times New Roman" w:hAnsi="Times New Roman" w:cs="Times New Roman"/>
                  <w:b/>
                  <w:bCs/>
                  <w:sz w:val="24"/>
                  <w:szCs w:val="24"/>
                  <w:u w:val="single"/>
                </w:rPr>
                <w:t>1.7</w:t>
              </w:r>
            </w:ins>
            <w:del w:id="1962" w:author="Vaughn Shirey" w:date="2023-08-31T11:50:00Z">
              <w:r w:rsidR="00EB4589" w:rsidRPr="00574A79" w:rsidDel="00180556">
                <w:rPr>
                  <w:rFonts w:ascii="Times New Roman" w:hAnsi="Times New Roman" w:cs="Times New Roman"/>
                  <w:b/>
                  <w:bCs/>
                  <w:sz w:val="24"/>
                  <w:szCs w:val="24"/>
                  <w:u w:val="single"/>
                </w:rPr>
                <w:delText>1.6</w:delText>
              </w:r>
            </w:del>
          </w:p>
        </w:tc>
      </w:tr>
      <w:tr w:rsidR="00B941D4" w:rsidRPr="00703517" w14:paraId="3B2CD952" w14:textId="77777777" w:rsidTr="00341DE7">
        <w:trPr>
          <w:jc w:val="center"/>
          <w:ins w:id="1963" w:author="Vaughn Shirey" w:date="2023-08-25T10:42:00Z"/>
        </w:trPr>
        <w:tc>
          <w:tcPr>
            <w:tcW w:w="1160" w:type="dxa"/>
            <w:tcMar>
              <w:top w:w="100" w:type="dxa"/>
              <w:left w:w="100" w:type="dxa"/>
              <w:bottom w:w="100" w:type="dxa"/>
              <w:right w:w="100" w:type="dxa"/>
            </w:tcMar>
          </w:tcPr>
          <w:p w14:paraId="01C4B960" w14:textId="6DEB71CC" w:rsidR="00B941D4" w:rsidRPr="00051794" w:rsidRDefault="00B941D4" w:rsidP="00B941D4">
            <w:pPr>
              <w:widowControl w:val="0"/>
              <w:spacing w:line="240" w:lineRule="auto"/>
              <w:jc w:val="center"/>
              <w:rPr>
                <w:ins w:id="1964" w:author="Vaughn Shirey" w:date="2023-08-25T10:42:00Z"/>
                <w:rFonts w:ascii="Times New Roman" w:hAnsi="Times New Roman" w:cs="Times New Roman"/>
                <w:sz w:val="24"/>
                <w:szCs w:val="24"/>
                <w:u w:val="single"/>
                <w:rPrChange w:id="1965" w:author="Vaughn Shirey" w:date="2023-08-31T12:25:00Z">
                  <w:rPr>
                    <w:ins w:id="1966" w:author="Vaughn Shirey" w:date="2023-08-25T10:42:00Z"/>
                    <w:rFonts w:ascii="Times New Roman" w:hAnsi="Times New Roman" w:cs="Times New Roman"/>
                    <w:b/>
                    <w:bCs/>
                    <w:sz w:val="24"/>
                    <w:szCs w:val="24"/>
                    <w:u w:val="single"/>
                  </w:rPr>
                </w:rPrChange>
              </w:rPr>
            </w:pPr>
            <w:ins w:id="1967" w:author="Vaughn Shirey" w:date="2023-08-25T11:02:00Z">
              <w:r w:rsidRPr="00051794">
                <w:rPr>
                  <w:rFonts w:ascii="Times New Roman" w:hAnsi="Times New Roman" w:cs="Times New Roman"/>
                  <w:sz w:val="24"/>
                  <w:szCs w:val="24"/>
                  <w:rPrChange w:id="1968" w:author="Vaughn Shirey" w:date="2023-08-31T12:25:00Z">
                    <w:rPr>
                      <w:rFonts w:ascii="Times New Roman" w:hAnsi="Times New Roman" w:cs="Times New Roman"/>
                      <w:b/>
                      <w:bCs/>
                      <w:sz w:val="24"/>
                      <w:szCs w:val="24"/>
                    </w:rPr>
                  </w:rPrChange>
                </w:rPr>
                <w:t>E</w:t>
              </w:r>
            </w:ins>
          </w:p>
        </w:tc>
        <w:tc>
          <w:tcPr>
            <w:tcW w:w="1620" w:type="dxa"/>
            <w:tcMar>
              <w:top w:w="100" w:type="dxa"/>
              <w:left w:w="100" w:type="dxa"/>
              <w:bottom w:w="100" w:type="dxa"/>
              <w:right w:w="100" w:type="dxa"/>
            </w:tcMar>
          </w:tcPr>
          <w:p w14:paraId="730855FD" w14:textId="70D22C17" w:rsidR="00B941D4" w:rsidRPr="00051794" w:rsidRDefault="00622E58" w:rsidP="00B941D4">
            <w:pPr>
              <w:widowControl w:val="0"/>
              <w:spacing w:line="240" w:lineRule="auto"/>
              <w:jc w:val="center"/>
              <w:rPr>
                <w:ins w:id="1969" w:author="Vaughn Shirey" w:date="2023-08-25T10:42:00Z"/>
                <w:rFonts w:ascii="Times New Roman" w:hAnsi="Times New Roman" w:cs="Times New Roman"/>
                <w:sz w:val="24"/>
                <w:szCs w:val="24"/>
                <w:u w:val="single"/>
                <w:rPrChange w:id="1970" w:author="Vaughn Shirey" w:date="2023-08-31T12:25:00Z">
                  <w:rPr>
                    <w:ins w:id="1971" w:author="Vaughn Shirey" w:date="2023-08-25T10:42:00Z"/>
                    <w:rFonts w:ascii="Times New Roman" w:hAnsi="Times New Roman" w:cs="Times New Roman"/>
                    <w:b/>
                    <w:bCs/>
                    <w:sz w:val="24"/>
                    <w:szCs w:val="24"/>
                    <w:u w:val="single"/>
                  </w:rPr>
                </w:rPrChange>
              </w:rPr>
            </w:pPr>
            <w:ins w:id="1972" w:author="Vaughn Shirey" w:date="2023-08-31T12:30:00Z">
              <w:r>
                <w:rPr>
                  <w:rFonts w:ascii="Times New Roman" w:hAnsi="Times New Roman" w:cs="Times New Roman"/>
                  <w:sz w:val="24"/>
                  <w:szCs w:val="24"/>
                  <w:u w:val="single"/>
                </w:rPr>
                <w:t>146.5</w:t>
              </w:r>
            </w:ins>
          </w:p>
        </w:tc>
        <w:tc>
          <w:tcPr>
            <w:tcW w:w="1800" w:type="dxa"/>
            <w:tcMar>
              <w:top w:w="100" w:type="dxa"/>
              <w:left w:w="100" w:type="dxa"/>
              <w:bottom w:w="100" w:type="dxa"/>
              <w:right w:w="100" w:type="dxa"/>
            </w:tcMar>
          </w:tcPr>
          <w:p w14:paraId="21D7BB02" w14:textId="5569A8C9" w:rsidR="00B941D4" w:rsidRPr="00051794" w:rsidRDefault="00AD21BC" w:rsidP="00B941D4">
            <w:pPr>
              <w:widowControl w:val="0"/>
              <w:spacing w:line="240" w:lineRule="auto"/>
              <w:jc w:val="center"/>
              <w:rPr>
                <w:ins w:id="1973" w:author="Vaughn Shirey" w:date="2023-08-25T10:42:00Z"/>
                <w:rFonts w:ascii="Times New Roman" w:hAnsi="Times New Roman" w:cs="Times New Roman"/>
                <w:sz w:val="24"/>
                <w:szCs w:val="24"/>
                <w:u w:val="single"/>
                <w:rPrChange w:id="1974" w:author="Vaughn Shirey" w:date="2023-08-31T12:25:00Z">
                  <w:rPr>
                    <w:ins w:id="1975" w:author="Vaughn Shirey" w:date="2023-08-25T10:42:00Z"/>
                    <w:rFonts w:ascii="Times New Roman" w:hAnsi="Times New Roman" w:cs="Times New Roman"/>
                    <w:b/>
                    <w:bCs/>
                    <w:sz w:val="24"/>
                    <w:szCs w:val="24"/>
                    <w:u w:val="single"/>
                  </w:rPr>
                </w:rPrChange>
              </w:rPr>
            </w:pPr>
            <w:ins w:id="1976" w:author="Vaughn Shirey" w:date="2023-08-31T12:25:00Z">
              <w:r w:rsidRPr="00051794">
                <w:rPr>
                  <w:rFonts w:ascii="Times New Roman" w:hAnsi="Times New Roman" w:cs="Times New Roman"/>
                  <w:sz w:val="24"/>
                  <w:szCs w:val="24"/>
                  <w:u w:val="single"/>
                  <w:rPrChange w:id="1977" w:author="Vaughn Shirey" w:date="2023-08-31T12:25:00Z">
                    <w:rPr>
                      <w:rFonts w:ascii="Times New Roman" w:hAnsi="Times New Roman" w:cs="Times New Roman"/>
                      <w:b/>
                      <w:bCs/>
                      <w:sz w:val="24"/>
                      <w:szCs w:val="24"/>
                      <w:u w:val="single"/>
                    </w:rPr>
                  </w:rPrChange>
                </w:rPr>
                <w:t>9.0</w:t>
              </w:r>
            </w:ins>
          </w:p>
        </w:tc>
        <w:tc>
          <w:tcPr>
            <w:tcW w:w="2250" w:type="dxa"/>
            <w:tcMar>
              <w:top w:w="100" w:type="dxa"/>
              <w:left w:w="100" w:type="dxa"/>
              <w:bottom w:w="100" w:type="dxa"/>
              <w:right w:w="100" w:type="dxa"/>
            </w:tcMar>
          </w:tcPr>
          <w:p w14:paraId="6C2DFC16" w14:textId="0B677119" w:rsidR="00B941D4" w:rsidRPr="00051794" w:rsidRDefault="00AD21BC" w:rsidP="00B941D4">
            <w:pPr>
              <w:widowControl w:val="0"/>
              <w:spacing w:line="240" w:lineRule="auto"/>
              <w:jc w:val="center"/>
              <w:rPr>
                <w:ins w:id="1978" w:author="Vaughn Shirey" w:date="2023-08-25T10:42:00Z"/>
                <w:rFonts w:ascii="Times New Roman" w:hAnsi="Times New Roman" w:cs="Times New Roman"/>
                <w:sz w:val="24"/>
                <w:szCs w:val="24"/>
                <w:u w:val="single"/>
                <w:rPrChange w:id="1979" w:author="Vaughn Shirey" w:date="2023-08-31T12:25:00Z">
                  <w:rPr>
                    <w:ins w:id="1980" w:author="Vaughn Shirey" w:date="2023-08-25T10:42:00Z"/>
                    <w:rFonts w:ascii="Times New Roman" w:hAnsi="Times New Roman" w:cs="Times New Roman"/>
                    <w:b/>
                    <w:bCs/>
                    <w:sz w:val="24"/>
                    <w:szCs w:val="24"/>
                    <w:u w:val="single"/>
                  </w:rPr>
                </w:rPrChange>
              </w:rPr>
            </w:pPr>
            <w:ins w:id="1981" w:author="Vaughn Shirey" w:date="2023-08-31T12:25:00Z">
              <w:r w:rsidRPr="00051794">
                <w:rPr>
                  <w:rFonts w:ascii="Times New Roman" w:hAnsi="Times New Roman" w:cs="Times New Roman"/>
                  <w:sz w:val="24"/>
                  <w:szCs w:val="24"/>
                  <w:u w:val="single"/>
                  <w:rPrChange w:id="1982" w:author="Vaughn Shirey" w:date="2023-08-31T12:25:00Z">
                    <w:rPr>
                      <w:rFonts w:ascii="Times New Roman" w:hAnsi="Times New Roman" w:cs="Times New Roman"/>
                      <w:b/>
                      <w:bCs/>
                      <w:sz w:val="24"/>
                      <w:szCs w:val="24"/>
                      <w:u w:val="single"/>
                    </w:rPr>
                  </w:rPrChange>
                </w:rPr>
                <w:t>3.0</w:t>
              </w:r>
            </w:ins>
          </w:p>
        </w:tc>
      </w:tr>
      <w:tr w:rsidR="00B941D4" w:rsidRPr="00703517" w14:paraId="626261E4" w14:textId="77777777" w:rsidTr="00341DE7">
        <w:trPr>
          <w:jc w:val="center"/>
          <w:ins w:id="1983" w:author="Vaughn Shirey" w:date="2023-08-25T10:42:00Z"/>
        </w:trPr>
        <w:tc>
          <w:tcPr>
            <w:tcW w:w="1160" w:type="dxa"/>
            <w:tcMar>
              <w:top w:w="100" w:type="dxa"/>
              <w:left w:w="100" w:type="dxa"/>
              <w:bottom w:w="100" w:type="dxa"/>
              <w:right w:w="100" w:type="dxa"/>
            </w:tcMar>
          </w:tcPr>
          <w:p w14:paraId="3881DCE9" w14:textId="7C79841C" w:rsidR="00B941D4" w:rsidRPr="00AD21BC" w:rsidRDefault="00B941D4" w:rsidP="00B941D4">
            <w:pPr>
              <w:widowControl w:val="0"/>
              <w:spacing w:line="240" w:lineRule="auto"/>
              <w:jc w:val="center"/>
              <w:rPr>
                <w:ins w:id="1984" w:author="Vaughn Shirey" w:date="2023-08-25T10:42:00Z"/>
                <w:rFonts w:ascii="Times New Roman" w:hAnsi="Times New Roman" w:cs="Times New Roman"/>
                <w:sz w:val="24"/>
                <w:szCs w:val="24"/>
                <w:u w:val="single"/>
                <w:rPrChange w:id="1985" w:author="Vaughn Shirey" w:date="2023-08-31T12:23:00Z">
                  <w:rPr>
                    <w:ins w:id="1986" w:author="Vaughn Shirey" w:date="2023-08-25T10:42:00Z"/>
                    <w:rFonts w:ascii="Times New Roman" w:hAnsi="Times New Roman" w:cs="Times New Roman"/>
                    <w:b/>
                    <w:bCs/>
                    <w:sz w:val="24"/>
                    <w:szCs w:val="24"/>
                    <w:u w:val="single"/>
                  </w:rPr>
                </w:rPrChange>
              </w:rPr>
            </w:pPr>
            <w:ins w:id="1987" w:author="Vaughn Shirey" w:date="2023-08-25T11:02:00Z">
              <w:r w:rsidRPr="00AD21BC">
                <w:rPr>
                  <w:rFonts w:ascii="Times New Roman" w:hAnsi="Times New Roman" w:cs="Times New Roman"/>
                  <w:sz w:val="24"/>
                  <w:szCs w:val="24"/>
                  <w:rPrChange w:id="1988" w:author="Vaughn Shirey" w:date="2023-08-31T12:23:00Z">
                    <w:rPr>
                      <w:rFonts w:ascii="Times New Roman" w:hAnsi="Times New Roman" w:cs="Times New Roman"/>
                      <w:b/>
                      <w:bCs/>
                      <w:sz w:val="24"/>
                      <w:szCs w:val="24"/>
                    </w:rPr>
                  </w:rPrChange>
                </w:rPr>
                <w:t>F</w:t>
              </w:r>
            </w:ins>
          </w:p>
        </w:tc>
        <w:tc>
          <w:tcPr>
            <w:tcW w:w="1620" w:type="dxa"/>
            <w:tcMar>
              <w:top w:w="100" w:type="dxa"/>
              <w:left w:w="100" w:type="dxa"/>
              <w:bottom w:w="100" w:type="dxa"/>
              <w:right w:w="100" w:type="dxa"/>
            </w:tcMar>
          </w:tcPr>
          <w:p w14:paraId="6904AE76" w14:textId="47B869B8" w:rsidR="00B941D4" w:rsidRPr="00AD21BC" w:rsidRDefault="00622E58" w:rsidP="00B941D4">
            <w:pPr>
              <w:widowControl w:val="0"/>
              <w:spacing w:line="240" w:lineRule="auto"/>
              <w:jc w:val="center"/>
              <w:rPr>
                <w:ins w:id="1989" w:author="Vaughn Shirey" w:date="2023-08-25T10:42:00Z"/>
                <w:rFonts w:ascii="Times New Roman" w:hAnsi="Times New Roman" w:cs="Times New Roman"/>
                <w:sz w:val="24"/>
                <w:szCs w:val="24"/>
                <w:u w:val="single"/>
                <w:rPrChange w:id="1990" w:author="Vaughn Shirey" w:date="2023-08-31T12:23:00Z">
                  <w:rPr>
                    <w:ins w:id="1991" w:author="Vaughn Shirey" w:date="2023-08-25T10:42:00Z"/>
                    <w:rFonts w:ascii="Times New Roman" w:hAnsi="Times New Roman" w:cs="Times New Roman"/>
                    <w:b/>
                    <w:bCs/>
                    <w:sz w:val="24"/>
                    <w:szCs w:val="24"/>
                    <w:u w:val="single"/>
                  </w:rPr>
                </w:rPrChange>
              </w:rPr>
            </w:pPr>
            <w:ins w:id="1992" w:author="Vaughn Shirey" w:date="2023-08-31T12:30:00Z">
              <w:r>
                <w:rPr>
                  <w:rFonts w:ascii="Times New Roman" w:hAnsi="Times New Roman" w:cs="Times New Roman"/>
                  <w:sz w:val="24"/>
                  <w:szCs w:val="24"/>
                  <w:u w:val="single"/>
                </w:rPr>
                <w:t>149.3</w:t>
              </w:r>
            </w:ins>
          </w:p>
        </w:tc>
        <w:tc>
          <w:tcPr>
            <w:tcW w:w="1800" w:type="dxa"/>
            <w:tcMar>
              <w:top w:w="100" w:type="dxa"/>
              <w:left w:w="100" w:type="dxa"/>
              <w:bottom w:w="100" w:type="dxa"/>
              <w:right w:w="100" w:type="dxa"/>
            </w:tcMar>
          </w:tcPr>
          <w:p w14:paraId="73A5C5AC" w14:textId="2A16B20F" w:rsidR="00B941D4" w:rsidRPr="00AD21BC" w:rsidRDefault="00AD21BC" w:rsidP="00B941D4">
            <w:pPr>
              <w:widowControl w:val="0"/>
              <w:spacing w:line="240" w:lineRule="auto"/>
              <w:jc w:val="center"/>
              <w:rPr>
                <w:ins w:id="1993" w:author="Vaughn Shirey" w:date="2023-08-25T10:42:00Z"/>
                <w:rFonts w:ascii="Times New Roman" w:hAnsi="Times New Roman" w:cs="Times New Roman"/>
                <w:sz w:val="24"/>
                <w:szCs w:val="24"/>
                <w:u w:val="single"/>
                <w:rPrChange w:id="1994" w:author="Vaughn Shirey" w:date="2023-08-31T12:23:00Z">
                  <w:rPr>
                    <w:ins w:id="1995" w:author="Vaughn Shirey" w:date="2023-08-25T10:42:00Z"/>
                    <w:rFonts w:ascii="Times New Roman" w:hAnsi="Times New Roman" w:cs="Times New Roman"/>
                    <w:b/>
                    <w:bCs/>
                    <w:sz w:val="24"/>
                    <w:szCs w:val="24"/>
                    <w:u w:val="single"/>
                  </w:rPr>
                </w:rPrChange>
              </w:rPr>
            </w:pPr>
            <w:ins w:id="1996" w:author="Vaughn Shirey" w:date="2023-08-31T12:23:00Z">
              <w:r w:rsidRPr="00AD21BC">
                <w:rPr>
                  <w:rFonts w:ascii="Times New Roman" w:hAnsi="Times New Roman" w:cs="Times New Roman"/>
                  <w:sz w:val="24"/>
                  <w:szCs w:val="24"/>
                  <w:u w:val="single"/>
                  <w:rPrChange w:id="1997" w:author="Vaughn Shirey" w:date="2023-08-31T12:23:00Z">
                    <w:rPr>
                      <w:rFonts w:ascii="Times New Roman" w:hAnsi="Times New Roman" w:cs="Times New Roman"/>
                      <w:b/>
                      <w:bCs/>
                      <w:sz w:val="24"/>
                      <w:szCs w:val="24"/>
                      <w:u w:val="single"/>
                    </w:rPr>
                  </w:rPrChange>
                </w:rPr>
                <w:t>6.1</w:t>
              </w:r>
            </w:ins>
          </w:p>
        </w:tc>
        <w:tc>
          <w:tcPr>
            <w:tcW w:w="2250" w:type="dxa"/>
            <w:tcMar>
              <w:top w:w="100" w:type="dxa"/>
              <w:left w:w="100" w:type="dxa"/>
              <w:bottom w:w="100" w:type="dxa"/>
              <w:right w:w="100" w:type="dxa"/>
            </w:tcMar>
          </w:tcPr>
          <w:p w14:paraId="399D4B66" w14:textId="19CB020D" w:rsidR="00B941D4" w:rsidRPr="00AD21BC" w:rsidRDefault="00AD21BC" w:rsidP="00B941D4">
            <w:pPr>
              <w:widowControl w:val="0"/>
              <w:spacing w:line="240" w:lineRule="auto"/>
              <w:jc w:val="center"/>
              <w:rPr>
                <w:ins w:id="1998" w:author="Vaughn Shirey" w:date="2023-08-25T10:42:00Z"/>
                <w:rFonts w:ascii="Times New Roman" w:hAnsi="Times New Roman" w:cs="Times New Roman"/>
                <w:sz w:val="24"/>
                <w:szCs w:val="24"/>
                <w:u w:val="single"/>
                <w:rPrChange w:id="1999" w:author="Vaughn Shirey" w:date="2023-08-31T12:23:00Z">
                  <w:rPr>
                    <w:ins w:id="2000" w:author="Vaughn Shirey" w:date="2023-08-25T10:42:00Z"/>
                    <w:rFonts w:ascii="Times New Roman" w:hAnsi="Times New Roman" w:cs="Times New Roman"/>
                    <w:b/>
                    <w:bCs/>
                    <w:sz w:val="24"/>
                    <w:szCs w:val="24"/>
                    <w:u w:val="single"/>
                  </w:rPr>
                </w:rPrChange>
              </w:rPr>
            </w:pPr>
            <w:ins w:id="2001" w:author="Vaughn Shirey" w:date="2023-08-31T12:23:00Z">
              <w:r w:rsidRPr="00AD21BC">
                <w:rPr>
                  <w:rFonts w:ascii="Times New Roman" w:hAnsi="Times New Roman" w:cs="Times New Roman"/>
                  <w:sz w:val="24"/>
                  <w:szCs w:val="24"/>
                  <w:u w:val="single"/>
                  <w:rPrChange w:id="2002" w:author="Vaughn Shirey" w:date="2023-08-31T12:23:00Z">
                    <w:rPr>
                      <w:rFonts w:ascii="Times New Roman" w:hAnsi="Times New Roman" w:cs="Times New Roman"/>
                      <w:b/>
                      <w:bCs/>
                      <w:sz w:val="24"/>
                      <w:szCs w:val="24"/>
                      <w:u w:val="single"/>
                    </w:rPr>
                  </w:rPrChange>
                </w:rPr>
                <w:t>3.8</w:t>
              </w:r>
            </w:ins>
          </w:p>
        </w:tc>
      </w:tr>
      <w:tr w:rsidR="00B941D4" w:rsidRPr="00703517" w14:paraId="10D3E14E" w14:textId="77777777" w:rsidTr="00341DE7">
        <w:trPr>
          <w:jc w:val="center"/>
        </w:trPr>
        <w:tc>
          <w:tcPr>
            <w:tcW w:w="1160" w:type="dxa"/>
            <w:tcMar>
              <w:top w:w="100" w:type="dxa"/>
              <w:left w:w="100" w:type="dxa"/>
              <w:bottom w:w="100" w:type="dxa"/>
              <w:right w:w="100" w:type="dxa"/>
            </w:tcMar>
          </w:tcPr>
          <w:p w14:paraId="05DA3A8D" w14:textId="6E74D932" w:rsidR="00B941D4" w:rsidRPr="008E44F2" w:rsidRDefault="00AD21BC" w:rsidP="00B941D4">
            <w:pPr>
              <w:widowControl w:val="0"/>
              <w:spacing w:line="240" w:lineRule="auto"/>
              <w:jc w:val="center"/>
              <w:rPr>
                <w:rFonts w:ascii="Times New Roman" w:hAnsi="Times New Roman" w:cs="Times New Roman"/>
                <w:sz w:val="24"/>
                <w:szCs w:val="24"/>
              </w:rPr>
            </w:pPr>
            <w:ins w:id="2003" w:author="Vaughn Shirey" w:date="2023-08-31T12:25:00Z">
              <w:r>
                <w:rPr>
                  <w:rFonts w:ascii="Times New Roman" w:hAnsi="Times New Roman" w:cs="Times New Roman"/>
                  <w:sz w:val="24"/>
                  <w:szCs w:val="24"/>
                </w:rPr>
                <w:t>G</w:t>
              </w:r>
            </w:ins>
            <w:del w:id="2004" w:author="Vaughn Shirey" w:date="2023-08-31T12:25:00Z">
              <w:r w:rsidR="00B941D4" w:rsidRPr="008E44F2" w:rsidDel="00AD21BC">
                <w:rPr>
                  <w:rFonts w:ascii="Times New Roman" w:hAnsi="Times New Roman" w:cs="Times New Roman"/>
                  <w:sz w:val="24"/>
                  <w:szCs w:val="24"/>
                </w:rPr>
                <w:delText>E</w:delText>
              </w:r>
            </w:del>
          </w:p>
        </w:tc>
        <w:tc>
          <w:tcPr>
            <w:tcW w:w="1620" w:type="dxa"/>
            <w:tcMar>
              <w:top w:w="100" w:type="dxa"/>
              <w:left w:w="100" w:type="dxa"/>
              <w:bottom w:w="100" w:type="dxa"/>
              <w:right w:w="100" w:type="dxa"/>
            </w:tcMar>
          </w:tcPr>
          <w:p w14:paraId="2004DF5C" w14:textId="6665CBE3" w:rsidR="00B941D4" w:rsidRPr="008E44F2" w:rsidRDefault="00622E58" w:rsidP="00B941D4">
            <w:pPr>
              <w:widowControl w:val="0"/>
              <w:spacing w:line="240" w:lineRule="auto"/>
              <w:jc w:val="center"/>
              <w:rPr>
                <w:rFonts w:ascii="Times New Roman" w:hAnsi="Times New Roman" w:cs="Times New Roman"/>
                <w:sz w:val="24"/>
                <w:szCs w:val="24"/>
              </w:rPr>
            </w:pPr>
            <w:ins w:id="2005" w:author="Vaughn Shirey" w:date="2023-08-31T12:30:00Z">
              <w:r>
                <w:rPr>
                  <w:rFonts w:ascii="Times New Roman" w:hAnsi="Times New Roman" w:cs="Times New Roman"/>
                  <w:sz w:val="24"/>
                  <w:szCs w:val="24"/>
                </w:rPr>
                <w:t>146.1</w:t>
              </w:r>
            </w:ins>
            <w:del w:id="2006" w:author="Vaughn Shirey" w:date="2023-08-31T11:50:00Z">
              <w:r w:rsidR="00B941D4" w:rsidDel="00180556">
                <w:rPr>
                  <w:rFonts w:ascii="Times New Roman" w:hAnsi="Times New Roman" w:cs="Times New Roman"/>
                  <w:sz w:val="24"/>
                  <w:szCs w:val="24"/>
                </w:rPr>
                <w:delText>146.5</w:delText>
              </w:r>
            </w:del>
          </w:p>
        </w:tc>
        <w:tc>
          <w:tcPr>
            <w:tcW w:w="1800" w:type="dxa"/>
            <w:tcMar>
              <w:top w:w="100" w:type="dxa"/>
              <w:left w:w="100" w:type="dxa"/>
              <w:bottom w:w="100" w:type="dxa"/>
              <w:right w:w="100" w:type="dxa"/>
            </w:tcMar>
          </w:tcPr>
          <w:p w14:paraId="75F97F5F" w14:textId="56EC6C3F" w:rsidR="00B941D4" w:rsidRPr="008E44F2" w:rsidRDefault="00AD21BC" w:rsidP="00B941D4">
            <w:pPr>
              <w:widowControl w:val="0"/>
              <w:spacing w:line="240" w:lineRule="auto"/>
              <w:jc w:val="center"/>
              <w:rPr>
                <w:rFonts w:ascii="Times New Roman" w:hAnsi="Times New Roman" w:cs="Times New Roman"/>
                <w:sz w:val="24"/>
                <w:szCs w:val="24"/>
              </w:rPr>
            </w:pPr>
            <w:ins w:id="2007" w:author="Vaughn Shirey" w:date="2023-08-31T12:25:00Z">
              <w:r>
                <w:rPr>
                  <w:rFonts w:ascii="Times New Roman" w:hAnsi="Times New Roman" w:cs="Times New Roman"/>
                  <w:sz w:val="24"/>
                  <w:szCs w:val="24"/>
                </w:rPr>
                <w:t>9.4</w:t>
              </w:r>
            </w:ins>
            <w:del w:id="2008" w:author="Vaughn Shirey" w:date="2023-08-31T11:50:00Z">
              <w:r w:rsidR="00B941D4" w:rsidDel="00180556">
                <w:rPr>
                  <w:rFonts w:ascii="Times New Roman" w:hAnsi="Times New Roman" w:cs="Times New Roman"/>
                  <w:sz w:val="24"/>
                  <w:szCs w:val="24"/>
                </w:rPr>
                <w:delText>-9.3</w:delText>
              </w:r>
            </w:del>
          </w:p>
        </w:tc>
        <w:tc>
          <w:tcPr>
            <w:tcW w:w="2250" w:type="dxa"/>
            <w:tcMar>
              <w:top w:w="100" w:type="dxa"/>
              <w:left w:w="100" w:type="dxa"/>
              <w:bottom w:w="100" w:type="dxa"/>
              <w:right w:w="100" w:type="dxa"/>
            </w:tcMar>
          </w:tcPr>
          <w:p w14:paraId="7F984D21" w14:textId="1F77BA89" w:rsidR="00B941D4" w:rsidRPr="008E44F2" w:rsidRDefault="00AD21BC" w:rsidP="00B941D4">
            <w:pPr>
              <w:widowControl w:val="0"/>
              <w:spacing w:line="240" w:lineRule="auto"/>
              <w:jc w:val="center"/>
              <w:rPr>
                <w:rFonts w:ascii="Times New Roman" w:hAnsi="Times New Roman" w:cs="Times New Roman"/>
                <w:sz w:val="24"/>
                <w:szCs w:val="24"/>
              </w:rPr>
            </w:pPr>
            <w:ins w:id="2009" w:author="Vaughn Shirey" w:date="2023-08-31T12:25:00Z">
              <w:r>
                <w:rPr>
                  <w:rFonts w:ascii="Times New Roman" w:hAnsi="Times New Roman" w:cs="Times New Roman"/>
                  <w:sz w:val="24"/>
                  <w:szCs w:val="24"/>
                </w:rPr>
                <w:t>3.9</w:t>
              </w:r>
            </w:ins>
            <w:del w:id="2010" w:author="Vaughn Shirey" w:date="2023-08-31T11:50:00Z">
              <w:r w:rsidR="00B941D4" w:rsidDel="00180556">
                <w:rPr>
                  <w:rFonts w:ascii="Times New Roman" w:hAnsi="Times New Roman" w:cs="Times New Roman"/>
                  <w:sz w:val="24"/>
                  <w:szCs w:val="24"/>
                </w:rPr>
                <w:delText>3.8</w:delText>
              </w:r>
            </w:del>
          </w:p>
        </w:tc>
      </w:tr>
      <w:tr w:rsidR="00B941D4" w:rsidRPr="00703517" w14:paraId="10790517" w14:textId="77777777" w:rsidTr="00341DE7">
        <w:trPr>
          <w:jc w:val="center"/>
        </w:trPr>
        <w:tc>
          <w:tcPr>
            <w:tcW w:w="1160" w:type="dxa"/>
            <w:tcMar>
              <w:top w:w="100" w:type="dxa"/>
              <w:left w:w="100" w:type="dxa"/>
              <w:bottom w:w="100" w:type="dxa"/>
              <w:right w:w="100" w:type="dxa"/>
            </w:tcMar>
          </w:tcPr>
          <w:p w14:paraId="2B77199F" w14:textId="3B12BDC8" w:rsidR="00B941D4" w:rsidRPr="008E44F2" w:rsidRDefault="00AD21BC" w:rsidP="00B941D4">
            <w:pPr>
              <w:widowControl w:val="0"/>
              <w:spacing w:line="240" w:lineRule="auto"/>
              <w:jc w:val="center"/>
              <w:rPr>
                <w:rFonts w:ascii="Times New Roman" w:hAnsi="Times New Roman" w:cs="Times New Roman"/>
                <w:sz w:val="24"/>
                <w:szCs w:val="24"/>
              </w:rPr>
            </w:pPr>
            <w:ins w:id="2011" w:author="Vaughn Shirey" w:date="2023-08-31T12:25:00Z">
              <w:r>
                <w:rPr>
                  <w:rFonts w:ascii="Times New Roman" w:hAnsi="Times New Roman" w:cs="Times New Roman"/>
                  <w:sz w:val="24"/>
                  <w:szCs w:val="24"/>
                </w:rPr>
                <w:t>H</w:t>
              </w:r>
            </w:ins>
            <w:del w:id="2012" w:author="Vaughn Shirey" w:date="2023-08-31T12:25:00Z">
              <w:r w:rsidR="00B941D4" w:rsidRPr="008E44F2" w:rsidDel="00AD21BC">
                <w:rPr>
                  <w:rFonts w:ascii="Times New Roman" w:hAnsi="Times New Roman" w:cs="Times New Roman"/>
                  <w:sz w:val="24"/>
                  <w:szCs w:val="24"/>
                </w:rPr>
                <w:delText>F</w:delText>
              </w:r>
            </w:del>
          </w:p>
        </w:tc>
        <w:tc>
          <w:tcPr>
            <w:tcW w:w="1620" w:type="dxa"/>
            <w:tcMar>
              <w:top w:w="100" w:type="dxa"/>
              <w:left w:w="100" w:type="dxa"/>
              <w:bottom w:w="100" w:type="dxa"/>
              <w:right w:w="100" w:type="dxa"/>
            </w:tcMar>
          </w:tcPr>
          <w:p w14:paraId="131EA9A7" w14:textId="757E1304" w:rsidR="00B941D4" w:rsidRPr="008E44F2" w:rsidRDefault="00622E58" w:rsidP="00B941D4">
            <w:pPr>
              <w:widowControl w:val="0"/>
              <w:spacing w:line="240" w:lineRule="auto"/>
              <w:jc w:val="center"/>
              <w:rPr>
                <w:rFonts w:ascii="Times New Roman" w:hAnsi="Times New Roman" w:cs="Times New Roman"/>
                <w:sz w:val="24"/>
                <w:szCs w:val="24"/>
              </w:rPr>
            </w:pPr>
            <w:ins w:id="2013" w:author="Vaughn Shirey" w:date="2023-08-31T12:30:00Z">
              <w:r>
                <w:rPr>
                  <w:rFonts w:ascii="Times New Roman" w:hAnsi="Times New Roman" w:cs="Times New Roman"/>
                  <w:sz w:val="24"/>
                  <w:szCs w:val="24"/>
                </w:rPr>
                <w:t>149.3</w:t>
              </w:r>
            </w:ins>
            <w:del w:id="2014" w:author="Vaughn Shirey" w:date="2023-08-31T11:50:00Z">
              <w:r w:rsidR="00B941D4" w:rsidDel="00180556">
                <w:rPr>
                  <w:rFonts w:ascii="Times New Roman" w:hAnsi="Times New Roman" w:cs="Times New Roman"/>
                  <w:sz w:val="24"/>
                  <w:szCs w:val="24"/>
                </w:rPr>
                <w:delText>149.4</w:delText>
              </w:r>
            </w:del>
          </w:p>
        </w:tc>
        <w:tc>
          <w:tcPr>
            <w:tcW w:w="1800" w:type="dxa"/>
            <w:tcMar>
              <w:top w:w="100" w:type="dxa"/>
              <w:left w:w="100" w:type="dxa"/>
              <w:bottom w:w="100" w:type="dxa"/>
              <w:right w:w="100" w:type="dxa"/>
            </w:tcMar>
          </w:tcPr>
          <w:p w14:paraId="1A5F2AAF" w14:textId="45075D80" w:rsidR="00B941D4" w:rsidRPr="008E44F2" w:rsidRDefault="00AD21BC" w:rsidP="00B941D4">
            <w:pPr>
              <w:widowControl w:val="0"/>
              <w:spacing w:line="240" w:lineRule="auto"/>
              <w:jc w:val="center"/>
              <w:rPr>
                <w:rFonts w:ascii="Times New Roman" w:hAnsi="Times New Roman" w:cs="Times New Roman"/>
                <w:sz w:val="24"/>
                <w:szCs w:val="24"/>
              </w:rPr>
            </w:pPr>
            <w:ins w:id="2015" w:author="Vaughn Shirey" w:date="2023-08-31T12:24:00Z">
              <w:r>
                <w:rPr>
                  <w:rFonts w:ascii="Times New Roman" w:hAnsi="Times New Roman" w:cs="Times New Roman"/>
                  <w:sz w:val="24"/>
                  <w:szCs w:val="24"/>
                </w:rPr>
                <w:t>6.1</w:t>
              </w:r>
            </w:ins>
            <w:del w:id="2016" w:author="Vaughn Shirey" w:date="2023-08-31T11:50:00Z">
              <w:r w:rsidR="00B941D4" w:rsidDel="00180556">
                <w:rPr>
                  <w:rFonts w:ascii="Times New Roman" w:hAnsi="Times New Roman" w:cs="Times New Roman"/>
                  <w:sz w:val="24"/>
                  <w:szCs w:val="24"/>
                </w:rPr>
                <w:delText>-6.5</w:delText>
              </w:r>
            </w:del>
          </w:p>
        </w:tc>
        <w:tc>
          <w:tcPr>
            <w:tcW w:w="2250" w:type="dxa"/>
            <w:tcMar>
              <w:top w:w="100" w:type="dxa"/>
              <w:left w:w="100" w:type="dxa"/>
              <w:bottom w:w="100" w:type="dxa"/>
              <w:right w:w="100" w:type="dxa"/>
            </w:tcMar>
          </w:tcPr>
          <w:p w14:paraId="4FF54C32" w14:textId="433F3FC6" w:rsidR="00B941D4" w:rsidRPr="008E44F2" w:rsidRDefault="00AD21BC" w:rsidP="00B941D4">
            <w:pPr>
              <w:widowControl w:val="0"/>
              <w:spacing w:line="240" w:lineRule="auto"/>
              <w:jc w:val="center"/>
              <w:rPr>
                <w:rFonts w:ascii="Times New Roman" w:hAnsi="Times New Roman" w:cs="Times New Roman"/>
                <w:sz w:val="24"/>
                <w:szCs w:val="24"/>
              </w:rPr>
            </w:pPr>
            <w:ins w:id="2017" w:author="Vaughn Shirey" w:date="2023-08-31T12:24:00Z">
              <w:r>
                <w:rPr>
                  <w:rFonts w:ascii="Times New Roman" w:hAnsi="Times New Roman" w:cs="Times New Roman"/>
                  <w:sz w:val="24"/>
                  <w:szCs w:val="24"/>
                </w:rPr>
                <w:t>4.3</w:t>
              </w:r>
            </w:ins>
            <w:del w:id="2018" w:author="Vaughn Shirey" w:date="2023-08-31T11:50:00Z">
              <w:r w:rsidR="00B941D4" w:rsidDel="00180556">
                <w:rPr>
                  <w:rFonts w:ascii="Times New Roman" w:hAnsi="Times New Roman" w:cs="Times New Roman"/>
                  <w:sz w:val="24"/>
                  <w:szCs w:val="24"/>
                </w:rPr>
                <w:delText>4.2</w:delText>
              </w:r>
            </w:del>
          </w:p>
        </w:tc>
      </w:tr>
      <w:tr w:rsidR="00B941D4" w:rsidRPr="00703517" w14:paraId="05482C9A" w14:textId="77777777" w:rsidTr="00341DE7">
        <w:trPr>
          <w:jc w:val="center"/>
        </w:trPr>
        <w:tc>
          <w:tcPr>
            <w:tcW w:w="1160" w:type="dxa"/>
            <w:tcMar>
              <w:top w:w="100" w:type="dxa"/>
              <w:left w:w="100" w:type="dxa"/>
              <w:bottom w:w="100" w:type="dxa"/>
              <w:right w:w="100" w:type="dxa"/>
            </w:tcMar>
          </w:tcPr>
          <w:p w14:paraId="0DC4FE8D" w14:textId="7504614C" w:rsidR="00B941D4" w:rsidRPr="008E44F2" w:rsidRDefault="00AD21BC" w:rsidP="00B941D4">
            <w:pPr>
              <w:widowControl w:val="0"/>
              <w:spacing w:line="240" w:lineRule="auto"/>
              <w:jc w:val="center"/>
              <w:rPr>
                <w:rFonts w:ascii="Times New Roman" w:hAnsi="Times New Roman" w:cs="Times New Roman"/>
                <w:sz w:val="24"/>
                <w:szCs w:val="24"/>
              </w:rPr>
            </w:pPr>
            <w:ins w:id="2019" w:author="Vaughn Shirey" w:date="2023-08-31T12:25:00Z">
              <w:r>
                <w:rPr>
                  <w:rFonts w:ascii="Times New Roman" w:hAnsi="Times New Roman" w:cs="Times New Roman"/>
                  <w:sz w:val="24"/>
                  <w:szCs w:val="24"/>
                </w:rPr>
                <w:t>I</w:t>
              </w:r>
            </w:ins>
            <w:del w:id="2020" w:author="Vaughn Shirey" w:date="2023-08-31T12:25:00Z">
              <w:r w:rsidR="00B941D4" w:rsidRPr="008E44F2" w:rsidDel="00AD21BC">
                <w:rPr>
                  <w:rFonts w:ascii="Times New Roman" w:hAnsi="Times New Roman" w:cs="Times New Roman"/>
                  <w:sz w:val="24"/>
                  <w:szCs w:val="24"/>
                </w:rPr>
                <w:delText>G</w:delText>
              </w:r>
            </w:del>
          </w:p>
        </w:tc>
        <w:tc>
          <w:tcPr>
            <w:tcW w:w="1620" w:type="dxa"/>
            <w:tcMar>
              <w:top w:w="100" w:type="dxa"/>
              <w:left w:w="100" w:type="dxa"/>
              <w:bottom w:w="100" w:type="dxa"/>
              <w:right w:w="100" w:type="dxa"/>
            </w:tcMar>
          </w:tcPr>
          <w:p w14:paraId="59662DBB" w14:textId="3D9D8337" w:rsidR="00B941D4" w:rsidRPr="008E44F2" w:rsidRDefault="00622E58" w:rsidP="00B941D4">
            <w:pPr>
              <w:widowControl w:val="0"/>
              <w:spacing w:line="240" w:lineRule="auto"/>
              <w:jc w:val="center"/>
              <w:rPr>
                <w:rFonts w:ascii="Times New Roman" w:hAnsi="Times New Roman" w:cs="Times New Roman"/>
                <w:sz w:val="24"/>
                <w:szCs w:val="24"/>
              </w:rPr>
            </w:pPr>
            <w:ins w:id="2021" w:author="Vaughn Shirey" w:date="2023-08-31T12:30:00Z">
              <w:r>
                <w:rPr>
                  <w:rFonts w:ascii="Times New Roman" w:hAnsi="Times New Roman" w:cs="Times New Roman"/>
                  <w:sz w:val="24"/>
                  <w:szCs w:val="24"/>
                </w:rPr>
                <w:t>147.9</w:t>
              </w:r>
            </w:ins>
            <w:del w:id="2022" w:author="Vaughn Shirey" w:date="2023-08-31T11:50:00Z">
              <w:r w:rsidR="00B941D4" w:rsidDel="00180556">
                <w:rPr>
                  <w:rFonts w:ascii="Times New Roman" w:hAnsi="Times New Roman" w:cs="Times New Roman"/>
                  <w:sz w:val="24"/>
                  <w:szCs w:val="24"/>
                </w:rPr>
                <w:delText>148.3</w:delText>
              </w:r>
            </w:del>
          </w:p>
        </w:tc>
        <w:tc>
          <w:tcPr>
            <w:tcW w:w="1800" w:type="dxa"/>
            <w:tcMar>
              <w:top w:w="100" w:type="dxa"/>
              <w:left w:w="100" w:type="dxa"/>
              <w:bottom w:w="100" w:type="dxa"/>
              <w:right w:w="100" w:type="dxa"/>
            </w:tcMar>
          </w:tcPr>
          <w:p w14:paraId="3FF535DA" w14:textId="19D97A02" w:rsidR="00B941D4" w:rsidRPr="008E44F2" w:rsidRDefault="00AD21BC" w:rsidP="00B941D4">
            <w:pPr>
              <w:widowControl w:val="0"/>
              <w:spacing w:line="240" w:lineRule="auto"/>
              <w:jc w:val="center"/>
              <w:rPr>
                <w:rFonts w:ascii="Times New Roman" w:hAnsi="Times New Roman" w:cs="Times New Roman"/>
                <w:sz w:val="24"/>
                <w:szCs w:val="24"/>
              </w:rPr>
            </w:pPr>
            <w:ins w:id="2023" w:author="Vaughn Shirey" w:date="2023-08-31T12:24:00Z">
              <w:r>
                <w:rPr>
                  <w:rFonts w:ascii="Times New Roman" w:hAnsi="Times New Roman" w:cs="Times New Roman"/>
                  <w:sz w:val="24"/>
                  <w:szCs w:val="24"/>
                </w:rPr>
                <w:t>7.5</w:t>
              </w:r>
            </w:ins>
            <w:del w:id="2024" w:author="Vaughn Shirey" w:date="2023-08-31T11:50:00Z">
              <w:r w:rsidR="00B941D4" w:rsidDel="00180556">
                <w:rPr>
                  <w:rFonts w:ascii="Times New Roman" w:hAnsi="Times New Roman" w:cs="Times New Roman"/>
                  <w:sz w:val="24"/>
                  <w:szCs w:val="24"/>
                </w:rPr>
                <w:delText>-7.5</w:delText>
              </w:r>
            </w:del>
          </w:p>
        </w:tc>
        <w:tc>
          <w:tcPr>
            <w:tcW w:w="2250" w:type="dxa"/>
            <w:tcMar>
              <w:top w:w="100" w:type="dxa"/>
              <w:left w:w="100" w:type="dxa"/>
              <w:bottom w:w="100" w:type="dxa"/>
              <w:right w:w="100" w:type="dxa"/>
            </w:tcMar>
          </w:tcPr>
          <w:p w14:paraId="3D1FBAA5" w14:textId="5DFAA3B9" w:rsidR="00B941D4" w:rsidRPr="008E44F2" w:rsidRDefault="00AD21BC" w:rsidP="00B941D4">
            <w:pPr>
              <w:widowControl w:val="0"/>
              <w:spacing w:line="240" w:lineRule="auto"/>
              <w:jc w:val="center"/>
              <w:rPr>
                <w:rFonts w:ascii="Times New Roman" w:hAnsi="Times New Roman" w:cs="Times New Roman"/>
                <w:sz w:val="24"/>
                <w:szCs w:val="24"/>
              </w:rPr>
            </w:pPr>
            <w:ins w:id="2025" w:author="Vaughn Shirey" w:date="2023-08-31T12:24:00Z">
              <w:r>
                <w:rPr>
                  <w:rFonts w:ascii="Times New Roman" w:hAnsi="Times New Roman" w:cs="Times New Roman"/>
                  <w:sz w:val="24"/>
                  <w:szCs w:val="24"/>
                </w:rPr>
                <w:t>4.0</w:t>
              </w:r>
            </w:ins>
            <w:del w:id="2026" w:author="Vaughn Shirey" w:date="2023-08-31T11:50:00Z">
              <w:r w:rsidR="00B941D4" w:rsidDel="00180556">
                <w:rPr>
                  <w:rFonts w:ascii="Times New Roman" w:hAnsi="Times New Roman" w:cs="Times New Roman"/>
                  <w:sz w:val="24"/>
                  <w:szCs w:val="24"/>
                </w:rPr>
                <w:delText>3.9</w:delText>
              </w:r>
            </w:del>
          </w:p>
        </w:tc>
      </w:tr>
      <w:tr w:rsidR="00B941D4" w:rsidRPr="00703517" w14:paraId="6F2F97CB" w14:textId="77777777" w:rsidTr="00341DE7">
        <w:trPr>
          <w:jc w:val="center"/>
        </w:trPr>
        <w:tc>
          <w:tcPr>
            <w:tcW w:w="1160" w:type="dxa"/>
            <w:tcMar>
              <w:top w:w="100" w:type="dxa"/>
              <w:left w:w="100" w:type="dxa"/>
              <w:bottom w:w="100" w:type="dxa"/>
              <w:right w:w="100" w:type="dxa"/>
            </w:tcMar>
          </w:tcPr>
          <w:p w14:paraId="3CE3CF8F" w14:textId="3AAE4783" w:rsidR="00B941D4" w:rsidRPr="008E44F2" w:rsidRDefault="00B941D4" w:rsidP="00B941D4">
            <w:pPr>
              <w:widowControl w:val="0"/>
              <w:spacing w:line="240" w:lineRule="auto"/>
              <w:jc w:val="center"/>
              <w:rPr>
                <w:rFonts w:ascii="Times New Roman" w:hAnsi="Times New Roman" w:cs="Times New Roman"/>
                <w:sz w:val="24"/>
                <w:szCs w:val="24"/>
              </w:rPr>
            </w:pPr>
            <w:del w:id="2027" w:author="Vaughn Shirey" w:date="2023-08-31T12:25:00Z">
              <w:r w:rsidRPr="008E44F2" w:rsidDel="00AD21BC">
                <w:rPr>
                  <w:rFonts w:ascii="Times New Roman" w:hAnsi="Times New Roman" w:cs="Times New Roman"/>
                  <w:sz w:val="24"/>
                  <w:szCs w:val="24"/>
                </w:rPr>
                <w:delText>H</w:delText>
              </w:r>
            </w:del>
            <w:ins w:id="2028" w:author="Vaughn Shirey" w:date="2023-08-31T12:25:00Z">
              <w:r w:rsidR="00AD21BC">
                <w:rPr>
                  <w:rFonts w:ascii="Times New Roman" w:hAnsi="Times New Roman" w:cs="Times New Roman"/>
                  <w:sz w:val="24"/>
                  <w:szCs w:val="24"/>
                </w:rPr>
                <w:t>J</w:t>
              </w:r>
            </w:ins>
          </w:p>
        </w:tc>
        <w:tc>
          <w:tcPr>
            <w:tcW w:w="1620" w:type="dxa"/>
            <w:tcMar>
              <w:top w:w="100" w:type="dxa"/>
              <w:left w:w="100" w:type="dxa"/>
              <w:bottom w:w="100" w:type="dxa"/>
              <w:right w:w="100" w:type="dxa"/>
            </w:tcMar>
          </w:tcPr>
          <w:p w14:paraId="0A9E82F6" w14:textId="66C7F063" w:rsidR="00B941D4" w:rsidRPr="008E44F2" w:rsidRDefault="00622E58" w:rsidP="00B941D4">
            <w:pPr>
              <w:widowControl w:val="0"/>
              <w:spacing w:line="240" w:lineRule="auto"/>
              <w:jc w:val="center"/>
              <w:rPr>
                <w:rFonts w:ascii="Times New Roman" w:hAnsi="Times New Roman" w:cs="Times New Roman"/>
                <w:sz w:val="24"/>
                <w:szCs w:val="24"/>
              </w:rPr>
            </w:pPr>
            <w:ins w:id="2029" w:author="Vaughn Shirey" w:date="2023-08-31T12:30:00Z">
              <w:r>
                <w:rPr>
                  <w:rFonts w:ascii="Times New Roman" w:hAnsi="Times New Roman" w:cs="Times New Roman"/>
                  <w:sz w:val="24"/>
                  <w:szCs w:val="24"/>
                </w:rPr>
                <w:t>149.5</w:t>
              </w:r>
            </w:ins>
            <w:del w:id="2030" w:author="Vaughn Shirey" w:date="2023-08-31T11:50:00Z">
              <w:r w:rsidR="00B941D4" w:rsidDel="00180556">
                <w:rPr>
                  <w:rFonts w:ascii="Times New Roman" w:hAnsi="Times New Roman" w:cs="Times New Roman"/>
                  <w:sz w:val="24"/>
                  <w:szCs w:val="24"/>
                </w:rPr>
                <w:delText>149.9</w:delText>
              </w:r>
            </w:del>
          </w:p>
        </w:tc>
        <w:tc>
          <w:tcPr>
            <w:tcW w:w="1800" w:type="dxa"/>
            <w:tcMar>
              <w:top w:w="100" w:type="dxa"/>
              <w:left w:w="100" w:type="dxa"/>
              <w:bottom w:w="100" w:type="dxa"/>
              <w:right w:w="100" w:type="dxa"/>
            </w:tcMar>
          </w:tcPr>
          <w:p w14:paraId="7E12BAF4" w14:textId="7801278A" w:rsidR="00B941D4" w:rsidRPr="008E44F2" w:rsidRDefault="00AD21BC" w:rsidP="00B941D4">
            <w:pPr>
              <w:widowControl w:val="0"/>
              <w:spacing w:line="240" w:lineRule="auto"/>
              <w:jc w:val="center"/>
              <w:rPr>
                <w:rFonts w:ascii="Times New Roman" w:hAnsi="Times New Roman" w:cs="Times New Roman"/>
                <w:sz w:val="24"/>
                <w:szCs w:val="24"/>
              </w:rPr>
            </w:pPr>
            <w:ins w:id="2031" w:author="Vaughn Shirey" w:date="2023-08-31T12:23:00Z">
              <w:r>
                <w:rPr>
                  <w:rFonts w:ascii="Times New Roman" w:hAnsi="Times New Roman" w:cs="Times New Roman"/>
                  <w:sz w:val="24"/>
                  <w:szCs w:val="24"/>
                </w:rPr>
                <w:t>5.9</w:t>
              </w:r>
            </w:ins>
            <w:del w:id="2032" w:author="Vaughn Shirey" w:date="2023-08-31T11:50:00Z">
              <w:r w:rsidR="00B941D4" w:rsidDel="00180556">
                <w:rPr>
                  <w:rFonts w:ascii="Times New Roman" w:hAnsi="Times New Roman" w:cs="Times New Roman"/>
                  <w:sz w:val="24"/>
                  <w:szCs w:val="24"/>
                </w:rPr>
                <w:delText>-5.9</w:delText>
              </w:r>
            </w:del>
          </w:p>
        </w:tc>
        <w:tc>
          <w:tcPr>
            <w:tcW w:w="2250" w:type="dxa"/>
            <w:tcMar>
              <w:top w:w="100" w:type="dxa"/>
              <w:left w:w="100" w:type="dxa"/>
              <w:bottom w:w="100" w:type="dxa"/>
              <w:right w:w="100" w:type="dxa"/>
            </w:tcMar>
          </w:tcPr>
          <w:p w14:paraId="2F9B2D8F" w14:textId="088EBF34" w:rsidR="00B941D4" w:rsidRPr="008E44F2" w:rsidRDefault="00AD21BC" w:rsidP="00B941D4">
            <w:pPr>
              <w:widowControl w:val="0"/>
              <w:spacing w:line="240" w:lineRule="auto"/>
              <w:jc w:val="center"/>
              <w:rPr>
                <w:rFonts w:ascii="Times New Roman" w:hAnsi="Times New Roman" w:cs="Times New Roman"/>
                <w:sz w:val="24"/>
                <w:szCs w:val="24"/>
              </w:rPr>
            </w:pPr>
            <w:ins w:id="2033" w:author="Vaughn Shirey" w:date="2023-08-31T12:23:00Z">
              <w:r>
                <w:rPr>
                  <w:rFonts w:ascii="Times New Roman" w:hAnsi="Times New Roman" w:cs="Times New Roman"/>
                  <w:sz w:val="24"/>
                  <w:szCs w:val="24"/>
                </w:rPr>
                <w:t>4.4</w:t>
              </w:r>
            </w:ins>
            <w:del w:id="2034" w:author="Vaughn Shirey" w:date="2023-08-31T11:50:00Z">
              <w:r w:rsidR="00B941D4" w:rsidDel="00180556">
                <w:rPr>
                  <w:rFonts w:ascii="Times New Roman" w:hAnsi="Times New Roman" w:cs="Times New Roman"/>
                  <w:sz w:val="24"/>
                  <w:szCs w:val="24"/>
                </w:rPr>
                <w:delText>4.3</w:delText>
              </w:r>
            </w:del>
          </w:p>
        </w:tc>
      </w:tr>
      <w:tr w:rsidR="00B941D4" w:rsidRPr="00703517" w14:paraId="707D6BA4" w14:textId="77777777" w:rsidTr="00341DE7">
        <w:trPr>
          <w:jc w:val="center"/>
        </w:trPr>
        <w:tc>
          <w:tcPr>
            <w:tcW w:w="1160" w:type="dxa"/>
            <w:tcMar>
              <w:top w:w="100" w:type="dxa"/>
              <w:left w:w="100" w:type="dxa"/>
              <w:bottom w:w="100" w:type="dxa"/>
              <w:right w:w="100" w:type="dxa"/>
            </w:tcMar>
          </w:tcPr>
          <w:p w14:paraId="0FDF4694" w14:textId="7A614A9B" w:rsidR="00B941D4" w:rsidRPr="008E44F2" w:rsidRDefault="00AD21BC" w:rsidP="00B941D4">
            <w:pPr>
              <w:widowControl w:val="0"/>
              <w:spacing w:line="240" w:lineRule="auto"/>
              <w:jc w:val="center"/>
              <w:rPr>
                <w:rFonts w:ascii="Times New Roman" w:hAnsi="Times New Roman" w:cs="Times New Roman"/>
                <w:sz w:val="24"/>
                <w:szCs w:val="24"/>
              </w:rPr>
            </w:pPr>
            <w:ins w:id="2035" w:author="Vaughn Shirey" w:date="2023-08-31T12:25:00Z">
              <w:r>
                <w:rPr>
                  <w:rFonts w:ascii="Times New Roman" w:hAnsi="Times New Roman" w:cs="Times New Roman"/>
                  <w:sz w:val="24"/>
                  <w:szCs w:val="24"/>
                </w:rPr>
                <w:t>K</w:t>
              </w:r>
            </w:ins>
            <w:del w:id="2036" w:author="Vaughn Shirey" w:date="2023-08-31T12:25:00Z">
              <w:r w:rsidR="00B941D4" w:rsidDel="00AD21BC">
                <w:rPr>
                  <w:rFonts w:ascii="Times New Roman" w:hAnsi="Times New Roman" w:cs="Times New Roman"/>
                  <w:sz w:val="24"/>
                  <w:szCs w:val="24"/>
                </w:rPr>
                <w:delText>I</w:delText>
              </w:r>
            </w:del>
          </w:p>
        </w:tc>
        <w:tc>
          <w:tcPr>
            <w:tcW w:w="1620" w:type="dxa"/>
            <w:tcMar>
              <w:top w:w="100" w:type="dxa"/>
              <w:left w:w="100" w:type="dxa"/>
              <w:bottom w:w="100" w:type="dxa"/>
              <w:right w:w="100" w:type="dxa"/>
            </w:tcMar>
          </w:tcPr>
          <w:p w14:paraId="03A34AC0" w14:textId="6E6ECCB2" w:rsidR="00B941D4" w:rsidRPr="008E44F2" w:rsidRDefault="00B941D4" w:rsidP="00B941D4">
            <w:pPr>
              <w:widowControl w:val="0"/>
              <w:spacing w:line="240" w:lineRule="auto"/>
              <w:jc w:val="center"/>
              <w:rPr>
                <w:rFonts w:ascii="Times New Roman" w:hAnsi="Times New Roman" w:cs="Times New Roman"/>
                <w:sz w:val="24"/>
                <w:szCs w:val="24"/>
              </w:rPr>
            </w:pPr>
            <w:del w:id="2037" w:author="Vaughn Shirey" w:date="2023-08-31T11:50:00Z">
              <w:r w:rsidDel="00180556">
                <w:rPr>
                  <w:rFonts w:ascii="Times New Roman" w:hAnsi="Times New Roman" w:cs="Times New Roman"/>
                  <w:sz w:val="24"/>
                  <w:szCs w:val="24"/>
                </w:rPr>
                <w:delText>1</w:delText>
              </w:r>
            </w:del>
            <w:ins w:id="2038" w:author="Vaughn Shirey" w:date="2023-08-31T12:30:00Z">
              <w:r w:rsidR="00622E58">
                <w:rPr>
                  <w:rFonts w:ascii="Times New Roman" w:hAnsi="Times New Roman" w:cs="Times New Roman"/>
                  <w:sz w:val="24"/>
                  <w:szCs w:val="24"/>
                </w:rPr>
                <w:t>145.8</w:t>
              </w:r>
            </w:ins>
            <w:del w:id="2039" w:author="Vaughn Shirey" w:date="2023-08-31T11:50:00Z">
              <w:r w:rsidDel="00180556">
                <w:rPr>
                  <w:rFonts w:ascii="Times New Roman" w:hAnsi="Times New Roman" w:cs="Times New Roman"/>
                  <w:sz w:val="24"/>
                  <w:szCs w:val="24"/>
                </w:rPr>
                <w:delText>46.1</w:delText>
              </w:r>
            </w:del>
          </w:p>
        </w:tc>
        <w:tc>
          <w:tcPr>
            <w:tcW w:w="1800" w:type="dxa"/>
            <w:tcMar>
              <w:top w:w="100" w:type="dxa"/>
              <w:left w:w="100" w:type="dxa"/>
              <w:bottom w:w="100" w:type="dxa"/>
              <w:right w:w="100" w:type="dxa"/>
            </w:tcMar>
          </w:tcPr>
          <w:p w14:paraId="2A7756F5" w14:textId="0873402F" w:rsidR="00B941D4" w:rsidRPr="008E44F2" w:rsidRDefault="00AD21BC" w:rsidP="00B941D4">
            <w:pPr>
              <w:widowControl w:val="0"/>
              <w:spacing w:line="240" w:lineRule="auto"/>
              <w:jc w:val="center"/>
              <w:rPr>
                <w:rFonts w:ascii="Times New Roman" w:hAnsi="Times New Roman" w:cs="Times New Roman"/>
                <w:sz w:val="24"/>
                <w:szCs w:val="24"/>
              </w:rPr>
            </w:pPr>
            <w:ins w:id="2040" w:author="Vaughn Shirey" w:date="2023-08-31T12:25:00Z">
              <w:r>
                <w:rPr>
                  <w:rFonts w:ascii="Times New Roman" w:hAnsi="Times New Roman" w:cs="Times New Roman"/>
                  <w:sz w:val="24"/>
                  <w:szCs w:val="24"/>
                </w:rPr>
                <w:t>9.7</w:t>
              </w:r>
            </w:ins>
            <w:del w:id="2041" w:author="Vaughn Shirey" w:date="2023-08-31T11:50:00Z">
              <w:r w:rsidR="00B941D4" w:rsidDel="00180556">
                <w:rPr>
                  <w:rFonts w:ascii="Times New Roman" w:hAnsi="Times New Roman" w:cs="Times New Roman"/>
                  <w:sz w:val="24"/>
                  <w:szCs w:val="24"/>
                </w:rPr>
                <w:delText>-9.7</w:delText>
              </w:r>
            </w:del>
          </w:p>
        </w:tc>
        <w:tc>
          <w:tcPr>
            <w:tcW w:w="2250" w:type="dxa"/>
            <w:tcMar>
              <w:top w:w="100" w:type="dxa"/>
              <w:left w:w="100" w:type="dxa"/>
              <w:bottom w:w="100" w:type="dxa"/>
              <w:right w:w="100" w:type="dxa"/>
            </w:tcMar>
          </w:tcPr>
          <w:p w14:paraId="3F4FB91D" w14:textId="176F643E" w:rsidR="00B941D4" w:rsidRPr="008E44F2" w:rsidRDefault="00AD21BC" w:rsidP="00B941D4">
            <w:pPr>
              <w:widowControl w:val="0"/>
              <w:spacing w:line="240" w:lineRule="auto"/>
              <w:jc w:val="center"/>
              <w:rPr>
                <w:rFonts w:ascii="Times New Roman" w:hAnsi="Times New Roman" w:cs="Times New Roman"/>
                <w:sz w:val="24"/>
                <w:szCs w:val="24"/>
              </w:rPr>
            </w:pPr>
            <w:ins w:id="2042" w:author="Vaughn Shirey" w:date="2023-08-31T12:25:00Z">
              <w:r>
                <w:rPr>
                  <w:rFonts w:ascii="Times New Roman" w:hAnsi="Times New Roman" w:cs="Times New Roman"/>
                  <w:sz w:val="24"/>
                  <w:szCs w:val="24"/>
                </w:rPr>
                <w:t>3.4</w:t>
              </w:r>
            </w:ins>
            <w:del w:id="2043" w:author="Vaughn Shirey" w:date="2023-08-31T11:50:00Z">
              <w:r w:rsidR="00B941D4" w:rsidDel="00180556">
                <w:rPr>
                  <w:rFonts w:ascii="Times New Roman" w:hAnsi="Times New Roman" w:cs="Times New Roman"/>
                  <w:sz w:val="24"/>
                  <w:szCs w:val="24"/>
                </w:rPr>
                <w:delText>3.4</w:delText>
              </w:r>
            </w:del>
          </w:p>
        </w:tc>
      </w:tr>
      <w:tr w:rsidR="00B941D4" w:rsidRPr="00703517" w14:paraId="5EB05ED3" w14:textId="77777777" w:rsidTr="00341DE7">
        <w:trPr>
          <w:jc w:val="center"/>
        </w:trPr>
        <w:tc>
          <w:tcPr>
            <w:tcW w:w="1160" w:type="dxa"/>
            <w:tcMar>
              <w:top w:w="100" w:type="dxa"/>
              <w:left w:w="100" w:type="dxa"/>
              <w:bottom w:w="100" w:type="dxa"/>
              <w:right w:w="100" w:type="dxa"/>
            </w:tcMar>
          </w:tcPr>
          <w:p w14:paraId="1697782E" w14:textId="3F764C22" w:rsidR="00B941D4" w:rsidRPr="008E44F2" w:rsidRDefault="00AD21BC" w:rsidP="00B941D4">
            <w:pPr>
              <w:widowControl w:val="0"/>
              <w:spacing w:line="240" w:lineRule="auto"/>
              <w:jc w:val="center"/>
              <w:rPr>
                <w:rFonts w:ascii="Times New Roman" w:hAnsi="Times New Roman" w:cs="Times New Roman"/>
                <w:sz w:val="24"/>
                <w:szCs w:val="24"/>
              </w:rPr>
            </w:pPr>
            <w:ins w:id="2044" w:author="Vaughn Shirey" w:date="2023-08-31T12:25:00Z">
              <w:r>
                <w:rPr>
                  <w:rFonts w:ascii="Times New Roman" w:hAnsi="Times New Roman" w:cs="Times New Roman"/>
                  <w:sz w:val="24"/>
                  <w:szCs w:val="24"/>
                </w:rPr>
                <w:t>L</w:t>
              </w:r>
            </w:ins>
            <w:del w:id="2045" w:author="Vaughn Shirey" w:date="2023-08-31T12:25:00Z">
              <w:r w:rsidR="00B941D4" w:rsidDel="00AD21BC">
                <w:rPr>
                  <w:rFonts w:ascii="Times New Roman" w:hAnsi="Times New Roman" w:cs="Times New Roman"/>
                  <w:sz w:val="24"/>
                  <w:szCs w:val="24"/>
                </w:rPr>
                <w:delText>J</w:delText>
              </w:r>
            </w:del>
          </w:p>
        </w:tc>
        <w:tc>
          <w:tcPr>
            <w:tcW w:w="1620" w:type="dxa"/>
            <w:tcMar>
              <w:top w:w="100" w:type="dxa"/>
              <w:left w:w="100" w:type="dxa"/>
              <w:bottom w:w="100" w:type="dxa"/>
              <w:right w:w="100" w:type="dxa"/>
            </w:tcMar>
          </w:tcPr>
          <w:p w14:paraId="4BEA2B17" w14:textId="24D9CA55" w:rsidR="00B941D4" w:rsidRPr="008E44F2" w:rsidRDefault="00622E58" w:rsidP="00B941D4">
            <w:pPr>
              <w:widowControl w:val="0"/>
              <w:spacing w:line="240" w:lineRule="auto"/>
              <w:jc w:val="center"/>
              <w:rPr>
                <w:rFonts w:ascii="Times New Roman" w:hAnsi="Times New Roman" w:cs="Times New Roman"/>
                <w:sz w:val="24"/>
                <w:szCs w:val="24"/>
              </w:rPr>
            </w:pPr>
            <w:ins w:id="2046" w:author="Vaughn Shirey" w:date="2023-08-31T12:30:00Z">
              <w:r>
                <w:rPr>
                  <w:rFonts w:ascii="Times New Roman" w:hAnsi="Times New Roman" w:cs="Times New Roman"/>
                  <w:sz w:val="24"/>
                  <w:szCs w:val="24"/>
                </w:rPr>
                <w:t>149.0</w:t>
              </w:r>
            </w:ins>
            <w:del w:id="2047" w:author="Vaughn Shirey" w:date="2023-08-31T11:50:00Z">
              <w:r w:rsidR="00B941D4" w:rsidDel="00180556">
                <w:rPr>
                  <w:rFonts w:ascii="Times New Roman" w:hAnsi="Times New Roman" w:cs="Times New Roman"/>
                  <w:sz w:val="24"/>
                  <w:szCs w:val="24"/>
                </w:rPr>
                <w:delText>149.0</w:delText>
              </w:r>
            </w:del>
          </w:p>
        </w:tc>
        <w:tc>
          <w:tcPr>
            <w:tcW w:w="1800" w:type="dxa"/>
            <w:tcMar>
              <w:top w:w="100" w:type="dxa"/>
              <w:left w:w="100" w:type="dxa"/>
              <w:bottom w:w="100" w:type="dxa"/>
              <w:right w:w="100" w:type="dxa"/>
            </w:tcMar>
          </w:tcPr>
          <w:p w14:paraId="7183FBE7" w14:textId="78333910" w:rsidR="00B941D4" w:rsidRPr="008E44F2" w:rsidRDefault="00AD21BC" w:rsidP="00B941D4">
            <w:pPr>
              <w:widowControl w:val="0"/>
              <w:spacing w:line="240" w:lineRule="auto"/>
              <w:jc w:val="center"/>
              <w:rPr>
                <w:rFonts w:ascii="Times New Roman" w:hAnsi="Times New Roman" w:cs="Times New Roman"/>
                <w:sz w:val="24"/>
                <w:szCs w:val="24"/>
              </w:rPr>
            </w:pPr>
            <w:ins w:id="2048" w:author="Vaughn Shirey" w:date="2023-08-31T12:24:00Z">
              <w:r>
                <w:rPr>
                  <w:rFonts w:ascii="Times New Roman" w:hAnsi="Times New Roman" w:cs="Times New Roman"/>
                  <w:sz w:val="24"/>
                  <w:szCs w:val="24"/>
                </w:rPr>
                <w:t>6.4</w:t>
              </w:r>
            </w:ins>
            <w:del w:id="2049" w:author="Vaughn Shirey" w:date="2023-08-31T11:50:00Z">
              <w:r w:rsidR="00B941D4" w:rsidDel="00180556">
                <w:rPr>
                  <w:rFonts w:ascii="Times New Roman" w:hAnsi="Times New Roman" w:cs="Times New Roman"/>
                  <w:sz w:val="24"/>
                  <w:szCs w:val="24"/>
                </w:rPr>
                <w:delText>-6.8</w:delText>
              </w:r>
            </w:del>
          </w:p>
        </w:tc>
        <w:tc>
          <w:tcPr>
            <w:tcW w:w="2250" w:type="dxa"/>
            <w:tcMar>
              <w:top w:w="100" w:type="dxa"/>
              <w:left w:w="100" w:type="dxa"/>
              <w:bottom w:w="100" w:type="dxa"/>
              <w:right w:w="100" w:type="dxa"/>
            </w:tcMar>
          </w:tcPr>
          <w:p w14:paraId="6F63B1FE" w14:textId="03DADCD9" w:rsidR="00B941D4" w:rsidRPr="008E44F2" w:rsidRDefault="00AD21BC" w:rsidP="00B941D4">
            <w:pPr>
              <w:widowControl w:val="0"/>
              <w:spacing w:line="240" w:lineRule="auto"/>
              <w:jc w:val="center"/>
              <w:rPr>
                <w:rFonts w:ascii="Times New Roman" w:hAnsi="Times New Roman" w:cs="Times New Roman"/>
                <w:sz w:val="24"/>
                <w:szCs w:val="24"/>
              </w:rPr>
            </w:pPr>
            <w:ins w:id="2050" w:author="Vaughn Shirey" w:date="2023-08-31T12:24:00Z">
              <w:r>
                <w:rPr>
                  <w:rFonts w:ascii="Times New Roman" w:hAnsi="Times New Roman" w:cs="Times New Roman"/>
                  <w:sz w:val="24"/>
                  <w:szCs w:val="24"/>
                </w:rPr>
                <w:t>4.3</w:t>
              </w:r>
            </w:ins>
            <w:del w:id="2051" w:author="Vaughn Shirey" w:date="2023-08-31T11:50:00Z">
              <w:r w:rsidR="00B941D4" w:rsidDel="00180556">
                <w:rPr>
                  <w:rFonts w:ascii="Times New Roman" w:hAnsi="Times New Roman" w:cs="Times New Roman"/>
                  <w:sz w:val="24"/>
                  <w:szCs w:val="24"/>
                </w:rPr>
                <w:delText>4.2</w:delText>
              </w:r>
            </w:del>
          </w:p>
        </w:tc>
      </w:tr>
      <w:tr w:rsidR="00B941D4" w:rsidRPr="00703517" w14:paraId="2C05A2A3" w14:textId="77777777" w:rsidTr="00341DE7">
        <w:trPr>
          <w:jc w:val="center"/>
        </w:trPr>
        <w:tc>
          <w:tcPr>
            <w:tcW w:w="1160" w:type="dxa"/>
            <w:tcMar>
              <w:top w:w="100" w:type="dxa"/>
              <w:left w:w="100" w:type="dxa"/>
              <w:bottom w:w="100" w:type="dxa"/>
              <w:right w:w="100" w:type="dxa"/>
            </w:tcMar>
          </w:tcPr>
          <w:p w14:paraId="2F32A0BE" w14:textId="16D8340E" w:rsidR="00B941D4" w:rsidRPr="008E44F2" w:rsidRDefault="00AD21BC" w:rsidP="00B941D4">
            <w:pPr>
              <w:widowControl w:val="0"/>
              <w:spacing w:line="240" w:lineRule="auto"/>
              <w:jc w:val="center"/>
              <w:rPr>
                <w:rFonts w:ascii="Times New Roman" w:hAnsi="Times New Roman" w:cs="Times New Roman"/>
                <w:sz w:val="24"/>
                <w:szCs w:val="24"/>
              </w:rPr>
            </w:pPr>
            <w:ins w:id="2052" w:author="Vaughn Shirey" w:date="2023-08-31T12:25:00Z">
              <w:r>
                <w:rPr>
                  <w:rFonts w:ascii="Times New Roman" w:hAnsi="Times New Roman" w:cs="Times New Roman"/>
                  <w:sz w:val="24"/>
                  <w:szCs w:val="24"/>
                </w:rPr>
                <w:t>M</w:t>
              </w:r>
            </w:ins>
            <w:del w:id="2053" w:author="Vaughn Shirey" w:date="2023-08-31T12:25:00Z">
              <w:r w:rsidR="00B941D4" w:rsidDel="00AD21BC">
                <w:rPr>
                  <w:rFonts w:ascii="Times New Roman" w:hAnsi="Times New Roman" w:cs="Times New Roman"/>
                  <w:sz w:val="24"/>
                  <w:szCs w:val="24"/>
                </w:rPr>
                <w:delText>K</w:delText>
              </w:r>
            </w:del>
          </w:p>
        </w:tc>
        <w:tc>
          <w:tcPr>
            <w:tcW w:w="1620" w:type="dxa"/>
            <w:tcMar>
              <w:top w:w="100" w:type="dxa"/>
              <w:left w:w="100" w:type="dxa"/>
              <w:bottom w:w="100" w:type="dxa"/>
              <w:right w:w="100" w:type="dxa"/>
            </w:tcMar>
          </w:tcPr>
          <w:p w14:paraId="444D5591" w14:textId="5D55A7DE" w:rsidR="00B941D4" w:rsidRPr="008E44F2" w:rsidRDefault="00622E58" w:rsidP="00B941D4">
            <w:pPr>
              <w:widowControl w:val="0"/>
              <w:spacing w:line="240" w:lineRule="auto"/>
              <w:jc w:val="center"/>
              <w:rPr>
                <w:rFonts w:ascii="Times New Roman" w:hAnsi="Times New Roman" w:cs="Times New Roman"/>
                <w:sz w:val="24"/>
                <w:szCs w:val="24"/>
              </w:rPr>
            </w:pPr>
            <w:ins w:id="2054" w:author="Vaughn Shirey" w:date="2023-08-31T12:30:00Z">
              <w:r>
                <w:rPr>
                  <w:rFonts w:ascii="Times New Roman" w:hAnsi="Times New Roman" w:cs="Times New Roman"/>
                  <w:sz w:val="24"/>
                  <w:szCs w:val="24"/>
                </w:rPr>
                <w:t>148.4</w:t>
              </w:r>
            </w:ins>
            <w:del w:id="2055" w:author="Vaughn Shirey" w:date="2023-08-31T11:50:00Z">
              <w:r w:rsidR="00B941D4" w:rsidDel="00180556">
                <w:rPr>
                  <w:rFonts w:ascii="Times New Roman" w:hAnsi="Times New Roman" w:cs="Times New Roman"/>
                  <w:sz w:val="24"/>
                  <w:szCs w:val="24"/>
                </w:rPr>
                <w:delText>148.9</w:delText>
              </w:r>
            </w:del>
          </w:p>
        </w:tc>
        <w:tc>
          <w:tcPr>
            <w:tcW w:w="1800" w:type="dxa"/>
            <w:tcMar>
              <w:top w:w="100" w:type="dxa"/>
              <w:left w:w="100" w:type="dxa"/>
              <w:bottom w:w="100" w:type="dxa"/>
              <w:right w:w="100" w:type="dxa"/>
            </w:tcMar>
          </w:tcPr>
          <w:p w14:paraId="65D86C85" w14:textId="137FAE5E" w:rsidR="00B941D4" w:rsidRPr="008E44F2" w:rsidRDefault="00AD21BC" w:rsidP="00B941D4">
            <w:pPr>
              <w:widowControl w:val="0"/>
              <w:spacing w:line="240" w:lineRule="auto"/>
              <w:jc w:val="center"/>
              <w:rPr>
                <w:rFonts w:ascii="Times New Roman" w:hAnsi="Times New Roman" w:cs="Times New Roman"/>
                <w:sz w:val="24"/>
                <w:szCs w:val="24"/>
              </w:rPr>
            </w:pPr>
            <w:ins w:id="2056" w:author="Vaughn Shirey" w:date="2023-08-31T12:24:00Z">
              <w:r>
                <w:rPr>
                  <w:rFonts w:ascii="Times New Roman" w:hAnsi="Times New Roman" w:cs="Times New Roman"/>
                  <w:sz w:val="24"/>
                  <w:szCs w:val="24"/>
                </w:rPr>
                <w:t>7.0</w:t>
              </w:r>
            </w:ins>
            <w:del w:id="2057" w:author="Vaughn Shirey" w:date="2023-08-31T11:50:00Z">
              <w:r w:rsidR="00B941D4" w:rsidDel="00180556">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3AC82A25" w14:textId="3DE9EEDD" w:rsidR="00B941D4" w:rsidRPr="008E44F2" w:rsidRDefault="00AD21BC" w:rsidP="00B941D4">
            <w:pPr>
              <w:widowControl w:val="0"/>
              <w:spacing w:line="240" w:lineRule="auto"/>
              <w:jc w:val="center"/>
              <w:rPr>
                <w:rFonts w:ascii="Times New Roman" w:hAnsi="Times New Roman" w:cs="Times New Roman"/>
                <w:sz w:val="24"/>
                <w:szCs w:val="24"/>
              </w:rPr>
            </w:pPr>
            <w:ins w:id="2058" w:author="Vaughn Shirey" w:date="2023-08-31T12:24:00Z">
              <w:r>
                <w:rPr>
                  <w:rFonts w:ascii="Times New Roman" w:hAnsi="Times New Roman" w:cs="Times New Roman"/>
                  <w:sz w:val="24"/>
                  <w:szCs w:val="24"/>
                </w:rPr>
                <w:t>3.4</w:t>
              </w:r>
            </w:ins>
            <w:del w:id="2059" w:author="Vaughn Shirey" w:date="2023-08-31T11:50:00Z">
              <w:r w:rsidR="00B941D4" w:rsidDel="00180556">
                <w:rPr>
                  <w:rFonts w:ascii="Times New Roman" w:hAnsi="Times New Roman" w:cs="Times New Roman"/>
                  <w:sz w:val="24"/>
                  <w:szCs w:val="24"/>
                </w:rPr>
                <w:delText>3.2</w:delText>
              </w:r>
            </w:del>
          </w:p>
        </w:tc>
      </w:tr>
      <w:tr w:rsidR="00B941D4" w:rsidRPr="00703517" w14:paraId="25E2E85B" w14:textId="77777777" w:rsidTr="00341DE7">
        <w:trPr>
          <w:jc w:val="center"/>
        </w:trPr>
        <w:tc>
          <w:tcPr>
            <w:tcW w:w="1160" w:type="dxa"/>
            <w:tcMar>
              <w:top w:w="100" w:type="dxa"/>
              <w:left w:w="100" w:type="dxa"/>
              <w:bottom w:w="100" w:type="dxa"/>
              <w:right w:w="100" w:type="dxa"/>
            </w:tcMar>
          </w:tcPr>
          <w:p w14:paraId="6F3D0ED8" w14:textId="4B4568A4" w:rsidR="00B941D4" w:rsidRPr="008E44F2" w:rsidRDefault="00AD21BC" w:rsidP="00B941D4">
            <w:pPr>
              <w:widowControl w:val="0"/>
              <w:spacing w:line="240" w:lineRule="auto"/>
              <w:jc w:val="center"/>
              <w:rPr>
                <w:rFonts w:ascii="Times New Roman" w:hAnsi="Times New Roman" w:cs="Times New Roman"/>
                <w:sz w:val="24"/>
                <w:szCs w:val="24"/>
              </w:rPr>
            </w:pPr>
            <w:ins w:id="2060" w:author="Vaughn Shirey" w:date="2023-08-31T12:25:00Z">
              <w:r>
                <w:rPr>
                  <w:rFonts w:ascii="Times New Roman" w:hAnsi="Times New Roman" w:cs="Times New Roman"/>
                  <w:sz w:val="24"/>
                  <w:szCs w:val="24"/>
                </w:rPr>
                <w:t>N</w:t>
              </w:r>
            </w:ins>
            <w:del w:id="2061" w:author="Vaughn Shirey" w:date="2023-08-31T12:25:00Z">
              <w:r w:rsidR="00B941D4" w:rsidDel="00AD21BC">
                <w:rPr>
                  <w:rFonts w:ascii="Times New Roman" w:hAnsi="Times New Roman" w:cs="Times New Roman"/>
                  <w:sz w:val="24"/>
                  <w:szCs w:val="24"/>
                </w:rPr>
                <w:delText>L</w:delText>
              </w:r>
            </w:del>
          </w:p>
        </w:tc>
        <w:tc>
          <w:tcPr>
            <w:tcW w:w="1620" w:type="dxa"/>
            <w:tcMar>
              <w:top w:w="100" w:type="dxa"/>
              <w:left w:w="100" w:type="dxa"/>
              <w:bottom w:w="100" w:type="dxa"/>
              <w:right w:w="100" w:type="dxa"/>
            </w:tcMar>
          </w:tcPr>
          <w:p w14:paraId="146F6730" w14:textId="4C8BF291" w:rsidR="00B941D4" w:rsidRPr="008E44F2" w:rsidRDefault="00622E58" w:rsidP="00B941D4">
            <w:pPr>
              <w:widowControl w:val="0"/>
              <w:spacing w:line="240" w:lineRule="auto"/>
              <w:jc w:val="center"/>
              <w:rPr>
                <w:rFonts w:ascii="Times New Roman" w:hAnsi="Times New Roman" w:cs="Times New Roman"/>
                <w:sz w:val="24"/>
                <w:szCs w:val="24"/>
              </w:rPr>
            </w:pPr>
            <w:ins w:id="2062" w:author="Vaughn Shirey" w:date="2023-08-31T12:30:00Z">
              <w:r>
                <w:rPr>
                  <w:rFonts w:ascii="Times New Roman" w:hAnsi="Times New Roman" w:cs="Times New Roman"/>
                  <w:sz w:val="24"/>
                  <w:szCs w:val="24"/>
                </w:rPr>
                <w:t>149.8</w:t>
              </w:r>
            </w:ins>
            <w:del w:id="2063" w:author="Vaughn Shirey" w:date="2023-08-31T11:50:00Z">
              <w:r w:rsidR="00B941D4" w:rsidDel="00180556">
                <w:rPr>
                  <w:rFonts w:ascii="Times New Roman" w:hAnsi="Times New Roman" w:cs="Times New Roman"/>
                  <w:sz w:val="24"/>
                  <w:szCs w:val="24"/>
                </w:rPr>
                <w:delText>150.4</w:delText>
              </w:r>
            </w:del>
          </w:p>
        </w:tc>
        <w:tc>
          <w:tcPr>
            <w:tcW w:w="1800" w:type="dxa"/>
            <w:tcMar>
              <w:top w:w="100" w:type="dxa"/>
              <w:left w:w="100" w:type="dxa"/>
              <w:bottom w:w="100" w:type="dxa"/>
              <w:right w:w="100" w:type="dxa"/>
            </w:tcMar>
          </w:tcPr>
          <w:p w14:paraId="10D65383" w14:textId="265655C3" w:rsidR="00B941D4" w:rsidRPr="008E44F2" w:rsidRDefault="00AD21BC" w:rsidP="00B941D4">
            <w:pPr>
              <w:widowControl w:val="0"/>
              <w:spacing w:line="240" w:lineRule="auto"/>
              <w:jc w:val="center"/>
              <w:rPr>
                <w:rFonts w:ascii="Times New Roman" w:hAnsi="Times New Roman" w:cs="Times New Roman"/>
                <w:sz w:val="24"/>
                <w:szCs w:val="24"/>
              </w:rPr>
            </w:pPr>
            <w:ins w:id="2064" w:author="Vaughn Shirey" w:date="2023-08-31T12:23:00Z">
              <w:r>
                <w:rPr>
                  <w:rFonts w:ascii="Times New Roman" w:hAnsi="Times New Roman" w:cs="Times New Roman"/>
                  <w:sz w:val="24"/>
                  <w:szCs w:val="24"/>
                </w:rPr>
                <w:t>5.7</w:t>
              </w:r>
            </w:ins>
            <w:del w:id="2065" w:author="Vaughn Shirey" w:date="2023-08-31T11:50:00Z">
              <w:r w:rsidR="00B941D4" w:rsidDel="00180556">
                <w:rPr>
                  <w:rFonts w:ascii="Times New Roman" w:hAnsi="Times New Roman" w:cs="Times New Roman"/>
                  <w:sz w:val="24"/>
                  <w:szCs w:val="24"/>
                </w:rPr>
                <w:delText>-5.4</w:delText>
              </w:r>
            </w:del>
          </w:p>
        </w:tc>
        <w:tc>
          <w:tcPr>
            <w:tcW w:w="2250" w:type="dxa"/>
            <w:tcMar>
              <w:top w:w="100" w:type="dxa"/>
              <w:left w:w="100" w:type="dxa"/>
              <w:bottom w:w="100" w:type="dxa"/>
              <w:right w:w="100" w:type="dxa"/>
            </w:tcMar>
          </w:tcPr>
          <w:p w14:paraId="094E8F7A" w14:textId="5AA5B3E9" w:rsidR="00B941D4" w:rsidRPr="008E44F2" w:rsidRDefault="00AD21BC" w:rsidP="00B941D4">
            <w:pPr>
              <w:widowControl w:val="0"/>
              <w:spacing w:line="240" w:lineRule="auto"/>
              <w:jc w:val="center"/>
              <w:rPr>
                <w:rFonts w:ascii="Times New Roman" w:hAnsi="Times New Roman" w:cs="Times New Roman"/>
                <w:sz w:val="24"/>
                <w:szCs w:val="24"/>
              </w:rPr>
            </w:pPr>
            <w:ins w:id="2066" w:author="Vaughn Shirey" w:date="2023-08-31T12:23:00Z">
              <w:r>
                <w:rPr>
                  <w:rFonts w:ascii="Times New Roman" w:hAnsi="Times New Roman" w:cs="Times New Roman"/>
                  <w:sz w:val="24"/>
                  <w:szCs w:val="24"/>
                </w:rPr>
                <w:t>2.8</w:t>
              </w:r>
            </w:ins>
            <w:del w:id="2067" w:author="Vaughn Shirey" w:date="2023-08-31T11:50:00Z">
              <w:r w:rsidR="00B941D4" w:rsidDel="00180556">
                <w:rPr>
                  <w:rFonts w:ascii="Times New Roman" w:hAnsi="Times New Roman" w:cs="Times New Roman"/>
                  <w:sz w:val="24"/>
                  <w:szCs w:val="24"/>
                </w:rPr>
                <w:delText>2.7</w:delText>
              </w:r>
            </w:del>
          </w:p>
        </w:tc>
      </w:tr>
      <w:tr w:rsidR="00B941D4" w:rsidRPr="00703517" w14:paraId="601E5DE9" w14:textId="77777777" w:rsidTr="00341DE7">
        <w:trPr>
          <w:jc w:val="center"/>
        </w:trPr>
        <w:tc>
          <w:tcPr>
            <w:tcW w:w="1160" w:type="dxa"/>
            <w:tcMar>
              <w:top w:w="100" w:type="dxa"/>
              <w:left w:w="100" w:type="dxa"/>
              <w:bottom w:w="100" w:type="dxa"/>
              <w:right w:w="100" w:type="dxa"/>
            </w:tcMar>
          </w:tcPr>
          <w:p w14:paraId="0CF8A4E8" w14:textId="68E842F8" w:rsidR="00B941D4" w:rsidRPr="008E44F2" w:rsidRDefault="00AD21BC" w:rsidP="00B941D4">
            <w:pPr>
              <w:widowControl w:val="0"/>
              <w:spacing w:line="240" w:lineRule="auto"/>
              <w:jc w:val="center"/>
              <w:rPr>
                <w:rFonts w:ascii="Times New Roman" w:hAnsi="Times New Roman" w:cs="Times New Roman"/>
                <w:sz w:val="24"/>
                <w:szCs w:val="24"/>
              </w:rPr>
            </w:pPr>
            <w:ins w:id="2068" w:author="Vaughn Shirey" w:date="2023-08-31T12:25:00Z">
              <w:r>
                <w:rPr>
                  <w:rFonts w:ascii="Times New Roman" w:hAnsi="Times New Roman" w:cs="Times New Roman"/>
                  <w:sz w:val="24"/>
                  <w:szCs w:val="24"/>
                </w:rPr>
                <w:t>O</w:t>
              </w:r>
            </w:ins>
            <w:del w:id="2069" w:author="Vaughn Shirey" w:date="2023-08-31T12:25:00Z">
              <w:r w:rsidR="00B941D4" w:rsidDel="00AD21BC">
                <w:rPr>
                  <w:rFonts w:ascii="Times New Roman" w:hAnsi="Times New Roman" w:cs="Times New Roman"/>
                  <w:sz w:val="24"/>
                  <w:szCs w:val="24"/>
                </w:rPr>
                <w:delText>M</w:delText>
              </w:r>
            </w:del>
          </w:p>
        </w:tc>
        <w:tc>
          <w:tcPr>
            <w:tcW w:w="1620" w:type="dxa"/>
            <w:tcMar>
              <w:top w:w="100" w:type="dxa"/>
              <w:left w:w="100" w:type="dxa"/>
              <w:bottom w:w="100" w:type="dxa"/>
              <w:right w:w="100" w:type="dxa"/>
            </w:tcMar>
          </w:tcPr>
          <w:p w14:paraId="39DB1473" w14:textId="32A2290B" w:rsidR="00B941D4" w:rsidRPr="008E44F2" w:rsidRDefault="00622E58" w:rsidP="00B941D4">
            <w:pPr>
              <w:widowControl w:val="0"/>
              <w:spacing w:line="240" w:lineRule="auto"/>
              <w:jc w:val="center"/>
              <w:rPr>
                <w:rFonts w:ascii="Times New Roman" w:hAnsi="Times New Roman" w:cs="Times New Roman"/>
                <w:sz w:val="24"/>
                <w:szCs w:val="24"/>
              </w:rPr>
            </w:pPr>
            <w:ins w:id="2070" w:author="Vaughn Shirey" w:date="2023-08-31T12:29:00Z">
              <w:r>
                <w:rPr>
                  <w:rFonts w:ascii="Times New Roman" w:hAnsi="Times New Roman" w:cs="Times New Roman"/>
                  <w:sz w:val="24"/>
                  <w:szCs w:val="24"/>
                </w:rPr>
                <w:t>149.6</w:t>
              </w:r>
            </w:ins>
            <w:del w:id="2071" w:author="Vaughn Shirey" w:date="2023-08-31T11:50:00Z">
              <w:r w:rsidR="00B941D4" w:rsidDel="00180556">
                <w:rPr>
                  <w:rFonts w:ascii="Times New Roman" w:hAnsi="Times New Roman" w:cs="Times New Roman"/>
                  <w:sz w:val="24"/>
                  <w:szCs w:val="24"/>
                </w:rPr>
                <w:delText>149.9</w:delText>
              </w:r>
            </w:del>
          </w:p>
        </w:tc>
        <w:tc>
          <w:tcPr>
            <w:tcW w:w="1800" w:type="dxa"/>
            <w:tcMar>
              <w:top w:w="100" w:type="dxa"/>
              <w:left w:w="100" w:type="dxa"/>
              <w:bottom w:w="100" w:type="dxa"/>
              <w:right w:w="100" w:type="dxa"/>
            </w:tcMar>
          </w:tcPr>
          <w:p w14:paraId="24AC5426" w14:textId="23993D12" w:rsidR="00B941D4" w:rsidRPr="008E44F2" w:rsidRDefault="00AD21BC" w:rsidP="00B941D4">
            <w:pPr>
              <w:widowControl w:val="0"/>
              <w:spacing w:line="240" w:lineRule="auto"/>
              <w:jc w:val="center"/>
              <w:rPr>
                <w:rFonts w:ascii="Times New Roman" w:hAnsi="Times New Roman" w:cs="Times New Roman"/>
                <w:sz w:val="24"/>
                <w:szCs w:val="24"/>
              </w:rPr>
            </w:pPr>
            <w:ins w:id="2072" w:author="Vaughn Shirey" w:date="2023-08-31T12:23:00Z">
              <w:r>
                <w:rPr>
                  <w:rFonts w:ascii="Times New Roman" w:hAnsi="Times New Roman" w:cs="Times New Roman"/>
                  <w:sz w:val="24"/>
                  <w:szCs w:val="24"/>
                </w:rPr>
                <w:t>5.9</w:t>
              </w:r>
            </w:ins>
            <w:del w:id="2073" w:author="Vaughn Shirey" w:date="2023-08-31T11:50:00Z">
              <w:r w:rsidR="00B941D4" w:rsidDel="00180556">
                <w:rPr>
                  <w:rFonts w:ascii="Times New Roman" w:hAnsi="Times New Roman" w:cs="Times New Roman"/>
                  <w:sz w:val="24"/>
                  <w:szCs w:val="24"/>
                </w:rPr>
                <w:delText>-6.0</w:delText>
              </w:r>
            </w:del>
          </w:p>
        </w:tc>
        <w:tc>
          <w:tcPr>
            <w:tcW w:w="2250" w:type="dxa"/>
            <w:tcMar>
              <w:top w:w="100" w:type="dxa"/>
              <w:left w:w="100" w:type="dxa"/>
              <w:bottom w:w="100" w:type="dxa"/>
              <w:right w:w="100" w:type="dxa"/>
            </w:tcMar>
          </w:tcPr>
          <w:p w14:paraId="0224FD84" w14:textId="73BE4A1F" w:rsidR="00B941D4" w:rsidRPr="008E44F2" w:rsidRDefault="00AD21BC" w:rsidP="00B941D4">
            <w:pPr>
              <w:widowControl w:val="0"/>
              <w:spacing w:line="240" w:lineRule="auto"/>
              <w:jc w:val="center"/>
              <w:rPr>
                <w:rFonts w:ascii="Times New Roman" w:hAnsi="Times New Roman" w:cs="Times New Roman"/>
                <w:sz w:val="24"/>
                <w:szCs w:val="24"/>
              </w:rPr>
            </w:pPr>
            <w:ins w:id="2074" w:author="Vaughn Shirey" w:date="2023-08-31T12:23:00Z">
              <w:r>
                <w:rPr>
                  <w:rFonts w:ascii="Times New Roman" w:hAnsi="Times New Roman" w:cs="Times New Roman"/>
                  <w:sz w:val="24"/>
                  <w:szCs w:val="24"/>
                </w:rPr>
                <w:t>4.3</w:t>
              </w:r>
            </w:ins>
            <w:del w:id="2075" w:author="Vaughn Shirey" w:date="2023-08-31T11:50:00Z">
              <w:r w:rsidR="00B941D4" w:rsidDel="00180556">
                <w:rPr>
                  <w:rFonts w:ascii="Times New Roman" w:hAnsi="Times New Roman" w:cs="Times New Roman"/>
                  <w:sz w:val="24"/>
                  <w:szCs w:val="24"/>
                </w:rPr>
                <w:delText>4.2</w:delText>
              </w:r>
            </w:del>
          </w:p>
        </w:tc>
      </w:tr>
      <w:tr w:rsidR="00B941D4" w:rsidRPr="00703517" w14:paraId="35C7283B" w14:textId="77777777" w:rsidTr="00341DE7">
        <w:trPr>
          <w:jc w:val="center"/>
        </w:trPr>
        <w:tc>
          <w:tcPr>
            <w:tcW w:w="1160" w:type="dxa"/>
            <w:tcMar>
              <w:top w:w="100" w:type="dxa"/>
              <w:left w:w="100" w:type="dxa"/>
              <w:bottom w:w="100" w:type="dxa"/>
              <w:right w:w="100" w:type="dxa"/>
            </w:tcMar>
          </w:tcPr>
          <w:p w14:paraId="08058CE4" w14:textId="37EAC39D" w:rsidR="00B941D4" w:rsidRDefault="00B941D4" w:rsidP="00B941D4">
            <w:pPr>
              <w:widowControl w:val="0"/>
              <w:spacing w:line="240" w:lineRule="auto"/>
              <w:jc w:val="center"/>
              <w:rPr>
                <w:rFonts w:ascii="Times New Roman" w:hAnsi="Times New Roman" w:cs="Times New Roman"/>
                <w:sz w:val="24"/>
                <w:szCs w:val="24"/>
              </w:rPr>
            </w:pPr>
            <w:del w:id="2076" w:author="Vaughn Shirey" w:date="2023-08-31T12:25:00Z">
              <w:r w:rsidDel="00AD21BC">
                <w:rPr>
                  <w:rFonts w:ascii="Times New Roman" w:hAnsi="Times New Roman" w:cs="Times New Roman"/>
                  <w:sz w:val="24"/>
                  <w:szCs w:val="24"/>
                </w:rPr>
                <w:delText>N</w:delText>
              </w:r>
            </w:del>
            <w:ins w:id="2077" w:author="Vaughn Shirey" w:date="2023-08-31T12:25:00Z">
              <w:r w:rsidR="00AD21BC">
                <w:rPr>
                  <w:rFonts w:ascii="Times New Roman" w:hAnsi="Times New Roman" w:cs="Times New Roman"/>
                  <w:sz w:val="24"/>
                  <w:szCs w:val="24"/>
                </w:rPr>
                <w:t>P</w:t>
              </w:r>
            </w:ins>
          </w:p>
        </w:tc>
        <w:tc>
          <w:tcPr>
            <w:tcW w:w="1620" w:type="dxa"/>
            <w:tcMar>
              <w:top w:w="100" w:type="dxa"/>
              <w:left w:w="100" w:type="dxa"/>
              <w:bottom w:w="100" w:type="dxa"/>
              <w:right w:w="100" w:type="dxa"/>
            </w:tcMar>
          </w:tcPr>
          <w:p w14:paraId="57FAB7C1" w14:textId="2E6E2638" w:rsidR="00B941D4" w:rsidRPr="008E44F2" w:rsidRDefault="00622E58" w:rsidP="00B941D4">
            <w:pPr>
              <w:widowControl w:val="0"/>
              <w:spacing w:line="240" w:lineRule="auto"/>
              <w:jc w:val="center"/>
              <w:rPr>
                <w:rFonts w:ascii="Times New Roman" w:hAnsi="Times New Roman" w:cs="Times New Roman"/>
                <w:sz w:val="24"/>
                <w:szCs w:val="24"/>
              </w:rPr>
            </w:pPr>
            <w:ins w:id="2078" w:author="Vaughn Shirey" w:date="2023-08-31T12:29:00Z">
              <w:r>
                <w:rPr>
                  <w:rFonts w:ascii="Times New Roman" w:hAnsi="Times New Roman" w:cs="Times New Roman"/>
                  <w:sz w:val="24"/>
                  <w:szCs w:val="24"/>
                </w:rPr>
                <w:t>148.9</w:t>
              </w:r>
            </w:ins>
            <w:del w:id="2079" w:author="Vaughn Shirey" w:date="2023-08-31T11:50:00Z">
              <w:r w:rsidR="00B941D4" w:rsidDel="00180556">
                <w:rPr>
                  <w:rFonts w:ascii="Times New Roman" w:hAnsi="Times New Roman" w:cs="Times New Roman"/>
                  <w:sz w:val="24"/>
                  <w:szCs w:val="24"/>
                </w:rPr>
                <w:delText>149.3</w:delText>
              </w:r>
            </w:del>
          </w:p>
        </w:tc>
        <w:tc>
          <w:tcPr>
            <w:tcW w:w="1800" w:type="dxa"/>
            <w:tcMar>
              <w:top w:w="100" w:type="dxa"/>
              <w:left w:w="100" w:type="dxa"/>
              <w:bottom w:w="100" w:type="dxa"/>
              <w:right w:w="100" w:type="dxa"/>
            </w:tcMar>
          </w:tcPr>
          <w:p w14:paraId="48685868" w14:textId="2C67267B" w:rsidR="00B941D4" w:rsidRPr="008E44F2" w:rsidRDefault="00AD21BC" w:rsidP="00B941D4">
            <w:pPr>
              <w:widowControl w:val="0"/>
              <w:spacing w:line="240" w:lineRule="auto"/>
              <w:jc w:val="center"/>
              <w:rPr>
                <w:rFonts w:ascii="Times New Roman" w:hAnsi="Times New Roman" w:cs="Times New Roman"/>
                <w:sz w:val="24"/>
                <w:szCs w:val="24"/>
              </w:rPr>
            </w:pPr>
            <w:ins w:id="2080" w:author="Vaughn Shirey" w:date="2023-08-31T12:24:00Z">
              <w:r>
                <w:rPr>
                  <w:rFonts w:ascii="Times New Roman" w:hAnsi="Times New Roman" w:cs="Times New Roman"/>
                  <w:sz w:val="24"/>
                  <w:szCs w:val="24"/>
                </w:rPr>
                <w:t>6.5</w:t>
              </w:r>
            </w:ins>
            <w:del w:id="2081" w:author="Vaughn Shirey" w:date="2023-08-31T11:50:00Z">
              <w:r w:rsidR="00B941D4" w:rsidDel="00180556">
                <w:rPr>
                  <w:rFonts w:ascii="Times New Roman" w:hAnsi="Times New Roman" w:cs="Times New Roman"/>
                  <w:sz w:val="24"/>
                  <w:szCs w:val="24"/>
                </w:rPr>
                <w:delText>-6.5</w:delText>
              </w:r>
            </w:del>
          </w:p>
        </w:tc>
        <w:tc>
          <w:tcPr>
            <w:tcW w:w="2250" w:type="dxa"/>
            <w:tcMar>
              <w:top w:w="100" w:type="dxa"/>
              <w:left w:w="100" w:type="dxa"/>
              <w:bottom w:w="100" w:type="dxa"/>
              <w:right w:w="100" w:type="dxa"/>
            </w:tcMar>
          </w:tcPr>
          <w:p w14:paraId="661459D5" w14:textId="4A22EB94" w:rsidR="00B941D4" w:rsidRPr="008E44F2" w:rsidRDefault="00AD21BC" w:rsidP="00B941D4">
            <w:pPr>
              <w:widowControl w:val="0"/>
              <w:spacing w:line="240" w:lineRule="auto"/>
              <w:jc w:val="center"/>
              <w:rPr>
                <w:rFonts w:ascii="Times New Roman" w:hAnsi="Times New Roman" w:cs="Times New Roman"/>
                <w:sz w:val="24"/>
                <w:szCs w:val="24"/>
              </w:rPr>
            </w:pPr>
            <w:ins w:id="2082" w:author="Vaughn Shirey" w:date="2023-08-31T12:24:00Z">
              <w:r>
                <w:rPr>
                  <w:rFonts w:ascii="Times New Roman" w:hAnsi="Times New Roman" w:cs="Times New Roman"/>
                  <w:sz w:val="24"/>
                  <w:szCs w:val="24"/>
                </w:rPr>
                <w:t>4.3</w:t>
              </w:r>
            </w:ins>
            <w:del w:id="2083" w:author="Vaughn Shirey" w:date="2023-08-31T11:50:00Z">
              <w:r w:rsidR="00B941D4" w:rsidDel="00180556">
                <w:rPr>
                  <w:rFonts w:ascii="Times New Roman" w:hAnsi="Times New Roman" w:cs="Times New Roman"/>
                  <w:sz w:val="24"/>
                  <w:szCs w:val="24"/>
                </w:rPr>
                <w:delText>4.3</w:delText>
              </w:r>
            </w:del>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3B672DF2"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ins w:id="2084" w:author="Vaughn Shirey [2]" w:date="2023-09-25T09:47:00Z">
        <w:r w:rsidR="005D0BF9">
          <w:rPr>
            <w:rFonts w:ascii="Times New Roman" w:hAnsi="Times New Roman" w:cs="Times New Roman"/>
            <w:b/>
            <w:sz w:val="24"/>
            <w:szCs w:val="24"/>
          </w:rPr>
          <w:t>5</w:t>
        </w:r>
      </w:ins>
      <w:del w:id="2085" w:author="Vaughn Shirey [2]" w:date="2023-09-25T09:47:00Z">
        <w:r w:rsidR="00E737C0" w:rsidDel="005D0BF9">
          <w:rPr>
            <w:rFonts w:ascii="Times New Roman" w:hAnsi="Times New Roman" w:cs="Times New Roman"/>
            <w:b/>
            <w:sz w:val="24"/>
            <w:szCs w:val="24"/>
          </w:rPr>
          <w:delText>4</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w:t>
      </w:r>
      <w:del w:id="2086" w:author="Vaughn Shirey" w:date="2023-08-25T10:43:00Z">
        <w:r w:rsidRPr="00703517" w:rsidDel="0098008B">
          <w:rPr>
            <w:rFonts w:ascii="Times New Roman" w:hAnsi="Times New Roman" w:cs="Times New Roman"/>
            <w:sz w:val="24"/>
            <w:szCs w:val="24"/>
          </w:rPr>
          <w:delText>Top</w:delText>
        </w:r>
      </w:del>
      <w:ins w:id="2087" w:author="Vaughn Shirey" w:date="2023-08-25T10:43:00Z">
        <w:r w:rsidR="0098008B" w:rsidRPr="00703517">
          <w:rPr>
            <w:rFonts w:ascii="Times New Roman" w:hAnsi="Times New Roman" w:cs="Times New Roman"/>
            <w:sz w:val="24"/>
            <w:szCs w:val="24"/>
          </w:rPr>
          <w:t>The top</w:t>
        </w:r>
      </w:ins>
      <w:r w:rsidRPr="00703517">
        <w:rPr>
          <w:rFonts w:ascii="Times New Roman" w:hAnsi="Times New Roman" w:cs="Times New Roman"/>
          <w:sz w:val="24"/>
          <w:szCs w:val="24"/>
        </w:rPr>
        <w:t xml:space="preserve">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341DE7">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341DE7">
        <w:trPr>
          <w:jc w:val="center"/>
        </w:trPr>
        <w:tc>
          <w:tcPr>
            <w:tcW w:w="1160" w:type="dxa"/>
            <w:tcMar>
              <w:top w:w="100" w:type="dxa"/>
              <w:left w:w="100" w:type="dxa"/>
              <w:bottom w:w="100" w:type="dxa"/>
              <w:right w:w="100" w:type="dxa"/>
            </w:tcMar>
          </w:tcPr>
          <w:p w14:paraId="58D2749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3F72ED51" w:rsidR="00B65D2D" w:rsidRPr="008E44F2" w:rsidRDefault="00940E1C" w:rsidP="00341DE7">
            <w:pPr>
              <w:widowControl w:val="0"/>
              <w:spacing w:line="240" w:lineRule="auto"/>
              <w:jc w:val="center"/>
              <w:rPr>
                <w:rFonts w:ascii="Times New Roman" w:hAnsi="Times New Roman" w:cs="Times New Roman"/>
                <w:sz w:val="24"/>
                <w:szCs w:val="24"/>
              </w:rPr>
            </w:pPr>
            <w:del w:id="2088" w:author="Vaughn Shirey" w:date="2023-08-30T18:59:00Z">
              <w:r w:rsidDel="003222FF">
                <w:rPr>
                  <w:rFonts w:ascii="Times New Roman" w:hAnsi="Times New Roman" w:cs="Times New Roman"/>
                  <w:sz w:val="24"/>
                  <w:szCs w:val="24"/>
                </w:rPr>
                <w:delText>-</w:delText>
              </w:r>
            </w:del>
            <w:ins w:id="2089" w:author="Vaughn Shirey" w:date="2023-08-31T09:22:00Z">
              <w:r w:rsidR="00ED40CA">
                <w:rPr>
                  <w:rFonts w:ascii="Times New Roman" w:hAnsi="Times New Roman" w:cs="Times New Roman"/>
                  <w:sz w:val="24"/>
                  <w:szCs w:val="24"/>
                </w:rPr>
                <w:t>203.8</w:t>
              </w:r>
            </w:ins>
            <w:del w:id="2090" w:author="Vaughn Shirey" w:date="2023-08-30T18:59:00Z">
              <w:r w:rsidDel="003222FF">
                <w:rPr>
                  <w:rFonts w:ascii="Times New Roman" w:hAnsi="Times New Roman" w:cs="Times New Roman"/>
                  <w:sz w:val="24"/>
                  <w:szCs w:val="24"/>
                </w:rPr>
                <w:delText>408.3</w:delText>
              </w:r>
            </w:del>
          </w:p>
        </w:tc>
        <w:tc>
          <w:tcPr>
            <w:tcW w:w="1800" w:type="dxa"/>
            <w:tcMar>
              <w:top w:w="100" w:type="dxa"/>
              <w:left w:w="100" w:type="dxa"/>
              <w:bottom w:w="100" w:type="dxa"/>
              <w:right w:w="100" w:type="dxa"/>
            </w:tcMar>
          </w:tcPr>
          <w:p w14:paraId="6FB55DD6" w14:textId="4E52EC28" w:rsidR="00B65D2D" w:rsidRPr="008E44F2" w:rsidRDefault="00335ACE" w:rsidP="00341DE7">
            <w:pPr>
              <w:widowControl w:val="0"/>
              <w:spacing w:line="240" w:lineRule="auto"/>
              <w:jc w:val="center"/>
              <w:rPr>
                <w:rFonts w:ascii="Times New Roman" w:hAnsi="Times New Roman" w:cs="Times New Roman"/>
                <w:sz w:val="24"/>
                <w:szCs w:val="24"/>
              </w:rPr>
            </w:pPr>
            <w:ins w:id="2091" w:author="Vaughn Shirey" w:date="2023-08-30T21:23:00Z">
              <w:r>
                <w:rPr>
                  <w:rFonts w:ascii="Times New Roman" w:hAnsi="Times New Roman" w:cs="Times New Roman"/>
                  <w:sz w:val="24"/>
                  <w:szCs w:val="24"/>
                </w:rPr>
                <w:t xml:space="preserve">5.5 </w:t>
              </w:r>
            </w:ins>
            <w:del w:id="2092" w:author="Vaughn Shirey" w:date="2023-08-30T18:59:00Z">
              <w:r w:rsidR="00105A70" w:rsidDel="003222FF">
                <w:rPr>
                  <w:rFonts w:ascii="Times New Roman" w:hAnsi="Times New Roman" w:cs="Times New Roman"/>
                  <w:sz w:val="24"/>
                  <w:szCs w:val="24"/>
                </w:rPr>
                <w:delText>-5.4</w:delText>
              </w:r>
            </w:del>
          </w:p>
        </w:tc>
        <w:tc>
          <w:tcPr>
            <w:tcW w:w="2250" w:type="dxa"/>
            <w:tcMar>
              <w:top w:w="100" w:type="dxa"/>
              <w:left w:w="100" w:type="dxa"/>
              <w:bottom w:w="100" w:type="dxa"/>
              <w:right w:w="100" w:type="dxa"/>
            </w:tcMar>
          </w:tcPr>
          <w:p w14:paraId="1BDDBEED" w14:textId="5311B675" w:rsidR="00B65D2D" w:rsidRPr="008E44F2" w:rsidRDefault="00335ACE" w:rsidP="00341DE7">
            <w:pPr>
              <w:widowControl w:val="0"/>
              <w:spacing w:line="240" w:lineRule="auto"/>
              <w:jc w:val="center"/>
              <w:rPr>
                <w:rFonts w:ascii="Times New Roman" w:hAnsi="Times New Roman" w:cs="Times New Roman"/>
                <w:sz w:val="24"/>
                <w:szCs w:val="24"/>
              </w:rPr>
            </w:pPr>
            <w:ins w:id="2093" w:author="Vaughn Shirey" w:date="2023-08-30T21:23:00Z">
              <w:r>
                <w:rPr>
                  <w:rFonts w:ascii="Times New Roman" w:hAnsi="Times New Roman" w:cs="Times New Roman"/>
                  <w:sz w:val="24"/>
                  <w:szCs w:val="24"/>
                </w:rPr>
                <w:t xml:space="preserve">3.7 </w:t>
              </w:r>
            </w:ins>
            <w:del w:id="2094" w:author="Vaughn Shirey" w:date="2023-08-30T18:59:00Z">
              <w:r w:rsidR="00105A70" w:rsidDel="003222FF">
                <w:rPr>
                  <w:rFonts w:ascii="Times New Roman" w:hAnsi="Times New Roman" w:cs="Times New Roman"/>
                  <w:sz w:val="24"/>
                  <w:szCs w:val="24"/>
                </w:rPr>
                <w:delText>3.6</w:delText>
              </w:r>
            </w:del>
          </w:p>
        </w:tc>
      </w:tr>
      <w:tr w:rsidR="00B65D2D" w:rsidRPr="00703517" w14:paraId="2477FD0F" w14:textId="77777777" w:rsidTr="00341DE7">
        <w:trPr>
          <w:jc w:val="center"/>
        </w:trPr>
        <w:tc>
          <w:tcPr>
            <w:tcW w:w="1160" w:type="dxa"/>
            <w:tcMar>
              <w:top w:w="100" w:type="dxa"/>
              <w:left w:w="100" w:type="dxa"/>
              <w:bottom w:w="100" w:type="dxa"/>
              <w:right w:w="100" w:type="dxa"/>
            </w:tcMar>
          </w:tcPr>
          <w:p w14:paraId="7B5C4BA4"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3686AADF" w:rsidR="00B65D2D" w:rsidRPr="008E44F2" w:rsidRDefault="00940E1C" w:rsidP="00341DE7">
            <w:pPr>
              <w:widowControl w:val="0"/>
              <w:spacing w:line="240" w:lineRule="auto"/>
              <w:jc w:val="center"/>
              <w:rPr>
                <w:rFonts w:ascii="Times New Roman" w:hAnsi="Times New Roman" w:cs="Times New Roman"/>
                <w:sz w:val="24"/>
                <w:szCs w:val="24"/>
              </w:rPr>
            </w:pPr>
            <w:del w:id="2095" w:author="Vaughn Shirey" w:date="2023-08-30T18:59:00Z">
              <w:r w:rsidDel="003222FF">
                <w:rPr>
                  <w:rFonts w:ascii="Times New Roman" w:hAnsi="Times New Roman" w:cs="Times New Roman"/>
                  <w:sz w:val="24"/>
                  <w:szCs w:val="24"/>
                </w:rPr>
                <w:delText>-</w:delText>
              </w:r>
            </w:del>
            <w:ins w:id="2096" w:author="Vaughn Shirey" w:date="2023-08-31T09:21:00Z">
              <w:r w:rsidR="00ED40CA">
                <w:rPr>
                  <w:rFonts w:ascii="Times New Roman" w:hAnsi="Times New Roman" w:cs="Times New Roman"/>
                  <w:sz w:val="24"/>
                  <w:szCs w:val="24"/>
                </w:rPr>
                <w:t>203.6</w:t>
              </w:r>
            </w:ins>
            <w:del w:id="2097" w:author="Vaughn Shirey" w:date="2023-08-30T18:59:00Z">
              <w:r w:rsidDel="003222FF">
                <w:rPr>
                  <w:rFonts w:ascii="Times New Roman" w:hAnsi="Times New Roman" w:cs="Times New Roman"/>
                  <w:sz w:val="24"/>
                  <w:szCs w:val="24"/>
                </w:rPr>
                <w:delText>408.0</w:delText>
              </w:r>
            </w:del>
          </w:p>
        </w:tc>
        <w:tc>
          <w:tcPr>
            <w:tcW w:w="1800" w:type="dxa"/>
            <w:tcMar>
              <w:top w:w="100" w:type="dxa"/>
              <w:left w:w="100" w:type="dxa"/>
              <w:bottom w:w="100" w:type="dxa"/>
              <w:right w:w="100" w:type="dxa"/>
            </w:tcMar>
          </w:tcPr>
          <w:p w14:paraId="7F1D188A" w14:textId="6AB944E4" w:rsidR="00B65D2D" w:rsidRPr="008E44F2" w:rsidRDefault="00335ACE" w:rsidP="00341DE7">
            <w:pPr>
              <w:widowControl w:val="0"/>
              <w:spacing w:line="240" w:lineRule="auto"/>
              <w:jc w:val="center"/>
              <w:rPr>
                <w:rFonts w:ascii="Times New Roman" w:hAnsi="Times New Roman" w:cs="Times New Roman"/>
                <w:sz w:val="24"/>
                <w:szCs w:val="24"/>
              </w:rPr>
            </w:pPr>
            <w:ins w:id="2098" w:author="Vaughn Shirey" w:date="2023-08-30T21:23:00Z">
              <w:r>
                <w:rPr>
                  <w:rFonts w:ascii="Times New Roman" w:hAnsi="Times New Roman" w:cs="Times New Roman"/>
                  <w:sz w:val="24"/>
                  <w:szCs w:val="24"/>
                </w:rPr>
                <w:t xml:space="preserve">5.6 </w:t>
              </w:r>
            </w:ins>
            <w:del w:id="2099" w:author="Vaughn Shirey" w:date="2023-08-30T18:59:00Z">
              <w:r w:rsidR="00105A70" w:rsidDel="003222FF">
                <w:rPr>
                  <w:rFonts w:ascii="Times New Roman" w:hAnsi="Times New Roman" w:cs="Times New Roman"/>
                  <w:sz w:val="24"/>
                  <w:szCs w:val="24"/>
                </w:rPr>
                <w:delText>-5.6</w:delText>
              </w:r>
            </w:del>
          </w:p>
        </w:tc>
        <w:tc>
          <w:tcPr>
            <w:tcW w:w="2250" w:type="dxa"/>
            <w:tcMar>
              <w:top w:w="100" w:type="dxa"/>
              <w:left w:w="100" w:type="dxa"/>
              <w:bottom w:w="100" w:type="dxa"/>
              <w:right w:w="100" w:type="dxa"/>
            </w:tcMar>
          </w:tcPr>
          <w:p w14:paraId="1A435747" w14:textId="7DD2772A" w:rsidR="00B65D2D" w:rsidRPr="008E44F2" w:rsidRDefault="00335ACE" w:rsidP="00341DE7">
            <w:pPr>
              <w:widowControl w:val="0"/>
              <w:spacing w:line="240" w:lineRule="auto"/>
              <w:jc w:val="center"/>
              <w:rPr>
                <w:rFonts w:ascii="Times New Roman" w:hAnsi="Times New Roman" w:cs="Times New Roman"/>
                <w:sz w:val="24"/>
                <w:szCs w:val="24"/>
              </w:rPr>
            </w:pPr>
            <w:ins w:id="2100" w:author="Vaughn Shirey" w:date="2023-08-30T21:23:00Z">
              <w:r>
                <w:rPr>
                  <w:rFonts w:ascii="Times New Roman" w:hAnsi="Times New Roman" w:cs="Times New Roman"/>
                  <w:sz w:val="24"/>
                  <w:szCs w:val="24"/>
                </w:rPr>
                <w:t xml:space="preserve">2.8 </w:t>
              </w:r>
            </w:ins>
            <w:del w:id="2101" w:author="Vaughn Shirey" w:date="2023-08-30T18:59:00Z">
              <w:r w:rsidR="00105A70" w:rsidDel="003222FF">
                <w:rPr>
                  <w:rFonts w:ascii="Times New Roman" w:hAnsi="Times New Roman" w:cs="Times New Roman"/>
                  <w:sz w:val="24"/>
                  <w:szCs w:val="24"/>
                </w:rPr>
                <w:delText>2.7</w:delText>
              </w:r>
            </w:del>
          </w:p>
        </w:tc>
      </w:tr>
      <w:tr w:rsidR="00B65D2D" w:rsidRPr="00703517" w14:paraId="1FBD8D6A" w14:textId="77777777" w:rsidTr="00341DE7">
        <w:trPr>
          <w:jc w:val="center"/>
        </w:trPr>
        <w:tc>
          <w:tcPr>
            <w:tcW w:w="1160" w:type="dxa"/>
            <w:tcMar>
              <w:top w:w="100" w:type="dxa"/>
              <w:left w:w="100" w:type="dxa"/>
              <w:bottom w:w="100" w:type="dxa"/>
              <w:right w:w="100" w:type="dxa"/>
            </w:tcMar>
          </w:tcPr>
          <w:p w14:paraId="2A34001E"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6DCF40D3" w:rsidR="00B65D2D" w:rsidRPr="007C401C" w:rsidRDefault="00ED40CA" w:rsidP="00341DE7">
            <w:pPr>
              <w:widowControl w:val="0"/>
              <w:spacing w:line="240" w:lineRule="auto"/>
              <w:jc w:val="center"/>
              <w:rPr>
                <w:rFonts w:ascii="Times New Roman" w:hAnsi="Times New Roman" w:cs="Times New Roman"/>
                <w:b/>
                <w:bCs/>
                <w:sz w:val="24"/>
                <w:szCs w:val="24"/>
                <w:u w:val="single"/>
              </w:rPr>
            </w:pPr>
            <w:ins w:id="2102" w:author="Vaughn Shirey" w:date="2023-08-31T09:21:00Z">
              <w:r>
                <w:rPr>
                  <w:rFonts w:ascii="Times New Roman" w:hAnsi="Times New Roman" w:cs="Times New Roman"/>
                  <w:b/>
                  <w:bCs/>
                  <w:sz w:val="24"/>
                  <w:szCs w:val="24"/>
                  <w:u w:val="single"/>
                </w:rPr>
                <w:t>209.3</w:t>
              </w:r>
            </w:ins>
            <w:del w:id="2103" w:author="Vaughn Shirey" w:date="2023-08-30T18:59:00Z">
              <w:r w:rsidR="00940E1C" w:rsidDel="003222FF">
                <w:rPr>
                  <w:rFonts w:ascii="Times New Roman" w:hAnsi="Times New Roman" w:cs="Times New Roman"/>
                  <w:b/>
                  <w:bCs/>
                  <w:sz w:val="24"/>
                  <w:szCs w:val="24"/>
                  <w:u w:val="single"/>
                </w:rPr>
                <w:delText>-419.1</w:delText>
              </w:r>
            </w:del>
          </w:p>
        </w:tc>
        <w:tc>
          <w:tcPr>
            <w:tcW w:w="1800" w:type="dxa"/>
            <w:tcMar>
              <w:top w:w="100" w:type="dxa"/>
              <w:left w:w="100" w:type="dxa"/>
              <w:bottom w:w="100" w:type="dxa"/>
              <w:right w:w="100" w:type="dxa"/>
            </w:tcMar>
          </w:tcPr>
          <w:p w14:paraId="0796FC26" w14:textId="6C68DC9C"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2104" w:author="Vaughn Shirey" w:date="2023-08-30T21:22:00Z">
              <w:r>
                <w:rPr>
                  <w:rFonts w:ascii="Times New Roman" w:hAnsi="Times New Roman" w:cs="Times New Roman"/>
                  <w:b/>
                  <w:bCs/>
                  <w:sz w:val="24"/>
                  <w:szCs w:val="24"/>
                  <w:u w:val="single"/>
                </w:rPr>
                <w:t xml:space="preserve">0.0 </w:t>
              </w:r>
            </w:ins>
            <w:del w:id="2105" w:author="Vaughn Shirey" w:date="2023-08-30T18:59:00Z">
              <w:r w:rsidR="00105A70" w:rsidRPr="007C401C" w:rsidDel="003222FF">
                <w:rPr>
                  <w:rFonts w:ascii="Times New Roman" w:hAnsi="Times New Roman" w:cs="Times New Roman"/>
                  <w:b/>
                  <w:bCs/>
                  <w:sz w:val="24"/>
                  <w:szCs w:val="24"/>
                  <w:u w:val="single"/>
                </w:rPr>
                <w:delText>0.0</w:delText>
              </w:r>
            </w:del>
          </w:p>
        </w:tc>
        <w:tc>
          <w:tcPr>
            <w:tcW w:w="2250" w:type="dxa"/>
            <w:tcMar>
              <w:top w:w="100" w:type="dxa"/>
              <w:left w:w="100" w:type="dxa"/>
              <w:bottom w:w="100" w:type="dxa"/>
              <w:right w:w="100" w:type="dxa"/>
            </w:tcMar>
          </w:tcPr>
          <w:p w14:paraId="4654012A" w14:textId="127F317B"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2106" w:author="Vaughn Shirey" w:date="2023-08-30T21:22:00Z">
              <w:r>
                <w:rPr>
                  <w:rFonts w:ascii="Times New Roman" w:hAnsi="Times New Roman" w:cs="Times New Roman"/>
                  <w:b/>
                  <w:bCs/>
                  <w:sz w:val="24"/>
                  <w:szCs w:val="24"/>
                  <w:u w:val="single"/>
                </w:rPr>
                <w:t xml:space="preserve">0.0 </w:t>
              </w:r>
            </w:ins>
            <w:del w:id="2107" w:author="Vaughn Shirey" w:date="2023-08-30T18:59:00Z">
              <w:r w:rsidR="00105A70" w:rsidRPr="007C401C" w:rsidDel="003222FF">
                <w:rPr>
                  <w:rFonts w:ascii="Times New Roman" w:hAnsi="Times New Roman" w:cs="Times New Roman"/>
                  <w:b/>
                  <w:bCs/>
                  <w:sz w:val="24"/>
                  <w:szCs w:val="24"/>
                  <w:u w:val="single"/>
                </w:rPr>
                <w:delText>0.0</w:delText>
              </w:r>
            </w:del>
          </w:p>
        </w:tc>
      </w:tr>
      <w:tr w:rsidR="00B65D2D" w:rsidRPr="00703517" w14:paraId="65A73905" w14:textId="77777777" w:rsidTr="00341DE7">
        <w:trPr>
          <w:jc w:val="center"/>
        </w:trPr>
        <w:tc>
          <w:tcPr>
            <w:tcW w:w="1160" w:type="dxa"/>
            <w:tcMar>
              <w:top w:w="100" w:type="dxa"/>
              <w:left w:w="100" w:type="dxa"/>
              <w:bottom w:w="100" w:type="dxa"/>
              <w:right w:w="100" w:type="dxa"/>
            </w:tcMar>
          </w:tcPr>
          <w:p w14:paraId="45E6D73A"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19E6E541" w:rsidR="00B65D2D" w:rsidRPr="007C401C" w:rsidRDefault="00ED40CA" w:rsidP="00341DE7">
            <w:pPr>
              <w:widowControl w:val="0"/>
              <w:spacing w:line="240" w:lineRule="auto"/>
              <w:jc w:val="center"/>
              <w:rPr>
                <w:rFonts w:ascii="Times New Roman" w:hAnsi="Times New Roman" w:cs="Times New Roman"/>
                <w:b/>
                <w:bCs/>
                <w:sz w:val="24"/>
                <w:szCs w:val="24"/>
                <w:u w:val="single"/>
              </w:rPr>
            </w:pPr>
            <w:ins w:id="2108" w:author="Vaughn Shirey" w:date="2023-08-31T09:21:00Z">
              <w:r>
                <w:rPr>
                  <w:rFonts w:ascii="Times New Roman" w:hAnsi="Times New Roman" w:cs="Times New Roman"/>
                  <w:b/>
                  <w:bCs/>
                  <w:sz w:val="24"/>
                  <w:szCs w:val="24"/>
                  <w:u w:val="single"/>
                </w:rPr>
                <w:t>208.3</w:t>
              </w:r>
            </w:ins>
            <w:del w:id="2109" w:author="Vaughn Shirey" w:date="2023-08-30T18:59:00Z">
              <w:r w:rsidR="00940E1C" w:rsidDel="003222FF">
                <w:rPr>
                  <w:rFonts w:ascii="Times New Roman" w:hAnsi="Times New Roman" w:cs="Times New Roman"/>
                  <w:b/>
                  <w:bCs/>
                  <w:sz w:val="24"/>
                  <w:szCs w:val="24"/>
                  <w:u w:val="single"/>
                </w:rPr>
                <w:delText>-416.9</w:delText>
              </w:r>
            </w:del>
          </w:p>
        </w:tc>
        <w:tc>
          <w:tcPr>
            <w:tcW w:w="1800" w:type="dxa"/>
            <w:tcMar>
              <w:top w:w="100" w:type="dxa"/>
              <w:left w:w="100" w:type="dxa"/>
              <w:bottom w:w="100" w:type="dxa"/>
              <w:right w:w="100" w:type="dxa"/>
            </w:tcMar>
          </w:tcPr>
          <w:p w14:paraId="5B229CB4" w14:textId="3146CBDF"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2110" w:author="Vaughn Shirey" w:date="2023-08-30T21:22:00Z">
              <w:r>
                <w:rPr>
                  <w:rFonts w:ascii="Times New Roman" w:hAnsi="Times New Roman" w:cs="Times New Roman"/>
                  <w:b/>
                  <w:bCs/>
                  <w:sz w:val="24"/>
                  <w:szCs w:val="24"/>
                  <w:u w:val="single"/>
                </w:rPr>
                <w:t xml:space="preserve">1.0 </w:t>
              </w:r>
            </w:ins>
            <w:del w:id="2111" w:author="Vaughn Shirey" w:date="2023-08-30T18:59:00Z">
              <w:r w:rsidR="00105A70" w:rsidRPr="007C401C" w:rsidDel="003222FF">
                <w:rPr>
                  <w:rFonts w:ascii="Times New Roman" w:hAnsi="Times New Roman" w:cs="Times New Roman"/>
                  <w:b/>
                  <w:bCs/>
                  <w:sz w:val="24"/>
                  <w:szCs w:val="24"/>
                  <w:u w:val="single"/>
                </w:rPr>
                <w:delText>-1.1</w:delText>
              </w:r>
            </w:del>
          </w:p>
        </w:tc>
        <w:tc>
          <w:tcPr>
            <w:tcW w:w="2250" w:type="dxa"/>
            <w:tcMar>
              <w:top w:w="100" w:type="dxa"/>
              <w:left w:w="100" w:type="dxa"/>
              <w:bottom w:w="100" w:type="dxa"/>
              <w:right w:w="100" w:type="dxa"/>
            </w:tcMar>
          </w:tcPr>
          <w:p w14:paraId="59E29CD3" w14:textId="04866265"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2112" w:author="Vaughn Shirey" w:date="2023-08-30T21:22:00Z">
              <w:r>
                <w:rPr>
                  <w:rFonts w:ascii="Times New Roman" w:hAnsi="Times New Roman" w:cs="Times New Roman"/>
                  <w:b/>
                  <w:bCs/>
                  <w:sz w:val="24"/>
                  <w:szCs w:val="24"/>
                  <w:u w:val="single"/>
                </w:rPr>
                <w:t xml:space="preserve">1.7 </w:t>
              </w:r>
            </w:ins>
            <w:del w:id="2113" w:author="Vaughn Shirey" w:date="2023-08-30T18:59:00Z">
              <w:r w:rsidR="00105A70" w:rsidRPr="007C401C" w:rsidDel="003222FF">
                <w:rPr>
                  <w:rFonts w:ascii="Times New Roman" w:hAnsi="Times New Roman" w:cs="Times New Roman"/>
                  <w:b/>
                  <w:bCs/>
                  <w:sz w:val="24"/>
                  <w:szCs w:val="24"/>
                  <w:u w:val="single"/>
                </w:rPr>
                <w:delText>1.7</w:delText>
              </w:r>
            </w:del>
          </w:p>
        </w:tc>
      </w:tr>
      <w:tr w:rsidR="00B941D4" w:rsidRPr="00703517" w14:paraId="3084039D" w14:textId="77777777" w:rsidTr="00341DE7">
        <w:trPr>
          <w:jc w:val="center"/>
          <w:ins w:id="2114" w:author="Vaughn Shirey" w:date="2023-08-25T10:42:00Z"/>
        </w:trPr>
        <w:tc>
          <w:tcPr>
            <w:tcW w:w="1160" w:type="dxa"/>
            <w:tcMar>
              <w:top w:w="100" w:type="dxa"/>
              <w:left w:w="100" w:type="dxa"/>
              <w:bottom w:w="100" w:type="dxa"/>
              <w:right w:w="100" w:type="dxa"/>
            </w:tcMar>
          </w:tcPr>
          <w:p w14:paraId="7D4AD720" w14:textId="3A279998" w:rsidR="00B941D4" w:rsidRPr="00335ACE" w:rsidRDefault="00B941D4" w:rsidP="00B941D4">
            <w:pPr>
              <w:widowControl w:val="0"/>
              <w:spacing w:line="240" w:lineRule="auto"/>
              <w:jc w:val="center"/>
              <w:rPr>
                <w:ins w:id="2115" w:author="Vaughn Shirey" w:date="2023-08-25T10:42:00Z"/>
                <w:rFonts w:ascii="Times New Roman" w:hAnsi="Times New Roman" w:cs="Times New Roman"/>
                <w:sz w:val="24"/>
                <w:szCs w:val="24"/>
                <w:u w:val="single"/>
                <w:rPrChange w:id="2116" w:author="Vaughn Shirey" w:date="2023-08-30T21:23:00Z">
                  <w:rPr>
                    <w:ins w:id="2117" w:author="Vaughn Shirey" w:date="2023-08-25T10:42:00Z"/>
                    <w:rFonts w:ascii="Times New Roman" w:hAnsi="Times New Roman" w:cs="Times New Roman"/>
                    <w:b/>
                    <w:bCs/>
                    <w:sz w:val="24"/>
                    <w:szCs w:val="24"/>
                    <w:u w:val="single"/>
                  </w:rPr>
                </w:rPrChange>
              </w:rPr>
            </w:pPr>
            <w:ins w:id="2118" w:author="Vaughn Shirey" w:date="2023-08-25T11:02:00Z">
              <w:r w:rsidRPr="00335ACE">
                <w:rPr>
                  <w:rFonts w:ascii="Times New Roman" w:hAnsi="Times New Roman" w:cs="Times New Roman"/>
                  <w:sz w:val="24"/>
                  <w:szCs w:val="24"/>
                  <w:rPrChange w:id="2119" w:author="Vaughn Shirey" w:date="2023-08-30T21:23:00Z">
                    <w:rPr>
                      <w:rFonts w:ascii="Times New Roman" w:hAnsi="Times New Roman" w:cs="Times New Roman"/>
                      <w:b/>
                      <w:bCs/>
                      <w:sz w:val="24"/>
                      <w:szCs w:val="24"/>
                    </w:rPr>
                  </w:rPrChange>
                </w:rPr>
                <w:t>E</w:t>
              </w:r>
            </w:ins>
          </w:p>
        </w:tc>
        <w:tc>
          <w:tcPr>
            <w:tcW w:w="1620" w:type="dxa"/>
            <w:tcMar>
              <w:top w:w="100" w:type="dxa"/>
              <w:left w:w="100" w:type="dxa"/>
              <w:bottom w:w="100" w:type="dxa"/>
              <w:right w:w="100" w:type="dxa"/>
            </w:tcMar>
          </w:tcPr>
          <w:p w14:paraId="3B2BF12B" w14:textId="6DBE7E68" w:rsidR="00B941D4" w:rsidRPr="00335ACE" w:rsidRDefault="00ED40CA" w:rsidP="00B941D4">
            <w:pPr>
              <w:widowControl w:val="0"/>
              <w:spacing w:line="240" w:lineRule="auto"/>
              <w:jc w:val="center"/>
              <w:rPr>
                <w:ins w:id="2120" w:author="Vaughn Shirey" w:date="2023-08-25T10:42:00Z"/>
                <w:rFonts w:ascii="Times New Roman" w:hAnsi="Times New Roman" w:cs="Times New Roman"/>
                <w:sz w:val="24"/>
                <w:szCs w:val="24"/>
                <w:u w:val="single"/>
                <w:rPrChange w:id="2121" w:author="Vaughn Shirey" w:date="2023-08-30T21:23:00Z">
                  <w:rPr>
                    <w:ins w:id="2122" w:author="Vaughn Shirey" w:date="2023-08-25T10:42:00Z"/>
                    <w:rFonts w:ascii="Times New Roman" w:hAnsi="Times New Roman" w:cs="Times New Roman"/>
                    <w:b/>
                    <w:bCs/>
                    <w:sz w:val="24"/>
                    <w:szCs w:val="24"/>
                    <w:u w:val="single"/>
                  </w:rPr>
                </w:rPrChange>
              </w:rPr>
            </w:pPr>
            <w:ins w:id="2123" w:author="Vaughn Shirey" w:date="2023-08-31T09:21:00Z">
              <w:r>
                <w:rPr>
                  <w:rFonts w:ascii="Times New Roman" w:hAnsi="Times New Roman" w:cs="Times New Roman"/>
                  <w:sz w:val="24"/>
                  <w:szCs w:val="24"/>
                  <w:u w:val="single"/>
                </w:rPr>
                <w:t>203.6</w:t>
              </w:r>
            </w:ins>
          </w:p>
        </w:tc>
        <w:tc>
          <w:tcPr>
            <w:tcW w:w="1800" w:type="dxa"/>
            <w:tcMar>
              <w:top w:w="100" w:type="dxa"/>
              <w:left w:w="100" w:type="dxa"/>
              <w:bottom w:w="100" w:type="dxa"/>
              <w:right w:w="100" w:type="dxa"/>
            </w:tcMar>
          </w:tcPr>
          <w:p w14:paraId="1FCFD2EB" w14:textId="40ED48FC" w:rsidR="00B941D4" w:rsidRPr="00335ACE" w:rsidRDefault="00335ACE" w:rsidP="00B941D4">
            <w:pPr>
              <w:widowControl w:val="0"/>
              <w:spacing w:line="240" w:lineRule="auto"/>
              <w:jc w:val="center"/>
              <w:rPr>
                <w:ins w:id="2124" w:author="Vaughn Shirey" w:date="2023-08-25T10:42:00Z"/>
                <w:rFonts w:ascii="Times New Roman" w:hAnsi="Times New Roman" w:cs="Times New Roman"/>
                <w:sz w:val="24"/>
                <w:szCs w:val="24"/>
                <w:u w:val="single"/>
                <w:rPrChange w:id="2125" w:author="Vaughn Shirey" w:date="2023-08-30T21:23:00Z">
                  <w:rPr>
                    <w:ins w:id="2126" w:author="Vaughn Shirey" w:date="2023-08-25T10:42:00Z"/>
                    <w:rFonts w:ascii="Times New Roman" w:hAnsi="Times New Roman" w:cs="Times New Roman"/>
                    <w:b/>
                    <w:bCs/>
                    <w:sz w:val="24"/>
                    <w:szCs w:val="24"/>
                    <w:u w:val="single"/>
                  </w:rPr>
                </w:rPrChange>
              </w:rPr>
            </w:pPr>
            <w:ins w:id="2127" w:author="Vaughn Shirey" w:date="2023-08-30T21:23:00Z">
              <w:r w:rsidRPr="00335ACE">
                <w:rPr>
                  <w:rFonts w:ascii="Times New Roman" w:hAnsi="Times New Roman" w:cs="Times New Roman"/>
                  <w:sz w:val="24"/>
                  <w:szCs w:val="24"/>
                  <w:u w:val="single"/>
                  <w:rPrChange w:id="2128" w:author="Vaughn Shirey" w:date="2023-08-30T21:23:00Z">
                    <w:rPr>
                      <w:rFonts w:ascii="Times New Roman" w:hAnsi="Times New Roman" w:cs="Times New Roman"/>
                      <w:b/>
                      <w:bCs/>
                      <w:sz w:val="24"/>
                      <w:szCs w:val="24"/>
                      <w:u w:val="single"/>
                    </w:rPr>
                  </w:rPrChange>
                </w:rPr>
                <w:t>5.6</w:t>
              </w:r>
            </w:ins>
          </w:p>
        </w:tc>
        <w:tc>
          <w:tcPr>
            <w:tcW w:w="2250" w:type="dxa"/>
            <w:tcMar>
              <w:top w:w="100" w:type="dxa"/>
              <w:left w:w="100" w:type="dxa"/>
              <w:bottom w:w="100" w:type="dxa"/>
              <w:right w:w="100" w:type="dxa"/>
            </w:tcMar>
          </w:tcPr>
          <w:p w14:paraId="02DB421D" w14:textId="79D02B6E" w:rsidR="00B941D4" w:rsidRPr="00335ACE" w:rsidRDefault="00335ACE" w:rsidP="00B941D4">
            <w:pPr>
              <w:widowControl w:val="0"/>
              <w:spacing w:line="240" w:lineRule="auto"/>
              <w:jc w:val="center"/>
              <w:rPr>
                <w:ins w:id="2129" w:author="Vaughn Shirey" w:date="2023-08-25T10:42:00Z"/>
                <w:rFonts w:ascii="Times New Roman" w:hAnsi="Times New Roman" w:cs="Times New Roman"/>
                <w:sz w:val="24"/>
                <w:szCs w:val="24"/>
                <w:u w:val="single"/>
                <w:rPrChange w:id="2130" w:author="Vaughn Shirey" w:date="2023-08-30T21:23:00Z">
                  <w:rPr>
                    <w:ins w:id="2131" w:author="Vaughn Shirey" w:date="2023-08-25T10:42:00Z"/>
                    <w:rFonts w:ascii="Times New Roman" w:hAnsi="Times New Roman" w:cs="Times New Roman"/>
                    <w:b/>
                    <w:bCs/>
                    <w:sz w:val="24"/>
                    <w:szCs w:val="24"/>
                    <w:u w:val="single"/>
                  </w:rPr>
                </w:rPrChange>
              </w:rPr>
            </w:pPr>
            <w:ins w:id="2132" w:author="Vaughn Shirey" w:date="2023-08-30T21:23:00Z">
              <w:r w:rsidRPr="00335ACE">
                <w:rPr>
                  <w:rFonts w:ascii="Times New Roman" w:hAnsi="Times New Roman" w:cs="Times New Roman"/>
                  <w:sz w:val="24"/>
                  <w:szCs w:val="24"/>
                  <w:u w:val="single"/>
                  <w:rPrChange w:id="2133" w:author="Vaughn Shirey" w:date="2023-08-30T21:23:00Z">
                    <w:rPr>
                      <w:rFonts w:ascii="Times New Roman" w:hAnsi="Times New Roman" w:cs="Times New Roman"/>
                      <w:b/>
                      <w:bCs/>
                      <w:sz w:val="24"/>
                      <w:szCs w:val="24"/>
                      <w:u w:val="single"/>
                    </w:rPr>
                  </w:rPrChange>
                </w:rPr>
                <w:t>2.8</w:t>
              </w:r>
            </w:ins>
          </w:p>
        </w:tc>
      </w:tr>
      <w:tr w:rsidR="00B941D4" w:rsidRPr="00703517" w14:paraId="731A29DA" w14:textId="77777777" w:rsidTr="00341DE7">
        <w:trPr>
          <w:jc w:val="center"/>
          <w:ins w:id="2134" w:author="Vaughn Shirey" w:date="2023-08-25T10:42:00Z"/>
        </w:trPr>
        <w:tc>
          <w:tcPr>
            <w:tcW w:w="1160" w:type="dxa"/>
            <w:tcMar>
              <w:top w:w="100" w:type="dxa"/>
              <w:left w:w="100" w:type="dxa"/>
              <w:bottom w:w="100" w:type="dxa"/>
              <w:right w:w="100" w:type="dxa"/>
            </w:tcMar>
          </w:tcPr>
          <w:p w14:paraId="52E11CE4" w14:textId="1C3C21AE" w:rsidR="00B941D4" w:rsidRPr="00335ACE" w:rsidRDefault="00B941D4" w:rsidP="00B941D4">
            <w:pPr>
              <w:widowControl w:val="0"/>
              <w:spacing w:line="240" w:lineRule="auto"/>
              <w:jc w:val="center"/>
              <w:rPr>
                <w:ins w:id="2135" w:author="Vaughn Shirey" w:date="2023-08-25T10:42:00Z"/>
                <w:rFonts w:ascii="Times New Roman" w:hAnsi="Times New Roman" w:cs="Times New Roman"/>
                <w:sz w:val="24"/>
                <w:szCs w:val="24"/>
                <w:u w:val="single"/>
                <w:rPrChange w:id="2136" w:author="Vaughn Shirey" w:date="2023-08-30T21:24:00Z">
                  <w:rPr>
                    <w:ins w:id="2137" w:author="Vaughn Shirey" w:date="2023-08-25T10:42:00Z"/>
                    <w:rFonts w:ascii="Times New Roman" w:hAnsi="Times New Roman" w:cs="Times New Roman"/>
                    <w:b/>
                    <w:bCs/>
                    <w:sz w:val="24"/>
                    <w:szCs w:val="24"/>
                    <w:u w:val="single"/>
                  </w:rPr>
                </w:rPrChange>
              </w:rPr>
            </w:pPr>
            <w:ins w:id="2138" w:author="Vaughn Shirey" w:date="2023-08-25T11:02:00Z">
              <w:r w:rsidRPr="00335ACE">
                <w:rPr>
                  <w:rFonts w:ascii="Times New Roman" w:hAnsi="Times New Roman" w:cs="Times New Roman"/>
                  <w:sz w:val="24"/>
                  <w:szCs w:val="24"/>
                  <w:rPrChange w:id="2139" w:author="Vaughn Shirey" w:date="2023-08-30T21:24:00Z">
                    <w:rPr>
                      <w:rFonts w:ascii="Times New Roman" w:hAnsi="Times New Roman" w:cs="Times New Roman"/>
                      <w:b/>
                      <w:bCs/>
                      <w:sz w:val="24"/>
                      <w:szCs w:val="24"/>
                    </w:rPr>
                  </w:rPrChange>
                </w:rPr>
                <w:t>F</w:t>
              </w:r>
            </w:ins>
          </w:p>
        </w:tc>
        <w:tc>
          <w:tcPr>
            <w:tcW w:w="1620" w:type="dxa"/>
            <w:tcMar>
              <w:top w:w="100" w:type="dxa"/>
              <w:left w:w="100" w:type="dxa"/>
              <w:bottom w:w="100" w:type="dxa"/>
              <w:right w:w="100" w:type="dxa"/>
            </w:tcMar>
          </w:tcPr>
          <w:p w14:paraId="211E4965" w14:textId="54A4D30E" w:rsidR="00B941D4" w:rsidRPr="00335ACE" w:rsidRDefault="00ED40CA" w:rsidP="00B941D4">
            <w:pPr>
              <w:widowControl w:val="0"/>
              <w:spacing w:line="240" w:lineRule="auto"/>
              <w:jc w:val="center"/>
              <w:rPr>
                <w:ins w:id="2140" w:author="Vaughn Shirey" w:date="2023-08-25T10:42:00Z"/>
                <w:rFonts w:ascii="Times New Roman" w:hAnsi="Times New Roman" w:cs="Times New Roman"/>
                <w:sz w:val="24"/>
                <w:szCs w:val="24"/>
                <w:u w:val="single"/>
                <w:rPrChange w:id="2141" w:author="Vaughn Shirey" w:date="2023-08-30T21:24:00Z">
                  <w:rPr>
                    <w:ins w:id="2142" w:author="Vaughn Shirey" w:date="2023-08-25T10:42:00Z"/>
                    <w:rFonts w:ascii="Times New Roman" w:hAnsi="Times New Roman" w:cs="Times New Roman"/>
                    <w:b/>
                    <w:bCs/>
                    <w:sz w:val="24"/>
                    <w:szCs w:val="24"/>
                    <w:u w:val="single"/>
                  </w:rPr>
                </w:rPrChange>
              </w:rPr>
            </w:pPr>
            <w:ins w:id="2143" w:author="Vaughn Shirey" w:date="2023-08-31T09:21:00Z">
              <w:r>
                <w:rPr>
                  <w:rFonts w:ascii="Times New Roman" w:hAnsi="Times New Roman" w:cs="Times New Roman"/>
                  <w:sz w:val="24"/>
                  <w:szCs w:val="24"/>
                  <w:u w:val="single"/>
                </w:rPr>
                <w:t>203.4</w:t>
              </w:r>
            </w:ins>
          </w:p>
        </w:tc>
        <w:tc>
          <w:tcPr>
            <w:tcW w:w="1800" w:type="dxa"/>
            <w:tcMar>
              <w:top w:w="100" w:type="dxa"/>
              <w:left w:w="100" w:type="dxa"/>
              <w:bottom w:w="100" w:type="dxa"/>
              <w:right w:w="100" w:type="dxa"/>
            </w:tcMar>
          </w:tcPr>
          <w:p w14:paraId="21F2771E" w14:textId="437984B5" w:rsidR="00B941D4" w:rsidRPr="00335ACE" w:rsidRDefault="00335ACE" w:rsidP="00B941D4">
            <w:pPr>
              <w:widowControl w:val="0"/>
              <w:spacing w:line="240" w:lineRule="auto"/>
              <w:jc w:val="center"/>
              <w:rPr>
                <w:ins w:id="2144" w:author="Vaughn Shirey" w:date="2023-08-25T10:42:00Z"/>
                <w:rFonts w:ascii="Times New Roman" w:hAnsi="Times New Roman" w:cs="Times New Roman"/>
                <w:sz w:val="24"/>
                <w:szCs w:val="24"/>
                <w:u w:val="single"/>
                <w:rPrChange w:id="2145" w:author="Vaughn Shirey" w:date="2023-08-30T21:24:00Z">
                  <w:rPr>
                    <w:ins w:id="2146" w:author="Vaughn Shirey" w:date="2023-08-25T10:42:00Z"/>
                    <w:rFonts w:ascii="Times New Roman" w:hAnsi="Times New Roman" w:cs="Times New Roman"/>
                    <w:b/>
                    <w:bCs/>
                    <w:sz w:val="24"/>
                    <w:szCs w:val="24"/>
                    <w:u w:val="single"/>
                  </w:rPr>
                </w:rPrChange>
              </w:rPr>
            </w:pPr>
            <w:ins w:id="2147" w:author="Vaughn Shirey" w:date="2023-08-30T21:23:00Z">
              <w:r w:rsidRPr="00335ACE">
                <w:rPr>
                  <w:rFonts w:ascii="Times New Roman" w:hAnsi="Times New Roman" w:cs="Times New Roman"/>
                  <w:sz w:val="24"/>
                  <w:szCs w:val="24"/>
                  <w:u w:val="single"/>
                  <w:rPrChange w:id="2148" w:author="Vaughn Shirey" w:date="2023-08-30T21:24:00Z">
                    <w:rPr>
                      <w:rFonts w:ascii="Times New Roman" w:hAnsi="Times New Roman" w:cs="Times New Roman"/>
                      <w:b/>
                      <w:bCs/>
                      <w:sz w:val="24"/>
                      <w:szCs w:val="24"/>
                      <w:u w:val="single"/>
                    </w:rPr>
                  </w:rPrChange>
                </w:rPr>
                <w:t>5.8</w:t>
              </w:r>
            </w:ins>
          </w:p>
        </w:tc>
        <w:tc>
          <w:tcPr>
            <w:tcW w:w="2250" w:type="dxa"/>
            <w:tcMar>
              <w:top w:w="100" w:type="dxa"/>
              <w:left w:w="100" w:type="dxa"/>
              <w:bottom w:w="100" w:type="dxa"/>
              <w:right w:w="100" w:type="dxa"/>
            </w:tcMar>
          </w:tcPr>
          <w:p w14:paraId="6DD0820D" w14:textId="6E874903" w:rsidR="00B941D4" w:rsidRPr="00335ACE" w:rsidRDefault="00335ACE" w:rsidP="00B941D4">
            <w:pPr>
              <w:widowControl w:val="0"/>
              <w:spacing w:line="240" w:lineRule="auto"/>
              <w:jc w:val="center"/>
              <w:rPr>
                <w:ins w:id="2149" w:author="Vaughn Shirey" w:date="2023-08-25T10:42:00Z"/>
                <w:rFonts w:ascii="Times New Roman" w:hAnsi="Times New Roman" w:cs="Times New Roman"/>
                <w:sz w:val="24"/>
                <w:szCs w:val="24"/>
                <w:u w:val="single"/>
                <w:rPrChange w:id="2150" w:author="Vaughn Shirey" w:date="2023-08-30T21:24:00Z">
                  <w:rPr>
                    <w:ins w:id="2151" w:author="Vaughn Shirey" w:date="2023-08-25T10:42:00Z"/>
                    <w:rFonts w:ascii="Times New Roman" w:hAnsi="Times New Roman" w:cs="Times New Roman"/>
                    <w:b/>
                    <w:bCs/>
                    <w:sz w:val="24"/>
                    <w:szCs w:val="24"/>
                    <w:u w:val="single"/>
                  </w:rPr>
                </w:rPrChange>
              </w:rPr>
            </w:pPr>
            <w:ins w:id="2152" w:author="Vaughn Shirey" w:date="2023-08-30T21:23:00Z">
              <w:r w:rsidRPr="00335ACE">
                <w:rPr>
                  <w:rFonts w:ascii="Times New Roman" w:hAnsi="Times New Roman" w:cs="Times New Roman"/>
                  <w:sz w:val="24"/>
                  <w:szCs w:val="24"/>
                  <w:u w:val="single"/>
                  <w:rPrChange w:id="2153" w:author="Vaughn Shirey" w:date="2023-08-30T21:24:00Z">
                    <w:rPr>
                      <w:rFonts w:ascii="Times New Roman" w:hAnsi="Times New Roman" w:cs="Times New Roman"/>
                      <w:b/>
                      <w:bCs/>
                      <w:sz w:val="24"/>
                      <w:szCs w:val="24"/>
                      <w:u w:val="single"/>
                    </w:rPr>
                  </w:rPrChange>
                </w:rPr>
                <w:t>2.8</w:t>
              </w:r>
            </w:ins>
          </w:p>
        </w:tc>
      </w:tr>
      <w:tr w:rsidR="00B941D4" w:rsidRPr="00703517" w14:paraId="00FCE206" w14:textId="77777777" w:rsidTr="00341DE7">
        <w:trPr>
          <w:jc w:val="center"/>
        </w:trPr>
        <w:tc>
          <w:tcPr>
            <w:tcW w:w="1160" w:type="dxa"/>
            <w:tcMar>
              <w:top w:w="100" w:type="dxa"/>
              <w:left w:w="100" w:type="dxa"/>
              <w:bottom w:w="100" w:type="dxa"/>
              <w:right w:w="100" w:type="dxa"/>
            </w:tcMar>
          </w:tcPr>
          <w:p w14:paraId="5B436402" w14:textId="7DD259F1" w:rsidR="00B941D4" w:rsidRPr="008E44F2" w:rsidRDefault="002C04FC" w:rsidP="00B941D4">
            <w:pPr>
              <w:widowControl w:val="0"/>
              <w:spacing w:line="240" w:lineRule="auto"/>
              <w:jc w:val="center"/>
              <w:rPr>
                <w:rFonts w:ascii="Times New Roman" w:hAnsi="Times New Roman" w:cs="Times New Roman"/>
                <w:sz w:val="24"/>
                <w:szCs w:val="24"/>
              </w:rPr>
            </w:pPr>
            <w:ins w:id="2154" w:author="Vaughn Shirey" w:date="2023-08-31T09:29:00Z">
              <w:r>
                <w:rPr>
                  <w:rFonts w:ascii="Times New Roman" w:hAnsi="Times New Roman" w:cs="Times New Roman"/>
                  <w:sz w:val="24"/>
                  <w:szCs w:val="24"/>
                </w:rPr>
                <w:t>G</w:t>
              </w:r>
            </w:ins>
            <w:del w:id="2155" w:author="Vaughn Shirey" w:date="2023-08-31T09:29:00Z">
              <w:r w:rsidR="00B941D4" w:rsidRPr="008E44F2" w:rsidDel="002C04FC">
                <w:rPr>
                  <w:rFonts w:ascii="Times New Roman" w:hAnsi="Times New Roman" w:cs="Times New Roman"/>
                  <w:sz w:val="24"/>
                  <w:szCs w:val="24"/>
                </w:rPr>
                <w:delText>E</w:delText>
              </w:r>
            </w:del>
          </w:p>
        </w:tc>
        <w:tc>
          <w:tcPr>
            <w:tcW w:w="1620" w:type="dxa"/>
            <w:tcMar>
              <w:top w:w="100" w:type="dxa"/>
              <w:left w:w="100" w:type="dxa"/>
              <w:bottom w:w="100" w:type="dxa"/>
              <w:right w:w="100" w:type="dxa"/>
            </w:tcMar>
          </w:tcPr>
          <w:p w14:paraId="43608FD8" w14:textId="1E1AC623" w:rsidR="00B941D4" w:rsidRPr="008E44F2" w:rsidRDefault="00B941D4" w:rsidP="00B941D4">
            <w:pPr>
              <w:widowControl w:val="0"/>
              <w:spacing w:line="240" w:lineRule="auto"/>
              <w:jc w:val="center"/>
              <w:rPr>
                <w:rFonts w:ascii="Times New Roman" w:hAnsi="Times New Roman" w:cs="Times New Roman"/>
                <w:sz w:val="24"/>
                <w:szCs w:val="24"/>
              </w:rPr>
            </w:pPr>
            <w:del w:id="2156" w:author="Vaughn Shirey" w:date="2023-08-30T18:59:00Z">
              <w:r w:rsidDel="003222FF">
                <w:rPr>
                  <w:rFonts w:ascii="Times New Roman" w:hAnsi="Times New Roman" w:cs="Times New Roman"/>
                  <w:sz w:val="24"/>
                  <w:szCs w:val="24"/>
                </w:rPr>
                <w:delText>-</w:delText>
              </w:r>
            </w:del>
            <w:ins w:id="2157" w:author="Vaughn Shirey" w:date="2023-08-31T09:21:00Z">
              <w:r w:rsidR="00ED40CA">
                <w:rPr>
                  <w:rFonts w:ascii="Times New Roman" w:hAnsi="Times New Roman" w:cs="Times New Roman"/>
                  <w:sz w:val="24"/>
                  <w:szCs w:val="24"/>
                </w:rPr>
                <w:t>203.0</w:t>
              </w:r>
            </w:ins>
            <w:del w:id="2158" w:author="Vaughn Shirey" w:date="2023-08-30T18:59:00Z">
              <w:r w:rsidDel="003222FF">
                <w:rPr>
                  <w:rFonts w:ascii="Times New Roman" w:hAnsi="Times New Roman" w:cs="Times New Roman"/>
                  <w:sz w:val="24"/>
                  <w:szCs w:val="24"/>
                </w:rPr>
                <w:delText>406.5</w:delText>
              </w:r>
            </w:del>
          </w:p>
        </w:tc>
        <w:tc>
          <w:tcPr>
            <w:tcW w:w="1800" w:type="dxa"/>
            <w:tcMar>
              <w:top w:w="100" w:type="dxa"/>
              <w:left w:w="100" w:type="dxa"/>
              <w:bottom w:w="100" w:type="dxa"/>
              <w:right w:w="100" w:type="dxa"/>
            </w:tcMar>
          </w:tcPr>
          <w:p w14:paraId="6A7B399E" w14:textId="23F2C5F2" w:rsidR="00B941D4" w:rsidRPr="008E44F2" w:rsidRDefault="00335ACE" w:rsidP="00B941D4">
            <w:pPr>
              <w:widowControl w:val="0"/>
              <w:spacing w:line="240" w:lineRule="auto"/>
              <w:jc w:val="center"/>
              <w:rPr>
                <w:rFonts w:ascii="Times New Roman" w:hAnsi="Times New Roman" w:cs="Times New Roman"/>
                <w:sz w:val="24"/>
                <w:szCs w:val="24"/>
              </w:rPr>
            </w:pPr>
            <w:ins w:id="2159" w:author="Vaughn Shirey" w:date="2023-08-30T21:24:00Z">
              <w:r>
                <w:rPr>
                  <w:rFonts w:ascii="Times New Roman" w:hAnsi="Times New Roman" w:cs="Times New Roman"/>
                  <w:sz w:val="24"/>
                  <w:szCs w:val="24"/>
                </w:rPr>
                <w:t>6.3</w:t>
              </w:r>
            </w:ins>
            <w:del w:id="2160" w:author="Vaughn Shirey" w:date="2023-08-30T18:59:00Z">
              <w:r w:rsidR="00B941D4" w:rsidDel="003222FF">
                <w:rPr>
                  <w:rFonts w:ascii="Times New Roman" w:hAnsi="Times New Roman" w:cs="Times New Roman"/>
                  <w:sz w:val="24"/>
                  <w:szCs w:val="24"/>
                </w:rPr>
                <w:delText>-6.3</w:delText>
              </w:r>
            </w:del>
          </w:p>
        </w:tc>
        <w:tc>
          <w:tcPr>
            <w:tcW w:w="2250" w:type="dxa"/>
            <w:tcMar>
              <w:top w:w="100" w:type="dxa"/>
              <w:left w:w="100" w:type="dxa"/>
              <w:bottom w:w="100" w:type="dxa"/>
              <w:right w:w="100" w:type="dxa"/>
            </w:tcMar>
          </w:tcPr>
          <w:p w14:paraId="145E4EAC" w14:textId="6D8C37BE" w:rsidR="00B941D4" w:rsidRPr="008E44F2" w:rsidRDefault="00335ACE" w:rsidP="00B941D4">
            <w:pPr>
              <w:widowControl w:val="0"/>
              <w:spacing w:line="240" w:lineRule="auto"/>
              <w:jc w:val="center"/>
              <w:rPr>
                <w:rFonts w:ascii="Times New Roman" w:hAnsi="Times New Roman" w:cs="Times New Roman"/>
                <w:sz w:val="24"/>
                <w:szCs w:val="24"/>
              </w:rPr>
            </w:pPr>
            <w:ins w:id="2161" w:author="Vaughn Shirey" w:date="2023-08-30T21:24:00Z">
              <w:r>
                <w:rPr>
                  <w:rFonts w:ascii="Times New Roman" w:hAnsi="Times New Roman" w:cs="Times New Roman"/>
                  <w:sz w:val="24"/>
                  <w:szCs w:val="24"/>
                </w:rPr>
                <w:t>3.6</w:t>
              </w:r>
            </w:ins>
            <w:del w:id="2162" w:author="Vaughn Shirey" w:date="2023-08-30T18:59:00Z">
              <w:r w:rsidR="00B941D4" w:rsidDel="003222FF">
                <w:rPr>
                  <w:rFonts w:ascii="Times New Roman" w:hAnsi="Times New Roman" w:cs="Times New Roman"/>
                  <w:sz w:val="24"/>
                  <w:szCs w:val="24"/>
                </w:rPr>
                <w:delText>3.5</w:delText>
              </w:r>
            </w:del>
          </w:p>
        </w:tc>
      </w:tr>
      <w:tr w:rsidR="00B941D4" w:rsidRPr="00703517" w14:paraId="03608219" w14:textId="77777777" w:rsidTr="00341DE7">
        <w:trPr>
          <w:jc w:val="center"/>
        </w:trPr>
        <w:tc>
          <w:tcPr>
            <w:tcW w:w="1160" w:type="dxa"/>
            <w:tcMar>
              <w:top w:w="100" w:type="dxa"/>
              <w:left w:w="100" w:type="dxa"/>
              <w:bottom w:w="100" w:type="dxa"/>
              <w:right w:w="100" w:type="dxa"/>
            </w:tcMar>
          </w:tcPr>
          <w:p w14:paraId="0077A2E0" w14:textId="09CFA6D1" w:rsidR="00B941D4" w:rsidRPr="008E44F2" w:rsidRDefault="002C04FC" w:rsidP="00B941D4">
            <w:pPr>
              <w:widowControl w:val="0"/>
              <w:spacing w:line="240" w:lineRule="auto"/>
              <w:jc w:val="center"/>
              <w:rPr>
                <w:rFonts w:ascii="Times New Roman" w:hAnsi="Times New Roman" w:cs="Times New Roman"/>
                <w:sz w:val="24"/>
                <w:szCs w:val="24"/>
              </w:rPr>
            </w:pPr>
            <w:ins w:id="2163" w:author="Vaughn Shirey" w:date="2023-08-31T09:29:00Z">
              <w:r>
                <w:rPr>
                  <w:rFonts w:ascii="Times New Roman" w:hAnsi="Times New Roman" w:cs="Times New Roman"/>
                  <w:sz w:val="24"/>
                  <w:szCs w:val="24"/>
                </w:rPr>
                <w:t>H</w:t>
              </w:r>
            </w:ins>
            <w:del w:id="2164" w:author="Vaughn Shirey" w:date="2023-08-31T09:29:00Z">
              <w:r w:rsidR="00B941D4" w:rsidRPr="008E44F2" w:rsidDel="002C04FC">
                <w:rPr>
                  <w:rFonts w:ascii="Times New Roman" w:hAnsi="Times New Roman" w:cs="Times New Roman"/>
                  <w:sz w:val="24"/>
                  <w:szCs w:val="24"/>
                </w:rPr>
                <w:delText>F</w:delText>
              </w:r>
            </w:del>
          </w:p>
        </w:tc>
        <w:tc>
          <w:tcPr>
            <w:tcW w:w="1620" w:type="dxa"/>
            <w:tcMar>
              <w:top w:w="100" w:type="dxa"/>
              <w:left w:w="100" w:type="dxa"/>
              <w:bottom w:w="100" w:type="dxa"/>
              <w:right w:w="100" w:type="dxa"/>
            </w:tcMar>
          </w:tcPr>
          <w:p w14:paraId="08B022AD" w14:textId="02673D51" w:rsidR="00B941D4" w:rsidRPr="008E44F2" w:rsidRDefault="00B941D4" w:rsidP="00B941D4">
            <w:pPr>
              <w:widowControl w:val="0"/>
              <w:spacing w:line="240" w:lineRule="auto"/>
              <w:jc w:val="center"/>
              <w:rPr>
                <w:rFonts w:ascii="Times New Roman" w:hAnsi="Times New Roman" w:cs="Times New Roman"/>
                <w:sz w:val="24"/>
                <w:szCs w:val="24"/>
              </w:rPr>
            </w:pPr>
            <w:del w:id="2165" w:author="Vaughn Shirey" w:date="2023-08-30T18:59:00Z">
              <w:r w:rsidDel="003222FF">
                <w:rPr>
                  <w:rFonts w:ascii="Times New Roman" w:hAnsi="Times New Roman" w:cs="Times New Roman"/>
                  <w:sz w:val="24"/>
                  <w:szCs w:val="24"/>
                </w:rPr>
                <w:delText>-</w:delText>
              </w:r>
            </w:del>
            <w:ins w:id="2166" w:author="Vaughn Shirey" w:date="2023-08-31T09:21:00Z">
              <w:r w:rsidR="00ED40CA">
                <w:rPr>
                  <w:rFonts w:ascii="Times New Roman" w:hAnsi="Times New Roman" w:cs="Times New Roman"/>
                  <w:sz w:val="24"/>
                  <w:szCs w:val="24"/>
                </w:rPr>
                <w:t>202.8</w:t>
              </w:r>
            </w:ins>
            <w:del w:id="2167" w:author="Vaughn Shirey" w:date="2023-08-30T18:59:00Z">
              <w:r w:rsidDel="003222FF">
                <w:rPr>
                  <w:rFonts w:ascii="Times New Roman" w:hAnsi="Times New Roman" w:cs="Times New Roman"/>
                  <w:sz w:val="24"/>
                  <w:szCs w:val="24"/>
                </w:rPr>
                <w:delText>405.9</w:delText>
              </w:r>
            </w:del>
          </w:p>
        </w:tc>
        <w:tc>
          <w:tcPr>
            <w:tcW w:w="1800" w:type="dxa"/>
            <w:tcMar>
              <w:top w:w="100" w:type="dxa"/>
              <w:left w:w="100" w:type="dxa"/>
              <w:bottom w:w="100" w:type="dxa"/>
              <w:right w:w="100" w:type="dxa"/>
            </w:tcMar>
          </w:tcPr>
          <w:p w14:paraId="682F07C5" w14:textId="6F1F5723" w:rsidR="00B941D4" w:rsidRPr="008E44F2" w:rsidRDefault="00335ACE" w:rsidP="00B941D4">
            <w:pPr>
              <w:widowControl w:val="0"/>
              <w:spacing w:line="240" w:lineRule="auto"/>
              <w:jc w:val="center"/>
              <w:rPr>
                <w:rFonts w:ascii="Times New Roman" w:hAnsi="Times New Roman" w:cs="Times New Roman"/>
                <w:sz w:val="24"/>
                <w:szCs w:val="24"/>
              </w:rPr>
            </w:pPr>
            <w:ins w:id="2168" w:author="Vaughn Shirey" w:date="2023-08-30T21:24:00Z">
              <w:r>
                <w:rPr>
                  <w:rFonts w:ascii="Times New Roman" w:hAnsi="Times New Roman" w:cs="Times New Roman"/>
                  <w:sz w:val="24"/>
                  <w:szCs w:val="24"/>
                </w:rPr>
                <w:t>6.5</w:t>
              </w:r>
            </w:ins>
            <w:del w:id="2169" w:author="Vaughn Shirey" w:date="2023-08-30T18:59:00Z">
              <w:r w:rsidR="00B941D4" w:rsidDel="003222FF">
                <w:rPr>
                  <w:rFonts w:ascii="Times New Roman" w:hAnsi="Times New Roman" w:cs="Times New Roman"/>
                  <w:sz w:val="24"/>
                  <w:szCs w:val="24"/>
                </w:rPr>
                <w:delText>-6.6</w:delText>
              </w:r>
            </w:del>
          </w:p>
        </w:tc>
        <w:tc>
          <w:tcPr>
            <w:tcW w:w="2250" w:type="dxa"/>
            <w:tcMar>
              <w:top w:w="100" w:type="dxa"/>
              <w:left w:w="100" w:type="dxa"/>
              <w:bottom w:w="100" w:type="dxa"/>
              <w:right w:w="100" w:type="dxa"/>
            </w:tcMar>
          </w:tcPr>
          <w:p w14:paraId="6F49F59D" w14:textId="2B5681E2" w:rsidR="00B941D4" w:rsidRPr="008E44F2" w:rsidRDefault="00335ACE" w:rsidP="00B941D4">
            <w:pPr>
              <w:widowControl w:val="0"/>
              <w:spacing w:line="240" w:lineRule="auto"/>
              <w:jc w:val="center"/>
              <w:rPr>
                <w:rFonts w:ascii="Times New Roman" w:hAnsi="Times New Roman" w:cs="Times New Roman"/>
                <w:sz w:val="24"/>
                <w:szCs w:val="24"/>
              </w:rPr>
            </w:pPr>
            <w:ins w:id="2170" w:author="Vaughn Shirey" w:date="2023-08-30T21:24:00Z">
              <w:r>
                <w:rPr>
                  <w:rFonts w:ascii="Times New Roman" w:hAnsi="Times New Roman" w:cs="Times New Roman"/>
                  <w:sz w:val="24"/>
                  <w:szCs w:val="24"/>
                </w:rPr>
                <w:t>2.8</w:t>
              </w:r>
            </w:ins>
            <w:del w:id="2171" w:author="Vaughn Shirey" w:date="2023-08-30T18:59:00Z">
              <w:r w:rsidR="00B941D4" w:rsidDel="003222FF">
                <w:rPr>
                  <w:rFonts w:ascii="Times New Roman" w:hAnsi="Times New Roman" w:cs="Times New Roman"/>
                  <w:sz w:val="24"/>
                  <w:szCs w:val="24"/>
                </w:rPr>
                <w:delText>2.7</w:delText>
              </w:r>
            </w:del>
          </w:p>
        </w:tc>
      </w:tr>
      <w:tr w:rsidR="00B941D4" w:rsidRPr="00703517" w14:paraId="4E1C4A85" w14:textId="77777777" w:rsidTr="00341DE7">
        <w:trPr>
          <w:jc w:val="center"/>
        </w:trPr>
        <w:tc>
          <w:tcPr>
            <w:tcW w:w="1160" w:type="dxa"/>
            <w:tcMar>
              <w:top w:w="100" w:type="dxa"/>
              <w:left w:w="100" w:type="dxa"/>
              <w:bottom w:w="100" w:type="dxa"/>
              <w:right w:w="100" w:type="dxa"/>
            </w:tcMar>
          </w:tcPr>
          <w:p w14:paraId="286BA883" w14:textId="1741D56A" w:rsidR="00B941D4" w:rsidRPr="008E44F2" w:rsidRDefault="002C04FC" w:rsidP="00B941D4">
            <w:pPr>
              <w:widowControl w:val="0"/>
              <w:spacing w:line="240" w:lineRule="auto"/>
              <w:jc w:val="center"/>
              <w:rPr>
                <w:rFonts w:ascii="Times New Roman" w:hAnsi="Times New Roman" w:cs="Times New Roman"/>
                <w:sz w:val="24"/>
                <w:szCs w:val="24"/>
              </w:rPr>
            </w:pPr>
            <w:ins w:id="2172" w:author="Vaughn Shirey" w:date="2023-08-31T09:29:00Z">
              <w:r>
                <w:rPr>
                  <w:rFonts w:ascii="Times New Roman" w:hAnsi="Times New Roman" w:cs="Times New Roman"/>
                  <w:sz w:val="24"/>
                  <w:szCs w:val="24"/>
                </w:rPr>
                <w:t>I</w:t>
              </w:r>
            </w:ins>
            <w:del w:id="2173" w:author="Vaughn Shirey" w:date="2023-08-31T09:29:00Z">
              <w:r w:rsidR="00B941D4" w:rsidRPr="008E44F2" w:rsidDel="002C04FC">
                <w:rPr>
                  <w:rFonts w:ascii="Times New Roman" w:hAnsi="Times New Roman" w:cs="Times New Roman"/>
                  <w:sz w:val="24"/>
                  <w:szCs w:val="24"/>
                </w:rPr>
                <w:delText>G</w:delText>
              </w:r>
            </w:del>
          </w:p>
        </w:tc>
        <w:tc>
          <w:tcPr>
            <w:tcW w:w="1620" w:type="dxa"/>
            <w:tcMar>
              <w:top w:w="100" w:type="dxa"/>
              <w:left w:w="100" w:type="dxa"/>
              <w:bottom w:w="100" w:type="dxa"/>
              <w:right w:w="100" w:type="dxa"/>
            </w:tcMar>
          </w:tcPr>
          <w:p w14:paraId="452C829B" w14:textId="327F860B" w:rsidR="00B941D4" w:rsidRPr="008E44F2" w:rsidRDefault="00B941D4" w:rsidP="00B941D4">
            <w:pPr>
              <w:widowControl w:val="0"/>
              <w:spacing w:line="240" w:lineRule="auto"/>
              <w:jc w:val="center"/>
              <w:rPr>
                <w:rFonts w:ascii="Times New Roman" w:hAnsi="Times New Roman" w:cs="Times New Roman"/>
                <w:sz w:val="24"/>
                <w:szCs w:val="24"/>
              </w:rPr>
            </w:pPr>
            <w:del w:id="2174" w:author="Vaughn Shirey" w:date="2023-08-30T18:59:00Z">
              <w:r w:rsidDel="003222FF">
                <w:rPr>
                  <w:rFonts w:ascii="Times New Roman" w:hAnsi="Times New Roman" w:cs="Times New Roman"/>
                  <w:sz w:val="24"/>
                  <w:szCs w:val="24"/>
                </w:rPr>
                <w:delText>-</w:delText>
              </w:r>
            </w:del>
            <w:ins w:id="2175" w:author="Vaughn Shirey" w:date="2023-08-31T09:21:00Z">
              <w:r w:rsidR="00ED40CA">
                <w:rPr>
                  <w:rFonts w:ascii="Times New Roman" w:hAnsi="Times New Roman" w:cs="Times New Roman"/>
                  <w:sz w:val="24"/>
                  <w:szCs w:val="24"/>
                </w:rPr>
                <w:t>202.2</w:t>
              </w:r>
            </w:ins>
            <w:del w:id="2176" w:author="Vaughn Shirey" w:date="2023-08-30T18:59:00Z">
              <w:r w:rsidDel="003222FF">
                <w:rPr>
                  <w:rFonts w:ascii="Times New Roman" w:hAnsi="Times New Roman" w:cs="Times New Roman"/>
                  <w:sz w:val="24"/>
                  <w:szCs w:val="24"/>
                </w:rPr>
                <w:delText>404.8</w:delText>
              </w:r>
            </w:del>
          </w:p>
        </w:tc>
        <w:tc>
          <w:tcPr>
            <w:tcW w:w="1800" w:type="dxa"/>
            <w:tcMar>
              <w:top w:w="100" w:type="dxa"/>
              <w:left w:w="100" w:type="dxa"/>
              <w:bottom w:w="100" w:type="dxa"/>
              <w:right w:w="100" w:type="dxa"/>
            </w:tcMar>
          </w:tcPr>
          <w:p w14:paraId="579B460E" w14:textId="677C7BAD" w:rsidR="00B941D4" w:rsidRPr="008E44F2" w:rsidRDefault="00335ACE" w:rsidP="00B941D4">
            <w:pPr>
              <w:widowControl w:val="0"/>
              <w:spacing w:line="240" w:lineRule="auto"/>
              <w:jc w:val="center"/>
              <w:rPr>
                <w:rFonts w:ascii="Times New Roman" w:hAnsi="Times New Roman" w:cs="Times New Roman"/>
                <w:sz w:val="24"/>
                <w:szCs w:val="24"/>
              </w:rPr>
            </w:pPr>
            <w:ins w:id="2177" w:author="Vaughn Shirey" w:date="2023-08-30T21:25:00Z">
              <w:r>
                <w:rPr>
                  <w:rFonts w:ascii="Times New Roman" w:hAnsi="Times New Roman" w:cs="Times New Roman"/>
                  <w:sz w:val="24"/>
                  <w:szCs w:val="24"/>
                </w:rPr>
                <w:t>7.0</w:t>
              </w:r>
            </w:ins>
            <w:del w:id="2178" w:author="Vaughn Shirey" w:date="2023-08-30T18:59:00Z">
              <w:r w:rsidR="00B941D4" w:rsidDel="003222FF">
                <w:rPr>
                  <w:rFonts w:ascii="Times New Roman" w:hAnsi="Times New Roman" w:cs="Times New Roman"/>
                  <w:sz w:val="24"/>
                  <w:szCs w:val="24"/>
                </w:rPr>
                <w:delText>-7.1</w:delText>
              </w:r>
            </w:del>
          </w:p>
        </w:tc>
        <w:tc>
          <w:tcPr>
            <w:tcW w:w="2250" w:type="dxa"/>
            <w:tcMar>
              <w:top w:w="100" w:type="dxa"/>
              <w:left w:w="100" w:type="dxa"/>
              <w:bottom w:w="100" w:type="dxa"/>
              <w:right w:w="100" w:type="dxa"/>
            </w:tcMar>
          </w:tcPr>
          <w:p w14:paraId="7ADB6771" w14:textId="70EEC729" w:rsidR="00B941D4" w:rsidRPr="008E44F2" w:rsidRDefault="00335ACE" w:rsidP="00B941D4">
            <w:pPr>
              <w:widowControl w:val="0"/>
              <w:spacing w:line="240" w:lineRule="auto"/>
              <w:jc w:val="center"/>
              <w:rPr>
                <w:rFonts w:ascii="Times New Roman" w:hAnsi="Times New Roman" w:cs="Times New Roman"/>
                <w:sz w:val="24"/>
                <w:szCs w:val="24"/>
              </w:rPr>
            </w:pPr>
            <w:ins w:id="2179" w:author="Vaughn Shirey" w:date="2023-08-30T21:25:00Z">
              <w:r>
                <w:rPr>
                  <w:rFonts w:ascii="Times New Roman" w:hAnsi="Times New Roman" w:cs="Times New Roman"/>
                  <w:sz w:val="24"/>
                  <w:szCs w:val="24"/>
                </w:rPr>
                <w:t>3.0</w:t>
              </w:r>
            </w:ins>
            <w:del w:id="2180" w:author="Vaughn Shirey" w:date="2023-08-30T18:59:00Z">
              <w:r w:rsidR="00B941D4" w:rsidDel="003222FF">
                <w:rPr>
                  <w:rFonts w:ascii="Times New Roman" w:hAnsi="Times New Roman" w:cs="Times New Roman"/>
                  <w:sz w:val="24"/>
                  <w:szCs w:val="24"/>
                </w:rPr>
                <w:delText>3.0</w:delText>
              </w:r>
            </w:del>
          </w:p>
        </w:tc>
      </w:tr>
      <w:tr w:rsidR="00B941D4" w:rsidRPr="00703517" w14:paraId="7BCF3432" w14:textId="77777777" w:rsidTr="00341DE7">
        <w:trPr>
          <w:jc w:val="center"/>
        </w:trPr>
        <w:tc>
          <w:tcPr>
            <w:tcW w:w="1160" w:type="dxa"/>
            <w:tcMar>
              <w:top w:w="100" w:type="dxa"/>
              <w:left w:w="100" w:type="dxa"/>
              <w:bottom w:w="100" w:type="dxa"/>
              <w:right w:w="100" w:type="dxa"/>
            </w:tcMar>
          </w:tcPr>
          <w:p w14:paraId="2E639C85" w14:textId="25DB7E0B" w:rsidR="00B941D4" w:rsidRPr="008E44F2" w:rsidRDefault="00B941D4" w:rsidP="00B941D4">
            <w:pPr>
              <w:widowControl w:val="0"/>
              <w:spacing w:line="240" w:lineRule="auto"/>
              <w:jc w:val="center"/>
              <w:rPr>
                <w:rFonts w:ascii="Times New Roman" w:hAnsi="Times New Roman" w:cs="Times New Roman"/>
                <w:sz w:val="24"/>
                <w:szCs w:val="24"/>
              </w:rPr>
            </w:pPr>
            <w:del w:id="2181" w:author="Vaughn Shirey" w:date="2023-08-31T09:29:00Z">
              <w:r w:rsidRPr="008E44F2" w:rsidDel="002C04FC">
                <w:rPr>
                  <w:rFonts w:ascii="Times New Roman" w:hAnsi="Times New Roman" w:cs="Times New Roman"/>
                  <w:sz w:val="24"/>
                  <w:szCs w:val="24"/>
                </w:rPr>
                <w:delText>H</w:delText>
              </w:r>
            </w:del>
            <w:ins w:id="2182" w:author="Vaughn Shirey" w:date="2023-08-31T09:29:00Z">
              <w:r w:rsidR="002C04FC">
                <w:rPr>
                  <w:rFonts w:ascii="Times New Roman" w:hAnsi="Times New Roman" w:cs="Times New Roman"/>
                  <w:sz w:val="24"/>
                  <w:szCs w:val="24"/>
                </w:rPr>
                <w:t>J</w:t>
              </w:r>
            </w:ins>
          </w:p>
        </w:tc>
        <w:tc>
          <w:tcPr>
            <w:tcW w:w="1620" w:type="dxa"/>
            <w:tcMar>
              <w:top w:w="100" w:type="dxa"/>
              <w:left w:w="100" w:type="dxa"/>
              <w:bottom w:w="100" w:type="dxa"/>
              <w:right w:w="100" w:type="dxa"/>
            </w:tcMar>
          </w:tcPr>
          <w:p w14:paraId="3E7869BE" w14:textId="21A2B582" w:rsidR="00B941D4" w:rsidRPr="008E44F2" w:rsidRDefault="00ED40CA" w:rsidP="00B941D4">
            <w:pPr>
              <w:widowControl w:val="0"/>
              <w:spacing w:line="240" w:lineRule="auto"/>
              <w:jc w:val="center"/>
              <w:rPr>
                <w:rFonts w:ascii="Times New Roman" w:hAnsi="Times New Roman" w:cs="Times New Roman"/>
                <w:sz w:val="24"/>
                <w:szCs w:val="24"/>
              </w:rPr>
            </w:pPr>
            <w:ins w:id="2183" w:author="Vaughn Shirey" w:date="2023-08-31T09:21:00Z">
              <w:r>
                <w:rPr>
                  <w:rFonts w:ascii="Times New Roman" w:hAnsi="Times New Roman" w:cs="Times New Roman"/>
                  <w:sz w:val="24"/>
                  <w:szCs w:val="24"/>
                </w:rPr>
                <w:t>201.9</w:t>
              </w:r>
            </w:ins>
            <w:del w:id="2184" w:author="Vaughn Shirey" w:date="2023-08-30T18:59:00Z">
              <w:r w:rsidR="00B941D4" w:rsidDel="003222FF">
                <w:rPr>
                  <w:rFonts w:ascii="Times New Roman" w:hAnsi="Times New Roman" w:cs="Times New Roman"/>
                  <w:sz w:val="24"/>
                  <w:szCs w:val="24"/>
                </w:rPr>
                <w:delText>-403.9</w:delText>
              </w:r>
            </w:del>
          </w:p>
        </w:tc>
        <w:tc>
          <w:tcPr>
            <w:tcW w:w="1800" w:type="dxa"/>
            <w:tcMar>
              <w:top w:w="100" w:type="dxa"/>
              <w:left w:w="100" w:type="dxa"/>
              <w:bottom w:w="100" w:type="dxa"/>
              <w:right w:w="100" w:type="dxa"/>
            </w:tcMar>
          </w:tcPr>
          <w:p w14:paraId="2C7D662E" w14:textId="2DB3ED83" w:rsidR="00B941D4" w:rsidRPr="008E44F2" w:rsidRDefault="00335ACE" w:rsidP="00B941D4">
            <w:pPr>
              <w:widowControl w:val="0"/>
              <w:spacing w:line="240" w:lineRule="auto"/>
              <w:jc w:val="center"/>
              <w:rPr>
                <w:rFonts w:ascii="Times New Roman" w:hAnsi="Times New Roman" w:cs="Times New Roman"/>
                <w:sz w:val="24"/>
                <w:szCs w:val="24"/>
              </w:rPr>
            </w:pPr>
            <w:ins w:id="2185" w:author="Vaughn Shirey" w:date="2023-08-30T21:25:00Z">
              <w:r>
                <w:rPr>
                  <w:rFonts w:ascii="Times New Roman" w:hAnsi="Times New Roman" w:cs="Times New Roman"/>
                  <w:sz w:val="24"/>
                  <w:szCs w:val="24"/>
                </w:rPr>
                <w:t>7.5</w:t>
              </w:r>
            </w:ins>
            <w:del w:id="2186" w:author="Vaughn Shirey" w:date="2023-08-30T18:59:00Z">
              <w:r w:rsidR="00B941D4" w:rsidDel="003222FF">
                <w:rPr>
                  <w:rFonts w:ascii="Times New Roman" w:hAnsi="Times New Roman" w:cs="Times New Roman"/>
                  <w:sz w:val="24"/>
                  <w:szCs w:val="24"/>
                </w:rPr>
                <w:delText>-7.6</w:delText>
              </w:r>
            </w:del>
          </w:p>
        </w:tc>
        <w:tc>
          <w:tcPr>
            <w:tcW w:w="2250" w:type="dxa"/>
            <w:tcMar>
              <w:top w:w="100" w:type="dxa"/>
              <w:left w:w="100" w:type="dxa"/>
              <w:bottom w:w="100" w:type="dxa"/>
              <w:right w:w="100" w:type="dxa"/>
            </w:tcMar>
          </w:tcPr>
          <w:p w14:paraId="61C5C97A" w14:textId="2675C049" w:rsidR="00B941D4" w:rsidRPr="008E44F2" w:rsidRDefault="00335ACE" w:rsidP="00B941D4">
            <w:pPr>
              <w:widowControl w:val="0"/>
              <w:spacing w:line="240" w:lineRule="auto"/>
              <w:jc w:val="center"/>
              <w:rPr>
                <w:rFonts w:ascii="Times New Roman" w:hAnsi="Times New Roman" w:cs="Times New Roman"/>
                <w:sz w:val="24"/>
                <w:szCs w:val="24"/>
              </w:rPr>
            </w:pPr>
            <w:ins w:id="2187" w:author="Vaughn Shirey" w:date="2023-08-30T21:25:00Z">
              <w:r>
                <w:rPr>
                  <w:rFonts w:ascii="Times New Roman" w:hAnsi="Times New Roman" w:cs="Times New Roman"/>
                  <w:sz w:val="24"/>
                  <w:szCs w:val="24"/>
                </w:rPr>
                <w:t>3.7</w:t>
              </w:r>
            </w:ins>
            <w:del w:id="2188" w:author="Vaughn Shirey" w:date="2023-08-30T18:59:00Z">
              <w:r w:rsidR="00B941D4" w:rsidDel="003222FF">
                <w:rPr>
                  <w:rFonts w:ascii="Times New Roman" w:hAnsi="Times New Roman" w:cs="Times New Roman"/>
                  <w:sz w:val="24"/>
                  <w:szCs w:val="24"/>
                </w:rPr>
                <w:delText>3.7</w:delText>
              </w:r>
            </w:del>
          </w:p>
        </w:tc>
      </w:tr>
      <w:tr w:rsidR="00B941D4" w:rsidRPr="00703517" w14:paraId="594A8B6C" w14:textId="77777777" w:rsidTr="00341DE7">
        <w:trPr>
          <w:jc w:val="center"/>
        </w:trPr>
        <w:tc>
          <w:tcPr>
            <w:tcW w:w="1160" w:type="dxa"/>
            <w:tcMar>
              <w:top w:w="100" w:type="dxa"/>
              <w:left w:w="100" w:type="dxa"/>
              <w:bottom w:w="100" w:type="dxa"/>
              <w:right w:w="100" w:type="dxa"/>
            </w:tcMar>
          </w:tcPr>
          <w:p w14:paraId="57124B10" w14:textId="772572DC" w:rsidR="00B941D4" w:rsidRPr="008E44F2" w:rsidRDefault="002C04FC" w:rsidP="00B941D4">
            <w:pPr>
              <w:widowControl w:val="0"/>
              <w:spacing w:line="240" w:lineRule="auto"/>
              <w:jc w:val="center"/>
              <w:rPr>
                <w:rFonts w:ascii="Times New Roman" w:hAnsi="Times New Roman" w:cs="Times New Roman"/>
                <w:sz w:val="24"/>
                <w:szCs w:val="24"/>
              </w:rPr>
            </w:pPr>
            <w:ins w:id="2189" w:author="Vaughn Shirey" w:date="2023-08-31T09:29:00Z">
              <w:r>
                <w:rPr>
                  <w:rFonts w:ascii="Times New Roman" w:hAnsi="Times New Roman" w:cs="Times New Roman"/>
                  <w:sz w:val="24"/>
                  <w:szCs w:val="24"/>
                </w:rPr>
                <w:t>K</w:t>
              </w:r>
            </w:ins>
            <w:del w:id="2190" w:author="Vaughn Shirey" w:date="2023-08-31T09:29:00Z">
              <w:r w:rsidR="00B941D4" w:rsidDel="002C04FC">
                <w:rPr>
                  <w:rFonts w:ascii="Times New Roman" w:hAnsi="Times New Roman" w:cs="Times New Roman"/>
                  <w:sz w:val="24"/>
                  <w:szCs w:val="24"/>
                </w:rPr>
                <w:delText>I</w:delText>
              </w:r>
            </w:del>
          </w:p>
        </w:tc>
        <w:tc>
          <w:tcPr>
            <w:tcW w:w="1620" w:type="dxa"/>
            <w:tcMar>
              <w:top w:w="100" w:type="dxa"/>
              <w:left w:w="100" w:type="dxa"/>
              <w:bottom w:w="100" w:type="dxa"/>
              <w:right w:w="100" w:type="dxa"/>
            </w:tcMar>
          </w:tcPr>
          <w:p w14:paraId="73D68A0A" w14:textId="0C98BB9A" w:rsidR="00B941D4" w:rsidRPr="008E44F2" w:rsidRDefault="00ED40CA" w:rsidP="00B941D4">
            <w:pPr>
              <w:widowControl w:val="0"/>
              <w:spacing w:line="240" w:lineRule="auto"/>
              <w:jc w:val="center"/>
              <w:rPr>
                <w:rFonts w:ascii="Times New Roman" w:hAnsi="Times New Roman" w:cs="Times New Roman"/>
                <w:sz w:val="24"/>
                <w:szCs w:val="24"/>
              </w:rPr>
            </w:pPr>
            <w:ins w:id="2191" w:author="Vaughn Shirey" w:date="2023-08-31T09:20:00Z">
              <w:r>
                <w:rPr>
                  <w:rFonts w:ascii="Times New Roman" w:hAnsi="Times New Roman" w:cs="Times New Roman"/>
                  <w:sz w:val="24"/>
                  <w:szCs w:val="24"/>
                </w:rPr>
                <w:t>203.0</w:t>
              </w:r>
            </w:ins>
            <w:del w:id="2192" w:author="Vaughn Shirey" w:date="2023-08-30T18:59:00Z">
              <w:r w:rsidR="00B941D4" w:rsidDel="003222FF">
                <w:rPr>
                  <w:rFonts w:ascii="Times New Roman" w:hAnsi="Times New Roman" w:cs="Times New Roman"/>
                  <w:sz w:val="24"/>
                  <w:szCs w:val="24"/>
                </w:rPr>
                <w:delText>-406.5</w:delText>
              </w:r>
            </w:del>
          </w:p>
        </w:tc>
        <w:tc>
          <w:tcPr>
            <w:tcW w:w="1800" w:type="dxa"/>
            <w:tcMar>
              <w:top w:w="100" w:type="dxa"/>
              <w:left w:w="100" w:type="dxa"/>
              <w:bottom w:w="100" w:type="dxa"/>
              <w:right w:w="100" w:type="dxa"/>
            </w:tcMar>
          </w:tcPr>
          <w:p w14:paraId="087A8AB0" w14:textId="2FA205DB" w:rsidR="00B941D4" w:rsidRPr="008E44F2" w:rsidRDefault="00335ACE" w:rsidP="00B941D4">
            <w:pPr>
              <w:widowControl w:val="0"/>
              <w:spacing w:line="240" w:lineRule="auto"/>
              <w:jc w:val="center"/>
              <w:rPr>
                <w:rFonts w:ascii="Times New Roman" w:hAnsi="Times New Roman" w:cs="Times New Roman"/>
                <w:sz w:val="24"/>
                <w:szCs w:val="24"/>
              </w:rPr>
            </w:pPr>
            <w:ins w:id="2193" w:author="Vaughn Shirey" w:date="2023-08-30T21:25:00Z">
              <w:r>
                <w:rPr>
                  <w:rFonts w:ascii="Times New Roman" w:hAnsi="Times New Roman" w:cs="Times New Roman"/>
                  <w:sz w:val="24"/>
                  <w:szCs w:val="24"/>
                </w:rPr>
                <w:t>6.3</w:t>
              </w:r>
            </w:ins>
            <w:del w:id="2194" w:author="Vaughn Shirey" w:date="2023-08-30T18:59:00Z">
              <w:r w:rsidR="00B941D4" w:rsidDel="003222FF">
                <w:rPr>
                  <w:rFonts w:ascii="Times New Roman" w:hAnsi="Times New Roman" w:cs="Times New Roman"/>
                  <w:sz w:val="24"/>
                  <w:szCs w:val="24"/>
                </w:rPr>
                <w:delText>-6.3</w:delText>
              </w:r>
            </w:del>
          </w:p>
        </w:tc>
        <w:tc>
          <w:tcPr>
            <w:tcW w:w="2250" w:type="dxa"/>
            <w:tcMar>
              <w:top w:w="100" w:type="dxa"/>
              <w:left w:w="100" w:type="dxa"/>
              <w:bottom w:w="100" w:type="dxa"/>
              <w:right w:w="100" w:type="dxa"/>
            </w:tcMar>
          </w:tcPr>
          <w:p w14:paraId="60272886" w14:textId="41864E31" w:rsidR="00B941D4" w:rsidRPr="008E44F2" w:rsidRDefault="00335ACE" w:rsidP="00B941D4">
            <w:pPr>
              <w:widowControl w:val="0"/>
              <w:spacing w:line="240" w:lineRule="auto"/>
              <w:jc w:val="center"/>
              <w:rPr>
                <w:rFonts w:ascii="Times New Roman" w:hAnsi="Times New Roman" w:cs="Times New Roman"/>
                <w:sz w:val="24"/>
                <w:szCs w:val="24"/>
              </w:rPr>
            </w:pPr>
            <w:ins w:id="2195" w:author="Vaughn Shirey" w:date="2023-08-30T21:25:00Z">
              <w:r>
                <w:rPr>
                  <w:rFonts w:ascii="Times New Roman" w:hAnsi="Times New Roman" w:cs="Times New Roman"/>
                  <w:sz w:val="24"/>
                  <w:szCs w:val="24"/>
                </w:rPr>
                <w:t>3.7</w:t>
              </w:r>
            </w:ins>
            <w:del w:id="2196" w:author="Vaughn Shirey" w:date="2023-08-30T18:59:00Z">
              <w:r w:rsidR="00B941D4" w:rsidDel="003222FF">
                <w:rPr>
                  <w:rFonts w:ascii="Times New Roman" w:hAnsi="Times New Roman" w:cs="Times New Roman"/>
                  <w:sz w:val="24"/>
                  <w:szCs w:val="24"/>
                </w:rPr>
                <w:delText>3.4</w:delText>
              </w:r>
            </w:del>
          </w:p>
        </w:tc>
      </w:tr>
      <w:tr w:rsidR="00B941D4" w:rsidRPr="00703517" w14:paraId="712E4507" w14:textId="77777777" w:rsidTr="00341DE7">
        <w:trPr>
          <w:jc w:val="center"/>
        </w:trPr>
        <w:tc>
          <w:tcPr>
            <w:tcW w:w="1160" w:type="dxa"/>
            <w:tcMar>
              <w:top w:w="100" w:type="dxa"/>
              <w:left w:w="100" w:type="dxa"/>
              <w:bottom w:w="100" w:type="dxa"/>
              <w:right w:w="100" w:type="dxa"/>
            </w:tcMar>
          </w:tcPr>
          <w:p w14:paraId="1BD399E9" w14:textId="3FD42C25" w:rsidR="00B941D4" w:rsidRPr="008E44F2" w:rsidRDefault="002C04FC" w:rsidP="00B941D4">
            <w:pPr>
              <w:widowControl w:val="0"/>
              <w:spacing w:line="240" w:lineRule="auto"/>
              <w:jc w:val="center"/>
              <w:rPr>
                <w:rFonts w:ascii="Times New Roman" w:hAnsi="Times New Roman" w:cs="Times New Roman"/>
                <w:sz w:val="24"/>
                <w:szCs w:val="24"/>
              </w:rPr>
            </w:pPr>
            <w:ins w:id="2197" w:author="Vaughn Shirey" w:date="2023-08-31T09:30:00Z">
              <w:r>
                <w:rPr>
                  <w:rFonts w:ascii="Times New Roman" w:hAnsi="Times New Roman" w:cs="Times New Roman"/>
                  <w:sz w:val="24"/>
                  <w:szCs w:val="24"/>
                </w:rPr>
                <w:t>L</w:t>
              </w:r>
            </w:ins>
            <w:del w:id="2198" w:author="Vaughn Shirey" w:date="2023-08-31T09:29:00Z">
              <w:r w:rsidR="00B941D4" w:rsidDel="002C04FC">
                <w:rPr>
                  <w:rFonts w:ascii="Times New Roman" w:hAnsi="Times New Roman" w:cs="Times New Roman"/>
                  <w:sz w:val="24"/>
                  <w:szCs w:val="24"/>
                </w:rPr>
                <w:delText>J</w:delText>
              </w:r>
            </w:del>
          </w:p>
        </w:tc>
        <w:tc>
          <w:tcPr>
            <w:tcW w:w="1620" w:type="dxa"/>
            <w:tcMar>
              <w:top w:w="100" w:type="dxa"/>
              <w:left w:w="100" w:type="dxa"/>
              <w:bottom w:w="100" w:type="dxa"/>
              <w:right w:w="100" w:type="dxa"/>
            </w:tcMar>
          </w:tcPr>
          <w:p w14:paraId="1FC433CC" w14:textId="67C439A0" w:rsidR="00B941D4" w:rsidRPr="008E44F2" w:rsidRDefault="00B941D4" w:rsidP="00B941D4">
            <w:pPr>
              <w:widowControl w:val="0"/>
              <w:spacing w:line="240" w:lineRule="auto"/>
              <w:jc w:val="center"/>
              <w:rPr>
                <w:rFonts w:ascii="Times New Roman" w:hAnsi="Times New Roman" w:cs="Times New Roman"/>
                <w:sz w:val="24"/>
                <w:szCs w:val="24"/>
              </w:rPr>
            </w:pPr>
            <w:del w:id="2199" w:author="Vaughn Shirey" w:date="2023-08-30T18:59:00Z">
              <w:r w:rsidDel="003222FF">
                <w:rPr>
                  <w:rFonts w:ascii="Times New Roman" w:hAnsi="Times New Roman" w:cs="Times New Roman"/>
                  <w:sz w:val="24"/>
                  <w:szCs w:val="24"/>
                </w:rPr>
                <w:delText>-</w:delText>
              </w:r>
            </w:del>
            <w:ins w:id="2200" w:author="Vaughn Shirey" w:date="2023-08-31T09:20:00Z">
              <w:r w:rsidR="00ED40CA">
                <w:rPr>
                  <w:rFonts w:ascii="Times New Roman" w:hAnsi="Times New Roman" w:cs="Times New Roman"/>
                  <w:sz w:val="24"/>
                  <w:szCs w:val="24"/>
                </w:rPr>
                <w:t>202.7</w:t>
              </w:r>
            </w:ins>
            <w:del w:id="2201" w:author="Vaughn Shirey" w:date="2023-08-30T18:59:00Z">
              <w:r w:rsidDel="003222FF">
                <w:rPr>
                  <w:rFonts w:ascii="Times New Roman" w:hAnsi="Times New Roman" w:cs="Times New Roman"/>
                  <w:sz w:val="24"/>
                  <w:szCs w:val="24"/>
                </w:rPr>
                <w:delText>405.8</w:delText>
              </w:r>
            </w:del>
          </w:p>
        </w:tc>
        <w:tc>
          <w:tcPr>
            <w:tcW w:w="1800" w:type="dxa"/>
            <w:tcMar>
              <w:top w:w="100" w:type="dxa"/>
              <w:left w:w="100" w:type="dxa"/>
              <w:bottom w:w="100" w:type="dxa"/>
              <w:right w:w="100" w:type="dxa"/>
            </w:tcMar>
          </w:tcPr>
          <w:p w14:paraId="4503DCC5" w14:textId="52572F00" w:rsidR="00B941D4" w:rsidRPr="008E44F2" w:rsidRDefault="00335ACE" w:rsidP="00B941D4">
            <w:pPr>
              <w:widowControl w:val="0"/>
              <w:spacing w:line="240" w:lineRule="auto"/>
              <w:jc w:val="center"/>
              <w:rPr>
                <w:rFonts w:ascii="Times New Roman" w:hAnsi="Times New Roman" w:cs="Times New Roman"/>
                <w:sz w:val="24"/>
                <w:szCs w:val="24"/>
              </w:rPr>
            </w:pPr>
            <w:ins w:id="2202" w:author="Vaughn Shirey" w:date="2023-08-30T21:24:00Z">
              <w:r>
                <w:rPr>
                  <w:rFonts w:ascii="Times New Roman" w:hAnsi="Times New Roman" w:cs="Times New Roman"/>
                  <w:sz w:val="24"/>
                  <w:szCs w:val="24"/>
                </w:rPr>
                <w:t>6.6</w:t>
              </w:r>
            </w:ins>
            <w:del w:id="2203" w:author="Vaughn Shirey" w:date="2023-08-30T18:59:00Z">
              <w:r w:rsidR="00B941D4" w:rsidDel="003222FF">
                <w:rPr>
                  <w:rFonts w:ascii="Times New Roman" w:hAnsi="Times New Roman" w:cs="Times New Roman"/>
                  <w:sz w:val="24"/>
                  <w:szCs w:val="24"/>
                </w:rPr>
                <w:delText>-6.7</w:delText>
              </w:r>
            </w:del>
          </w:p>
        </w:tc>
        <w:tc>
          <w:tcPr>
            <w:tcW w:w="2250" w:type="dxa"/>
            <w:tcMar>
              <w:top w:w="100" w:type="dxa"/>
              <w:left w:w="100" w:type="dxa"/>
              <w:bottom w:w="100" w:type="dxa"/>
              <w:right w:w="100" w:type="dxa"/>
            </w:tcMar>
          </w:tcPr>
          <w:p w14:paraId="40394C3B" w14:textId="1409EAB8" w:rsidR="00B941D4" w:rsidRPr="008E44F2" w:rsidRDefault="00335ACE" w:rsidP="00B941D4">
            <w:pPr>
              <w:widowControl w:val="0"/>
              <w:spacing w:line="240" w:lineRule="auto"/>
              <w:jc w:val="center"/>
              <w:rPr>
                <w:rFonts w:ascii="Times New Roman" w:hAnsi="Times New Roman" w:cs="Times New Roman"/>
                <w:sz w:val="24"/>
                <w:szCs w:val="24"/>
              </w:rPr>
            </w:pPr>
            <w:ins w:id="2204" w:author="Vaughn Shirey" w:date="2023-08-30T21:25:00Z">
              <w:r>
                <w:rPr>
                  <w:rFonts w:ascii="Times New Roman" w:hAnsi="Times New Roman" w:cs="Times New Roman"/>
                  <w:sz w:val="24"/>
                  <w:szCs w:val="24"/>
                </w:rPr>
                <w:t>3.1</w:t>
              </w:r>
            </w:ins>
            <w:del w:id="2205" w:author="Vaughn Shirey" w:date="2023-08-30T18:59:00Z">
              <w:r w:rsidR="00B941D4" w:rsidDel="003222FF">
                <w:rPr>
                  <w:rFonts w:ascii="Times New Roman" w:hAnsi="Times New Roman" w:cs="Times New Roman"/>
                  <w:sz w:val="24"/>
                  <w:szCs w:val="24"/>
                </w:rPr>
                <w:delText>3.0</w:delText>
              </w:r>
            </w:del>
          </w:p>
        </w:tc>
      </w:tr>
      <w:tr w:rsidR="00B941D4" w:rsidRPr="00703517" w14:paraId="559C271A" w14:textId="77777777" w:rsidTr="00341DE7">
        <w:trPr>
          <w:jc w:val="center"/>
        </w:trPr>
        <w:tc>
          <w:tcPr>
            <w:tcW w:w="1160" w:type="dxa"/>
            <w:tcMar>
              <w:top w:w="100" w:type="dxa"/>
              <w:left w:w="100" w:type="dxa"/>
              <w:bottom w:w="100" w:type="dxa"/>
              <w:right w:w="100" w:type="dxa"/>
            </w:tcMar>
          </w:tcPr>
          <w:p w14:paraId="171B1655" w14:textId="7B555F42" w:rsidR="00B941D4" w:rsidRPr="008E44F2" w:rsidRDefault="002C04FC" w:rsidP="00B941D4">
            <w:pPr>
              <w:widowControl w:val="0"/>
              <w:spacing w:line="240" w:lineRule="auto"/>
              <w:jc w:val="center"/>
              <w:rPr>
                <w:rFonts w:ascii="Times New Roman" w:hAnsi="Times New Roman" w:cs="Times New Roman"/>
                <w:sz w:val="24"/>
                <w:szCs w:val="24"/>
              </w:rPr>
            </w:pPr>
            <w:ins w:id="2206" w:author="Vaughn Shirey" w:date="2023-08-31T09:30:00Z">
              <w:r>
                <w:rPr>
                  <w:rFonts w:ascii="Times New Roman" w:hAnsi="Times New Roman" w:cs="Times New Roman"/>
                  <w:sz w:val="24"/>
                  <w:szCs w:val="24"/>
                </w:rPr>
                <w:t>M</w:t>
              </w:r>
            </w:ins>
            <w:del w:id="2207" w:author="Vaughn Shirey" w:date="2023-08-31T09:30:00Z">
              <w:r w:rsidR="00B941D4" w:rsidDel="002C04FC">
                <w:rPr>
                  <w:rFonts w:ascii="Times New Roman" w:hAnsi="Times New Roman" w:cs="Times New Roman"/>
                  <w:sz w:val="24"/>
                  <w:szCs w:val="24"/>
                </w:rPr>
                <w:delText>K</w:delText>
              </w:r>
            </w:del>
          </w:p>
        </w:tc>
        <w:tc>
          <w:tcPr>
            <w:tcW w:w="1620" w:type="dxa"/>
            <w:tcMar>
              <w:top w:w="100" w:type="dxa"/>
              <w:left w:w="100" w:type="dxa"/>
              <w:bottom w:w="100" w:type="dxa"/>
              <w:right w:w="100" w:type="dxa"/>
            </w:tcMar>
          </w:tcPr>
          <w:p w14:paraId="053466DE" w14:textId="0E018CB2" w:rsidR="00B941D4" w:rsidRPr="008E44F2" w:rsidRDefault="00ED40CA" w:rsidP="00B941D4">
            <w:pPr>
              <w:widowControl w:val="0"/>
              <w:spacing w:line="240" w:lineRule="auto"/>
              <w:jc w:val="center"/>
              <w:rPr>
                <w:rFonts w:ascii="Times New Roman" w:hAnsi="Times New Roman" w:cs="Times New Roman"/>
                <w:sz w:val="24"/>
                <w:szCs w:val="24"/>
              </w:rPr>
            </w:pPr>
            <w:ins w:id="2208" w:author="Vaughn Shirey" w:date="2023-08-31T09:20:00Z">
              <w:r>
                <w:rPr>
                  <w:rFonts w:ascii="Times New Roman" w:hAnsi="Times New Roman" w:cs="Times New Roman"/>
                  <w:sz w:val="24"/>
                  <w:szCs w:val="24"/>
                </w:rPr>
                <w:t>2-4/1</w:t>
              </w:r>
            </w:ins>
            <w:del w:id="2209" w:author="Vaughn Shirey" w:date="2023-08-30T18:59:00Z">
              <w:r w:rsidR="00B941D4" w:rsidDel="003222FF">
                <w:rPr>
                  <w:rFonts w:ascii="Times New Roman" w:hAnsi="Times New Roman" w:cs="Times New Roman"/>
                  <w:sz w:val="24"/>
                  <w:szCs w:val="24"/>
                </w:rPr>
                <w:delText>-408.5</w:delText>
              </w:r>
            </w:del>
          </w:p>
        </w:tc>
        <w:tc>
          <w:tcPr>
            <w:tcW w:w="1800" w:type="dxa"/>
            <w:tcMar>
              <w:top w:w="100" w:type="dxa"/>
              <w:left w:w="100" w:type="dxa"/>
              <w:bottom w:w="100" w:type="dxa"/>
              <w:right w:w="100" w:type="dxa"/>
            </w:tcMar>
          </w:tcPr>
          <w:p w14:paraId="465AF7AA" w14:textId="4304E26A" w:rsidR="00B941D4" w:rsidRPr="008E44F2" w:rsidRDefault="00335ACE" w:rsidP="00B941D4">
            <w:pPr>
              <w:widowControl w:val="0"/>
              <w:spacing w:line="240" w:lineRule="auto"/>
              <w:jc w:val="center"/>
              <w:rPr>
                <w:rFonts w:ascii="Times New Roman" w:hAnsi="Times New Roman" w:cs="Times New Roman"/>
                <w:sz w:val="24"/>
                <w:szCs w:val="24"/>
              </w:rPr>
            </w:pPr>
            <w:ins w:id="2210" w:author="Vaughn Shirey" w:date="2023-08-30T21:23:00Z">
              <w:r>
                <w:rPr>
                  <w:rFonts w:ascii="Times New Roman" w:hAnsi="Times New Roman" w:cs="Times New Roman"/>
                  <w:sz w:val="24"/>
                  <w:szCs w:val="24"/>
                </w:rPr>
                <w:t xml:space="preserve">5.2 </w:t>
              </w:r>
            </w:ins>
            <w:del w:id="2211" w:author="Vaughn Shirey" w:date="2023-08-30T18:59:00Z">
              <w:r w:rsidR="00B941D4" w:rsidDel="003222FF">
                <w:rPr>
                  <w:rFonts w:ascii="Times New Roman" w:hAnsi="Times New Roman" w:cs="Times New Roman"/>
                  <w:sz w:val="24"/>
                  <w:szCs w:val="24"/>
                </w:rPr>
                <w:delText>-5.3</w:delText>
              </w:r>
            </w:del>
          </w:p>
        </w:tc>
        <w:tc>
          <w:tcPr>
            <w:tcW w:w="2250" w:type="dxa"/>
            <w:tcMar>
              <w:top w:w="100" w:type="dxa"/>
              <w:left w:w="100" w:type="dxa"/>
              <w:bottom w:w="100" w:type="dxa"/>
              <w:right w:w="100" w:type="dxa"/>
            </w:tcMar>
          </w:tcPr>
          <w:p w14:paraId="2ADC0442" w14:textId="537DC472" w:rsidR="00B941D4" w:rsidRPr="008E44F2" w:rsidRDefault="00335ACE" w:rsidP="00B941D4">
            <w:pPr>
              <w:widowControl w:val="0"/>
              <w:spacing w:line="240" w:lineRule="auto"/>
              <w:jc w:val="center"/>
              <w:rPr>
                <w:rFonts w:ascii="Times New Roman" w:hAnsi="Times New Roman" w:cs="Times New Roman"/>
                <w:sz w:val="24"/>
                <w:szCs w:val="24"/>
              </w:rPr>
            </w:pPr>
            <w:ins w:id="2212" w:author="Vaughn Shirey" w:date="2023-08-30T21:23:00Z">
              <w:r>
                <w:rPr>
                  <w:rFonts w:ascii="Times New Roman" w:hAnsi="Times New Roman" w:cs="Times New Roman"/>
                  <w:sz w:val="24"/>
                  <w:szCs w:val="24"/>
                </w:rPr>
                <w:t xml:space="preserve">3.2 </w:t>
              </w:r>
            </w:ins>
            <w:del w:id="2213" w:author="Vaughn Shirey" w:date="2023-08-30T18:59:00Z">
              <w:r w:rsidR="00B941D4" w:rsidDel="003222FF">
                <w:rPr>
                  <w:rFonts w:ascii="Times New Roman" w:hAnsi="Times New Roman" w:cs="Times New Roman"/>
                  <w:sz w:val="24"/>
                  <w:szCs w:val="24"/>
                </w:rPr>
                <w:delText>3.2</w:delText>
              </w:r>
            </w:del>
          </w:p>
        </w:tc>
      </w:tr>
      <w:tr w:rsidR="00B941D4" w:rsidRPr="00703517" w14:paraId="4F7A2FDF" w14:textId="77777777" w:rsidTr="00341DE7">
        <w:trPr>
          <w:jc w:val="center"/>
        </w:trPr>
        <w:tc>
          <w:tcPr>
            <w:tcW w:w="1160" w:type="dxa"/>
            <w:tcMar>
              <w:top w:w="100" w:type="dxa"/>
              <w:left w:w="100" w:type="dxa"/>
              <w:bottom w:w="100" w:type="dxa"/>
              <w:right w:w="100" w:type="dxa"/>
            </w:tcMar>
          </w:tcPr>
          <w:p w14:paraId="6294E317" w14:textId="22C543D5" w:rsidR="00B941D4" w:rsidRPr="008E44F2" w:rsidRDefault="002C04FC" w:rsidP="00B941D4">
            <w:pPr>
              <w:widowControl w:val="0"/>
              <w:spacing w:line="240" w:lineRule="auto"/>
              <w:jc w:val="center"/>
              <w:rPr>
                <w:rFonts w:ascii="Times New Roman" w:hAnsi="Times New Roman" w:cs="Times New Roman"/>
                <w:sz w:val="24"/>
                <w:szCs w:val="24"/>
              </w:rPr>
            </w:pPr>
            <w:ins w:id="2214" w:author="Vaughn Shirey" w:date="2023-08-31T09:30:00Z">
              <w:r>
                <w:rPr>
                  <w:rFonts w:ascii="Times New Roman" w:hAnsi="Times New Roman" w:cs="Times New Roman"/>
                  <w:sz w:val="24"/>
                  <w:szCs w:val="24"/>
                </w:rPr>
                <w:t>N</w:t>
              </w:r>
            </w:ins>
            <w:del w:id="2215" w:author="Vaughn Shirey" w:date="2023-08-31T09:30:00Z">
              <w:r w:rsidR="00B941D4" w:rsidDel="002C04FC">
                <w:rPr>
                  <w:rFonts w:ascii="Times New Roman" w:hAnsi="Times New Roman" w:cs="Times New Roman"/>
                  <w:sz w:val="24"/>
                  <w:szCs w:val="24"/>
                </w:rPr>
                <w:delText>L</w:delText>
              </w:r>
            </w:del>
          </w:p>
        </w:tc>
        <w:tc>
          <w:tcPr>
            <w:tcW w:w="1620" w:type="dxa"/>
            <w:tcMar>
              <w:top w:w="100" w:type="dxa"/>
              <w:left w:w="100" w:type="dxa"/>
              <w:bottom w:w="100" w:type="dxa"/>
              <w:right w:w="100" w:type="dxa"/>
            </w:tcMar>
          </w:tcPr>
          <w:p w14:paraId="04D8D09C" w14:textId="610B3DE0" w:rsidR="00B941D4" w:rsidRPr="008E44F2" w:rsidRDefault="00ED40CA" w:rsidP="00B941D4">
            <w:pPr>
              <w:widowControl w:val="0"/>
              <w:spacing w:line="240" w:lineRule="auto"/>
              <w:jc w:val="center"/>
              <w:rPr>
                <w:rFonts w:ascii="Times New Roman" w:hAnsi="Times New Roman" w:cs="Times New Roman"/>
                <w:sz w:val="24"/>
                <w:szCs w:val="24"/>
              </w:rPr>
            </w:pPr>
            <w:ins w:id="2216" w:author="Vaughn Shirey" w:date="2023-08-31T09:20:00Z">
              <w:r>
                <w:rPr>
                  <w:rFonts w:ascii="Times New Roman" w:hAnsi="Times New Roman" w:cs="Times New Roman"/>
                  <w:sz w:val="24"/>
                  <w:szCs w:val="24"/>
                </w:rPr>
                <w:t>203.3</w:t>
              </w:r>
            </w:ins>
            <w:del w:id="2217" w:author="Vaughn Shirey" w:date="2023-08-30T18:59:00Z">
              <w:r w:rsidR="00B941D4" w:rsidDel="003222FF">
                <w:rPr>
                  <w:rFonts w:ascii="Times New Roman" w:hAnsi="Times New Roman" w:cs="Times New Roman"/>
                  <w:sz w:val="24"/>
                  <w:szCs w:val="24"/>
                </w:rPr>
                <w:delText>-406.5</w:delText>
              </w:r>
            </w:del>
          </w:p>
        </w:tc>
        <w:tc>
          <w:tcPr>
            <w:tcW w:w="1800" w:type="dxa"/>
            <w:tcMar>
              <w:top w:w="100" w:type="dxa"/>
              <w:left w:w="100" w:type="dxa"/>
              <w:bottom w:w="100" w:type="dxa"/>
              <w:right w:w="100" w:type="dxa"/>
            </w:tcMar>
          </w:tcPr>
          <w:p w14:paraId="0CC7AFB1" w14:textId="0D2421B9" w:rsidR="00B941D4" w:rsidRPr="008E44F2" w:rsidRDefault="00335ACE" w:rsidP="00B941D4">
            <w:pPr>
              <w:widowControl w:val="0"/>
              <w:spacing w:line="240" w:lineRule="auto"/>
              <w:jc w:val="center"/>
              <w:rPr>
                <w:rFonts w:ascii="Times New Roman" w:hAnsi="Times New Roman" w:cs="Times New Roman"/>
                <w:sz w:val="24"/>
                <w:szCs w:val="24"/>
              </w:rPr>
            </w:pPr>
            <w:ins w:id="2218" w:author="Vaughn Shirey" w:date="2023-08-30T21:24:00Z">
              <w:r>
                <w:rPr>
                  <w:rFonts w:ascii="Times New Roman" w:hAnsi="Times New Roman" w:cs="Times New Roman"/>
                  <w:sz w:val="24"/>
                  <w:szCs w:val="24"/>
                </w:rPr>
                <w:t xml:space="preserve">6.0 </w:t>
              </w:r>
            </w:ins>
            <w:del w:id="2219" w:author="Vaughn Shirey" w:date="2023-08-30T18:59:00Z">
              <w:r w:rsidR="00B941D4" w:rsidDel="003222FF">
                <w:rPr>
                  <w:rFonts w:ascii="Times New Roman" w:hAnsi="Times New Roman" w:cs="Times New Roman"/>
                  <w:sz w:val="24"/>
                  <w:szCs w:val="24"/>
                </w:rPr>
                <w:delText>-6.3</w:delText>
              </w:r>
            </w:del>
          </w:p>
        </w:tc>
        <w:tc>
          <w:tcPr>
            <w:tcW w:w="2250" w:type="dxa"/>
            <w:tcMar>
              <w:top w:w="100" w:type="dxa"/>
              <w:left w:w="100" w:type="dxa"/>
              <w:bottom w:w="100" w:type="dxa"/>
              <w:right w:w="100" w:type="dxa"/>
            </w:tcMar>
          </w:tcPr>
          <w:p w14:paraId="63ABC38F" w14:textId="0C6B15F7" w:rsidR="00B941D4" w:rsidRPr="008E44F2" w:rsidRDefault="00335ACE" w:rsidP="00B941D4">
            <w:pPr>
              <w:widowControl w:val="0"/>
              <w:spacing w:line="240" w:lineRule="auto"/>
              <w:jc w:val="center"/>
              <w:rPr>
                <w:rFonts w:ascii="Times New Roman" w:hAnsi="Times New Roman" w:cs="Times New Roman"/>
                <w:sz w:val="24"/>
                <w:szCs w:val="24"/>
              </w:rPr>
            </w:pPr>
            <w:ins w:id="2220" w:author="Vaughn Shirey" w:date="2023-08-30T21:24:00Z">
              <w:r>
                <w:rPr>
                  <w:rFonts w:ascii="Times New Roman" w:hAnsi="Times New Roman" w:cs="Times New Roman"/>
                  <w:sz w:val="24"/>
                  <w:szCs w:val="24"/>
                </w:rPr>
                <w:t xml:space="preserve">3.2 </w:t>
              </w:r>
            </w:ins>
            <w:del w:id="2221" w:author="Vaughn Shirey" w:date="2023-08-30T18:59:00Z">
              <w:r w:rsidR="00B941D4" w:rsidDel="003222FF">
                <w:rPr>
                  <w:rFonts w:ascii="Times New Roman" w:hAnsi="Times New Roman" w:cs="Times New Roman"/>
                  <w:sz w:val="24"/>
                  <w:szCs w:val="24"/>
                </w:rPr>
                <w:delText>3.4</w:delText>
              </w:r>
            </w:del>
          </w:p>
        </w:tc>
      </w:tr>
      <w:tr w:rsidR="00B941D4" w:rsidRPr="00703517" w14:paraId="526664AE" w14:textId="77777777" w:rsidTr="00341DE7">
        <w:trPr>
          <w:jc w:val="center"/>
        </w:trPr>
        <w:tc>
          <w:tcPr>
            <w:tcW w:w="1160" w:type="dxa"/>
            <w:tcMar>
              <w:top w:w="100" w:type="dxa"/>
              <w:left w:w="100" w:type="dxa"/>
              <w:bottom w:w="100" w:type="dxa"/>
              <w:right w:w="100" w:type="dxa"/>
            </w:tcMar>
          </w:tcPr>
          <w:p w14:paraId="1D8B5F92" w14:textId="1E8C1881" w:rsidR="00B941D4" w:rsidRPr="008E44F2" w:rsidRDefault="002C04FC" w:rsidP="00B941D4">
            <w:pPr>
              <w:widowControl w:val="0"/>
              <w:spacing w:line="240" w:lineRule="auto"/>
              <w:jc w:val="center"/>
              <w:rPr>
                <w:rFonts w:ascii="Times New Roman" w:hAnsi="Times New Roman" w:cs="Times New Roman"/>
                <w:sz w:val="24"/>
                <w:szCs w:val="24"/>
              </w:rPr>
            </w:pPr>
            <w:ins w:id="2222" w:author="Vaughn Shirey" w:date="2023-08-31T09:30:00Z">
              <w:r>
                <w:rPr>
                  <w:rFonts w:ascii="Times New Roman" w:hAnsi="Times New Roman" w:cs="Times New Roman"/>
                  <w:sz w:val="24"/>
                  <w:szCs w:val="24"/>
                </w:rPr>
                <w:t>O</w:t>
              </w:r>
            </w:ins>
            <w:del w:id="2223" w:author="Vaughn Shirey" w:date="2023-08-31T09:30:00Z">
              <w:r w:rsidR="00B941D4" w:rsidDel="002C04FC">
                <w:rPr>
                  <w:rFonts w:ascii="Times New Roman" w:hAnsi="Times New Roman" w:cs="Times New Roman"/>
                  <w:sz w:val="24"/>
                  <w:szCs w:val="24"/>
                </w:rPr>
                <w:delText>M</w:delText>
              </w:r>
            </w:del>
          </w:p>
        </w:tc>
        <w:tc>
          <w:tcPr>
            <w:tcW w:w="1620" w:type="dxa"/>
            <w:tcMar>
              <w:top w:w="100" w:type="dxa"/>
              <w:left w:w="100" w:type="dxa"/>
              <w:bottom w:w="100" w:type="dxa"/>
              <w:right w:w="100" w:type="dxa"/>
            </w:tcMar>
          </w:tcPr>
          <w:p w14:paraId="06DE2A8D" w14:textId="4FA62C6F" w:rsidR="00B941D4" w:rsidRPr="008E44F2" w:rsidRDefault="00ED40CA" w:rsidP="00B941D4">
            <w:pPr>
              <w:widowControl w:val="0"/>
              <w:spacing w:line="240" w:lineRule="auto"/>
              <w:jc w:val="center"/>
              <w:rPr>
                <w:rFonts w:ascii="Times New Roman" w:hAnsi="Times New Roman" w:cs="Times New Roman"/>
                <w:sz w:val="24"/>
                <w:szCs w:val="24"/>
              </w:rPr>
            </w:pPr>
            <w:ins w:id="2224" w:author="Vaughn Shirey" w:date="2023-08-31T09:20:00Z">
              <w:r>
                <w:rPr>
                  <w:rFonts w:ascii="Times New Roman" w:hAnsi="Times New Roman" w:cs="Times New Roman"/>
                  <w:sz w:val="24"/>
                  <w:szCs w:val="24"/>
                </w:rPr>
                <w:t>203.1</w:t>
              </w:r>
            </w:ins>
            <w:del w:id="2225" w:author="Vaughn Shirey" w:date="2023-08-30T18:59:00Z">
              <w:r w:rsidR="00B941D4" w:rsidDel="003222FF">
                <w:rPr>
                  <w:rFonts w:ascii="Times New Roman" w:hAnsi="Times New Roman" w:cs="Times New Roman"/>
                  <w:sz w:val="24"/>
                  <w:szCs w:val="24"/>
                </w:rPr>
                <w:delText>-406.9</w:delText>
              </w:r>
            </w:del>
          </w:p>
        </w:tc>
        <w:tc>
          <w:tcPr>
            <w:tcW w:w="1800" w:type="dxa"/>
            <w:tcMar>
              <w:top w:w="100" w:type="dxa"/>
              <w:left w:w="100" w:type="dxa"/>
              <w:bottom w:w="100" w:type="dxa"/>
              <w:right w:w="100" w:type="dxa"/>
            </w:tcMar>
          </w:tcPr>
          <w:p w14:paraId="141313C7" w14:textId="108071C6" w:rsidR="00B941D4" w:rsidRPr="008E44F2" w:rsidRDefault="00335ACE" w:rsidP="00B941D4">
            <w:pPr>
              <w:widowControl w:val="0"/>
              <w:spacing w:line="240" w:lineRule="auto"/>
              <w:jc w:val="center"/>
              <w:rPr>
                <w:rFonts w:ascii="Times New Roman" w:hAnsi="Times New Roman" w:cs="Times New Roman"/>
                <w:sz w:val="24"/>
                <w:szCs w:val="24"/>
              </w:rPr>
            </w:pPr>
            <w:ins w:id="2226" w:author="Vaughn Shirey" w:date="2023-08-30T21:24:00Z">
              <w:r>
                <w:rPr>
                  <w:rFonts w:ascii="Times New Roman" w:hAnsi="Times New Roman" w:cs="Times New Roman"/>
                  <w:sz w:val="24"/>
                  <w:szCs w:val="24"/>
                </w:rPr>
                <w:t>6.2</w:t>
              </w:r>
            </w:ins>
            <w:del w:id="2227" w:author="Vaughn Shirey" w:date="2023-08-30T18:59:00Z">
              <w:r w:rsidR="00B941D4" w:rsidDel="003222FF">
                <w:rPr>
                  <w:rFonts w:ascii="Times New Roman" w:hAnsi="Times New Roman" w:cs="Times New Roman"/>
                  <w:sz w:val="24"/>
                  <w:szCs w:val="24"/>
                </w:rPr>
                <w:delText>-6.1</w:delText>
              </w:r>
            </w:del>
          </w:p>
        </w:tc>
        <w:tc>
          <w:tcPr>
            <w:tcW w:w="2250" w:type="dxa"/>
            <w:tcMar>
              <w:top w:w="100" w:type="dxa"/>
              <w:left w:w="100" w:type="dxa"/>
              <w:bottom w:w="100" w:type="dxa"/>
              <w:right w:w="100" w:type="dxa"/>
            </w:tcMar>
          </w:tcPr>
          <w:p w14:paraId="3AEA87BE" w14:textId="7DEB4CFE" w:rsidR="00B941D4" w:rsidRPr="008E44F2" w:rsidRDefault="00335ACE" w:rsidP="00B941D4">
            <w:pPr>
              <w:widowControl w:val="0"/>
              <w:spacing w:line="240" w:lineRule="auto"/>
              <w:jc w:val="center"/>
              <w:rPr>
                <w:rFonts w:ascii="Times New Roman" w:hAnsi="Times New Roman" w:cs="Times New Roman"/>
                <w:sz w:val="24"/>
                <w:szCs w:val="24"/>
              </w:rPr>
            </w:pPr>
            <w:ins w:id="2228" w:author="Vaughn Shirey" w:date="2023-08-30T21:24:00Z">
              <w:r>
                <w:rPr>
                  <w:rFonts w:ascii="Times New Roman" w:hAnsi="Times New Roman" w:cs="Times New Roman"/>
                  <w:sz w:val="24"/>
                  <w:szCs w:val="24"/>
                </w:rPr>
                <w:t>4.3</w:t>
              </w:r>
            </w:ins>
            <w:del w:id="2229" w:author="Vaughn Shirey" w:date="2023-08-30T18:59:00Z">
              <w:r w:rsidR="00B941D4" w:rsidDel="003222FF">
                <w:rPr>
                  <w:rFonts w:ascii="Times New Roman" w:hAnsi="Times New Roman" w:cs="Times New Roman"/>
                  <w:sz w:val="24"/>
                  <w:szCs w:val="24"/>
                </w:rPr>
                <w:delText>4.2</w:delText>
              </w:r>
            </w:del>
          </w:p>
        </w:tc>
      </w:tr>
      <w:tr w:rsidR="00B941D4" w:rsidRPr="00703517" w14:paraId="789EEF16" w14:textId="77777777" w:rsidTr="00341DE7">
        <w:trPr>
          <w:jc w:val="center"/>
        </w:trPr>
        <w:tc>
          <w:tcPr>
            <w:tcW w:w="1160" w:type="dxa"/>
            <w:tcMar>
              <w:top w:w="100" w:type="dxa"/>
              <w:left w:w="100" w:type="dxa"/>
              <w:bottom w:w="100" w:type="dxa"/>
              <w:right w:w="100" w:type="dxa"/>
            </w:tcMar>
          </w:tcPr>
          <w:p w14:paraId="3D314D30" w14:textId="4902AFC0" w:rsidR="00B941D4" w:rsidRDefault="00B941D4" w:rsidP="00B941D4">
            <w:pPr>
              <w:widowControl w:val="0"/>
              <w:spacing w:line="240" w:lineRule="auto"/>
              <w:jc w:val="center"/>
              <w:rPr>
                <w:rFonts w:ascii="Times New Roman" w:hAnsi="Times New Roman" w:cs="Times New Roman"/>
                <w:sz w:val="24"/>
                <w:szCs w:val="24"/>
              </w:rPr>
            </w:pPr>
            <w:del w:id="2230" w:author="Vaughn Shirey" w:date="2023-08-31T09:30:00Z">
              <w:r w:rsidDel="002C04FC">
                <w:rPr>
                  <w:rFonts w:ascii="Times New Roman" w:hAnsi="Times New Roman" w:cs="Times New Roman"/>
                  <w:sz w:val="24"/>
                  <w:szCs w:val="24"/>
                </w:rPr>
                <w:delText>N</w:delText>
              </w:r>
            </w:del>
            <w:ins w:id="2231" w:author="Vaughn Shirey" w:date="2023-08-31T09:30:00Z">
              <w:r w:rsidR="002C04FC">
                <w:rPr>
                  <w:rFonts w:ascii="Times New Roman" w:hAnsi="Times New Roman" w:cs="Times New Roman"/>
                  <w:sz w:val="24"/>
                  <w:szCs w:val="24"/>
                </w:rPr>
                <w:t>P</w:t>
              </w:r>
            </w:ins>
          </w:p>
        </w:tc>
        <w:tc>
          <w:tcPr>
            <w:tcW w:w="1620" w:type="dxa"/>
            <w:tcMar>
              <w:top w:w="100" w:type="dxa"/>
              <w:left w:w="100" w:type="dxa"/>
              <w:bottom w:w="100" w:type="dxa"/>
              <w:right w:w="100" w:type="dxa"/>
            </w:tcMar>
          </w:tcPr>
          <w:p w14:paraId="276B0C72" w14:textId="2ED5F1B2" w:rsidR="00B941D4" w:rsidRPr="008E44F2" w:rsidRDefault="00ED40CA" w:rsidP="00B941D4">
            <w:pPr>
              <w:widowControl w:val="0"/>
              <w:spacing w:line="240" w:lineRule="auto"/>
              <w:jc w:val="center"/>
              <w:rPr>
                <w:rFonts w:ascii="Times New Roman" w:hAnsi="Times New Roman" w:cs="Times New Roman"/>
                <w:sz w:val="24"/>
                <w:szCs w:val="24"/>
              </w:rPr>
            </w:pPr>
            <w:ins w:id="2232" w:author="Vaughn Shirey" w:date="2023-08-31T09:20:00Z">
              <w:r>
                <w:rPr>
                  <w:rFonts w:ascii="Times New Roman" w:hAnsi="Times New Roman" w:cs="Times New Roman"/>
                  <w:sz w:val="24"/>
                  <w:szCs w:val="24"/>
                </w:rPr>
                <w:t>202.1</w:t>
              </w:r>
            </w:ins>
            <w:del w:id="2233" w:author="Vaughn Shirey" w:date="2023-08-30T18:59:00Z">
              <w:r w:rsidR="00B941D4" w:rsidDel="003222FF">
                <w:rPr>
                  <w:rFonts w:ascii="Times New Roman" w:hAnsi="Times New Roman" w:cs="Times New Roman"/>
                  <w:sz w:val="24"/>
                  <w:szCs w:val="24"/>
                </w:rPr>
                <w:delText>-404.7</w:delText>
              </w:r>
            </w:del>
          </w:p>
        </w:tc>
        <w:tc>
          <w:tcPr>
            <w:tcW w:w="1800" w:type="dxa"/>
            <w:tcMar>
              <w:top w:w="100" w:type="dxa"/>
              <w:left w:w="100" w:type="dxa"/>
              <w:bottom w:w="100" w:type="dxa"/>
              <w:right w:w="100" w:type="dxa"/>
            </w:tcMar>
          </w:tcPr>
          <w:p w14:paraId="50C93B5E" w14:textId="3DC3A480" w:rsidR="00B941D4" w:rsidRPr="008E44F2" w:rsidRDefault="00335ACE" w:rsidP="00B941D4">
            <w:pPr>
              <w:widowControl w:val="0"/>
              <w:spacing w:line="240" w:lineRule="auto"/>
              <w:jc w:val="center"/>
              <w:rPr>
                <w:rFonts w:ascii="Times New Roman" w:hAnsi="Times New Roman" w:cs="Times New Roman"/>
                <w:sz w:val="24"/>
                <w:szCs w:val="24"/>
              </w:rPr>
            </w:pPr>
            <w:ins w:id="2234" w:author="Vaughn Shirey" w:date="2023-08-30T21:25:00Z">
              <w:r>
                <w:rPr>
                  <w:rFonts w:ascii="Times New Roman" w:hAnsi="Times New Roman" w:cs="Times New Roman"/>
                  <w:sz w:val="24"/>
                  <w:szCs w:val="24"/>
                </w:rPr>
                <w:t>7.2</w:t>
              </w:r>
            </w:ins>
            <w:del w:id="2235" w:author="Vaughn Shirey" w:date="2023-08-30T18:59:00Z">
              <w:r w:rsidR="00B941D4" w:rsidDel="003222FF">
                <w:rPr>
                  <w:rFonts w:ascii="Times New Roman" w:hAnsi="Times New Roman" w:cs="Times New Roman"/>
                  <w:sz w:val="24"/>
                  <w:szCs w:val="24"/>
                </w:rPr>
                <w:delText>-7.2</w:delText>
              </w:r>
            </w:del>
          </w:p>
        </w:tc>
        <w:tc>
          <w:tcPr>
            <w:tcW w:w="2250" w:type="dxa"/>
            <w:tcMar>
              <w:top w:w="100" w:type="dxa"/>
              <w:left w:w="100" w:type="dxa"/>
              <w:bottom w:w="100" w:type="dxa"/>
              <w:right w:w="100" w:type="dxa"/>
            </w:tcMar>
          </w:tcPr>
          <w:p w14:paraId="52F769B4" w14:textId="008F5B71" w:rsidR="00B941D4" w:rsidRPr="008E44F2" w:rsidRDefault="00335ACE" w:rsidP="00B941D4">
            <w:pPr>
              <w:widowControl w:val="0"/>
              <w:spacing w:line="240" w:lineRule="auto"/>
              <w:jc w:val="center"/>
              <w:rPr>
                <w:rFonts w:ascii="Times New Roman" w:hAnsi="Times New Roman" w:cs="Times New Roman"/>
                <w:sz w:val="24"/>
                <w:szCs w:val="24"/>
              </w:rPr>
            </w:pPr>
            <w:ins w:id="2236" w:author="Vaughn Shirey" w:date="2023-08-30T21:25:00Z">
              <w:r>
                <w:rPr>
                  <w:rFonts w:ascii="Times New Roman" w:hAnsi="Times New Roman" w:cs="Times New Roman"/>
                  <w:sz w:val="24"/>
                  <w:szCs w:val="24"/>
                </w:rPr>
                <w:t>4.3</w:t>
              </w:r>
            </w:ins>
            <w:del w:id="2237" w:author="Vaughn Shirey" w:date="2023-08-30T18:59:00Z">
              <w:r w:rsidR="00B941D4" w:rsidDel="003222FF">
                <w:rPr>
                  <w:rFonts w:ascii="Times New Roman" w:hAnsi="Times New Roman" w:cs="Times New Roman"/>
                  <w:sz w:val="24"/>
                  <w:szCs w:val="24"/>
                </w:rPr>
                <w:delText>4.4</w:delText>
              </w:r>
            </w:del>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2F74BCC4"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ins w:id="2238" w:author="Vaughn Shirey [2]" w:date="2023-09-25T09:47:00Z">
        <w:r w:rsidR="005D0BF9">
          <w:rPr>
            <w:rFonts w:ascii="Times New Roman" w:hAnsi="Times New Roman" w:cs="Times New Roman"/>
            <w:b/>
            <w:sz w:val="24"/>
            <w:szCs w:val="24"/>
          </w:rPr>
          <w:t>6</w:t>
        </w:r>
      </w:ins>
      <w:del w:id="2239" w:author="Vaughn Shirey [2]" w:date="2023-09-25T09:47:00Z">
        <w:r w:rsidR="00E737C0" w:rsidDel="005D0BF9">
          <w:rPr>
            <w:rFonts w:ascii="Times New Roman" w:hAnsi="Times New Roman" w:cs="Times New Roman"/>
            <w:b/>
            <w:sz w:val="24"/>
            <w:szCs w:val="24"/>
          </w:rPr>
          <w:delText>5</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xml:space="preserve">, precipitation analysis. </w:t>
      </w:r>
      <w:del w:id="2240" w:author="Vaughn Shirey" w:date="2023-08-25T10:43:00Z">
        <w:r w:rsidRPr="00703517" w:rsidDel="0098008B">
          <w:rPr>
            <w:rFonts w:ascii="Times New Roman" w:hAnsi="Times New Roman" w:cs="Times New Roman"/>
            <w:sz w:val="24"/>
            <w:szCs w:val="24"/>
          </w:rPr>
          <w:delText>Top</w:delText>
        </w:r>
      </w:del>
      <w:ins w:id="2241" w:author="Vaughn Shirey" w:date="2023-08-25T10:43:00Z">
        <w:r w:rsidR="0098008B" w:rsidRPr="00703517">
          <w:rPr>
            <w:rFonts w:ascii="Times New Roman" w:hAnsi="Times New Roman" w:cs="Times New Roman"/>
            <w:sz w:val="24"/>
            <w:szCs w:val="24"/>
          </w:rPr>
          <w:t>The top</w:t>
        </w:r>
      </w:ins>
      <w:r w:rsidRPr="00703517">
        <w:rPr>
          <w:rFonts w:ascii="Times New Roman" w:hAnsi="Times New Roman" w:cs="Times New Roman"/>
          <w:sz w:val="24"/>
          <w:szCs w:val="24"/>
        </w:rPr>
        <w:t xml:space="preserve">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341DE7">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341DE7">
        <w:trPr>
          <w:jc w:val="center"/>
        </w:trPr>
        <w:tc>
          <w:tcPr>
            <w:tcW w:w="1160" w:type="dxa"/>
            <w:tcMar>
              <w:top w:w="100" w:type="dxa"/>
              <w:left w:w="100" w:type="dxa"/>
              <w:bottom w:w="100" w:type="dxa"/>
              <w:right w:w="100" w:type="dxa"/>
            </w:tcMar>
          </w:tcPr>
          <w:p w14:paraId="6FCCA32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771DEB6B" w:rsidR="00B65D2D" w:rsidRPr="008E44F2" w:rsidRDefault="002A19B9" w:rsidP="00341DE7">
            <w:pPr>
              <w:widowControl w:val="0"/>
              <w:spacing w:line="240" w:lineRule="auto"/>
              <w:jc w:val="center"/>
              <w:rPr>
                <w:rFonts w:ascii="Times New Roman" w:hAnsi="Times New Roman" w:cs="Times New Roman"/>
                <w:sz w:val="24"/>
                <w:szCs w:val="24"/>
              </w:rPr>
            </w:pPr>
            <w:ins w:id="2242" w:author="Vaughn Shirey" w:date="2023-08-31T14:59:00Z">
              <w:r>
                <w:rPr>
                  <w:rFonts w:ascii="Times New Roman" w:hAnsi="Times New Roman" w:cs="Times New Roman"/>
                  <w:sz w:val="24"/>
                  <w:szCs w:val="24"/>
                </w:rPr>
                <w:t>224.7</w:t>
              </w:r>
            </w:ins>
            <w:del w:id="2243" w:author="Vaughn Shirey" w:date="2023-08-31T12:32:00Z">
              <w:r w:rsidR="00C92C5E" w:rsidDel="00BF4AA8">
                <w:rPr>
                  <w:rFonts w:ascii="Times New Roman" w:hAnsi="Times New Roman" w:cs="Times New Roman"/>
                  <w:sz w:val="24"/>
                  <w:szCs w:val="24"/>
                </w:rPr>
                <w:delText>225.0</w:delText>
              </w:r>
            </w:del>
          </w:p>
        </w:tc>
        <w:tc>
          <w:tcPr>
            <w:tcW w:w="1800" w:type="dxa"/>
            <w:tcMar>
              <w:top w:w="100" w:type="dxa"/>
              <w:left w:w="100" w:type="dxa"/>
              <w:bottom w:w="100" w:type="dxa"/>
              <w:right w:w="100" w:type="dxa"/>
            </w:tcMar>
          </w:tcPr>
          <w:p w14:paraId="40B70624" w14:textId="687A3929" w:rsidR="00B65D2D" w:rsidRPr="008E44F2" w:rsidRDefault="00F3756F" w:rsidP="00341DE7">
            <w:pPr>
              <w:widowControl w:val="0"/>
              <w:spacing w:line="240" w:lineRule="auto"/>
              <w:jc w:val="center"/>
              <w:rPr>
                <w:rFonts w:ascii="Times New Roman" w:hAnsi="Times New Roman" w:cs="Times New Roman"/>
                <w:sz w:val="24"/>
                <w:szCs w:val="24"/>
              </w:rPr>
            </w:pPr>
            <w:ins w:id="2244" w:author="Vaughn Shirey" w:date="2023-08-31T14:54:00Z">
              <w:r>
                <w:rPr>
                  <w:rFonts w:ascii="Times New Roman" w:hAnsi="Times New Roman" w:cs="Times New Roman"/>
                  <w:sz w:val="24"/>
                  <w:szCs w:val="24"/>
                </w:rPr>
                <w:t>6.8</w:t>
              </w:r>
            </w:ins>
            <w:del w:id="2245" w:author="Vaughn Shirey" w:date="2023-08-31T12:32:00Z">
              <w:r w:rsidR="00932436" w:rsidDel="00BF4AA8">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4873693F" w14:textId="6698D5C2" w:rsidR="00B65D2D" w:rsidRPr="008E44F2" w:rsidRDefault="00F3756F" w:rsidP="00341DE7">
            <w:pPr>
              <w:widowControl w:val="0"/>
              <w:spacing w:line="240" w:lineRule="auto"/>
              <w:jc w:val="center"/>
              <w:rPr>
                <w:rFonts w:ascii="Times New Roman" w:hAnsi="Times New Roman" w:cs="Times New Roman"/>
                <w:sz w:val="24"/>
                <w:szCs w:val="24"/>
              </w:rPr>
            </w:pPr>
            <w:ins w:id="2246" w:author="Vaughn Shirey" w:date="2023-08-31T14:54:00Z">
              <w:r>
                <w:rPr>
                  <w:rFonts w:ascii="Times New Roman" w:hAnsi="Times New Roman" w:cs="Times New Roman"/>
                  <w:sz w:val="24"/>
                  <w:szCs w:val="24"/>
                </w:rPr>
                <w:t>3.5</w:t>
              </w:r>
            </w:ins>
            <w:del w:id="2247" w:author="Vaughn Shirey" w:date="2023-08-31T12:32:00Z">
              <w:r w:rsidR="00932436" w:rsidDel="00BF4AA8">
                <w:rPr>
                  <w:rFonts w:ascii="Times New Roman" w:hAnsi="Times New Roman" w:cs="Times New Roman"/>
                  <w:sz w:val="24"/>
                  <w:szCs w:val="24"/>
                </w:rPr>
                <w:delText>3.5</w:delText>
              </w:r>
            </w:del>
          </w:p>
        </w:tc>
      </w:tr>
      <w:tr w:rsidR="00B65D2D" w:rsidRPr="00703517" w14:paraId="52B5D3A0" w14:textId="77777777" w:rsidTr="00341DE7">
        <w:trPr>
          <w:jc w:val="center"/>
        </w:trPr>
        <w:tc>
          <w:tcPr>
            <w:tcW w:w="1160" w:type="dxa"/>
            <w:tcMar>
              <w:top w:w="100" w:type="dxa"/>
              <w:left w:w="100" w:type="dxa"/>
              <w:bottom w:w="100" w:type="dxa"/>
              <w:right w:w="100" w:type="dxa"/>
            </w:tcMar>
          </w:tcPr>
          <w:p w14:paraId="2EB94BB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0084B5A8" w:rsidR="00B65D2D" w:rsidRPr="008E44F2" w:rsidRDefault="002A19B9" w:rsidP="00341DE7">
            <w:pPr>
              <w:widowControl w:val="0"/>
              <w:spacing w:line="240" w:lineRule="auto"/>
              <w:jc w:val="center"/>
              <w:rPr>
                <w:rFonts w:ascii="Times New Roman" w:hAnsi="Times New Roman" w:cs="Times New Roman"/>
                <w:sz w:val="24"/>
                <w:szCs w:val="24"/>
              </w:rPr>
            </w:pPr>
            <w:ins w:id="2248" w:author="Vaughn Shirey" w:date="2023-08-31T14:59:00Z">
              <w:r>
                <w:rPr>
                  <w:rFonts w:ascii="Times New Roman" w:hAnsi="Times New Roman" w:cs="Times New Roman"/>
                  <w:sz w:val="24"/>
                  <w:szCs w:val="24"/>
                </w:rPr>
                <w:t>225.9</w:t>
              </w:r>
            </w:ins>
            <w:del w:id="2249" w:author="Vaughn Shirey" w:date="2023-08-31T12:32:00Z">
              <w:r w:rsidR="00C92C5E" w:rsidDel="00BF4AA8">
                <w:rPr>
                  <w:rFonts w:ascii="Times New Roman" w:hAnsi="Times New Roman" w:cs="Times New Roman"/>
                  <w:sz w:val="24"/>
                  <w:szCs w:val="24"/>
                </w:rPr>
                <w:delText>226.1</w:delText>
              </w:r>
            </w:del>
          </w:p>
        </w:tc>
        <w:tc>
          <w:tcPr>
            <w:tcW w:w="1800" w:type="dxa"/>
            <w:tcMar>
              <w:top w:w="100" w:type="dxa"/>
              <w:left w:w="100" w:type="dxa"/>
              <w:bottom w:w="100" w:type="dxa"/>
              <w:right w:w="100" w:type="dxa"/>
            </w:tcMar>
          </w:tcPr>
          <w:p w14:paraId="0D798E7A" w14:textId="48F5470D" w:rsidR="00B65D2D" w:rsidRPr="008E44F2" w:rsidRDefault="00F3756F" w:rsidP="00341DE7">
            <w:pPr>
              <w:widowControl w:val="0"/>
              <w:spacing w:line="240" w:lineRule="auto"/>
              <w:jc w:val="center"/>
              <w:rPr>
                <w:rFonts w:ascii="Times New Roman" w:hAnsi="Times New Roman" w:cs="Times New Roman"/>
                <w:sz w:val="24"/>
                <w:szCs w:val="24"/>
              </w:rPr>
            </w:pPr>
            <w:ins w:id="2250" w:author="Vaughn Shirey" w:date="2023-08-31T14:53:00Z">
              <w:r>
                <w:rPr>
                  <w:rFonts w:ascii="Times New Roman" w:hAnsi="Times New Roman" w:cs="Times New Roman"/>
                  <w:sz w:val="24"/>
                  <w:szCs w:val="24"/>
                </w:rPr>
                <w:t>5.6</w:t>
              </w:r>
            </w:ins>
            <w:del w:id="2251" w:author="Vaughn Shirey" w:date="2023-08-31T12:32:00Z">
              <w:r w:rsidR="00932436" w:rsidDel="00BF4AA8">
                <w:rPr>
                  <w:rFonts w:ascii="Times New Roman" w:hAnsi="Times New Roman" w:cs="Times New Roman"/>
                  <w:sz w:val="24"/>
                  <w:szCs w:val="24"/>
                </w:rPr>
                <w:delText>-5.8</w:delText>
              </w:r>
            </w:del>
          </w:p>
        </w:tc>
        <w:tc>
          <w:tcPr>
            <w:tcW w:w="2250" w:type="dxa"/>
            <w:tcMar>
              <w:top w:w="100" w:type="dxa"/>
              <w:left w:w="100" w:type="dxa"/>
              <w:bottom w:w="100" w:type="dxa"/>
              <w:right w:w="100" w:type="dxa"/>
            </w:tcMar>
          </w:tcPr>
          <w:p w14:paraId="0B5B9027" w14:textId="4C42EB68" w:rsidR="00B65D2D" w:rsidRPr="008E44F2" w:rsidRDefault="00F3756F" w:rsidP="00341DE7">
            <w:pPr>
              <w:widowControl w:val="0"/>
              <w:spacing w:line="240" w:lineRule="auto"/>
              <w:jc w:val="center"/>
              <w:rPr>
                <w:rFonts w:ascii="Times New Roman" w:hAnsi="Times New Roman" w:cs="Times New Roman"/>
                <w:sz w:val="24"/>
                <w:szCs w:val="24"/>
              </w:rPr>
            </w:pPr>
            <w:ins w:id="2252" w:author="Vaughn Shirey" w:date="2023-08-31T14:53:00Z">
              <w:r>
                <w:rPr>
                  <w:rFonts w:ascii="Times New Roman" w:hAnsi="Times New Roman" w:cs="Times New Roman"/>
                  <w:sz w:val="24"/>
                  <w:szCs w:val="24"/>
                </w:rPr>
                <w:t>3.6</w:t>
              </w:r>
            </w:ins>
            <w:del w:id="2253" w:author="Vaughn Shirey" w:date="2023-08-31T12:32:00Z">
              <w:r w:rsidR="00932436" w:rsidDel="00BF4AA8">
                <w:rPr>
                  <w:rFonts w:ascii="Times New Roman" w:hAnsi="Times New Roman" w:cs="Times New Roman"/>
                  <w:sz w:val="24"/>
                  <w:szCs w:val="24"/>
                </w:rPr>
                <w:delText>3.6</w:delText>
              </w:r>
            </w:del>
          </w:p>
        </w:tc>
      </w:tr>
      <w:tr w:rsidR="00B65D2D" w:rsidRPr="00703517" w14:paraId="696D81C4" w14:textId="77777777" w:rsidTr="00341DE7">
        <w:trPr>
          <w:jc w:val="center"/>
        </w:trPr>
        <w:tc>
          <w:tcPr>
            <w:tcW w:w="1160" w:type="dxa"/>
            <w:tcMar>
              <w:top w:w="100" w:type="dxa"/>
              <w:left w:w="100" w:type="dxa"/>
              <w:bottom w:w="100" w:type="dxa"/>
              <w:right w:w="100" w:type="dxa"/>
            </w:tcMar>
          </w:tcPr>
          <w:p w14:paraId="24848874"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AE0D09A" w:rsidR="00B65D2D" w:rsidRPr="00C92C5E" w:rsidRDefault="002A19B9" w:rsidP="00341DE7">
            <w:pPr>
              <w:widowControl w:val="0"/>
              <w:spacing w:line="240" w:lineRule="auto"/>
              <w:jc w:val="center"/>
              <w:rPr>
                <w:rFonts w:ascii="Times New Roman" w:hAnsi="Times New Roman" w:cs="Times New Roman"/>
                <w:b/>
                <w:bCs/>
                <w:sz w:val="24"/>
                <w:szCs w:val="24"/>
                <w:u w:val="single"/>
              </w:rPr>
            </w:pPr>
            <w:ins w:id="2254" w:author="Vaughn Shirey" w:date="2023-08-31T14:59:00Z">
              <w:r>
                <w:rPr>
                  <w:rFonts w:ascii="Times New Roman" w:hAnsi="Times New Roman" w:cs="Times New Roman"/>
                  <w:b/>
                  <w:bCs/>
                  <w:sz w:val="24"/>
                  <w:szCs w:val="24"/>
                  <w:u w:val="single"/>
                </w:rPr>
                <w:t>231.5</w:t>
              </w:r>
            </w:ins>
            <w:del w:id="2255" w:author="Vaughn Shirey" w:date="2023-08-31T12:32:00Z">
              <w:r w:rsidR="00C92C5E" w:rsidRPr="00C92C5E" w:rsidDel="00BF4AA8">
                <w:rPr>
                  <w:rFonts w:ascii="Times New Roman" w:hAnsi="Times New Roman" w:cs="Times New Roman"/>
                  <w:b/>
                  <w:bCs/>
                  <w:sz w:val="24"/>
                  <w:szCs w:val="24"/>
                  <w:u w:val="single"/>
                </w:rPr>
                <w:delText>231.9</w:delText>
              </w:r>
            </w:del>
          </w:p>
        </w:tc>
        <w:tc>
          <w:tcPr>
            <w:tcW w:w="1800" w:type="dxa"/>
            <w:tcMar>
              <w:top w:w="100" w:type="dxa"/>
              <w:left w:w="100" w:type="dxa"/>
              <w:bottom w:w="100" w:type="dxa"/>
              <w:right w:w="100" w:type="dxa"/>
            </w:tcMar>
          </w:tcPr>
          <w:p w14:paraId="6B6CE820" w14:textId="01CDB27A"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2256" w:author="Vaughn Shirey" w:date="2023-08-31T14:52:00Z">
              <w:r>
                <w:rPr>
                  <w:rFonts w:ascii="Times New Roman" w:hAnsi="Times New Roman" w:cs="Times New Roman"/>
                  <w:b/>
                  <w:bCs/>
                  <w:sz w:val="24"/>
                  <w:szCs w:val="24"/>
                  <w:u w:val="single"/>
                </w:rPr>
                <w:t>0.0</w:t>
              </w:r>
            </w:ins>
            <w:del w:id="2257" w:author="Vaughn Shirey" w:date="2023-08-31T12:32:00Z">
              <w:r w:rsidR="00932436" w:rsidRPr="00C92C5E" w:rsidDel="00BF4AA8">
                <w:rPr>
                  <w:rFonts w:ascii="Times New Roman" w:hAnsi="Times New Roman" w:cs="Times New Roman"/>
                  <w:b/>
                  <w:bCs/>
                  <w:sz w:val="24"/>
                  <w:szCs w:val="24"/>
                  <w:u w:val="single"/>
                </w:rPr>
                <w:delText>0.0</w:delText>
              </w:r>
            </w:del>
          </w:p>
        </w:tc>
        <w:tc>
          <w:tcPr>
            <w:tcW w:w="2250" w:type="dxa"/>
            <w:tcMar>
              <w:top w:w="100" w:type="dxa"/>
              <w:left w:w="100" w:type="dxa"/>
              <w:bottom w:w="100" w:type="dxa"/>
              <w:right w:w="100" w:type="dxa"/>
            </w:tcMar>
          </w:tcPr>
          <w:p w14:paraId="4C11FEEC" w14:textId="21A6DAD2"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2258" w:author="Vaughn Shirey" w:date="2023-08-31T14:52:00Z">
              <w:r>
                <w:rPr>
                  <w:rFonts w:ascii="Times New Roman" w:hAnsi="Times New Roman" w:cs="Times New Roman"/>
                  <w:b/>
                  <w:bCs/>
                  <w:sz w:val="24"/>
                  <w:szCs w:val="24"/>
                  <w:u w:val="single"/>
                </w:rPr>
                <w:t>0.0</w:t>
              </w:r>
            </w:ins>
            <w:del w:id="2259" w:author="Vaughn Shirey" w:date="2023-08-31T12:32:00Z">
              <w:r w:rsidR="00932436" w:rsidRPr="00C92C5E" w:rsidDel="00BF4AA8">
                <w:rPr>
                  <w:rFonts w:ascii="Times New Roman" w:hAnsi="Times New Roman" w:cs="Times New Roman"/>
                  <w:b/>
                  <w:bCs/>
                  <w:sz w:val="24"/>
                  <w:szCs w:val="24"/>
                  <w:u w:val="single"/>
                </w:rPr>
                <w:delText>0.0</w:delText>
              </w:r>
            </w:del>
          </w:p>
        </w:tc>
      </w:tr>
      <w:tr w:rsidR="00B65D2D" w:rsidRPr="00703517" w14:paraId="6339CCDA" w14:textId="77777777" w:rsidTr="00341DE7">
        <w:trPr>
          <w:jc w:val="center"/>
        </w:trPr>
        <w:tc>
          <w:tcPr>
            <w:tcW w:w="1160" w:type="dxa"/>
            <w:tcMar>
              <w:top w:w="100" w:type="dxa"/>
              <w:left w:w="100" w:type="dxa"/>
              <w:bottom w:w="100" w:type="dxa"/>
              <w:right w:w="100" w:type="dxa"/>
            </w:tcMar>
          </w:tcPr>
          <w:p w14:paraId="29183AD5"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4F751830" w:rsidR="00B65D2D" w:rsidRPr="00C92C5E" w:rsidRDefault="002A19B9" w:rsidP="00341DE7">
            <w:pPr>
              <w:widowControl w:val="0"/>
              <w:spacing w:line="240" w:lineRule="auto"/>
              <w:jc w:val="center"/>
              <w:rPr>
                <w:rFonts w:ascii="Times New Roman" w:hAnsi="Times New Roman" w:cs="Times New Roman"/>
                <w:b/>
                <w:bCs/>
                <w:sz w:val="24"/>
                <w:szCs w:val="24"/>
                <w:u w:val="single"/>
              </w:rPr>
            </w:pPr>
            <w:ins w:id="2260" w:author="Vaughn Shirey" w:date="2023-08-31T14:59:00Z">
              <w:r>
                <w:rPr>
                  <w:rFonts w:ascii="Times New Roman" w:hAnsi="Times New Roman" w:cs="Times New Roman"/>
                  <w:b/>
                  <w:bCs/>
                  <w:sz w:val="24"/>
                  <w:szCs w:val="24"/>
                  <w:u w:val="single"/>
                </w:rPr>
                <w:t>231.3</w:t>
              </w:r>
            </w:ins>
            <w:del w:id="2261" w:author="Vaughn Shirey" w:date="2023-08-31T12:32:00Z">
              <w:r w:rsidR="00C92C5E" w:rsidRPr="00C92C5E" w:rsidDel="00BF4AA8">
                <w:rPr>
                  <w:rFonts w:ascii="Times New Roman" w:hAnsi="Times New Roman" w:cs="Times New Roman"/>
                  <w:b/>
                  <w:bCs/>
                  <w:sz w:val="24"/>
                  <w:szCs w:val="24"/>
                  <w:u w:val="single"/>
                </w:rPr>
                <w:delText>231.6</w:delText>
              </w:r>
            </w:del>
          </w:p>
        </w:tc>
        <w:tc>
          <w:tcPr>
            <w:tcW w:w="1800" w:type="dxa"/>
            <w:tcMar>
              <w:top w:w="100" w:type="dxa"/>
              <w:left w:w="100" w:type="dxa"/>
              <w:bottom w:w="100" w:type="dxa"/>
              <w:right w:w="100" w:type="dxa"/>
            </w:tcMar>
          </w:tcPr>
          <w:p w14:paraId="0C4612D4" w14:textId="2E9B7277"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2262" w:author="Vaughn Shirey" w:date="2023-08-31T14:52:00Z">
              <w:r>
                <w:rPr>
                  <w:rFonts w:ascii="Times New Roman" w:hAnsi="Times New Roman" w:cs="Times New Roman"/>
                  <w:b/>
                  <w:bCs/>
                  <w:sz w:val="24"/>
                  <w:szCs w:val="24"/>
                  <w:u w:val="single"/>
                </w:rPr>
                <w:t>0.2</w:t>
              </w:r>
            </w:ins>
            <w:del w:id="2263" w:author="Vaughn Shirey" w:date="2023-08-31T12:32:00Z">
              <w:r w:rsidR="00932436" w:rsidRPr="00C92C5E" w:rsidDel="00BF4AA8">
                <w:rPr>
                  <w:rFonts w:ascii="Times New Roman" w:hAnsi="Times New Roman" w:cs="Times New Roman"/>
                  <w:b/>
                  <w:bCs/>
                  <w:sz w:val="24"/>
                  <w:szCs w:val="24"/>
                  <w:u w:val="single"/>
                </w:rPr>
                <w:delText>-0.3</w:delText>
              </w:r>
            </w:del>
          </w:p>
        </w:tc>
        <w:tc>
          <w:tcPr>
            <w:tcW w:w="2250" w:type="dxa"/>
            <w:tcMar>
              <w:top w:w="100" w:type="dxa"/>
              <w:left w:w="100" w:type="dxa"/>
              <w:bottom w:w="100" w:type="dxa"/>
              <w:right w:w="100" w:type="dxa"/>
            </w:tcMar>
          </w:tcPr>
          <w:p w14:paraId="774D155F" w14:textId="5A2869B0"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2264" w:author="Vaughn Shirey" w:date="2023-08-31T14:52:00Z">
              <w:r>
                <w:rPr>
                  <w:rFonts w:ascii="Times New Roman" w:hAnsi="Times New Roman" w:cs="Times New Roman"/>
                  <w:b/>
                  <w:bCs/>
                  <w:sz w:val="24"/>
                  <w:szCs w:val="24"/>
                  <w:u w:val="single"/>
                </w:rPr>
                <w:t>1.4</w:t>
              </w:r>
            </w:ins>
            <w:del w:id="2265" w:author="Vaughn Shirey" w:date="2023-08-31T12:32:00Z">
              <w:r w:rsidR="00932436" w:rsidRPr="00C92C5E" w:rsidDel="00BF4AA8">
                <w:rPr>
                  <w:rFonts w:ascii="Times New Roman" w:hAnsi="Times New Roman" w:cs="Times New Roman"/>
                  <w:b/>
                  <w:bCs/>
                  <w:sz w:val="24"/>
                  <w:szCs w:val="24"/>
                  <w:u w:val="single"/>
                </w:rPr>
                <w:delText>1.3</w:delText>
              </w:r>
            </w:del>
          </w:p>
        </w:tc>
      </w:tr>
      <w:tr w:rsidR="00B941D4" w:rsidRPr="00703517" w14:paraId="535EFC1D" w14:textId="77777777" w:rsidTr="00341DE7">
        <w:trPr>
          <w:jc w:val="center"/>
          <w:ins w:id="2266" w:author="Vaughn Shirey" w:date="2023-08-25T10:42:00Z"/>
        </w:trPr>
        <w:tc>
          <w:tcPr>
            <w:tcW w:w="1160" w:type="dxa"/>
            <w:tcMar>
              <w:top w:w="100" w:type="dxa"/>
              <w:left w:w="100" w:type="dxa"/>
              <w:bottom w:w="100" w:type="dxa"/>
              <w:right w:w="100" w:type="dxa"/>
            </w:tcMar>
          </w:tcPr>
          <w:p w14:paraId="5E5E6E6A" w14:textId="2D04D594" w:rsidR="00B941D4" w:rsidRPr="00C92C5E" w:rsidRDefault="00B941D4" w:rsidP="00B941D4">
            <w:pPr>
              <w:widowControl w:val="0"/>
              <w:spacing w:line="240" w:lineRule="auto"/>
              <w:jc w:val="center"/>
              <w:rPr>
                <w:ins w:id="2267" w:author="Vaughn Shirey" w:date="2023-08-25T10:42:00Z"/>
                <w:rFonts w:ascii="Times New Roman" w:hAnsi="Times New Roman" w:cs="Times New Roman"/>
                <w:b/>
                <w:bCs/>
                <w:sz w:val="24"/>
                <w:szCs w:val="24"/>
                <w:u w:val="single"/>
              </w:rPr>
            </w:pPr>
            <w:ins w:id="2268" w:author="Vaughn Shirey" w:date="2023-08-25T11:02:00Z">
              <w:r w:rsidRPr="007E2466">
                <w:rPr>
                  <w:rFonts w:ascii="Times New Roman" w:hAnsi="Times New Roman" w:cs="Times New Roman"/>
                  <w:b/>
                  <w:bCs/>
                  <w:sz w:val="24"/>
                  <w:szCs w:val="24"/>
                </w:rPr>
                <w:t>E</w:t>
              </w:r>
            </w:ins>
          </w:p>
        </w:tc>
        <w:tc>
          <w:tcPr>
            <w:tcW w:w="1620" w:type="dxa"/>
            <w:tcMar>
              <w:top w:w="100" w:type="dxa"/>
              <w:left w:w="100" w:type="dxa"/>
              <w:bottom w:w="100" w:type="dxa"/>
              <w:right w:w="100" w:type="dxa"/>
            </w:tcMar>
          </w:tcPr>
          <w:p w14:paraId="67BEB711" w14:textId="5D671C41" w:rsidR="00B941D4" w:rsidRPr="00C92C5E" w:rsidRDefault="002A19B9" w:rsidP="00B941D4">
            <w:pPr>
              <w:widowControl w:val="0"/>
              <w:spacing w:line="240" w:lineRule="auto"/>
              <w:jc w:val="center"/>
              <w:rPr>
                <w:ins w:id="2269" w:author="Vaughn Shirey" w:date="2023-08-25T10:42:00Z"/>
                <w:rFonts w:ascii="Times New Roman" w:hAnsi="Times New Roman" w:cs="Times New Roman"/>
                <w:b/>
                <w:bCs/>
                <w:sz w:val="24"/>
                <w:szCs w:val="24"/>
                <w:u w:val="single"/>
              </w:rPr>
            </w:pPr>
            <w:ins w:id="2270" w:author="Vaughn Shirey" w:date="2023-08-31T14:59:00Z">
              <w:r>
                <w:rPr>
                  <w:rFonts w:ascii="Times New Roman" w:hAnsi="Times New Roman" w:cs="Times New Roman"/>
                  <w:b/>
                  <w:bCs/>
                  <w:sz w:val="24"/>
                  <w:szCs w:val="24"/>
                  <w:u w:val="single"/>
                </w:rPr>
                <w:t>224.2</w:t>
              </w:r>
            </w:ins>
          </w:p>
        </w:tc>
        <w:tc>
          <w:tcPr>
            <w:tcW w:w="1800" w:type="dxa"/>
            <w:tcMar>
              <w:top w:w="100" w:type="dxa"/>
              <w:left w:w="100" w:type="dxa"/>
              <w:bottom w:w="100" w:type="dxa"/>
              <w:right w:w="100" w:type="dxa"/>
            </w:tcMar>
          </w:tcPr>
          <w:p w14:paraId="1A81E9DC" w14:textId="364D96FF" w:rsidR="00B941D4" w:rsidRPr="00C92C5E" w:rsidRDefault="00F3756F" w:rsidP="00B941D4">
            <w:pPr>
              <w:widowControl w:val="0"/>
              <w:spacing w:line="240" w:lineRule="auto"/>
              <w:jc w:val="center"/>
              <w:rPr>
                <w:ins w:id="2271" w:author="Vaughn Shirey" w:date="2023-08-25T10:42:00Z"/>
                <w:rFonts w:ascii="Times New Roman" w:hAnsi="Times New Roman" w:cs="Times New Roman"/>
                <w:b/>
                <w:bCs/>
                <w:sz w:val="24"/>
                <w:szCs w:val="24"/>
                <w:u w:val="single"/>
              </w:rPr>
            </w:pPr>
            <w:ins w:id="2272" w:author="Vaughn Shirey" w:date="2023-08-31T14:54:00Z">
              <w:r>
                <w:rPr>
                  <w:rFonts w:ascii="Times New Roman" w:hAnsi="Times New Roman" w:cs="Times New Roman"/>
                  <w:b/>
                  <w:bCs/>
                  <w:sz w:val="24"/>
                  <w:szCs w:val="24"/>
                  <w:u w:val="single"/>
                </w:rPr>
                <w:t>7.3</w:t>
              </w:r>
            </w:ins>
          </w:p>
        </w:tc>
        <w:tc>
          <w:tcPr>
            <w:tcW w:w="2250" w:type="dxa"/>
            <w:tcMar>
              <w:top w:w="100" w:type="dxa"/>
              <w:left w:w="100" w:type="dxa"/>
              <w:bottom w:w="100" w:type="dxa"/>
              <w:right w:w="100" w:type="dxa"/>
            </w:tcMar>
          </w:tcPr>
          <w:p w14:paraId="04F558DE" w14:textId="0D109C4C" w:rsidR="00B941D4" w:rsidRPr="00C92C5E" w:rsidRDefault="00F3756F" w:rsidP="00B941D4">
            <w:pPr>
              <w:widowControl w:val="0"/>
              <w:spacing w:line="240" w:lineRule="auto"/>
              <w:jc w:val="center"/>
              <w:rPr>
                <w:ins w:id="2273" w:author="Vaughn Shirey" w:date="2023-08-25T10:42:00Z"/>
                <w:rFonts w:ascii="Times New Roman" w:hAnsi="Times New Roman" w:cs="Times New Roman"/>
                <w:b/>
                <w:bCs/>
                <w:sz w:val="24"/>
                <w:szCs w:val="24"/>
                <w:u w:val="single"/>
              </w:rPr>
            </w:pPr>
            <w:ins w:id="2274" w:author="Vaughn Shirey" w:date="2023-08-31T14:54:00Z">
              <w:r>
                <w:rPr>
                  <w:rFonts w:ascii="Times New Roman" w:hAnsi="Times New Roman" w:cs="Times New Roman"/>
                  <w:b/>
                  <w:bCs/>
                  <w:sz w:val="24"/>
                  <w:szCs w:val="24"/>
                  <w:u w:val="single"/>
                </w:rPr>
                <w:t>3.7</w:t>
              </w:r>
            </w:ins>
          </w:p>
        </w:tc>
      </w:tr>
      <w:tr w:rsidR="00B941D4" w:rsidRPr="00703517" w14:paraId="5DA99103" w14:textId="77777777" w:rsidTr="00341DE7">
        <w:trPr>
          <w:jc w:val="center"/>
          <w:ins w:id="2275" w:author="Vaughn Shirey" w:date="2023-08-25T10:42:00Z"/>
        </w:trPr>
        <w:tc>
          <w:tcPr>
            <w:tcW w:w="1160" w:type="dxa"/>
            <w:tcMar>
              <w:top w:w="100" w:type="dxa"/>
              <w:left w:w="100" w:type="dxa"/>
              <w:bottom w:w="100" w:type="dxa"/>
              <w:right w:w="100" w:type="dxa"/>
            </w:tcMar>
          </w:tcPr>
          <w:p w14:paraId="73847AE1" w14:textId="2D826097" w:rsidR="00B941D4" w:rsidRPr="00F3756F" w:rsidRDefault="00B941D4" w:rsidP="00B941D4">
            <w:pPr>
              <w:widowControl w:val="0"/>
              <w:spacing w:line="240" w:lineRule="auto"/>
              <w:jc w:val="center"/>
              <w:rPr>
                <w:ins w:id="2276" w:author="Vaughn Shirey" w:date="2023-08-25T10:42:00Z"/>
                <w:rFonts w:ascii="Times New Roman" w:hAnsi="Times New Roman" w:cs="Times New Roman"/>
                <w:sz w:val="24"/>
                <w:szCs w:val="24"/>
                <w:u w:val="single"/>
                <w:rPrChange w:id="2277" w:author="Vaughn Shirey" w:date="2023-08-31T14:53:00Z">
                  <w:rPr>
                    <w:ins w:id="2278" w:author="Vaughn Shirey" w:date="2023-08-25T10:42:00Z"/>
                    <w:rFonts w:ascii="Times New Roman" w:hAnsi="Times New Roman" w:cs="Times New Roman"/>
                    <w:b/>
                    <w:bCs/>
                    <w:sz w:val="24"/>
                    <w:szCs w:val="24"/>
                    <w:u w:val="single"/>
                  </w:rPr>
                </w:rPrChange>
              </w:rPr>
            </w:pPr>
            <w:ins w:id="2279" w:author="Vaughn Shirey" w:date="2023-08-25T11:02:00Z">
              <w:r w:rsidRPr="00F3756F">
                <w:rPr>
                  <w:rFonts w:ascii="Times New Roman" w:hAnsi="Times New Roman" w:cs="Times New Roman"/>
                  <w:sz w:val="24"/>
                  <w:szCs w:val="24"/>
                  <w:rPrChange w:id="2280" w:author="Vaughn Shirey" w:date="2023-08-31T14:53:00Z">
                    <w:rPr>
                      <w:rFonts w:ascii="Times New Roman" w:hAnsi="Times New Roman" w:cs="Times New Roman"/>
                      <w:b/>
                      <w:bCs/>
                      <w:sz w:val="24"/>
                      <w:szCs w:val="24"/>
                    </w:rPr>
                  </w:rPrChange>
                </w:rPr>
                <w:t>F</w:t>
              </w:r>
            </w:ins>
          </w:p>
        </w:tc>
        <w:tc>
          <w:tcPr>
            <w:tcW w:w="1620" w:type="dxa"/>
            <w:tcMar>
              <w:top w:w="100" w:type="dxa"/>
              <w:left w:w="100" w:type="dxa"/>
              <w:bottom w:w="100" w:type="dxa"/>
              <w:right w:w="100" w:type="dxa"/>
            </w:tcMar>
          </w:tcPr>
          <w:p w14:paraId="3C6B0E36" w14:textId="4F179B2A" w:rsidR="00B941D4" w:rsidRPr="00F3756F" w:rsidRDefault="002A19B9" w:rsidP="00B941D4">
            <w:pPr>
              <w:widowControl w:val="0"/>
              <w:spacing w:line="240" w:lineRule="auto"/>
              <w:jc w:val="center"/>
              <w:rPr>
                <w:ins w:id="2281" w:author="Vaughn Shirey" w:date="2023-08-25T10:42:00Z"/>
                <w:rFonts w:ascii="Times New Roman" w:hAnsi="Times New Roman" w:cs="Times New Roman"/>
                <w:sz w:val="24"/>
                <w:szCs w:val="24"/>
                <w:u w:val="single"/>
                <w:rPrChange w:id="2282" w:author="Vaughn Shirey" w:date="2023-08-31T14:53:00Z">
                  <w:rPr>
                    <w:ins w:id="2283" w:author="Vaughn Shirey" w:date="2023-08-25T10:42:00Z"/>
                    <w:rFonts w:ascii="Times New Roman" w:hAnsi="Times New Roman" w:cs="Times New Roman"/>
                    <w:b/>
                    <w:bCs/>
                    <w:sz w:val="24"/>
                    <w:szCs w:val="24"/>
                    <w:u w:val="single"/>
                  </w:rPr>
                </w:rPrChange>
              </w:rPr>
            </w:pPr>
            <w:ins w:id="2284" w:author="Vaughn Shirey" w:date="2023-08-31T14:59:00Z">
              <w:r>
                <w:rPr>
                  <w:rFonts w:ascii="Times New Roman" w:hAnsi="Times New Roman" w:cs="Times New Roman"/>
                  <w:sz w:val="24"/>
                  <w:szCs w:val="24"/>
                  <w:u w:val="single"/>
                </w:rPr>
                <w:t>225.3</w:t>
              </w:r>
            </w:ins>
          </w:p>
        </w:tc>
        <w:tc>
          <w:tcPr>
            <w:tcW w:w="1800" w:type="dxa"/>
            <w:tcMar>
              <w:top w:w="100" w:type="dxa"/>
              <w:left w:w="100" w:type="dxa"/>
              <w:bottom w:w="100" w:type="dxa"/>
              <w:right w:w="100" w:type="dxa"/>
            </w:tcMar>
          </w:tcPr>
          <w:p w14:paraId="720D0CD9" w14:textId="0501CCA3" w:rsidR="00B941D4" w:rsidRPr="00F3756F" w:rsidRDefault="00F3756F" w:rsidP="00B941D4">
            <w:pPr>
              <w:widowControl w:val="0"/>
              <w:spacing w:line="240" w:lineRule="auto"/>
              <w:jc w:val="center"/>
              <w:rPr>
                <w:ins w:id="2285" w:author="Vaughn Shirey" w:date="2023-08-25T10:42:00Z"/>
                <w:rFonts w:ascii="Times New Roman" w:hAnsi="Times New Roman" w:cs="Times New Roman"/>
                <w:sz w:val="24"/>
                <w:szCs w:val="24"/>
                <w:u w:val="single"/>
                <w:rPrChange w:id="2286" w:author="Vaughn Shirey" w:date="2023-08-31T14:53:00Z">
                  <w:rPr>
                    <w:ins w:id="2287" w:author="Vaughn Shirey" w:date="2023-08-25T10:42:00Z"/>
                    <w:rFonts w:ascii="Times New Roman" w:hAnsi="Times New Roman" w:cs="Times New Roman"/>
                    <w:b/>
                    <w:bCs/>
                    <w:sz w:val="24"/>
                    <w:szCs w:val="24"/>
                    <w:u w:val="single"/>
                  </w:rPr>
                </w:rPrChange>
              </w:rPr>
            </w:pPr>
            <w:ins w:id="2288" w:author="Vaughn Shirey" w:date="2023-08-31T14:53:00Z">
              <w:r w:rsidRPr="00F3756F">
                <w:rPr>
                  <w:rFonts w:ascii="Times New Roman" w:hAnsi="Times New Roman" w:cs="Times New Roman"/>
                  <w:sz w:val="24"/>
                  <w:szCs w:val="24"/>
                  <w:u w:val="single"/>
                  <w:rPrChange w:id="2289" w:author="Vaughn Shirey" w:date="2023-08-31T14:53:00Z">
                    <w:rPr>
                      <w:rFonts w:ascii="Times New Roman" w:hAnsi="Times New Roman" w:cs="Times New Roman"/>
                      <w:b/>
                      <w:bCs/>
                      <w:sz w:val="24"/>
                      <w:szCs w:val="24"/>
                      <w:u w:val="single"/>
                    </w:rPr>
                  </w:rPrChange>
                </w:rPr>
                <w:t>6.2</w:t>
              </w:r>
            </w:ins>
          </w:p>
        </w:tc>
        <w:tc>
          <w:tcPr>
            <w:tcW w:w="2250" w:type="dxa"/>
            <w:tcMar>
              <w:top w:w="100" w:type="dxa"/>
              <w:left w:w="100" w:type="dxa"/>
              <w:bottom w:w="100" w:type="dxa"/>
              <w:right w:w="100" w:type="dxa"/>
            </w:tcMar>
          </w:tcPr>
          <w:p w14:paraId="79B2DBDC" w14:textId="68587E5B" w:rsidR="00B941D4" w:rsidRPr="00F3756F" w:rsidRDefault="00F3756F" w:rsidP="00B941D4">
            <w:pPr>
              <w:widowControl w:val="0"/>
              <w:spacing w:line="240" w:lineRule="auto"/>
              <w:jc w:val="center"/>
              <w:rPr>
                <w:ins w:id="2290" w:author="Vaughn Shirey" w:date="2023-08-25T10:42:00Z"/>
                <w:rFonts w:ascii="Times New Roman" w:hAnsi="Times New Roman" w:cs="Times New Roman"/>
                <w:sz w:val="24"/>
                <w:szCs w:val="24"/>
                <w:u w:val="single"/>
                <w:rPrChange w:id="2291" w:author="Vaughn Shirey" w:date="2023-08-31T14:53:00Z">
                  <w:rPr>
                    <w:ins w:id="2292" w:author="Vaughn Shirey" w:date="2023-08-25T10:42:00Z"/>
                    <w:rFonts w:ascii="Times New Roman" w:hAnsi="Times New Roman" w:cs="Times New Roman"/>
                    <w:b/>
                    <w:bCs/>
                    <w:sz w:val="24"/>
                    <w:szCs w:val="24"/>
                    <w:u w:val="single"/>
                  </w:rPr>
                </w:rPrChange>
              </w:rPr>
            </w:pPr>
            <w:ins w:id="2293" w:author="Vaughn Shirey" w:date="2023-08-31T14:53:00Z">
              <w:r w:rsidRPr="00F3756F">
                <w:rPr>
                  <w:rFonts w:ascii="Times New Roman" w:hAnsi="Times New Roman" w:cs="Times New Roman"/>
                  <w:sz w:val="24"/>
                  <w:szCs w:val="24"/>
                  <w:u w:val="single"/>
                  <w:rPrChange w:id="2294" w:author="Vaughn Shirey" w:date="2023-08-31T14:53:00Z">
                    <w:rPr>
                      <w:rFonts w:ascii="Times New Roman" w:hAnsi="Times New Roman" w:cs="Times New Roman"/>
                      <w:b/>
                      <w:bCs/>
                      <w:sz w:val="24"/>
                      <w:szCs w:val="24"/>
                      <w:u w:val="single"/>
                    </w:rPr>
                  </w:rPrChange>
                </w:rPr>
                <w:t>3.7</w:t>
              </w:r>
            </w:ins>
          </w:p>
        </w:tc>
      </w:tr>
      <w:tr w:rsidR="00B941D4" w:rsidRPr="00703517" w14:paraId="4D837C36" w14:textId="77777777" w:rsidTr="00341DE7">
        <w:trPr>
          <w:jc w:val="center"/>
        </w:trPr>
        <w:tc>
          <w:tcPr>
            <w:tcW w:w="1160" w:type="dxa"/>
            <w:tcMar>
              <w:top w:w="100" w:type="dxa"/>
              <w:left w:w="100" w:type="dxa"/>
              <w:bottom w:w="100" w:type="dxa"/>
              <w:right w:w="100" w:type="dxa"/>
            </w:tcMar>
          </w:tcPr>
          <w:p w14:paraId="3B74C467"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12686985" w:rsidR="00B941D4" w:rsidRPr="008E44F2" w:rsidRDefault="002A19B9" w:rsidP="00B941D4">
            <w:pPr>
              <w:widowControl w:val="0"/>
              <w:spacing w:line="240" w:lineRule="auto"/>
              <w:jc w:val="center"/>
              <w:rPr>
                <w:rFonts w:ascii="Times New Roman" w:hAnsi="Times New Roman" w:cs="Times New Roman"/>
                <w:sz w:val="24"/>
                <w:szCs w:val="24"/>
              </w:rPr>
            </w:pPr>
            <w:ins w:id="2295" w:author="Vaughn Shirey" w:date="2023-08-31T14:59:00Z">
              <w:r>
                <w:rPr>
                  <w:rFonts w:ascii="Times New Roman" w:hAnsi="Times New Roman" w:cs="Times New Roman"/>
                  <w:sz w:val="24"/>
                  <w:szCs w:val="24"/>
                </w:rPr>
                <w:t>224.7</w:t>
              </w:r>
            </w:ins>
            <w:del w:id="2296" w:author="Vaughn Shirey" w:date="2023-08-31T12:32:00Z">
              <w:r w:rsidR="00B941D4" w:rsidDel="00BF4AA8">
                <w:rPr>
                  <w:rFonts w:ascii="Times New Roman" w:hAnsi="Times New Roman" w:cs="Times New Roman"/>
                  <w:sz w:val="24"/>
                  <w:szCs w:val="24"/>
                </w:rPr>
                <w:delText>225.0</w:delText>
              </w:r>
            </w:del>
          </w:p>
        </w:tc>
        <w:tc>
          <w:tcPr>
            <w:tcW w:w="1800" w:type="dxa"/>
            <w:tcMar>
              <w:top w:w="100" w:type="dxa"/>
              <w:left w:w="100" w:type="dxa"/>
              <w:bottom w:w="100" w:type="dxa"/>
              <w:right w:w="100" w:type="dxa"/>
            </w:tcMar>
          </w:tcPr>
          <w:p w14:paraId="43D4DE55" w14:textId="7C1BAEBF" w:rsidR="00B941D4" w:rsidRPr="008E44F2" w:rsidRDefault="00F3756F" w:rsidP="00B941D4">
            <w:pPr>
              <w:widowControl w:val="0"/>
              <w:spacing w:line="240" w:lineRule="auto"/>
              <w:jc w:val="center"/>
              <w:rPr>
                <w:rFonts w:ascii="Times New Roman" w:hAnsi="Times New Roman" w:cs="Times New Roman"/>
                <w:sz w:val="24"/>
                <w:szCs w:val="24"/>
              </w:rPr>
            </w:pPr>
            <w:ins w:id="2297" w:author="Vaughn Shirey" w:date="2023-08-31T14:54:00Z">
              <w:r>
                <w:rPr>
                  <w:rFonts w:ascii="Times New Roman" w:hAnsi="Times New Roman" w:cs="Times New Roman"/>
                  <w:sz w:val="24"/>
                  <w:szCs w:val="24"/>
                </w:rPr>
                <w:t>6.8</w:t>
              </w:r>
            </w:ins>
            <w:del w:id="2298" w:author="Vaughn Shirey" w:date="2023-08-31T12:32:00Z">
              <w:r w:rsidR="00B941D4" w:rsidDel="00BF4AA8">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5862487B" w14:textId="7CE7863F" w:rsidR="00B941D4" w:rsidRPr="008E44F2" w:rsidRDefault="00F3756F" w:rsidP="00B941D4">
            <w:pPr>
              <w:widowControl w:val="0"/>
              <w:spacing w:line="240" w:lineRule="auto"/>
              <w:jc w:val="center"/>
              <w:rPr>
                <w:rFonts w:ascii="Times New Roman" w:hAnsi="Times New Roman" w:cs="Times New Roman"/>
                <w:sz w:val="24"/>
                <w:szCs w:val="24"/>
              </w:rPr>
            </w:pPr>
            <w:ins w:id="2299" w:author="Vaughn Shirey" w:date="2023-08-31T14:54:00Z">
              <w:r>
                <w:rPr>
                  <w:rFonts w:ascii="Times New Roman" w:hAnsi="Times New Roman" w:cs="Times New Roman"/>
                  <w:sz w:val="24"/>
                  <w:szCs w:val="24"/>
                </w:rPr>
                <w:t>3.7</w:t>
              </w:r>
            </w:ins>
            <w:del w:id="2300" w:author="Vaughn Shirey" w:date="2023-08-31T12:32:00Z">
              <w:r w:rsidR="00B941D4" w:rsidDel="00BF4AA8">
                <w:rPr>
                  <w:rFonts w:ascii="Times New Roman" w:hAnsi="Times New Roman" w:cs="Times New Roman"/>
                  <w:sz w:val="24"/>
                  <w:szCs w:val="24"/>
                </w:rPr>
                <w:delText>3.7</w:delText>
              </w:r>
            </w:del>
          </w:p>
        </w:tc>
      </w:tr>
      <w:tr w:rsidR="00B941D4" w:rsidRPr="00703517" w14:paraId="461259F7" w14:textId="77777777" w:rsidTr="00341DE7">
        <w:trPr>
          <w:jc w:val="center"/>
        </w:trPr>
        <w:tc>
          <w:tcPr>
            <w:tcW w:w="1160" w:type="dxa"/>
            <w:tcMar>
              <w:top w:w="100" w:type="dxa"/>
              <w:left w:w="100" w:type="dxa"/>
              <w:bottom w:w="100" w:type="dxa"/>
              <w:right w:w="100" w:type="dxa"/>
            </w:tcMar>
          </w:tcPr>
          <w:p w14:paraId="4841022D"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41A9637A" w:rsidR="00B941D4" w:rsidRPr="008E44F2" w:rsidRDefault="002A19B9" w:rsidP="00B941D4">
            <w:pPr>
              <w:widowControl w:val="0"/>
              <w:spacing w:line="240" w:lineRule="auto"/>
              <w:jc w:val="center"/>
              <w:rPr>
                <w:rFonts w:ascii="Times New Roman" w:hAnsi="Times New Roman" w:cs="Times New Roman"/>
                <w:sz w:val="24"/>
                <w:szCs w:val="24"/>
              </w:rPr>
            </w:pPr>
            <w:ins w:id="2301" w:author="Vaughn Shirey" w:date="2023-08-31T14:59:00Z">
              <w:r>
                <w:rPr>
                  <w:rFonts w:ascii="Times New Roman" w:hAnsi="Times New Roman" w:cs="Times New Roman"/>
                  <w:sz w:val="24"/>
                  <w:szCs w:val="24"/>
                </w:rPr>
                <w:t>225.4</w:t>
              </w:r>
            </w:ins>
            <w:del w:id="2302" w:author="Vaughn Shirey" w:date="2023-08-31T12:32:00Z">
              <w:r w:rsidR="00B941D4" w:rsidDel="00BF4AA8">
                <w:rPr>
                  <w:rFonts w:ascii="Times New Roman" w:hAnsi="Times New Roman" w:cs="Times New Roman"/>
                  <w:sz w:val="24"/>
                  <w:szCs w:val="24"/>
                </w:rPr>
                <w:delText>225.4</w:delText>
              </w:r>
            </w:del>
          </w:p>
        </w:tc>
        <w:tc>
          <w:tcPr>
            <w:tcW w:w="1800" w:type="dxa"/>
            <w:tcMar>
              <w:top w:w="100" w:type="dxa"/>
              <w:left w:w="100" w:type="dxa"/>
              <w:bottom w:w="100" w:type="dxa"/>
              <w:right w:w="100" w:type="dxa"/>
            </w:tcMar>
          </w:tcPr>
          <w:p w14:paraId="1299FDDA" w14:textId="49F46342" w:rsidR="00B941D4" w:rsidRPr="008E44F2" w:rsidRDefault="00F3756F" w:rsidP="00B941D4">
            <w:pPr>
              <w:widowControl w:val="0"/>
              <w:spacing w:line="240" w:lineRule="auto"/>
              <w:jc w:val="center"/>
              <w:rPr>
                <w:rFonts w:ascii="Times New Roman" w:hAnsi="Times New Roman" w:cs="Times New Roman"/>
                <w:sz w:val="24"/>
                <w:szCs w:val="24"/>
              </w:rPr>
            </w:pPr>
            <w:ins w:id="2303" w:author="Vaughn Shirey" w:date="2023-08-31T14:53:00Z">
              <w:r>
                <w:rPr>
                  <w:rFonts w:ascii="Times New Roman" w:hAnsi="Times New Roman" w:cs="Times New Roman"/>
                  <w:sz w:val="24"/>
                  <w:szCs w:val="24"/>
                </w:rPr>
                <w:t>6.1</w:t>
              </w:r>
            </w:ins>
            <w:del w:id="2304" w:author="Vaughn Shirey" w:date="2023-08-31T12:32:00Z">
              <w:r w:rsidR="00B941D4" w:rsidDel="00BF4AA8">
                <w:rPr>
                  <w:rFonts w:ascii="Times New Roman" w:hAnsi="Times New Roman" w:cs="Times New Roman"/>
                  <w:sz w:val="24"/>
                  <w:szCs w:val="24"/>
                </w:rPr>
                <w:delText>-6.5</w:delText>
              </w:r>
            </w:del>
          </w:p>
        </w:tc>
        <w:tc>
          <w:tcPr>
            <w:tcW w:w="2250" w:type="dxa"/>
            <w:tcMar>
              <w:top w:w="100" w:type="dxa"/>
              <w:left w:w="100" w:type="dxa"/>
              <w:bottom w:w="100" w:type="dxa"/>
              <w:right w:w="100" w:type="dxa"/>
            </w:tcMar>
          </w:tcPr>
          <w:p w14:paraId="38AC53A9" w14:textId="403BAAD3" w:rsidR="00B941D4" w:rsidRPr="008E44F2" w:rsidRDefault="00F3756F" w:rsidP="00B941D4">
            <w:pPr>
              <w:widowControl w:val="0"/>
              <w:spacing w:line="240" w:lineRule="auto"/>
              <w:jc w:val="center"/>
              <w:rPr>
                <w:rFonts w:ascii="Times New Roman" w:hAnsi="Times New Roman" w:cs="Times New Roman"/>
                <w:sz w:val="24"/>
                <w:szCs w:val="24"/>
              </w:rPr>
            </w:pPr>
            <w:ins w:id="2305" w:author="Vaughn Shirey" w:date="2023-08-31T14:53:00Z">
              <w:r>
                <w:rPr>
                  <w:rFonts w:ascii="Times New Roman" w:hAnsi="Times New Roman" w:cs="Times New Roman"/>
                  <w:sz w:val="24"/>
                  <w:szCs w:val="24"/>
                </w:rPr>
                <w:t>3.5</w:t>
              </w:r>
            </w:ins>
            <w:del w:id="2306" w:author="Vaughn Shirey" w:date="2023-08-31T12:32:00Z">
              <w:r w:rsidR="00B941D4" w:rsidDel="00BF4AA8">
                <w:rPr>
                  <w:rFonts w:ascii="Times New Roman" w:hAnsi="Times New Roman" w:cs="Times New Roman"/>
                  <w:sz w:val="24"/>
                  <w:szCs w:val="24"/>
                </w:rPr>
                <w:delText>3.5</w:delText>
              </w:r>
            </w:del>
          </w:p>
        </w:tc>
      </w:tr>
      <w:tr w:rsidR="00B941D4" w:rsidRPr="00703517" w14:paraId="4E369336" w14:textId="77777777" w:rsidTr="00341DE7">
        <w:trPr>
          <w:jc w:val="center"/>
        </w:trPr>
        <w:tc>
          <w:tcPr>
            <w:tcW w:w="1160" w:type="dxa"/>
            <w:tcMar>
              <w:top w:w="100" w:type="dxa"/>
              <w:left w:w="100" w:type="dxa"/>
              <w:bottom w:w="100" w:type="dxa"/>
              <w:right w:w="100" w:type="dxa"/>
            </w:tcMar>
          </w:tcPr>
          <w:p w14:paraId="4912398A"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41674B32" w:rsidR="00B941D4" w:rsidRPr="008E44F2" w:rsidRDefault="002A19B9" w:rsidP="00B941D4">
            <w:pPr>
              <w:widowControl w:val="0"/>
              <w:spacing w:line="240" w:lineRule="auto"/>
              <w:jc w:val="center"/>
              <w:rPr>
                <w:rFonts w:ascii="Times New Roman" w:hAnsi="Times New Roman" w:cs="Times New Roman"/>
                <w:sz w:val="24"/>
                <w:szCs w:val="24"/>
              </w:rPr>
            </w:pPr>
            <w:ins w:id="2307" w:author="Vaughn Shirey" w:date="2023-08-31T14:59:00Z">
              <w:r>
                <w:rPr>
                  <w:rFonts w:ascii="Times New Roman" w:hAnsi="Times New Roman" w:cs="Times New Roman"/>
                  <w:sz w:val="24"/>
                  <w:szCs w:val="24"/>
                </w:rPr>
                <w:t>225.8</w:t>
              </w:r>
            </w:ins>
            <w:del w:id="2308" w:author="Vaughn Shirey" w:date="2023-08-31T12:32:00Z">
              <w:r w:rsidR="00B941D4" w:rsidDel="00BF4AA8">
                <w:rPr>
                  <w:rFonts w:ascii="Times New Roman" w:hAnsi="Times New Roman" w:cs="Times New Roman"/>
                  <w:sz w:val="24"/>
                  <w:szCs w:val="24"/>
                </w:rPr>
                <w:delText>226.1</w:delText>
              </w:r>
            </w:del>
          </w:p>
        </w:tc>
        <w:tc>
          <w:tcPr>
            <w:tcW w:w="1800" w:type="dxa"/>
            <w:tcMar>
              <w:top w:w="100" w:type="dxa"/>
              <w:left w:w="100" w:type="dxa"/>
              <w:bottom w:w="100" w:type="dxa"/>
              <w:right w:w="100" w:type="dxa"/>
            </w:tcMar>
          </w:tcPr>
          <w:p w14:paraId="48F68357" w14:textId="19C730F1" w:rsidR="00B941D4" w:rsidRPr="008E44F2" w:rsidRDefault="00F3756F" w:rsidP="00B941D4">
            <w:pPr>
              <w:widowControl w:val="0"/>
              <w:spacing w:line="240" w:lineRule="auto"/>
              <w:jc w:val="center"/>
              <w:rPr>
                <w:rFonts w:ascii="Times New Roman" w:hAnsi="Times New Roman" w:cs="Times New Roman"/>
                <w:sz w:val="24"/>
                <w:szCs w:val="24"/>
              </w:rPr>
            </w:pPr>
            <w:ins w:id="2309" w:author="Vaughn Shirey" w:date="2023-08-31T14:53:00Z">
              <w:r>
                <w:rPr>
                  <w:rFonts w:ascii="Times New Roman" w:hAnsi="Times New Roman" w:cs="Times New Roman"/>
                  <w:sz w:val="24"/>
                  <w:szCs w:val="24"/>
                </w:rPr>
                <w:t>5.7</w:t>
              </w:r>
            </w:ins>
            <w:del w:id="2310" w:author="Vaughn Shirey" w:date="2023-08-31T12:32:00Z">
              <w:r w:rsidR="00B941D4" w:rsidDel="00BF4AA8">
                <w:rPr>
                  <w:rFonts w:ascii="Times New Roman" w:hAnsi="Times New Roman" w:cs="Times New Roman"/>
                  <w:sz w:val="24"/>
                  <w:szCs w:val="24"/>
                </w:rPr>
                <w:delText>-5.8</w:delText>
              </w:r>
            </w:del>
          </w:p>
        </w:tc>
        <w:tc>
          <w:tcPr>
            <w:tcW w:w="2250" w:type="dxa"/>
            <w:tcMar>
              <w:top w:w="100" w:type="dxa"/>
              <w:left w:w="100" w:type="dxa"/>
              <w:bottom w:w="100" w:type="dxa"/>
              <w:right w:w="100" w:type="dxa"/>
            </w:tcMar>
          </w:tcPr>
          <w:p w14:paraId="34196B4F" w14:textId="5CF9E08D" w:rsidR="00B941D4" w:rsidRPr="008E44F2" w:rsidRDefault="00F3756F" w:rsidP="00B941D4">
            <w:pPr>
              <w:widowControl w:val="0"/>
              <w:spacing w:line="240" w:lineRule="auto"/>
              <w:jc w:val="center"/>
              <w:rPr>
                <w:rFonts w:ascii="Times New Roman" w:hAnsi="Times New Roman" w:cs="Times New Roman"/>
                <w:sz w:val="24"/>
                <w:szCs w:val="24"/>
              </w:rPr>
            </w:pPr>
            <w:ins w:id="2311" w:author="Vaughn Shirey" w:date="2023-08-31T14:53:00Z">
              <w:r>
                <w:rPr>
                  <w:rFonts w:ascii="Times New Roman" w:hAnsi="Times New Roman" w:cs="Times New Roman"/>
                  <w:sz w:val="24"/>
                  <w:szCs w:val="24"/>
                </w:rPr>
                <w:t>3.5</w:t>
              </w:r>
            </w:ins>
            <w:del w:id="2312" w:author="Vaughn Shirey" w:date="2023-08-31T12:32:00Z">
              <w:r w:rsidR="00B941D4" w:rsidDel="00BF4AA8">
                <w:rPr>
                  <w:rFonts w:ascii="Times New Roman" w:hAnsi="Times New Roman" w:cs="Times New Roman"/>
                  <w:sz w:val="24"/>
                  <w:szCs w:val="24"/>
                </w:rPr>
                <w:delText>3.5</w:delText>
              </w:r>
            </w:del>
          </w:p>
        </w:tc>
      </w:tr>
      <w:tr w:rsidR="00B941D4" w:rsidRPr="00703517" w14:paraId="4CA9DE0C" w14:textId="77777777" w:rsidTr="00341DE7">
        <w:trPr>
          <w:jc w:val="center"/>
        </w:trPr>
        <w:tc>
          <w:tcPr>
            <w:tcW w:w="1160" w:type="dxa"/>
            <w:tcMar>
              <w:top w:w="100" w:type="dxa"/>
              <w:left w:w="100" w:type="dxa"/>
              <w:bottom w:w="100" w:type="dxa"/>
              <w:right w:w="100" w:type="dxa"/>
            </w:tcMar>
          </w:tcPr>
          <w:p w14:paraId="1EBA4C78"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18EC5E70" w:rsidR="00B941D4" w:rsidRPr="008E44F2" w:rsidRDefault="002A19B9" w:rsidP="00B941D4">
            <w:pPr>
              <w:widowControl w:val="0"/>
              <w:spacing w:line="240" w:lineRule="auto"/>
              <w:jc w:val="center"/>
              <w:rPr>
                <w:rFonts w:ascii="Times New Roman" w:hAnsi="Times New Roman" w:cs="Times New Roman"/>
                <w:sz w:val="24"/>
                <w:szCs w:val="24"/>
              </w:rPr>
            </w:pPr>
            <w:ins w:id="2313" w:author="Vaughn Shirey" w:date="2023-08-31T14:58:00Z">
              <w:r>
                <w:rPr>
                  <w:rFonts w:ascii="Times New Roman" w:hAnsi="Times New Roman" w:cs="Times New Roman"/>
                  <w:sz w:val="24"/>
                  <w:szCs w:val="24"/>
                </w:rPr>
                <w:t>225.8</w:t>
              </w:r>
            </w:ins>
            <w:del w:id="2314" w:author="Vaughn Shirey" w:date="2023-08-31T12:32:00Z">
              <w:r w:rsidR="00B941D4" w:rsidDel="00BF4AA8">
                <w:rPr>
                  <w:rFonts w:ascii="Times New Roman" w:hAnsi="Times New Roman" w:cs="Times New Roman"/>
                  <w:sz w:val="24"/>
                  <w:szCs w:val="24"/>
                </w:rPr>
                <w:delText>226.1</w:delText>
              </w:r>
            </w:del>
          </w:p>
        </w:tc>
        <w:tc>
          <w:tcPr>
            <w:tcW w:w="1800" w:type="dxa"/>
            <w:tcMar>
              <w:top w:w="100" w:type="dxa"/>
              <w:left w:w="100" w:type="dxa"/>
              <w:bottom w:w="100" w:type="dxa"/>
              <w:right w:w="100" w:type="dxa"/>
            </w:tcMar>
          </w:tcPr>
          <w:p w14:paraId="65BB333B" w14:textId="15AE5DFB" w:rsidR="00B941D4" w:rsidRPr="008E44F2" w:rsidRDefault="00F3756F" w:rsidP="00B941D4">
            <w:pPr>
              <w:widowControl w:val="0"/>
              <w:spacing w:line="240" w:lineRule="auto"/>
              <w:jc w:val="center"/>
              <w:rPr>
                <w:rFonts w:ascii="Times New Roman" w:hAnsi="Times New Roman" w:cs="Times New Roman"/>
                <w:sz w:val="24"/>
                <w:szCs w:val="24"/>
              </w:rPr>
            </w:pPr>
            <w:ins w:id="2315" w:author="Vaughn Shirey" w:date="2023-08-31T14:53:00Z">
              <w:r>
                <w:rPr>
                  <w:rFonts w:ascii="Times New Roman" w:hAnsi="Times New Roman" w:cs="Times New Roman"/>
                  <w:sz w:val="24"/>
                  <w:szCs w:val="24"/>
                </w:rPr>
                <w:t>5.6</w:t>
              </w:r>
            </w:ins>
            <w:del w:id="2316" w:author="Vaughn Shirey" w:date="2023-08-31T12:32:00Z">
              <w:r w:rsidR="00B941D4" w:rsidDel="00BF4AA8">
                <w:rPr>
                  <w:rFonts w:ascii="Times New Roman" w:hAnsi="Times New Roman" w:cs="Times New Roman"/>
                  <w:sz w:val="24"/>
                  <w:szCs w:val="24"/>
                </w:rPr>
                <w:delText>-5.8</w:delText>
              </w:r>
            </w:del>
          </w:p>
        </w:tc>
        <w:tc>
          <w:tcPr>
            <w:tcW w:w="2250" w:type="dxa"/>
            <w:tcMar>
              <w:top w:w="100" w:type="dxa"/>
              <w:left w:w="100" w:type="dxa"/>
              <w:bottom w:w="100" w:type="dxa"/>
              <w:right w:w="100" w:type="dxa"/>
            </w:tcMar>
          </w:tcPr>
          <w:p w14:paraId="59A93D84" w14:textId="226478DC" w:rsidR="00B941D4" w:rsidRPr="008E44F2" w:rsidRDefault="00F3756F" w:rsidP="00B941D4">
            <w:pPr>
              <w:widowControl w:val="0"/>
              <w:spacing w:line="240" w:lineRule="auto"/>
              <w:jc w:val="center"/>
              <w:rPr>
                <w:rFonts w:ascii="Times New Roman" w:hAnsi="Times New Roman" w:cs="Times New Roman"/>
                <w:sz w:val="24"/>
                <w:szCs w:val="24"/>
              </w:rPr>
            </w:pPr>
            <w:ins w:id="2317" w:author="Vaughn Shirey" w:date="2023-08-31T14:53:00Z">
              <w:r>
                <w:rPr>
                  <w:rFonts w:ascii="Times New Roman" w:hAnsi="Times New Roman" w:cs="Times New Roman"/>
                  <w:sz w:val="24"/>
                  <w:szCs w:val="24"/>
                </w:rPr>
                <w:t>3.7</w:t>
              </w:r>
            </w:ins>
            <w:del w:id="2318" w:author="Vaughn Shirey" w:date="2023-08-31T12:32:00Z">
              <w:r w:rsidR="00B941D4" w:rsidDel="00BF4AA8">
                <w:rPr>
                  <w:rFonts w:ascii="Times New Roman" w:hAnsi="Times New Roman" w:cs="Times New Roman"/>
                  <w:sz w:val="24"/>
                  <w:szCs w:val="24"/>
                </w:rPr>
                <w:delText>3.7</w:delText>
              </w:r>
            </w:del>
          </w:p>
        </w:tc>
      </w:tr>
      <w:tr w:rsidR="00B941D4" w:rsidRPr="00703517" w14:paraId="171CF1E5" w14:textId="77777777" w:rsidTr="00341DE7">
        <w:trPr>
          <w:jc w:val="center"/>
        </w:trPr>
        <w:tc>
          <w:tcPr>
            <w:tcW w:w="1160" w:type="dxa"/>
            <w:tcMar>
              <w:top w:w="100" w:type="dxa"/>
              <w:left w:w="100" w:type="dxa"/>
              <w:bottom w:w="100" w:type="dxa"/>
              <w:right w:w="100" w:type="dxa"/>
            </w:tcMar>
          </w:tcPr>
          <w:p w14:paraId="2BB85E2F"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63390BE8" w:rsidR="00B941D4" w:rsidRPr="008E44F2" w:rsidRDefault="002A19B9" w:rsidP="00B941D4">
            <w:pPr>
              <w:widowControl w:val="0"/>
              <w:spacing w:line="240" w:lineRule="auto"/>
              <w:jc w:val="center"/>
              <w:rPr>
                <w:rFonts w:ascii="Times New Roman" w:hAnsi="Times New Roman" w:cs="Times New Roman"/>
                <w:sz w:val="24"/>
                <w:szCs w:val="24"/>
              </w:rPr>
            </w:pPr>
            <w:ins w:id="2319" w:author="Vaughn Shirey" w:date="2023-08-31T14:58:00Z">
              <w:r>
                <w:rPr>
                  <w:rFonts w:ascii="Times New Roman" w:hAnsi="Times New Roman" w:cs="Times New Roman"/>
                  <w:sz w:val="24"/>
                  <w:szCs w:val="24"/>
                </w:rPr>
                <w:t>224.1</w:t>
              </w:r>
            </w:ins>
            <w:del w:id="2320" w:author="Vaughn Shirey" w:date="2023-08-31T12:32:00Z">
              <w:r w:rsidR="00B941D4" w:rsidDel="00BF4AA8">
                <w:rPr>
                  <w:rFonts w:ascii="Times New Roman" w:hAnsi="Times New Roman" w:cs="Times New Roman"/>
                  <w:sz w:val="24"/>
                  <w:szCs w:val="24"/>
                </w:rPr>
                <w:delText>224.4</w:delText>
              </w:r>
            </w:del>
          </w:p>
        </w:tc>
        <w:tc>
          <w:tcPr>
            <w:tcW w:w="1800" w:type="dxa"/>
            <w:tcMar>
              <w:top w:w="100" w:type="dxa"/>
              <w:left w:w="100" w:type="dxa"/>
              <w:bottom w:w="100" w:type="dxa"/>
              <w:right w:w="100" w:type="dxa"/>
            </w:tcMar>
          </w:tcPr>
          <w:p w14:paraId="74DA4DAC" w14:textId="535428D7" w:rsidR="00B941D4" w:rsidRPr="008E44F2" w:rsidRDefault="00F3756F" w:rsidP="00B941D4">
            <w:pPr>
              <w:widowControl w:val="0"/>
              <w:spacing w:line="240" w:lineRule="auto"/>
              <w:jc w:val="center"/>
              <w:rPr>
                <w:rFonts w:ascii="Times New Roman" w:hAnsi="Times New Roman" w:cs="Times New Roman"/>
                <w:sz w:val="24"/>
                <w:szCs w:val="24"/>
              </w:rPr>
            </w:pPr>
            <w:ins w:id="2321" w:author="Vaughn Shirey" w:date="2023-08-31T14:54:00Z">
              <w:r>
                <w:rPr>
                  <w:rFonts w:ascii="Times New Roman" w:hAnsi="Times New Roman" w:cs="Times New Roman"/>
                  <w:sz w:val="24"/>
                  <w:szCs w:val="24"/>
                </w:rPr>
                <w:t>7.4</w:t>
              </w:r>
            </w:ins>
            <w:del w:id="2322" w:author="Vaughn Shirey" w:date="2023-08-31T12:32:00Z">
              <w:r w:rsidR="00B941D4" w:rsidDel="00BF4AA8">
                <w:rPr>
                  <w:rFonts w:ascii="Times New Roman" w:hAnsi="Times New Roman" w:cs="Times New Roman"/>
                  <w:sz w:val="24"/>
                  <w:szCs w:val="24"/>
                </w:rPr>
                <w:delText>-7.5</w:delText>
              </w:r>
            </w:del>
          </w:p>
        </w:tc>
        <w:tc>
          <w:tcPr>
            <w:tcW w:w="2250" w:type="dxa"/>
            <w:tcMar>
              <w:top w:w="100" w:type="dxa"/>
              <w:left w:w="100" w:type="dxa"/>
              <w:bottom w:w="100" w:type="dxa"/>
              <w:right w:w="100" w:type="dxa"/>
            </w:tcMar>
          </w:tcPr>
          <w:p w14:paraId="75E2C142" w14:textId="14BAC207" w:rsidR="00B941D4" w:rsidRPr="008E44F2" w:rsidRDefault="00B941D4" w:rsidP="00B941D4">
            <w:pPr>
              <w:widowControl w:val="0"/>
              <w:spacing w:line="240" w:lineRule="auto"/>
              <w:jc w:val="center"/>
              <w:rPr>
                <w:rFonts w:ascii="Times New Roman" w:hAnsi="Times New Roman" w:cs="Times New Roman"/>
                <w:sz w:val="24"/>
                <w:szCs w:val="24"/>
              </w:rPr>
            </w:pPr>
            <w:del w:id="2323" w:author="Vaughn Shirey" w:date="2023-08-31T12:32:00Z">
              <w:r w:rsidDel="00BF4AA8">
                <w:rPr>
                  <w:rFonts w:ascii="Times New Roman" w:hAnsi="Times New Roman" w:cs="Times New Roman"/>
                  <w:sz w:val="24"/>
                  <w:szCs w:val="24"/>
                </w:rPr>
                <w:delText>3.7</w:delText>
              </w:r>
            </w:del>
            <w:ins w:id="2324" w:author="Vaughn Shirey" w:date="2023-08-31T14:54:00Z">
              <w:r w:rsidR="00F3756F">
                <w:rPr>
                  <w:rFonts w:ascii="Times New Roman" w:hAnsi="Times New Roman" w:cs="Times New Roman"/>
                  <w:sz w:val="24"/>
                  <w:szCs w:val="24"/>
                </w:rPr>
                <w:t>3.7</w:t>
              </w:r>
            </w:ins>
          </w:p>
        </w:tc>
      </w:tr>
      <w:tr w:rsidR="00B941D4" w:rsidRPr="00703517" w14:paraId="607B5B0B" w14:textId="77777777" w:rsidTr="00341DE7">
        <w:trPr>
          <w:jc w:val="center"/>
        </w:trPr>
        <w:tc>
          <w:tcPr>
            <w:tcW w:w="1160" w:type="dxa"/>
            <w:tcMar>
              <w:top w:w="100" w:type="dxa"/>
              <w:left w:w="100" w:type="dxa"/>
              <w:bottom w:w="100" w:type="dxa"/>
              <w:right w:w="100" w:type="dxa"/>
            </w:tcMar>
          </w:tcPr>
          <w:p w14:paraId="4C78ADD7"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764E4D97" w:rsidR="00B941D4" w:rsidRPr="008E44F2" w:rsidRDefault="002A19B9" w:rsidP="00B941D4">
            <w:pPr>
              <w:widowControl w:val="0"/>
              <w:spacing w:line="240" w:lineRule="auto"/>
              <w:jc w:val="center"/>
              <w:rPr>
                <w:rFonts w:ascii="Times New Roman" w:hAnsi="Times New Roman" w:cs="Times New Roman"/>
                <w:sz w:val="24"/>
                <w:szCs w:val="24"/>
              </w:rPr>
            </w:pPr>
            <w:ins w:id="2325" w:author="Vaughn Shirey" w:date="2023-08-31T14:58:00Z">
              <w:r>
                <w:rPr>
                  <w:rFonts w:ascii="Times New Roman" w:hAnsi="Times New Roman" w:cs="Times New Roman"/>
                  <w:sz w:val="24"/>
                  <w:szCs w:val="24"/>
                </w:rPr>
                <w:t>224.9</w:t>
              </w:r>
            </w:ins>
            <w:del w:id="2326" w:author="Vaughn Shirey" w:date="2023-08-31T12:32:00Z">
              <w:r w:rsidR="00B941D4" w:rsidDel="00BF4AA8">
                <w:rPr>
                  <w:rFonts w:ascii="Times New Roman" w:hAnsi="Times New Roman" w:cs="Times New Roman"/>
                  <w:sz w:val="24"/>
                  <w:szCs w:val="24"/>
                </w:rPr>
                <w:delText>225.3</w:delText>
              </w:r>
            </w:del>
          </w:p>
        </w:tc>
        <w:tc>
          <w:tcPr>
            <w:tcW w:w="1800" w:type="dxa"/>
            <w:tcMar>
              <w:top w:w="100" w:type="dxa"/>
              <w:left w:w="100" w:type="dxa"/>
              <w:bottom w:w="100" w:type="dxa"/>
              <w:right w:w="100" w:type="dxa"/>
            </w:tcMar>
          </w:tcPr>
          <w:p w14:paraId="610AB206" w14:textId="4D5C7C49" w:rsidR="00B941D4" w:rsidRPr="008E44F2" w:rsidRDefault="00F3756F" w:rsidP="00B941D4">
            <w:pPr>
              <w:widowControl w:val="0"/>
              <w:spacing w:line="240" w:lineRule="auto"/>
              <w:jc w:val="center"/>
              <w:rPr>
                <w:rFonts w:ascii="Times New Roman" w:hAnsi="Times New Roman" w:cs="Times New Roman"/>
                <w:sz w:val="24"/>
                <w:szCs w:val="24"/>
              </w:rPr>
            </w:pPr>
            <w:ins w:id="2327" w:author="Vaughn Shirey" w:date="2023-08-31T14:54:00Z">
              <w:r>
                <w:rPr>
                  <w:rFonts w:ascii="Times New Roman" w:hAnsi="Times New Roman" w:cs="Times New Roman"/>
                  <w:sz w:val="24"/>
                  <w:szCs w:val="24"/>
                </w:rPr>
                <w:t>6.6</w:t>
              </w:r>
            </w:ins>
            <w:del w:id="2328" w:author="Vaughn Shirey" w:date="2023-08-31T12:32:00Z">
              <w:r w:rsidR="00B941D4" w:rsidDel="00BF4AA8">
                <w:rPr>
                  <w:rFonts w:ascii="Times New Roman" w:hAnsi="Times New Roman" w:cs="Times New Roman"/>
                  <w:sz w:val="24"/>
                  <w:szCs w:val="24"/>
                </w:rPr>
                <w:delText>-6.6</w:delText>
              </w:r>
            </w:del>
          </w:p>
        </w:tc>
        <w:tc>
          <w:tcPr>
            <w:tcW w:w="2250" w:type="dxa"/>
            <w:tcMar>
              <w:top w:w="100" w:type="dxa"/>
              <w:left w:w="100" w:type="dxa"/>
              <w:bottom w:w="100" w:type="dxa"/>
              <w:right w:w="100" w:type="dxa"/>
            </w:tcMar>
          </w:tcPr>
          <w:p w14:paraId="725C782D" w14:textId="689439E2" w:rsidR="00B941D4" w:rsidRPr="008E44F2" w:rsidRDefault="00F3756F" w:rsidP="00B941D4">
            <w:pPr>
              <w:widowControl w:val="0"/>
              <w:spacing w:line="240" w:lineRule="auto"/>
              <w:jc w:val="center"/>
              <w:rPr>
                <w:rFonts w:ascii="Times New Roman" w:hAnsi="Times New Roman" w:cs="Times New Roman"/>
                <w:sz w:val="24"/>
                <w:szCs w:val="24"/>
              </w:rPr>
            </w:pPr>
            <w:ins w:id="2329" w:author="Vaughn Shirey" w:date="2023-08-31T14:54:00Z">
              <w:r>
                <w:rPr>
                  <w:rFonts w:ascii="Times New Roman" w:hAnsi="Times New Roman" w:cs="Times New Roman"/>
                  <w:sz w:val="24"/>
                  <w:szCs w:val="24"/>
                </w:rPr>
                <w:t>4.0</w:t>
              </w:r>
            </w:ins>
            <w:del w:id="2330" w:author="Vaughn Shirey" w:date="2023-08-31T12:32:00Z">
              <w:r w:rsidR="00B941D4" w:rsidDel="00BF4AA8">
                <w:rPr>
                  <w:rFonts w:ascii="Times New Roman" w:hAnsi="Times New Roman" w:cs="Times New Roman"/>
                  <w:sz w:val="24"/>
                  <w:szCs w:val="24"/>
                </w:rPr>
                <w:delText>4.0</w:delText>
              </w:r>
            </w:del>
          </w:p>
        </w:tc>
      </w:tr>
      <w:tr w:rsidR="00B941D4" w:rsidRPr="00703517" w14:paraId="3F15FB14" w14:textId="77777777" w:rsidTr="00341DE7">
        <w:trPr>
          <w:jc w:val="center"/>
        </w:trPr>
        <w:tc>
          <w:tcPr>
            <w:tcW w:w="1160" w:type="dxa"/>
            <w:tcMar>
              <w:top w:w="100" w:type="dxa"/>
              <w:left w:w="100" w:type="dxa"/>
              <w:bottom w:w="100" w:type="dxa"/>
              <w:right w:w="100" w:type="dxa"/>
            </w:tcMar>
          </w:tcPr>
          <w:p w14:paraId="7760A935"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3E13A45A" w:rsidR="00B941D4" w:rsidRPr="008E44F2" w:rsidRDefault="002A19B9" w:rsidP="00B941D4">
            <w:pPr>
              <w:widowControl w:val="0"/>
              <w:spacing w:line="240" w:lineRule="auto"/>
              <w:jc w:val="center"/>
              <w:rPr>
                <w:rFonts w:ascii="Times New Roman" w:hAnsi="Times New Roman" w:cs="Times New Roman"/>
                <w:sz w:val="24"/>
                <w:szCs w:val="24"/>
              </w:rPr>
            </w:pPr>
            <w:ins w:id="2331" w:author="Vaughn Shirey" w:date="2023-08-31T14:58:00Z">
              <w:r>
                <w:rPr>
                  <w:rFonts w:ascii="Times New Roman" w:hAnsi="Times New Roman" w:cs="Times New Roman"/>
                  <w:sz w:val="24"/>
                  <w:szCs w:val="24"/>
                </w:rPr>
                <w:t>224.9</w:t>
              </w:r>
            </w:ins>
            <w:del w:id="2332" w:author="Vaughn Shirey" w:date="2023-08-31T12:32:00Z">
              <w:r w:rsidR="00B941D4" w:rsidDel="00BF4AA8">
                <w:rPr>
                  <w:rFonts w:ascii="Times New Roman" w:hAnsi="Times New Roman" w:cs="Times New Roman"/>
                  <w:sz w:val="24"/>
                  <w:szCs w:val="24"/>
                </w:rPr>
                <w:delText>225.1</w:delText>
              </w:r>
            </w:del>
          </w:p>
        </w:tc>
        <w:tc>
          <w:tcPr>
            <w:tcW w:w="1800" w:type="dxa"/>
            <w:tcMar>
              <w:top w:w="100" w:type="dxa"/>
              <w:left w:w="100" w:type="dxa"/>
              <w:bottom w:w="100" w:type="dxa"/>
              <w:right w:w="100" w:type="dxa"/>
            </w:tcMar>
          </w:tcPr>
          <w:p w14:paraId="3A944A90" w14:textId="2E29CDA2" w:rsidR="00B941D4" w:rsidRPr="008E44F2" w:rsidRDefault="00F3756F" w:rsidP="00B941D4">
            <w:pPr>
              <w:widowControl w:val="0"/>
              <w:spacing w:line="240" w:lineRule="auto"/>
              <w:jc w:val="center"/>
              <w:rPr>
                <w:rFonts w:ascii="Times New Roman" w:hAnsi="Times New Roman" w:cs="Times New Roman"/>
                <w:sz w:val="24"/>
                <w:szCs w:val="24"/>
              </w:rPr>
            </w:pPr>
            <w:ins w:id="2333" w:author="Vaughn Shirey" w:date="2023-08-31T14:54:00Z">
              <w:r>
                <w:rPr>
                  <w:rFonts w:ascii="Times New Roman" w:hAnsi="Times New Roman" w:cs="Times New Roman"/>
                  <w:sz w:val="24"/>
                  <w:szCs w:val="24"/>
                </w:rPr>
                <w:t>6.6</w:t>
              </w:r>
            </w:ins>
            <w:del w:id="2334" w:author="Vaughn Shirey" w:date="2023-08-31T12:32:00Z">
              <w:r w:rsidR="00B941D4" w:rsidDel="00BF4AA8">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65FD3CE5" w14:textId="3FE85DA6" w:rsidR="00B941D4" w:rsidRPr="008E44F2" w:rsidRDefault="00F3756F" w:rsidP="00B941D4">
            <w:pPr>
              <w:widowControl w:val="0"/>
              <w:spacing w:line="240" w:lineRule="auto"/>
              <w:jc w:val="center"/>
              <w:rPr>
                <w:rFonts w:ascii="Times New Roman" w:hAnsi="Times New Roman" w:cs="Times New Roman"/>
                <w:sz w:val="24"/>
                <w:szCs w:val="24"/>
              </w:rPr>
            </w:pPr>
            <w:ins w:id="2335" w:author="Vaughn Shirey" w:date="2023-08-31T14:54:00Z">
              <w:r>
                <w:rPr>
                  <w:rFonts w:ascii="Times New Roman" w:hAnsi="Times New Roman" w:cs="Times New Roman"/>
                  <w:sz w:val="24"/>
                  <w:szCs w:val="24"/>
                </w:rPr>
                <w:t>3.0</w:t>
              </w:r>
            </w:ins>
            <w:del w:id="2336" w:author="Vaughn Shirey" w:date="2023-08-31T12:32:00Z">
              <w:r w:rsidR="00B941D4" w:rsidDel="00BF4AA8">
                <w:rPr>
                  <w:rFonts w:ascii="Times New Roman" w:hAnsi="Times New Roman" w:cs="Times New Roman"/>
                  <w:sz w:val="24"/>
                  <w:szCs w:val="24"/>
                </w:rPr>
                <w:delText>3.1</w:delText>
              </w:r>
            </w:del>
          </w:p>
        </w:tc>
      </w:tr>
      <w:tr w:rsidR="00B941D4" w:rsidRPr="00703517" w14:paraId="1B1DA45C" w14:textId="77777777" w:rsidTr="00341DE7">
        <w:trPr>
          <w:jc w:val="center"/>
        </w:trPr>
        <w:tc>
          <w:tcPr>
            <w:tcW w:w="1160" w:type="dxa"/>
            <w:tcMar>
              <w:top w:w="100" w:type="dxa"/>
              <w:left w:w="100" w:type="dxa"/>
              <w:bottom w:w="100" w:type="dxa"/>
              <w:right w:w="100" w:type="dxa"/>
            </w:tcMar>
          </w:tcPr>
          <w:p w14:paraId="494DF898"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2CFF852F" w:rsidR="00B941D4" w:rsidRPr="008E44F2" w:rsidRDefault="002A19B9" w:rsidP="00B941D4">
            <w:pPr>
              <w:widowControl w:val="0"/>
              <w:spacing w:line="240" w:lineRule="auto"/>
              <w:jc w:val="center"/>
              <w:rPr>
                <w:rFonts w:ascii="Times New Roman" w:hAnsi="Times New Roman" w:cs="Times New Roman"/>
                <w:sz w:val="24"/>
                <w:szCs w:val="24"/>
              </w:rPr>
            </w:pPr>
            <w:ins w:id="2337" w:author="Vaughn Shirey" w:date="2023-08-31T14:58:00Z">
              <w:r>
                <w:rPr>
                  <w:rFonts w:ascii="Times New Roman" w:hAnsi="Times New Roman" w:cs="Times New Roman"/>
                  <w:sz w:val="24"/>
                  <w:szCs w:val="24"/>
                </w:rPr>
                <w:t>224.9</w:t>
              </w:r>
            </w:ins>
            <w:del w:id="2338" w:author="Vaughn Shirey" w:date="2023-08-31T12:32:00Z">
              <w:r w:rsidR="00B941D4" w:rsidDel="00BF4AA8">
                <w:rPr>
                  <w:rFonts w:ascii="Times New Roman" w:hAnsi="Times New Roman" w:cs="Times New Roman"/>
                  <w:sz w:val="24"/>
                  <w:szCs w:val="24"/>
                </w:rPr>
                <w:delText>224.8</w:delText>
              </w:r>
            </w:del>
          </w:p>
        </w:tc>
        <w:tc>
          <w:tcPr>
            <w:tcW w:w="1800" w:type="dxa"/>
            <w:tcMar>
              <w:top w:w="100" w:type="dxa"/>
              <w:left w:w="100" w:type="dxa"/>
              <w:bottom w:w="100" w:type="dxa"/>
              <w:right w:w="100" w:type="dxa"/>
            </w:tcMar>
          </w:tcPr>
          <w:p w14:paraId="684A39B4" w14:textId="7F72A6FC" w:rsidR="00B941D4" w:rsidRPr="008E44F2" w:rsidRDefault="00F3756F" w:rsidP="00B941D4">
            <w:pPr>
              <w:widowControl w:val="0"/>
              <w:spacing w:line="240" w:lineRule="auto"/>
              <w:jc w:val="center"/>
              <w:rPr>
                <w:rFonts w:ascii="Times New Roman" w:hAnsi="Times New Roman" w:cs="Times New Roman"/>
                <w:sz w:val="24"/>
                <w:szCs w:val="24"/>
              </w:rPr>
            </w:pPr>
            <w:ins w:id="2339" w:author="Vaughn Shirey" w:date="2023-08-31T14:53:00Z">
              <w:r>
                <w:rPr>
                  <w:rFonts w:ascii="Times New Roman" w:hAnsi="Times New Roman" w:cs="Times New Roman"/>
                  <w:sz w:val="24"/>
                  <w:szCs w:val="24"/>
                </w:rPr>
                <w:t>6.6</w:t>
              </w:r>
            </w:ins>
            <w:del w:id="2340" w:author="Vaughn Shirey" w:date="2023-08-31T12:32:00Z">
              <w:r w:rsidR="00B941D4" w:rsidDel="00BF4AA8">
                <w:rPr>
                  <w:rFonts w:ascii="Times New Roman" w:hAnsi="Times New Roman" w:cs="Times New Roman"/>
                  <w:sz w:val="24"/>
                  <w:szCs w:val="24"/>
                </w:rPr>
                <w:delText>-7.1</w:delText>
              </w:r>
            </w:del>
          </w:p>
        </w:tc>
        <w:tc>
          <w:tcPr>
            <w:tcW w:w="2250" w:type="dxa"/>
            <w:tcMar>
              <w:top w:w="100" w:type="dxa"/>
              <w:left w:w="100" w:type="dxa"/>
              <w:bottom w:w="100" w:type="dxa"/>
              <w:right w:w="100" w:type="dxa"/>
            </w:tcMar>
          </w:tcPr>
          <w:p w14:paraId="0294A229" w14:textId="7618DB84" w:rsidR="00B941D4" w:rsidRPr="008E44F2" w:rsidRDefault="00F3756F" w:rsidP="00B941D4">
            <w:pPr>
              <w:widowControl w:val="0"/>
              <w:spacing w:line="240" w:lineRule="auto"/>
              <w:jc w:val="center"/>
              <w:rPr>
                <w:rFonts w:ascii="Times New Roman" w:hAnsi="Times New Roman" w:cs="Times New Roman"/>
                <w:sz w:val="24"/>
                <w:szCs w:val="24"/>
              </w:rPr>
            </w:pPr>
            <w:ins w:id="2341" w:author="Vaughn Shirey" w:date="2023-08-31T14:54:00Z">
              <w:r>
                <w:rPr>
                  <w:rFonts w:ascii="Times New Roman" w:hAnsi="Times New Roman" w:cs="Times New Roman"/>
                  <w:sz w:val="24"/>
                  <w:szCs w:val="24"/>
                </w:rPr>
                <w:t>3.4</w:t>
              </w:r>
            </w:ins>
            <w:del w:id="2342" w:author="Vaughn Shirey" w:date="2023-08-31T12:32:00Z">
              <w:r w:rsidR="00B941D4" w:rsidDel="00BF4AA8">
                <w:rPr>
                  <w:rFonts w:ascii="Times New Roman" w:hAnsi="Times New Roman" w:cs="Times New Roman"/>
                  <w:sz w:val="24"/>
                  <w:szCs w:val="24"/>
                </w:rPr>
                <w:delText>3.7</w:delText>
              </w:r>
            </w:del>
          </w:p>
        </w:tc>
      </w:tr>
      <w:tr w:rsidR="00B941D4" w:rsidRPr="00703517" w14:paraId="343B29B3" w14:textId="77777777" w:rsidTr="00341DE7">
        <w:trPr>
          <w:jc w:val="center"/>
        </w:trPr>
        <w:tc>
          <w:tcPr>
            <w:tcW w:w="1160" w:type="dxa"/>
            <w:tcMar>
              <w:top w:w="100" w:type="dxa"/>
              <w:left w:w="100" w:type="dxa"/>
              <w:bottom w:w="100" w:type="dxa"/>
              <w:right w:w="100" w:type="dxa"/>
            </w:tcMar>
          </w:tcPr>
          <w:p w14:paraId="5B37305E" w14:textId="77777777" w:rsidR="00B941D4" w:rsidRPr="00C92C5E" w:rsidRDefault="00B941D4" w:rsidP="00B941D4">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1167FAA7" w:rsidR="00B941D4" w:rsidRPr="00C92C5E" w:rsidRDefault="002A19B9" w:rsidP="00B941D4">
            <w:pPr>
              <w:widowControl w:val="0"/>
              <w:spacing w:line="240" w:lineRule="auto"/>
              <w:jc w:val="center"/>
              <w:rPr>
                <w:rFonts w:ascii="Times New Roman" w:hAnsi="Times New Roman" w:cs="Times New Roman"/>
                <w:b/>
                <w:bCs/>
                <w:sz w:val="24"/>
                <w:szCs w:val="24"/>
                <w:u w:val="single"/>
              </w:rPr>
            </w:pPr>
            <w:ins w:id="2343" w:author="Vaughn Shirey" w:date="2023-08-31T14:58:00Z">
              <w:r>
                <w:rPr>
                  <w:rFonts w:ascii="Times New Roman" w:hAnsi="Times New Roman" w:cs="Times New Roman"/>
                  <w:b/>
                  <w:bCs/>
                  <w:sz w:val="24"/>
                  <w:szCs w:val="24"/>
                  <w:u w:val="single"/>
                </w:rPr>
                <w:t>228.0</w:t>
              </w:r>
            </w:ins>
            <w:del w:id="2344" w:author="Vaughn Shirey" w:date="2023-08-31T12:32:00Z">
              <w:r w:rsidR="00B941D4" w:rsidRPr="00C92C5E" w:rsidDel="00BF4AA8">
                <w:rPr>
                  <w:rFonts w:ascii="Times New Roman" w:hAnsi="Times New Roman" w:cs="Times New Roman"/>
                  <w:b/>
                  <w:bCs/>
                  <w:sz w:val="24"/>
                  <w:szCs w:val="24"/>
                  <w:u w:val="single"/>
                </w:rPr>
                <w:delText>228.2</w:delText>
              </w:r>
            </w:del>
          </w:p>
        </w:tc>
        <w:tc>
          <w:tcPr>
            <w:tcW w:w="1800" w:type="dxa"/>
            <w:tcMar>
              <w:top w:w="100" w:type="dxa"/>
              <w:left w:w="100" w:type="dxa"/>
              <w:bottom w:w="100" w:type="dxa"/>
              <w:right w:w="100" w:type="dxa"/>
            </w:tcMar>
          </w:tcPr>
          <w:p w14:paraId="241CD1D6" w14:textId="47EF8109"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2345" w:author="Vaughn Shirey" w:date="2023-08-31T14:52:00Z">
              <w:r>
                <w:rPr>
                  <w:rFonts w:ascii="Times New Roman" w:hAnsi="Times New Roman" w:cs="Times New Roman"/>
                  <w:b/>
                  <w:bCs/>
                  <w:sz w:val="24"/>
                  <w:szCs w:val="24"/>
                  <w:u w:val="single"/>
                </w:rPr>
                <w:t>3.5</w:t>
              </w:r>
            </w:ins>
            <w:del w:id="2346" w:author="Vaughn Shirey" w:date="2023-08-31T12:32:00Z">
              <w:r w:rsidR="00B941D4" w:rsidRPr="00C92C5E" w:rsidDel="00BF4AA8">
                <w:rPr>
                  <w:rFonts w:ascii="Times New Roman" w:hAnsi="Times New Roman" w:cs="Times New Roman"/>
                  <w:b/>
                  <w:bCs/>
                  <w:sz w:val="24"/>
                  <w:szCs w:val="24"/>
                  <w:u w:val="single"/>
                </w:rPr>
                <w:delText>-3.7</w:delText>
              </w:r>
            </w:del>
          </w:p>
        </w:tc>
        <w:tc>
          <w:tcPr>
            <w:tcW w:w="2250" w:type="dxa"/>
            <w:tcMar>
              <w:top w:w="100" w:type="dxa"/>
              <w:left w:w="100" w:type="dxa"/>
              <w:bottom w:w="100" w:type="dxa"/>
              <w:right w:w="100" w:type="dxa"/>
            </w:tcMar>
          </w:tcPr>
          <w:p w14:paraId="00AAD1B1" w14:textId="5CA39CEB"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2347" w:author="Vaughn Shirey" w:date="2023-08-31T14:52:00Z">
              <w:r>
                <w:rPr>
                  <w:rFonts w:ascii="Times New Roman" w:hAnsi="Times New Roman" w:cs="Times New Roman"/>
                  <w:b/>
                  <w:bCs/>
                  <w:sz w:val="24"/>
                  <w:szCs w:val="24"/>
                  <w:u w:val="single"/>
                </w:rPr>
                <w:t>4.8</w:t>
              </w:r>
            </w:ins>
            <w:del w:id="2348" w:author="Vaughn Shirey" w:date="2023-08-31T12:32:00Z">
              <w:r w:rsidR="00B941D4" w:rsidRPr="00C92C5E" w:rsidDel="00BF4AA8">
                <w:rPr>
                  <w:rFonts w:ascii="Times New Roman" w:hAnsi="Times New Roman" w:cs="Times New Roman"/>
                  <w:b/>
                  <w:bCs/>
                  <w:sz w:val="24"/>
                  <w:szCs w:val="24"/>
                  <w:u w:val="single"/>
                </w:rPr>
                <w:delText>4.7</w:delText>
              </w:r>
            </w:del>
          </w:p>
        </w:tc>
      </w:tr>
      <w:tr w:rsidR="00B941D4" w:rsidRPr="00703517" w14:paraId="158E12C5" w14:textId="77777777" w:rsidTr="00341DE7">
        <w:trPr>
          <w:jc w:val="center"/>
        </w:trPr>
        <w:tc>
          <w:tcPr>
            <w:tcW w:w="1160" w:type="dxa"/>
            <w:tcMar>
              <w:top w:w="100" w:type="dxa"/>
              <w:left w:w="100" w:type="dxa"/>
              <w:bottom w:w="100" w:type="dxa"/>
              <w:right w:w="100" w:type="dxa"/>
            </w:tcMar>
          </w:tcPr>
          <w:p w14:paraId="5CBB8CEC" w14:textId="77777777" w:rsidR="00B941D4" w:rsidRPr="00C92C5E" w:rsidRDefault="00B941D4" w:rsidP="00B941D4">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3157E62F" w:rsidR="00B941D4" w:rsidRPr="00C92C5E" w:rsidRDefault="002A19B9" w:rsidP="00B941D4">
            <w:pPr>
              <w:widowControl w:val="0"/>
              <w:spacing w:line="240" w:lineRule="auto"/>
              <w:jc w:val="center"/>
              <w:rPr>
                <w:rFonts w:ascii="Times New Roman" w:hAnsi="Times New Roman" w:cs="Times New Roman"/>
                <w:b/>
                <w:bCs/>
                <w:sz w:val="24"/>
                <w:szCs w:val="24"/>
                <w:u w:val="single"/>
              </w:rPr>
            </w:pPr>
            <w:ins w:id="2349" w:author="Vaughn Shirey" w:date="2023-08-31T14:58:00Z">
              <w:r>
                <w:rPr>
                  <w:rFonts w:ascii="Times New Roman" w:hAnsi="Times New Roman" w:cs="Times New Roman"/>
                  <w:b/>
                  <w:bCs/>
                  <w:sz w:val="24"/>
                  <w:szCs w:val="24"/>
                  <w:u w:val="single"/>
                </w:rPr>
                <w:t>227.1</w:t>
              </w:r>
            </w:ins>
            <w:del w:id="2350" w:author="Vaughn Shirey" w:date="2023-08-31T12:32:00Z">
              <w:r w:rsidR="00B941D4" w:rsidRPr="00C92C5E" w:rsidDel="00BF4AA8">
                <w:rPr>
                  <w:rFonts w:ascii="Times New Roman" w:hAnsi="Times New Roman" w:cs="Times New Roman"/>
                  <w:b/>
                  <w:bCs/>
                  <w:sz w:val="24"/>
                  <w:szCs w:val="24"/>
                  <w:u w:val="single"/>
                </w:rPr>
                <w:delText>227.2</w:delText>
              </w:r>
            </w:del>
          </w:p>
        </w:tc>
        <w:tc>
          <w:tcPr>
            <w:tcW w:w="1800" w:type="dxa"/>
            <w:tcMar>
              <w:top w:w="100" w:type="dxa"/>
              <w:left w:w="100" w:type="dxa"/>
              <w:bottom w:w="100" w:type="dxa"/>
              <w:right w:w="100" w:type="dxa"/>
            </w:tcMar>
          </w:tcPr>
          <w:p w14:paraId="5DFEE981" w14:textId="30184EBC"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2351" w:author="Vaughn Shirey" w:date="2023-08-31T14:52:00Z">
              <w:r>
                <w:rPr>
                  <w:rFonts w:ascii="Times New Roman" w:hAnsi="Times New Roman" w:cs="Times New Roman"/>
                  <w:b/>
                  <w:bCs/>
                  <w:sz w:val="24"/>
                  <w:szCs w:val="24"/>
                  <w:u w:val="single"/>
                </w:rPr>
                <w:t>4.4</w:t>
              </w:r>
            </w:ins>
            <w:del w:id="2352" w:author="Vaughn Shirey" w:date="2023-08-31T12:32:00Z">
              <w:r w:rsidR="00B941D4" w:rsidRPr="00C92C5E" w:rsidDel="00BF4AA8">
                <w:rPr>
                  <w:rFonts w:ascii="Times New Roman" w:hAnsi="Times New Roman" w:cs="Times New Roman"/>
                  <w:b/>
                  <w:bCs/>
                  <w:sz w:val="24"/>
                  <w:szCs w:val="24"/>
                  <w:u w:val="single"/>
                </w:rPr>
                <w:delText>-4.7</w:delText>
              </w:r>
            </w:del>
          </w:p>
        </w:tc>
        <w:tc>
          <w:tcPr>
            <w:tcW w:w="2250" w:type="dxa"/>
            <w:tcMar>
              <w:top w:w="100" w:type="dxa"/>
              <w:left w:w="100" w:type="dxa"/>
              <w:bottom w:w="100" w:type="dxa"/>
              <w:right w:w="100" w:type="dxa"/>
            </w:tcMar>
          </w:tcPr>
          <w:p w14:paraId="1750E5D6" w14:textId="7EB0148C"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2353" w:author="Vaughn Shirey" w:date="2023-08-31T14:52:00Z">
              <w:r>
                <w:rPr>
                  <w:rFonts w:ascii="Times New Roman" w:hAnsi="Times New Roman" w:cs="Times New Roman"/>
                  <w:b/>
                  <w:bCs/>
                  <w:sz w:val="24"/>
                  <w:szCs w:val="24"/>
                  <w:u w:val="single"/>
                </w:rPr>
                <w:t>4.8</w:t>
              </w:r>
            </w:ins>
            <w:del w:id="2354" w:author="Vaughn Shirey" w:date="2023-08-31T12:32:00Z">
              <w:r w:rsidR="00B941D4" w:rsidRPr="00C92C5E" w:rsidDel="00BF4AA8">
                <w:rPr>
                  <w:rFonts w:ascii="Times New Roman" w:hAnsi="Times New Roman" w:cs="Times New Roman"/>
                  <w:b/>
                  <w:bCs/>
                  <w:sz w:val="24"/>
                  <w:szCs w:val="24"/>
                  <w:u w:val="single"/>
                </w:rPr>
                <w:delText>4.7</w:delText>
              </w:r>
            </w:del>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52"/>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4E301F61"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r w:rsidR="00D92AB0">
        <w:rPr>
          <w:rFonts w:ascii="Times New Roman" w:hAnsi="Times New Roman" w:cs="Times New Roman"/>
          <w:sz w:val="24"/>
          <w:szCs w:val="24"/>
        </w:rPr>
        <w:t xml:space="preserve"> </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53"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39EB7BAB"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007459D3"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the northernmost third of </w:t>
      </w:r>
      <w:r w:rsidR="007459D3">
        <w:rPr>
          <w:rFonts w:ascii="Times New Roman" w:hAnsi="Times New Roman" w:cs="Times New Roman"/>
          <w:sz w:val="24"/>
          <w:szCs w:val="24"/>
        </w:rPr>
        <w:t>cells</w:t>
      </w:r>
      <w:r w:rsidR="007459D3" w:rsidRPr="00703517">
        <w:rPr>
          <w:rFonts w:ascii="Times New Roman" w:hAnsi="Times New Roman" w:cs="Times New Roman"/>
          <w:sz w:val="24"/>
          <w:szCs w:val="24"/>
        </w:rPr>
        <w:t xml:space="preserve"> within that species’ range in the study region, (b) the mid-latitude third of sites within that species’ range, (c) the southernmost third of sites within that species’ range, and (d) all of the sites within that species’ range (all ranges truncated at 45°N). Species are colored by quartiles of the average annual temperature in their North American ranges, </w:t>
      </w:r>
      <w:r w:rsidR="007459D3">
        <w:rPr>
          <w:rFonts w:ascii="Times New Roman" w:hAnsi="Times New Roman" w:cs="Times New Roman"/>
          <w:sz w:val="24"/>
          <w:szCs w:val="24"/>
        </w:rPr>
        <w:t xml:space="preserve">so it is directly comparable to Figure </w:t>
      </w:r>
      <w:proofErr w:type="gramStart"/>
      <w:r w:rsidR="007459D3">
        <w:rPr>
          <w:rFonts w:ascii="Times New Roman" w:hAnsi="Times New Roman" w:cs="Times New Roman"/>
          <w:sz w:val="24"/>
          <w:szCs w:val="24"/>
        </w:rPr>
        <w:t>2</w:t>
      </w:r>
      <w:r w:rsidR="007459D3" w:rsidRPr="00703517">
        <w:rPr>
          <w:rFonts w:ascii="Times New Roman" w:hAnsi="Times New Roman" w:cs="Times New Roman"/>
          <w:sz w:val="24"/>
          <w:szCs w:val="24"/>
        </w:rPr>
        <w:t>.</w:t>
      </w:r>
      <w:r w:rsidRPr="00703517">
        <w:rPr>
          <w:rFonts w:ascii="Times New Roman" w:hAnsi="Times New Roman" w:cs="Times New Roman"/>
          <w:sz w:val="24"/>
          <w:szCs w:val="24"/>
        </w:rPr>
        <w:t>Results</w:t>
      </w:r>
      <w:proofErr w:type="gramEnd"/>
      <w:r w:rsidRPr="00703517">
        <w:rPr>
          <w:rFonts w:ascii="Times New Roman" w:hAnsi="Times New Roman" w:cs="Times New Roman"/>
          <w:sz w:val="24"/>
          <w:szCs w:val="24"/>
        </w:rPr>
        <w:t xml:space="preserve">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proofErr w:type="spellStart"/>
      <w:r w:rsidRPr="00703517">
        <w:rPr>
          <w:rFonts w:ascii="Times New Roman" w:hAnsi="Times New Roman" w:cs="Times New Roman"/>
          <w:i/>
          <w:sz w:val="24"/>
          <w:szCs w:val="24"/>
        </w:rPr>
        <w:t>Pterourus</w:t>
      </w:r>
      <w:proofErr w:type="spellEnd"/>
      <w:r w:rsidRPr="00703517">
        <w:rPr>
          <w:rFonts w:ascii="Times New Roman" w:hAnsi="Times New Roman" w:cs="Times New Roman"/>
          <w:i/>
          <w:sz w:val="24"/>
          <w:szCs w:val="24"/>
        </w:rPr>
        <w:t xml:space="preserve">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5"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341DE7">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DBE0DBE" w:rsidR="00755067" w:rsidRDefault="000537B2" w:rsidP="00B53DD3">
      <w:pPr>
        <w:spacing w:line="240" w:lineRule="auto"/>
        <w:jc w:val="both"/>
        <w:rPr>
          <w:rFonts w:ascii="Times New Roman" w:hAnsi="Times New Roman" w:cs="Times New Roman"/>
          <w:b/>
          <w:sz w:val="24"/>
          <w:szCs w:val="24"/>
        </w:rPr>
      </w:pPr>
      <w:r>
        <w:rPr>
          <w:noProof/>
          <w:lang w:val="en-US"/>
        </w:rPr>
        <w:lastRenderedPageBreak/>
        <w:drawing>
          <wp:inline distT="0" distB="0" distL="0" distR="0" wp14:anchorId="6700A55E" wp14:editId="765F7F9E">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3E23A0CB" w14:textId="77777777" w:rsidR="000537B2" w:rsidRDefault="000537B2" w:rsidP="00B53DD3">
      <w:pPr>
        <w:spacing w:line="240" w:lineRule="auto"/>
        <w:jc w:val="both"/>
        <w:rPr>
          <w:rFonts w:ascii="Times New Roman" w:hAnsi="Times New Roman" w:cs="Times New Roman"/>
          <w:b/>
          <w:sz w:val="24"/>
          <w:szCs w:val="24"/>
        </w:rPr>
      </w:pPr>
    </w:p>
    <w:p w14:paraId="5DD155E4" w14:textId="78F05ED7" w:rsidR="00205514" w:rsidRDefault="00341DE7"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0537B2">
        <w:rPr>
          <w:rFonts w:ascii="Times New Roman" w:hAnsi="Times New Roman" w:cs="Times New Roman"/>
          <w:sz w:val="24"/>
          <w:szCs w:val="24"/>
        </w:rPr>
        <w:t>Model predicted relationship between species range-wide average annual precipitation and occupancy trend (Model C). Inference is based on trends from the 200-kilometer temperature occupancy analysis.</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lang w:val="en-US"/>
        </w:rPr>
        <w:lastRenderedPageBreak/>
        <w:drawing>
          <wp:inline distT="0" distB="0" distL="0" distR="0" wp14:anchorId="7FE28605" wp14:editId="7BF62942">
            <wp:extent cx="5497819" cy="274890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497819" cy="2748909"/>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lang w:val="en-US"/>
        </w:rPr>
        <w:drawing>
          <wp:inline distT="0" distB="0" distL="0" distR="0" wp14:anchorId="5D3C536C" wp14:editId="4291703C">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5CAC9952" w:rsidR="000C4DB7" w:rsidRDefault="001A0552" w:rsidP="00B53DD3">
      <w:pPr>
        <w:spacing w:line="240" w:lineRule="auto"/>
        <w:jc w:val="both"/>
        <w:rPr>
          <w:ins w:id="2355" w:author="Vaughn Shirey" w:date="2023-08-31T15:01:00Z"/>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6482D759" w14:textId="77777777" w:rsidR="000C4DB7" w:rsidRDefault="000C4DB7">
      <w:pPr>
        <w:rPr>
          <w:ins w:id="2356" w:author="Vaughn Shirey" w:date="2023-08-31T15:01:00Z"/>
          <w:rFonts w:ascii="Times New Roman" w:hAnsi="Times New Roman" w:cs="Times New Roman"/>
          <w:bCs/>
          <w:sz w:val="24"/>
          <w:szCs w:val="24"/>
        </w:rPr>
      </w:pPr>
      <w:ins w:id="2357" w:author="Vaughn Shirey" w:date="2023-08-31T15:01:00Z">
        <w:r>
          <w:rPr>
            <w:rFonts w:ascii="Times New Roman" w:hAnsi="Times New Roman" w:cs="Times New Roman"/>
            <w:bCs/>
            <w:sz w:val="24"/>
            <w:szCs w:val="24"/>
          </w:rPr>
          <w:br w:type="page"/>
        </w:r>
      </w:ins>
    </w:p>
    <w:p w14:paraId="5F6DA504" w14:textId="68F352B0" w:rsidR="00C63724" w:rsidRDefault="009D164F" w:rsidP="00B53DD3">
      <w:pPr>
        <w:spacing w:line="240" w:lineRule="auto"/>
        <w:jc w:val="both"/>
        <w:rPr>
          <w:ins w:id="2358" w:author="Vaughn Shirey" w:date="2023-08-31T15:02:00Z"/>
          <w:rFonts w:ascii="Times New Roman" w:hAnsi="Times New Roman" w:cs="Times New Roman"/>
          <w:b/>
          <w:sz w:val="24"/>
          <w:szCs w:val="24"/>
        </w:rPr>
      </w:pPr>
      <w:ins w:id="2359" w:author="Vaughn Shirey" w:date="2023-08-31T15:12:00Z">
        <w:r>
          <w:rPr>
            <w:rFonts w:ascii="Times New Roman" w:hAnsi="Times New Roman" w:cs="Times New Roman"/>
            <w:b/>
            <w:noProof/>
            <w:sz w:val="24"/>
            <w:szCs w:val="24"/>
          </w:rPr>
          <w:lastRenderedPageBreak/>
          <w:drawing>
            <wp:inline distT="0" distB="0" distL="0" distR="0" wp14:anchorId="6857C688" wp14:editId="1C4D9FAC">
              <wp:extent cx="5943600" cy="5943600"/>
              <wp:effectExtent l="0" t="0" r="0" b="0"/>
              <wp:docPr id="156670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C51E435" w14:textId="3A1F5787" w:rsidR="001E59EC" w:rsidRPr="000C4DB7" w:rsidRDefault="000C4DB7" w:rsidP="00B53DD3">
      <w:pPr>
        <w:spacing w:line="240" w:lineRule="auto"/>
        <w:jc w:val="both"/>
        <w:rPr>
          <w:rFonts w:ascii="Times New Roman" w:hAnsi="Times New Roman" w:cs="Times New Roman"/>
          <w:bCs/>
          <w:sz w:val="24"/>
          <w:szCs w:val="24"/>
        </w:rPr>
      </w:pPr>
      <w:ins w:id="2360" w:author="Vaughn Shirey" w:date="2023-08-31T15:01:00Z">
        <w:r>
          <w:rPr>
            <w:rFonts w:ascii="Times New Roman" w:hAnsi="Times New Roman" w:cs="Times New Roman"/>
            <w:b/>
            <w:sz w:val="24"/>
            <w:szCs w:val="24"/>
          </w:rPr>
          <w:t xml:space="preserve">Supplemental Figure S8. </w:t>
        </w:r>
        <w:r>
          <w:rPr>
            <w:rFonts w:ascii="Times New Roman" w:hAnsi="Times New Roman" w:cs="Times New Roman"/>
            <w:bCs/>
            <w:sz w:val="24"/>
            <w:szCs w:val="24"/>
          </w:rPr>
          <w:t>A correlation matrix showing the correlation</w:t>
        </w:r>
      </w:ins>
      <w:ins w:id="2361" w:author="Vaughn Shirey" w:date="2023-08-31T15:02:00Z">
        <w:r>
          <w:rPr>
            <w:rFonts w:ascii="Times New Roman" w:hAnsi="Times New Roman" w:cs="Times New Roman"/>
            <w:bCs/>
            <w:sz w:val="24"/>
            <w:szCs w:val="24"/>
          </w:rPr>
          <w:t xml:space="preserve"> between all traits used in the post-hoc analysis of traits as predictors of occupancy shift.</w:t>
        </w:r>
      </w:ins>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Robert Guralnick" w:date="2023-09-27T17:55:00Z" w:initials="RG">
    <w:p w14:paraId="5AB8BB66" w14:textId="77777777" w:rsidR="00EE13D4" w:rsidRDefault="00EE13D4" w:rsidP="00046880">
      <w:pPr>
        <w:pStyle w:val="CommentText"/>
      </w:pPr>
      <w:r>
        <w:rPr>
          <w:rStyle w:val="CommentReference"/>
        </w:rPr>
        <w:annotationRef/>
      </w:r>
      <w:r>
        <w:t>I think ok to use populations here</w:t>
      </w:r>
    </w:p>
  </w:comment>
  <w:comment w:id="282" w:author="Robert Guralnick" w:date="2023-09-28T07:40:00Z" w:initials="RG">
    <w:p w14:paraId="1626A7A7" w14:textId="77777777" w:rsidR="002F7F59" w:rsidRDefault="002F7F59" w:rsidP="00F132B7">
      <w:pPr>
        <w:pStyle w:val="CommentText"/>
      </w:pPr>
      <w:r>
        <w:rPr>
          <w:rStyle w:val="CommentReference"/>
        </w:rPr>
        <w:annotationRef/>
      </w:r>
      <w:r>
        <w:t>I don’t think you need this example and it’s a little too "self-citey"?</w:t>
      </w:r>
    </w:p>
  </w:comment>
  <w:comment w:id="322" w:author="Robert Guralnick" w:date="2023-09-28T08:01:00Z" w:initials="RG">
    <w:p w14:paraId="6C3F4292" w14:textId="77777777" w:rsidR="00B036E2" w:rsidRDefault="00B036E2" w:rsidP="00763EEE">
      <w:pPr>
        <w:pStyle w:val="CommentText"/>
      </w:pPr>
      <w:r>
        <w:rPr>
          <w:rStyle w:val="CommentReference"/>
        </w:rPr>
        <w:annotationRef/>
      </w:r>
      <w:r>
        <w:t>I am with the reviewer who thinks you might dwell on validation using other methods just a little too much - you already made this point above, so why not shorten this long intro a bit and remove this?</w:t>
      </w:r>
    </w:p>
  </w:comment>
  <w:comment w:id="327" w:author="Robert Guralnick" w:date="2023-09-29T07:34:00Z" w:initials="RG">
    <w:p w14:paraId="571587C4" w14:textId="77777777" w:rsidR="00E67D21" w:rsidRDefault="00E67D21" w:rsidP="00A929E3">
      <w:pPr>
        <w:pStyle w:val="CommentText"/>
      </w:pPr>
      <w:r>
        <w:rPr>
          <w:rStyle w:val="CommentReference"/>
        </w:rPr>
        <w:annotationRef/>
      </w:r>
      <w:r>
        <w:t>Not sure what "ecological traits" means, really.  Do you mean "life history"?</w:t>
      </w:r>
    </w:p>
  </w:comment>
  <w:comment w:id="328" w:author="Robert Guralnick" w:date="2023-09-28T08:02:00Z" w:initials="RG">
    <w:p w14:paraId="6DC1DC82" w14:textId="4E58D6C1" w:rsidR="00B036E2" w:rsidRDefault="00B036E2" w:rsidP="00B67DEC">
      <w:pPr>
        <w:pStyle w:val="CommentText"/>
      </w:pPr>
      <w:r>
        <w:rPr>
          <w:rStyle w:val="CommentReference"/>
        </w:rPr>
        <w:annotationRef/>
      </w:r>
      <w:r>
        <w:t>Not quite sure you set up traits well enough in the paragraphs above.  It's there but not quite as strongly as I might have expected or wanted.</w:t>
      </w:r>
    </w:p>
  </w:comment>
  <w:comment w:id="384" w:author="Robert Guralnick" w:date="2023-09-29T07:55:00Z" w:initials="RG">
    <w:p w14:paraId="23CDA33F" w14:textId="77777777" w:rsidR="00B616F7" w:rsidRDefault="00B616F7" w:rsidP="00B15C3D">
      <w:pPr>
        <w:pStyle w:val="CommentText"/>
      </w:pPr>
      <w:r>
        <w:rPr>
          <w:rStyle w:val="CommentReference"/>
        </w:rPr>
        <w:annotationRef/>
      </w:r>
      <w:r>
        <w:t>You might want to reference a map figure here - hard for me to picture it.</w:t>
      </w:r>
    </w:p>
  </w:comment>
  <w:comment w:id="393" w:author="Robert Guralnick" w:date="2023-09-29T07:52:00Z" w:initials="RG">
    <w:p w14:paraId="310E0B26" w14:textId="7DCC07D6" w:rsidR="00B616F7" w:rsidRDefault="00B616F7" w:rsidP="00A81A69">
      <w:pPr>
        <w:pStyle w:val="CommentText"/>
      </w:pPr>
      <w:r>
        <w:rPr>
          <w:rStyle w:val="CommentReference"/>
        </w:rPr>
        <w:annotationRef/>
      </w:r>
      <w:r>
        <w:t>This honestly doesn’t make sense to me - a model might inform about a process but occupancy-detection itself doesn't encode an ecological process, does it?  Maybe I am wrong.</w:t>
      </w:r>
    </w:p>
  </w:comment>
  <w:comment w:id="409" w:author="Robert Guralnick" w:date="2023-09-29T07:51:00Z" w:initials="RG">
    <w:p w14:paraId="5729C037" w14:textId="73FBBDCD" w:rsidR="00CB1699" w:rsidRDefault="00CB1699" w:rsidP="00AD799C">
      <w:pPr>
        <w:pStyle w:val="CommentText"/>
      </w:pPr>
      <w:r>
        <w:rPr>
          <w:rStyle w:val="CommentReference"/>
        </w:rPr>
        <w:annotationRef/>
      </w:r>
      <w:r>
        <w:t>How is this a problem - your analyses are withing the 1900-2020?</w:t>
      </w:r>
    </w:p>
  </w:comment>
  <w:comment w:id="423" w:author="Robert Guralnick" w:date="2023-09-29T08:14:00Z" w:initials="RG">
    <w:p w14:paraId="38C9070C" w14:textId="77777777" w:rsidR="001D3234" w:rsidRDefault="001D3234" w:rsidP="00C866CB">
      <w:pPr>
        <w:pStyle w:val="CommentText"/>
      </w:pPr>
      <w:r>
        <w:rPr>
          <w:rStyle w:val="CommentReference"/>
        </w:rPr>
        <w:annotationRef/>
      </w:r>
      <w:r>
        <w:t>Was niche breadth and range size highly correlated?</w:t>
      </w:r>
    </w:p>
  </w:comment>
  <w:comment w:id="425" w:author="Robert Guralnick" w:date="2023-09-29T08:16:00Z" w:initials="RG">
    <w:p w14:paraId="71E17763" w14:textId="77777777" w:rsidR="001D3234" w:rsidRDefault="001D3234" w:rsidP="00611CE4">
      <w:pPr>
        <w:pStyle w:val="CommentText"/>
      </w:pPr>
      <w:r>
        <w:rPr>
          <w:rStyle w:val="CommentReference"/>
        </w:rPr>
        <w:annotationRef/>
      </w:r>
      <w:r>
        <w:t>I actually think niche breadth and variation across a species range are not quite the same thing - or there are two components here - one is more heterogeniety the other is breadth.  I wonder if you should adjust?</w:t>
      </w:r>
    </w:p>
  </w:comment>
  <w:comment w:id="462" w:author="Robert Guralnick" w:date="2023-09-29T08:18:00Z" w:initials="RG">
    <w:p w14:paraId="0888AFEF" w14:textId="77777777" w:rsidR="001D3234" w:rsidRDefault="001D3234" w:rsidP="001E24CD">
      <w:pPr>
        <w:pStyle w:val="CommentText"/>
      </w:pPr>
      <w:r>
        <w:rPr>
          <w:rStyle w:val="CommentReference"/>
        </w:rPr>
        <w:annotationRef/>
      </w:r>
      <w:r>
        <w:t>I would have removed all records with latlon coords but no locality description, as well.  Maybe that was a trivially low # of recs.</w:t>
      </w:r>
    </w:p>
  </w:comment>
  <w:comment w:id="550" w:author="Robert Guralnick" w:date="2023-09-29T10:31:00Z" w:initials="RG">
    <w:p w14:paraId="1586CEC2" w14:textId="77777777" w:rsidR="00221B1A" w:rsidRDefault="00221B1A" w:rsidP="00365AE0">
      <w:pPr>
        <w:pStyle w:val="CommentText"/>
      </w:pPr>
      <w:r>
        <w:rPr>
          <w:rStyle w:val="CommentReference"/>
        </w:rPr>
        <w:annotationRef/>
      </w:r>
      <w:r>
        <w:t>This is pretty obtuse to most readers - can you use an e.g. "the group blah blah" to help guide readers better?</w:t>
      </w:r>
    </w:p>
  </w:comment>
  <w:comment w:id="564" w:author="Robert Guralnick" w:date="2023-09-29T10:33:00Z" w:initials="RG">
    <w:p w14:paraId="48E1E443" w14:textId="77777777" w:rsidR="00221B1A" w:rsidRDefault="00221B1A" w:rsidP="003D043F">
      <w:pPr>
        <w:pStyle w:val="CommentText"/>
      </w:pPr>
      <w:r>
        <w:rPr>
          <w:rStyle w:val="CommentReference"/>
        </w:rPr>
        <w:annotationRef/>
      </w:r>
      <w:r>
        <w:t xml:space="preserve">I am not sure people will get this - you may need to walk them through it, </w:t>
      </w:r>
    </w:p>
  </w:comment>
  <w:comment w:id="573" w:author="Robert Guralnick" w:date="2023-09-29T10:44:00Z" w:initials="RG">
    <w:p w14:paraId="14EDFE48" w14:textId="77777777" w:rsidR="000B7C90" w:rsidRDefault="000B7C90" w:rsidP="001E7681">
      <w:pPr>
        <w:pStyle w:val="CommentText"/>
      </w:pPr>
      <w:r>
        <w:rPr>
          <w:rStyle w:val="CommentReference"/>
        </w:rPr>
        <w:annotationRef/>
      </w:r>
      <w:r>
        <w:t>Let me know if you need refs.  I think we have them in a paper Elise and I are revising at FuncEcology</w:t>
      </w:r>
    </w:p>
  </w:comment>
  <w:comment w:id="582" w:author="Robert Guralnick" w:date="2023-09-29T10:45:00Z" w:initials="RG">
    <w:p w14:paraId="25638D5D" w14:textId="77777777" w:rsidR="000B7C90" w:rsidRDefault="000B7C90" w:rsidP="00271057">
      <w:pPr>
        <w:pStyle w:val="CommentText"/>
      </w:pPr>
      <w:r>
        <w:rPr>
          <w:rStyle w:val="CommentReference"/>
        </w:rPr>
        <w:annotationRef/>
      </w:r>
      <w:r>
        <w:t>This feels repetitive to cover again.</w:t>
      </w:r>
    </w:p>
  </w:comment>
  <w:comment w:id="585" w:author="Robert Guralnick" w:date="2023-09-29T10:48:00Z" w:initials="RG">
    <w:p w14:paraId="45F76958" w14:textId="77777777" w:rsidR="000B7C90" w:rsidRDefault="000B7C90" w:rsidP="00FA5E26">
      <w:pPr>
        <w:pStyle w:val="CommentText"/>
      </w:pPr>
      <w:r>
        <w:rPr>
          <w:rStyle w:val="CommentReference"/>
        </w:rPr>
        <w:annotationRef/>
      </w:r>
      <w:r>
        <w:t xml:space="preserve">I would make clear there is nowhere to go further North - because of lack of terrestrial habitat </w:t>
      </w:r>
    </w:p>
  </w:comment>
  <w:comment w:id="587" w:author="Robert Guralnick" w:date="2023-09-29T10:49:00Z" w:initials="RG">
    <w:p w14:paraId="12F097EC" w14:textId="77777777" w:rsidR="000B7C90" w:rsidRDefault="000B7C90" w:rsidP="006656A1">
      <w:pPr>
        <w:pStyle w:val="CommentText"/>
      </w:pPr>
      <w:r>
        <w:rPr>
          <w:rStyle w:val="CommentReference"/>
        </w:rPr>
        <w:annotationRef/>
      </w:r>
      <w:r>
        <w:t>Why say indeed here?  You have already used that previously and it doesn't make your sentence any better only longer including it.</w:t>
      </w:r>
    </w:p>
  </w:comment>
  <w:comment w:id="592" w:author="Robert Guralnick" w:date="2023-09-29T10:49:00Z" w:initials="RG">
    <w:p w14:paraId="2314B5DB" w14:textId="77777777" w:rsidR="00C72996" w:rsidRDefault="00C72996" w:rsidP="00DC2377">
      <w:pPr>
        <w:pStyle w:val="CommentText"/>
      </w:pPr>
      <w:r>
        <w:rPr>
          <w:rStyle w:val="CommentReference"/>
        </w:rPr>
        <w:annotationRef/>
      </w:r>
      <w:r>
        <w:t>And here it is again! Indeed, it seems you overuse this!</w:t>
      </w:r>
    </w:p>
  </w:comment>
  <w:comment w:id="593" w:author="Robert Guralnick" w:date="2023-09-29T10:50:00Z" w:initials="RG">
    <w:p w14:paraId="39850DA8" w14:textId="77777777" w:rsidR="00C72996" w:rsidRDefault="00C72996" w:rsidP="005B32AB">
      <w:pPr>
        <w:pStyle w:val="CommentText"/>
      </w:pPr>
      <w:r>
        <w:rPr>
          <w:rStyle w:val="CommentReference"/>
        </w:rPr>
        <w:annotationRef/>
      </w:r>
      <w:r>
        <w:t>You overuse "Further", too (in my view).  I am not deleting it, but search for how many times you use this and decide if there are other ways to track your ideas...</w:t>
      </w:r>
    </w:p>
  </w:comment>
  <w:comment w:id="594" w:author="Robert Guralnick" w:date="2023-09-29T10:51:00Z" w:initials="RG">
    <w:p w14:paraId="7E4665C4" w14:textId="77777777" w:rsidR="00C72996" w:rsidRDefault="00C72996" w:rsidP="00FE7478">
      <w:pPr>
        <w:pStyle w:val="CommentText"/>
      </w:pPr>
      <w:r>
        <w:rPr>
          <w:rStyle w:val="CommentReference"/>
        </w:rPr>
        <w:annotationRef/>
      </w:r>
      <w:r>
        <w:t>I am not entirely sure I understand this. It isn’t easy to sort out what you mean, IMO?</w:t>
      </w:r>
    </w:p>
  </w:comment>
  <w:comment w:id="595" w:author="Robert Guralnick" w:date="2023-09-29T10:52:00Z" w:initials="RG">
    <w:p w14:paraId="437E7700" w14:textId="77777777" w:rsidR="00C72996" w:rsidRDefault="00C72996" w:rsidP="00756FAE">
      <w:pPr>
        <w:pStyle w:val="CommentText"/>
      </w:pPr>
      <w:r>
        <w:rPr>
          <w:rStyle w:val="CommentReference"/>
        </w:rPr>
        <w:annotationRef/>
      </w:r>
      <w:r>
        <w:t xml:space="preserve">Is "nuance" the right word? Maybe? I get the point -- but its less nuance and more uncovering generalities related to climate change and species thermal niches. </w:t>
      </w:r>
    </w:p>
  </w:comment>
  <w:comment w:id="601" w:author="Robert Guralnick" w:date="2023-09-29T10:54:00Z" w:initials="RG">
    <w:p w14:paraId="6D9ADAC1" w14:textId="77777777" w:rsidR="00C72996" w:rsidRDefault="00C72996" w:rsidP="00C22156">
      <w:pPr>
        <w:pStyle w:val="CommentText"/>
      </w:pPr>
      <w:r>
        <w:rPr>
          <w:rStyle w:val="CommentReference"/>
        </w:rPr>
        <w:annotationRef/>
      </w:r>
      <w:r>
        <w:t>I am equally perplexed why traits don't explain your patterns but you give no oxygen to them (at least yet) so I would avoid this phrasing</w:t>
      </w:r>
    </w:p>
  </w:comment>
  <w:comment w:id="627" w:author="Robert Guralnick" w:date="2023-09-29T10:57:00Z" w:initials="RG">
    <w:p w14:paraId="23CD3029" w14:textId="77777777" w:rsidR="00C72996" w:rsidRDefault="00C72996" w:rsidP="00024A79">
      <w:pPr>
        <w:pStyle w:val="CommentText"/>
      </w:pPr>
      <w:r>
        <w:rPr>
          <w:rStyle w:val="CommentReference"/>
        </w:rPr>
        <w:annotationRef/>
      </w:r>
      <w:r>
        <w:t>I could see this being cut - It just feels to far afield to me.  I see the point about it creating new open habitats but you cover it generally without referring to all the mechanisms that can create new landcover.</w:t>
      </w:r>
    </w:p>
  </w:comment>
  <w:comment w:id="637" w:author="Robert Guralnick" w:date="2023-09-29T11:01:00Z" w:initials="RG">
    <w:p w14:paraId="16535A73" w14:textId="77777777" w:rsidR="00A12586" w:rsidRDefault="00A12586" w:rsidP="00F36B16">
      <w:pPr>
        <w:pStyle w:val="CommentText"/>
      </w:pPr>
      <w:r>
        <w:rPr>
          <w:rStyle w:val="CommentReference"/>
        </w:rPr>
        <w:annotationRef/>
      </w:r>
      <w:r>
        <w:t>Shared species, or closely related?</w:t>
      </w:r>
    </w:p>
  </w:comment>
  <w:comment w:id="640" w:author="Robert Guralnick" w:date="2023-09-29T11:02:00Z" w:initials="RG">
    <w:p w14:paraId="555BCB92" w14:textId="77777777" w:rsidR="00A12586" w:rsidRDefault="00A12586" w:rsidP="0040109E">
      <w:pPr>
        <w:pStyle w:val="CommentText"/>
      </w:pPr>
      <w:r>
        <w:rPr>
          <w:rStyle w:val="CommentReference"/>
        </w:rPr>
        <w:annotationRef/>
      </w:r>
      <w:r>
        <w:t>I am a little uncomfortable here because to me that boom is onging not something about to happen.</w:t>
      </w:r>
    </w:p>
  </w:comment>
  <w:comment w:id="656" w:author="Robert Guralnick" w:date="2023-09-29T11:04:00Z" w:initials="RG">
    <w:p w14:paraId="41EE46DE" w14:textId="77777777" w:rsidR="00A12586" w:rsidRDefault="00A12586" w:rsidP="007231BE">
      <w:pPr>
        <w:pStyle w:val="CommentText"/>
      </w:pPr>
      <w:r>
        <w:rPr>
          <w:rStyle w:val="CommentReference"/>
        </w:rPr>
        <w:annotationRef/>
      </w:r>
      <w:r>
        <w:t>This should be deleted, right?</w:t>
      </w:r>
    </w:p>
  </w:comment>
  <w:comment w:id="657" w:author="Robert Guralnick" w:date="2023-09-29T11:05:00Z" w:initials="RG">
    <w:p w14:paraId="441270A1" w14:textId="77777777" w:rsidR="00A12586" w:rsidRDefault="00A12586" w:rsidP="00923D12">
      <w:pPr>
        <w:pStyle w:val="CommentText"/>
      </w:pPr>
      <w:r>
        <w:rPr>
          <w:rStyle w:val="CommentReference"/>
        </w:rPr>
        <w:annotationRef/>
      </w:r>
      <w:r>
        <w:t>Adjust this?  It is not mobility but _maybe_ landscape connectivity.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B8BB66" w15:done="0"/>
  <w15:commentEx w15:paraId="1626A7A7" w15:done="0"/>
  <w15:commentEx w15:paraId="6C3F4292" w15:done="0"/>
  <w15:commentEx w15:paraId="571587C4" w15:done="0"/>
  <w15:commentEx w15:paraId="6DC1DC82" w15:done="0"/>
  <w15:commentEx w15:paraId="23CDA33F" w15:done="0"/>
  <w15:commentEx w15:paraId="310E0B26" w15:done="0"/>
  <w15:commentEx w15:paraId="5729C037" w15:done="0"/>
  <w15:commentEx w15:paraId="38C9070C" w15:done="0"/>
  <w15:commentEx w15:paraId="71E17763" w15:done="0"/>
  <w15:commentEx w15:paraId="0888AFEF" w15:done="0"/>
  <w15:commentEx w15:paraId="1586CEC2" w15:done="0"/>
  <w15:commentEx w15:paraId="48E1E443" w15:done="0"/>
  <w15:commentEx w15:paraId="14EDFE48" w15:done="0"/>
  <w15:commentEx w15:paraId="25638D5D" w15:done="0"/>
  <w15:commentEx w15:paraId="45F76958" w15:done="0"/>
  <w15:commentEx w15:paraId="12F097EC" w15:done="0"/>
  <w15:commentEx w15:paraId="2314B5DB" w15:done="0"/>
  <w15:commentEx w15:paraId="39850DA8" w15:done="0"/>
  <w15:commentEx w15:paraId="7E4665C4" w15:done="0"/>
  <w15:commentEx w15:paraId="437E7700" w15:done="0"/>
  <w15:commentEx w15:paraId="6D9ADAC1" w15:done="0"/>
  <w15:commentEx w15:paraId="23CD3029" w15:done="0"/>
  <w15:commentEx w15:paraId="16535A73" w15:done="0"/>
  <w15:commentEx w15:paraId="555BCB92" w15:done="0"/>
  <w15:commentEx w15:paraId="41EE46DE" w15:done="0"/>
  <w15:commentEx w15:paraId="441270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261E58" w16cex:dateUtc="2023-09-27T21:55:00Z"/>
  <w16cex:commentExtensible w16cex:durableId="115EBD6F" w16cex:dateUtc="2023-09-28T11:40:00Z"/>
  <w16cex:commentExtensible w16cex:durableId="06681160" w16cex:dateUtc="2023-09-28T12:01:00Z"/>
  <w16cex:commentExtensible w16cex:durableId="075A778D" w16cex:dateUtc="2023-09-29T11:34:00Z"/>
  <w16cex:commentExtensible w16cex:durableId="5C334500" w16cex:dateUtc="2023-09-28T12:02:00Z"/>
  <w16cex:commentExtensible w16cex:durableId="5DE2C42C" w16cex:dateUtc="2023-09-29T11:55:00Z"/>
  <w16cex:commentExtensible w16cex:durableId="2D034913" w16cex:dateUtc="2023-09-29T11:52:00Z"/>
  <w16cex:commentExtensible w16cex:durableId="239A5B16" w16cex:dateUtc="2023-09-29T11:51:00Z"/>
  <w16cex:commentExtensible w16cex:durableId="3F935163" w16cex:dateUtc="2023-09-29T12:14:00Z"/>
  <w16cex:commentExtensible w16cex:durableId="7205D3CF" w16cex:dateUtc="2023-09-29T12:16:00Z"/>
  <w16cex:commentExtensible w16cex:durableId="20868726" w16cex:dateUtc="2023-09-29T12:18:00Z"/>
  <w16cex:commentExtensible w16cex:durableId="1C0AD4E1" w16cex:dateUtc="2023-09-29T14:31:00Z"/>
  <w16cex:commentExtensible w16cex:durableId="2802B30E" w16cex:dateUtc="2023-09-29T14:33:00Z"/>
  <w16cex:commentExtensible w16cex:durableId="550C7783" w16cex:dateUtc="2023-09-29T14:44:00Z"/>
  <w16cex:commentExtensible w16cex:durableId="56963C1E" w16cex:dateUtc="2023-09-29T14:45:00Z"/>
  <w16cex:commentExtensible w16cex:durableId="7004BEDF" w16cex:dateUtc="2023-09-29T14:48:00Z"/>
  <w16cex:commentExtensible w16cex:durableId="183ED6FA" w16cex:dateUtc="2023-09-29T14:49:00Z"/>
  <w16cex:commentExtensible w16cex:durableId="349D227D" w16cex:dateUtc="2023-09-29T14:49:00Z"/>
  <w16cex:commentExtensible w16cex:durableId="3DA9E1EE" w16cex:dateUtc="2023-09-29T14:50:00Z"/>
  <w16cex:commentExtensible w16cex:durableId="5B10EF3C" w16cex:dateUtc="2023-09-29T14:51:00Z"/>
  <w16cex:commentExtensible w16cex:durableId="2A090EAB" w16cex:dateUtc="2023-09-29T14:52:00Z"/>
  <w16cex:commentExtensible w16cex:durableId="2DA3A857" w16cex:dateUtc="2023-09-29T14:54:00Z"/>
  <w16cex:commentExtensible w16cex:durableId="27F0F24A" w16cex:dateUtc="2023-09-29T14:57:00Z"/>
  <w16cex:commentExtensible w16cex:durableId="3390E7D1" w16cex:dateUtc="2023-09-29T15:01:00Z"/>
  <w16cex:commentExtensible w16cex:durableId="6F0F8DC6" w16cex:dateUtc="2023-09-29T15:02:00Z"/>
  <w16cex:commentExtensible w16cex:durableId="170A55A8" w16cex:dateUtc="2023-09-29T15:04:00Z"/>
  <w16cex:commentExtensible w16cex:durableId="13E51963" w16cex:dateUtc="2023-09-29T1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B8BB66" w16cid:durableId="2A261E58"/>
  <w16cid:commentId w16cid:paraId="1626A7A7" w16cid:durableId="115EBD6F"/>
  <w16cid:commentId w16cid:paraId="6C3F4292" w16cid:durableId="06681160"/>
  <w16cid:commentId w16cid:paraId="571587C4" w16cid:durableId="075A778D"/>
  <w16cid:commentId w16cid:paraId="6DC1DC82" w16cid:durableId="5C334500"/>
  <w16cid:commentId w16cid:paraId="23CDA33F" w16cid:durableId="5DE2C42C"/>
  <w16cid:commentId w16cid:paraId="310E0B26" w16cid:durableId="2D034913"/>
  <w16cid:commentId w16cid:paraId="5729C037" w16cid:durableId="239A5B16"/>
  <w16cid:commentId w16cid:paraId="38C9070C" w16cid:durableId="3F935163"/>
  <w16cid:commentId w16cid:paraId="71E17763" w16cid:durableId="7205D3CF"/>
  <w16cid:commentId w16cid:paraId="0888AFEF" w16cid:durableId="20868726"/>
  <w16cid:commentId w16cid:paraId="1586CEC2" w16cid:durableId="1C0AD4E1"/>
  <w16cid:commentId w16cid:paraId="48E1E443" w16cid:durableId="2802B30E"/>
  <w16cid:commentId w16cid:paraId="14EDFE48" w16cid:durableId="550C7783"/>
  <w16cid:commentId w16cid:paraId="25638D5D" w16cid:durableId="56963C1E"/>
  <w16cid:commentId w16cid:paraId="45F76958" w16cid:durableId="7004BEDF"/>
  <w16cid:commentId w16cid:paraId="12F097EC" w16cid:durableId="183ED6FA"/>
  <w16cid:commentId w16cid:paraId="2314B5DB" w16cid:durableId="349D227D"/>
  <w16cid:commentId w16cid:paraId="39850DA8" w16cid:durableId="3DA9E1EE"/>
  <w16cid:commentId w16cid:paraId="7E4665C4" w16cid:durableId="5B10EF3C"/>
  <w16cid:commentId w16cid:paraId="437E7700" w16cid:durableId="2A090EAB"/>
  <w16cid:commentId w16cid:paraId="6D9ADAC1" w16cid:durableId="2DA3A857"/>
  <w16cid:commentId w16cid:paraId="23CD3029" w16cid:durableId="27F0F24A"/>
  <w16cid:commentId w16cid:paraId="16535A73" w16cid:durableId="3390E7D1"/>
  <w16cid:commentId w16cid:paraId="555BCB92" w16cid:durableId="6F0F8DC6"/>
  <w16cid:commentId w16cid:paraId="41EE46DE" w16cid:durableId="170A55A8"/>
  <w16cid:commentId w16cid:paraId="441270A1" w16cid:durableId="13E519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DB2A1" w14:textId="77777777" w:rsidR="00B341B6" w:rsidRDefault="00B341B6">
      <w:pPr>
        <w:spacing w:line="240" w:lineRule="auto"/>
      </w:pPr>
      <w:r>
        <w:separator/>
      </w:r>
    </w:p>
  </w:endnote>
  <w:endnote w:type="continuationSeparator" w:id="0">
    <w:p w14:paraId="2D43FAFC" w14:textId="77777777" w:rsidR="00B341B6" w:rsidRDefault="00B341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3142A132" w:rsidR="00563E72" w:rsidRDefault="00563E72">
    <w:pPr>
      <w:jc w:val="right"/>
    </w:pPr>
    <w:r>
      <w:rPr>
        <w:sz w:val="24"/>
        <w:szCs w:val="24"/>
      </w:rPr>
      <w:fldChar w:fldCharType="begin"/>
    </w:r>
    <w:r>
      <w:rPr>
        <w:sz w:val="24"/>
        <w:szCs w:val="24"/>
      </w:rPr>
      <w:instrText>PAGE</w:instrText>
    </w:r>
    <w:r>
      <w:rPr>
        <w:sz w:val="24"/>
        <w:szCs w:val="24"/>
      </w:rPr>
      <w:fldChar w:fldCharType="separate"/>
    </w:r>
    <w:r w:rsidR="009131E6">
      <w:rPr>
        <w:noProof/>
        <w:sz w:val="24"/>
        <w:szCs w:val="24"/>
      </w:rPr>
      <w:t>43</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563E72" w:rsidRDefault="00563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EE1A8" w14:textId="77777777" w:rsidR="00B341B6" w:rsidRDefault="00B341B6">
      <w:pPr>
        <w:spacing w:line="240" w:lineRule="auto"/>
      </w:pPr>
      <w:r>
        <w:separator/>
      </w:r>
    </w:p>
  </w:footnote>
  <w:footnote w:type="continuationSeparator" w:id="0">
    <w:p w14:paraId="1C555F45" w14:textId="77777777" w:rsidR="00B341B6" w:rsidRDefault="00B341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3897962">
    <w:abstractNumId w:val="0"/>
  </w:num>
  <w:num w:numId="2" w16cid:durableId="138124686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ughn Shirey">
    <w15:presenceInfo w15:providerId="AD" w15:userId="S::vms55@georgetown.edu::10cb4a4f-7ebd-4b7a-ac99-df3936bf79c9"/>
  </w15:person>
  <w15:person w15:author="Robert Guralnick">
    <w15:presenceInfo w15:providerId="Windows Live" w15:userId="4f5c0968230c8f87"/>
  </w15:person>
  <w15:person w15:author="Vaughn Shirey [2]">
    <w15:presenceInfo w15:providerId="Windows Live" w15:userId="93ad70080c55eb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7A"/>
    <w:rsid w:val="00001C80"/>
    <w:rsid w:val="00001E8C"/>
    <w:rsid w:val="000048A4"/>
    <w:rsid w:val="0000759A"/>
    <w:rsid w:val="000108B2"/>
    <w:rsid w:val="00012098"/>
    <w:rsid w:val="000120DD"/>
    <w:rsid w:val="00015591"/>
    <w:rsid w:val="000164AA"/>
    <w:rsid w:val="00021EE6"/>
    <w:rsid w:val="00023E3B"/>
    <w:rsid w:val="00024211"/>
    <w:rsid w:val="00031528"/>
    <w:rsid w:val="00031DEF"/>
    <w:rsid w:val="0003240B"/>
    <w:rsid w:val="0003362B"/>
    <w:rsid w:val="000344B4"/>
    <w:rsid w:val="000364A6"/>
    <w:rsid w:val="00037DF5"/>
    <w:rsid w:val="00040386"/>
    <w:rsid w:val="00040418"/>
    <w:rsid w:val="00041054"/>
    <w:rsid w:val="00041130"/>
    <w:rsid w:val="000436DE"/>
    <w:rsid w:val="00046509"/>
    <w:rsid w:val="00046649"/>
    <w:rsid w:val="00047AAD"/>
    <w:rsid w:val="00047B86"/>
    <w:rsid w:val="00047EB5"/>
    <w:rsid w:val="0005003A"/>
    <w:rsid w:val="00050577"/>
    <w:rsid w:val="000514D9"/>
    <w:rsid w:val="00051794"/>
    <w:rsid w:val="000520CF"/>
    <w:rsid w:val="00052B3A"/>
    <w:rsid w:val="000537B2"/>
    <w:rsid w:val="00053A30"/>
    <w:rsid w:val="00055D82"/>
    <w:rsid w:val="0006245D"/>
    <w:rsid w:val="000642BB"/>
    <w:rsid w:val="00066CA5"/>
    <w:rsid w:val="00067209"/>
    <w:rsid w:val="0006754C"/>
    <w:rsid w:val="00067B46"/>
    <w:rsid w:val="00067F8E"/>
    <w:rsid w:val="0007030C"/>
    <w:rsid w:val="00070A7A"/>
    <w:rsid w:val="00071336"/>
    <w:rsid w:val="00072CE9"/>
    <w:rsid w:val="00073BC4"/>
    <w:rsid w:val="000742B1"/>
    <w:rsid w:val="00075178"/>
    <w:rsid w:val="00075596"/>
    <w:rsid w:val="00077CBA"/>
    <w:rsid w:val="00083BA6"/>
    <w:rsid w:val="000849C8"/>
    <w:rsid w:val="00086474"/>
    <w:rsid w:val="0008769F"/>
    <w:rsid w:val="00092E8B"/>
    <w:rsid w:val="00093319"/>
    <w:rsid w:val="00094245"/>
    <w:rsid w:val="000A032E"/>
    <w:rsid w:val="000A0D41"/>
    <w:rsid w:val="000A140B"/>
    <w:rsid w:val="000A2FFD"/>
    <w:rsid w:val="000A36FD"/>
    <w:rsid w:val="000A5401"/>
    <w:rsid w:val="000A72AA"/>
    <w:rsid w:val="000A7B10"/>
    <w:rsid w:val="000B0711"/>
    <w:rsid w:val="000B1487"/>
    <w:rsid w:val="000B2B1B"/>
    <w:rsid w:val="000B2E4F"/>
    <w:rsid w:val="000B35D0"/>
    <w:rsid w:val="000B4625"/>
    <w:rsid w:val="000B5965"/>
    <w:rsid w:val="000B615F"/>
    <w:rsid w:val="000B65A7"/>
    <w:rsid w:val="000B7C90"/>
    <w:rsid w:val="000B7ED5"/>
    <w:rsid w:val="000C33C0"/>
    <w:rsid w:val="000C4DB7"/>
    <w:rsid w:val="000C6A60"/>
    <w:rsid w:val="000D09F4"/>
    <w:rsid w:val="000D1A13"/>
    <w:rsid w:val="000D1E21"/>
    <w:rsid w:val="000D2885"/>
    <w:rsid w:val="000D3171"/>
    <w:rsid w:val="000D4874"/>
    <w:rsid w:val="000D4A97"/>
    <w:rsid w:val="000D4E8B"/>
    <w:rsid w:val="000D6AD2"/>
    <w:rsid w:val="000D6F44"/>
    <w:rsid w:val="000D72AE"/>
    <w:rsid w:val="000D7CA5"/>
    <w:rsid w:val="000E096B"/>
    <w:rsid w:val="000E2005"/>
    <w:rsid w:val="000E4178"/>
    <w:rsid w:val="000E4EA8"/>
    <w:rsid w:val="000E6525"/>
    <w:rsid w:val="000E7202"/>
    <w:rsid w:val="000E741C"/>
    <w:rsid w:val="000F02AB"/>
    <w:rsid w:val="000F0F1D"/>
    <w:rsid w:val="000F30FE"/>
    <w:rsid w:val="000F4305"/>
    <w:rsid w:val="000F494B"/>
    <w:rsid w:val="000F4C18"/>
    <w:rsid w:val="000F4C76"/>
    <w:rsid w:val="001010FD"/>
    <w:rsid w:val="00101B64"/>
    <w:rsid w:val="001031E6"/>
    <w:rsid w:val="00105A70"/>
    <w:rsid w:val="001062D8"/>
    <w:rsid w:val="00106F31"/>
    <w:rsid w:val="001117B7"/>
    <w:rsid w:val="0011280E"/>
    <w:rsid w:val="0011297D"/>
    <w:rsid w:val="001131A5"/>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54B"/>
    <w:rsid w:val="001369A0"/>
    <w:rsid w:val="0013740B"/>
    <w:rsid w:val="0014032F"/>
    <w:rsid w:val="001405D2"/>
    <w:rsid w:val="00141CDD"/>
    <w:rsid w:val="00143731"/>
    <w:rsid w:val="00150823"/>
    <w:rsid w:val="0015403E"/>
    <w:rsid w:val="001555B5"/>
    <w:rsid w:val="001557AC"/>
    <w:rsid w:val="00156523"/>
    <w:rsid w:val="001601C8"/>
    <w:rsid w:val="00160F94"/>
    <w:rsid w:val="001612EA"/>
    <w:rsid w:val="00161D8B"/>
    <w:rsid w:val="00165E15"/>
    <w:rsid w:val="00170F5E"/>
    <w:rsid w:val="00171D2C"/>
    <w:rsid w:val="00172FEA"/>
    <w:rsid w:val="00173B7B"/>
    <w:rsid w:val="00173D8D"/>
    <w:rsid w:val="0017626B"/>
    <w:rsid w:val="00176824"/>
    <w:rsid w:val="001802AE"/>
    <w:rsid w:val="00180556"/>
    <w:rsid w:val="00183142"/>
    <w:rsid w:val="00184FF4"/>
    <w:rsid w:val="00187CFE"/>
    <w:rsid w:val="00191E9D"/>
    <w:rsid w:val="001943B0"/>
    <w:rsid w:val="00196252"/>
    <w:rsid w:val="001966BF"/>
    <w:rsid w:val="001A0552"/>
    <w:rsid w:val="001A0F38"/>
    <w:rsid w:val="001A3ECF"/>
    <w:rsid w:val="001A47BB"/>
    <w:rsid w:val="001A4C61"/>
    <w:rsid w:val="001A5195"/>
    <w:rsid w:val="001A60D1"/>
    <w:rsid w:val="001A6A2C"/>
    <w:rsid w:val="001A6F0F"/>
    <w:rsid w:val="001A7CBB"/>
    <w:rsid w:val="001B0564"/>
    <w:rsid w:val="001B06FF"/>
    <w:rsid w:val="001B1D3F"/>
    <w:rsid w:val="001B37A3"/>
    <w:rsid w:val="001B5B0A"/>
    <w:rsid w:val="001B6DAA"/>
    <w:rsid w:val="001B78A9"/>
    <w:rsid w:val="001C33BA"/>
    <w:rsid w:val="001C4AE9"/>
    <w:rsid w:val="001C53A7"/>
    <w:rsid w:val="001C58B2"/>
    <w:rsid w:val="001D3234"/>
    <w:rsid w:val="001D343C"/>
    <w:rsid w:val="001D4179"/>
    <w:rsid w:val="001D437C"/>
    <w:rsid w:val="001D4DD0"/>
    <w:rsid w:val="001D5356"/>
    <w:rsid w:val="001D53CD"/>
    <w:rsid w:val="001D555C"/>
    <w:rsid w:val="001E005F"/>
    <w:rsid w:val="001E022F"/>
    <w:rsid w:val="001E12C5"/>
    <w:rsid w:val="001E1C49"/>
    <w:rsid w:val="001E2EFC"/>
    <w:rsid w:val="001E59EC"/>
    <w:rsid w:val="001E737E"/>
    <w:rsid w:val="001F2D3A"/>
    <w:rsid w:val="001F348F"/>
    <w:rsid w:val="001F4A63"/>
    <w:rsid w:val="001F7240"/>
    <w:rsid w:val="001F7490"/>
    <w:rsid w:val="001F75E5"/>
    <w:rsid w:val="00200047"/>
    <w:rsid w:val="00200995"/>
    <w:rsid w:val="00201053"/>
    <w:rsid w:val="00201292"/>
    <w:rsid w:val="00203F8B"/>
    <w:rsid w:val="00204BD6"/>
    <w:rsid w:val="00204ECA"/>
    <w:rsid w:val="002051ED"/>
    <w:rsid w:val="00205438"/>
    <w:rsid w:val="00205514"/>
    <w:rsid w:val="00207FFD"/>
    <w:rsid w:val="002105E7"/>
    <w:rsid w:val="00212E77"/>
    <w:rsid w:val="00213AB9"/>
    <w:rsid w:val="002156EB"/>
    <w:rsid w:val="00215B90"/>
    <w:rsid w:val="002164BF"/>
    <w:rsid w:val="00216CCA"/>
    <w:rsid w:val="0022098D"/>
    <w:rsid w:val="00220A78"/>
    <w:rsid w:val="002210C5"/>
    <w:rsid w:val="00221B1A"/>
    <w:rsid w:val="0022599C"/>
    <w:rsid w:val="00226332"/>
    <w:rsid w:val="0022752B"/>
    <w:rsid w:val="002327C2"/>
    <w:rsid w:val="00232CF6"/>
    <w:rsid w:val="00233816"/>
    <w:rsid w:val="00234D7E"/>
    <w:rsid w:val="00234E7F"/>
    <w:rsid w:val="00236FC5"/>
    <w:rsid w:val="00240775"/>
    <w:rsid w:val="00240990"/>
    <w:rsid w:val="00242223"/>
    <w:rsid w:val="00242716"/>
    <w:rsid w:val="0024454C"/>
    <w:rsid w:val="0024522B"/>
    <w:rsid w:val="00250CD8"/>
    <w:rsid w:val="00251D5C"/>
    <w:rsid w:val="00251EB8"/>
    <w:rsid w:val="00253049"/>
    <w:rsid w:val="002532EB"/>
    <w:rsid w:val="002532EC"/>
    <w:rsid w:val="00254990"/>
    <w:rsid w:val="0025538A"/>
    <w:rsid w:val="00256E23"/>
    <w:rsid w:val="002572DE"/>
    <w:rsid w:val="00261298"/>
    <w:rsid w:val="00262E24"/>
    <w:rsid w:val="002631A9"/>
    <w:rsid w:val="00263984"/>
    <w:rsid w:val="00266CEF"/>
    <w:rsid w:val="00270EDE"/>
    <w:rsid w:val="0027271E"/>
    <w:rsid w:val="002746B5"/>
    <w:rsid w:val="00276C41"/>
    <w:rsid w:val="00277E80"/>
    <w:rsid w:val="002838B0"/>
    <w:rsid w:val="0028453A"/>
    <w:rsid w:val="00284D76"/>
    <w:rsid w:val="0029065E"/>
    <w:rsid w:val="002928A3"/>
    <w:rsid w:val="00293991"/>
    <w:rsid w:val="00295DA9"/>
    <w:rsid w:val="00295ED8"/>
    <w:rsid w:val="00296FBC"/>
    <w:rsid w:val="00296FDD"/>
    <w:rsid w:val="002A12D6"/>
    <w:rsid w:val="002A14BB"/>
    <w:rsid w:val="002A19B9"/>
    <w:rsid w:val="002A2F18"/>
    <w:rsid w:val="002A50F3"/>
    <w:rsid w:val="002B6645"/>
    <w:rsid w:val="002C04FC"/>
    <w:rsid w:val="002C1D2E"/>
    <w:rsid w:val="002C1EBD"/>
    <w:rsid w:val="002C4954"/>
    <w:rsid w:val="002C6542"/>
    <w:rsid w:val="002D1AE2"/>
    <w:rsid w:val="002D20AD"/>
    <w:rsid w:val="002D210D"/>
    <w:rsid w:val="002D245C"/>
    <w:rsid w:val="002D286F"/>
    <w:rsid w:val="002D313D"/>
    <w:rsid w:val="002D31CF"/>
    <w:rsid w:val="002D5F3E"/>
    <w:rsid w:val="002D66A9"/>
    <w:rsid w:val="002D719B"/>
    <w:rsid w:val="002E1716"/>
    <w:rsid w:val="002E22A9"/>
    <w:rsid w:val="002E2780"/>
    <w:rsid w:val="002E4394"/>
    <w:rsid w:val="002E769B"/>
    <w:rsid w:val="002E7F6B"/>
    <w:rsid w:val="002F09DA"/>
    <w:rsid w:val="002F12AB"/>
    <w:rsid w:val="002F18DA"/>
    <w:rsid w:val="002F3478"/>
    <w:rsid w:val="002F39AA"/>
    <w:rsid w:val="002F56ED"/>
    <w:rsid w:val="002F77FB"/>
    <w:rsid w:val="002F784B"/>
    <w:rsid w:val="002F7F59"/>
    <w:rsid w:val="0030287D"/>
    <w:rsid w:val="003032CE"/>
    <w:rsid w:val="003049F0"/>
    <w:rsid w:val="00313AA6"/>
    <w:rsid w:val="00313C02"/>
    <w:rsid w:val="00315100"/>
    <w:rsid w:val="0031624E"/>
    <w:rsid w:val="00320BD4"/>
    <w:rsid w:val="00320FE5"/>
    <w:rsid w:val="0032134C"/>
    <w:rsid w:val="003222FF"/>
    <w:rsid w:val="00322982"/>
    <w:rsid w:val="003233D9"/>
    <w:rsid w:val="00326738"/>
    <w:rsid w:val="003318D8"/>
    <w:rsid w:val="003327E5"/>
    <w:rsid w:val="003356D7"/>
    <w:rsid w:val="00335ACE"/>
    <w:rsid w:val="00335D0F"/>
    <w:rsid w:val="003360F9"/>
    <w:rsid w:val="0033613A"/>
    <w:rsid w:val="003411A8"/>
    <w:rsid w:val="00341DE7"/>
    <w:rsid w:val="0034462B"/>
    <w:rsid w:val="003455D3"/>
    <w:rsid w:val="00346896"/>
    <w:rsid w:val="003506C5"/>
    <w:rsid w:val="00350F05"/>
    <w:rsid w:val="003523B4"/>
    <w:rsid w:val="00353C64"/>
    <w:rsid w:val="00354414"/>
    <w:rsid w:val="00354BB6"/>
    <w:rsid w:val="00355913"/>
    <w:rsid w:val="00355C60"/>
    <w:rsid w:val="00356645"/>
    <w:rsid w:val="0035788C"/>
    <w:rsid w:val="00361993"/>
    <w:rsid w:val="0036326D"/>
    <w:rsid w:val="003646DF"/>
    <w:rsid w:val="00364B9D"/>
    <w:rsid w:val="00366CAC"/>
    <w:rsid w:val="00370164"/>
    <w:rsid w:val="00370980"/>
    <w:rsid w:val="00370C67"/>
    <w:rsid w:val="00370FC7"/>
    <w:rsid w:val="00371152"/>
    <w:rsid w:val="00375D84"/>
    <w:rsid w:val="0037732D"/>
    <w:rsid w:val="003775B3"/>
    <w:rsid w:val="003777E9"/>
    <w:rsid w:val="00381089"/>
    <w:rsid w:val="00381C81"/>
    <w:rsid w:val="003854EB"/>
    <w:rsid w:val="003858F3"/>
    <w:rsid w:val="0038597A"/>
    <w:rsid w:val="003873E4"/>
    <w:rsid w:val="0039095D"/>
    <w:rsid w:val="00392596"/>
    <w:rsid w:val="003935EA"/>
    <w:rsid w:val="00393B4E"/>
    <w:rsid w:val="0039406B"/>
    <w:rsid w:val="0039443B"/>
    <w:rsid w:val="00394E3B"/>
    <w:rsid w:val="00395030"/>
    <w:rsid w:val="00395141"/>
    <w:rsid w:val="00395CB7"/>
    <w:rsid w:val="003965F4"/>
    <w:rsid w:val="00396A16"/>
    <w:rsid w:val="00396D47"/>
    <w:rsid w:val="00397E33"/>
    <w:rsid w:val="003A22E9"/>
    <w:rsid w:val="003A2A42"/>
    <w:rsid w:val="003A4CBD"/>
    <w:rsid w:val="003A558C"/>
    <w:rsid w:val="003A5891"/>
    <w:rsid w:val="003A762B"/>
    <w:rsid w:val="003B2738"/>
    <w:rsid w:val="003B2812"/>
    <w:rsid w:val="003B57B1"/>
    <w:rsid w:val="003B5CAD"/>
    <w:rsid w:val="003B603F"/>
    <w:rsid w:val="003B610C"/>
    <w:rsid w:val="003B61C5"/>
    <w:rsid w:val="003B67E7"/>
    <w:rsid w:val="003C3522"/>
    <w:rsid w:val="003C3DE7"/>
    <w:rsid w:val="003C3FD9"/>
    <w:rsid w:val="003C4B06"/>
    <w:rsid w:val="003C6E1A"/>
    <w:rsid w:val="003C793A"/>
    <w:rsid w:val="003C7F5C"/>
    <w:rsid w:val="003D14FC"/>
    <w:rsid w:val="003D1595"/>
    <w:rsid w:val="003D2DC5"/>
    <w:rsid w:val="003D527C"/>
    <w:rsid w:val="003D6D31"/>
    <w:rsid w:val="003D7E4B"/>
    <w:rsid w:val="003E0311"/>
    <w:rsid w:val="003E04F7"/>
    <w:rsid w:val="003E331B"/>
    <w:rsid w:val="003E5D66"/>
    <w:rsid w:val="003E6D60"/>
    <w:rsid w:val="003F06B8"/>
    <w:rsid w:val="003F25E2"/>
    <w:rsid w:val="003F5011"/>
    <w:rsid w:val="003F604C"/>
    <w:rsid w:val="003F6EB0"/>
    <w:rsid w:val="00400143"/>
    <w:rsid w:val="00400747"/>
    <w:rsid w:val="00400C33"/>
    <w:rsid w:val="0040641B"/>
    <w:rsid w:val="004064B5"/>
    <w:rsid w:val="00406ED1"/>
    <w:rsid w:val="00410A83"/>
    <w:rsid w:val="00410CEB"/>
    <w:rsid w:val="00411B64"/>
    <w:rsid w:val="00415866"/>
    <w:rsid w:val="00415992"/>
    <w:rsid w:val="00416FE0"/>
    <w:rsid w:val="004209D4"/>
    <w:rsid w:val="00420B36"/>
    <w:rsid w:val="00420BB4"/>
    <w:rsid w:val="00420FF7"/>
    <w:rsid w:val="00424701"/>
    <w:rsid w:val="00425AA9"/>
    <w:rsid w:val="00426FF6"/>
    <w:rsid w:val="004307D1"/>
    <w:rsid w:val="00430BF5"/>
    <w:rsid w:val="00441927"/>
    <w:rsid w:val="00443614"/>
    <w:rsid w:val="004437D8"/>
    <w:rsid w:val="0044477D"/>
    <w:rsid w:val="00445A02"/>
    <w:rsid w:val="004467EA"/>
    <w:rsid w:val="00447044"/>
    <w:rsid w:val="00447290"/>
    <w:rsid w:val="00456A5C"/>
    <w:rsid w:val="00457316"/>
    <w:rsid w:val="00461FF7"/>
    <w:rsid w:val="0046433D"/>
    <w:rsid w:val="00466854"/>
    <w:rsid w:val="0047010C"/>
    <w:rsid w:val="00470DF0"/>
    <w:rsid w:val="00470F46"/>
    <w:rsid w:val="004730D9"/>
    <w:rsid w:val="00474159"/>
    <w:rsid w:val="00475560"/>
    <w:rsid w:val="0047770E"/>
    <w:rsid w:val="00480FA0"/>
    <w:rsid w:val="0048142D"/>
    <w:rsid w:val="0048547E"/>
    <w:rsid w:val="00485B0D"/>
    <w:rsid w:val="00486C75"/>
    <w:rsid w:val="00486F73"/>
    <w:rsid w:val="004876B2"/>
    <w:rsid w:val="00490BB3"/>
    <w:rsid w:val="0049184D"/>
    <w:rsid w:val="00496141"/>
    <w:rsid w:val="004A019F"/>
    <w:rsid w:val="004A07C0"/>
    <w:rsid w:val="004A20A6"/>
    <w:rsid w:val="004A23FC"/>
    <w:rsid w:val="004A49C2"/>
    <w:rsid w:val="004A4DC4"/>
    <w:rsid w:val="004A6C92"/>
    <w:rsid w:val="004A71FA"/>
    <w:rsid w:val="004B00E8"/>
    <w:rsid w:val="004C33B1"/>
    <w:rsid w:val="004C3665"/>
    <w:rsid w:val="004C3F69"/>
    <w:rsid w:val="004C4192"/>
    <w:rsid w:val="004C41D3"/>
    <w:rsid w:val="004C5778"/>
    <w:rsid w:val="004C60D2"/>
    <w:rsid w:val="004C78F6"/>
    <w:rsid w:val="004C7943"/>
    <w:rsid w:val="004D024B"/>
    <w:rsid w:val="004D06F9"/>
    <w:rsid w:val="004D0E02"/>
    <w:rsid w:val="004D12A0"/>
    <w:rsid w:val="004D3F57"/>
    <w:rsid w:val="004D5300"/>
    <w:rsid w:val="004D5F55"/>
    <w:rsid w:val="004D7965"/>
    <w:rsid w:val="004E356F"/>
    <w:rsid w:val="004E72D6"/>
    <w:rsid w:val="004E7E8E"/>
    <w:rsid w:val="004F19D4"/>
    <w:rsid w:val="004F36AB"/>
    <w:rsid w:val="004F38A5"/>
    <w:rsid w:val="004F3C30"/>
    <w:rsid w:val="004F4A17"/>
    <w:rsid w:val="004F4E0F"/>
    <w:rsid w:val="004F788C"/>
    <w:rsid w:val="00500E3C"/>
    <w:rsid w:val="00500E88"/>
    <w:rsid w:val="0050123D"/>
    <w:rsid w:val="00503587"/>
    <w:rsid w:val="00510299"/>
    <w:rsid w:val="00510B50"/>
    <w:rsid w:val="00511E00"/>
    <w:rsid w:val="00513D01"/>
    <w:rsid w:val="005140D3"/>
    <w:rsid w:val="00514BCF"/>
    <w:rsid w:val="005151A1"/>
    <w:rsid w:val="005158B1"/>
    <w:rsid w:val="00516499"/>
    <w:rsid w:val="005221FA"/>
    <w:rsid w:val="0052407F"/>
    <w:rsid w:val="00525758"/>
    <w:rsid w:val="00530F5D"/>
    <w:rsid w:val="0053153F"/>
    <w:rsid w:val="005315D3"/>
    <w:rsid w:val="005326A0"/>
    <w:rsid w:val="00532A08"/>
    <w:rsid w:val="00533530"/>
    <w:rsid w:val="00536B48"/>
    <w:rsid w:val="00536D73"/>
    <w:rsid w:val="005371E1"/>
    <w:rsid w:val="00540F49"/>
    <w:rsid w:val="00541700"/>
    <w:rsid w:val="00541938"/>
    <w:rsid w:val="00542FAB"/>
    <w:rsid w:val="005444F8"/>
    <w:rsid w:val="005465C5"/>
    <w:rsid w:val="00546ED0"/>
    <w:rsid w:val="0054782A"/>
    <w:rsid w:val="00552BE7"/>
    <w:rsid w:val="00555008"/>
    <w:rsid w:val="00555011"/>
    <w:rsid w:val="00555B5C"/>
    <w:rsid w:val="00560465"/>
    <w:rsid w:val="00561421"/>
    <w:rsid w:val="005632B0"/>
    <w:rsid w:val="00563E72"/>
    <w:rsid w:val="00564368"/>
    <w:rsid w:val="00565D61"/>
    <w:rsid w:val="00565EEF"/>
    <w:rsid w:val="0056722A"/>
    <w:rsid w:val="00567531"/>
    <w:rsid w:val="00567BB8"/>
    <w:rsid w:val="00570435"/>
    <w:rsid w:val="005718D4"/>
    <w:rsid w:val="005744FB"/>
    <w:rsid w:val="00574965"/>
    <w:rsid w:val="00574A79"/>
    <w:rsid w:val="00575289"/>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A0BBF"/>
    <w:rsid w:val="005A2EEE"/>
    <w:rsid w:val="005A4842"/>
    <w:rsid w:val="005A50BC"/>
    <w:rsid w:val="005A6F11"/>
    <w:rsid w:val="005A7474"/>
    <w:rsid w:val="005B0104"/>
    <w:rsid w:val="005B138B"/>
    <w:rsid w:val="005B44D7"/>
    <w:rsid w:val="005B4C0A"/>
    <w:rsid w:val="005B4E9F"/>
    <w:rsid w:val="005B63FE"/>
    <w:rsid w:val="005B6BB9"/>
    <w:rsid w:val="005B6F2E"/>
    <w:rsid w:val="005B7530"/>
    <w:rsid w:val="005C6DD1"/>
    <w:rsid w:val="005C7B6B"/>
    <w:rsid w:val="005C7F4A"/>
    <w:rsid w:val="005D0BF9"/>
    <w:rsid w:val="005D51C2"/>
    <w:rsid w:val="005D6EC6"/>
    <w:rsid w:val="005E1136"/>
    <w:rsid w:val="005E1A27"/>
    <w:rsid w:val="005E1B0C"/>
    <w:rsid w:val="005E305E"/>
    <w:rsid w:val="005E727D"/>
    <w:rsid w:val="005E7C75"/>
    <w:rsid w:val="005F045E"/>
    <w:rsid w:val="005F09EE"/>
    <w:rsid w:val="005F0D9D"/>
    <w:rsid w:val="005F10F8"/>
    <w:rsid w:val="005F2E18"/>
    <w:rsid w:val="005F3715"/>
    <w:rsid w:val="006006B8"/>
    <w:rsid w:val="00602ADF"/>
    <w:rsid w:val="00603558"/>
    <w:rsid w:val="00604E4F"/>
    <w:rsid w:val="00605B7A"/>
    <w:rsid w:val="00610E84"/>
    <w:rsid w:val="00612D12"/>
    <w:rsid w:val="006130C7"/>
    <w:rsid w:val="00614A9F"/>
    <w:rsid w:val="00620291"/>
    <w:rsid w:val="00622E58"/>
    <w:rsid w:val="0062341A"/>
    <w:rsid w:val="00624612"/>
    <w:rsid w:val="00625849"/>
    <w:rsid w:val="00630A07"/>
    <w:rsid w:val="00632850"/>
    <w:rsid w:val="00633906"/>
    <w:rsid w:val="00633EE6"/>
    <w:rsid w:val="00637BA4"/>
    <w:rsid w:val="00640138"/>
    <w:rsid w:val="00641F34"/>
    <w:rsid w:val="0064238E"/>
    <w:rsid w:val="0064318B"/>
    <w:rsid w:val="00647BD1"/>
    <w:rsid w:val="00653D4E"/>
    <w:rsid w:val="0065466D"/>
    <w:rsid w:val="006548CF"/>
    <w:rsid w:val="00656C23"/>
    <w:rsid w:val="00657D43"/>
    <w:rsid w:val="00660355"/>
    <w:rsid w:val="00661771"/>
    <w:rsid w:val="00664361"/>
    <w:rsid w:val="0066457D"/>
    <w:rsid w:val="006649CC"/>
    <w:rsid w:val="006676DA"/>
    <w:rsid w:val="00671ED9"/>
    <w:rsid w:val="00672F09"/>
    <w:rsid w:val="0067513C"/>
    <w:rsid w:val="00675ACB"/>
    <w:rsid w:val="00676BF0"/>
    <w:rsid w:val="006777EF"/>
    <w:rsid w:val="00681871"/>
    <w:rsid w:val="00681D32"/>
    <w:rsid w:val="00681E71"/>
    <w:rsid w:val="00683BE8"/>
    <w:rsid w:val="00685B47"/>
    <w:rsid w:val="00687590"/>
    <w:rsid w:val="00687DA8"/>
    <w:rsid w:val="00691611"/>
    <w:rsid w:val="00691F58"/>
    <w:rsid w:val="006932C9"/>
    <w:rsid w:val="00693B53"/>
    <w:rsid w:val="006961EB"/>
    <w:rsid w:val="00696B41"/>
    <w:rsid w:val="00696C84"/>
    <w:rsid w:val="00697114"/>
    <w:rsid w:val="006A2014"/>
    <w:rsid w:val="006A5717"/>
    <w:rsid w:val="006A7B55"/>
    <w:rsid w:val="006B0312"/>
    <w:rsid w:val="006B06B5"/>
    <w:rsid w:val="006B0E34"/>
    <w:rsid w:val="006B2A89"/>
    <w:rsid w:val="006B36BA"/>
    <w:rsid w:val="006B37F9"/>
    <w:rsid w:val="006B629C"/>
    <w:rsid w:val="006B7D62"/>
    <w:rsid w:val="006C158C"/>
    <w:rsid w:val="006C3E5C"/>
    <w:rsid w:val="006C5418"/>
    <w:rsid w:val="006C5C39"/>
    <w:rsid w:val="006C5DF9"/>
    <w:rsid w:val="006C7852"/>
    <w:rsid w:val="006C7B44"/>
    <w:rsid w:val="006D01CF"/>
    <w:rsid w:val="006D0AC9"/>
    <w:rsid w:val="006D340F"/>
    <w:rsid w:val="006D4494"/>
    <w:rsid w:val="006D7FBF"/>
    <w:rsid w:val="006D7FDF"/>
    <w:rsid w:val="006E0304"/>
    <w:rsid w:val="006E2213"/>
    <w:rsid w:val="006E28D7"/>
    <w:rsid w:val="006E45C6"/>
    <w:rsid w:val="006E534A"/>
    <w:rsid w:val="006E6361"/>
    <w:rsid w:val="006E77D0"/>
    <w:rsid w:val="006E7EE1"/>
    <w:rsid w:val="006F182A"/>
    <w:rsid w:val="006F4EA6"/>
    <w:rsid w:val="00700E39"/>
    <w:rsid w:val="00700F94"/>
    <w:rsid w:val="00702465"/>
    <w:rsid w:val="00702A00"/>
    <w:rsid w:val="00703174"/>
    <w:rsid w:val="00703517"/>
    <w:rsid w:val="00704FB0"/>
    <w:rsid w:val="0070761E"/>
    <w:rsid w:val="007076FA"/>
    <w:rsid w:val="00707DF9"/>
    <w:rsid w:val="0071132C"/>
    <w:rsid w:val="00712435"/>
    <w:rsid w:val="0071374B"/>
    <w:rsid w:val="00716009"/>
    <w:rsid w:val="007178C4"/>
    <w:rsid w:val="007220AA"/>
    <w:rsid w:val="00722908"/>
    <w:rsid w:val="00722982"/>
    <w:rsid w:val="007233BE"/>
    <w:rsid w:val="00726C31"/>
    <w:rsid w:val="00727479"/>
    <w:rsid w:val="0073009C"/>
    <w:rsid w:val="0073142E"/>
    <w:rsid w:val="0073665C"/>
    <w:rsid w:val="00737773"/>
    <w:rsid w:val="00737FA5"/>
    <w:rsid w:val="0074430D"/>
    <w:rsid w:val="007443C9"/>
    <w:rsid w:val="007459D3"/>
    <w:rsid w:val="0074680E"/>
    <w:rsid w:val="00747673"/>
    <w:rsid w:val="0075223C"/>
    <w:rsid w:val="00752620"/>
    <w:rsid w:val="00752698"/>
    <w:rsid w:val="007530AA"/>
    <w:rsid w:val="007544F5"/>
    <w:rsid w:val="00754682"/>
    <w:rsid w:val="00755067"/>
    <w:rsid w:val="00755664"/>
    <w:rsid w:val="00756CF2"/>
    <w:rsid w:val="00760DB7"/>
    <w:rsid w:val="00763603"/>
    <w:rsid w:val="007643D9"/>
    <w:rsid w:val="00764647"/>
    <w:rsid w:val="007657E2"/>
    <w:rsid w:val="00766CA8"/>
    <w:rsid w:val="00770476"/>
    <w:rsid w:val="00771298"/>
    <w:rsid w:val="00771A54"/>
    <w:rsid w:val="00773159"/>
    <w:rsid w:val="00776505"/>
    <w:rsid w:val="007773F7"/>
    <w:rsid w:val="0078159C"/>
    <w:rsid w:val="00781609"/>
    <w:rsid w:val="00781FDA"/>
    <w:rsid w:val="00782660"/>
    <w:rsid w:val="00783C7D"/>
    <w:rsid w:val="00784116"/>
    <w:rsid w:val="00785CB8"/>
    <w:rsid w:val="00785E05"/>
    <w:rsid w:val="00787E36"/>
    <w:rsid w:val="00790413"/>
    <w:rsid w:val="00792165"/>
    <w:rsid w:val="00792717"/>
    <w:rsid w:val="00793DD5"/>
    <w:rsid w:val="00794566"/>
    <w:rsid w:val="0079570A"/>
    <w:rsid w:val="00797664"/>
    <w:rsid w:val="007977EC"/>
    <w:rsid w:val="007A0131"/>
    <w:rsid w:val="007A031C"/>
    <w:rsid w:val="007A0BB5"/>
    <w:rsid w:val="007A6A19"/>
    <w:rsid w:val="007A6A20"/>
    <w:rsid w:val="007B07DE"/>
    <w:rsid w:val="007B1DD9"/>
    <w:rsid w:val="007B2B55"/>
    <w:rsid w:val="007B4136"/>
    <w:rsid w:val="007B70E9"/>
    <w:rsid w:val="007B72B7"/>
    <w:rsid w:val="007B7734"/>
    <w:rsid w:val="007B7852"/>
    <w:rsid w:val="007C1B54"/>
    <w:rsid w:val="007C27B3"/>
    <w:rsid w:val="007C401C"/>
    <w:rsid w:val="007C408D"/>
    <w:rsid w:val="007C4444"/>
    <w:rsid w:val="007C5A7A"/>
    <w:rsid w:val="007C60A8"/>
    <w:rsid w:val="007C6A59"/>
    <w:rsid w:val="007C6D83"/>
    <w:rsid w:val="007D192E"/>
    <w:rsid w:val="007D24A5"/>
    <w:rsid w:val="007D36B7"/>
    <w:rsid w:val="007D42C0"/>
    <w:rsid w:val="007D4DB1"/>
    <w:rsid w:val="007D723B"/>
    <w:rsid w:val="007E163E"/>
    <w:rsid w:val="007E1C7E"/>
    <w:rsid w:val="007E34FE"/>
    <w:rsid w:val="007E3BDC"/>
    <w:rsid w:val="007E4999"/>
    <w:rsid w:val="007E5DE3"/>
    <w:rsid w:val="007F114C"/>
    <w:rsid w:val="007F18CE"/>
    <w:rsid w:val="007F56BC"/>
    <w:rsid w:val="007F7294"/>
    <w:rsid w:val="007F7513"/>
    <w:rsid w:val="0080181B"/>
    <w:rsid w:val="00801907"/>
    <w:rsid w:val="008034EF"/>
    <w:rsid w:val="00803B60"/>
    <w:rsid w:val="00804119"/>
    <w:rsid w:val="008058F9"/>
    <w:rsid w:val="00806E3A"/>
    <w:rsid w:val="00810EFE"/>
    <w:rsid w:val="00810F24"/>
    <w:rsid w:val="00812EAA"/>
    <w:rsid w:val="008140DC"/>
    <w:rsid w:val="00815A74"/>
    <w:rsid w:val="00821568"/>
    <w:rsid w:val="00824666"/>
    <w:rsid w:val="00826B91"/>
    <w:rsid w:val="00826FF3"/>
    <w:rsid w:val="008320DC"/>
    <w:rsid w:val="00832A03"/>
    <w:rsid w:val="00832E44"/>
    <w:rsid w:val="00832FE8"/>
    <w:rsid w:val="008343D5"/>
    <w:rsid w:val="00835D0C"/>
    <w:rsid w:val="00835D58"/>
    <w:rsid w:val="00835F54"/>
    <w:rsid w:val="0083701A"/>
    <w:rsid w:val="0084464C"/>
    <w:rsid w:val="008446F7"/>
    <w:rsid w:val="008452A3"/>
    <w:rsid w:val="008466A2"/>
    <w:rsid w:val="008511BC"/>
    <w:rsid w:val="00851F3F"/>
    <w:rsid w:val="008534FE"/>
    <w:rsid w:val="00854C14"/>
    <w:rsid w:val="00855515"/>
    <w:rsid w:val="00855AC0"/>
    <w:rsid w:val="00855E8C"/>
    <w:rsid w:val="00860592"/>
    <w:rsid w:val="00863C69"/>
    <w:rsid w:val="008662DD"/>
    <w:rsid w:val="00867A5D"/>
    <w:rsid w:val="00867D19"/>
    <w:rsid w:val="00872522"/>
    <w:rsid w:val="00872726"/>
    <w:rsid w:val="0087358F"/>
    <w:rsid w:val="008736DB"/>
    <w:rsid w:val="0087509B"/>
    <w:rsid w:val="00875EC7"/>
    <w:rsid w:val="00876492"/>
    <w:rsid w:val="008764DD"/>
    <w:rsid w:val="0088005C"/>
    <w:rsid w:val="0088098D"/>
    <w:rsid w:val="0088253C"/>
    <w:rsid w:val="0088256E"/>
    <w:rsid w:val="00882650"/>
    <w:rsid w:val="008829E7"/>
    <w:rsid w:val="008835BD"/>
    <w:rsid w:val="00883F23"/>
    <w:rsid w:val="00884E20"/>
    <w:rsid w:val="00891B6A"/>
    <w:rsid w:val="00892228"/>
    <w:rsid w:val="00892CD8"/>
    <w:rsid w:val="00893AFD"/>
    <w:rsid w:val="00894144"/>
    <w:rsid w:val="00894B5E"/>
    <w:rsid w:val="00896E46"/>
    <w:rsid w:val="008971FF"/>
    <w:rsid w:val="00897883"/>
    <w:rsid w:val="00897E38"/>
    <w:rsid w:val="008A1294"/>
    <w:rsid w:val="008A4B3E"/>
    <w:rsid w:val="008A6748"/>
    <w:rsid w:val="008A70AA"/>
    <w:rsid w:val="008B02FE"/>
    <w:rsid w:val="008B2E31"/>
    <w:rsid w:val="008B5E44"/>
    <w:rsid w:val="008B72AB"/>
    <w:rsid w:val="008C15DC"/>
    <w:rsid w:val="008C396F"/>
    <w:rsid w:val="008C3C08"/>
    <w:rsid w:val="008C6864"/>
    <w:rsid w:val="008C6AA6"/>
    <w:rsid w:val="008C7C47"/>
    <w:rsid w:val="008C7D20"/>
    <w:rsid w:val="008C7D3B"/>
    <w:rsid w:val="008D144E"/>
    <w:rsid w:val="008D1E2E"/>
    <w:rsid w:val="008D2D67"/>
    <w:rsid w:val="008D41B5"/>
    <w:rsid w:val="008E0385"/>
    <w:rsid w:val="008E04E2"/>
    <w:rsid w:val="008E20FA"/>
    <w:rsid w:val="008E439F"/>
    <w:rsid w:val="008E44F2"/>
    <w:rsid w:val="008E6511"/>
    <w:rsid w:val="008F3DAD"/>
    <w:rsid w:val="008F6A6F"/>
    <w:rsid w:val="00901008"/>
    <w:rsid w:val="0090508B"/>
    <w:rsid w:val="00905888"/>
    <w:rsid w:val="009062F1"/>
    <w:rsid w:val="00907726"/>
    <w:rsid w:val="00907E67"/>
    <w:rsid w:val="009131E6"/>
    <w:rsid w:val="00913A27"/>
    <w:rsid w:val="009154A9"/>
    <w:rsid w:val="00915B9B"/>
    <w:rsid w:val="00922335"/>
    <w:rsid w:val="0092570D"/>
    <w:rsid w:val="0092677B"/>
    <w:rsid w:val="0092737F"/>
    <w:rsid w:val="00927651"/>
    <w:rsid w:val="00927E26"/>
    <w:rsid w:val="00930B52"/>
    <w:rsid w:val="00930DF6"/>
    <w:rsid w:val="00931A6F"/>
    <w:rsid w:val="00932157"/>
    <w:rsid w:val="009322E0"/>
    <w:rsid w:val="00932436"/>
    <w:rsid w:val="009326DB"/>
    <w:rsid w:val="009352FA"/>
    <w:rsid w:val="009364A3"/>
    <w:rsid w:val="00937019"/>
    <w:rsid w:val="00937A19"/>
    <w:rsid w:val="00940E1C"/>
    <w:rsid w:val="00940F44"/>
    <w:rsid w:val="009411D1"/>
    <w:rsid w:val="009428F1"/>
    <w:rsid w:val="009440EC"/>
    <w:rsid w:val="00944E90"/>
    <w:rsid w:val="009451AA"/>
    <w:rsid w:val="00945655"/>
    <w:rsid w:val="00950AEA"/>
    <w:rsid w:val="00950EE2"/>
    <w:rsid w:val="009514B9"/>
    <w:rsid w:val="00952DD2"/>
    <w:rsid w:val="0095369C"/>
    <w:rsid w:val="00954216"/>
    <w:rsid w:val="009559E0"/>
    <w:rsid w:val="00956335"/>
    <w:rsid w:val="00960B57"/>
    <w:rsid w:val="00960B59"/>
    <w:rsid w:val="00961D48"/>
    <w:rsid w:val="00962AE5"/>
    <w:rsid w:val="0096304F"/>
    <w:rsid w:val="0096402F"/>
    <w:rsid w:val="00964236"/>
    <w:rsid w:val="009643EB"/>
    <w:rsid w:val="009677B4"/>
    <w:rsid w:val="009706B5"/>
    <w:rsid w:val="00970992"/>
    <w:rsid w:val="00970F8B"/>
    <w:rsid w:val="0097159E"/>
    <w:rsid w:val="00971994"/>
    <w:rsid w:val="00972803"/>
    <w:rsid w:val="00974C46"/>
    <w:rsid w:val="0097510A"/>
    <w:rsid w:val="009763C4"/>
    <w:rsid w:val="00976C5F"/>
    <w:rsid w:val="0098008B"/>
    <w:rsid w:val="00980323"/>
    <w:rsid w:val="009822AF"/>
    <w:rsid w:val="009830EE"/>
    <w:rsid w:val="0098333A"/>
    <w:rsid w:val="00983979"/>
    <w:rsid w:val="009853EA"/>
    <w:rsid w:val="00986112"/>
    <w:rsid w:val="00986EBE"/>
    <w:rsid w:val="009879FD"/>
    <w:rsid w:val="009917A5"/>
    <w:rsid w:val="00991804"/>
    <w:rsid w:val="00993CD3"/>
    <w:rsid w:val="009A0721"/>
    <w:rsid w:val="009A154A"/>
    <w:rsid w:val="009A1988"/>
    <w:rsid w:val="009A2E1A"/>
    <w:rsid w:val="009A32C1"/>
    <w:rsid w:val="009A5092"/>
    <w:rsid w:val="009A7A06"/>
    <w:rsid w:val="009A7C62"/>
    <w:rsid w:val="009B1FB3"/>
    <w:rsid w:val="009B514E"/>
    <w:rsid w:val="009B538A"/>
    <w:rsid w:val="009C116F"/>
    <w:rsid w:val="009C197A"/>
    <w:rsid w:val="009C3652"/>
    <w:rsid w:val="009C59D6"/>
    <w:rsid w:val="009C696E"/>
    <w:rsid w:val="009D164F"/>
    <w:rsid w:val="009D262F"/>
    <w:rsid w:val="009D4454"/>
    <w:rsid w:val="009D59DF"/>
    <w:rsid w:val="009D6023"/>
    <w:rsid w:val="009D626B"/>
    <w:rsid w:val="009D6D11"/>
    <w:rsid w:val="009D7B8D"/>
    <w:rsid w:val="009D7BFC"/>
    <w:rsid w:val="009D7CB6"/>
    <w:rsid w:val="009E044D"/>
    <w:rsid w:val="009E09B5"/>
    <w:rsid w:val="009E1DD8"/>
    <w:rsid w:val="009E2E6C"/>
    <w:rsid w:val="009E4E38"/>
    <w:rsid w:val="009E6F29"/>
    <w:rsid w:val="009E74E6"/>
    <w:rsid w:val="009F007F"/>
    <w:rsid w:val="009F083F"/>
    <w:rsid w:val="009F2D01"/>
    <w:rsid w:val="009F3786"/>
    <w:rsid w:val="009F4102"/>
    <w:rsid w:val="009F4883"/>
    <w:rsid w:val="009F6300"/>
    <w:rsid w:val="009F6511"/>
    <w:rsid w:val="00A01418"/>
    <w:rsid w:val="00A019DD"/>
    <w:rsid w:val="00A01F8E"/>
    <w:rsid w:val="00A03D69"/>
    <w:rsid w:val="00A047F7"/>
    <w:rsid w:val="00A061B8"/>
    <w:rsid w:val="00A06C63"/>
    <w:rsid w:val="00A12586"/>
    <w:rsid w:val="00A1311B"/>
    <w:rsid w:val="00A14377"/>
    <w:rsid w:val="00A14E31"/>
    <w:rsid w:val="00A14ED4"/>
    <w:rsid w:val="00A16AE6"/>
    <w:rsid w:val="00A207DE"/>
    <w:rsid w:val="00A2302B"/>
    <w:rsid w:val="00A23A63"/>
    <w:rsid w:val="00A254BA"/>
    <w:rsid w:val="00A2564E"/>
    <w:rsid w:val="00A26BDB"/>
    <w:rsid w:val="00A26E9E"/>
    <w:rsid w:val="00A26EDA"/>
    <w:rsid w:val="00A315FB"/>
    <w:rsid w:val="00A33FEB"/>
    <w:rsid w:val="00A36245"/>
    <w:rsid w:val="00A36813"/>
    <w:rsid w:val="00A36DAA"/>
    <w:rsid w:val="00A40308"/>
    <w:rsid w:val="00A420AF"/>
    <w:rsid w:val="00A44B57"/>
    <w:rsid w:val="00A44B9E"/>
    <w:rsid w:val="00A44CAA"/>
    <w:rsid w:val="00A45254"/>
    <w:rsid w:val="00A508E3"/>
    <w:rsid w:val="00A5225F"/>
    <w:rsid w:val="00A56AE1"/>
    <w:rsid w:val="00A578D0"/>
    <w:rsid w:val="00A61692"/>
    <w:rsid w:val="00A645EF"/>
    <w:rsid w:val="00A67248"/>
    <w:rsid w:val="00A70C44"/>
    <w:rsid w:val="00A7198F"/>
    <w:rsid w:val="00A71DCC"/>
    <w:rsid w:val="00A744DD"/>
    <w:rsid w:val="00A74996"/>
    <w:rsid w:val="00A7686D"/>
    <w:rsid w:val="00A826B4"/>
    <w:rsid w:val="00A8360C"/>
    <w:rsid w:val="00A84390"/>
    <w:rsid w:val="00A862E5"/>
    <w:rsid w:val="00A874F0"/>
    <w:rsid w:val="00A934FA"/>
    <w:rsid w:val="00A94FE6"/>
    <w:rsid w:val="00A95BE4"/>
    <w:rsid w:val="00AA0CF1"/>
    <w:rsid w:val="00AA1279"/>
    <w:rsid w:val="00AA1B04"/>
    <w:rsid w:val="00AA3281"/>
    <w:rsid w:val="00AA33D5"/>
    <w:rsid w:val="00AA3A48"/>
    <w:rsid w:val="00AA3F49"/>
    <w:rsid w:val="00AA6238"/>
    <w:rsid w:val="00AA6392"/>
    <w:rsid w:val="00AA787D"/>
    <w:rsid w:val="00AB0551"/>
    <w:rsid w:val="00AB12CE"/>
    <w:rsid w:val="00AB26E9"/>
    <w:rsid w:val="00AB5567"/>
    <w:rsid w:val="00AB641A"/>
    <w:rsid w:val="00AB6932"/>
    <w:rsid w:val="00AC0043"/>
    <w:rsid w:val="00AC1590"/>
    <w:rsid w:val="00AC162E"/>
    <w:rsid w:val="00AD21BC"/>
    <w:rsid w:val="00AD25B0"/>
    <w:rsid w:val="00AD2CAB"/>
    <w:rsid w:val="00AD4173"/>
    <w:rsid w:val="00AD5BFB"/>
    <w:rsid w:val="00AE4A3A"/>
    <w:rsid w:val="00AE6A2D"/>
    <w:rsid w:val="00AF1026"/>
    <w:rsid w:val="00AF1BE5"/>
    <w:rsid w:val="00AF2910"/>
    <w:rsid w:val="00AF3041"/>
    <w:rsid w:val="00AF351A"/>
    <w:rsid w:val="00AF3B0A"/>
    <w:rsid w:val="00AF432C"/>
    <w:rsid w:val="00AF6560"/>
    <w:rsid w:val="00AF672A"/>
    <w:rsid w:val="00B002DE"/>
    <w:rsid w:val="00B00923"/>
    <w:rsid w:val="00B036E2"/>
    <w:rsid w:val="00B06437"/>
    <w:rsid w:val="00B06455"/>
    <w:rsid w:val="00B06E7A"/>
    <w:rsid w:val="00B074E9"/>
    <w:rsid w:val="00B07828"/>
    <w:rsid w:val="00B11C0D"/>
    <w:rsid w:val="00B15EF5"/>
    <w:rsid w:val="00B1612F"/>
    <w:rsid w:val="00B21EA8"/>
    <w:rsid w:val="00B22746"/>
    <w:rsid w:val="00B22BBA"/>
    <w:rsid w:val="00B24F52"/>
    <w:rsid w:val="00B2519A"/>
    <w:rsid w:val="00B26BC5"/>
    <w:rsid w:val="00B3184B"/>
    <w:rsid w:val="00B33E1C"/>
    <w:rsid w:val="00B341B6"/>
    <w:rsid w:val="00B34650"/>
    <w:rsid w:val="00B35BA2"/>
    <w:rsid w:val="00B37472"/>
    <w:rsid w:val="00B376E9"/>
    <w:rsid w:val="00B418BE"/>
    <w:rsid w:val="00B422AF"/>
    <w:rsid w:val="00B430E2"/>
    <w:rsid w:val="00B43EF5"/>
    <w:rsid w:val="00B446C8"/>
    <w:rsid w:val="00B46BA9"/>
    <w:rsid w:val="00B46E13"/>
    <w:rsid w:val="00B47E7F"/>
    <w:rsid w:val="00B507F8"/>
    <w:rsid w:val="00B51C08"/>
    <w:rsid w:val="00B51F7E"/>
    <w:rsid w:val="00B52CDC"/>
    <w:rsid w:val="00B53DD3"/>
    <w:rsid w:val="00B57403"/>
    <w:rsid w:val="00B577F5"/>
    <w:rsid w:val="00B60D5A"/>
    <w:rsid w:val="00B616F7"/>
    <w:rsid w:val="00B61710"/>
    <w:rsid w:val="00B6181D"/>
    <w:rsid w:val="00B65D2D"/>
    <w:rsid w:val="00B668AD"/>
    <w:rsid w:val="00B70974"/>
    <w:rsid w:val="00B70B0A"/>
    <w:rsid w:val="00B71B27"/>
    <w:rsid w:val="00B75D2F"/>
    <w:rsid w:val="00B8531E"/>
    <w:rsid w:val="00B85326"/>
    <w:rsid w:val="00B853C5"/>
    <w:rsid w:val="00B85993"/>
    <w:rsid w:val="00B85D12"/>
    <w:rsid w:val="00B86F94"/>
    <w:rsid w:val="00B90DB3"/>
    <w:rsid w:val="00B9315B"/>
    <w:rsid w:val="00B941D4"/>
    <w:rsid w:val="00B94340"/>
    <w:rsid w:val="00B953FF"/>
    <w:rsid w:val="00B9702F"/>
    <w:rsid w:val="00B97DFD"/>
    <w:rsid w:val="00BA2746"/>
    <w:rsid w:val="00BA2A9F"/>
    <w:rsid w:val="00BA34B8"/>
    <w:rsid w:val="00BA4F69"/>
    <w:rsid w:val="00BA6929"/>
    <w:rsid w:val="00BA6AFC"/>
    <w:rsid w:val="00BB11DE"/>
    <w:rsid w:val="00BB141E"/>
    <w:rsid w:val="00BB1526"/>
    <w:rsid w:val="00BB2B9F"/>
    <w:rsid w:val="00BB2CD6"/>
    <w:rsid w:val="00BB4B93"/>
    <w:rsid w:val="00BB5D85"/>
    <w:rsid w:val="00BB7806"/>
    <w:rsid w:val="00BB7B88"/>
    <w:rsid w:val="00BC1765"/>
    <w:rsid w:val="00BC2970"/>
    <w:rsid w:val="00BC448D"/>
    <w:rsid w:val="00BC51D1"/>
    <w:rsid w:val="00BD0152"/>
    <w:rsid w:val="00BD1ACB"/>
    <w:rsid w:val="00BD2664"/>
    <w:rsid w:val="00BD4EC0"/>
    <w:rsid w:val="00BD5094"/>
    <w:rsid w:val="00BD65D6"/>
    <w:rsid w:val="00BE2FB9"/>
    <w:rsid w:val="00BE335E"/>
    <w:rsid w:val="00BE57BD"/>
    <w:rsid w:val="00BE7B0E"/>
    <w:rsid w:val="00BF0477"/>
    <w:rsid w:val="00BF04FA"/>
    <w:rsid w:val="00BF4AA8"/>
    <w:rsid w:val="00BF4ED2"/>
    <w:rsid w:val="00C0130D"/>
    <w:rsid w:val="00C01F70"/>
    <w:rsid w:val="00C024CF"/>
    <w:rsid w:val="00C03C67"/>
    <w:rsid w:val="00C057B3"/>
    <w:rsid w:val="00C05D5D"/>
    <w:rsid w:val="00C06A29"/>
    <w:rsid w:val="00C077D8"/>
    <w:rsid w:val="00C11BB1"/>
    <w:rsid w:val="00C11BF7"/>
    <w:rsid w:val="00C128C4"/>
    <w:rsid w:val="00C16E6D"/>
    <w:rsid w:val="00C211C5"/>
    <w:rsid w:val="00C24AA6"/>
    <w:rsid w:val="00C3004A"/>
    <w:rsid w:val="00C309C9"/>
    <w:rsid w:val="00C34B36"/>
    <w:rsid w:val="00C3508E"/>
    <w:rsid w:val="00C37917"/>
    <w:rsid w:val="00C405BF"/>
    <w:rsid w:val="00C41BD6"/>
    <w:rsid w:val="00C43D2B"/>
    <w:rsid w:val="00C452B5"/>
    <w:rsid w:val="00C45A63"/>
    <w:rsid w:val="00C47570"/>
    <w:rsid w:val="00C47C40"/>
    <w:rsid w:val="00C52A73"/>
    <w:rsid w:val="00C53570"/>
    <w:rsid w:val="00C53F68"/>
    <w:rsid w:val="00C542BA"/>
    <w:rsid w:val="00C5494F"/>
    <w:rsid w:val="00C558AC"/>
    <w:rsid w:val="00C5590C"/>
    <w:rsid w:val="00C5725F"/>
    <w:rsid w:val="00C57EE8"/>
    <w:rsid w:val="00C61CEC"/>
    <w:rsid w:val="00C63724"/>
    <w:rsid w:val="00C6443A"/>
    <w:rsid w:val="00C66039"/>
    <w:rsid w:val="00C705AE"/>
    <w:rsid w:val="00C71915"/>
    <w:rsid w:val="00C7208A"/>
    <w:rsid w:val="00C72996"/>
    <w:rsid w:val="00C72BA2"/>
    <w:rsid w:val="00C74148"/>
    <w:rsid w:val="00C7686D"/>
    <w:rsid w:val="00C76A51"/>
    <w:rsid w:val="00C81392"/>
    <w:rsid w:val="00C81A2B"/>
    <w:rsid w:val="00C81A77"/>
    <w:rsid w:val="00C82F24"/>
    <w:rsid w:val="00C85388"/>
    <w:rsid w:val="00C85C48"/>
    <w:rsid w:val="00C85EFC"/>
    <w:rsid w:val="00C864EB"/>
    <w:rsid w:val="00C86B3D"/>
    <w:rsid w:val="00C901FD"/>
    <w:rsid w:val="00C90C49"/>
    <w:rsid w:val="00C92C5E"/>
    <w:rsid w:val="00C9759E"/>
    <w:rsid w:val="00C97822"/>
    <w:rsid w:val="00C97899"/>
    <w:rsid w:val="00CA028F"/>
    <w:rsid w:val="00CA09EE"/>
    <w:rsid w:val="00CA0C65"/>
    <w:rsid w:val="00CA3AD5"/>
    <w:rsid w:val="00CA4B9C"/>
    <w:rsid w:val="00CA5D80"/>
    <w:rsid w:val="00CA62B1"/>
    <w:rsid w:val="00CA6E95"/>
    <w:rsid w:val="00CA707A"/>
    <w:rsid w:val="00CB0D29"/>
    <w:rsid w:val="00CB1699"/>
    <w:rsid w:val="00CB1F03"/>
    <w:rsid w:val="00CB2DD8"/>
    <w:rsid w:val="00CB4560"/>
    <w:rsid w:val="00CB5787"/>
    <w:rsid w:val="00CB5BEB"/>
    <w:rsid w:val="00CB6E54"/>
    <w:rsid w:val="00CB7309"/>
    <w:rsid w:val="00CC0058"/>
    <w:rsid w:val="00CC20D8"/>
    <w:rsid w:val="00CC3981"/>
    <w:rsid w:val="00CC6B7F"/>
    <w:rsid w:val="00CC6C4E"/>
    <w:rsid w:val="00CD31DD"/>
    <w:rsid w:val="00CD32E1"/>
    <w:rsid w:val="00CD359E"/>
    <w:rsid w:val="00CD35D1"/>
    <w:rsid w:val="00CD50F4"/>
    <w:rsid w:val="00CD6074"/>
    <w:rsid w:val="00CD6CBC"/>
    <w:rsid w:val="00CD6E33"/>
    <w:rsid w:val="00CD7462"/>
    <w:rsid w:val="00CE14FD"/>
    <w:rsid w:val="00CE3951"/>
    <w:rsid w:val="00CE3D27"/>
    <w:rsid w:val="00CE57A9"/>
    <w:rsid w:val="00CE5E5C"/>
    <w:rsid w:val="00CE7D7B"/>
    <w:rsid w:val="00CF020B"/>
    <w:rsid w:val="00CF21E3"/>
    <w:rsid w:val="00CF44B6"/>
    <w:rsid w:val="00CF47A4"/>
    <w:rsid w:val="00CF5DA8"/>
    <w:rsid w:val="00CF60BC"/>
    <w:rsid w:val="00CF7784"/>
    <w:rsid w:val="00D0117E"/>
    <w:rsid w:val="00D029E8"/>
    <w:rsid w:val="00D029F4"/>
    <w:rsid w:val="00D05A24"/>
    <w:rsid w:val="00D05D2B"/>
    <w:rsid w:val="00D1010E"/>
    <w:rsid w:val="00D1245D"/>
    <w:rsid w:val="00D126F5"/>
    <w:rsid w:val="00D15CFB"/>
    <w:rsid w:val="00D203BA"/>
    <w:rsid w:val="00D21484"/>
    <w:rsid w:val="00D22A36"/>
    <w:rsid w:val="00D22A5C"/>
    <w:rsid w:val="00D23A24"/>
    <w:rsid w:val="00D24C01"/>
    <w:rsid w:val="00D255E6"/>
    <w:rsid w:val="00D3063F"/>
    <w:rsid w:val="00D30812"/>
    <w:rsid w:val="00D33FEF"/>
    <w:rsid w:val="00D35212"/>
    <w:rsid w:val="00D36481"/>
    <w:rsid w:val="00D376A2"/>
    <w:rsid w:val="00D406C4"/>
    <w:rsid w:val="00D416BC"/>
    <w:rsid w:val="00D417A3"/>
    <w:rsid w:val="00D41819"/>
    <w:rsid w:val="00D429DE"/>
    <w:rsid w:val="00D465C0"/>
    <w:rsid w:val="00D4778E"/>
    <w:rsid w:val="00D50474"/>
    <w:rsid w:val="00D506D6"/>
    <w:rsid w:val="00D52658"/>
    <w:rsid w:val="00D52C29"/>
    <w:rsid w:val="00D54089"/>
    <w:rsid w:val="00D54A05"/>
    <w:rsid w:val="00D5501C"/>
    <w:rsid w:val="00D571D4"/>
    <w:rsid w:val="00D6038E"/>
    <w:rsid w:val="00D60C9B"/>
    <w:rsid w:val="00D60E15"/>
    <w:rsid w:val="00D61722"/>
    <w:rsid w:val="00D659B6"/>
    <w:rsid w:val="00D66115"/>
    <w:rsid w:val="00D66E17"/>
    <w:rsid w:val="00D73D14"/>
    <w:rsid w:val="00D73F62"/>
    <w:rsid w:val="00D74D72"/>
    <w:rsid w:val="00D75C01"/>
    <w:rsid w:val="00D76F93"/>
    <w:rsid w:val="00D811E2"/>
    <w:rsid w:val="00D837E2"/>
    <w:rsid w:val="00D84F07"/>
    <w:rsid w:val="00D850BD"/>
    <w:rsid w:val="00D87C27"/>
    <w:rsid w:val="00D903A8"/>
    <w:rsid w:val="00D92AB0"/>
    <w:rsid w:val="00D9311B"/>
    <w:rsid w:val="00D93915"/>
    <w:rsid w:val="00D93E01"/>
    <w:rsid w:val="00D94081"/>
    <w:rsid w:val="00D94126"/>
    <w:rsid w:val="00D94E02"/>
    <w:rsid w:val="00D962B7"/>
    <w:rsid w:val="00D974C6"/>
    <w:rsid w:val="00DA1803"/>
    <w:rsid w:val="00DA2E83"/>
    <w:rsid w:val="00DA332D"/>
    <w:rsid w:val="00DA4BAF"/>
    <w:rsid w:val="00DB1F85"/>
    <w:rsid w:val="00DB28C2"/>
    <w:rsid w:val="00DB369A"/>
    <w:rsid w:val="00DB4FAC"/>
    <w:rsid w:val="00DB5676"/>
    <w:rsid w:val="00DC1A6B"/>
    <w:rsid w:val="00DC2969"/>
    <w:rsid w:val="00DD1E02"/>
    <w:rsid w:val="00DD2ABE"/>
    <w:rsid w:val="00DD3B5F"/>
    <w:rsid w:val="00DD4201"/>
    <w:rsid w:val="00DE0DE5"/>
    <w:rsid w:val="00DE1005"/>
    <w:rsid w:val="00DE1986"/>
    <w:rsid w:val="00DE3CA0"/>
    <w:rsid w:val="00DE496B"/>
    <w:rsid w:val="00DE79BF"/>
    <w:rsid w:val="00DE7B5D"/>
    <w:rsid w:val="00DF1B26"/>
    <w:rsid w:val="00DF2B27"/>
    <w:rsid w:val="00DF427B"/>
    <w:rsid w:val="00DF6585"/>
    <w:rsid w:val="00DF6FD5"/>
    <w:rsid w:val="00DF76F4"/>
    <w:rsid w:val="00E01853"/>
    <w:rsid w:val="00E02E15"/>
    <w:rsid w:val="00E04291"/>
    <w:rsid w:val="00E04813"/>
    <w:rsid w:val="00E073E4"/>
    <w:rsid w:val="00E1032C"/>
    <w:rsid w:val="00E12D02"/>
    <w:rsid w:val="00E177F2"/>
    <w:rsid w:val="00E22535"/>
    <w:rsid w:val="00E23705"/>
    <w:rsid w:val="00E24417"/>
    <w:rsid w:val="00E24662"/>
    <w:rsid w:val="00E24CE0"/>
    <w:rsid w:val="00E253CE"/>
    <w:rsid w:val="00E25C0F"/>
    <w:rsid w:val="00E308C4"/>
    <w:rsid w:val="00E30EF3"/>
    <w:rsid w:val="00E31D52"/>
    <w:rsid w:val="00E32362"/>
    <w:rsid w:val="00E33C0C"/>
    <w:rsid w:val="00E345FD"/>
    <w:rsid w:val="00E34635"/>
    <w:rsid w:val="00E36F5F"/>
    <w:rsid w:val="00E4058E"/>
    <w:rsid w:val="00E422D4"/>
    <w:rsid w:val="00E4343E"/>
    <w:rsid w:val="00E43679"/>
    <w:rsid w:val="00E43CD6"/>
    <w:rsid w:val="00E459D7"/>
    <w:rsid w:val="00E46CD2"/>
    <w:rsid w:val="00E473B6"/>
    <w:rsid w:val="00E474BA"/>
    <w:rsid w:val="00E4793C"/>
    <w:rsid w:val="00E47EC6"/>
    <w:rsid w:val="00E50956"/>
    <w:rsid w:val="00E514D6"/>
    <w:rsid w:val="00E52BD3"/>
    <w:rsid w:val="00E5426A"/>
    <w:rsid w:val="00E548B8"/>
    <w:rsid w:val="00E5513C"/>
    <w:rsid w:val="00E554A8"/>
    <w:rsid w:val="00E5799C"/>
    <w:rsid w:val="00E6614F"/>
    <w:rsid w:val="00E67D21"/>
    <w:rsid w:val="00E67D6C"/>
    <w:rsid w:val="00E70B09"/>
    <w:rsid w:val="00E70DD5"/>
    <w:rsid w:val="00E72B62"/>
    <w:rsid w:val="00E733B8"/>
    <w:rsid w:val="00E737C0"/>
    <w:rsid w:val="00E7593D"/>
    <w:rsid w:val="00E76A82"/>
    <w:rsid w:val="00E77170"/>
    <w:rsid w:val="00E832A7"/>
    <w:rsid w:val="00E83BFC"/>
    <w:rsid w:val="00E84388"/>
    <w:rsid w:val="00E872C6"/>
    <w:rsid w:val="00E90DB6"/>
    <w:rsid w:val="00E90E6B"/>
    <w:rsid w:val="00E92295"/>
    <w:rsid w:val="00E92846"/>
    <w:rsid w:val="00E941E7"/>
    <w:rsid w:val="00E97AA4"/>
    <w:rsid w:val="00EA08AA"/>
    <w:rsid w:val="00EA0E37"/>
    <w:rsid w:val="00EA15B5"/>
    <w:rsid w:val="00EA30B2"/>
    <w:rsid w:val="00EA5C50"/>
    <w:rsid w:val="00EA7911"/>
    <w:rsid w:val="00EB133E"/>
    <w:rsid w:val="00EB2870"/>
    <w:rsid w:val="00EB3167"/>
    <w:rsid w:val="00EB3731"/>
    <w:rsid w:val="00EB4589"/>
    <w:rsid w:val="00EB50E6"/>
    <w:rsid w:val="00EB5554"/>
    <w:rsid w:val="00EB68EB"/>
    <w:rsid w:val="00EB7B0A"/>
    <w:rsid w:val="00EC288C"/>
    <w:rsid w:val="00EC42CD"/>
    <w:rsid w:val="00EC613C"/>
    <w:rsid w:val="00EC61A4"/>
    <w:rsid w:val="00ED032E"/>
    <w:rsid w:val="00ED1F0D"/>
    <w:rsid w:val="00ED27F1"/>
    <w:rsid w:val="00ED2827"/>
    <w:rsid w:val="00ED2F00"/>
    <w:rsid w:val="00ED33D5"/>
    <w:rsid w:val="00ED40CA"/>
    <w:rsid w:val="00ED435D"/>
    <w:rsid w:val="00ED5AF9"/>
    <w:rsid w:val="00ED5D4E"/>
    <w:rsid w:val="00EE13D4"/>
    <w:rsid w:val="00EE13EA"/>
    <w:rsid w:val="00EE17F7"/>
    <w:rsid w:val="00EE1D5C"/>
    <w:rsid w:val="00EE2614"/>
    <w:rsid w:val="00EE3116"/>
    <w:rsid w:val="00EE4477"/>
    <w:rsid w:val="00EE595C"/>
    <w:rsid w:val="00EE75BE"/>
    <w:rsid w:val="00EF2E40"/>
    <w:rsid w:val="00EF2ECC"/>
    <w:rsid w:val="00EF62FC"/>
    <w:rsid w:val="00EF7F4D"/>
    <w:rsid w:val="00F01316"/>
    <w:rsid w:val="00F017D5"/>
    <w:rsid w:val="00F04879"/>
    <w:rsid w:val="00F05666"/>
    <w:rsid w:val="00F07B7F"/>
    <w:rsid w:val="00F14666"/>
    <w:rsid w:val="00F170B3"/>
    <w:rsid w:val="00F207BF"/>
    <w:rsid w:val="00F211DC"/>
    <w:rsid w:val="00F21671"/>
    <w:rsid w:val="00F228C3"/>
    <w:rsid w:val="00F27A71"/>
    <w:rsid w:val="00F31B3A"/>
    <w:rsid w:val="00F336F9"/>
    <w:rsid w:val="00F36A54"/>
    <w:rsid w:val="00F3756F"/>
    <w:rsid w:val="00F4001C"/>
    <w:rsid w:val="00F47915"/>
    <w:rsid w:val="00F5008A"/>
    <w:rsid w:val="00F509C0"/>
    <w:rsid w:val="00F51CF4"/>
    <w:rsid w:val="00F55287"/>
    <w:rsid w:val="00F55619"/>
    <w:rsid w:val="00F6009A"/>
    <w:rsid w:val="00F60943"/>
    <w:rsid w:val="00F60B27"/>
    <w:rsid w:val="00F62418"/>
    <w:rsid w:val="00F6317F"/>
    <w:rsid w:val="00F65AB0"/>
    <w:rsid w:val="00F662A1"/>
    <w:rsid w:val="00F6643C"/>
    <w:rsid w:val="00F66D9A"/>
    <w:rsid w:val="00F7052A"/>
    <w:rsid w:val="00F70586"/>
    <w:rsid w:val="00F70FEA"/>
    <w:rsid w:val="00F722B4"/>
    <w:rsid w:val="00F75A9E"/>
    <w:rsid w:val="00F75CD2"/>
    <w:rsid w:val="00F803B3"/>
    <w:rsid w:val="00F80DB7"/>
    <w:rsid w:val="00F81350"/>
    <w:rsid w:val="00F820A5"/>
    <w:rsid w:val="00F8353E"/>
    <w:rsid w:val="00F83A6D"/>
    <w:rsid w:val="00F84B2F"/>
    <w:rsid w:val="00F858BA"/>
    <w:rsid w:val="00F864EB"/>
    <w:rsid w:val="00F922CE"/>
    <w:rsid w:val="00F92D71"/>
    <w:rsid w:val="00F95E0D"/>
    <w:rsid w:val="00F97FD8"/>
    <w:rsid w:val="00FA0197"/>
    <w:rsid w:val="00FA09D1"/>
    <w:rsid w:val="00FA0FAD"/>
    <w:rsid w:val="00FA45F7"/>
    <w:rsid w:val="00FA49F2"/>
    <w:rsid w:val="00FB03B6"/>
    <w:rsid w:val="00FB1EB9"/>
    <w:rsid w:val="00FB3189"/>
    <w:rsid w:val="00FB650E"/>
    <w:rsid w:val="00FB7641"/>
    <w:rsid w:val="00FC1431"/>
    <w:rsid w:val="00FC425A"/>
    <w:rsid w:val="00FC4E52"/>
    <w:rsid w:val="00FC4F2C"/>
    <w:rsid w:val="00FC5263"/>
    <w:rsid w:val="00FC6AA6"/>
    <w:rsid w:val="00FD18BF"/>
    <w:rsid w:val="00FD3AE2"/>
    <w:rsid w:val="00FD471A"/>
    <w:rsid w:val="00FD6AB1"/>
    <w:rsid w:val="00FD70E2"/>
    <w:rsid w:val="00FE06FC"/>
    <w:rsid w:val="00FE0AC3"/>
    <w:rsid w:val="00FE0D18"/>
    <w:rsid w:val="00FE23DF"/>
    <w:rsid w:val="00FE2F9E"/>
    <w:rsid w:val="00FE49D0"/>
    <w:rsid w:val="00FE5103"/>
    <w:rsid w:val="00FE5245"/>
    <w:rsid w:val="00FE5C0D"/>
    <w:rsid w:val="00FE6FFD"/>
    <w:rsid w:val="00FF0798"/>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customStyle="1" w:styleId="UnresolvedMention1">
    <w:name w:val="Unresolved Mention1"/>
    <w:basedOn w:val="DefaultParagraphFont"/>
    <w:uiPriority w:val="99"/>
    <w:semiHidden/>
    <w:unhideWhenUsed/>
    <w:rsid w:val="00FC425A"/>
    <w:rPr>
      <w:color w:val="605E5C"/>
      <w:shd w:val="clear" w:color="auto" w:fill="E1DFDD"/>
    </w:rPr>
  </w:style>
  <w:style w:type="paragraph" w:styleId="BalloonText">
    <w:name w:val="Balloon Text"/>
    <w:basedOn w:val="Normal"/>
    <w:link w:val="BalloonTextChar"/>
    <w:uiPriority w:val="99"/>
    <w:semiHidden/>
    <w:unhideWhenUsed/>
    <w:rsid w:val="00341D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DE7"/>
    <w:rPr>
      <w:rFonts w:ascii="Segoe UI" w:hAnsi="Segoe UI" w:cs="Segoe UI"/>
      <w:sz w:val="18"/>
      <w:szCs w:val="18"/>
    </w:rPr>
  </w:style>
  <w:style w:type="paragraph" w:styleId="NormalWeb">
    <w:name w:val="Normal (Web)"/>
    <w:basedOn w:val="Normal"/>
    <w:uiPriority w:val="99"/>
    <w:semiHidden/>
    <w:unhideWhenUsed/>
    <w:rsid w:val="00FD18B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721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vZFL5N" TargetMode="External"/><Relationship Id="rId18" Type="http://schemas.openxmlformats.org/officeDocument/2006/relationships/hyperlink" Target="https://www.zotero.org/google-docs/?W6vKAG" TargetMode="External"/><Relationship Id="rId26" Type="http://schemas.openxmlformats.org/officeDocument/2006/relationships/hyperlink" Target="https://www.codecogs.com/eqnedit.php?latex=t" TargetMode="External"/><Relationship Id="rId39" Type="http://schemas.openxmlformats.org/officeDocument/2006/relationships/hyperlink" Target="https://www.codecogs.com/eqnedit.php?latex=p_%7Bk%2Ct%2Cs%7D" TargetMode="External"/><Relationship Id="rId21" Type="http://schemas.openxmlformats.org/officeDocument/2006/relationships/hyperlink" Target="https://www.zotero.org/google-docs/?CfE187" TargetMode="External"/><Relationship Id="rId34" Type="http://schemas.openxmlformats.org/officeDocument/2006/relationships/hyperlink" Target="https://www.codecogs.com/eqnedit.php?latex=%5Calpha_1" TargetMode="External"/><Relationship Id="rId42" Type="http://schemas.openxmlformats.org/officeDocument/2006/relationships/image" Target="media/image2.png"/><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zotero.org/google-docs/?xUfTMQ" TargetMode="External"/><Relationship Id="rId29" Type="http://schemas.openxmlformats.org/officeDocument/2006/relationships/hyperlink" Target="https://www.codecogs.com/eqnedit.php?latex=%5Cbeta_%7Bsp2%7D" TargetMode="External"/><Relationship Id="rId11" Type="http://schemas.microsoft.com/office/2018/08/relationships/commentsExtensible" Target="commentsExtensible.xml"/><Relationship Id="rId24" Type="http://schemas.openxmlformats.org/officeDocument/2006/relationships/hyperlink" Target="https://www.codecogs.com/eqnedit.php?latex=s" TargetMode="External"/><Relationship Id="rId32" Type="http://schemas.openxmlformats.org/officeDocument/2006/relationships/hyperlink" Target="https://www.codecogs.com/eqnedit.php?latex=t" TargetMode="External"/><Relationship Id="rId37" Type="http://schemas.openxmlformats.org/officeDocument/2006/relationships/hyperlink" Target="https://www.codecogs.com/eqnedit.php?latex=%5Cbeta_1" TargetMode="External"/><Relationship Id="rId40" Type="http://schemas.openxmlformats.org/officeDocument/2006/relationships/hyperlink" Target="https://www.zotero.org/google-docs/?yxXGRK" TargetMode="External"/><Relationship Id="rId45" Type="http://schemas.openxmlformats.org/officeDocument/2006/relationships/footer" Target="footer1.xm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https://www.zotero.org/google-docs/?hTjK9U" TargetMode="External"/><Relationship Id="rId14" Type="http://schemas.openxmlformats.org/officeDocument/2006/relationships/hyperlink" Target="https://www.zotero.org/google-docs/?9tXWmg" TargetMode="External"/><Relationship Id="rId22"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27" Type="http://schemas.openxmlformats.org/officeDocument/2006/relationships/image" Target="media/image1.png"/><Relationship Id="rId30" Type="http://schemas.openxmlformats.org/officeDocument/2006/relationships/hyperlink" Target="https://www.codecogs.com/eqnedit.php?latex=p_%7Bk%2Ct%2Cs%7D%5C%20%5Csim%20%5Calpha_1%2B%5Calpha_s%5C%20%2B%5C%20%5Calpha_%7Bk%2Ct%7D%2B%5Cbeta_1%5Ctimes%5C%20Occupancy%20Interval" TargetMode="External"/><Relationship Id="rId35" Type="http://schemas.openxmlformats.org/officeDocument/2006/relationships/hyperlink" Target="https://www.codecogs.com/eqnedit.php?latex=%5Calpha_s" TargetMode="External"/><Relationship Id="rId43" Type="http://schemas.openxmlformats.org/officeDocument/2006/relationships/hyperlink" Target="https://github.com/vmshirey/HighLatitudeNorthAmericanButterflyOccupancy" TargetMode="External"/><Relationship Id="rId48" Type="http://schemas.openxmlformats.org/officeDocument/2006/relationships/image" Target="media/image4.png"/><Relationship Id="rId56" Type="http://schemas.openxmlformats.org/officeDocument/2006/relationships/image" Target="media/image12.png"/><Relationship Id="rId8" Type="http://schemas.openxmlformats.org/officeDocument/2006/relationships/comments" Target="comments.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www.zotero.org/google-docs/?8BW3yT" TargetMode="External"/><Relationship Id="rId17" Type="http://schemas.openxmlformats.org/officeDocument/2006/relationships/hyperlink" Target="https://www.zotero.org/google-docs/?rehxdY" TargetMode="External"/><Relationship Id="rId25" Type="http://schemas.openxmlformats.org/officeDocument/2006/relationships/hyperlink" Target="https://www.codecogs.com/eqnedit.php?latex=k" TargetMode="External"/><Relationship Id="rId33" Type="http://schemas.openxmlformats.org/officeDocument/2006/relationships/hyperlink" Target="https://www.codecogs.com/eqnedit.php?latex=k" TargetMode="External"/><Relationship Id="rId38" Type="http://schemas.openxmlformats.org/officeDocument/2006/relationships/hyperlink" Target="https://www.codecogs.com/eqnedit.php?latex=%7B%5CPsi%7D_%7Bk%2Ct%2Cs%7D" TargetMode="External"/><Relationship Id="rId46" Type="http://schemas.openxmlformats.org/officeDocument/2006/relationships/footer" Target="footer2.xml"/><Relationship Id="rId59" Type="http://schemas.openxmlformats.org/officeDocument/2006/relationships/image" Target="media/image15.png"/><Relationship Id="rId20" Type="http://schemas.openxmlformats.org/officeDocument/2006/relationships/hyperlink" Target="https://www.zotero.org/google-docs/?3FiXQa" TargetMode="External"/><Relationship Id="rId41" Type="http://schemas.openxmlformats.org/officeDocument/2006/relationships/hyperlink" Target="https://www.codecogs.com/eqnedit.php?latex=%5Clambda" TargetMode="External"/><Relationship Id="rId54" Type="http://schemas.openxmlformats.org/officeDocument/2006/relationships/image" Target="media/image1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CUS0Ah" TargetMode="External"/><Relationship Id="rId23" Type="http://schemas.openxmlformats.org/officeDocument/2006/relationships/hyperlink" Target="https://www.codecogs.com/eqnedit.php?latex=%7B%5CPsi%7D_%7Bk%2Ct%2Cs%7D" TargetMode="External"/><Relationship Id="rId28" Type="http://schemas.openxmlformats.org/officeDocument/2006/relationships/hyperlink" Target="https://www.codecogs.com/eqnedit.php?latex=%5Cbeta_2" TargetMode="External"/><Relationship Id="rId36" Type="http://schemas.openxmlformats.org/officeDocument/2006/relationships/hyperlink" Target="https://www.codecogs.com/eqnedit.php?latex=%5Calpha_%7Bk%2Ct%7D" TargetMode="External"/><Relationship Id="rId49" Type="http://schemas.openxmlformats.org/officeDocument/2006/relationships/image" Target="media/image5.png"/><Relationship Id="rId57" Type="http://schemas.openxmlformats.org/officeDocument/2006/relationships/image" Target="media/image13.png"/><Relationship Id="rId10" Type="http://schemas.microsoft.com/office/2016/09/relationships/commentsIds" Target="commentsIds.xml"/><Relationship Id="rId31" Type="http://schemas.openxmlformats.org/officeDocument/2006/relationships/hyperlink" Target="https://www.codecogs.com/eqnedit.php?latex=s" TargetMode="External"/><Relationship Id="rId44" Type="http://schemas.openxmlformats.org/officeDocument/2006/relationships/hyperlink" Target="https://github.com/vmshirey/HighLatitudeNorthAmericanButterflyOccupancy" TargetMode="External"/><Relationship Id="rId52" Type="http://schemas.openxmlformats.org/officeDocument/2006/relationships/image" Target="media/image8.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69ADF-835F-41DD-AC81-4699DDA7C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66</Pages>
  <Words>44972</Words>
  <Characters>256342</Characters>
  <Application>Microsoft Office Word</Application>
  <DocSecurity>0</DocSecurity>
  <Lines>2136</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Robert Guralnick</cp:lastModifiedBy>
  <cp:revision>2</cp:revision>
  <dcterms:created xsi:type="dcterms:W3CDTF">2023-09-29T15:06:00Z</dcterms:created>
  <dcterms:modified xsi:type="dcterms:W3CDTF">2023-09-29T15:06:00Z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id="roXjJl2l"/&gt;&lt;style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